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35F26" w14:textId="1D1E80A8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Historical reconstruction of the population dynamics of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outhern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ight whales in the </w:t>
      </w:r>
      <w:r w:rsidR="00F27EBE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south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western Atlantic Ocean</w:t>
      </w:r>
    </w:p>
    <w:p w14:paraId="12C5FE03" w14:textId="77777777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31773B" w14:textId="0B030090" w:rsidR="00233E0B" w:rsidRPr="002B6140" w:rsidRDefault="00233E0B" w:rsidP="00233E0B">
      <w:pPr>
        <w:spacing w:after="0" w:line="240" w:lineRule="auto"/>
        <w:rPr>
          <w:rFonts w:ascii="Times New Roman" w:hAnsi="Times New Roman" w:cs="Times New Roman"/>
        </w:rPr>
      </w:pPr>
      <w:r w:rsidRPr="002B6140">
        <w:rPr>
          <w:rFonts w:ascii="Times New Roman" w:hAnsi="Times New Roman" w:cs="Times New Roman"/>
        </w:rPr>
        <w:t xml:space="preserve">Romero, M.A., M.A. </w:t>
      </w:r>
      <w:proofErr w:type="spellStart"/>
      <w:r w:rsidRPr="002B6140">
        <w:rPr>
          <w:rFonts w:ascii="Times New Roman" w:hAnsi="Times New Roman" w:cs="Times New Roman"/>
        </w:rPr>
        <w:t>Coscarella</w:t>
      </w:r>
      <w:proofErr w:type="spellEnd"/>
      <w:r w:rsidRPr="002B614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G.</w:t>
      </w:r>
      <w:r w:rsidR="004F330E">
        <w:rPr>
          <w:rFonts w:ascii="Times New Roman" w:hAnsi="Times New Roman" w:cs="Times New Roman"/>
        </w:rPr>
        <w:t>D.</w:t>
      </w:r>
      <w:r>
        <w:rPr>
          <w:rFonts w:ascii="Times New Roman" w:hAnsi="Times New Roman" w:cs="Times New Roman"/>
        </w:rPr>
        <w:t xml:space="preserve"> Adams, </w:t>
      </w:r>
      <w:r w:rsidRPr="002B6140">
        <w:rPr>
          <w:rFonts w:ascii="Times New Roman" w:hAnsi="Times New Roman" w:cs="Times New Roman"/>
        </w:rPr>
        <w:t xml:space="preserve">J.C. Pedraza, R. González and E.A. Crespo </w:t>
      </w:r>
    </w:p>
    <w:p w14:paraId="2A69CCF9" w14:textId="77777777" w:rsidR="00446E1E" w:rsidRPr="002B6140" w:rsidRDefault="00446E1E" w:rsidP="00733B33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56EA6A8" w14:textId="137C80E7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Supplementary material</w:t>
      </w:r>
    </w:p>
    <w:p w14:paraId="31670BC4" w14:textId="5FD32CF5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370A438" w14:textId="4C0B6A5F" w:rsidR="005B39F0" w:rsidRPr="002B6140" w:rsidRDefault="005B39F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Tabl</w:t>
      </w:r>
      <w:r w:rsidR="00412790" w:rsidRPr="002B6140">
        <w:rPr>
          <w:rFonts w:ascii="Times New Roman" w:hAnsi="Times New Roman" w:cs="Times New Roman"/>
          <w:lang w:val="en-US"/>
        </w:rPr>
        <w:t>e</w:t>
      </w:r>
      <w:r w:rsidRPr="002B6140">
        <w:rPr>
          <w:rFonts w:ascii="Times New Roman" w:hAnsi="Times New Roman" w:cs="Times New Roman"/>
          <w:lang w:val="en-US"/>
        </w:rPr>
        <w:t xml:space="preserve"> S1. </w:t>
      </w:r>
      <w:r w:rsidR="00181A01" w:rsidRPr="002B6140">
        <w:rPr>
          <w:rFonts w:ascii="Times New Roman" w:hAnsi="Times New Roman" w:cs="Times New Roman"/>
          <w:lang w:val="en-US"/>
        </w:rPr>
        <w:t xml:space="preserve">Observed catch series (number of individuals) used in this study.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en-GB"/>
              </w:rPr>
              <m:t>y</m:t>
            </m:r>
          </m:sub>
        </m:sSub>
      </m:oMath>
      <w:r w:rsidR="00181A01" w:rsidRPr="002B6140">
        <w:rPr>
          <w:rFonts w:ascii="Times New Roman" w:hAnsi="Times New Roman" w:cs="Times New Roman"/>
          <w:lang w:val="en-US"/>
        </w:rPr>
        <w:t xml:space="preserve">: annual </w:t>
      </w:r>
      <w:r w:rsidR="003C58D7" w:rsidRPr="002B6140">
        <w:rPr>
          <w:rFonts w:ascii="Times New Roman" w:hAnsi="Times New Roman" w:cs="Times New Roman"/>
          <w:lang w:val="en-US"/>
        </w:rPr>
        <w:t>catch</w:t>
      </w:r>
      <w:r w:rsidR="00181A01" w:rsidRPr="002B6140">
        <w:rPr>
          <w:rFonts w:ascii="Times New Roman" w:hAnsi="Times New Roman" w:cs="Times New Roman"/>
          <w:lang w:val="en-US"/>
        </w:rPr>
        <w:t xml:space="preserve"> values</w:t>
      </w:r>
      <w:r w:rsidR="00206479">
        <w:rPr>
          <w:rFonts w:ascii="Times New Roman" w:hAnsi="Times New Roman" w:cs="Times New Roman"/>
          <w:lang w:val="en-US"/>
        </w:rPr>
        <w:t>.</w:t>
      </w:r>
    </w:p>
    <w:p w14:paraId="3516FF11" w14:textId="2C8CD7F3" w:rsidR="00B419F6" w:rsidRPr="002B6140" w:rsidRDefault="00B419F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W w:w="3773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8"/>
        <w:gridCol w:w="1061"/>
        <w:gridCol w:w="1221"/>
        <w:gridCol w:w="1061"/>
        <w:gridCol w:w="1061"/>
        <w:gridCol w:w="1061"/>
      </w:tblGrid>
      <w:tr w:rsidR="00206479" w:rsidRPr="002B6140" w14:paraId="4AB266E8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C9A645" w14:textId="19FB4535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  <w:proofErr w:type="spellEnd"/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8F281B" w14:textId="1D4E4C69" w:rsidR="00206479" w:rsidRPr="002B6140" w:rsidRDefault="00C73BC0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02974F" w14:textId="2C72432C" w:rsidR="00206479" w:rsidRPr="002B6140" w:rsidRDefault="00C73BC0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738325" w14:textId="726AAEE8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  <w:proofErr w:type="spellEnd"/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B9AA79" w14:textId="5FD6210C" w:rsidR="00206479" w:rsidRPr="002B6140" w:rsidRDefault="00C73BC0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CDAEAA" w14:textId="3687BC03" w:rsidR="00206479" w:rsidRPr="002B6140" w:rsidRDefault="00C73BC0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</w:tr>
      <w:tr w:rsidR="00206479" w:rsidRPr="002B6140" w14:paraId="40C2BE7D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ACB22" w14:textId="0268B3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1678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D3455" w14:textId="05BEFE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D813C" w14:textId="0B3FE3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3CB43" w14:textId="2D073E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1849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1A82B4" w14:textId="02B1D0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521E9" w14:textId="53C1B4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06479" w:rsidRPr="002B6140" w14:paraId="5F147B3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288E5" w14:textId="15C1F1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B5AEA" w14:textId="4C680D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B822C" w14:textId="4EC81D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DB08C" w14:textId="6E24A4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C4BA8" w14:textId="4ED152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F2B7E" w14:textId="472E48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206479" w:rsidRPr="002B6140" w14:paraId="1F9109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C7729A" w14:textId="1F50A0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FDC4A7" w14:textId="73293A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E09CC" w14:textId="0FBC7D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7A8364" w14:textId="4D2767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E6524" w14:textId="6C2C86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B0D10" w14:textId="1AEEF3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59EA8DA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2F52DB" w14:textId="66A8CE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0FD17" w14:textId="75124D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A502B" w14:textId="5A30A5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C2625A" w14:textId="173D05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889E" w14:textId="615447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1C75F" w14:textId="14A256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B8ED2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485F17" w14:textId="7645C3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76DFA" w14:textId="6D7797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D2BB" w14:textId="200E2F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B31A3" w14:textId="5B433D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F5ED" w14:textId="7110A4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981A1" w14:textId="69D18C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D27DC7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0CAB1" w14:textId="7D0F02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47A" w14:textId="43CEEAF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41AE0" w14:textId="7418E6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A7D545" w14:textId="7A59A9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D3FFA7" w14:textId="19B89A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3502E" w14:textId="355079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9B937C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270D8" w14:textId="2EB709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BB212" w14:textId="3F0648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B2573" w14:textId="6F178B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85623" w14:textId="7546C82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545AB" w14:textId="4ED5EC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E99A5" w14:textId="21F3FE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86AA33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D3889" w14:textId="5112B6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6459F3" w14:textId="55F390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BA3FB" w14:textId="7C0AC3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EB2D2" w14:textId="4405D6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A1697" w14:textId="26E21B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15EB2" w14:textId="355E3F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</w:t>
            </w:r>
          </w:p>
        </w:tc>
      </w:tr>
      <w:tr w:rsidR="00206479" w:rsidRPr="002B6140" w14:paraId="15751CB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43292" w14:textId="53BA45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6388FA" w14:textId="2C05D1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AB943" w14:textId="764D39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1FC08" w14:textId="0B9EE4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46086" w14:textId="330B77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7CAA0" w14:textId="5995DB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06479" w:rsidRPr="002B6140" w14:paraId="59357A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DB61FC" w14:textId="3C97D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FAD18" w14:textId="2841AF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603AFF" w14:textId="7AE5572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43B33" w14:textId="4B4DF7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51075" w14:textId="3C5B38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504C9" w14:textId="45CEFB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51DDAC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A0A572" w14:textId="6F38DD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54CB3" w14:textId="739E88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C578E" w14:textId="23DC0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7A4FA" w14:textId="4AE9FE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F7FAD" w14:textId="361B21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0243" w14:textId="4AC780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206479" w:rsidRPr="002B6140" w14:paraId="5780F05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68425" w14:textId="363DE6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09282" w14:textId="7FCD6F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116DD4" w14:textId="073CEC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F275F" w14:textId="473B96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8616E2" w14:textId="06D2FA2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7E45" w14:textId="7FBAF0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206479" w:rsidRPr="002B6140" w14:paraId="0760C40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8FFF56" w14:textId="269DEA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3BC4B" w14:textId="1339631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B31A2" w14:textId="1B9B9D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BEA04" w14:textId="3C06AA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529548" w14:textId="1359AE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5ADFE" w14:textId="7734B2B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178367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4C7FA8" w14:textId="2C3A14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FA7599" w14:textId="4B2C61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7E5CCE" w14:textId="00B83E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B05BB" w14:textId="37495C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23CDE" w14:textId="6252CA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5B73D" w14:textId="2D8AC2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206479" w:rsidRPr="002B6140" w14:paraId="091B4EE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04CE" w14:textId="5D3322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1995B" w14:textId="0DAD86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512B9" w14:textId="550E48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C14CF" w14:textId="1FF59D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CBB754" w14:textId="4D3549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4B689" w14:textId="2E942D7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206479" w:rsidRPr="002B6140" w14:paraId="5003D6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AEE967" w14:textId="1C8928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8F5ED" w14:textId="54D682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F4B15" w14:textId="4454F3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303121" w14:textId="0A0D24D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6908E" w14:textId="6CA849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46FDB" w14:textId="47F72E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</w:t>
            </w:r>
          </w:p>
        </w:tc>
      </w:tr>
      <w:tr w:rsidR="00206479" w:rsidRPr="002B6140" w14:paraId="0577CF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B64C1" w14:textId="5B8598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618F0" w14:textId="2F3767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785E2" w14:textId="7B9011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7E8A5" w14:textId="60F410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046AE" w14:textId="4EF2442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46FF4" w14:textId="64744F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06479" w:rsidRPr="002B6140" w14:paraId="3A48343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CA51" w14:textId="40DBFE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837AC" w14:textId="52AC924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FC65AC" w14:textId="4173A7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D56D6C" w14:textId="0CE5E6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38AC9" w14:textId="2102E8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FFA0A" w14:textId="69DD687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206479" w:rsidRPr="002B6140" w14:paraId="40BC5AB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8E37F" w14:textId="633269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844D6" w14:textId="1FFFBF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E5A966" w14:textId="31724C4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077DD" w14:textId="08E4F2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1CC12" w14:textId="2F3845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6EBFAE" w14:textId="518214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753354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0021C" w14:textId="706681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6DA8A" w14:textId="2773E5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AAAEA" w14:textId="24462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B911F" w14:textId="33903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D6CB4" w14:textId="268371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2038E4" w14:textId="5416E5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06479" w:rsidRPr="002B6140" w14:paraId="4EAC26E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4EC47" w14:textId="4BACBE1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74BF9" w14:textId="3D04F5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9A5DC2" w14:textId="025C99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0BC533" w14:textId="3567D0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1674C" w14:textId="1C53F9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4793F" w14:textId="3EBC53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</w:tr>
      <w:tr w:rsidR="00206479" w:rsidRPr="002B6140" w14:paraId="749B016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E2A8D" w14:textId="33588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00546" w14:textId="65C3AD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7007B" w14:textId="1EE103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EA5569" w14:textId="394CEB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B9148" w14:textId="6367F6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21392A" w14:textId="776A6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09D5AA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2EA65" w14:textId="6A58E4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113A7" w14:textId="6F3F81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BA1D1" w14:textId="726990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BB8F4" w14:textId="56E62C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A1B27" w14:textId="6CA2F6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0533A" w14:textId="48C6B0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206479" w:rsidRPr="002B6140" w14:paraId="4FFFAB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7963F" w14:textId="66E0CF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368E0" w14:textId="598B52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B2C06" w14:textId="50E107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A312" w14:textId="63EA78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F2036" w14:textId="013A50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437C2C" w14:textId="2B5C0F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06479" w:rsidRPr="002B6140" w14:paraId="07A710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72A9F1" w14:textId="288B7F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420934" w14:textId="0AB891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F14D" w14:textId="65ADF2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0CF8C" w14:textId="5D41F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0B88BB" w14:textId="31DA38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955A3" w14:textId="7AA82E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06479" w:rsidRPr="002B6140" w14:paraId="4AA045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379B1C" w14:textId="6B7CDB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4349C" w14:textId="2FEAD1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32900" w14:textId="5E719D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8DE29" w14:textId="47ACE7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904FB" w14:textId="724D37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28F" w14:textId="703A47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06479" w:rsidRPr="002B6140" w14:paraId="303E15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5C4F2" w14:textId="0BC498D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487E7" w14:textId="10270F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E7498" w14:textId="4594D8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BD698" w14:textId="7A4FE6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C2311" w14:textId="30843C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1C58" w14:textId="530B55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23F5DC6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38FFF" w14:textId="4A8727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B08A4" w14:textId="3DF803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7678C" w14:textId="6E9CF1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C5C40" w14:textId="15F876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24FC2" w14:textId="4805F4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AAF5A" w14:textId="495323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06479" w:rsidRPr="002B6140" w14:paraId="6D3CED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5F513" w14:textId="54BC4CF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2DFFCB" w14:textId="56E23B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ADCF9" w14:textId="400DF9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BC0836" w14:textId="731BDD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6671B" w14:textId="3F271B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E24F7" w14:textId="1E637A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206479" w:rsidRPr="002B6140" w14:paraId="031F98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B46F4" w14:textId="3605B8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237D6" w14:textId="1470C1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4FC02" w14:textId="44ADB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4CED1" w14:textId="58214B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DABE80" w14:textId="149516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B1CE0" w14:textId="176C0D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206479" w:rsidRPr="002B6140" w14:paraId="3124C0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128D7" w14:textId="34E9CD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FA183" w14:textId="088F35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42310" w14:textId="790DE9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1FC0B" w14:textId="25BE236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228FE" w14:textId="0A6128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B7D5A" w14:textId="4F47DA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0B6B09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59A3E" w14:textId="062E430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454BA" w14:textId="37CEA9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319E6" w14:textId="0E38506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F5341E" w14:textId="21727D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E5F68A" w14:textId="415091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FEB85" w14:textId="3880E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06479" w:rsidRPr="002B6140" w14:paraId="1365E9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D6E29" w14:textId="7D00514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0CF7E" w14:textId="103B44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4E6F9" w14:textId="4CCCFE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D9BE5" w14:textId="6F5B44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F980F" w14:textId="3A8DD2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69581A" w14:textId="0D372B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248F49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6A61A" w14:textId="4BE887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76A95" w14:textId="32A5F8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0A734" w14:textId="2447C2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9B3DE6" w14:textId="6FFC4D2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1C3B8" w14:textId="4AF34D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E5211" w14:textId="4FA86F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0D0D8B2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04F6F" w14:textId="6DB51A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35432" w14:textId="57CD94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A1F075" w14:textId="04BD2B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2A0BA" w14:textId="684055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BD721" w14:textId="3DE593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8BDFE" w14:textId="62AEC9B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06479" w:rsidRPr="002B6140" w14:paraId="67B58E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0DEEA" w14:textId="325EE6F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D8DAC" w14:textId="7DD011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743" w14:textId="322F33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4BED8" w14:textId="57E6EE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BC01D4" w14:textId="7115D9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EEB4C" w14:textId="5D2A12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529DA2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490FD" w14:textId="5B6B5A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B1CF1" w14:textId="4077FE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2306E" w14:textId="5678D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D8AE7F" w14:textId="75FA68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88FD6" w14:textId="114A20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2D18B" w14:textId="0CEDD68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06479" w:rsidRPr="002B6140" w14:paraId="735985E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857E4" w14:textId="44FC949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79723" w14:textId="28DE39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DF73B" w14:textId="704753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239EC" w14:textId="7B6963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F474E" w14:textId="5A7B18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F80B6" w14:textId="7B914B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7D8A9B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71F8AE" w14:textId="2148F8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1C7C90" w14:textId="077986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38817" w14:textId="5C1F366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8A3DD" w14:textId="347838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AC5F9" w14:textId="41AFF5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99B61" w14:textId="694CAB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06479" w:rsidRPr="002B6140" w14:paraId="5EFB88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7821F" w14:textId="749BC0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E486C" w14:textId="163E3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D3E1D" w14:textId="6BF27A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4A125" w14:textId="5044BB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3F626" w14:textId="629251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6B6B1" w14:textId="228FAD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06479" w:rsidRPr="002B6140" w14:paraId="64B4525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28AC5" w14:textId="35D9AA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E5E7D" w14:textId="7A7E3E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3BB661" w14:textId="583B30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D08054" w14:textId="71BFD6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186AB" w14:textId="69BA72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83EF6" w14:textId="101E41D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206479" w:rsidRPr="002B6140" w14:paraId="2FB2AD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78774" w14:textId="708DB8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32EE4" w14:textId="07ED6DE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AB7E5" w14:textId="3A9E4D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DA894" w14:textId="66028B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01E171" w14:textId="06360E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260A7" w14:textId="18E1B7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206479" w:rsidRPr="002B6140" w14:paraId="377D241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16D3A" w14:textId="1BC41E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03B85" w14:textId="4DD297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5475" w14:textId="22FF47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FCB8C9" w14:textId="366DDB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0E273" w14:textId="748925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5C001C" w14:textId="1DB6D1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</w:t>
            </w:r>
          </w:p>
        </w:tc>
      </w:tr>
      <w:tr w:rsidR="00206479" w:rsidRPr="002B6140" w14:paraId="2D4B5EC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D573F" w14:textId="7E3A8B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60BF" w14:textId="27010B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E5F98" w14:textId="6E13FE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62CC0" w14:textId="1008DA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EAF9" w14:textId="4C7273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8FF69" w14:textId="2E4841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3B00800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EAC1D" w14:textId="217BA1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2889C" w14:textId="1EEE074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F8AAF" w14:textId="2C9A1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83663" w14:textId="2FBF58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EF1FAD" w14:textId="166968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F294E" w14:textId="040537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</w:t>
            </w:r>
          </w:p>
        </w:tc>
      </w:tr>
      <w:tr w:rsidR="00206479" w:rsidRPr="002B6140" w14:paraId="62C7C6B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CA5EC" w14:textId="1251A6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40D19" w14:textId="61716A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77775" w14:textId="5702AF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EBB9D" w14:textId="1D18ED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920ABE" w14:textId="009E414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B2E9FF" w14:textId="266416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41</w:t>
            </w:r>
          </w:p>
        </w:tc>
      </w:tr>
      <w:tr w:rsidR="00206479" w:rsidRPr="002B6140" w14:paraId="469A169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EFD40" w14:textId="75F9B12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F9259F" w14:textId="070ECE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50C2A" w14:textId="5E171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0AB6E" w14:textId="377CE47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812BA" w14:textId="3DE555F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34BA7" w14:textId="226964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06479" w:rsidRPr="002B6140" w14:paraId="6CFEDA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17F4A" w14:textId="6B134C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7A2103" w14:textId="5E59FE3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138EC" w14:textId="3D798B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17E7E" w14:textId="7AF1FD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47F38" w14:textId="3EE133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1733E" w14:textId="161E6A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FE1E8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43D6E" w14:textId="46864E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F0EBE" w14:textId="29789C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1541C1" w14:textId="131E70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883B77" w14:textId="11DC78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06612" w14:textId="63C923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8AF82" w14:textId="1A31C7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651EF1B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1E513" w14:textId="7A36E3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0ED27" w14:textId="26C910E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6A7CB" w14:textId="0A9968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FDA2E" w14:textId="3A3871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3836B" w14:textId="09E0D4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551C7" w14:textId="7DFEE3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5F2B89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C030C" w14:textId="1457DE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47EB0" w14:textId="09F674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9CDD3B" w14:textId="4EF25C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02296" w14:textId="42E5F1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D24E3" w14:textId="11ECDD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CC5F2" w14:textId="5B9E51B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06479" w:rsidRPr="002B6140" w14:paraId="22E4E3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F82D8" w14:textId="344BB3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177EE" w14:textId="57217B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B2D69B" w14:textId="3A798B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FB66C" w14:textId="63FA729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B8F29" w14:textId="0CACF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01B51" w14:textId="06F444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37C744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2768B" w14:textId="12C7B1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16D761" w14:textId="11E64A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18BDE" w14:textId="4AC5AB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F7F24" w14:textId="1C4B90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9F74D" w14:textId="78F3F6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B114EB" w14:textId="13A444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1BAB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6B4C4" w14:textId="3637C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1ED96" w14:textId="14E40A8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345C52" w14:textId="0B7528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6A4E9" w14:textId="28A449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1A83B" w14:textId="73D887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FE256" w14:textId="0105FA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15A0E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D3EC9" w14:textId="3B2F9D5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F1143" w14:textId="2CB3F8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F2E8" w14:textId="0F45EE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2497A1" w14:textId="08E64D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2EF95" w14:textId="31A277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7DF62D" w14:textId="2A575C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031F55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6D77D" w14:textId="6FC49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D6FB0" w14:textId="647597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A2625F" w14:textId="0E46CD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A494A9" w14:textId="4D5356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56655" w14:textId="39AB42C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39403" w14:textId="536E09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7038DE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9E7BB9" w14:textId="65A923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835B5" w14:textId="24BF0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12B16" w14:textId="4E9DED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EA5A8" w14:textId="1BBB76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D46BE" w14:textId="46BE1B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6FE727" w14:textId="4DCCA8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6DAC51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68185" w14:textId="226704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5793C2" w14:textId="6527B7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C3AA9" w14:textId="3FC7B2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F366A6" w14:textId="6B26028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489C4" w14:textId="484A5E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61EDD" w14:textId="2782AD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7B03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C82E7E" w14:textId="099C7B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BEE80" w14:textId="5329B0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98995" w14:textId="016939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FCDE1" w14:textId="3CCCBB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CA9B7" w14:textId="071304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07A613" w14:textId="0DAE9C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</w:tr>
      <w:tr w:rsidR="00206479" w:rsidRPr="002B6140" w14:paraId="470D0F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2A5E9" w14:textId="19E9EF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A46D0" w14:textId="3E8DCF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B7C77" w14:textId="616EEC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2D871" w14:textId="777F3A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5DD26" w14:textId="735816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1C271" w14:textId="7C1484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</w:tr>
      <w:tr w:rsidR="00206479" w:rsidRPr="002B6140" w14:paraId="113DFD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6CFFF" w14:textId="7C337C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7560A" w14:textId="5E4B38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3C77EC" w14:textId="06BEBD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1A513" w14:textId="5E71FC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B5FA1" w14:textId="729E0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07610" w14:textId="02F5B9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</w:tr>
      <w:tr w:rsidR="00206479" w:rsidRPr="002B6140" w14:paraId="085C6BF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BD870" w14:textId="72A9531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5D17B" w14:textId="64E5AD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251D8" w14:textId="5A48F1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AB68C" w14:textId="3B703F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FCDC2" w14:textId="708CD3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E53CDB" w14:textId="4837639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</w:tr>
      <w:tr w:rsidR="00206479" w:rsidRPr="002B6140" w14:paraId="2CEFAB7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58983" w14:textId="735D8A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95191" w14:textId="669723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B1B83" w14:textId="4F4608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B69E6" w14:textId="4CC209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8CED52" w14:textId="144667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934EA" w14:textId="2CA284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</w:tr>
      <w:tr w:rsidR="00206479" w:rsidRPr="002B6140" w14:paraId="00F728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2698D" w14:textId="1DC74E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CEE23" w14:textId="02228D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687228" w14:textId="0293B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04046" w14:textId="7882B4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A63786" w14:textId="2679CC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ACF9C7" w14:textId="11AEF1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06479" w:rsidRPr="002B6140" w14:paraId="660794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9D993" w14:textId="5B965F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A11DB" w14:textId="32EA06B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BC3F1" w14:textId="5711A1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8D608" w14:textId="5A6BD7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B7E2E" w14:textId="3AE085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4A1FF" w14:textId="109FA61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</w:tr>
      <w:tr w:rsidR="00206479" w:rsidRPr="002B6140" w14:paraId="291B23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8479C" w14:textId="45E563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3E0D4" w14:textId="0C2F1D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4EDC6" w14:textId="06961A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86B7" w14:textId="479318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DFA6" w14:textId="2370DC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82AC5C" w14:textId="08CF29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34D71C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1DB86B" w14:textId="45AFEA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8E2A3F" w14:textId="08C263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7B137" w14:textId="2481F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66E44" w14:textId="28D23C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EDDFA" w14:textId="77B238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46BD41" w14:textId="1B0325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17746A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7271A2" w14:textId="5CD42B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441C" w14:textId="52A694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BE207" w14:textId="5B8B30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1B0A1F" w14:textId="05BDA2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FF99A" w14:textId="19485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787E1" w14:textId="23A227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688EB72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33014F" w14:textId="0F9C85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3E3DA" w14:textId="02B9B3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91283" w14:textId="291D6E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81024" w14:textId="6937E5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A2CAF" w14:textId="1D4BF17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00F39E" w14:textId="4B72C7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</w:tr>
      <w:tr w:rsidR="00206479" w:rsidRPr="002B6140" w14:paraId="013A3E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573AA" w14:textId="4E761F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D6C57" w14:textId="249F89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21BDA" w14:textId="176D16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3304C" w14:textId="4EFD82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FDF19" w14:textId="358FD15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E770E" w14:textId="1EC47B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206479" w:rsidRPr="002B6140" w14:paraId="423158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AB31E" w14:textId="588BDD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C841B" w14:textId="08BF35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D4E51D" w14:textId="2A6125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65331" w14:textId="6BE7A9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D1ADE" w14:textId="0A2398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C80AD" w14:textId="311D91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1CE01E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180129" w14:textId="67020F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D76EF" w14:textId="551938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86F69" w14:textId="439F3D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6FF03" w14:textId="4F027C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52297" w14:textId="0BBC36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CC436" w14:textId="7D7131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206479" w:rsidRPr="002B6140" w14:paraId="2A7750B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F6AF" w14:textId="15246D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B87CD7" w14:textId="3195BA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9A1660" w14:textId="5817F6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94BA6" w14:textId="2A6AD6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21CB8" w14:textId="4ADA7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490E4" w14:textId="272B1A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4BAD30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F9CA6" w14:textId="2ACE77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BE033" w14:textId="4DCD69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4A4D2" w14:textId="5C5F3C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3F125" w14:textId="4C9737F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AE002" w14:textId="541302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D08C90" w14:textId="296528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77032B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1758F9" w14:textId="0A8B174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9CF99" w14:textId="15083A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DEDD6" w14:textId="77B4A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9E8A2" w14:textId="67AAA4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6DDA6" w14:textId="419DFB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1DEE2" w14:textId="5A531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4D2A66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622D8" w14:textId="585DEA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5944F" w14:textId="25F8DA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F78B8B" w14:textId="56D22A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B11C41" w14:textId="57B420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DD5454" w14:textId="3DEC19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F8F70C" w14:textId="576F16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04EF7DC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9A8ACA" w14:textId="455E10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A56ED" w14:textId="44AB87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59D0F" w14:textId="0379BED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735EC" w14:textId="709A54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57A55" w14:textId="5608BC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2CC2B" w14:textId="1F607B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6893BF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98512" w14:textId="1E74017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0C3739" w14:textId="63683BD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F4432" w14:textId="30CCA7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D81EBC" w14:textId="3646D2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7FF33" w14:textId="174FC2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65FC34" w14:textId="67A5CA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7E1CF7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CE7435" w14:textId="629D0C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45AA" w14:textId="3DFBE8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E85B7" w14:textId="041D8F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C9A18" w14:textId="7D19FB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A3436" w14:textId="656134B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1D7B5" w14:textId="225D5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27B74BC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7EF75" w14:textId="101C2B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1C329" w14:textId="23AF9D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8BF68" w14:textId="234A80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3C581" w14:textId="7C300A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BEB" w14:textId="024275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19D2B" w14:textId="304536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7362D28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2938B" w14:textId="09C189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BBA61" w14:textId="60B974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A263B" w14:textId="45A6AA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97D2C" w14:textId="25F1B49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693E6" w14:textId="56A12E1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4A24A" w14:textId="23CD3F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351D09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2DF6E" w14:textId="71E23C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D0E0A" w14:textId="0F2CE0D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090E4" w14:textId="47B9C6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34CF2" w14:textId="3CF5CB0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4AB79" w14:textId="296DE7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7315EE" w14:textId="198CD0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B6934A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81C5E" w14:textId="429B79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A8349" w14:textId="619224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B4E7A" w14:textId="3E8E66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AE78AE" w14:textId="780D00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0B0F61" w14:textId="6894B4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9ADB1" w14:textId="783DA5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AC799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57F02" w14:textId="703EBA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E12B78" w14:textId="319480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D5DE2" w14:textId="2900D6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75EEC" w14:textId="20420D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9ECBB" w14:textId="59CD02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BCC41" w14:textId="2334E7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2084D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86855" w14:textId="53C8EE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F41591" w14:textId="5E8343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C3A63" w14:textId="6CB60F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8B239" w14:textId="1F8963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5C45C" w14:textId="5CE0D1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ACA85" w14:textId="05A80D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1D1BF33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EB611" w14:textId="42FD5A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DAFCAA" w14:textId="0C79C0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C03F0" w14:textId="35CF39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FE388" w14:textId="69DAB6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713ED" w14:textId="1E8E4E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46FA5" w14:textId="1EFB10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206479" w:rsidRPr="002B6140" w14:paraId="5740413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E82EF" w14:textId="05E6851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9F690E" w14:textId="778C7A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276F" w14:textId="6338F5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BB5FF" w14:textId="1B24B8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0B533" w14:textId="4FBBEC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45791" w14:textId="2186C82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4F8685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120E1A" w14:textId="48B677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B33909" w14:textId="1B07515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FC08C" w14:textId="02C950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AA9020" w14:textId="001B5D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13916" w14:textId="6112FE9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7DEBA" w14:textId="0865D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936FAF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C72194" w14:textId="648718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23C8F" w14:textId="2DC626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2FBD" w14:textId="25C976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62DD2" w14:textId="3CDF9B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B44A2D" w14:textId="0BCC68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8952" w14:textId="5CDB88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522E0C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77A7A" w14:textId="5A86025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C304C" w14:textId="621573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5886E" w14:textId="6BFA7E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FE656" w14:textId="03DCAD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1B2AD" w14:textId="6848C1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0964D" w14:textId="5E6B4C1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7D85A2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57C0C" w14:textId="66AE46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9C1D3" w14:textId="46C911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D9258" w14:textId="2AB949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42557" w14:textId="2145EA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897C2" w14:textId="631697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2EFDA" w14:textId="222610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033406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69F52" w14:textId="6FCC02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F1C174" w14:textId="00921A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975B61" w14:textId="000115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962B7" w14:textId="4492060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1116FE" w14:textId="0C4E4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BDC6C" w14:textId="38BD97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1C43B5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5ADB2" w14:textId="2C0EFD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D52E3" w14:textId="562ED7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1B6B1" w14:textId="5E0AD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A712D" w14:textId="60088D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89C0D" w14:textId="31C558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79F39" w14:textId="0E83E7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50FA1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4D564" w14:textId="13EDF11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E16DE" w14:textId="2A4740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0056A" w14:textId="0A71D34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C60EB" w14:textId="4BC2EB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5F398" w14:textId="72E35C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EBE19" w14:textId="539CBA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B7510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B53C59" w14:textId="26E496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BF693" w14:textId="07D81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F624F" w14:textId="382C35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0B42BF" w14:textId="067A05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4F098" w14:textId="43052D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EEB49" w14:textId="2EE181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4EFC3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6A41" w14:textId="715C2E2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6CC84B" w14:textId="46C7B5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4CD483" w14:textId="023BEE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19BAD" w14:textId="78461DF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9C105" w14:textId="5865DA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EC531" w14:textId="27FC97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8B35B5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03D91" w14:textId="18022C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83B98" w14:textId="242B88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12E220" w14:textId="4769C8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D065" w14:textId="2E2133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C178B" w14:textId="21AA9E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00884" w14:textId="43C5CD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63EEE0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3D299" w14:textId="0CC8B0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446D9" w14:textId="0926A4A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EE1A7" w14:textId="04997A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38FF2" w14:textId="1A5F26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953BD" w14:textId="41A563F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E2A70" w14:textId="667286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342E3D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EF04A" w14:textId="03FF45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1F3FE" w14:textId="36F306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A09C6" w14:textId="2E102C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5DB1A" w14:textId="1E13FC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3EAA" w14:textId="76E5E8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B8AF69" w14:textId="70ACF8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54D177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7A8F" w14:textId="3A2622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0DEEF" w14:textId="447CD8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657F31" w14:textId="39E7C7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CD6B1F" w14:textId="7CEF69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C0CB5" w14:textId="1A42CF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06986" w14:textId="10F742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5029D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B0022" w14:textId="443DD0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A1FF2" w14:textId="357511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8857D6" w14:textId="7A8B76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E8D2D" w14:textId="28914F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79F3E" w14:textId="2CBAAD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74D65A" w14:textId="65DED8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2501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0F8CA" w14:textId="6CC9C85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ED9F" w14:textId="7D8FA3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9D86F" w14:textId="4215702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0F4D6" w14:textId="0E73A3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6FCDF" w14:textId="21C02C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FA23F" w14:textId="55A9CAA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9FF1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13D83" w14:textId="7313BE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F886D" w14:textId="52F845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1C60A" w14:textId="3C2C20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764FE" w14:textId="264FD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8D8AB" w14:textId="09275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D02BF" w14:textId="52A0D2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6A123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7CC89" w14:textId="2AD4CB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C4530" w14:textId="5BB59E9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8728C9" w14:textId="3FE839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4ABDF" w14:textId="2F3C43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872B8" w14:textId="783C8CA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5EC90" w14:textId="4487B9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397086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DF739" w14:textId="4A2B31E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0B444" w14:textId="74D4CE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8034D8" w14:textId="1ED994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783FC0" w14:textId="25C8E9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3BA75A" w14:textId="0A21CAB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01C36" w14:textId="39E09E9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06479" w:rsidRPr="002B6140" w14:paraId="54E8BD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A2783" w14:textId="1AD8C0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CF2DE9" w14:textId="4401E8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10788" w14:textId="51F66E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2AB59D" w14:textId="7E1888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B7E39C" w14:textId="0CEB1D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3C5D0" w14:textId="5806B1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D0DED3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57BE9" w14:textId="0B96D2D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6F718" w14:textId="4A1939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211B0" w14:textId="431882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D48BC" w14:textId="397DD9D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84BF7" w14:textId="287CFB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7142E" w14:textId="7468E9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02862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171C1" w14:textId="592BFF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32690" w14:textId="1A3D285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B5AA5" w14:textId="7F7447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16133" w14:textId="795B6B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F42D5" w14:textId="68B2E4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E3CC7B" w14:textId="66E08C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E4F6AE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93E7D" w14:textId="22EC0C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7DBBB" w14:textId="3277F8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55E4A" w14:textId="60A70E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F100E" w14:textId="558975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028DC" w14:textId="32AAFA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3C532A" w14:textId="4BE548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3D6DBD0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49799" w14:textId="738AE58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FE360" w14:textId="2116BF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28C88" w14:textId="7C9DE7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5E8C9" w14:textId="3E249D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EDC47" w14:textId="1C5B7C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569EF" w14:textId="75A101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50DC8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8BEA2" w14:textId="65092D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3176F" w14:textId="082472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6C39C" w14:textId="58187A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F9AF" w14:textId="031D6C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87A7F" w14:textId="3B5B75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04AAE" w14:textId="40F9D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5046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A4308" w14:textId="63EBA2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73CAE" w14:textId="2B705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FBC0D" w14:textId="57F570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DF439" w14:textId="772ED4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188F7" w14:textId="16F29D7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04413" w14:textId="2EE1A4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734675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B0B2" w14:textId="163FCF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A0584" w14:textId="790341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025B0B" w14:textId="756F7E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B706A" w14:textId="1E14438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9C14A" w14:textId="7649A3B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90375" w14:textId="28C2A9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</w:tr>
      <w:tr w:rsidR="00206479" w:rsidRPr="002B6140" w14:paraId="1A82A50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A3D1B" w14:textId="0E5D7D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AB042" w14:textId="4477C7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4896F6" w14:textId="1C07A6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4440A" w14:textId="63B402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BB5AD7" w14:textId="3E0B6B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8B5C9" w14:textId="55AE19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</w:tr>
      <w:tr w:rsidR="00206479" w:rsidRPr="002B6140" w14:paraId="195812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01E28C" w14:textId="360EA9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3A487" w14:textId="672D18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BAEB9" w14:textId="373EB4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AEDAF" w14:textId="55C6DE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FE87E9" w14:textId="689F1FA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09BDC" w14:textId="3F9A10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</w:tr>
      <w:tr w:rsidR="00206479" w:rsidRPr="002B6140" w14:paraId="50F5E8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D70291" w14:textId="1941B0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4F1B1" w14:textId="3937D21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9086A" w14:textId="3799C9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4A0C0" w14:textId="49C051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27101" w14:textId="1BCBD7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5EF9C" w14:textId="4782AE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5BCBB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AEBE5" w14:textId="6E2251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D8B367" w14:textId="4E5BC96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7221A" w14:textId="61E94D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41550" w14:textId="3A112C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AA5FFC" w14:textId="4D36F4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12748" w14:textId="6E71D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F0537B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B1F8B" w14:textId="141C81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4FA77" w14:textId="5E89EB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B00D" w14:textId="23F510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3B046" w14:textId="5AB78A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E13DE" w14:textId="50FCED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D092A" w14:textId="715E3C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</w:tr>
      <w:tr w:rsidR="00206479" w:rsidRPr="002B6140" w14:paraId="6C46E4D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869AA" w14:textId="2F17A5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C1A0C" w14:textId="7BDADD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FED69" w14:textId="6A3367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3D80B" w14:textId="05895D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A88B0" w14:textId="75DD75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A9F88" w14:textId="5BA0EB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0C7895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61466" w14:textId="54BF14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3160B" w14:textId="1CF736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150CE" w14:textId="418BD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5BA24" w14:textId="07F1DF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D96EB" w14:textId="2CD2C83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387A4" w14:textId="76362D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C85C0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D1564" w14:textId="2CBA90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C6567" w14:textId="5BA03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B1CA6" w14:textId="25668D9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16EC71" w14:textId="7582097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E4FBE" w14:textId="33104D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5F35A" w14:textId="584B3E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94FF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62579" w14:textId="107BA2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1A106" w14:textId="5AB42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4B30A8" w14:textId="27CDDC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966FD4" w14:textId="76CC30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40A33E" w14:textId="3C3C53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352E5" w14:textId="4B4FDE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185C4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F9343F" w14:textId="3368C1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54001" w14:textId="7727C9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2D9E" w14:textId="6125D9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FCA3" w14:textId="3E46B8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E6A55" w14:textId="27A9289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201A5" w14:textId="3B00B66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37289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A6705" w14:textId="21E914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FC4723" w14:textId="5FDCCC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1E20F" w14:textId="397DBA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A12D9" w14:textId="2C5DC0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17052" w14:textId="702836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EDC9E" w14:textId="224C0C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983A39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7362A" w14:textId="080F27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D9D06B" w14:textId="4BD97B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1D79D5" w14:textId="6D30FF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79581" w14:textId="24789B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26C6B" w14:textId="51D660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61B57" w14:textId="027297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266D7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86AB1" w14:textId="511E4A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8BFAD" w14:textId="010AB3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7E48B4" w14:textId="66D3A7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82125" w14:textId="272033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F5A9DF" w14:textId="6084E7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82C259" w14:textId="2006C2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A24CA4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91D5D" w14:textId="74E6FF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51333B" w14:textId="5F4392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7126E" w14:textId="58F0B0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B086A" w14:textId="0E3151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2AE70" w14:textId="318F7F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AFA65" w14:textId="5C62A4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03220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703074" w14:textId="034F1A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9A8B4" w14:textId="66ACB65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9AFB2" w14:textId="5B914A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6233E" w14:textId="661E45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675E4" w14:textId="49CD58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5873F" w14:textId="4203C9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E6E5C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056ED6" w14:textId="1A8213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FFE721" w14:textId="7F772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A538" w14:textId="0EF411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93314" w14:textId="797E84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4ECE18" w14:textId="5DC544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52A23" w14:textId="48BCF6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D66A1F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1288C" w14:textId="1A1A5F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084A2" w14:textId="41984F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D0960" w14:textId="7FE227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ED8F81" w14:textId="3F7540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89C71" w14:textId="29FE0C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6617B" w14:textId="6E4D70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019F59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18636" w14:textId="567C8D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D5402" w14:textId="0A09AF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CBF18" w14:textId="3E1AD7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CBEAEA" w14:textId="23B313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EAFFE" w14:textId="0E86AB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6930" w14:textId="08BD7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EA7D4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02ABA" w14:textId="20B361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5974B" w14:textId="7F0537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A0B7D" w14:textId="067D93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77BD3" w14:textId="586EB6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05AC5" w14:textId="2A554B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46FEC0" w14:textId="2541DD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23E4B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600C1" w14:textId="6AECF4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E8E1B9" w14:textId="3B4498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85E95" w14:textId="6F769C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C16068" w14:textId="440D95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E3C72" w14:textId="3E2065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1A11B" w14:textId="7BE61D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FB4348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03410" w14:textId="45F976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FBA10" w14:textId="1B421C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1B5B4" w14:textId="0E969D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49595" w14:textId="5C2F636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4F03B" w14:textId="0E912E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0DC67" w14:textId="72B30FD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DC1F3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4F37F2" w14:textId="5A729A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1812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8B3DC" w14:textId="7ABDEC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8EDE3" w14:textId="409423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B1E0A" w14:textId="5FBFAE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B28AB" w14:textId="579A92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3D8D3" w14:textId="5FEE68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CCB7A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59F0C" w14:textId="583791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60508" w14:textId="08DF4D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BD1FC" w14:textId="77DAD4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36E5E" w14:textId="728E73F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5987F" w14:textId="5E04B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781BB2" w14:textId="768126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EE489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2807A6" w14:textId="53ADAB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88734A" w14:textId="0A1BCB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B9C4C" w14:textId="6EAAC3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67F536" w14:textId="630A0A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0B014" w14:textId="1330BB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2FB2A0" w14:textId="4F8537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7B6E5A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34B06" w14:textId="44BFFE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1CBD3" w14:textId="3479C9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52F7A" w14:textId="1B8F0F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DB1C48" w14:textId="281CE7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763B5E" w14:textId="77F532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04A15" w14:textId="148C59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0CCD0C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58306" w14:textId="675A4C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7EEE4D" w14:textId="0906A5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C655" w14:textId="21D74E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D73DB" w14:textId="79DF5F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28804" w14:textId="0957C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8F570" w14:textId="069B8C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A9367D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7275AC" w14:textId="185F90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9698B" w14:textId="48825C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2DDBF" w14:textId="2213B0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21E9F0" w14:textId="50B707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CAF857" w14:textId="18B707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5CC17" w14:textId="40B7F5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760AA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2B87D" w14:textId="6C477B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0A370" w14:textId="3D6F38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AB291" w14:textId="44FA36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124F7" w14:textId="4A3EE30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709CC" w14:textId="699821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FBF0A" w14:textId="0C5331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CBA72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F1E6A" w14:textId="6E93F7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17E1B5" w14:textId="29C3C6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3AB9AA" w14:textId="09606E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19197" w14:textId="40A257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D44C0" w14:textId="2EF84B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C370CF" w14:textId="068365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F42E0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8DABD" w14:textId="79DFA7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B01D9" w14:textId="4EACF4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32BAC7" w14:textId="7C071C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408B5" w14:textId="44D25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F98387" w14:textId="55AE9E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7A1B2" w14:textId="26FC2A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2EF4A9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61A30" w14:textId="32FEBB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D2606" w14:textId="6996A9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88208" w14:textId="4EEA9C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13C2F" w14:textId="5E7689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8C942" w14:textId="048D58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DA8BD" w14:textId="3D87AF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DFD9D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DE97C" w14:textId="1957A1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2F730" w14:textId="0815AB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1C812" w14:textId="478FC5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605C" w14:textId="5766CE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FD798" w14:textId="1E0312A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EC44C" w14:textId="76EEE9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D76B2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87AECB" w14:textId="4682CD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E9176" w14:textId="1488A4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F5974" w14:textId="3788DA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76047" w14:textId="2DE320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AD405" w14:textId="7D698D9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484C7" w14:textId="55691C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4B6B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00A14" w14:textId="3C76CA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432E4A" w14:textId="7CDC95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3CE5C" w14:textId="06A5D8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07478" w14:textId="25973A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CC07A" w14:textId="35AF77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0E4EE" w14:textId="27797F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E210C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2B218" w14:textId="7B204E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3DBA9" w14:textId="7500C6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EB689" w14:textId="77699A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5DA54C" w14:textId="5C24A8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7B91A" w14:textId="056A39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036B" w14:textId="571F1C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2301D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8CD1B" w14:textId="5F87EA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F30DD4" w14:textId="3EF20A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6683C3" w14:textId="1AA7D9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9B285" w14:textId="1700C3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70B98" w14:textId="13639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9473ED" w14:textId="6DEC47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160258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0AA0C" w14:textId="1C6DC0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17FAE" w14:textId="195577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C16DF" w14:textId="4009C3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628A0" w14:textId="5CBCAF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AB364E" w14:textId="2621E1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F32E4" w14:textId="7CD3DF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F552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C7793" w14:textId="674498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68435" w14:textId="4A53AE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A9DCA" w14:textId="1644D8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416E1" w14:textId="50E6A9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474F0" w14:textId="6EA73C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705C5" w14:textId="20C1D3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F7A2EA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67DCBD" w14:textId="46E855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6A9AF" w14:textId="227F70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89D22" w14:textId="32EC58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0CCE2" w14:textId="279A9A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052EB" w14:textId="5D08C5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49CE40" w14:textId="3493EA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B650FA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CF930" w14:textId="299009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174F4" w14:textId="0D23F7C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0572E" w14:textId="02E9C8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2D75CC" w14:textId="3D6B6E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71E65C" w14:textId="31A996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F3FF3" w14:textId="520AE5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8C93D8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6C40D" w14:textId="070029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225FB9" w14:textId="4395AB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EFDB2" w14:textId="05A439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17660F" w14:textId="49C68C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437F0" w14:textId="00DEC6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2B792" w14:textId="7D7CC6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B6CA3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49FD38" w14:textId="36D4AF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05AE" w14:textId="34B83B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FCA22D" w14:textId="411B21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67A80" w14:textId="4C4522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98E80" w14:textId="7E2DB7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C9CEB" w14:textId="3AD408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D7DB59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3E44" w14:textId="734D3E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698B8" w14:textId="36F219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8F67" w14:textId="3AE1A4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343FA" w14:textId="702528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E3170" w14:textId="14B053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FB3DC6" w14:textId="4B6EF3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756583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C2FDB" w14:textId="7A744D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D5AC8" w14:textId="12595ED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105FEF" w14:textId="18631C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3D0CEB" w14:textId="72C3E2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72722" w14:textId="11FBD0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5074F" w14:textId="0474EB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A1EE0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83DD6D" w14:textId="1471FF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706BD" w14:textId="34A83F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A4718" w14:textId="052BF1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633AA" w14:textId="5BBAA3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FDBBC" w14:textId="401E6F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D8C5F" w14:textId="6A99A5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B3AC1A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81725" w14:textId="237E0D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9B72D" w14:textId="50D0D9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D5063A" w14:textId="429073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CA07C" w14:textId="0500F0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1E876" w14:textId="453CD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FBE0C" w14:textId="4943E6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707E1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230D37" w14:textId="4CFE3A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50A97" w14:textId="1A8A724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404DF" w14:textId="63F73A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B9376" w14:textId="209B95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73A99" w14:textId="43702E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FD2D4" w14:textId="41AD24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22E63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5A984A" w14:textId="2A4B00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53B66" w14:textId="3ADC612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48E39" w14:textId="1A0FC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30F634" w14:textId="0B7B7B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2A323" w14:textId="46C9A2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5494" w14:textId="406E59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FF560E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F900B" w14:textId="645994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2B39A6" w14:textId="7CF23C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F62A2" w14:textId="59DF20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7A5B6" w14:textId="2D2231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5FD76" w14:textId="4EB7A6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197048" w14:textId="76871D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CAA21F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29911" w14:textId="387C05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9FA75" w14:textId="114AC41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2E59" w14:textId="532789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30EFFD" w14:textId="6E1E6E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3F11A" w14:textId="7ACAED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52506" w14:textId="56111B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EB6BC0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E5987B" w14:textId="695406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01FF2" w14:textId="5B83EE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63D9C" w14:textId="5C3F35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67A70" w14:textId="5C56DF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37F846" w14:textId="296460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C6336" w14:textId="0AC9D20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CE207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580EDF" w14:textId="7B89F9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76DDF1" w14:textId="46BF85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D43D7" w14:textId="2C5826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0480D" w14:textId="1674A5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006E1" w14:textId="7BFC88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4CF50" w14:textId="2206335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07E5DD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E191E" w14:textId="62ED49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9EE04" w14:textId="3D491D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CE360" w14:textId="498CA4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B9E23" w14:textId="69A75B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4A20C" w14:textId="11789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297BC8" w14:textId="5A2B40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153D2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2745F" w14:textId="485716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8E611" w14:textId="4BA15B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EE8E3" w14:textId="53EF54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9325D" w14:textId="5A58BB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5CE97" w14:textId="1900D8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33BA4" w14:textId="5089B2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52BA71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C6175B" w14:textId="4D88E8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46755" w14:textId="5270CD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CF115" w14:textId="11FFA8A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99E3A" w14:textId="70F067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0772E" w14:textId="610114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8FA00" w14:textId="0181E5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1DE92B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710EE" w14:textId="6F426E2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4D207" w14:textId="6BFD91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A19FB" w14:textId="629E318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377F1" w14:textId="5A5834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3110E3" w14:textId="572635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1B161" w14:textId="6FE510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9383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AEF3A2" w14:textId="41C526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CB79382" w14:textId="32DADF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A2CAAE" w14:textId="6BFD93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54630A1" w14:textId="0CA533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2018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A6C4778" w14:textId="08F84B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FEBC88" w14:textId="387B16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C336F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2E53C4" w14:textId="650D40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1848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560E19" w14:textId="6DFF7C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9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67B06B" w14:textId="3D5310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E7E2D3" w14:textId="6B3D2C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2019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564A44" w14:textId="16DAE8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6BE4C1" w14:textId="671E51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2455873" w14:textId="52FD2B0C" w:rsidR="003B1B5A" w:rsidRDefault="003B1B5A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695502" w14:textId="4AEAA0E1" w:rsidR="003B1B5A" w:rsidRDefault="003B1B5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62AC270" w14:textId="3FE2E024" w:rsidR="003B1B5A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Table S</w:t>
      </w:r>
      <w:r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 Observed </w:t>
      </w:r>
      <w:r>
        <w:rPr>
          <w:rFonts w:ascii="Times New Roman" w:hAnsi="Times New Roman" w:cs="Times New Roman"/>
          <w:lang w:val="en-US"/>
        </w:rPr>
        <w:t xml:space="preserve">total number of whales from the </w:t>
      </w:r>
      <w:r w:rsidRPr="004848A5">
        <w:rPr>
          <w:rFonts w:ascii="Times New Roman" w:hAnsi="Times New Roman" w:cs="Times New Roman"/>
          <w:lang w:val="en-US"/>
        </w:rPr>
        <w:t xml:space="preserve">aerial-survey </w:t>
      </w:r>
      <w:r>
        <w:rPr>
          <w:rFonts w:ascii="Times New Roman" w:hAnsi="Times New Roman" w:cs="Times New Roman"/>
          <w:lang w:val="en-US"/>
        </w:rPr>
        <w:t xml:space="preserve">across the monitoring area </w:t>
      </w:r>
      <w:r w:rsidRPr="004848A5">
        <w:rPr>
          <w:rFonts w:ascii="Times New Roman" w:hAnsi="Times New Roman" w:cs="Times New Roman"/>
          <w:lang w:val="en-US"/>
        </w:rPr>
        <w:t xml:space="preserve">south of </w:t>
      </w:r>
      <w:proofErr w:type="spellStart"/>
      <w:r w:rsidRPr="004848A5">
        <w:rPr>
          <w:rFonts w:ascii="Times New Roman" w:hAnsi="Times New Roman" w:cs="Times New Roman"/>
          <w:lang w:val="en-US"/>
        </w:rPr>
        <w:t>Península</w:t>
      </w:r>
      <w:proofErr w:type="spellEnd"/>
      <w:r w:rsidRPr="004848A5">
        <w:rPr>
          <w:rFonts w:ascii="Times New Roman" w:hAnsi="Times New Roman" w:cs="Times New Roman"/>
          <w:lang w:val="en-US"/>
        </w:rPr>
        <w:t xml:space="preserve"> Valdés to the limit of the main concentration area, </w:t>
      </w:r>
      <w:proofErr w:type="spellStart"/>
      <w:r w:rsidRPr="004848A5">
        <w:rPr>
          <w:rFonts w:ascii="Times New Roman" w:hAnsi="Times New Roman" w:cs="Times New Roman"/>
          <w:lang w:val="en-US"/>
        </w:rPr>
        <w:t>totalling</w:t>
      </w:r>
      <w:proofErr w:type="spellEnd"/>
      <w:r w:rsidRPr="004848A5">
        <w:rPr>
          <w:rFonts w:ascii="Times New Roman" w:hAnsi="Times New Roman" w:cs="Times New Roman"/>
          <w:lang w:val="en-US"/>
        </w:rPr>
        <w:t xml:space="preserve"> a coastal strip 620 km in length</w:t>
      </w:r>
      <w:r>
        <w:rPr>
          <w:rFonts w:ascii="Times New Roman" w:hAnsi="Times New Roman" w:cs="Times New Roman"/>
          <w:lang w:val="en-US"/>
        </w:rPr>
        <w:t>.</w:t>
      </w:r>
    </w:p>
    <w:p w14:paraId="7DBD9120" w14:textId="77777777" w:rsidR="003B1B5A" w:rsidRPr="003B1B5A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"/>
        <w:gridCol w:w="696"/>
        <w:gridCol w:w="857"/>
        <w:gridCol w:w="1863"/>
        <w:gridCol w:w="1196"/>
      </w:tblGrid>
      <w:tr w:rsidR="003B1B5A" w14:paraId="32D95BB7" w14:textId="77777777" w:rsidTr="003B1B5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BD24D4" w14:textId="257568D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Flight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E3AA0DF" w14:textId="2444D3C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Year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3A6C44" w14:textId="7F7C7B6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Month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586438" w14:textId="659765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Observed</w:t>
            </w:r>
            <w:proofErr w:type="spellEnd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whales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0960F4" w14:textId="7C1811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Julian</w:t>
            </w:r>
            <w:proofErr w:type="spellEnd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day</w:t>
            </w:r>
            <w:proofErr w:type="spellEnd"/>
          </w:p>
        </w:tc>
      </w:tr>
      <w:tr w:rsidR="003B1B5A" w14:paraId="428124B0" w14:textId="77777777" w:rsidTr="003B1B5A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7A044AF" w14:textId="426153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A77D92C" w14:textId="2AC8362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2D34088" w14:textId="5DD283C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D5F6931" w14:textId="7016750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05330B9" w14:textId="2894AAE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</w:t>
            </w:r>
          </w:p>
        </w:tc>
      </w:tr>
      <w:tr w:rsidR="003B1B5A" w14:paraId="081FBA41" w14:textId="77777777" w:rsidTr="003B1B5A">
        <w:tc>
          <w:tcPr>
            <w:tcW w:w="0" w:type="auto"/>
            <w:vAlign w:val="bottom"/>
          </w:tcPr>
          <w:p w14:paraId="6F695AF6" w14:textId="6A6CD7C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bottom"/>
          </w:tcPr>
          <w:p w14:paraId="37D38634" w14:textId="6C9DC24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48D05607" w14:textId="7B34173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7B811BE9" w14:textId="186B234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  <w:tc>
          <w:tcPr>
            <w:tcW w:w="0" w:type="auto"/>
            <w:vAlign w:val="bottom"/>
          </w:tcPr>
          <w:p w14:paraId="2318C3E4" w14:textId="6133FD6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</w:tr>
      <w:tr w:rsidR="003B1B5A" w14:paraId="4F1AA70E" w14:textId="77777777" w:rsidTr="003B1B5A">
        <w:tc>
          <w:tcPr>
            <w:tcW w:w="0" w:type="auto"/>
            <w:vAlign w:val="bottom"/>
          </w:tcPr>
          <w:p w14:paraId="4438FA79" w14:textId="228C55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58EDC9E6" w14:textId="7CC23C4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35676382" w14:textId="428E687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5A613BBB" w14:textId="6C4AC24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460</w:t>
            </w:r>
          </w:p>
        </w:tc>
        <w:tc>
          <w:tcPr>
            <w:tcW w:w="0" w:type="auto"/>
            <w:vAlign w:val="bottom"/>
          </w:tcPr>
          <w:p w14:paraId="5F3D560A" w14:textId="0B0CBD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229</w:t>
            </w:r>
          </w:p>
        </w:tc>
      </w:tr>
      <w:tr w:rsidR="003B1B5A" w14:paraId="1F374331" w14:textId="77777777" w:rsidTr="003B1B5A">
        <w:tc>
          <w:tcPr>
            <w:tcW w:w="0" w:type="auto"/>
            <w:vAlign w:val="bottom"/>
          </w:tcPr>
          <w:p w14:paraId="4C87B3BB" w14:textId="02C99E6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0D06D924" w14:textId="0BCDEA4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5AC4E323" w14:textId="75A13CA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4E4AA43C" w14:textId="45A0862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549</w:t>
            </w:r>
          </w:p>
        </w:tc>
        <w:tc>
          <w:tcPr>
            <w:tcW w:w="0" w:type="auto"/>
            <w:vAlign w:val="bottom"/>
          </w:tcPr>
          <w:p w14:paraId="208B6891" w14:textId="3A46AF2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272</w:t>
            </w:r>
          </w:p>
        </w:tc>
      </w:tr>
      <w:tr w:rsidR="003B1B5A" w14:paraId="72949CED" w14:textId="77777777" w:rsidTr="003B1B5A">
        <w:tc>
          <w:tcPr>
            <w:tcW w:w="0" w:type="auto"/>
            <w:vAlign w:val="bottom"/>
          </w:tcPr>
          <w:p w14:paraId="26197157" w14:textId="44BB2F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91DD579" w14:textId="5C1E3A7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489345A5" w14:textId="0EB64D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4E397BE" w14:textId="02B90F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</w:t>
            </w:r>
          </w:p>
        </w:tc>
        <w:tc>
          <w:tcPr>
            <w:tcW w:w="0" w:type="auto"/>
            <w:vAlign w:val="bottom"/>
          </w:tcPr>
          <w:p w14:paraId="3A4134D5" w14:textId="109483A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314</w:t>
            </w:r>
          </w:p>
        </w:tc>
      </w:tr>
      <w:tr w:rsidR="003B1B5A" w14:paraId="63E3A41F" w14:textId="77777777" w:rsidTr="003B1B5A">
        <w:tc>
          <w:tcPr>
            <w:tcW w:w="0" w:type="auto"/>
            <w:vAlign w:val="bottom"/>
          </w:tcPr>
          <w:p w14:paraId="4A55303A" w14:textId="2C8B9B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4127EBED" w14:textId="02E9A00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3392A82F" w14:textId="57ADDB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1C4AD8AF" w14:textId="43BB601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E678198" w14:textId="066350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349</w:t>
            </w:r>
          </w:p>
        </w:tc>
      </w:tr>
      <w:tr w:rsidR="003B1B5A" w14:paraId="3AD51915" w14:textId="77777777" w:rsidTr="003B1B5A">
        <w:tc>
          <w:tcPr>
            <w:tcW w:w="0" w:type="auto"/>
            <w:vAlign w:val="bottom"/>
          </w:tcPr>
          <w:p w14:paraId="2F1C1580" w14:textId="2B10D37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37199FA" w14:textId="3F8D57B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182CFACB" w14:textId="2C6AFF5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109DF19A" w14:textId="1FD3849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bottom"/>
          </w:tcPr>
          <w:p w14:paraId="164A48BC" w14:textId="1092DE6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</w:t>
            </w:r>
          </w:p>
        </w:tc>
      </w:tr>
      <w:tr w:rsidR="003B1B5A" w14:paraId="50CF7827" w14:textId="77777777" w:rsidTr="003B1B5A">
        <w:tc>
          <w:tcPr>
            <w:tcW w:w="0" w:type="auto"/>
            <w:vAlign w:val="bottom"/>
          </w:tcPr>
          <w:p w14:paraId="1C300ABB" w14:textId="6D6B538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A186213" w14:textId="496F9B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1477714F" w14:textId="59B1936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4542A7A9" w14:textId="0C70A73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323</w:t>
            </w:r>
          </w:p>
        </w:tc>
        <w:tc>
          <w:tcPr>
            <w:tcW w:w="0" w:type="auto"/>
            <w:vAlign w:val="bottom"/>
          </w:tcPr>
          <w:p w14:paraId="2926CE92" w14:textId="58CAD54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194</w:t>
            </w:r>
          </w:p>
        </w:tc>
      </w:tr>
      <w:tr w:rsidR="003B1B5A" w14:paraId="1DF44B40" w14:textId="77777777" w:rsidTr="003B1B5A">
        <w:tc>
          <w:tcPr>
            <w:tcW w:w="0" w:type="auto"/>
            <w:vAlign w:val="bottom"/>
          </w:tcPr>
          <w:p w14:paraId="42414416" w14:textId="78659DE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CDDEA9D" w14:textId="6D6854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487E7515" w14:textId="5678F70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365E7D9F" w14:textId="79A8DA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558</w:t>
            </w:r>
          </w:p>
        </w:tc>
        <w:tc>
          <w:tcPr>
            <w:tcW w:w="0" w:type="auto"/>
            <w:vAlign w:val="bottom"/>
          </w:tcPr>
          <w:p w14:paraId="6206122E" w14:textId="5DCE55C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</w:t>
            </w:r>
          </w:p>
        </w:tc>
      </w:tr>
      <w:tr w:rsidR="003B1B5A" w14:paraId="6FCCB393" w14:textId="77777777" w:rsidTr="003B1B5A">
        <w:tc>
          <w:tcPr>
            <w:tcW w:w="0" w:type="auto"/>
            <w:vAlign w:val="bottom"/>
          </w:tcPr>
          <w:p w14:paraId="3FF7963D" w14:textId="4FBCFF5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184B80A6" w14:textId="209D97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239315A8" w14:textId="58D1DD6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CB28E18" w14:textId="0628CDA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296</w:t>
            </w:r>
          </w:p>
        </w:tc>
        <w:tc>
          <w:tcPr>
            <w:tcW w:w="0" w:type="auto"/>
            <w:vAlign w:val="bottom"/>
          </w:tcPr>
          <w:p w14:paraId="4902142C" w14:textId="66657F5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319</w:t>
            </w:r>
          </w:p>
        </w:tc>
      </w:tr>
      <w:tr w:rsidR="003B1B5A" w14:paraId="18BCB538" w14:textId="77777777" w:rsidTr="003B1B5A">
        <w:tc>
          <w:tcPr>
            <w:tcW w:w="0" w:type="auto"/>
            <w:vAlign w:val="bottom"/>
          </w:tcPr>
          <w:p w14:paraId="1B11F535" w14:textId="5ED21A7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bottom"/>
          </w:tcPr>
          <w:p w14:paraId="1AF8ADD3" w14:textId="3D4F4C5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1313AA3" w14:textId="26303CA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68A367E3" w14:textId="2394DD5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0" w:type="auto"/>
            <w:vAlign w:val="bottom"/>
          </w:tcPr>
          <w:p w14:paraId="5FD56626" w14:textId="20FB3AC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</w:tr>
      <w:tr w:rsidR="003B1B5A" w14:paraId="0FA15234" w14:textId="77777777" w:rsidTr="003B1B5A">
        <w:tc>
          <w:tcPr>
            <w:tcW w:w="0" w:type="auto"/>
            <w:vAlign w:val="bottom"/>
          </w:tcPr>
          <w:p w14:paraId="1A80F106" w14:textId="610BA42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bottom"/>
          </w:tcPr>
          <w:p w14:paraId="5FAB3830" w14:textId="16A5A2F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46976E71" w14:textId="6B6ACBE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3A74B932" w14:textId="7B1D50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591</w:t>
            </w:r>
          </w:p>
        </w:tc>
        <w:tc>
          <w:tcPr>
            <w:tcW w:w="0" w:type="auto"/>
            <w:vAlign w:val="bottom"/>
          </w:tcPr>
          <w:p w14:paraId="2AF18C55" w14:textId="2EAFF5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3B1B5A" w14:paraId="7036F92D" w14:textId="77777777" w:rsidTr="003B1B5A">
        <w:tc>
          <w:tcPr>
            <w:tcW w:w="0" w:type="auto"/>
            <w:vAlign w:val="bottom"/>
          </w:tcPr>
          <w:p w14:paraId="3ADB46A5" w14:textId="2F670D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bottom"/>
          </w:tcPr>
          <w:p w14:paraId="0931F2CC" w14:textId="1F6D476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C3C4131" w14:textId="3E5908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E9DE0C7" w14:textId="78A4CE1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733</w:t>
            </w:r>
          </w:p>
        </w:tc>
        <w:tc>
          <w:tcPr>
            <w:tcW w:w="0" w:type="auto"/>
            <w:vAlign w:val="bottom"/>
          </w:tcPr>
          <w:p w14:paraId="59C4DBF4" w14:textId="6582D3F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</w:tr>
      <w:tr w:rsidR="003B1B5A" w14:paraId="0DBB0361" w14:textId="77777777" w:rsidTr="003B1B5A">
        <w:tc>
          <w:tcPr>
            <w:tcW w:w="0" w:type="auto"/>
            <w:vAlign w:val="bottom"/>
          </w:tcPr>
          <w:p w14:paraId="080235E0" w14:textId="670AB0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bottom"/>
          </w:tcPr>
          <w:p w14:paraId="57D99609" w14:textId="20325A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15DB1EF" w14:textId="46B94CC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127FEF6D" w14:textId="4DC35A7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bottom"/>
          </w:tcPr>
          <w:p w14:paraId="5110D4A8" w14:textId="5A73525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298</w:t>
            </w:r>
          </w:p>
        </w:tc>
      </w:tr>
      <w:tr w:rsidR="003B1B5A" w14:paraId="41AC3894" w14:textId="77777777" w:rsidTr="003B1B5A">
        <w:tc>
          <w:tcPr>
            <w:tcW w:w="0" w:type="auto"/>
            <w:vAlign w:val="bottom"/>
          </w:tcPr>
          <w:p w14:paraId="5A7D6B9D" w14:textId="152AA0C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bottom"/>
          </w:tcPr>
          <w:p w14:paraId="18965BE6" w14:textId="1F66F5F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B5055AD" w14:textId="4BF5FDD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33F3C6DC" w14:textId="3718BC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2A20A6D0" w14:textId="4B06996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351</w:t>
            </w:r>
          </w:p>
        </w:tc>
      </w:tr>
      <w:tr w:rsidR="003B1B5A" w14:paraId="62E92602" w14:textId="77777777" w:rsidTr="003B1B5A">
        <w:tc>
          <w:tcPr>
            <w:tcW w:w="0" w:type="auto"/>
            <w:vAlign w:val="bottom"/>
          </w:tcPr>
          <w:p w14:paraId="07035664" w14:textId="5738145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bottom"/>
          </w:tcPr>
          <w:p w14:paraId="2615FEE4" w14:textId="1D71BE4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34E02C06" w14:textId="2F9D6D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1705A8B1" w14:textId="4588554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bottom"/>
          </w:tcPr>
          <w:p w14:paraId="4F253EDB" w14:textId="1A3CB9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</w:t>
            </w:r>
          </w:p>
        </w:tc>
      </w:tr>
      <w:tr w:rsidR="003B1B5A" w14:paraId="2A6A839A" w14:textId="77777777" w:rsidTr="003B1B5A">
        <w:tc>
          <w:tcPr>
            <w:tcW w:w="0" w:type="auto"/>
            <w:vAlign w:val="bottom"/>
          </w:tcPr>
          <w:p w14:paraId="2563FB63" w14:textId="2691E2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bottom"/>
          </w:tcPr>
          <w:p w14:paraId="07AFC495" w14:textId="45AD4C3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7D1543C5" w14:textId="245179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3D5CCE3" w14:textId="64A755F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2C21DEBB" w14:textId="0299BA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</w:t>
            </w:r>
          </w:p>
        </w:tc>
      </w:tr>
      <w:tr w:rsidR="003B1B5A" w14:paraId="21B59DFF" w14:textId="77777777" w:rsidTr="003B1B5A">
        <w:tc>
          <w:tcPr>
            <w:tcW w:w="0" w:type="auto"/>
            <w:vAlign w:val="bottom"/>
          </w:tcPr>
          <w:p w14:paraId="5347725A" w14:textId="5E87205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bottom"/>
          </w:tcPr>
          <w:p w14:paraId="76FAC481" w14:textId="00F08FF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D517297" w14:textId="27CF9F7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08A5C9B9" w14:textId="632677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657</w:t>
            </w:r>
          </w:p>
        </w:tc>
        <w:tc>
          <w:tcPr>
            <w:tcW w:w="0" w:type="auto"/>
            <w:vAlign w:val="bottom"/>
          </w:tcPr>
          <w:p w14:paraId="5B3880E4" w14:textId="55C0369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212</w:t>
            </w:r>
          </w:p>
        </w:tc>
      </w:tr>
      <w:tr w:rsidR="003B1B5A" w14:paraId="2494A127" w14:textId="77777777" w:rsidTr="003B1B5A">
        <w:tc>
          <w:tcPr>
            <w:tcW w:w="0" w:type="auto"/>
            <w:vAlign w:val="bottom"/>
          </w:tcPr>
          <w:p w14:paraId="4F7AFA15" w14:textId="49FC65C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bottom"/>
          </w:tcPr>
          <w:p w14:paraId="3BD8C52E" w14:textId="72D8577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6114F7B" w14:textId="70A0F6A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122C606" w14:textId="6A225C8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786</w:t>
            </w:r>
          </w:p>
        </w:tc>
        <w:tc>
          <w:tcPr>
            <w:tcW w:w="0" w:type="auto"/>
            <w:vAlign w:val="bottom"/>
          </w:tcPr>
          <w:p w14:paraId="0E13B1B2" w14:textId="434459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250</w:t>
            </w:r>
          </w:p>
        </w:tc>
      </w:tr>
      <w:tr w:rsidR="003B1B5A" w14:paraId="450D6840" w14:textId="77777777" w:rsidTr="003B1B5A">
        <w:tc>
          <w:tcPr>
            <w:tcW w:w="0" w:type="auto"/>
            <w:vAlign w:val="bottom"/>
          </w:tcPr>
          <w:p w14:paraId="74F72470" w14:textId="3017F49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bottom"/>
          </w:tcPr>
          <w:p w14:paraId="483DE3A2" w14:textId="220E8A7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9529CF0" w14:textId="22E3A42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415B69EC" w14:textId="121CE4E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484</w:t>
            </w:r>
          </w:p>
        </w:tc>
        <w:tc>
          <w:tcPr>
            <w:tcW w:w="0" w:type="auto"/>
            <w:vAlign w:val="bottom"/>
          </w:tcPr>
          <w:p w14:paraId="6AFB4831" w14:textId="798634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296</w:t>
            </w:r>
          </w:p>
        </w:tc>
      </w:tr>
      <w:tr w:rsidR="003B1B5A" w14:paraId="450B5715" w14:textId="77777777" w:rsidTr="003B1B5A">
        <w:tc>
          <w:tcPr>
            <w:tcW w:w="0" w:type="auto"/>
            <w:vAlign w:val="bottom"/>
          </w:tcPr>
          <w:p w14:paraId="2E65412F" w14:textId="2C85EC2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bottom"/>
          </w:tcPr>
          <w:p w14:paraId="7D826B0F" w14:textId="28C122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0F520721" w14:textId="1465D5F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58E82706" w14:textId="21CEF0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bottom"/>
          </w:tcPr>
          <w:p w14:paraId="5D2DE732" w14:textId="1ADA067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</w:tr>
      <w:tr w:rsidR="003B1B5A" w14:paraId="059B8CE4" w14:textId="77777777" w:rsidTr="003B1B5A">
        <w:tc>
          <w:tcPr>
            <w:tcW w:w="0" w:type="auto"/>
            <w:vAlign w:val="bottom"/>
          </w:tcPr>
          <w:p w14:paraId="5F18AC60" w14:textId="3936F4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bottom"/>
          </w:tcPr>
          <w:p w14:paraId="5099C05B" w14:textId="0C52649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357548F6" w14:textId="4FEA4B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6F7CE067" w14:textId="6A65FC9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393</w:t>
            </w:r>
          </w:p>
        </w:tc>
        <w:tc>
          <w:tcPr>
            <w:tcW w:w="0" w:type="auto"/>
            <w:vAlign w:val="bottom"/>
          </w:tcPr>
          <w:p w14:paraId="24B9C3DC" w14:textId="6599324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177</w:t>
            </w:r>
          </w:p>
        </w:tc>
      </w:tr>
      <w:tr w:rsidR="003B1B5A" w14:paraId="684F99C6" w14:textId="77777777" w:rsidTr="003B1B5A">
        <w:tc>
          <w:tcPr>
            <w:tcW w:w="0" w:type="auto"/>
            <w:vAlign w:val="bottom"/>
          </w:tcPr>
          <w:p w14:paraId="3B78C29F" w14:textId="4129E74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bottom"/>
          </w:tcPr>
          <w:p w14:paraId="22CF25A8" w14:textId="7F9AEF8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7FE453FA" w14:textId="75E2F7B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757695A1" w14:textId="1F46D96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1006</w:t>
            </w:r>
          </w:p>
        </w:tc>
        <w:tc>
          <w:tcPr>
            <w:tcW w:w="0" w:type="auto"/>
            <w:vAlign w:val="bottom"/>
          </w:tcPr>
          <w:p w14:paraId="61572C69" w14:textId="7C0F83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234</w:t>
            </w:r>
          </w:p>
        </w:tc>
      </w:tr>
      <w:tr w:rsidR="003B1B5A" w14:paraId="2A8F19EC" w14:textId="77777777" w:rsidTr="003B1B5A">
        <w:tc>
          <w:tcPr>
            <w:tcW w:w="0" w:type="auto"/>
            <w:vAlign w:val="bottom"/>
          </w:tcPr>
          <w:p w14:paraId="50CB34C5" w14:textId="7A36ECC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bottom"/>
          </w:tcPr>
          <w:p w14:paraId="1EB43C5D" w14:textId="2827450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037C8A9D" w14:textId="058FB4D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5BDE5FCE" w14:textId="7519AF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957</w:t>
            </w:r>
          </w:p>
        </w:tc>
        <w:tc>
          <w:tcPr>
            <w:tcW w:w="0" w:type="auto"/>
            <w:vAlign w:val="bottom"/>
          </w:tcPr>
          <w:p w14:paraId="7D0E5991" w14:textId="755FD3E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  <w:tr w:rsidR="003B1B5A" w14:paraId="51DA3CE5" w14:textId="77777777" w:rsidTr="003B1B5A">
        <w:tc>
          <w:tcPr>
            <w:tcW w:w="0" w:type="auto"/>
            <w:vAlign w:val="bottom"/>
          </w:tcPr>
          <w:p w14:paraId="4EE22B28" w14:textId="78516C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bottom"/>
          </w:tcPr>
          <w:p w14:paraId="559E6EC1" w14:textId="66BD83F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3A0BB80F" w14:textId="0F7D27A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6EA0D809" w14:textId="4F66E19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0" w:type="auto"/>
            <w:vAlign w:val="bottom"/>
          </w:tcPr>
          <w:p w14:paraId="2B8CC124" w14:textId="38EA743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328</w:t>
            </w:r>
          </w:p>
        </w:tc>
      </w:tr>
      <w:tr w:rsidR="003B1B5A" w14:paraId="0E601220" w14:textId="77777777" w:rsidTr="003B1B5A">
        <w:tc>
          <w:tcPr>
            <w:tcW w:w="0" w:type="auto"/>
            <w:vAlign w:val="bottom"/>
          </w:tcPr>
          <w:p w14:paraId="3C5F0D96" w14:textId="157857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bottom"/>
          </w:tcPr>
          <w:p w14:paraId="2598F8A7" w14:textId="44B0E3C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7887EB3E" w14:textId="511FBA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11589BCB" w14:textId="4944FBA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bottom"/>
          </w:tcPr>
          <w:p w14:paraId="0F5D6E60" w14:textId="767731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</w:t>
            </w:r>
          </w:p>
        </w:tc>
      </w:tr>
      <w:tr w:rsidR="003B1B5A" w14:paraId="453D28EE" w14:textId="77777777" w:rsidTr="003B1B5A">
        <w:tc>
          <w:tcPr>
            <w:tcW w:w="0" w:type="auto"/>
            <w:vAlign w:val="bottom"/>
          </w:tcPr>
          <w:p w14:paraId="16A40069" w14:textId="55B6A50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bottom"/>
          </w:tcPr>
          <w:p w14:paraId="2CB08B1F" w14:textId="5AE6E8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0BD5E8F9" w14:textId="6769854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28576197" w14:textId="562A789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606</w:t>
            </w:r>
          </w:p>
        </w:tc>
        <w:tc>
          <w:tcPr>
            <w:tcW w:w="0" w:type="auto"/>
            <w:vAlign w:val="bottom"/>
          </w:tcPr>
          <w:p w14:paraId="3B479C1F" w14:textId="366202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</w:tr>
      <w:tr w:rsidR="003B1B5A" w14:paraId="4CF9994E" w14:textId="77777777" w:rsidTr="003B1B5A">
        <w:tc>
          <w:tcPr>
            <w:tcW w:w="0" w:type="auto"/>
            <w:vAlign w:val="bottom"/>
          </w:tcPr>
          <w:p w14:paraId="5657F9DE" w14:textId="691989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bottom"/>
          </w:tcPr>
          <w:p w14:paraId="08199776" w14:textId="13C02B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58D44D3A" w14:textId="4E64635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3A38F39" w14:textId="7C44306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621</w:t>
            </w:r>
          </w:p>
        </w:tc>
        <w:tc>
          <w:tcPr>
            <w:tcW w:w="0" w:type="auto"/>
            <w:vAlign w:val="bottom"/>
          </w:tcPr>
          <w:p w14:paraId="14BA5FCB" w14:textId="5F0124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</w:tr>
      <w:tr w:rsidR="003B1B5A" w14:paraId="6F404752" w14:textId="77777777" w:rsidTr="003B1B5A">
        <w:tc>
          <w:tcPr>
            <w:tcW w:w="0" w:type="auto"/>
            <w:vAlign w:val="bottom"/>
          </w:tcPr>
          <w:p w14:paraId="1E7B25C5" w14:textId="49EBAB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bottom"/>
          </w:tcPr>
          <w:p w14:paraId="7564C7A3" w14:textId="710DC8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364BA696" w14:textId="38C8E1E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F429167" w14:textId="0D8EFE8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502</w:t>
            </w:r>
          </w:p>
        </w:tc>
        <w:tc>
          <w:tcPr>
            <w:tcW w:w="0" w:type="auto"/>
            <w:vAlign w:val="bottom"/>
          </w:tcPr>
          <w:p w14:paraId="07D0C5C8" w14:textId="41C6A5C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267</w:t>
            </w:r>
          </w:p>
        </w:tc>
      </w:tr>
      <w:tr w:rsidR="003B1B5A" w14:paraId="624617F6" w14:textId="77777777" w:rsidTr="003B1B5A">
        <w:tc>
          <w:tcPr>
            <w:tcW w:w="0" w:type="auto"/>
            <w:vAlign w:val="bottom"/>
          </w:tcPr>
          <w:p w14:paraId="0FFD0170" w14:textId="7CD2BA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bottom"/>
          </w:tcPr>
          <w:p w14:paraId="782CE7D9" w14:textId="3B4400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6DC75894" w14:textId="3AD757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139E2393" w14:textId="72550C5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173</w:t>
            </w:r>
          </w:p>
        </w:tc>
        <w:tc>
          <w:tcPr>
            <w:tcW w:w="0" w:type="auto"/>
            <w:vAlign w:val="bottom"/>
          </w:tcPr>
          <w:p w14:paraId="34C770FB" w14:textId="43C75F5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315</w:t>
            </w:r>
          </w:p>
        </w:tc>
      </w:tr>
      <w:tr w:rsidR="003B1B5A" w14:paraId="1D7E228D" w14:textId="77777777" w:rsidTr="003B1B5A">
        <w:tc>
          <w:tcPr>
            <w:tcW w:w="0" w:type="auto"/>
            <w:vAlign w:val="bottom"/>
          </w:tcPr>
          <w:p w14:paraId="36121CD9" w14:textId="52A253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bottom"/>
          </w:tcPr>
          <w:p w14:paraId="6FE97A8F" w14:textId="38599C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6B0FB5F5" w14:textId="60DC69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54C47B81" w14:textId="02B8AC2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10C2D550" w14:textId="01B1971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</w:t>
            </w:r>
          </w:p>
        </w:tc>
      </w:tr>
      <w:tr w:rsidR="003B1B5A" w14:paraId="337B41C9" w14:textId="77777777" w:rsidTr="003B1B5A">
        <w:tc>
          <w:tcPr>
            <w:tcW w:w="0" w:type="auto"/>
            <w:vAlign w:val="bottom"/>
          </w:tcPr>
          <w:p w14:paraId="0B002F74" w14:textId="14FCDF1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bottom"/>
          </w:tcPr>
          <w:p w14:paraId="21291968" w14:textId="440728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40C08153" w14:textId="619C383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342E1F20" w14:textId="4125EB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335</w:t>
            </w:r>
          </w:p>
        </w:tc>
        <w:tc>
          <w:tcPr>
            <w:tcW w:w="0" w:type="auto"/>
            <w:vAlign w:val="bottom"/>
          </w:tcPr>
          <w:p w14:paraId="686CDD86" w14:textId="66C6879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</w:t>
            </w:r>
          </w:p>
        </w:tc>
      </w:tr>
      <w:tr w:rsidR="003B1B5A" w14:paraId="022B5979" w14:textId="77777777" w:rsidTr="003B1B5A">
        <w:tc>
          <w:tcPr>
            <w:tcW w:w="0" w:type="auto"/>
            <w:vAlign w:val="bottom"/>
          </w:tcPr>
          <w:p w14:paraId="1A978946" w14:textId="694BE25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bottom"/>
          </w:tcPr>
          <w:p w14:paraId="427A0052" w14:textId="1F3769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5D6B24FA" w14:textId="2BCE35F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727666D4" w14:textId="20F9EE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705</w:t>
            </w:r>
          </w:p>
        </w:tc>
        <w:tc>
          <w:tcPr>
            <w:tcW w:w="0" w:type="auto"/>
            <w:vAlign w:val="bottom"/>
          </w:tcPr>
          <w:p w14:paraId="4353D551" w14:textId="2F2E12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</w:tr>
      <w:tr w:rsidR="003B1B5A" w14:paraId="774EA152" w14:textId="77777777" w:rsidTr="003B1B5A">
        <w:tc>
          <w:tcPr>
            <w:tcW w:w="0" w:type="auto"/>
            <w:vAlign w:val="bottom"/>
          </w:tcPr>
          <w:p w14:paraId="541430A7" w14:textId="158CB2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bottom"/>
          </w:tcPr>
          <w:p w14:paraId="259B4B44" w14:textId="51B265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0" w:type="auto"/>
            <w:vAlign w:val="bottom"/>
          </w:tcPr>
          <w:p w14:paraId="51A33CF4" w14:textId="43FC86A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7E6640E4" w14:textId="49C62A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33D46C61" w14:textId="524A103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</w:tr>
      <w:tr w:rsidR="003B1B5A" w14:paraId="359355D5" w14:textId="77777777" w:rsidTr="003B1B5A">
        <w:tc>
          <w:tcPr>
            <w:tcW w:w="0" w:type="auto"/>
            <w:vAlign w:val="bottom"/>
          </w:tcPr>
          <w:p w14:paraId="1E8FD00F" w14:textId="7E5C25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bottom"/>
          </w:tcPr>
          <w:p w14:paraId="0E2DA04D" w14:textId="3015C46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0" w:type="auto"/>
            <w:vAlign w:val="bottom"/>
          </w:tcPr>
          <w:p w14:paraId="076B5D14" w14:textId="4E1DA26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CDE7719" w14:textId="61EB24B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662</w:t>
            </w:r>
          </w:p>
        </w:tc>
        <w:tc>
          <w:tcPr>
            <w:tcW w:w="0" w:type="auto"/>
            <w:vAlign w:val="bottom"/>
          </w:tcPr>
          <w:p w14:paraId="3D8BC1B7" w14:textId="14ECC3F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274</w:t>
            </w:r>
          </w:p>
        </w:tc>
      </w:tr>
      <w:tr w:rsidR="003B1B5A" w14:paraId="12398FA8" w14:textId="77777777" w:rsidTr="003B1B5A">
        <w:tc>
          <w:tcPr>
            <w:tcW w:w="0" w:type="auto"/>
            <w:vAlign w:val="bottom"/>
          </w:tcPr>
          <w:p w14:paraId="7050A9BD" w14:textId="5A26D71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0" w:type="auto"/>
            <w:vAlign w:val="bottom"/>
          </w:tcPr>
          <w:p w14:paraId="618C9DF0" w14:textId="1F173B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6A93D7C7" w14:textId="5942CD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44C9D418" w14:textId="72C33F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bottom"/>
          </w:tcPr>
          <w:p w14:paraId="0DDA7EA7" w14:textId="47784D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133</w:t>
            </w:r>
          </w:p>
        </w:tc>
      </w:tr>
      <w:tr w:rsidR="003B1B5A" w14:paraId="408EFBD5" w14:textId="77777777" w:rsidTr="003B1B5A">
        <w:tc>
          <w:tcPr>
            <w:tcW w:w="0" w:type="auto"/>
            <w:vAlign w:val="bottom"/>
          </w:tcPr>
          <w:p w14:paraId="4548E258" w14:textId="6D2ED40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0" w:type="auto"/>
            <w:vAlign w:val="bottom"/>
          </w:tcPr>
          <w:p w14:paraId="18201A4B" w14:textId="388951B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229D7E4C" w14:textId="0710711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0F02F54A" w14:textId="1CCF14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1262</w:t>
            </w:r>
          </w:p>
        </w:tc>
        <w:tc>
          <w:tcPr>
            <w:tcW w:w="0" w:type="auto"/>
            <w:vAlign w:val="bottom"/>
          </w:tcPr>
          <w:p w14:paraId="7F88DCE3" w14:textId="4F5D3A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228</w:t>
            </w:r>
          </w:p>
        </w:tc>
      </w:tr>
      <w:tr w:rsidR="003B1B5A" w14:paraId="0D3E4FF6" w14:textId="77777777" w:rsidTr="003B1B5A">
        <w:tc>
          <w:tcPr>
            <w:tcW w:w="0" w:type="auto"/>
            <w:vAlign w:val="bottom"/>
          </w:tcPr>
          <w:p w14:paraId="485FEE86" w14:textId="46A9D8F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0" w:type="auto"/>
            <w:vAlign w:val="bottom"/>
          </w:tcPr>
          <w:p w14:paraId="234E63D9" w14:textId="7CF5007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11593528" w14:textId="5E1F26A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2658F149" w14:textId="6C19A2D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284</w:t>
            </w:r>
          </w:p>
        </w:tc>
        <w:tc>
          <w:tcPr>
            <w:tcW w:w="0" w:type="auto"/>
            <w:vAlign w:val="bottom"/>
          </w:tcPr>
          <w:p w14:paraId="3D2D4860" w14:textId="2E89D0D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278</w:t>
            </w:r>
          </w:p>
        </w:tc>
      </w:tr>
      <w:tr w:rsidR="003B1B5A" w14:paraId="225EA369" w14:textId="77777777" w:rsidTr="003B1B5A">
        <w:tc>
          <w:tcPr>
            <w:tcW w:w="0" w:type="auto"/>
            <w:vAlign w:val="bottom"/>
          </w:tcPr>
          <w:p w14:paraId="2A8E55FA" w14:textId="781E09A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0" w:type="auto"/>
            <w:vAlign w:val="bottom"/>
          </w:tcPr>
          <w:p w14:paraId="318527D8" w14:textId="3364DF9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2012</w:t>
            </w:r>
          </w:p>
        </w:tc>
        <w:tc>
          <w:tcPr>
            <w:tcW w:w="0" w:type="auto"/>
            <w:vAlign w:val="bottom"/>
          </w:tcPr>
          <w:p w14:paraId="5C566302" w14:textId="3FE2D6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79211FE3" w14:textId="7C53CDB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bottom"/>
          </w:tcPr>
          <w:p w14:paraId="06D13158" w14:textId="36070DB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</w:t>
            </w:r>
          </w:p>
        </w:tc>
      </w:tr>
      <w:tr w:rsidR="003B1B5A" w14:paraId="518E4881" w14:textId="77777777" w:rsidTr="003B1B5A">
        <w:tc>
          <w:tcPr>
            <w:tcW w:w="0" w:type="auto"/>
            <w:vAlign w:val="bottom"/>
          </w:tcPr>
          <w:p w14:paraId="23AFAD97" w14:textId="47A6F10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0" w:type="auto"/>
            <w:vAlign w:val="bottom"/>
          </w:tcPr>
          <w:p w14:paraId="25A34768" w14:textId="6A79DD4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2012</w:t>
            </w:r>
          </w:p>
        </w:tc>
        <w:tc>
          <w:tcPr>
            <w:tcW w:w="0" w:type="auto"/>
            <w:vAlign w:val="bottom"/>
          </w:tcPr>
          <w:p w14:paraId="03F73A8D" w14:textId="6029F18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3E8DD790" w14:textId="4423F65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802</w:t>
            </w:r>
          </w:p>
        </w:tc>
        <w:tc>
          <w:tcPr>
            <w:tcW w:w="0" w:type="auto"/>
            <w:vAlign w:val="bottom"/>
          </w:tcPr>
          <w:p w14:paraId="62938CD2" w14:textId="32ADBB0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</w:t>
            </w:r>
          </w:p>
        </w:tc>
      </w:tr>
      <w:tr w:rsidR="003B1B5A" w14:paraId="27DD8FFD" w14:textId="77777777" w:rsidTr="003B1B5A">
        <w:tc>
          <w:tcPr>
            <w:tcW w:w="0" w:type="auto"/>
            <w:vAlign w:val="bottom"/>
          </w:tcPr>
          <w:p w14:paraId="5A804C23" w14:textId="4DECAC1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bottom"/>
          </w:tcPr>
          <w:p w14:paraId="06F5BB4D" w14:textId="0B93098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1C1F319F" w14:textId="22E187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73BF6086" w14:textId="410756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bottom"/>
          </w:tcPr>
          <w:p w14:paraId="0FE6E4A0" w14:textId="5199656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</w:t>
            </w:r>
          </w:p>
        </w:tc>
      </w:tr>
      <w:tr w:rsidR="003B1B5A" w14:paraId="69A03E24" w14:textId="77777777" w:rsidTr="003B1B5A">
        <w:tc>
          <w:tcPr>
            <w:tcW w:w="0" w:type="auto"/>
            <w:vAlign w:val="bottom"/>
          </w:tcPr>
          <w:p w14:paraId="79E9A9C9" w14:textId="04D3774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bottom"/>
          </w:tcPr>
          <w:p w14:paraId="14236BCC" w14:textId="3F93E9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2DEB3A9E" w14:textId="2879BBD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34347A25" w14:textId="61270C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1143</w:t>
            </w:r>
          </w:p>
        </w:tc>
        <w:tc>
          <w:tcPr>
            <w:tcW w:w="0" w:type="auto"/>
            <w:vAlign w:val="bottom"/>
          </w:tcPr>
          <w:p w14:paraId="5C3EA080" w14:textId="32159B9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</w:t>
            </w:r>
          </w:p>
        </w:tc>
      </w:tr>
      <w:tr w:rsidR="003B1B5A" w14:paraId="4F0715B0" w14:textId="77777777" w:rsidTr="003B1B5A">
        <w:tc>
          <w:tcPr>
            <w:tcW w:w="0" w:type="auto"/>
            <w:vAlign w:val="bottom"/>
          </w:tcPr>
          <w:p w14:paraId="437CDDA5" w14:textId="01FE43A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bottom"/>
          </w:tcPr>
          <w:p w14:paraId="284FD25E" w14:textId="12760AB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1946284F" w14:textId="5585553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33850F1B" w14:textId="7723D85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909</w:t>
            </w:r>
          </w:p>
        </w:tc>
        <w:tc>
          <w:tcPr>
            <w:tcW w:w="0" w:type="auto"/>
            <w:vAlign w:val="bottom"/>
          </w:tcPr>
          <w:p w14:paraId="12A13F53" w14:textId="352F002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249</w:t>
            </w:r>
          </w:p>
        </w:tc>
      </w:tr>
      <w:tr w:rsidR="003B1B5A" w14:paraId="79D55D03" w14:textId="77777777" w:rsidTr="003B1B5A">
        <w:tc>
          <w:tcPr>
            <w:tcW w:w="0" w:type="auto"/>
            <w:vAlign w:val="bottom"/>
          </w:tcPr>
          <w:p w14:paraId="5DD7E62A" w14:textId="6726D3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</w:t>
            </w:r>
          </w:p>
        </w:tc>
        <w:tc>
          <w:tcPr>
            <w:tcW w:w="0" w:type="auto"/>
            <w:vAlign w:val="bottom"/>
          </w:tcPr>
          <w:p w14:paraId="3EA5C24F" w14:textId="579394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781C1D7F" w14:textId="53B1E7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69A4984E" w14:textId="6B1475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161</w:t>
            </w:r>
          </w:p>
        </w:tc>
        <w:tc>
          <w:tcPr>
            <w:tcW w:w="0" w:type="auto"/>
            <w:vAlign w:val="bottom"/>
          </w:tcPr>
          <w:p w14:paraId="6A73DC3F" w14:textId="0AEDD8D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317</w:t>
            </w:r>
          </w:p>
        </w:tc>
      </w:tr>
      <w:tr w:rsidR="003B1B5A" w14:paraId="29CAE6B5" w14:textId="77777777" w:rsidTr="003B1B5A">
        <w:tc>
          <w:tcPr>
            <w:tcW w:w="0" w:type="auto"/>
            <w:vAlign w:val="bottom"/>
          </w:tcPr>
          <w:p w14:paraId="095E2D29" w14:textId="61A59D3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bottom"/>
          </w:tcPr>
          <w:p w14:paraId="7CF7351D" w14:textId="298DBF7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32BD94B8" w14:textId="3DF6382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2DFF2200" w14:textId="29D6064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bottom"/>
          </w:tcPr>
          <w:p w14:paraId="2FC81498" w14:textId="12BC2CF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</w:tr>
      <w:tr w:rsidR="003B1B5A" w14:paraId="2355F9FB" w14:textId="77777777" w:rsidTr="003B1B5A">
        <w:tc>
          <w:tcPr>
            <w:tcW w:w="0" w:type="auto"/>
            <w:vAlign w:val="bottom"/>
          </w:tcPr>
          <w:p w14:paraId="68017F46" w14:textId="5815984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0" w:type="auto"/>
            <w:vAlign w:val="bottom"/>
          </w:tcPr>
          <w:p w14:paraId="1C7C9240" w14:textId="4F80D8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7203515A" w14:textId="1CF8E3B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0454DB11" w14:textId="1345AAD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  <w:tc>
          <w:tcPr>
            <w:tcW w:w="0" w:type="auto"/>
            <w:vAlign w:val="bottom"/>
          </w:tcPr>
          <w:p w14:paraId="4664C7E8" w14:textId="72B7EA7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</w:t>
            </w:r>
          </w:p>
        </w:tc>
      </w:tr>
      <w:tr w:rsidR="003B1B5A" w14:paraId="593E48EA" w14:textId="77777777" w:rsidTr="003B1B5A">
        <w:tc>
          <w:tcPr>
            <w:tcW w:w="0" w:type="auto"/>
            <w:vAlign w:val="bottom"/>
          </w:tcPr>
          <w:p w14:paraId="3463DED6" w14:textId="14ABF5A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62</w:t>
            </w:r>
          </w:p>
        </w:tc>
        <w:tc>
          <w:tcPr>
            <w:tcW w:w="0" w:type="auto"/>
            <w:vAlign w:val="bottom"/>
          </w:tcPr>
          <w:p w14:paraId="76688A9C" w14:textId="23FC21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239A7ED5" w14:textId="1A8C9C3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900641A" w14:textId="1F52593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468</w:t>
            </w:r>
          </w:p>
        </w:tc>
        <w:tc>
          <w:tcPr>
            <w:tcW w:w="0" w:type="auto"/>
            <w:vAlign w:val="bottom"/>
          </w:tcPr>
          <w:p w14:paraId="1F0D3887" w14:textId="3535DF1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281</w:t>
            </w:r>
          </w:p>
        </w:tc>
      </w:tr>
      <w:tr w:rsidR="003B1B5A" w14:paraId="7DE50BA3" w14:textId="77777777" w:rsidTr="003B1B5A">
        <w:tc>
          <w:tcPr>
            <w:tcW w:w="0" w:type="auto"/>
            <w:vAlign w:val="bottom"/>
          </w:tcPr>
          <w:p w14:paraId="458029DA" w14:textId="6EBC20B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</w:t>
            </w:r>
          </w:p>
        </w:tc>
        <w:tc>
          <w:tcPr>
            <w:tcW w:w="0" w:type="auto"/>
            <w:vAlign w:val="bottom"/>
          </w:tcPr>
          <w:p w14:paraId="60D258CD" w14:textId="4240D3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00A58AB1" w14:textId="4BEC31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69C65016" w14:textId="3F23599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77FB4723" w14:textId="4A314F8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</w:tr>
      <w:tr w:rsidR="003B1B5A" w14:paraId="20A190EE" w14:textId="77777777" w:rsidTr="003B1B5A">
        <w:tc>
          <w:tcPr>
            <w:tcW w:w="0" w:type="auto"/>
            <w:vAlign w:val="bottom"/>
          </w:tcPr>
          <w:p w14:paraId="56FC6B38" w14:textId="60C494B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0" w:type="auto"/>
            <w:vAlign w:val="bottom"/>
          </w:tcPr>
          <w:p w14:paraId="2CAA18B0" w14:textId="7089B3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1481ED82" w14:textId="6DA8D3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57815856" w14:textId="00D9B8A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bottom"/>
          </w:tcPr>
          <w:p w14:paraId="1826B95B" w14:textId="3B8E93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</w:tr>
      <w:tr w:rsidR="003B1B5A" w14:paraId="684853F2" w14:textId="77777777" w:rsidTr="003B1B5A">
        <w:tc>
          <w:tcPr>
            <w:tcW w:w="0" w:type="auto"/>
            <w:vAlign w:val="bottom"/>
          </w:tcPr>
          <w:p w14:paraId="7141CF21" w14:textId="67AA2BC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0" w:type="auto"/>
            <w:vAlign w:val="bottom"/>
          </w:tcPr>
          <w:p w14:paraId="04B40892" w14:textId="065E99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09B98BF4" w14:textId="7636C19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2E3ACAFC" w14:textId="2DAEB8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557</w:t>
            </w:r>
          </w:p>
        </w:tc>
        <w:tc>
          <w:tcPr>
            <w:tcW w:w="0" w:type="auto"/>
            <w:vAlign w:val="bottom"/>
          </w:tcPr>
          <w:p w14:paraId="2089F9FE" w14:textId="22D947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257</w:t>
            </w:r>
          </w:p>
        </w:tc>
      </w:tr>
      <w:tr w:rsidR="003B1B5A" w14:paraId="796F74F3" w14:textId="77777777" w:rsidTr="003B1B5A">
        <w:tc>
          <w:tcPr>
            <w:tcW w:w="0" w:type="auto"/>
            <w:vAlign w:val="bottom"/>
          </w:tcPr>
          <w:p w14:paraId="39C9607A" w14:textId="049B26C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0" w:type="auto"/>
            <w:vAlign w:val="bottom"/>
          </w:tcPr>
          <w:p w14:paraId="7D8701EE" w14:textId="4F2C1E8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3F6210F4" w14:textId="6A9BE04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0314678" w14:textId="78F80FA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278</w:t>
            </w:r>
          </w:p>
        </w:tc>
        <w:tc>
          <w:tcPr>
            <w:tcW w:w="0" w:type="auto"/>
            <w:vAlign w:val="bottom"/>
          </w:tcPr>
          <w:p w14:paraId="6D693DA9" w14:textId="5F7E8B2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  <w:tr w:rsidR="003B1B5A" w14:paraId="0AE9D9ED" w14:textId="77777777" w:rsidTr="003B1B5A">
        <w:tc>
          <w:tcPr>
            <w:tcW w:w="0" w:type="auto"/>
            <w:vAlign w:val="bottom"/>
          </w:tcPr>
          <w:p w14:paraId="43E69885" w14:textId="14AC7A2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</w:t>
            </w:r>
          </w:p>
        </w:tc>
        <w:tc>
          <w:tcPr>
            <w:tcW w:w="0" w:type="auto"/>
            <w:vAlign w:val="bottom"/>
          </w:tcPr>
          <w:p w14:paraId="0076051B" w14:textId="37D826F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4AAE87AB" w14:textId="7A5B3C3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24978111" w14:textId="192251E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0" w:type="auto"/>
            <w:vAlign w:val="bottom"/>
          </w:tcPr>
          <w:p w14:paraId="633F353A" w14:textId="54AC62F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322</w:t>
            </w:r>
          </w:p>
        </w:tc>
      </w:tr>
      <w:tr w:rsidR="003B1B5A" w14:paraId="368A9EE2" w14:textId="77777777" w:rsidTr="003B1B5A">
        <w:tc>
          <w:tcPr>
            <w:tcW w:w="0" w:type="auto"/>
            <w:vAlign w:val="bottom"/>
          </w:tcPr>
          <w:p w14:paraId="485A0322" w14:textId="745E182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</w:t>
            </w:r>
          </w:p>
        </w:tc>
        <w:tc>
          <w:tcPr>
            <w:tcW w:w="0" w:type="auto"/>
            <w:vAlign w:val="bottom"/>
          </w:tcPr>
          <w:p w14:paraId="4037055F" w14:textId="58D0F8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9D5D512" w14:textId="63DCA4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3B5BD8EC" w14:textId="2296E3D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725</w:t>
            </w:r>
          </w:p>
        </w:tc>
        <w:tc>
          <w:tcPr>
            <w:tcW w:w="0" w:type="auto"/>
            <w:vAlign w:val="bottom"/>
          </w:tcPr>
          <w:p w14:paraId="4D9DB737" w14:textId="11AFF48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222</w:t>
            </w:r>
          </w:p>
        </w:tc>
      </w:tr>
      <w:tr w:rsidR="003B1B5A" w14:paraId="12ABE1EC" w14:textId="77777777" w:rsidTr="003B1B5A">
        <w:tc>
          <w:tcPr>
            <w:tcW w:w="0" w:type="auto"/>
            <w:vAlign w:val="bottom"/>
          </w:tcPr>
          <w:p w14:paraId="7EFE1F23" w14:textId="264543E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0" w:type="auto"/>
            <w:vAlign w:val="bottom"/>
          </w:tcPr>
          <w:p w14:paraId="75FD7627" w14:textId="4A49B7E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7AA9A80" w14:textId="091FDB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6F5DC5F" w14:textId="2634902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439</w:t>
            </w:r>
          </w:p>
        </w:tc>
        <w:tc>
          <w:tcPr>
            <w:tcW w:w="0" w:type="auto"/>
            <w:vAlign w:val="bottom"/>
          </w:tcPr>
          <w:p w14:paraId="2113E103" w14:textId="498AC2B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265</w:t>
            </w:r>
          </w:p>
        </w:tc>
      </w:tr>
      <w:tr w:rsidR="003B1B5A" w14:paraId="5A0E8E02" w14:textId="77777777" w:rsidTr="003B1B5A">
        <w:tc>
          <w:tcPr>
            <w:tcW w:w="0" w:type="auto"/>
            <w:vAlign w:val="bottom"/>
          </w:tcPr>
          <w:p w14:paraId="6706C631" w14:textId="6B5BE5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0" w:type="auto"/>
            <w:vAlign w:val="bottom"/>
          </w:tcPr>
          <w:p w14:paraId="09EE2D21" w14:textId="3F8714D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14610F9" w14:textId="3C371A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4805ECF5" w14:textId="28F8DD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bottom"/>
          </w:tcPr>
          <w:p w14:paraId="26605E4E" w14:textId="6E5770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301</w:t>
            </w:r>
          </w:p>
        </w:tc>
      </w:tr>
      <w:tr w:rsidR="003B1B5A" w14:paraId="101DED6B" w14:textId="77777777" w:rsidTr="003B1B5A">
        <w:tc>
          <w:tcPr>
            <w:tcW w:w="0" w:type="auto"/>
            <w:vAlign w:val="bottom"/>
          </w:tcPr>
          <w:p w14:paraId="7B6ABAFD" w14:textId="2B9397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0" w:type="auto"/>
            <w:vAlign w:val="bottom"/>
          </w:tcPr>
          <w:p w14:paraId="48947B10" w14:textId="58382D8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0341F819" w14:textId="7E38348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14D77E0C" w14:textId="4D4391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542</w:t>
            </w:r>
          </w:p>
        </w:tc>
        <w:tc>
          <w:tcPr>
            <w:tcW w:w="0" w:type="auto"/>
            <w:vAlign w:val="bottom"/>
          </w:tcPr>
          <w:p w14:paraId="2A0B5739" w14:textId="3442398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188</w:t>
            </w:r>
          </w:p>
        </w:tc>
      </w:tr>
      <w:tr w:rsidR="003B1B5A" w14:paraId="1881178B" w14:textId="77777777" w:rsidTr="003B1B5A">
        <w:tc>
          <w:tcPr>
            <w:tcW w:w="0" w:type="auto"/>
            <w:vAlign w:val="bottom"/>
          </w:tcPr>
          <w:p w14:paraId="6729CED3" w14:textId="6BA65A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0" w:type="auto"/>
            <w:vAlign w:val="bottom"/>
          </w:tcPr>
          <w:p w14:paraId="49F07441" w14:textId="67E79B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28A8C844" w14:textId="3B3DD07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E17ACB2" w14:textId="4D73F4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838</w:t>
            </w:r>
          </w:p>
        </w:tc>
        <w:tc>
          <w:tcPr>
            <w:tcW w:w="0" w:type="auto"/>
            <w:vAlign w:val="bottom"/>
          </w:tcPr>
          <w:p w14:paraId="1D491A42" w14:textId="74654EE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247</w:t>
            </w:r>
          </w:p>
        </w:tc>
      </w:tr>
      <w:tr w:rsidR="003B1B5A" w14:paraId="249C519D" w14:textId="77777777" w:rsidTr="003B1B5A">
        <w:tc>
          <w:tcPr>
            <w:tcW w:w="0" w:type="auto"/>
            <w:vAlign w:val="bottom"/>
          </w:tcPr>
          <w:p w14:paraId="2B70E080" w14:textId="6D9049F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0" w:type="auto"/>
            <w:vAlign w:val="bottom"/>
          </w:tcPr>
          <w:p w14:paraId="24616066" w14:textId="537220A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46BBF0FC" w14:textId="5C5ABE9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318DBC6" w14:textId="204E9B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246</w:t>
            </w:r>
          </w:p>
        </w:tc>
        <w:tc>
          <w:tcPr>
            <w:tcW w:w="0" w:type="auto"/>
            <w:vAlign w:val="bottom"/>
          </w:tcPr>
          <w:p w14:paraId="5BB407CE" w14:textId="02B3EF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294</w:t>
            </w:r>
          </w:p>
        </w:tc>
      </w:tr>
      <w:tr w:rsidR="003B1B5A" w14:paraId="04968486" w14:textId="77777777" w:rsidTr="003B1B5A">
        <w:tc>
          <w:tcPr>
            <w:tcW w:w="0" w:type="auto"/>
            <w:vAlign w:val="bottom"/>
          </w:tcPr>
          <w:p w14:paraId="1BF3BD78" w14:textId="4C07816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0" w:type="auto"/>
            <w:vAlign w:val="bottom"/>
          </w:tcPr>
          <w:p w14:paraId="70B8585E" w14:textId="56FB47D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6B22FBB1" w14:textId="01011A7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81EA4B8" w14:textId="22621D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bottom"/>
          </w:tcPr>
          <w:p w14:paraId="0AA20495" w14:textId="2912AD8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</w:tr>
      <w:tr w:rsidR="003B1B5A" w14:paraId="551F5CC3" w14:textId="77777777" w:rsidTr="003B1B5A">
        <w:tc>
          <w:tcPr>
            <w:tcW w:w="0" w:type="auto"/>
            <w:vAlign w:val="bottom"/>
          </w:tcPr>
          <w:p w14:paraId="1D66CB98" w14:textId="4C9763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</w:t>
            </w:r>
          </w:p>
        </w:tc>
        <w:tc>
          <w:tcPr>
            <w:tcW w:w="0" w:type="auto"/>
            <w:vAlign w:val="bottom"/>
          </w:tcPr>
          <w:p w14:paraId="0B9D4191" w14:textId="66C3A83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2AE905C2" w14:textId="7B1954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488EB227" w14:textId="15D6D1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1079</w:t>
            </w:r>
          </w:p>
        </w:tc>
        <w:tc>
          <w:tcPr>
            <w:tcW w:w="0" w:type="auto"/>
            <w:vAlign w:val="bottom"/>
          </w:tcPr>
          <w:p w14:paraId="2555515E" w14:textId="6D31038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213</w:t>
            </w:r>
          </w:p>
        </w:tc>
      </w:tr>
      <w:tr w:rsidR="003B1B5A" w14:paraId="71A36C90" w14:textId="77777777" w:rsidTr="003B1B5A">
        <w:tc>
          <w:tcPr>
            <w:tcW w:w="0" w:type="auto"/>
            <w:vAlign w:val="bottom"/>
          </w:tcPr>
          <w:p w14:paraId="2F3687F9" w14:textId="0C6149E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0" w:type="auto"/>
            <w:vAlign w:val="bottom"/>
          </w:tcPr>
          <w:p w14:paraId="5A0B1AD8" w14:textId="0B5DFAE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7711C3EE" w14:textId="2F6FB97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7F967E23" w14:textId="6C2B485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1605</w:t>
            </w:r>
          </w:p>
        </w:tc>
        <w:tc>
          <w:tcPr>
            <w:tcW w:w="0" w:type="auto"/>
            <w:vAlign w:val="bottom"/>
          </w:tcPr>
          <w:p w14:paraId="4B720E82" w14:textId="53826B2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243</w:t>
            </w:r>
          </w:p>
        </w:tc>
      </w:tr>
      <w:tr w:rsidR="003B1B5A" w14:paraId="627BFEBB" w14:textId="77777777" w:rsidTr="003B1B5A">
        <w:tc>
          <w:tcPr>
            <w:tcW w:w="0" w:type="auto"/>
            <w:vAlign w:val="bottom"/>
          </w:tcPr>
          <w:p w14:paraId="2588BA43" w14:textId="4D565AB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</w:t>
            </w:r>
          </w:p>
        </w:tc>
        <w:tc>
          <w:tcPr>
            <w:tcW w:w="0" w:type="auto"/>
            <w:vAlign w:val="bottom"/>
          </w:tcPr>
          <w:p w14:paraId="095E7030" w14:textId="04E2EF4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bottom"/>
          </w:tcPr>
          <w:p w14:paraId="07029EBC" w14:textId="110163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0A9035BE" w14:textId="7D44027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301</w:t>
            </w:r>
          </w:p>
        </w:tc>
        <w:tc>
          <w:tcPr>
            <w:tcW w:w="0" w:type="auto"/>
            <w:vAlign w:val="bottom"/>
          </w:tcPr>
          <w:p w14:paraId="596A6A47" w14:textId="35203CA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</w:t>
            </w:r>
          </w:p>
        </w:tc>
      </w:tr>
      <w:tr w:rsidR="003B1B5A" w14:paraId="2BD39D37" w14:textId="77777777" w:rsidTr="003B1B5A">
        <w:tc>
          <w:tcPr>
            <w:tcW w:w="0" w:type="auto"/>
            <w:vAlign w:val="bottom"/>
          </w:tcPr>
          <w:p w14:paraId="49E83D13" w14:textId="30C43C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</w:t>
            </w:r>
          </w:p>
        </w:tc>
        <w:tc>
          <w:tcPr>
            <w:tcW w:w="0" w:type="auto"/>
            <w:vAlign w:val="bottom"/>
          </w:tcPr>
          <w:p w14:paraId="6D7BE661" w14:textId="7341511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bottom"/>
          </w:tcPr>
          <w:p w14:paraId="45420755" w14:textId="2BD17F7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11201788" w14:textId="1F136EB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1077</w:t>
            </w:r>
          </w:p>
        </w:tc>
        <w:tc>
          <w:tcPr>
            <w:tcW w:w="0" w:type="auto"/>
            <w:vAlign w:val="bottom"/>
          </w:tcPr>
          <w:p w14:paraId="1733731B" w14:textId="478B39B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237</w:t>
            </w:r>
          </w:p>
        </w:tc>
      </w:tr>
      <w:tr w:rsidR="003B1B5A" w14:paraId="62A33495" w14:textId="77777777" w:rsidTr="003B1B5A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043089D" w14:textId="43314BF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AE73BB" w14:textId="553CF91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D9AC125" w14:textId="1F2C821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4F09E14" w14:textId="098819B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DED4600" w14:textId="454FDF3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</w:tbl>
    <w:p w14:paraId="021AA373" w14:textId="77777777" w:rsidR="00412790" w:rsidRPr="002B6140" w:rsidRDefault="0041279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D58C38B" w14:textId="77777777" w:rsidR="00B9444B" w:rsidRPr="002B6140" w:rsidRDefault="00B36D91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08CBA7" w14:textId="4B820F09" w:rsidR="00BE4FB4" w:rsidRPr="002B6140" w:rsidRDefault="00BE4FB4" w:rsidP="00BE4FB4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Table S</w:t>
      </w:r>
      <w:r w:rsidR="00B86077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="00B86077">
        <w:rPr>
          <w:rFonts w:ascii="Times New Roman" w:hAnsi="Times New Roman" w:cs="Times New Roman"/>
          <w:lang w:val="en-US"/>
        </w:rPr>
        <w:t>Estimated</w:t>
      </w:r>
      <w:r w:rsidRPr="002B6140">
        <w:rPr>
          <w:rFonts w:ascii="Times New Roman" w:hAnsi="Times New Roman" w:cs="Times New Roman"/>
          <w:lang w:val="en-US"/>
        </w:rPr>
        <w:t xml:space="preserve">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A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2F0F2E" w:rsidRPr="002B6140">
        <w:rPr>
          <w:rFonts w:ascii="Times New Roman" w:hAnsi="Times New Roman" w:cs="Times New Roman"/>
          <w:lang w:val="en-US"/>
        </w:rPr>
        <w:t xml:space="preserve">: </w:t>
      </w:r>
      <w:r w:rsidR="002F0F2E" w:rsidRPr="002B6140">
        <w:rPr>
          <w:rFonts w:ascii="Times New Roman" w:hAnsi="Times New Roman" w:cs="Times New Roman"/>
          <w:lang w:val="en-GB"/>
        </w:rPr>
        <w:t xml:space="preserve">accumulated number of </w:t>
      </w:r>
      <w:r w:rsidR="002F0F2E" w:rsidRPr="002B6140">
        <w:rPr>
          <w:rFonts w:ascii="Times New Roman" w:hAnsi="Times New Roman" w:cs="Times New Roman"/>
          <w:color w:val="000000"/>
          <w:lang w:val="en-GB"/>
        </w:rPr>
        <w:t>right whales</w:t>
      </w:r>
      <w:r w:rsidRPr="002B6140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>and variance</w:t>
      </w:r>
      <w:r w:rsidR="00992999"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  <w:lang w:val="en-US"/>
        </w:rPr>
        <w:t xml:space="preserve">covariance matrix </w:t>
      </w:r>
      <w:r w:rsidR="00B86077">
        <w:rPr>
          <w:rFonts w:ascii="Times New Roman" w:hAnsi="Times New Roman" w:cs="Times New Roman"/>
          <w:lang w:val="en-US"/>
        </w:rPr>
        <w:t>from</w:t>
      </w:r>
      <w:r w:rsidR="002F0F2E">
        <w:rPr>
          <w:rFonts w:ascii="Times New Roman" w:hAnsi="Times New Roman" w:cs="Times New Roman"/>
          <w:lang w:val="en-US"/>
        </w:rPr>
        <w:t xml:space="preserve"> the two stage regression </w:t>
      </w:r>
      <w:r w:rsidR="00B86077">
        <w:rPr>
          <w:rFonts w:ascii="Times New Roman" w:hAnsi="Times New Roman" w:cs="Times New Roman"/>
          <w:lang w:val="en-US"/>
        </w:rPr>
        <w:t>model</w:t>
      </w:r>
      <w:r w:rsidRPr="002B6140">
        <w:rPr>
          <w:rFonts w:ascii="Times New Roman" w:hAnsi="Times New Roman" w:cs="Times New Roman"/>
          <w:lang w:val="en-US"/>
        </w:rPr>
        <w:t>.</w:t>
      </w:r>
      <w:r w:rsidR="002F0F2E">
        <w:rPr>
          <w:rFonts w:ascii="Times New Roman" w:hAnsi="Times New Roman" w:cs="Times New Roman"/>
          <w:lang w:val="en-US"/>
        </w:rPr>
        <w:t xml:space="preserve"> Regression parameters were estimated as follows </w:t>
      </w:r>
      <w:r w:rsidR="002F0F2E">
        <w:rPr>
          <w:rFonts w:ascii="Times New Roman" w:eastAsiaTheme="minorEastAsia" w:hAnsi="Times New Roman" w:cs="Times New Roman"/>
          <w:lang w:val="en-US"/>
        </w:rPr>
        <w:t xml:space="preserve">intercept </w:t>
      </w:r>
      <m:oMath>
        <m:r>
          <w:rPr>
            <w:rFonts w:ascii="Cambria Math" w:hAnsi="Cambria Math" w:cs="Times New Roman"/>
            <w:lang w:val="en-US"/>
          </w:rPr>
          <m:t>a</m:t>
        </m:r>
        <m:r>
          <w:rPr>
            <w:rFonts w:ascii="Cambria Math" w:eastAsiaTheme="minorEastAsia" w:hAnsi="Cambria Math" w:cs="Times New Roman"/>
            <w:lang w:val="en-US"/>
          </w:rPr>
          <m:t>=-13.26 (0.66 SE)</m:t>
        </m:r>
      </m:oMath>
      <w:r w:rsidR="002F0F2E">
        <w:rPr>
          <w:rFonts w:ascii="Times New Roman" w:eastAsiaTheme="minorEastAsia" w:hAnsi="Times New Roman" w:cs="Times New Roman"/>
          <w:lang w:val="en-US"/>
        </w:rPr>
        <w:t xml:space="preserve">, julian day </w:t>
      </w:r>
      <m:oMath>
        <m:r>
          <w:rPr>
            <w:rFonts w:ascii="Cambria Math" w:eastAsiaTheme="minorEastAsia" w:hAnsi="Cambria Math" w:cs="Times New Roman"/>
            <w:lang w:val="en-US"/>
          </w:rPr>
          <m:t>c=0.16 (0.0060 SE)</m:t>
        </m:r>
      </m:oMath>
      <w:r w:rsidR="002F0F2E">
        <w:rPr>
          <w:rFonts w:ascii="Times New Roman" w:eastAsiaTheme="minorEastAsia" w:hAnsi="Times New Roman" w:cs="Times New Roman"/>
          <w:lang w:val="en-US"/>
        </w:rPr>
        <w:t xml:space="preserve">, and </w:t>
      </w:r>
      <w:r w:rsidR="002F0F2E" w:rsidRPr="004D5109">
        <w:rPr>
          <w:rFonts w:ascii="Times New Roman" w:hAnsi="Times New Roman" w:cs="Times New Roman"/>
          <w:lang w:val="en-US"/>
        </w:rPr>
        <w:t>Julian day^2</w:t>
      </w:r>
      <w:r w:rsidR="002F0F2E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GB"/>
          </w:rPr>
          <m:t>d=-0.00034 (0.000013 SE)</m:t>
        </m:r>
      </m:oMath>
      <w:r w:rsidR="002F0F2E">
        <w:rPr>
          <w:rFonts w:ascii="Times New Roman" w:eastAsiaTheme="minorEastAsia" w:hAnsi="Times New Roman" w:cs="Times New Roman"/>
          <w:lang w:val="en-GB"/>
        </w:rPr>
        <w:t>.</w:t>
      </w:r>
      <w:r w:rsidRPr="002B6140">
        <w:rPr>
          <w:rFonts w:ascii="Times New Roman" w:hAnsi="Times New Roman" w:cs="Times New Roman"/>
          <w:lang w:val="en-US"/>
        </w:rPr>
        <w:t xml:space="preserve"> </w:t>
      </w:r>
      <w:r w:rsidR="002F0F2E">
        <w:rPr>
          <w:rFonts w:ascii="Times New Roman" w:hAnsi="Times New Roman" w:cs="Times New Roman"/>
          <w:lang w:val="en-US"/>
        </w:rPr>
        <w:t>Year specific regression parameters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b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2F0F2E">
        <w:rPr>
          <w:rFonts w:ascii="Times New Roman" w:eastAsiaTheme="minorEastAsia" w:hAnsi="Times New Roman" w:cs="Times New Roman"/>
          <w:lang w:val="en-GB"/>
        </w:rPr>
        <w:t>)</w:t>
      </w:r>
      <w:r w:rsidR="002F0F2E">
        <w:rPr>
          <w:rFonts w:ascii="Times New Roman" w:hAnsi="Times New Roman" w:cs="Times New Roman"/>
          <w:lang w:val="en-US"/>
        </w:rPr>
        <w:t xml:space="preserve"> are given below.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"/>
        <w:gridCol w:w="1136"/>
        <w:gridCol w:w="57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</w:tblGrid>
      <w:tr w:rsidR="00465019" w:rsidRPr="00465019" w14:paraId="21F07367" w14:textId="77777777" w:rsidTr="008742CB">
        <w:tc>
          <w:tcPr>
            <w:tcW w:w="0" w:type="auto"/>
            <w:tcBorders>
              <w:top w:val="single" w:sz="4" w:space="0" w:color="auto"/>
            </w:tcBorders>
          </w:tcPr>
          <w:p w14:paraId="7961475B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3FB75D5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0E424F4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3F32FBBE" w14:textId="603C80F5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  <w:lang w:val="en-GB"/>
                  </w:rPr>
                  <m:t>Σ</m:t>
                </m:r>
              </m:oMath>
            </m:oMathPara>
          </w:p>
        </w:tc>
      </w:tr>
      <w:tr w:rsidR="008742CB" w:rsidRPr="00465019" w14:paraId="6FB28890" w14:textId="77777777" w:rsidTr="008742CB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DE69939" w14:textId="0214C75F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Year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2911AD0" w14:textId="7ACA8F04" w:rsidR="004A3C16" w:rsidRPr="008742CB" w:rsidRDefault="00C73BC0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3BE882F" w14:textId="7F16C749" w:rsidR="004A3C16" w:rsidRPr="008742CB" w:rsidRDefault="00C73BC0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7B5F1F" w14:textId="408E9AA3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FCFF41" w14:textId="39CF2D4A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D93608" w14:textId="5C095410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FAAD72" w14:textId="6CEABE08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DCAE67" w14:textId="0489190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1B83E6" w14:textId="1A927046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A010B4" w14:textId="7EE9E686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AADB6CA" w14:textId="6E3D8C40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4A1E5B" w14:textId="4A3A70E8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7B3AA9" w14:textId="3F0A3F49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8648AD" w14:textId="072AA68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9EE22D" w14:textId="0A43DFDE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579D35" w14:textId="68EFF20E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36D153" w14:textId="5825FBF2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09132D" w14:textId="443F4C3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072AD1" w14:textId="4B5C3AB1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317DC3" w14:textId="2C44682D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2019</w:t>
            </w:r>
          </w:p>
        </w:tc>
      </w:tr>
      <w:tr w:rsidR="008742CB" w14:paraId="0C8079F5" w14:textId="77777777" w:rsidTr="008742CB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F2DFDB7" w14:textId="575D51F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6B23A2" w14:textId="321DBB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342C2A3" w14:textId="742D1D4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956 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331B751" w14:textId="1312160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0.0261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5525892" w14:textId="37E34DC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31CB115" w14:textId="262B993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EC23683" w14:textId="71A1CF9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BB22F28" w14:textId="67A589F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C81421" w14:textId="54AA352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FB926E7" w14:textId="20C6C98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1661ED" w14:textId="052E13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EB7C498" w14:textId="53A1106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AFDF307" w14:textId="64FF7F2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B613E65" w14:textId="38BE1A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CA35CEB" w14:textId="7015A6F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306E01" w14:textId="09B45D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66F8CC8A" w14:textId="6779A16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1CBC277" w14:textId="40323FD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5D91355" w14:textId="62C8F1C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0F0447F" w14:textId="6B609DC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</w:tr>
      <w:tr w:rsidR="008742CB" w14:paraId="51FC4525" w14:textId="77777777" w:rsidTr="008742CB">
        <w:tc>
          <w:tcPr>
            <w:tcW w:w="0" w:type="auto"/>
            <w:vAlign w:val="bottom"/>
          </w:tcPr>
          <w:p w14:paraId="37D359DC" w14:textId="634023F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0" w:type="auto"/>
            <w:vAlign w:val="bottom"/>
          </w:tcPr>
          <w:p w14:paraId="422B2D0E" w14:textId="1842492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0.666 (0.239)</w:t>
            </w:r>
          </w:p>
        </w:tc>
        <w:tc>
          <w:tcPr>
            <w:tcW w:w="0" w:type="auto"/>
            <w:vAlign w:val="center"/>
          </w:tcPr>
          <w:p w14:paraId="0D6C4DA7" w14:textId="77AAF2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1,868 </w:t>
            </w:r>
          </w:p>
        </w:tc>
        <w:tc>
          <w:tcPr>
            <w:tcW w:w="0" w:type="auto"/>
            <w:vAlign w:val="bottom"/>
          </w:tcPr>
          <w:p w14:paraId="0EEBB1CC" w14:textId="4A9D3F6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310A672" w14:textId="0D951D0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0.0339</w:t>
            </w:r>
          </w:p>
        </w:tc>
        <w:tc>
          <w:tcPr>
            <w:tcW w:w="0" w:type="auto"/>
            <w:vAlign w:val="bottom"/>
          </w:tcPr>
          <w:p w14:paraId="30CE13E5" w14:textId="2C8705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6CDDFFAC" w14:textId="52F6AA7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1BA66545" w14:textId="5BF78A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987BE3D" w14:textId="42978AD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479A1083" w14:textId="4AB54C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7C785012" w14:textId="284FCB8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2EA4C49E" w14:textId="1840EF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0217A177" w14:textId="0E24CDC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F9A1152" w14:textId="34F7B7E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4974E62" w14:textId="1E577D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2BA6DD0B" w14:textId="1D7D1E6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3B7AC7DD" w14:textId="6403427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0522D18" w14:textId="078084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67348D41" w14:textId="4B144B3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B98DA52" w14:textId="6495B73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5913246A" w14:textId="77777777" w:rsidTr="008742CB">
        <w:tc>
          <w:tcPr>
            <w:tcW w:w="0" w:type="auto"/>
            <w:vAlign w:val="bottom"/>
          </w:tcPr>
          <w:p w14:paraId="55F56F9C" w14:textId="5EA2DB6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2005</w:t>
            </w:r>
          </w:p>
        </w:tc>
        <w:tc>
          <w:tcPr>
            <w:tcW w:w="0" w:type="auto"/>
            <w:vAlign w:val="bottom"/>
          </w:tcPr>
          <w:p w14:paraId="43C7A557" w14:textId="01B98B9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0.219 (0.229)</w:t>
            </w:r>
          </w:p>
        </w:tc>
        <w:tc>
          <w:tcPr>
            <w:tcW w:w="0" w:type="auto"/>
            <w:vAlign w:val="center"/>
          </w:tcPr>
          <w:p w14:paraId="5D1EC322" w14:textId="5614D13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1,193 </w:t>
            </w:r>
          </w:p>
        </w:tc>
        <w:tc>
          <w:tcPr>
            <w:tcW w:w="0" w:type="auto"/>
            <w:vAlign w:val="bottom"/>
          </w:tcPr>
          <w:p w14:paraId="0030E8F7" w14:textId="08FFBE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6F65F7A3" w14:textId="562FDEB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5DA12FD" w14:textId="057F59C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0.0294</w:t>
            </w:r>
          </w:p>
        </w:tc>
        <w:tc>
          <w:tcPr>
            <w:tcW w:w="0" w:type="auto"/>
            <w:vAlign w:val="bottom"/>
          </w:tcPr>
          <w:p w14:paraId="0A1755FF" w14:textId="01A354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C4AC232" w14:textId="71EA91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1B08D899" w14:textId="4ECE1C9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D6A36A8" w14:textId="542BB9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EBF930A" w14:textId="2C756C0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678AF78" w14:textId="2FBD414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5EF030FC" w14:textId="0A7EDFC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3F941BB3" w14:textId="405B564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FF767F0" w14:textId="0B09566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415B27B9" w14:textId="004496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610FAD43" w14:textId="6244A6C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3176C100" w14:textId="7EBF33D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588B1099" w14:textId="083426D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3D6F8CA" w14:textId="53C2728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2C533A15" w14:textId="77777777" w:rsidTr="008742CB">
        <w:tc>
          <w:tcPr>
            <w:tcW w:w="0" w:type="auto"/>
            <w:vAlign w:val="bottom"/>
          </w:tcPr>
          <w:p w14:paraId="4E68D7D7" w14:textId="65B1556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</w:t>
            </w:r>
          </w:p>
        </w:tc>
        <w:tc>
          <w:tcPr>
            <w:tcW w:w="0" w:type="auto"/>
            <w:vAlign w:val="bottom"/>
          </w:tcPr>
          <w:p w14:paraId="272D2B13" w14:textId="701973A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0.428 (0.243)</w:t>
            </w:r>
          </w:p>
        </w:tc>
        <w:tc>
          <w:tcPr>
            <w:tcW w:w="0" w:type="auto"/>
            <w:vAlign w:val="center"/>
          </w:tcPr>
          <w:p w14:paraId="0ADA34D3" w14:textId="25C372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1,473 </w:t>
            </w:r>
          </w:p>
        </w:tc>
        <w:tc>
          <w:tcPr>
            <w:tcW w:w="0" w:type="auto"/>
            <w:vAlign w:val="bottom"/>
          </w:tcPr>
          <w:p w14:paraId="7029299D" w14:textId="447B3A8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762E5741" w14:textId="46816CA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6AD6561E" w14:textId="6E31A55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BB2A054" w14:textId="01A206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0.0346</w:t>
            </w:r>
          </w:p>
        </w:tc>
        <w:tc>
          <w:tcPr>
            <w:tcW w:w="0" w:type="auto"/>
            <w:vAlign w:val="bottom"/>
          </w:tcPr>
          <w:p w14:paraId="4EBD91DA" w14:textId="3FE13A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59914225" w14:textId="3E9937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4A35923" w14:textId="16FC499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799F696E" w14:textId="67A010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739C995E" w14:textId="029F44A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9B4A774" w14:textId="33188D5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288F42C" w14:textId="4FF3D71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5B0BE618" w14:textId="588F87F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28703B4" w14:textId="155EE25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0A61131" w14:textId="685970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DEE67EE" w14:textId="211438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693AFE29" w14:textId="1FBC50D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7E15FB36" w14:textId="0ABF63B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</w:tr>
      <w:tr w:rsidR="008742CB" w14:paraId="29A7BFB8" w14:textId="77777777" w:rsidTr="008742CB">
        <w:tc>
          <w:tcPr>
            <w:tcW w:w="0" w:type="auto"/>
            <w:vAlign w:val="bottom"/>
          </w:tcPr>
          <w:p w14:paraId="0FE80E06" w14:textId="535929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0" w:type="auto"/>
            <w:vAlign w:val="bottom"/>
          </w:tcPr>
          <w:p w14:paraId="546EC037" w14:textId="49EFA4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0.85 (0.225)</w:t>
            </w:r>
          </w:p>
        </w:tc>
        <w:tc>
          <w:tcPr>
            <w:tcW w:w="0" w:type="auto"/>
            <w:vAlign w:val="center"/>
          </w:tcPr>
          <w:p w14:paraId="37D0D51F" w14:textId="25616DF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2,237 </w:t>
            </w:r>
          </w:p>
        </w:tc>
        <w:tc>
          <w:tcPr>
            <w:tcW w:w="0" w:type="auto"/>
            <w:vAlign w:val="bottom"/>
          </w:tcPr>
          <w:p w14:paraId="618CE99D" w14:textId="06A9B6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75EB26B1" w14:textId="37D4C42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9383B67" w14:textId="7877102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5D4BB5DC" w14:textId="0AB349D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C8C91CA" w14:textId="1B2379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0.0272</w:t>
            </w:r>
          </w:p>
        </w:tc>
        <w:tc>
          <w:tcPr>
            <w:tcW w:w="0" w:type="auto"/>
            <w:vAlign w:val="bottom"/>
          </w:tcPr>
          <w:p w14:paraId="77C1B631" w14:textId="3AF7C05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D775E66" w14:textId="4D99C7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76D5EC6" w14:textId="1F8599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49D9A51A" w14:textId="63699C6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D9FA1C0" w14:textId="65A1A9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00D0B48" w14:textId="05F0996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F769C66" w14:textId="7A39A8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45AEDB1" w14:textId="10F7D8E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2F5D63DD" w14:textId="0F488D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CCCD07B" w14:textId="6D6D20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73389F58" w14:textId="0E87296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4866C531" w14:textId="724D10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3AD5C06C" w14:textId="77777777" w:rsidTr="008742CB">
        <w:tc>
          <w:tcPr>
            <w:tcW w:w="0" w:type="auto"/>
            <w:vAlign w:val="bottom"/>
          </w:tcPr>
          <w:p w14:paraId="2372C44C" w14:textId="118BE49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2008</w:t>
            </w:r>
          </w:p>
        </w:tc>
        <w:tc>
          <w:tcPr>
            <w:tcW w:w="0" w:type="auto"/>
            <w:vAlign w:val="bottom"/>
          </w:tcPr>
          <w:p w14:paraId="04E151E8" w14:textId="19BBCA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0.714 (0.229)</w:t>
            </w:r>
          </w:p>
        </w:tc>
        <w:tc>
          <w:tcPr>
            <w:tcW w:w="0" w:type="auto"/>
            <w:vAlign w:val="center"/>
          </w:tcPr>
          <w:p w14:paraId="530FF0E5" w14:textId="7077220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1,953 </w:t>
            </w:r>
          </w:p>
        </w:tc>
        <w:tc>
          <w:tcPr>
            <w:tcW w:w="0" w:type="auto"/>
            <w:vAlign w:val="bottom"/>
          </w:tcPr>
          <w:p w14:paraId="25996333" w14:textId="58DF803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087F657C" w14:textId="1146359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1A65043D" w14:textId="4D82AE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06068DC" w14:textId="296D84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7DA38B72" w14:textId="697188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06299837" w14:textId="439CD2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0.0289</w:t>
            </w:r>
          </w:p>
        </w:tc>
        <w:tc>
          <w:tcPr>
            <w:tcW w:w="0" w:type="auto"/>
            <w:vAlign w:val="bottom"/>
          </w:tcPr>
          <w:p w14:paraId="04C13CF1" w14:textId="724018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44B9D8E" w14:textId="1FE871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3E8064F" w14:textId="334DE19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5746E79A" w14:textId="4DD45E4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62FF628" w14:textId="6731D6B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09033600" w14:textId="7E07B75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B3B4CD4" w14:textId="0910BA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0CFF4F04" w14:textId="61CFA8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3986F271" w14:textId="7671B5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9CB908C" w14:textId="034C12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90FB66A" w14:textId="5DD335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78D3D5DE" w14:textId="77777777" w:rsidTr="008742CB">
        <w:tc>
          <w:tcPr>
            <w:tcW w:w="0" w:type="auto"/>
            <w:vAlign w:val="bottom"/>
          </w:tcPr>
          <w:p w14:paraId="3543C6C0" w14:textId="63E7FC7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2009</w:t>
            </w:r>
          </w:p>
        </w:tc>
        <w:tc>
          <w:tcPr>
            <w:tcW w:w="0" w:type="auto"/>
            <w:vAlign w:val="bottom"/>
          </w:tcPr>
          <w:p w14:paraId="042C9396" w14:textId="330E067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0.437 (0.275)</w:t>
            </w:r>
          </w:p>
        </w:tc>
        <w:tc>
          <w:tcPr>
            <w:tcW w:w="0" w:type="auto"/>
            <w:vAlign w:val="center"/>
          </w:tcPr>
          <w:p w14:paraId="3D26A12F" w14:textId="7DB053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1,499 </w:t>
            </w:r>
          </w:p>
        </w:tc>
        <w:tc>
          <w:tcPr>
            <w:tcW w:w="0" w:type="auto"/>
            <w:vAlign w:val="bottom"/>
          </w:tcPr>
          <w:p w14:paraId="0E024AB0" w14:textId="436ECD3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08F807C6" w14:textId="0CC2D9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2E4EF57F" w14:textId="2A0F57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62CD651" w14:textId="298C0FD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2126985A" w14:textId="7D48EE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0AF6DA4" w14:textId="71F3335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50E0837" w14:textId="1A0668E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0.0515</w:t>
            </w:r>
          </w:p>
        </w:tc>
        <w:tc>
          <w:tcPr>
            <w:tcW w:w="0" w:type="auto"/>
            <w:vAlign w:val="bottom"/>
          </w:tcPr>
          <w:p w14:paraId="465E0570" w14:textId="02F331F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20038344" w14:textId="46D0DEF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41CF788E" w14:textId="5605BA5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0.0024</w:t>
            </w:r>
          </w:p>
        </w:tc>
        <w:tc>
          <w:tcPr>
            <w:tcW w:w="0" w:type="auto"/>
            <w:vAlign w:val="bottom"/>
          </w:tcPr>
          <w:p w14:paraId="4F50C9E9" w14:textId="34C97C1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95EBFD1" w14:textId="30AA167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0.0018</w:t>
            </w:r>
          </w:p>
        </w:tc>
        <w:tc>
          <w:tcPr>
            <w:tcW w:w="0" w:type="auto"/>
            <w:vAlign w:val="bottom"/>
          </w:tcPr>
          <w:p w14:paraId="72F19C66" w14:textId="082D594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A09EF57" w14:textId="4A3CE2A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2A2FA0DE" w14:textId="1B2F42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13BAB379" w14:textId="7F209EE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003B2A56" w14:textId="217D1E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</w:tr>
      <w:tr w:rsidR="008742CB" w14:paraId="1EBE49BE" w14:textId="77777777" w:rsidTr="008742CB">
        <w:tc>
          <w:tcPr>
            <w:tcW w:w="0" w:type="auto"/>
            <w:vAlign w:val="bottom"/>
          </w:tcPr>
          <w:p w14:paraId="71C0A16E" w14:textId="5801FD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2010</w:t>
            </w:r>
          </w:p>
        </w:tc>
        <w:tc>
          <w:tcPr>
            <w:tcW w:w="0" w:type="auto"/>
            <w:vAlign w:val="bottom"/>
          </w:tcPr>
          <w:p w14:paraId="05FDE3E3" w14:textId="4EDE8F6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0.528 (0.337)</w:t>
            </w:r>
          </w:p>
        </w:tc>
        <w:tc>
          <w:tcPr>
            <w:tcW w:w="0" w:type="auto"/>
            <w:vAlign w:val="center"/>
          </w:tcPr>
          <w:p w14:paraId="781C36BB" w14:textId="200512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1,676 </w:t>
            </w:r>
          </w:p>
        </w:tc>
        <w:tc>
          <w:tcPr>
            <w:tcW w:w="0" w:type="auto"/>
            <w:vAlign w:val="bottom"/>
          </w:tcPr>
          <w:p w14:paraId="6D6C97C5" w14:textId="529FE85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7A0759DF" w14:textId="5BA1DA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070FC337" w14:textId="6B4757F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2C0CA8F" w14:textId="2B0713F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9277E8E" w14:textId="4995FE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3B2EE6AE" w14:textId="1A53C2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11546A92" w14:textId="1A5DD4E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6E890FD8" w14:textId="1CBC9F6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0.0910</w:t>
            </w:r>
          </w:p>
        </w:tc>
        <w:tc>
          <w:tcPr>
            <w:tcW w:w="0" w:type="auto"/>
            <w:vAlign w:val="bottom"/>
          </w:tcPr>
          <w:p w14:paraId="1B31C323" w14:textId="0B3BAF8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F17DE52" w14:textId="0BC871C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vAlign w:val="bottom"/>
          </w:tcPr>
          <w:p w14:paraId="31B8CA01" w14:textId="23C0D2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192A5684" w14:textId="37472DD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0845CABE" w14:textId="40B75B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87F84C1" w14:textId="554837E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F14E6FC" w14:textId="4E969B7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AF6F11F" w14:textId="02D74E0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FEE2996" w14:textId="643EF1E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47399FAE" w14:textId="77777777" w:rsidTr="008742CB">
        <w:tc>
          <w:tcPr>
            <w:tcW w:w="0" w:type="auto"/>
            <w:vAlign w:val="bottom"/>
          </w:tcPr>
          <w:p w14:paraId="051FC762" w14:textId="531EAC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0" w:type="auto"/>
            <w:vAlign w:val="bottom"/>
          </w:tcPr>
          <w:p w14:paraId="2F30A769" w14:textId="43C1819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0.364 (0.269)</w:t>
            </w:r>
          </w:p>
        </w:tc>
        <w:tc>
          <w:tcPr>
            <w:tcW w:w="0" w:type="auto"/>
            <w:vAlign w:val="center"/>
          </w:tcPr>
          <w:p w14:paraId="78933272" w14:textId="5FB439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1,387 </w:t>
            </w:r>
          </w:p>
        </w:tc>
        <w:tc>
          <w:tcPr>
            <w:tcW w:w="0" w:type="auto"/>
            <w:vAlign w:val="bottom"/>
          </w:tcPr>
          <w:p w14:paraId="42032E4F" w14:textId="23E03D4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F145FF3" w14:textId="6C9B8B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1BB19930" w14:textId="263296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074E8ADA" w14:textId="7DB5C4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6B317A73" w14:textId="413E81E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643382E3" w14:textId="1609C3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27313B13" w14:textId="0F8E63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26B3FE01" w14:textId="648E37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62242562" w14:textId="3EFD693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0.0477</w:t>
            </w:r>
          </w:p>
        </w:tc>
        <w:tc>
          <w:tcPr>
            <w:tcW w:w="0" w:type="auto"/>
            <w:vAlign w:val="bottom"/>
          </w:tcPr>
          <w:p w14:paraId="1FBB0336" w14:textId="1ABA19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6476E397" w14:textId="707AD27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400601CE" w14:textId="32E9C2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1800F88" w14:textId="4CE7DCE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68E0AA1F" w14:textId="76119B5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0DEB5FAD" w14:textId="1C8095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27BF2909" w14:textId="0BE4A0C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9C21F5B" w14:textId="5CF78FD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667D40F6" w14:textId="77777777" w:rsidTr="008742CB">
        <w:tc>
          <w:tcPr>
            <w:tcW w:w="0" w:type="auto"/>
            <w:vAlign w:val="bottom"/>
          </w:tcPr>
          <w:p w14:paraId="08AFA3D7" w14:textId="2056C7E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0" w:type="auto"/>
            <w:vAlign w:val="bottom"/>
          </w:tcPr>
          <w:p w14:paraId="552D2979" w14:textId="72B1FD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0.684 (0.308)</w:t>
            </w:r>
          </w:p>
        </w:tc>
        <w:tc>
          <w:tcPr>
            <w:tcW w:w="0" w:type="auto"/>
            <w:vAlign w:val="center"/>
          </w:tcPr>
          <w:p w14:paraId="409CF3E7" w14:textId="47B69C4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1,936 </w:t>
            </w:r>
          </w:p>
        </w:tc>
        <w:tc>
          <w:tcPr>
            <w:tcW w:w="0" w:type="auto"/>
            <w:vAlign w:val="bottom"/>
          </w:tcPr>
          <w:p w14:paraId="6045C2CD" w14:textId="1CD593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6F4F232A" w14:textId="4898BC8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A04E34A" w14:textId="26860B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3890706A" w14:textId="7F6E098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183566E1" w14:textId="3B717D9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53B88D72" w14:textId="0BEB6D5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6A1721BB" w14:textId="61CD41A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0.0024</w:t>
            </w:r>
          </w:p>
        </w:tc>
        <w:tc>
          <w:tcPr>
            <w:tcW w:w="0" w:type="auto"/>
            <w:vAlign w:val="bottom"/>
          </w:tcPr>
          <w:p w14:paraId="1476028A" w14:textId="1A5D326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vAlign w:val="bottom"/>
          </w:tcPr>
          <w:p w14:paraId="0E4C286D" w14:textId="0462BDB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1AB78B3B" w14:textId="5B14960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0.0700</w:t>
            </w:r>
          </w:p>
        </w:tc>
        <w:tc>
          <w:tcPr>
            <w:tcW w:w="0" w:type="auto"/>
            <w:vAlign w:val="bottom"/>
          </w:tcPr>
          <w:p w14:paraId="0E6521AA" w14:textId="3FCB88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8C93852" w14:textId="7E44F09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3A827928" w14:textId="35CE86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A6EC56E" w14:textId="1CCFA4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698D4E4" w14:textId="6F12337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3455419" w14:textId="284C4F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02C170D" w14:textId="1284F0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0B3676DB" w14:textId="77777777" w:rsidTr="008742CB">
        <w:tc>
          <w:tcPr>
            <w:tcW w:w="0" w:type="auto"/>
            <w:vAlign w:val="bottom"/>
          </w:tcPr>
          <w:p w14:paraId="6E32054A" w14:textId="111957D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0" w:type="auto"/>
            <w:vAlign w:val="bottom"/>
          </w:tcPr>
          <w:p w14:paraId="1001E59E" w14:textId="64A8997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0.847 (0.24)</w:t>
            </w:r>
          </w:p>
        </w:tc>
        <w:tc>
          <w:tcPr>
            <w:tcW w:w="0" w:type="auto"/>
            <w:vAlign w:val="center"/>
          </w:tcPr>
          <w:p w14:paraId="33D28A15" w14:textId="4395AA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2,238 </w:t>
            </w:r>
          </w:p>
        </w:tc>
        <w:tc>
          <w:tcPr>
            <w:tcW w:w="0" w:type="auto"/>
            <w:vAlign w:val="bottom"/>
          </w:tcPr>
          <w:p w14:paraId="2F081D80" w14:textId="1A4795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560711E" w14:textId="473AD6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FE07FE3" w14:textId="3752160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2970833" w14:textId="632415C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1722531D" w14:textId="7A63A00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1ADB370F" w14:textId="5AFFCD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6DC04C7" w14:textId="2285B7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1B02754" w14:textId="7ECF98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7DE17D9B" w14:textId="7D2897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4E9C9712" w14:textId="19389BA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685C7FCD" w14:textId="2BB92B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0.0340</w:t>
            </w:r>
          </w:p>
        </w:tc>
        <w:tc>
          <w:tcPr>
            <w:tcW w:w="0" w:type="auto"/>
            <w:vAlign w:val="bottom"/>
          </w:tcPr>
          <w:p w14:paraId="3F9FDBC0" w14:textId="79CEEC9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2BE2D63" w14:textId="12571FE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04E02A9A" w14:textId="337043B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26CEFE55" w14:textId="74E309B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475C2BE4" w14:textId="44F989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DFFD90B" w14:textId="702EC08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135375FE" w14:textId="77777777" w:rsidTr="008742CB">
        <w:tc>
          <w:tcPr>
            <w:tcW w:w="0" w:type="auto"/>
            <w:vAlign w:val="bottom"/>
          </w:tcPr>
          <w:p w14:paraId="437A6CC6" w14:textId="507493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0" w:type="auto"/>
            <w:vAlign w:val="bottom"/>
          </w:tcPr>
          <w:p w14:paraId="4AABD121" w14:textId="12AAF66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0.495 (0.283)</w:t>
            </w:r>
          </w:p>
        </w:tc>
        <w:tc>
          <w:tcPr>
            <w:tcW w:w="0" w:type="auto"/>
            <w:vAlign w:val="center"/>
          </w:tcPr>
          <w:p w14:paraId="3C82B9BA" w14:textId="43150A9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1,592 </w:t>
            </w:r>
          </w:p>
        </w:tc>
        <w:tc>
          <w:tcPr>
            <w:tcW w:w="0" w:type="auto"/>
            <w:vAlign w:val="bottom"/>
          </w:tcPr>
          <w:p w14:paraId="7E1BED22" w14:textId="024BFC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10652605" w14:textId="381411D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13703A40" w14:textId="74FD6A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3777813" w14:textId="38EAC7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9464E0A" w14:textId="21F26DC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92CA702" w14:textId="6C6B484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110FB53F" w14:textId="6AC1DB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0.0018</w:t>
            </w:r>
          </w:p>
        </w:tc>
        <w:tc>
          <w:tcPr>
            <w:tcW w:w="0" w:type="auto"/>
            <w:vAlign w:val="bottom"/>
          </w:tcPr>
          <w:p w14:paraId="22A8EA3C" w14:textId="2A15B27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452ECA0D" w14:textId="1D6BB2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F0A2ECA" w14:textId="47ABD8B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34B1BB99" w14:textId="26A5431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176A99C" w14:textId="2D0A963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0.0571</w:t>
            </w:r>
          </w:p>
        </w:tc>
        <w:tc>
          <w:tcPr>
            <w:tcW w:w="0" w:type="auto"/>
            <w:vAlign w:val="bottom"/>
          </w:tcPr>
          <w:p w14:paraId="60559505" w14:textId="0A31171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4E42C85E" w14:textId="1850A5A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730D9909" w14:textId="68EFC3A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1BDBE0B9" w14:textId="513171D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BB4D4C5" w14:textId="4C9DFEA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2D7B107F" w14:textId="77777777" w:rsidTr="008742CB">
        <w:tc>
          <w:tcPr>
            <w:tcW w:w="0" w:type="auto"/>
            <w:vAlign w:val="bottom"/>
          </w:tcPr>
          <w:p w14:paraId="03E23E76" w14:textId="2289EDA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0" w:type="auto"/>
            <w:vAlign w:val="bottom"/>
          </w:tcPr>
          <w:p w14:paraId="1982D64A" w14:textId="1AE54F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0.253 (0.235)</w:t>
            </w:r>
          </w:p>
        </w:tc>
        <w:tc>
          <w:tcPr>
            <w:tcW w:w="0" w:type="auto"/>
            <w:vAlign w:val="center"/>
          </w:tcPr>
          <w:p w14:paraId="4B6388CF" w14:textId="086FC6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1,234 </w:t>
            </w:r>
          </w:p>
        </w:tc>
        <w:tc>
          <w:tcPr>
            <w:tcW w:w="0" w:type="auto"/>
            <w:vAlign w:val="bottom"/>
          </w:tcPr>
          <w:p w14:paraId="44844251" w14:textId="3249AB4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20F10474" w14:textId="4F3BD47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5944A69D" w14:textId="4553FDF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39B8B206" w14:textId="4242501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7D92539D" w14:textId="05080D2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719E9A27" w14:textId="20EE4A5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C8CCE90" w14:textId="70A7DB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70DD6903" w14:textId="72AB17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9129E49" w14:textId="28B1CF3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A4F3CA5" w14:textId="4868181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CD675F6" w14:textId="5C7249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3A78270C" w14:textId="277EB22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2E7ED88B" w14:textId="42862D4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0.0321</w:t>
            </w:r>
          </w:p>
        </w:tc>
        <w:tc>
          <w:tcPr>
            <w:tcW w:w="0" w:type="auto"/>
            <w:vAlign w:val="bottom"/>
          </w:tcPr>
          <w:p w14:paraId="53461686" w14:textId="3084013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42DAFE34" w14:textId="532E8D1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4C15106E" w14:textId="3BE69DF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6656DD77" w14:textId="643569F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361F8ACD" w14:textId="77777777" w:rsidTr="008742CB">
        <w:tc>
          <w:tcPr>
            <w:tcW w:w="0" w:type="auto"/>
            <w:vAlign w:val="bottom"/>
          </w:tcPr>
          <w:p w14:paraId="6534B20C" w14:textId="516F908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</w:t>
            </w:r>
          </w:p>
        </w:tc>
        <w:tc>
          <w:tcPr>
            <w:tcW w:w="0" w:type="auto"/>
            <w:vAlign w:val="bottom"/>
          </w:tcPr>
          <w:p w14:paraId="319F755D" w14:textId="0357D1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-0.009 (0.261)</w:t>
            </w:r>
          </w:p>
        </w:tc>
        <w:tc>
          <w:tcPr>
            <w:tcW w:w="0" w:type="auto"/>
            <w:vAlign w:val="center"/>
          </w:tcPr>
          <w:p w14:paraId="4D66460E" w14:textId="645EE2F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954 </w:t>
            </w:r>
          </w:p>
        </w:tc>
        <w:tc>
          <w:tcPr>
            <w:tcW w:w="0" w:type="auto"/>
            <w:vAlign w:val="bottom"/>
          </w:tcPr>
          <w:p w14:paraId="679A55AF" w14:textId="51C4730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26D6092C" w14:textId="787D4D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C2A945A" w14:textId="7A11FF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88A49D1" w14:textId="7FBB2F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C3E99FD" w14:textId="6250EA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8A64831" w14:textId="554C250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E2C4C01" w14:textId="4B214D0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746C91C9" w14:textId="61AFD00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421BA8B" w14:textId="30CD64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1CFE16FA" w14:textId="5793DFB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AC43C4D" w14:textId="3759E70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54A3AC1" w14:textId="0EFFDEB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7BBCBD59" w14:textId="090EF12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2B90B3A" w14:textId="1D4688F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0.0432</w:t>
            </w:r>
          </w:p>
        </w:tc>
        <w:tc>
          <w:tcPr>
            <w:tcW w:w="0" w:type="auto"/>
            <w:vAlign w:val="bottom"/>
          </w:tcPr>
          <w:p w14:paraId="5FF06857" w14:textId="1B4334A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0694B4A0" w14:textId="7C48A4B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4DFBB42" w14:textId="09E2FDF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40F97117" w14:textId="77777777" w:rsidTr="008742CB">
        <w:tc>
          <w:tcPr>
            <w:tcW w:w="0" w:type="auto"/>
            <w:vAlign w:val="bottom"/>
          </w:tcPr>
          <w:p w14:paraId="731C9A4F" w14:textId="6965E68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2017</w:t>
            </w:r>
          </w:p>
        </w:tc>
        <w:tc>
          <w:tcPr>
            <w:tcW w:w="0" w:type="auto"/>
            <w:vAlign w:val="bottom"/>
          </w:tcPr>
          <w:p w14:paraId="2B58BF9D" w14:textId="58197A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 (0.261)</w:t>
            </w:r>
          </w:p>
        </w:tc>
        <w:tc>
          <w:tcPr>
            <w:tcW w:w="0" w:type="auto"/>
            <w:vAlign w:val="center"/>
          </w:tcPr>
          <w:p w14:paraId="06BBA7B4" w14:textId="27355F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1,570 </w:t>
            </w:r>
          </w:p>
        </w:tc>
        <w:tc>
          <w:tcPr>
            <w:tcW w:w="0" w:type="auto"/>
            <w:vAlign w:val="bottom"/>
          </w:tcPr>
          <w:p w14:paraId="681D6AAC" w14:textId="2694A9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B9230DC" w14:textId="0C06E6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426942BC" w14:textId="57DA81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5B3205D4" w14:textId="74B09B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916868F" w14:textId="364E88F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034EF0B" w14:textId="7DEA192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9C363B1" w14:textId="18D4567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07D47052" w14:textId="250711E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7BE5A64B" w14:textId="1B4623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4298767" w14:textId="6CD876B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83C5382" w14:textId="474F455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D5C7AF0" w14:textId="4724D66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5FE54BC9" w14:textId="6B43050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7A994EEF" w14:textId="5EFABD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66761CC2" w14:textId="7DE0F57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0.0422</w:t>
            </w:r>
          </w:p>
        </w:tc>
        <w:tc>
          <w:tcPr>
            <w:tcW w:w="0" w:type="auto"/>
            <w:vAlign w:val="bottom"/>
          </w:tcPr>
          <w:p w14:paraId="29A768A9" w14:textId="3A34EE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5C3A3B15" w14:textId="1BAFA2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501CC616" w14:textId="77777777" w:rsidTr="008742CB">
        <w:tc>
          <w:tcPr>
            <w:tcW w:w="0" w:type="auto"/>
            <w:vAlign w:val="bottom"/>
          </w:tcPr>
          <w:p w14:paraId="3C745EBD" w14:textId="3BF0A9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2018</w:t>
            </w:r>
          </w:p>
        </w:tc>
        <w:tc>
          <w:tcPr>
            <w:tcW w:w="0" w:type="auto"/>
            <w:vAlign w:val="bottom"/>
          </w:tcPr>
          <w:p w14:paraId="57635B44" w14:textId="28A5A96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0.824 (0.265)</w:t>
            </w:r>
          </w:p>
        </w:tc>
        <w:tc>
          <w:tcPr>
            <w:tcW w:w="0" w:type="auto"/>
            <w:vAlign w:val="center"/>
          </w:tcPr>
          <w:p w14:paraId="19B11B0B" w14:textId="45A1F3F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2,201 </w:t>
            </w:r>
          </w:p>
        </w:tc>
        <w:tc>
          <w:tcPr>
            <w:tcW w:w="0" w:type="auto"/>
            <w:vAlign w:val="bottom"/>
          </w:tcPr>
          <w:p w14:paraId="3A673895" w14:textId="6CCC1A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24F27FD3" w14:textId="6D1B0B0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061E9760" w14:textId="418368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5EA1E98F" w14:textId="6952CF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0489E8D2" w14:textId="28F9912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39B579E9" w14:textId="094193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212AD46" w14:textId="33CA40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218E10CD" w14:textId="7115042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2274F0E" w14:textId="4E4E605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910C0FA" w14:textId="2FD26E0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32C7F816" w14:textId="36D3D18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C851F7C" w14:textId="7719A00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5A15BA6D" w14:textId="2D1CF5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E9DD466" w14:textId="5445F7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7E9F6A4" w14:textId="4D1CAC3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053A033A" w14:textId="60070E4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0.0445</w:t>
            </w:r>
          </w:p>
        </w:tc>
        <w:tc>
          <w:tcPr>
            <w:tcW w:w="0" w:type="auto"/>
            <w:vAlign w:val="bottom"/>
          </w:tcPr>
          <w:p w14:paraId="45A7C426" w14:textId="09BC576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</w:tr>
      <w:tr w:rsidR="008742CB" w14:paraId="7CB10624" w14:textId="77777777" w:rsidTr="008742CB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AE8237D" w14:textId="19728D9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6A66906" w14:textId="575FAC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0.293 (0.263)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917D356" w14:textId="7119DE3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1,291 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2136103" w14:textId="6C58216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C7D709B" w14:textId="165384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355ACD8" w14:textId="1D0F7DA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D4BFB2" w14:textId="7F3122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24CAF8B7" w14:textId="2D8BD7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9B45149" w14:textId="1B06BB9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59F17F7" w14:textId="6FE6417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3672C48" w14:textId="4E09CA7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81A9FEC" w14:textId="75B7379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075EB70" w14:textId="10DD522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D60532" w14:textId="68A9F1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B924360" w14:textId="5AA1CDE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52FAF83" w14:textId="0C64148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16D1552" w14:textId="7674F03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0D7D7BD" w14:textId="1EB840C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01785F" w14:textId="1D9A19D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37C2554" w14:textId="3BDE172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0.0422</w:t>
            </w:r>
          </w:p>
        </w:tc>
      </w:tr>
    </w:tbl>
    <w:p w14:paraId="528DBFED" w14:textId="77777777" w:rsidR="00BE4FB4" w:rsidRDefault="00BE4FB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AFB01" w14:textId="77777777" w:rsidR="004A3C16" w:rsidRDefault="004A3C1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6D4AE4E" w14:textId="1FD869A0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331062">
        <w:rPr>
          <w:rFonts w:ascii="Times New Roman" w:hAnsi="Times New Roman" w:cs="Times New Roman"/>
          <w:lang w:val="en-US"/>
        </w:rPr>
        <w:t>S</w:t>
      </w:r>
      <w:r w:rsidR="003F7A05">
        <w:rPr>
          <w:rFonts w:ascii="Times New Roman" w:hAnsi="Times New Roman" w:cs="Times New Roman"/>
          <w:lang w:val="en-US"/>
        </w:rPr>
        <w:t>4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Pr="002B6140">
        <w:rPr>
          <w:rFonts w:ascii="Times New Roman" w:hAnsi="Times New Roman" w:cs="Times New Roman"/>
          <w:color w:val="000000"/>
          <w:lang w:val="en-US"/>
        </w:rPr>
        <w:t>Estimable parameters and prior specifications for considered in the sensitivity analyses (</w:t>
      </w:r>
      <w:proofErr w:type="spellStart"/>
      <w:r w:rsidRPr="002B6140">
        <w:rPr>
          <w:rFonts w:ascii="Times New Roman" w:hAnsi="Times New Roman" w:cs="Times New Roman"/>
          <w:color w:val="000000"/>
          <w:lang w:val="en-US"/>
        </w:rPr>
        <w:t>Scens</w:t>
      </w:r>
      <w:proofErr w:type="spellEnd"/>
      <w:r w:rsidRPr="002B6140">
        <w:rPr>
          <w:rFonts w:ascii="Times New Roman" w:hAnsi="Times New Roman" w:cs="Times New Roman"/>
          <w:color w:val="000000"/>
          <w:lang w:val="en-US"/>
        </w:rPr>
        <w:t xml:space="preserve"> 1-1</w:t>
      </w:r>
      <w:r w:rsidR="009D2C07" w:rsidRPr="002B6140">
        <w:rPr>
          <w:rFonts w:ascii="Times New Roman" w:hAnsi="Times New Roman" w:cs="Times New Roman"/>
          <w:color w:val="000000"/>
          <w:lang w:val="en-US"/>
        </w:rPr>
        <w:t>4</w:t>
      </w:r>
      <w:r w:rsidRPr="002B6140">
        <w:rPr>
          <w:rFonts w:ascii="Times New Roman" w:hAnsi="Times New Roman" w:cs="Times New Roman"/>
          <w:color w:val="000000"/>
          <w:lang w:val="en-US"/>
        </w:rPr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331"/>
        <w:gridCol w:w="2058"/>
        <w:gridCol w:w="1496"/>
        <w:gridCol w:w="1072"/>
        <w:gridCol w:w="1985"/>
        <w:gridCol w:w="1405"/>
        <w:gridCol w:w="1405"/>
        <w:gridCol w:w="1396"/>
      </w:tblGrid>
      <w:tr w:rsidR="00B9444B" w:rsidRPr="002B6140" w14:paraId="6F6E3696" w14:textId="77777777" w:rsidTr="00303037"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</w:tcPr>
          <w:p w14:paraId="682FD3E1" w14:textId="6B016876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Sens</w:t>
            </w:r>
            <w:r w:rsidR="00F01F0B"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itivity</w:t>
            </w:r>
          </w:p>
        </w:tc>
        <w:tc>
          <w:tcPr>
            <w:tcW w:w="826" w:type="pct"/>
            <w:tcBorders>
              <w:top w:val="single" w:sz="4" w:space="0" w:color="auto"/>
              <w:bottom w:val="single" w:sz="4" w:space="0" w:color="auto"/>
            </w:tcBorders>
          </w:tcPr>
          <w:p w14:paraId="0DE04E03" w14:textId="5656CB98" w:rsidR="00B9444B" w:rsidRPr="002B6140" w:rsidRDefault="00C73BC0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30" w:type="pct"/>
            <w:tcBorders>
              <w:top w:val="single" w:sz="4" w:space="0" w:color="auto"/>
              <w:bottom w:val="single" w:sz="4" w:space="0" w:color="auto"/>
            </w:tcBorders>
          </w:tcPr>
          <w:p w14:paraId="711D7273" w14:textId="77777777" w:rsidR="00B9444B" w:rsidRPr="002B6140" w:rsidRDefault="00C73BC0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</w:tcPr>
          <w:p w14:paraId="11BC89C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Pmsy</m:t>
                </m:r>
              </m:oMath>
            </m:oMathPara>
          </w:p>
        </w:tc>
        <w:tc>
          <w:tcPr>
            <w:tcW w:w="383" w:type="pct"/>
            <w:tcBorders>
              <w:top w:val="single" w:sz="4" w:space="0" w:color="auto"/>
              <w:bottom w:val="single" w:sz="4" w:space="0" w:color="auto"/>
            </w:tcBorders>
          </w:tcPr>
          <w:p w14:paraId="08FF9090" w14:textId="77777777" w:rsidR="00B9444B" w:rsidRPr="002B6140" w:rsidRDefault="00B9444B" w:rsidP="00733B33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SLR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F5986EE" w14:textId="77777777" w:rsidR="00B9444B" w:rsidRPr="002B6140" w:rsidRDefault="00B9444B" w:rsidP="00012E2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Catch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389A2F27" w14:textId="6AFA46B7" w:rsidR="00B9444B" w:rsidRPr="002B6140" w:rsidRDefault="00C73BC0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recent</m:t>
                    </m:r>
                  </m:sub>
                </m:sSub>
              </m:oMath>
            </m:oMathPara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0E0FCB1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Q</w:t>
            </w:r>
          </w:p>
        </w:tc>
        <w:tc>
          <w:tcPr>
            <w:tcW w:w="497" w:type="pct"/>
            <w:tcBorders>
              <w:top w:val="single" w:sz="4" w:space="0" w:color="auto"/>
              <w:bottom w:val="single" w:sz="4" w:space="0" w:color="auto"/>
            </w:tcBorders>
          </w:tcPr>
          <w:p w14:paraId="0EEE84E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N-haplotypes</w:t>
            </w:r>
          </w:p>
        </w:tc>
      </w:tr>
      <w:tr w:rsidR="00B9444B" w:rsidRPr="002B6140" w14:paraId="7E6061C0" w14:textId="77777777" w:rsidTr="00F01F0B">
        <w:tc>
          <w:tcPr>
            <w:tcW w:w="328" w:type="pct"/>
            <w:tcBorders>
              <w:top w:val="single" w:sz="4" w:space="0" w:color="auto"/>
            </w:tcBorders>
          </w:tcPr>
          <w:p w14:paraId="7231051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Base</w:t>
            </w:r>
          </w:p>
        </w:tc>
        <w:tc>
          <w:tcPr>
            <w:tcW w:w="826" w:type="pct"/>
            <w:tcBorders>
              <w:top w:val="single" w:sz="4" w:space="0" w:color="auto"/>
            </w:tcBorders>
          </w:tcPr>
          <w:p w14:paraId="5D9C184B" w14:textId="0D126D31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single" w:sz="4" w:space="0" w:color="auto"/>
            </w:tcBorders>
          </w:tcPr>
          <w:p w14:paraId="485CDB3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single" w:sz="4" w:space="0" w:color="auto"/>
            </w:tcBorders>
          </w:tcPr>
          <w:p w14:paraId="2D52FB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single" w:sz="4" w:space="0" w:color="auto"/>
            </w:tcBorders>
          </w:tcPr>
          <w:p w14:paraId="638F656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0F3337E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3AF3837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2B062B3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single" w:sz="4" w:space="0" w:color="auto"/>
            </w:tcBorders>
          </w:tcPr>
          <w:p w14:paraId="26B4BA6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B785D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92F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BEDE7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0.5)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0D74F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7F1A62D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4DDA5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FBF3E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CC077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C46341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C4A5A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0E1C70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039E291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FAC3EC0" w14:textId="7450B0C2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0.3)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DF0380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3A203C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9782C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24C6B5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8BE04F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D0C82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09B4CE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DEA851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09D4F9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CF0757" w14:textId="6D2C218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-2.67, 0.5</m:t>
                    </m:r>
                  </m:e>
                </m:d>
              </m:oMath>
            </m:oMathPara>
          </w:p>
          <w:p w14:paraId="0E02BA29" w14:textId="135966B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T(0.02,0.11)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AC5EC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4BC043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BFB17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ABDF80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4E0F91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5BFB07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5E14395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47B4CE70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901AF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0B6DF5F" w14:textId="489F267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2A434D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08C53E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7BB46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EC504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754F79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1AB6F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8F41AC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5625E1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E607F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710984C" w14:textId="70044280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2AF8F8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421E17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2D29D1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14E265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593AF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3917E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2757263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4D454B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9C00B6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781EB46" w14:textId="0E1848A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E2B9E2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A5EB06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DA1694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44FD1A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52AFB3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2004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F4371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F2131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5BB17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0C2E31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F8FF2A8" w14:textId="738E3CEE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05CDB1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54CF25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3F8F0C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Exclude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0039FCF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BA9DD61" w14:textId="77777777" w:rsidR="00B9444B" w:rsidRPr="002B6140" w:rsidRDefault="00B9444B" w:rsidP="00733B33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9EA9A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7E05F7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12581F7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5779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8BC1226" w14:textId="3362C80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2111D5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5A03F4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FA8F72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01ED4B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low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9D3047C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F5FF5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F6CEF5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99BEF4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6F7B98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8950686" w14:textId="7AC2D6F4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828090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22EF8D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5B1896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595B3D7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high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525E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EFA147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AEFB91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AE73946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E3888A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9DE8E02" w14:textId="3E4CB1C8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FAD6CB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70EEB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25D6D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53CD96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A6D0B3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4547C93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83BD8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B9444B" w:rsidRPr="002B6140" w14:paraId="6B2A89AB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38D310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9FE564" w14:textId="6DE06FB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32FF81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624E084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6A0C8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13D15B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F75D4E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676A00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E6FAA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25</w:t>
            </w:r>
          </w:p>
        </w:tc>
      </w:tr>
      <w:tr w:rsidR="00B9444B" w:rsidRPr="002B6140" w14:paraId="303A948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9F05D6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53B409B" w14:textId="6A12B5B5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7D2A698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F1E429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6EE8FA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908BA0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D479C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85090B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55CCE3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37</w:t>
            </w:r>
          </w:p>
        </w:tc>
      </w:tr>
      <w:tr w:rsidR="003C55D7" w:rsidRPr="002B6140" w14:paraId="668F0D6D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6054D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4A44BA5" w14:textId="0F1A9AE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DF6DCF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28802B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6DDF508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3C0E35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817462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FEB836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Analytical + additional </w:t>
            </w:r>
            <w:proofErr w:type="spellStart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obs</w:t>
            </w:r>
            <w:proofErr w:type="spellEnd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error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91E32C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3C55D7" w:rsidRPr="002B6140" w14:paraId="76B1FB50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03089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6D0AE1" w14:textId="78EFBBA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472FE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05AC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(0.5, 0.8)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C20B7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D838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ECBD7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2019 U[100, 10,000]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C969B" w14:textId="2EFE40E8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Power function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9A8A2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</w:tbl>
    <w:p w14:paraId="2B25B7C1" w14:textId="61073410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7E63D91" w14:textId="77777777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 w:rsidSect="00B9444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0EF6D1" w14:textId="27437037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BE4FB4">
        <w:rPr>
          <w:rFonts w:ascii="Times New Roman" w:hAnsi="Times New Roman" w:cs="Times New Roman"/>
          <w:lang w:val="en-US"/>
        </w:rPr>
        <w:t>S</w:t>
      </w:r>
      <w:r w:rsidR="00156D15">
        <w:rPr>
          <w:rFonts w:ascii="Times New Roman" w:hAnsi="Times New Roman" w:cs="Times New Roman"/>
          <w:lang w:val="en-US"/>
        </w:rPr>
        <w:t>5</w:t>
      </w:r>
      <w:r w:rsidRPr="002B6140">
        <w:rPr>
          <w:rFonts w:ascii="Times New Roman" w:hAnsi="Times New Roman" w:cs="Times New Roman"/>
          <w:lang w:val="en-US"/>
        </w:rPr>
        <w:t xml:space="preserve">. Posterior mean, standard deviations and 50% and 95% Bayesian credible intervals (CI) for the key biological parameters estimated by the individual state-space assessment models of the southern right whale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/>
              </w:rPr>
              <m:t>Min</m:t>
            </m:r>
          </m:sub>
        </m:sSub>
      </m:oMath>
      <w:r w:rsidR="00A70866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A70866" w:rsidRPr="00A70866">
        <w:rPr>
          <w:rFonts w:ascii="Times New Roman" w:eastAsiaTheme="minorEastAsia" w:hAnsi="Times New Roman" w:cs="Times New Roman"/>
          <w:color w:val="000000"/>
        </w:rPr>
        <w:t>refers</w:t>
      </w:r>
      <w:proofErr w:type="spellEnd"/>
      <w:r w:rsidR="00A70866" w:rsidRPr="00A70866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A70866" w:rsidRPr="00A70866">
        <w:rPr>
          <w:rFonts w:ascii="Times New Roman" w:eastAsiaTheme="minorEastAsia" w:hAnsi="Times New Roman" w:cs="Times New Roman"/>
          <w:color w:val="000000"/>
        </w:rPr>
        <w:t>to</w:t>
      </w:r>
      <w:proofErr w:type="spellEnd"/>
      <w:r w:rsidR="00A70866" w:rsidRPr="00A70866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A70866" w:rsidRPr="00A70866">
        <w:rPr>
          <w:rFonts w:ascii="Times New Roman" w:eastAsiaTheme="minorEastAsia" w:hAnsi="Times New Roman" w:cs="Times New Roman"/>
          <w:color w:val="000000"/>
        </w:rPr>
        <w:t>the</w:t>
      </w:r>
      <w:proofErr w:type="spellEnd"/>
      <w:r w:rsidR="00A70866" w:rsidRPr="00A70866">
        <w:rPr>
          <w:rFonts w:ascii="Times New Roman" w:eastAsiaTheme="minorEastAsia" w:hAnsi="Times New Roman" w:cs="Times New Roman"/>
          <w:color w:val="000000"/>
        </w:rPr>
        <w:t xml:space="preserve"> mínimum </w:t>
      </w:r>
      <w:proofErr w:type="spellStart"/>
      <w:r w:rsidR="00A70866" w:rsidRPr="00A70866">
        <w:rPr>
          <w:rFonts w:ascii="Times New Roman" w:eastAsiaTheme="minorEastAsia" w:hAnsi="Times New Roman" w:cs="Times New Roman"/>
          <w:color w:val="000000"/>
        </w:rPr>
        <w:t>estimated</w:t>
      </w:r>
      <w:proofErr w:type="spellEnd"/>
      <w:r w:rsidR="00A70866" w:rsidRPr="00A70866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A70866" w:rsidRPr="00A70866">
        <w:rPr>
          <w:rFonts w:ascii="Times New Roman" w:eastAsiaTheme="minorEastAsia" w:hAnsi="Times New Roman" w:cs="Times New Roman"/>
          <w:color w:val="000000"/>
        </w:rPr>
        <w:t>abundance</w:t>
      </w:r>
      <w:proofErr w:type="spellEnd"/>
      <w:r w:rsidR="00A70866" w:rsidRPr="00A70866">
        <w:rPr>
          <w:rFonts w:ascii="Times New Roman" w:eastAsiaTheme="minorEastAsia" w:hAnsi="Times New Roman" w:cs="Times New Roman"/>
          <w:color w:val="000000"/>
        </w:rPr>
        <w:t xml:space="preserve"> relative </w:t>
      </w:r>
      <w:proofErr w:type="spellStart"/>
      <w:r w:rsidR="00A70866" w:rsidRPr="00A70866">
        <w:rPr>
          <w:rFonts w:ascii="Times New Roman" w:eastAsiaTheme="minorEastAsia" w:hAnsi="Times New Roman" w:cs="Times New Roman"/>
          <w:color w:val="000000"/>
        </w:rPr>
        <w:t>to</w:t>
      </w:r>
      <w:proofErr w:type="spellEnd"/>
      <w:r w:rsidR="00A70866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lang w:val="en-US"/>
          </w:rPr>
          <m:t>K</m:t>
        </m:r>
      </m:oMath>
      <w:r w:rsidR="00A70866">
        <w:rPr>
          <w:rFonts w:ascii="Times New Roman" w:eastAsiaTheme="minorEastAsia" w:hAnsi="Times New Roman" w:cs="Times New Roman"/>
          <w:color w:val="000000"/>
          <w:lang w:val="en-US"/>
        </w:rPr>
        <w:t>.</w:t>
      </w:r>
    </w:p>
    <w:p w14:paraId="10D56049" w14:textId="721FA45D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1F6D50B7" w14:textId="3E63AE5F" w:rsidR="00B332E5" w:rsidRPr="002B6140" w:rsidRDefault="00C215AF" w:rsidP="00B332E5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Base Case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26"/>
        <w:gridCol w:w="1175"/>
        <w:gridCol w:w="1301"/>
        <w:gridCol w:w="898"/>
        <w:gridCol w:w="1106"/>
        <w:gridCol w:w="1383"/>
        <w:gridCol w:w="1428"/>
      </w:tblGrid>
      <w:tr w:rsidR="00B332E5" w:rsidRPr="002B6140" w:rsidDel="00DB6B1A" w14:paraId="7F848D30" w14:textId="77777777" w:rsidTr="00C73BC0">
        <w:trPr>
          <w:gridAfter w:val="6"/>
          <w:wAfter w:w="7111" w:type="dxa"/>
          <w:jc w:val="center"/>
          <w:del w:id="0" w:author="adamsgd" w:date="2021-06-10T14:48:00Z"/>
        </w:trPr>
        <w:tc>
          <w:tcPr>
            <w:tcW w:w="819" w:type="pct"/>
            <w:gridSpan w:val="2"/>
          </w:tcPr>
          <w:p w14:paraId="3FBE3859" w14:textId="77777777" w:rsidR="00B332E5" w:rsidRPr="002B6140" w:rsidDel="00DB6B1A" w:rsidRDefault="00B332E5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B332E5" w:rsidRPr="002B6140" w14:paraId="568A205B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2968FE" w14:textId="77777777" w:rsidR="00B332E5" w:rsidRPr="002B6140" w:rsidRDefault="00B332E5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1EADAA2C" w14:textId="77777777" w:rsidR="00B332E5" w:rsidRPr="002B6140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6621EB" w14:textId="77777777" w:rsidR="00B332E5" w:rsidRPr="002B6140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42FF63B" w14:textId="77777777" w:rsidR="00B332E5" w:rsidRPr="002B6140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F0628AC" w14:textId="77777777" w:rsidR="00B332E5" w:rsidRPr="002B6140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A533669" w14:textId="77777777" w:rsidR="00B332E5" w:rsidRPr="002B6140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55B3196" w14:textId="77777777" w:rsidR="00B332E5" w:rsidRPr="002B6140" w:rsidRDefault="00B332E5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BDEC783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082D3C" w14:textId="77777777" w:rsidR="00086D9A" w:rsidRPr="002B6140" w:rsidRDefault="00C73BC0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tcBorders>
              <w:top w:val="single" w:sz="4" w:space="0" w:color="auto"/>
            </w:tcBorders>
            <w:vAlign w:val="bottom"/>
          </w:tcPr>
          <w:p w14:paraId="30BC1909" w14:textId="4934AF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1937A0" w14:textId="70BF9C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177C84B" w14:textId="1991AE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B4BD6E9" w14:textId="27C5A87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780978A" w14:textId="2006EA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0B425C62" w14:textId="75BB5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86D9A" w:rsidRPr="002B6140" w14:paraId="37C9D6D4" w14:textId="77777777" w:rsidTr="00C73BC0">
        <w:trPr>
          <w:jc w:val="center"/>
        </w:trPr>
        <w:tc>
          <w:tcPr>
            <w:tcW w:w="747" w:type="pct"/>
            <w:vAlign w:val="bottom"/>
          </w:tcPr>
          <w:p w14:paraId="7C98B0FF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8CB20A0" w14:textId="62241B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65,222</w:t>
            </w:r>
          </w:p>
        </w:tc>
        <w:tc>
          <w:tcPr>
            <w:tcW w:w="746" w:type="pct"/>
            <w:vAlign w:val="bottom"/>
          </w:tcPr>
          <w:p w14:paraId="73AF4282" w14:textId="11581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62,661</w:t>
            </w:r>
          </w:p>
        </w:tc>
        <w:tc>
          <w:tcPr>
            <w:tcW w:w="515" w:type="pct"/>
            <w:vAlign w:val="bottom"/>
          </w:tcPr>
          <w:p w14:paraId="259771C2" w14:textId="31724D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40,628</w:t>
            </w:r>
          </w:p>
        </w:tc>
        <w:tc>
          <w:tcPr>
            <w:tcW w:w="634" w:type="pct"/>
            <w:vAlign w:val="bottom"/>
          </w:tcPr>
          <w:p w14:paraId="3DF3F51F" w14:textId="0E5191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53,071</w:t>
            </w:r>
          </w:p>
        </w:tc>
        <w:tc>
          <w:tcPr>
            <w:tcW w:w="793" w:type="pct"/>
            <w:vAlign w:val="bottom"/>
          </w:tcPr>
          <w:p w14:paraId="530F7157" w14:textId="56D50C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74,703</w:t>
            </w:r>
          </w:p>
        </w:tc>
        <w:tc>
          <w:tcPr>
            <w:tcW w:w="819" w:type="pct"/>
            <w:vAlign w:val="bottom"/>
          </w:tcPr>
          <w:p w14:paraId="127BF099" w14:textId="574505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103,269</w:t>
            </w:r>
          </w:p>
        </w:tc>
      </w:tr>
      <w:tr w:rsidR="00086D9A" w:rsidRPr="002B6140" w14:paraId="515C5E53" w14:textId="77777777" w:rsidTr="00C73BC0">
        <w:trPr>
          <w:jc w:val="center"/>
        </w:trPr>
        <w:tc>
          <w:tcPr>
            <w:tcW w:w="747" w:type="pct"/>
            <w:vAlign w:val="bottom"/>
          </w:tcPr>
          <w:p w14:paraId="2F4A15B7" w14:textId="54DF96D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82FC7A0" w14:textId="3AD499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4.276</w:t>
            </w:r>
          </w:p>
        </w:tc>
        <w:tc>
          <w:tcPr>
            <w:tcW w:w="746" w:type="pct"/>
            <w:vAlign w:val="bottom"/>
          </w:tcPr>
          <w:p w14:paraId="6C0A1D2A" w14:textId="1B1CE3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3.474</w:t>
            </w:r>
          </w:p>
        </w:tc>
        <w:tc>
          <w:tcPr>
            <w:tcW w:w="515" w:type="pct"/>
            <w:vAlign w:val="bottom"/>
          </w:tcPr>
          <w:p w14:paraId="5B0DBE81" w14:textId="76F7A5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1.072</w:t>
            </w:r>
          </w:p>
        </w:tc>
        <w:tc>
          <w:tcPr>
            <w:tcW w:w="634" w:type="pct"/>
            <w:vAlign w:val="bottom"/>
          </w:tcPr>
          <w:p w14:paraId="39524A95" w14:textId="374A771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2504094D" w14:textId="7FB595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6.095</w:t>
            </w:r>
          </w:p>
        </w:tc>
        <w:tc>
          <w:tcPr>
            <w:tcW w:w="819" w:type="pct"/>
            <w:vAlign w:val="bottom"/>
          </w:tcPr>
          <w:p w14:paraId="26E59A47" w14:textId="2957B1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10.491</w:t>
            </w:r>
          </w:p>
        </w:tc>
      </w:tr>
      <w:tr w:rsidR="00086D9A" w:rsidRPr="002B6140" w14:paraId="0DCA6F2F" w14:textId="77777777" w:rsidTr="00C73BC0">
        <w:trPr>
          <w:jc w:val="center"/>
        </w:trPr>
        <w:tc>
          <w:tcPr>
            <w:tcW w:w="747" w:type="pct"/>
            <w:vAlign w:val="bottom"/>
          </w:tcPr>
          <w:p w14:paraId="55435429" w14:textId="77777777" w:rsidR="00086D9A" w:rsidRPr="002B6140" w:rsidRDefault="00C73BC0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3009E3C" w14:textId="251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19C32882" w14:textId="1E88D4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6EF5CC5B" w14:textId="6A704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6ADA3AF" w14:textId="4D0275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2E6D6EAE" w14:textId="40ACCE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373BD796" w14:textId="31F0E2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7B1740B" w14:textId="77777777" w:rsidTr="00C73BC0">
        <w:trPr>
          <w:jc w:val="center"/>
        </w:trPr>
        <w:tc>
          <w:tcPr>
            <w:tcW w:w="747" w:type="pct"/>
            <w:vAlign w:val="bottom"/>
          </w:tcPr>
          <w:p w14:paraId="2A1821D0" w14:textId="1B46A465" w:rsidR="00086D9A" w:rsidRPr="002B6140" w:rsidRDefault="00A70866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AD5E3D4" w14:textId="05863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A922FDA" w14:textId="069B11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542B781" w14:textId="1C73D1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86ACB2" w14:textId="154506D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89C2AE3" w14:textId="2030C4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1A263AFB" w14:textId="5ECF75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56D0C414" w14:textId="77777777" w:rsidTr="00C73BC0">
        <w:trPr>
          <w:jc w:val="center"/>
        </w:trPr>
        <w:tc>
          <w:tcPr>
            <w:tcW w:w="747" w:type="pct"/>
            <w:vAlign w:val="bottom"/>
          </w:tcPr>
          <w:p w14:paraId="7DBDA10F" w14:textId="77777777" w:rsidR="00086D9A" w:rsidRPr="002B6140" w:rsidRDefault="00C73BC0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6ED8BF32" w14:textId="126EF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746" w:type="pct"/>
            <w:vAlign w:val="bottom"/>
          </w:tcPr>
          <w:p w14:paraId="0C2BE005" w14:textId="5EE108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2,167</w:t>
            </w:r>
          </w:p>
        </w:tc>
        <w:tc>
          <w:tcPr>
            <w:tcW w:w="515" w:type="pct"/>
            <w:vAlign w:val="bottom"/>
          </w:tcPr>
          <w:p w14:paraId="0A3DE73A" w14:textId="07FC70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517</w:t>
            </w:r>
          </w:p>
        </w:tc>
        <w:tc>
          <w:tcPr>
            <w:tcW w:w="634" w:type="pct"/>
            <w:vAlign w:val="bottom"/>
          </w:tcPr>
          <w:p w14:paraId="03DC5385" w14:textId="4339AF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1,288</w:t>
            </w:r>
          </w:p>
        </w:tc>
        <w:tc>
          <w:tcPr>
            <w:tcW w:w="793" w:type="pct"/>
            <w:vAlign w:val="bottom"/>
          </w:tcPr>
          <w:p w14:paraId="367CD8AE" w14:textId="5223E7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3,049</w:t>
            </w:r>
          </w:p>
        </w:tc>
        <w:tc>
          <w:tcPr>
            <w:tcW w:w="819" w:type="pct"/>
            <w:vAlign w:val="bottom"/>
          </w:tcPr>
          <w:p w14:paraId="6E914A00" w14:textId="4B5C37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86D9A" w:rsidRPr="002B6140" w14:paraId="12D594C8" w14:textId="77777777" w:rsidTr="00C73BC0">
        <w:trPr>
          <w:jc w:val="center"/>
        </w:trPr>
        <w:tc>
          <w:tcPr>
            <w:tcW w:w="747" w:type="pct"/>
            <w:vAlign w:val="bottom"/>
          </w:tcPr>
          <w:p w14:paraId="5994DD0F" w14:textId="2AF8422F" w:rsidR="00086D9A" w:rsidRPr="002B6140" w:rsidRDefault="00C73BC0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3EF16BA8" w14:textId="7FE9FB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4,593</w:t>
            </w:r>
          </w:p>
        </w:tc>
        <w:tc>
          <w:tcPr>
            <w:tcW w:w="746" w:type="pct"/>
            <w:vAlign w:val="bottom"/>
          </w:tcPr>
          <w:p w14:paraId="4EBBD263" w14:textId="5F222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4,567</w:t>
            </w:r>
          </w:p>
        </w:tc>
        <w:tc>
          <w:tcPr>
            <w:tcW w:w="515" w:type="pct"/>
            <w:vAlign w:val="bottom"/>
          </w:tcPr>
          <w:p w14:paraId="16830F50" w14:textId="64EFA4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3CEF2064" w14:textId="21793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3CBA7C3D" w14:textId="32292F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593CF6D1" w14:textId="1BD596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5,521</w:t>
            </w:r>
          </w:p>
        </w:tc>
      </w:tr>
      <w:tr w:rsidR="00086D9A" w:rsidRPr="002B6140" w14:paraId="3F87B953" w14:textId="77777777" w:rsidTr="00C73BC0">
        <w:trPr>
          <w:jc w:val="center"/>
        </w:trPr>
        <w:tc>
          <w:tcPr>
            <w:tcW w:w="747" w:type="pct"/>
            <w:vAlign w:val="bottom"/>
          </w:tcPr>
          <w:p w14:paraId="21FF2AA1" w14:textId="77777777" w:rsidR="00086D9A" w:rsidRPr="002B6140" w:rsidRDefault="00C73BC0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5132386" w14:textId="6EEC85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4,702</w:t>
            </w:r>
          </w:p>
        </w:tc>
        <w:tc>
          <w:tcPr>
            <w:tcW w:w="746" w:type="pct"/>
            <w:vAlign w:val="bottom"/>
          </w:tcPr>
          <w:p w14:paraId="5A46BEFE" w14:textId="2DBAA1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4,664</w:t>
            </w:r>
          </w:p>
        </w:tc>
        <w:tc>
          <w:tcPr>
            <w:tcW w:w="515" w:type="pct"/>
            <w:vAlign w:val="bottom"/>
          </w:tcPr>
          <w:p w14:paraId="671A0504" w14:textId="36BE43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3,830</w:t>
            </w:r>
          </w:p>
        </w:tc>
        <w:tc>
          <w:tcPr>
            <w:tcW w:w="634" w:type="pct"/>
            <w:vAlign w:val="bottom"/>
          </w:tcPr>
          <w:p w14:paraId="6C3F561F" w14:textId="03F2787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4,351</w:t>
            </w:r>
          </w:p>
        </w:tc>
        <w:tc>
          <w:tcPr>
            <w:tcW w:w="793" w:type="pct"/>
            <w:vAlign w:val="bottom"/>
          </w:tcPr>
          <w:p w14:paraId="54D7E423" w14:textId="0CE6BD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5,016</w:t>
            </w:r>
          </w:p>
        </w:tc>
        <w:tc>
          <w:tcPr>
            <w:tcW w:w="819" w:type="pct"/>
            <w:vAlign w:val="bottom"/>
          </w:tcPr>
          <w:p w14:paraId="7957FCBC" w14:textId="22AA34E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5,801</w:t>
            </w:r>
          </w:p>
        </w:tc>
      </w:tr>
      <w:tr w:rsidR="00086D9A" w:rsidRPr="002B6140" w14:paraId="2CAF068C" w14:textId="77777777" w:rsidTr="00C73BC0">
        <w:trPr>
          <w:jc w:val="center"/>
        </w:trPr>
        <w:tc>
          <w:tcPr>
            <w:tcW w:w="747" w:type="pct"/>
            <w:vAlign w:val="bottom"/>
          </w:tcPr>
          <w:p w14:paraId="54DD76E6" w14:textId="77777777" w:rsidR="00086D9A" w:rsidRPr="002B6140" w:rsidRDefault="00C73BC0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F2735E9" w14:textId="17CFE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5,242</w:t>
            </w:r>
          </w:p>
        </w:tc>
        <w:tc>
          <w:tcPr>
            <w:tcW w:w="746" w:type="pct"/>
            <w:vAlign w:val="bottom"/>
          </w:tcPr>
          <w:p w14:paraId="2E4C1C1D" w14:textId="3A0F49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5,120</w:t>
            </w:r>
          </w:p>
        </w:tc>
        <w:tc>
          <w:tcPr>
            <w:tcW w:w="515" w:type="pct"/>
            <w:vAlign w:val="bottom"/>
          </w:tcPr>
          <w:p w14:paraId="38DF50AA" w14:textId="024C48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3,871</w:t>
            </w:r>
          </w:p>
        </w:tc>
        <w:tc>
          <w:tcPr>
            <w:tcW w:w="634" w:type="pct"/>
            <w:vAlign w:val="bottom"/>
          </w:tcPr>
          <w:p w14:paraId="6A265236" w14:textId="2BE927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4,602</w:t>
            </w:r>
          </w:p>
        </w:tc>
        <w:tc>
          <w:tcPr>
            <w:tcW w:w="793" w:type="pct"/>
            <w:vAlign w:val="bottom"/>
          </w:tcPr>
          <w:p w14:paraId="5B2CD442" w14:textId="167BDF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5,749</w:t>
            </w:r>
          </w:p>
        </w:tc>
        <w:tc>
          <w:tcPr>
            <w:tcW w:w="819" w:type="pct"/>
            <w:vAlign w:val="bottom"/>
          </w:tcPr>
          <w:p w14:paraId="61D7BE5E" w14:textId="6C0629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7,259</w:t>
            </w:r>
          </w:p>
        </w:tc>
      </w:tr>
      <w:tr w:rsidR="00086D9A" w:rsidRPr="002B6140" w14:paraId="57C851DB" w14:textId="77777777" w:rsidTr="00C73BC0">
        <w:trPr>
          <w:jc w:val="center"/>
        </w:trPr>
        <w:tc>
          <w:tcPr>
            <w:tcW w:w="747" w:type="pct"/>
            <w:vAlign w:val="bottom"/>
          </w:tcPr>
          <w:p w14:paraId="519B0000" w14:textId="6D427D00" w:rsidR="00086D9A" w:rsidRPr="002B6140" w:rsidRDefault="00C73BC0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</m:t>
                    </m:r>
                    <m:r>
                      <w:rPr>
                        <w:rFonts w:ascii="Cambria Math" w:hAnsi="Cambria Math" w:cs="Times New Roman"/>
                        <w:color w:val="000000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25BE35B" w14:textId="2F5D1D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2DEE5A" w14:textId="55F883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2F1DD9CC" w14:textId="12A10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27393E8D" w14:textId="7AC784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5A218016" w14:textId="02867A8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23BB62A" w14:textId="46F30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CF2C2E5" w14:textId="77777777" w:rsidTr="00C73BC0">
        <w:trPr>
          <w:jc w:val="center"/>
        </w:trPr>
        <w:tc>
          <w:tcPr>
            <w:tcW w:w="747" w:type="pct"/>
            <w:vAlign w:val="bottom"/>
          </w:tcPr>
          <w:p w14:paraId="7BA3A51E" w14:textId="22F71365" w:rsidR="00086D9A" w:rsidRPr="002B6140" w:rsidRDefault="00C73BC0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0026310" w14:textId="0387D65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69F3DB3" w14:textId="7A795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260EAA2F" w14:textId="6A1F89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BA3A2B8" w14:textId="654F0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FA637EB" w14:textId="2DADB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56BC32B9" w14:textId="5A59DC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86D9A" w:rsidRPr="002B6140" w14:paraId="35C7E565" w14:textId="77777777" w:rsidTr="00C73BC0">
        <w:trPr>
          <w:jc w:val="center"/>
        </w:trPr>
        <w:tc>
          <w:tcPr>
            <w:tcW w:w="747" w:type="pct"/>
            <w:vAlign w:val="bottom"/>
          </w:tcPr>
          <w:p w14:paraId="3AF92E47" w14:textId="77777777" w:rsidR="00086D9A" w:rsidRPr="002B6140" w:rsidRDefault="00C73BC0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4712CF8" w14:textId="0E59B7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04D6CB0A" w14:textId="5E58A0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37E0CD" w14:textId="387529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DB7EBB7" w14:textId="5A99E1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73DAC41D" w14:textId="375292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2AA2774F" w14:textId="4378B1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86D9A" w:rsidRPr="002B6140" w14:paraId="3ABABACB" w14:textId="77777777" w:rsidTr="00B332E5">
        <w:trPr>
          <w:jc w:val="center"/>
        </w:trPr>
        <w:tc>
          <w:tcPr>
            <w:tcW w:w="747" w:type="pct"/>
            <w:vAlign w:val="bottom"/>
          </w:tcPr>
          <w:p w14:paraId="50B82969" w14:textId="77777777" w:rsidR="00086D9A" w:rsidRPr="002B6140" w:rsidRDefault="00C73BC0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4197331" w14:textId="05E792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1F64F4AC" w14:textId="41C3CB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F0B241A" w14:textId="7AA3C4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6974ED6F" w14:textId="29397B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C59C0E" w14:textId="08434C1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4900B208" w14:textId="5E9F0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86D9A" w:rsidRPr="002B6140" w14:paraId="143AAA0F" w14:textId="77777777" w:rsidTr="00B332E5">
        <w:trPr>
          <w:jc w:val="center"/>
        </w:trPr>
        <w:tc>
          <w:tcPr>
            <w:tcW w:w="747" w:type="pct"/>
            <w:vAlign w:val="bottom"/>
          </w:tcPr>
          <w:p w14:paraId="19416424" w14:textId="7538DAF0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CAB6941" w14:textId="2C5C53B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56F1DAF2" w14:textId="42CD6C6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17696B54" w14:textId="4C4384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42474132" w14:textId="0D939F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29CE02C" w14:textId="4D24B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1750DCFE" w14:textId="3770F49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125FD5FC" w14:textId="77777777" w:rsidTr="003C755A">
        <w:trPr>
          <w:jc w:val="center"/>
        </w:trPr>
        <w:tc>
          <w:tcPr>
            <w:tcW w:w="747" w:type="pct"/>
            <w:vAlign w:val="bottom"/>
          </w:tcPr>
          <w:p w14:paraId="38D31625" w14:textId="13D0DB6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50551AD" w14:textId="5425A6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081B1139" w14:textId="52685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1170741A" w14:textId="029321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22CC5C" w14:textId="0480FE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2C06A0C4" w14:textId="0B18EE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155253A6" w14:textId="76465A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23B2E277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89487E0" w14:textId="2B257F59" w:rsidR="00086D9A" w:rsidRPr="002B6140" w:rsidRDefault="00C73BC0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752D9BC0" w14:textId="040C28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1BD0CDB" w14:textId="6180D5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A3345A" w14:textId="267859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C1C5835" w14:textId="721386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670B84F" w14:textId="72207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D5B5404" w14:textId="63381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B3CBA4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289F6" w14:textId="305F3ED8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.2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2B6140" w14:paraId="0926F962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C107187" w14:textId="77777777" w:rsidR="00074830" w:rsidRPr="002B6140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DE003D7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0000A2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925232A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0C2D3B5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408B3E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02A7DBF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12AB5A82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739D4C8" w14:textId="3C33E9D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0A4CEA1" w14:textId="4CA3FC3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D97C564" w14:textId="03078F6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127C4B12" w14:textId="20446D0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4558BECA" w14:textId="341B8C9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89C2FA2" w14:textId="7009B1F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ADC5B68" w14:textId="361A0D6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0.037</w:t>
            </w:r>
          </w:p>
        </w:tc>
      </w:tr>
      <w:tr w:rsidR="00A70866" w:rsidRPr="002B6140" w14:paraId="4619E3DE" w14:textId="77777777" w:rsidTr="00C73BC0">
        <w:trPr>
          <w:jc w:val="center"/>
        </w:trPr>
        <w:tc>
          <w:tcPr>
            <w:tcW w:w="747" w:type="pct"/>
            <w:vAlign w:val="bottom"/>
          </w:tcPr>
          <w:p w14:paraId="52BBE9C5" w14:textId="79026DF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E03FB6B" w14:textId="64F7423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51,372</w:t>
            </w:r>
          </w:p>
        </w:tc>
        <w:tc>
          <w:tcPr>
            <w:tcW w:w="746" w:type="pct"/>
            <w:vAlign w:val="bottom"/>
          </w:tcPr>
          <w:p w14:paraId="49D0EAF9" w14:textId="0CB0193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50,155</w:t>
            </w:r>
          </w:p>
        </w:tc>
        <w:tc>
          <w:tcPr>
            <w:tcW w:w="515" w:type="pct"/>
            <w:vAlign w:val="bottom"/>
          </w:tcPr>
          <w:p w14:paraId="6ED327A6" w14:textId="4168DFA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34,875</w:t>
            </w:r>
          </w:p>
        </w:tc>
        <w:tc>
          <w:tcPr>
            <w:tcW w:w="634" w:type="pct"/>
            <w:vAlign w:val="bottom"/>
          </w:tcPr>
          <w:p w14:paraId="35A4F94D" w14:textId="3977107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43,593</w:t>
            </w:r>
          </w:p>
        </w:tc>
        <w:tc>
          <w:tcPr>
            <w:tcW w:w="793" w:type="pct"/>
            <w:vAlign w:val="bottom"/>
          </w:tcPr>
          <w:p w14:paraId="14FCCB54" w14:textId="705984D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57,933</w:t>
            </w:r>
          </w:p>
        </w:tc>
        <w:tc>
          <w:tcPr>
            <w:tcW w:w="819" w:type="pct"/>
            <w:vAlign w:val="bottom"/>
          </w:tcPr>
          <w:p w14:paraId="41110C83" w14:textId="7833F43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74,232</w:t>
            </w:r>
          </w:p>
        </w:tc>
      </w:tr>
      <w:tr w:rsidR="00A70866" w:rsidRPr="002B6140" w14:paraId="58FD2F54" w14:textId="77777777" w:rsidTr="00C73BC0">
        <w:trPr>
          <w:jc w:val="center"/>
        </w:trPr>
        <w:tc>
          <w:tcPr>
            <w:tcW w:w="747" w:type="pct"/>
            <w:vAlign w:val="bottom"/>
          </w:tcPr>
          <w:p w14:paraId="6A47932A" w14:textId="2D6D2D1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E59217" w14:textId="7C2D131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4.176</w:t>
            </w:r>
          </w:p>
        </w:tc>
        <w:tc>
          <w:tcPr>
            <w:tcW w:w="746" w:type="pct"/>
            <w:vAlign w:val="bottom"/>
          </w:tcPr>
          <w:p w14:paraId="40226268" w14:textId="6843024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3.338</w:t>
            </w:r>
          </w:p>
        </w:tc>
        <w:tc>
          <w:tcPr>
            <w:tcW w:w="515" w:type="pct"/>
            <w:vAlign w:val="bottom"/>
          </w:tcPr>
          <w:p w14:paraId="022618C3" w14:textId="6DBBF17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1.058</w:t>
            </w:r>
          </w:p>
        </w:tc>
        <w:tc>
          <w:tcPr>
            <w:tcW w:w="634" w:type="pct"/>
            <w:vAlign w:val="bottom"/>
          </w:tcPr>
          <w:p w14:paraId="0A909050" w14:textId="5E2AD2C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1.836</w:t>
            </w:r>
          </w:p>
        </w:tc>
        <w:tc>
          <w:tcPr>
            <w:tcW w:w="793" w:type="pct"/>
            <w:vAlign w:val="bottom"/>
          </w:tcPr>
          <w:p w14:paraId="66FD0BA1" w14:textId="2BE5A61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5.975</w:t>
            </w:r>
          </w:p>
        </w:tc>
        <w:tc>
          <w:tcPr>
            <w:tcW w:w="819" w:type="pct"/>
            <w:vAlign w:val="bottom"/>
          </w:tcPr>
          <w:p w14:paraId="14B403A9" w14:textId="2420985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10.539</w:t>
            </w:r>
          </w:p>
        </w:tc>
      </w:tr>
      <w:tr w:rsidR="00A70866" w:rsidRPr="002B6140" w14:paraId="06889C4F" w14:textId="77777777" w:rsidTr="00C73BC0">
        <w:trPr>
          <w:jc w:val="center"/>
        </w:trPr>
        <w:tc>
          <w:tcPr>
            <w:tcW w:w="747" w:type="pct"/>
            <w:vAlign w:val="bottom"/>
          </w:tcPr>
          <w:p w14:paraId="040D878E" w14:textId="4C999C8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16047E" w14:textId="47E636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0.646</w:t>
            </w:r>
          </w:p>
        </w:tc>
        <w:tc>
          <w:tcPr>
            <w:tcW w:w="746" w:type="pct"/>
            <w:vAlign w:val="bottom"/>
          </w:tcPr>
          <w:p w14:paraId="65B70833" w14:textId="1C1E72C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0.644</w:t>
            </w:r>
          </w:p>
        </w:tc>
        <w:tc>
          <w:tcPr>
            <w:tcW w:w="515" w:type="pct"/>
            <w:vAlign w:val="bottom"/>
          </w:tcPr>
          <w:p w14:paraId="39C26FBC" w14:textId="1272E3A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734545A7" w14:textId="31FC1F8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0.567</w:t>
            </w:r>
          </w:p>
        </w:tc>
        <w:tc>
          <w:tcPr>
            <w:tcW w:w="793" w:type="pct"/>
            <w:vAlign w:val="bottom"/>
          </w:tcPr>
          <w:p w14:paraId="438E0703" w14:textId="7649A13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0.722</w:t>
            </w:r>
          </w:p>
        </w:tc>
        <w:tc>
          <w:tcPr>
            <w:tcW w:w="819" w:type="pct"/>
            <w:vAlign w:val="bottom"/>
          </w:tcPr>
          <w:p w14:paraId="3AAFD4EF" w14:textId="6815514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A70866" w:rsidRPr="002B6140" w14:paraId="6232F83D" w14:textId="77777777" w:rsidTr="00C73BC0">
        <w:trPr>
          <w:jc w:val="center"/>
        </w:trPr>
        <w:tc>
          <w:tcPr>
            <w:tcW w:w="747" w:type="pct"/>
            <w:vAlign w:val="bottom"/>
          </w:tcPr>
          <w:p w14:paraId="41E1411D" w14:textId="7F2C8FD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98BDB22" w14:textId="5F6FCB2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562B33F" w14:textId="2A77DFE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36833029" w14:textId="134AF70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DB582E" w14:textId="6EE3AD3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6D2BAE6" w14:textId="51C08BB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D58C965" w14:textId="1FC2922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6CB22C06" w14:textId="77777777" w:rsidTr="00C73BC0">
        <w:trPr>
          <w:jc w:val="center"/>
        </w:trPr>
        <w:tc>
          <w:tcPr>
            <w:tcW w:w="747" w:type="pct"/>
            <w:vAlign w:val="bottom"/>
          </w:tcPr>
          <w:p w14:paraId="586A201D" w14:textId="0B6344E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A5EDE36" w14:textId="678B874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838</w:t>
            </w:r>
          </w:p>
        </w:tc>
        <w:tc>
          <w:tcPr>
            <w:tcW w:w="746" w:type="pct"/>
            <w:vAlign w:val="bottom"/>
          </w:tcPr>
          <w:p w14:paraId="247FAA1E" w14:textId="0F2D4F4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753</w:t>
            </w:r>
          </w:p>
        </w:tc>
        <w:tc>
          <w:tcPr>
            <w:tcW w:w="515" w:type="pct"/>
            <w:vAlign w:val="bottom"/>
          </w:tcPr>
          <w:p w14:paraId="50ADF4F9" w14:textId="216E531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270</w:t>
            </w:r>
          </w:p>
        </w:tc>
        <w:tc>
          <w:tcPr>
            <w:tcW w:w="634" w:type="pct"/>
            <w:vAlign w:val="bottom"/>
          </w:tcPr>
          <w:p w14:paraId="3C9BD783" w14:textId="6D24F87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539</w:t>
            </w:r>
          </w:p>
        </w:tc>
        <w:tc>
          <w:tcPr>
            <w:tcW w:w="793" w:type="pct"/>
            <w:vAlign w:val="bottom"/>
          </w:tcPr>
          <w:p w14:paraId="41A79B60" w14:textId="3212EE3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1,046</w:t>
            </w:r>
          </w:p>
        </w:tc>
        <w:tc>
          <w:tcPr>
            <w:tcW w:w="819" w:type="pct"/>
            <w:vAlign w:val="bottom"/>
          </w:tcPr>
          <w:p w14:paraId="56008319" w14:textId="508D0B2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1,894</w:t>
            </w:r>
          </w:p>
        </w:tc>
      </w:tr>
      <w:tr w:rsidR="00A70866" w:rsidRPr="002B6140" w14:paraId="62E0DAAB" w14:textId="77777777" w:rsidTr="00C73BC0">
        <w:trPr>
          <w:jc w:val="center"/>
        </w:trPr>
        <w:tc>
          <w:tcPr>
            <w:tcW w:w="747" w:type="pct"/>
            <w:vAlign w:val="bottom"/>
          </w:tcPr>
          <w:p w14:paraId="0A4FC923" w14:textId="1E17087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3E702" w14:textId="4DF0F74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4,982</w:t>
            </w:r>
          </w:p>
        </w:tc>
        <w:tc>
          <w:tcPr>
            <w:tcW w:w="746" w:type="pct"/>
            <w:vAlign w:val="bottom"/>
          </w:tcPr>
          <w:p w14:paraId="0F220069" w14:textId="304A8C0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4,961</w:t>
            </w:r>
          </w:p>
        </w:tc>
        <w:tc>
          <w:tcPr>
            <w:tcW w:w="515" w:type="pct"/>
            <w:vAlign w:val="bottom"/>
          </w:tcPr>
          <w:p w14:paraId="267676F7" w14:textId="36E99A7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4,140</w:t>
            </w:r>
          </w:p>
        </w:tc>
        <w:tc>
          <w:tcPr>
            <w:tcW w:w="634" w:type="pct"/>
            <w:vAlign w:val="bottom"/>
          </w:tcPr>
          <w:p w14:paraId="29BEABC3" w14:textId="3AD899F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793" w:type="pct"/>
            <w:vAlign w:val="bottom"/>
          </w:tcPr>
          <w:p w14:paraId="12D01D00" w14:textId="2298139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819" w:type="pct"/>
            <w:vAlign w:val="bottom"/>
          </w:tcPr>
          <w:p w14:paraId="54F55593" w14:textId="3F3466C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5,933</w:t>
            </w:r>
          </w:p>
        </w:tc>
      </w:tr>
      <w:tr w:rsidR="00A70866" w:rsidRPr="002B6140" w14:paraId="3AF541E6" w14:textId="77777777" w:rsidTr="00C73BC0">
        <w:trPr>
          <w:jc w:val="center"/>
        </w:trPr>
        <w:tc>
          <w:tcPr>
            <w:tcW w:w="747" w:type="pct"/>
            <w:vAlign w:val="bottom"/>
          </w:tcPr>
          <w:p w14:paraId="6731AC08" w14:textId="35D1B7D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A1ADE8" w14:textId="4A97CC3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5,224</w:t>
            </w:r>
          </w:p>
        </w:tc>
        <w:tc>
          <w:tcPr>
            <w:tcW w:w="746" w:type="pct"/>
            <w:vAlign w:val="bottom"/>
          </w:tcPr>
          <w:p w14:paraId="109998EB" w14:textId="4F5FE41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5,199</w:t>
            </w:r>
          </w:p>
        </w:tc>
        <w:tc>
          <w:tcPr>
            <w:tcW w:w="515" w:type="pct"/>
            <w:vAlign w:val="bottom"/>
          </w:tcPr>
          <w:p w14:paraId="6F8C17C1" w14:textId="324E3D2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4,242</w:t>
            </w:r>
          </w:p>
        </w:tc>
        <w:tc>
          <w:tcPr>
            <w:tcW w:w="634" w:type="pct"/>
            <w:vAlign w:val="bottom"/>
          </w:tcPr>
          <w:p w14:paraId="6C7843A4" w14:textId="5DF96F9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4,860</w:t>
            </w:r>
          </w:p>
        </w:tc>
        <w:tc>
          <w:tcPr>
            <w:tcW w:w="793" w:type="pct"/>
            <w:vAlign w:val="bottom"/>
          </w:tcPr>
          <w:p w14:paraId="5CC7E695" w14:textId="2B31D72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7BE5D3A4" w14:textId="3922A55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6,353</w:t>
            </w:r>
          </w:p>
        </w:tc>
      </w:tr>
      <w:tr w:rsidR="00A70866" w:rsidRPr="002B6140" w14:paraId="4B634310" w14:textId="77777777" w:rsidTr="00C73BC0">
        <w:trPr>
          <w:jc w:val="center"/>
        </w:trPr>
        <w:tc>
          <w:tcPr>
            <w:tcW w:w="747" w:type="pct"/>
            <w:vAlign w:val="bottom"/>
          </w:tcPr>
          <w:p w14:paraId="6DEDF031" w14:textId="3C498DD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246742" w14:textId="35C2E11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6,469</w:t>
            </w:r>
          </w:p>
        </w:tc>
        <w:tc>
          <w:tcPr>
            <w:tcW w:w="746" w:type="pct"/>
            <w:vAlign w:val="bottom"/>
          </w:tcPr>
          <w:p w14:paraId="7B9A38B2" w14:textId="59E772E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6,379</w:t>
            </w:r>
          </w:p>
        </w:tc>
        <w:tc>
          <w:tcPr>
            <w:tcW w:w="515" w:type="pct"/>
            <w:vAlign w:val="bottom"/>
          </w:tcPr>
          <w:p w14:paraId="667E102E" w14:textId="7922CE6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4,795</w:t>
            </w:r>
          </w:p>
        </w:tc>
        <w:tc>
          <w:tcPr>
            <w:tcW w:w="634" w:type="pct"/>
            <w:vAlign w:val="bottom"/>
          </w:tcPr>
          <w:p w14:paraId="0D3F96F2" w14:textId="134D02C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5,777</w:t>
            </w:r>
          </w:p>
        </w:tc>
        <w:tc>
          <w:tcPr>
            <w:tcW w:w="793" w:type="pct"/>
            <w:vAlign w:val="bottom"/>
          </w:tcPr>
          <w:p w14:paraId="5B8E7A69" w14:textId="24F27CD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7,074</w:t>
            </w:r>
          </w:p>
        </w:tc>
        <w:tc>
          <w:tcPr>
            <w:tcW w:w="819" w:type="pct"/>
            <w:vAlign w:val="bottom"/>
          </w:tcPr>
          <w:p w14:paraId="03FAE657" w14:textId="5D9D421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8,630</w:t>
            </w:r>
          </w:p>
        </w:tc>
      </w:tr>
      <w:tr w:rsidR="00A70866" w:rsidRPr="002B6140" w14:paraId="154FA845" w14:textId="77777777" w:rsidTr="00C73BC0">
        <w:trPr>
          <w:jc w:val="center"/>
        </w:trPr>
        <w:tc>
          <w:tcPr>
            <w:tcW w:w="747" w:type="pct"/>
            <w:vAlign w:val="bottom"/>
          </w:tcPr>
          <w:p w14:paraId="3A10A424" w14:textId="57469762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75BF10" w14:textId="37F5AA3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746" w:type="pct"/>
            <w:vAlign w:val="bottom"/>
          </w:tcPr>
          <w:p w14:paraId="5F2F9550" w14:textId="55208B5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515" w:type="pct"/>
            <w:vAlign w:val="bottom"/>
          </w:tcPr>
          <w:p w14:paraId="3F80095C" w14:textId="6E0D412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2DF3EC75" w14:textId="7C3524C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93" w:type="pct"/>
            <w:vAlign w:val="bottom"/>
          </w:tcPr>
          <w:p w14:paraId="01C31CC6" w14:textId="1807139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819" w:type="pct"/>
            <w:vAlign w:val="bottom"/>
          </w:tcPr>
          <w:p w14:paraId="35338A5B" w14:textId="027EB00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</w:tr>
      <w:tr w:rsidR="00A70866" w:rsidRPr="002B6140" w14:paraId="044E5733" w14:textId="77777777" w:rsidTr="00C73BC0">
        <w:trPr>
          <w:jc w:val="center"/>
        </w:trPr>
        <w:tc>
          <w:tcPr>
            <w:tcW w:w="747" w:type="pct"/>
            <w:vAlign w:val="bottom"/>
          </w:tcPr>
          <w:p w14:paraId="2BF71611" w14:textId="5A5E7210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1164A17" w14:textId="51333D0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46" w:type="pct"/>
            <w:vAlign w:val="bottom"/>
          </w:tcPr>
          <w:p w14:paraId="0F252BE0" w14:textId="35B8280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515" w:type="pct"/>
            <w:vAlign w:val="bottom"/>
          </w:tcPr>
          <w:p w14:paraId="2010E9D9" w14:textId="74E39AA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634" w:type="pct"/>
            <w:vAlign w:val="bottom"/>
          </w:tcPr>
          <w:p w14:paraId="43E7E985" w14:textId="5AB024B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32F67C4B" w14:textId="327EA2C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0.116</w:t>
            </w:r>
          </w:p>
        </w:tc>
        <w:tc>
          <w:tcPr>
            <w:tcW w:w="819" w:type="pct"/>
            <w:vAlign w:val="bottom"/>
          </w:tcPr>
          <w:p w14:paraId="350B0F15" w14:textId="3F38967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0.154</w:t>
            </w:r>
          </w:p>
        </w:tc>
      </w:tr>
      <w:tr w:rsidR="00A70866" w:rsidRPr="002B6140" w14:paraId="06E393C4" w14:textId="77777777" w:rsidTr="00C73BC0">
        <w:trPr>
          <w:jc w:val="center"/>
        </w:trPr>
        <w:tc>
          <w:tcPr>
            <w:tcW w:w="747" w:type="pct"/>
            <w:vAlign w:val="bottom"/>
          </w:tcPr>
          <w:p w14:paraId="4C73E657" w14:textId="7080702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55874E5" w14:textId="05A3882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746" w:type="pct"/>
            <w:vAlign w:val="bottom"/>
          </w:tcPr>
          <w:p w14:paraId="7D892E22" w14:textId="36B290C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515" w:type="pct"/>
            <w:vAlign w:val="bottom"/>
          </w:tcPr>
          <w:p w14:paraId="12BBD05B" w14:textId="648EF2C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634" w:type="pct"/>
            <w:vAlign w:val="bottom"/>
          </w:tcPr>
          <w:p w14:paraId="4A34EC3B" w14:textId="3EA6231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93" w:type="pct"/>
            <w:vAlign w:val="bottom"/>
          </w:tcPr>
          <w:p w14:paraId="6B575D9C" w14:textId="26698C5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11AF2322" w14:textId="3EE3426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A70866" w:rsidRPr="002B6140" w14:paraId="633CA9EE" w14:textId="77777777" w:rsidTr="00C73BC0">
        <w:trPr>
          <w:jc w:val="center"/>
        </w:trPr>
        <w:tc>
          <w:tcPr>
            <w:tcW w:w="747" w:type="pct"/>
            <w:vAlign w:val="bottom"/>
          </w:tcPr>
          <w:p w14:paraId="63A87375" w14:textId="6939F89E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62449E" w14:textId="7D7B838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746" w:type="pct"/>
            <w:vAlign w:val="bottom"/>
          </w:tcPr>
          <w:p w14:paraId="64EF3790" w14:textId="3FF01D4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  <w:tc>
          <w:tcPr>
            <w:tcW w:w="515" w:type="pct"/>
            <w:vAlign w:val="bottom"/>
          </w:tcPr>
          <w:p w14:paraId="48338B2B" w14:textId="66768D4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634" w:type="pct"/>
            <w:vAlign w:val="bottom"/>
          </w:tcPr>
          <w:p w14:paraId="7C6ED41F" w14:textId="2D88A5C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793" w:type="pct"/>
            <w:vAlign w:val="bottom"/>
          </w:tcPr>
          <w:p w14:paraId="42CCB1DB" w14:textId="20F5040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0.155</w:t>
            </w:r>
          </w:p>
        </w:tc>
        <w:tc>
          <w:tcPr>
            <w:tcW w:w="819" w:type="pct"/>
            <w:vAlign w:val="bottom"/>
          </w:tcPr>
          <w:p w14:paraId="41CFFD7E" w14:textId="425D93B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0.223</w:t>
            </w:r>
          </w:p>
        </w:tc>
      </w:tr>
      <w:tr w:rsidR="00A70866" w:rsidRPr="002B6140" w14:paraId="649929F5" w14:textId="77777777" w:rsidTr="00C73BC0">
        <w:trPr>
          <w:jc w:val="center"/>
        </w:trPr>
        <w:tc>
          <w:tcPr>
            <w:tcW w:w="747" w:type="pct"/>
            <w:vAlign w:val="bottom"/>
          </w:tcPr>
          <w:p w14:paraId="29500387" w14:textId="5898BAF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DA41361" w14:textId="1AF8CB4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1A885911" w14:textId="559BC0B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BCD9925" w14:textId="533DA08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9791495" w14:textId="7E43FF4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176095" w14:textId="11A6503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E126C4" w14:textId="34612C9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A70866" w:rsidRPr="002B6140" w14:paraId="2D9BC120" w14:textId="77777777" w:rsidTr="003C755A">
        <w:trPr>
          <w:jc w:val="center"/>
        </w:trPr>
        <w:tc>
          <w:tcPr>
            <w:tcW w:w="747" w:type="pct"/>
            <w:vAlign w:val="bottom"/>
          </w:tcPr>
          <w:p w14:paraId="62EB867A" w14:textId="6FCD3E80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092D46F" w14:textId="0EF7B2E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BEC5F33" w14:textId="4F974E4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560CD5D5" w14:textId="7AA2545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45743B76" w14:textId="4089FB4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1719EF64" w14:textId="08788CE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9019AC8" w14:textId="13C2852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799DC0AF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E94B239" w14:textId="49AFDC24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9862CD1" w14:textId="287A55E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722E5D" w14:textId="783F202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3669507F" w14:textId="28C0E40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141E026" w14:textId="0AF8265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40B445" w14:textId="6CE312D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850AA2F" w14:textId="5E55E5D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933723D" w14:textId="4DBBD29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5B2802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BEA3007" w14:textId="471564CE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2B6140" w14:paraId="739F1B64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B4CB3A1" w14:textId="77777777" w:rsidR="00074830" w:rsidRPr="002B6140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893FA82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FFE30F5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5A8F7C8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E365FCB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05A1B2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0E19174A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60772032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9EABD4B" w14:textId="1DB9F52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D6CCAB9" w14:textId="4BE72CD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1AA0B4D" w14:textId="453E95A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38058A0" w14:textId="2D83E85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DD4A8D2" w14:textId="7577573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125D710F" w14:textId="2CE6A16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25C70E2A" w14:textId="4550F24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A70866" w:rsidRPr="002B6140" w14:paraId="1B4EC5CE" w14:textId="77777777" w:rsidTr="00C73BC0">
        <w:trPr>
          <w:jc w:val="center"/>
        </w:trPr>
        <w:tc>
          <w:tcPr>
            <w:tcW w:w="747" w:type="pct"/>
            <w:vAlign w:val="bottom"/>
          </w:tcPr>
          <w:p w14:paraId="551B0E2E" w14:textId="4AEE7B3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FBE9C2" w14:textId="2E2E2F9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45,518</w:t>
            </w:r>
          </w:p>
        </w:tc>
        <w:tc>
          <w:tcPr>
            <w:tcW w:w="746" w:type="pct"/>
            <w:vAlign w:val="bottom"/>
          </w:tcPr>
          <w:p w14:paraId="2043724C" w14:textId="40AB10F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44,255</w:t>
            </w:r>
          </w:p>
        </w:tc>
        <w:tc>
          <w:tcPr>
            <w:tcW w:w="515" w:type="pct"/>
            <w:vAlign w:val="bottom"/>
          </w:tcPr>
          <w:p w14:paraId="568497A3" w14:textId="09861D9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31,869</w:t>
            </w:r>
          </w:p>
        </w:tc>
        <w:tc>
          <w:tcPr>
            <w:tcW w:w="634" w:type="pct"/>
            <w:vAlign w:val="bottom"/>
          </w:tcPr>
          <w:p w14:paraId="37BA33BD" w14:textId="4328B1D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39,076</w:t>
            </w:r>
          </w:p>
        </w:tc>
        <w:tc>
          <w:tcPr>
            <w:tcW w:w="793" w:type="pct"/>
            <w:vAlign w:val="bottom"/>
          </w:tcPr>
          <w:p w14:paraId="7D5FA63C" w14:textId="12CCDFB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51,150</w:t>
            </w:r>
          </w:p>
        </w:tc>
        <w:tc>
          <w:tcPr>
            <w:tcW w:w="819" w:type="pct"/>
            <w:vAlign w:val="bottom"/>
          </w:tcPr>
          <w:p w14:paraId="59793E10" w14:textId="70BDBF0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65,183</w:t>
            </w:r>
          </w:p>
        </w:tc>
      </w:tr>
      <w:tr w:rsidR="00A70866" w:rsidRPr="002B6140" w14:paraId="3222C60C" w14:textId="77777777" w:rsidTr="00C73BC0">
        <w:trPr>
          <w:jc w:val="center"/>
        </w:trPr>
        <w:tc>
          <w:tcPr>
            <w:tcW w:w="747" w:type="pct"/>
            <w:vAlign w:val="bottom"/>
          </w:tcPr>
          <w:p w14:paraId="38072915" w14:textId="23D0600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5BFDBC8" w14:textId="3A565F9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3.939</w:t>
            </w:r>
          </w:p>
        </w:tc>
        <w:tc>
          <w:tcPr>
            <w:tcW w:w="746" w:type="pct"/>
            <w:vAlign w:val="bottom"/>
          </w:tcPr>
          <w:p w14:paraId="2C5F3045" w14:textId="1E9CE01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3.028</w:t>
            </w:r>
          </w:p>
        </w:tc>
        <w:tc>
          <w:tcPr>
            <w:tcW w:w="515" w:type="pct"/>
            <w:vAlign w:val="bottom"/>
          </w:tcPr>
          <w:p w14:paraId="5ACB8BC6" w14:textId="034CD45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1.041</w:t>
            </w:r>
          </w:p>
        </w:tc>
        <w:tc>
          <w:tcPr>
            <w:tcW w:w="634" w:type="pct"/>
            <w:vAlign w:val="bottom"/>
          </w:tcPr>
          <w:p w14:paraId="4DBE1A6C" w14:textId="357A606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1.655</w:t>
            </w:r>
          </w:p>
        </w:tc>
        <w:tc>
          <w:tcPr>
            <w:tcW w:w="793" w:type="pct"/>
            <w:vAlign w:val="bottom"/>
          </w:tcPr>
          <w:p w14:paraId="110885DE" w14:textId="32D1FB2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5.607</w:t>
            </w:r>
          </w:p>
        </w:tc>
        <w:tc>
          <w:tcPr>
            <w:tcW w:w="819" w:type="pct"/>
            <w:vAlign w:val="bottom"/>
          </w:tcPr>
          <w:p w14:paraId="0F0446F4" w14:textId="3C9C276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10.398</w:t>
            </w:r>
          </w:p>
        </w:tc>
      </w:tr>
      <w:tr w:rsidR="00A70866" w:rsidRPr="002B6140" w14:paraId="6381226B" w14:textId="77777777" w:rsidTr="00C73BC0">
        <w:trPr>
          <w:jc w:val="center"/>
        </w:trPr>
        <w:tc>
          <w:tcPr>
            <w:tcW w:w="747" w:type="pct"/>
            <w:vAlign w:val="bottom"/>
          </w:tcPr>
          <w:p w14:paraId="7B14982B" w14:textId="2CB21BD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01E9358" w14:textId="2A4F1E4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0.636</w:t>
            </w:r>
          </w:p>
        </w:tc>
        <w:tc>
          <w:tcPr>
            <w:tcW w:w="746" w:type="pct"/>
            <w:vAlign w:val="bottom"/>
          </w:tcPr>
          <w:p w14:paraId="10077C33" w14:textId="69EBF25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0.631</w:t>
            </w:r>
          </w:p>
        </w:tc>
        <w:tc>
          <w:tcPr>
            <w:tcW w:w="515" w:type="pct"/>
            <w:vAlign w:val="bottom"/>
          </w:tcPr>
          <w:p w14:paraId="0A347338" w14:textId="243962D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0.504</w:t>
            </w:r>
          </w:p>
        </w:tc>
        <w:tc>
          <w:tcPr>
            <w:tcW w:w="634" w:type="pct"/>
            <w:vAlign w:val="bottom"/>
          </w:tcPr>
          <w:p w14:paraId="1934D1C9" w14:textId="27647D7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0.554</w:t>
            </w:r>
          </w:p>
        </w:tc>
        <w:tc>
          <w:tcPr>
            <w:tcW w:w="793" w:type="pct"/>
            <w:vAlign w:val="bottom"/>
          </w:tcPr>
          <w:p w14:paraId="1A60C677" w14:textId="5DEC467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0.714</w:t>
            </w:r>
          </w:p>
        </w:tc>
        <w:tc>
          <w:tcPr>
            <w:tcW w:w="819" w:type="pct"/>
            <w:vAlign w:val="bottom"/>
          </w:tcPr>
          <w:p w14:paraId="0DAA90C9" w14:textId="4C9BEF9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0.791</w:t>
            </w:r>
          </w:p>
        </w:tc>
      </w:tr>
      <w:tr w:rsidR="00A70866" w:rsidRPr="002B6140" w14:paraId="3E26B893" w14:textId="77777777" w:rsidTr="00C73BC0">
        <w:trPr>
          <w:jc w:val="center"/>
        </w:trPr>
        <w:tc>
          <w:tcPr>
            <w:tcW w:w="747" w:type="pct"/>
            <w:vAlign w:val="bottom"/>
          </w:tcPr>
          <w:p w14:paraId="6C1253EF" w14:textId="38E6FB6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62AFBB3" w14:textId="2BA7716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A06CFE2" w14:textId="2DFFFB0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515" w:type="pct"/>
            <w:vAlign w:val="bottom"/>
          </w:tcPr>
          <w:p w14:paraId="4261BA03" w14:textId="555C4C9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A29E5AC" w14:textId="0924AFD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745CD67E" w14:textId="7F9AE3A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289D85E7" w14:textId="679BEDB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414ED4C0" w14:textId="77777777" w:rsidTr="00C73BC0">
        <w:trPr>
          <w:jc w:val="center"/>
        </w:trPr>
        <w:tc>
          <w:tcPr>
            <w:tcW w:w="747" w:type="pct"/>
            <w:vAlign w:val="bottom"/>
          </w:tcPr>
          <w:p w14:paraId="6E83A815" w14:textId="2738447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D40ECF" w14:textId="522DB08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46" w:type="pct"/>
            <w:vAlign w:val="bottom"/>
          </w:tcPr>
          <w:p w14:paraId="21490BAB" w14:textId="49A49D4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445</w:t>
            </w:r>
          </w:p>
        </w:tc>
        <w:tc>
          <w:tcPr>
            <w:tcW w:w="515" w:type="pct"/>
            <w:vAlign w:val="bottom"/>
          </w:tcPr>
          <w:p w14:paraId="0A516B40" w14:textId="01D04FC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</w:t>
            </w:r>
          </w:p>
        </w:tc>
        <w:tc>
          <w:tcPr>
            <w:tcW w:w="634" w:type="pct"/>
            <w:vAlign w:val="bottom"/>
          </w:tcPr>
          <w:p w14:paraId="708C3EB4" w14:textId="6BA42FA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334</w:t>
            </w:r>
          </w:p>
        </w:tc>
        <w:tc>
          <w:tcPr>
            <w:tcW w:w="793" w:type="pct"/>
            <w:vAlign w:val="bottom"/>
          </w:tcPr>
          <w:p w14:paraId="4F4E7208" w14:textId="57BAB2E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580</w:t>
            </w:r>
          </w:p>
        </w:tc>
        <w:tc>
          <w:tcPr>
            <w:tcW w:w="819" w:type="pct"/>
            <w:vAlign w:val="bottom"/>
          </w:tcPr>
          <w:p w14:paraId="0F797374" w14:textId="21870A0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934</w:t>
            </w:r>
          </w:p>
        </w:tc>
      </w:tr>
      <w:tr w:rsidR="00A70866" w:rsidRPr="002B6140" w14:paraId="619C9305" w14:textId="77777777" w:rsidTr="00C73BC0">
        <w:trPr>
          <w:jc w:val="center"/>
        </w:trPr>
        <w:tc>
          <w:tcPr>
            <w:tcW w:w="747" w:type="pct"/>
            <w:vAlign w:val="bottom"/>
          </w:tcPr>
          <w:p w14:paraId="084498A7" w14:textId="7EA577A7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AA0FC69" w14:textId="5497BD4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5,253</w:t>
            </w:r>
          </w:p>
        </w:tc>
        <w:tc>
          <w:tcPr>
            <w:tcW w:w="746" w:type="pct"/>
            <w:vAlign w:val="bottom"/>
          </w:tcPr>
          <w:p w14:paraId="1D001566" w14:textId="5C4427E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5,227</w:t>
            </w:r>
          </w:p>
        </w:tc>
        <w:tc>
          <w:tcPr>
            <w:tcW w:w="515" w:type="pct"/>
            <w:vAlign w:val="bottom"/>
          </w:tcPr>
          <w:p w14:paraId="2741A7F3" w14:textId="3DBA9E3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4,397</w:t>
            </w:r>
          </w:p>
        </w:tc>
        <w:tc>
          <w:tcPr>
            <w:tcW w:w="634" w:type="pct"/>
            <w:vAlign w:val="bottom"/>
          </w:tcPr>
          <w:p w14:paraId="1CD4CA1B" w14:textId="3B551FD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4,927</w:t>
            </w:r>
          </w:p>
        </w:tc>
        <w:tc>
          <w:tcPr>
            <w:tcW w:w="793" w:type="pct"/>
            <w:vAlign w:val="bottom"/>
          </w:tcPr>
          <w:p w14:paraId="2A5A2375" w14:textId="4BB25B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5F0F1B70" w14:textId="1467A86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6,245</w:t>
            </w:r>
          </w:p>
        </w:tc>
      </w:tr>
      <w:tr w:rsidR="00A70866" w:rsidRPr="002B6140" w14:paraId="1AA59BB8" w14:textId="77777777" w:rsidTr="00C73BC0">
        <w:trPr>
          <w:jc w:val="center"/>
        </w:trPr>
        <w:tc>
          <w:tcPr>
            <w:tcW w:w="747" w:type="pct"/>
            <w:vAlign w:val="bottom"/>
          </w:tcPr>
          <w:p w14:paraId="4EC0FFE8" w14:textId="7CCAAF3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D263FFF" w14:textId="5C8960E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5,597</w:t>
            </w:r>
          </w:p>
        </w:tc>
        <w:tc>
          <w:tcPr>
            <w:tcW w:w="746" w:type="pct"/>
            <w:vAlign w:val="bottom"/>
          </w:tcPr>
          <w:p w14:paraId="1F71F5E0" w14:textId="48A6BFB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5,565</w:t>
            </w:r>
          </w:p>
        </w:tc>
        <w:tc>
          <w:tcPr>
            <w:tcW w:w="515" w:type="pct"/>
            <w:vAlign w:val="bottom"/>
          </w:tcPr>
          <w:p w14:paraId="71F25CDA" w14:textId="74E5CC6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4,596</w:t>
            </w:r>
          </w:p>
        </w:tc>
        <w:tc>
          <w:tcPr>
            <w:tcW w:w="634" w:type="pct"/>
            <w:vAlign w:val="bottom"/>
          </w:tcPr>
          <w:p w14:paraId="79E10629" w14:textId="480EEB3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5,213</w:t>
            </w:r>
          </w:p>
        </w:tc>
        <w:tc>
          <w:tcPr>
            <w:tcW w:w="793" w:type="pct"/>
            <w:vAlign w:val="bottom"/>
          </w:tcPr>
          <w:p w14:paraId="48B6538C" w14:textId="2FAF1C8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5,952</w:t>
            </w:r>
          </w:p>
        </w:tc>
        <w:tc>
          <w:tcPr>
            <w:tcW w:w="819" w:type="pct"/>
            <w:vAlign w:val="bottom"/>
          </w:tcPr>
          <w:p w14:paraId="15AFF70E" w14:textId="5C5C147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6,774</w:t>
            </w:r>
          </w:p>
        </w:tc>
      </w:tr>
      <w:tr w:rsidR="00A70866" w:rsidRPr="002B6140" w14:paraId="0533FD9B" w14:textId="77777777" w:rsidTr="00C73BC0">
        <w:trPr>
          <w:jc w:val="center"/>
        </w:trPr>
        <w:tc>
          <w:tcPr>
            <w:tcW w:w="747" w:type="pct"/>
            <w:vAlign w:val="bottom"/>
          </w:tcPr>
          <w:p w14:paraId="5E53AE32" w14:textId="53D8253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4E9186" w14:textId="5E7B00C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7,453</w:t>
            </w:r>
          </w:p>
        </w:tc>
        <w:tc>
          <w:tcPr>
            <w:tcW w:w="746" w:type="pct"/>
            <w:vAlign w:val="bottom"/>
          </w:tcPr>
          <w:p w14:paraId="2031A7F6" w14:textId="57132E4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7,370</w:t>
            </w:r>
          </w:p>
        </w:tc>
        <w:tc>
          <w:tcPr>
            <w:tcW w:w="515" w:type="pct"/>
            <w:vAlign w:val="bottom"/>
          </w:tcPr>
          <w:p w14:paraId="2C053986" w14:textId="39F8440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5,599</w:t>
            </w:r>
          </w:p>
        </w:tc>
        <w:tc>
          <w:tcPr>
            <w:tcW w:w="634" w:type="pct"/>
            <w:vAlign w:val="bottom"/>
          </w:tcPr>
          <w:p w14:paraId="5F7C8326" w14:textId="074B4BD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6,699</w:t>
            </w:r>
          </w:p>
        </w:tc>
        <w:tc>
          <w:tcPr>
            <w:tcW w:w="793" w:type="pct"/>
            <w:vAlign w:val="bottom"/>
          </w:tcPr>
          <w:p w14:paraId="46C02EDB" w14:textId="789D48F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8,106</w:t>
            </w:r>
          </w:p>
        </w:tc>
        <w:tc>
          <w:tcPr>
            <w:tcW w:w="819" w:type="pct"/>
            <w:vAlign w:val="bottom"/>
          </w:tcPr>
          <w:p w14:paraId="55D27088" w14:textId="0FA4F15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9,834</w:t>
            </w:r>
          </w:p>
        </w:tc>
      </w:tr>
      <w:tr w:rsidR="00A70866" w:rsidRPr="002B6140" w14:paraId="5C37B9AA" w14:textId="77777777" w:rsidTr="00C73BC0">
        <w:trPr>
          <w:jc w:val="center"/>
        </w:trPr>
        <w:tc>
          <w:tcPr>
            <w:tcW w:w="747" w:type="pct"/>
            <w:vAlign w:val="bottom"/>
          </w:tcPr>
          <w:p w14:paraId="3694E1E0" w14:textId="6D58295A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AA1B8E" w14:textId="10EBC85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46" w:type="pct"/>
            <w:vAlign w:val="bottom"/>
          </w:tcPr>
          <w:p w14:paraId="00EFCD83" w14:textId="7013816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vAlign w:val="bottom"/>
          </w:tcPr>
          <w:p w14:paraId="0AABD38A" w14:textId="2CB4896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634" w:type="pct"/>
            <w:vAlign w:val="bottom"/>
          </w:tcPr>
          <w:p w14:paraId="7CDF0A68" w14:textId="267E1E0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vAlign w:val="bottom"/>
          </w:tcPr>
          <w:p w14:paraId="139F22BF" w14:textId="2DACE28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819" w:type="pct"/>
            <w:vAlign w:val="bottom"/>
          </w:tcPr>
          <w:p w14:paraId="5B04A4EB" w14:textId="08D47AC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</w:tr>
      <w:tr w:rsidR="00A70866" w:rsidRPr="002B6140" w14:paraId="55464A32" w14:textId="77777777" w:rsidTr="00C73BC0">
        <w:trPr>
          <w:jc w:val="center"/>
        </w:trPr>
        <w:tc>
          <w:tcPr>
            <w:tcW w:w="747" w:type="pct"/>
            <w:vAlign w:val="bottom"/>
          </w:tcPr>
          <w:p w14:paraId="60DA96FB" w14:textId="6710049E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CDF0E6C" w14:textId="5A75DEC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</w:t>
            </w:r>
          </w:p>
        </w:tc>
        <w:tc>
          <w:tcPr>
            <w:tcW w:w="746" w:type="pct"/>
            <w:vAlign w:val="bottom"/>
          </w:tcPr>
          <w:p w14:paraId="54392D02" w14:textId="76F07FF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0.118</w:t>
            </w:r>
          </w:p>
        </w:tc>
        <w:tc>
          <w:tcPr>
            <w:tcW w:w="515" w:type="pct"/>
            <w:vAlign w:val="bottom"/>
          </w:tcPr>
          <w:p w14:paraId="30809585" w14:textId="036AE4E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634" w:type="pct"/>
            <w:vAlign w:val="bottom"/>
          </w:tcPr>
          <w:p w14:paraId="4FF4E974" w14:textId="36DB48C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93" w:type="pct"/>
            <w:vAlign w:val="bottom"/>
          </w:tcPr>
          <w:p w14:paraId="01ACF4B1" w14:textId="1584E21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0.136</w:t>
            </w:r>
          </w:p>
        </w:tc>
        <w:tc>
          <w:tcPr>
            <w:tcW w:w="819" w:type="pct"/>
            <w:vAlign w:val="bottom"/>
          </w:tcPr>
          <w:p w14:paraId="6333CCD7" w14:textId="25E2BC1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0.178</w:t>
            </w:r>
          </w:p>
        </w:tc>
      </w:tr>
      <w:tr w:rsidR="00A70866" w:rsidRPr="002B6140" w14:paraId="71AEA2CB" w14:textId="77777777" w:rsidTr="00C73BC0">
        <w:trPr>
          <w:jc w:val="center"/>
        </w:trPr>
        <w:tc>
          <w:tcPr>
            <w:tcW w:w="747" w:type="pct"/>
            <w:vAlign w:val="bottom"/>
          </w:tcPr>
          <w:p w14:paraId="049934D6" w14:textId="1F423572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8CB2F6" w14:textId="1A8DBAD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0.128</w:t>
            </w:r>
          </w:p>
        </w:tc>
        <w:tc>
          <w:tcPr>
            <w:tcW w:w="746" w:type="pct"/>
            <w:vAlign w:val="bottom"/>
          </w:tcPr>
          <w:p w14:paraId="24BA4A35" w14:textId="608BF86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  <w:tc>
          <w:tcPr>
            <w:tcW w:w="515" w:type="pct"/>
            <w:vAlign w:val="bottom"/>
          </w:tcPr>
          <w:p w14:paraId="19BD87A2" w14:textId="3CD5D42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634" w:type="pct"/>
            <w:vAlign w:val="bottom"/>
          </w:tcPr>
          <w:p w14:paraId="1709040E" w14:textId="6CE8CE0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0.107</w:t>
            </w:r>
          </w:p>
        </w:tc>
        <w:tc>
          <w:tcPr>
            <w:tcW w:w="793" w:type="pct"/>
            <w:vAlign w:val="bottom"/>
          </w:tcPr>
          <w:p w14:paraId="4FED5B63" w14:textId="385F2C6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0.146</w:t>
            </w:r>
          </w:p>
        </w:tc>
        <w:tc>
          <w:tcPr>
            <w:tcW w:w="819" w:type="pct"/>
            <w:vAlign w:val="bottom"/>
          </w:tcPr>
          <w:p w14:paraId="5FD7B7AF" w14:textId="007FF1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A70866" w:rsidRPr="002B6140" w14:paraId="73F7FD03" w14:textId="77777777" w:rsidTr="00C73BC0">
        <w:trPr>
          <w:jc w:val="center"/>
        </w:trPr>
        <w:tc>
          <w:tcPr>
            <w:tcW w:w="747" w:type="pct"/>
            <w:vAlign w:val="bottom"/>
          </w:tcPr>
          <w:p w14:paraId="53A82701" w14:textId="58FDF3CA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4ED2282" w14:textId="359DC57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0.171</w:t>
            </w:r>
          </w:p>
        </w:tc>
        <w:tc>
          <w:tcPr>
            <w:tcW w:w="746" w:type="pct"/>
            <w:vAlign w:val="bottom"/>
          </w:tcPr>
          <w:p w14:paraId="4851CA90" w14:textId="139C2BE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515" w:type="pct"/>
            <w:vAlign w:val="bottom"/>
          </w:tcPr>
          <w:p w14:paraId="04D4E18A" w14:textId="467E7D9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  <w:tc>
          <w:tcPr>
            <w:tcW w:w="634" w:type="pct"/>
            <w:vAlign w:val="bottom"/>
          </w:tcPr>
          <w:p w14:paraId="75DD1BD5" w14:textId="2159AE5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793" w:type="pct"/>
            <w:vAlign w:val="bottom"/>
          </w:tcPr>
          <w:p w14:paraId="3E81BD21" w14:textId="213CD55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0.199</w:t>
            </w:r>
          </w:p>
        </w:tc>
        <w:tc>
          <w:tcPr>
            <w:tcW w:w="819" w:type="pct"/>
            <w:vAlign w:val="bottom"/>
          </w:tcPr>
          <w:p w14:paraId="1241737B" w14:textId="327BDD4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0.277</w:t>
            </w:r>
          </w:p>
        </w:tc>
      </w:tr>
      <w:tr w:rsidR="00A70866" w:rsidRPr="002B6140" w14:paraId="432E9FCA" w14:textId="77777777" w:rsidTr="00C73BC0">
        <w:trPr>
          <w:jc w:val="center"/>
        </w:trPr>
        <w:tc>
          <w:tcPr>
            <w:tcW w:w="747" w:type="pct"/>
            <w:vAlign w:val="bottom"/>
          </w:tcPr>
          <w:p w14:paraId="0BB2594C" w14:textId="0C99C28D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418802A" w14:textId="54E5AC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AF9B701" w14:textId="0A123A0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68EE82D8" w14:textId="784850D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211E7E60" w14:textId="09523A7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29E2DD8D" w14:textId="3299087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F5A384B" w14:textId="33E5DFD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A70866" w:rsidRPr="002B6140" w14:paraId="39D4C0AA" w14:textId="77777777" w:rsidTr="003C755A">
        <w:trPr>
          <w:jc w:val="center"/>
        </w:trPr>
        <w:tc>
          <w:tcPr>
            <w:tcW w:w="747" w:type="pct"/>
            <w:vAlign w:val="bottom"/>
          </w:tcPr>
          <w:p w14:paraId="6EB4DCAD" w14:textId="224D412B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B82BFF3" w14:textId="14CA3B6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520AA4B8" w14:textId="2D561D5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7D5DFFB5" w14:textId="5BB03F3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1A27ACEE" w14:textId="1374F13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7F21E8C5" w14:textId="0856066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2EBC441" w14:textId="67412F5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080E0EB5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C94FF7B" w14:textId="413909F6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19D57F" w14:textId="4AC292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9202B60" w14:textId="258A370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22CCB3A" w14:textId="426EE21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7D699B" w14:textId="32E4433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5492AC3" w14:textId="79F2FA3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72FA514E" w14:textId="7976893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1E624E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5221B83" w14:textId="4DFCD17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2B6140" w14:paraId="6EE7A5B1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31F00570" w14:textId="77777777" w:rsidR="00074830" w:rsidRPr="002B6140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00D5EB2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BF6B7AA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2F0EF44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17DCF2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E83F034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6A2CEE3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3B54AF0F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7CC5F3A" w14:textId="700989B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6E0B84" w14:textId="314C5B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6BC7974" w14:textId="758F8CB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78C4150" w14:textId="61EA6D3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AB282A9" w14:textId="0117D53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D4B7D1C" w14:textId="4F2E757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40B94B5" w14:textId="3D186B4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</w:tr>
      <w:tr w:rsidR="00A70866" w:rsidRPr="002B6140" w14:paraId="19C01C3E" w14:textId="77777777" w:rsidTr="00C73BC0">
        <w:trPr>
          <w:jc w:val="center"/>
        </w:trPr>
        <w:tc>
          <w:tcPr>
            <w:tcW w:w="747" w:type="pct"/>
            <w:vAlign w:val="bottom"/>
          </w:tcPr>
          <w:p w14:paraId="3ACC9AFB" w14:textId="3C16955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62626E" w14:textId="2496E76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48,961</w:t>
            </w:r>
          </w:p>
        </w:tc>
        <w:tc>
          <w:tcPr>
            <w:tcW w:w="746" w:type="pct"/>
            <w:vAlign w:val="bottom"/>
          </w:tcPr>
          <w:p w14:paraId="1766E83C" w14:textId="1655AE1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47,787</w:t>
            </w:r>
          </w:p>
        </w:tc>
        <w:tc>
          <w:tcPr>
            <w:tcW w:w="515" w:type="pct"/>
            <w:vAlign w:val="bottom"/>
          </w:tcPr>
          <w:p w14:paraId="61E80A34" w14:textId="1C48281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34,149</w:t>
            </w:r>
          </w:p>
        </w:tc>
        <w:tc>
          <w:tcPr>
            <w:tcW w:w="634" w:type="pct"/>
            <w:vAlign w:val="bottom"/>
          </w:tcPr>
          <w:p w14:paraId="1DDC66E0" w14:textId="500CC58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42,003</w:t>
            </w:r>
          </w:p>
        </w:tc>
        <w:tc>
          <w:tcPr>
            <w:tcW w:w="793" w:type="pct"/>
            <w:vAlign w:val="bottom"/>
          </w:tcPr>
          <w:p w14:paraId="2B636E20" w14:textId="0B61611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54,824</w:t>
            </w:r>
          </w:p>
        </w:tc>
        <w:tc>
          <w:tcPr>
            <w:tcW w:w="819" w:type="pct"/>
            <w:vAlign w:val="bottom"/>
          </w:tcPr>
          <w:p w14:paraId="208497CB" w14:textId="1944172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69,502</w:t>
            </w:r>
          </w:p>
        </w:tc>
      </w:tr>
      <w:tr w:rsidR="00A70866" w:rsidRPr="002B6140" w14:paraId="7CDE0564" w14:textId="77777777" w:rsidTr="00C73BC0">
        <w:trPr>
          <w:jc w:val="center"/>
        </w:trPr>
        <w:tc>
          <w:tcPr>
            <w:tcW w:w="747" w:type="pct"/>
            <w:vAlign w:val="bottom"/>
          </w:tcPr>
          <w:p w14:paraId="7A0833A9" w14:textId="7BD7C18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7B2E2FE" w14:textId="64383CD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4.097</w:t>
            </w:r>
          </w:p>
        </w:tc>
        <w:tc>
          <w:tcPr>
            <w:tcW w:w="746" w:type="pct"/>
            <w:vAlign w:val="bottom"/>
          </w:tcPr>
          <w:p w14:paraId="14BAE2D9" w14:textId="5C837EA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3.26</w:t>
            </w:r>
          </w:p>
        </w:tc>
        <w:tc>
          <w:tcPr>
            <w:tcW w:w="515" w:type="pct"/>
            <w:vAlign w:val="bottom"/>
          </w:tcPr>
          <w:p w14:paraId="609D57A0" w14:textId="3B9F292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1.056</w:t>
            </w:r>
          </w:p>
        </w:tc>
        <w:tc>
          <w:tcPr>
            <w:tcW w:w="634" w:type="pct"/>
            <w:vAlign w:val="bottom"/>
          </w:tcPr>
          <w:p w14:paraId="0F378931" w14:textId="63FBB95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1.78</w:t>
            </w:r>
          </w:p>
        </w:tc>
        <w:tc>
          <w:tcPr>
            <w:tcW w:w="793" w:type="pct"/>
            <w:vAlign w:val="bottom"/>
          </w:tcPr>
          <w:p w14:paraId="6096DE23" w14:textId="4B02A44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5.832</w:t>
            </w:r>
          </w:p>
        </w:tc>
        <w:tc>
          <w:tcPr>
            <w:tcW w:w="819" w:type="pct"/>
            <w:vAlign w:val="bottom"/>
          </w:tcPr>
          <w:p w14:paraId="16D4CD8B" w14:textId="3F646DC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A70866" w:rsidRPr="002B6140" w14:paraId="24F08929" w14:textId="77777777" w:rsidTr="00C73BC0">
        <w:trPr>
          <w:jc w:val="center"/>
        </w:trPr>
        <w:tc>
          <w:tcPr>
            <w:tcW w:w="747" w:type="pct"/>
            <w:vAlign w:val="bottom"/>
          </w:tcPr>
          <w:p w14:paraId="6C81BA7F" w14:textId="06FD0A9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7DC8D00" w14:textId="7887603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0.643</w:t>
            </w:r>
          </w:p>
        </w:tc>
        <w:tc>
          <w:tcPr>
            <w:tcW w:w="746" w:type="pct"/>
            <w:vAlign w:val="bottom"/>
          </w:tcPr>
          <w:p w14:paraId="731A245F" w14:textId="211FFE0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0.641</w:t>
            </w:r>
          </w:p>
        </w:tc>
        <w:tc>
          <w:tcPr>
            <w:tcW w:w="515" w:type="pct"/>
            <w:vAlign w:val="bottom"/>
          </w:tcPr>
          <w:p w14:paraId="4CF23584" w14:textId="3033190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0.505</w:t>
            </w:r>
          </w:p>
        </w:tc>
        <w:tc>
          <w:tcPr>
            <w:tcW w:w="634" w:type="pct"/>
            <w:vAlign w:val="bottom"/>
          </w:tcPr>
          <w:p w14:paraId="02FBDD1A" w14:textId="3B1B8B0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793" w:type="pct"/>
            <w:vAlign w:val="bottom"/>
          </w:tcPr>
          <w:p w14:paraId="135DE140" w14:textId="72D5EEE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0.719</w:t>
            </w:r>
          </w:p>
        </w:tc>
        <w:tc>
          <w:tcPr>
            <w:tcW w:w="819" w:type="pct"/>
            <w:vAlign w:val="bottom"/>
          </w:tcPr>
          <w:p w14:paraId="13970D93" w14:textId="405EEBD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A70866" w:rsidRPr="002B6140" w14:paraId="1A516B84" w14:textId="77777777" w:rsidTr="00C73BC0">
        <w:trPr>
          <w:jc w:val="center"/>
        </w:trPr>
        <w:tc>
          <w:tcPr>
            <w:tcW w:w="747" w:type="pct"/>
            <w:vAlign w:val="bottom"/>
          </w:tcPr>
          <w:p w14:paraId="3ACAABAF" w14:textId="7F243F9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C291E7C" w14:textId="3D4FFE3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20834095" w14:textId="21FF23D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6515D2F" w14:textId="310C8A0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5A70B1BC" w14:textId="5050489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05F5516" w14:textId="1DB1D80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544FF406" w14:textId="244C790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69327B21" w14:textId="77777777" w:rsidTr="00C73BC0">
        <w:trPr>
          <w:jc w:val="center"/>
        </w:trPr>
        <w:tc>
          <w:tcPr>
            <w:tcW w:w="747" w:type="pct"/>
            <w:vAlign w:val="bottom"/>
          </w:tcPr>
          <w:p w14:paraId="4096588E" w14:textId="63C8DBE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D022DD" w14:textId="2B0AEFC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746" w:type="pct"/>
            <w:vAlign w:val="bottom"/>
          </w:tcPr>
          <w:p w14:paraId="65D66BF9" w14:textId="26D7183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628</w:t>
            </w:r>
          </w:p>
        </w:tc>
        <w:tc>
          <w:tcPr>
            <w:tcW w:w="515" w:type="pct"/>
            <w:vAlign w:val="bottom"/>
          </w:tcPr>
          <w:p w14:paraId="6DF91AAD" w14:textId="4A34F64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254</w:t>
            </w:r>
          </w:p>
        </w:tc>
        <w:tc>
          <w:tcPr>
            <w:tcW w:w="634" w:type="pct"/>
            <w:vAlign w:val="bottom"/>
          </w:tcPr>
          <w:p w14:paraId="08815C48" w14:textId="6CAD075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93" w:type="pct"/>
            <w:vAlign w:val="bottom"/>
          </w:tcPr>
          <w:p w14:paraId="65BDEC54" w14:textId="0611976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796</w:t>
            </w:r>
          </w:p>
        </w:tc>
        <w:tc>
          <w:tcPr>
            <w:tcW w:w="819" w:type="pct"/>
            <w:vAlign w:val="bottom"/>
          </w:tcPr>
          <w:p w14:paraId="422038DE" w14:textId="7E6CB9B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1,125</w:t>
            </w:r>
          </w:p>
        </w:tc>
      </w:tr>
      <w:tr w:rsidR="00A70866" w:rsidRPr="002B6140" w14:paraId="65B568A7" w14:textId="77777777" w:rsidTr="00C73BC0">
        <w:trPr>
          <w:jc w:val="center"/>
        </w:trPr>
        <w:tc>
          <w:tcPr>
            <w:tcW w:w="747" w:type="pct"/>
            <w:vAlign w:val="bottom"/>
          </w:tcPr>
          <w:p w14:paraId="50AAA310" w14:textId="1448EF08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D3E833D" w14:textId="2C1E34B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5,080</w:t>
            </w:r>
          </w:p>
        </w:tc>
        <w:tc>
          <w:tcPr>
            <w:tcW w:w="746" w:type="pct"/>
            <w:vAlign w:val="bottom"/>
          </w:tcPr>
          <w:p w14:paraId="223DA09D" w14:textId="1DD84A9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5,063</w:t>
            </w:r>
          </w:p>
        </w:tc>
        <w:tc>
          <w:tcPr>
            <w:tcW w:w="515" w:type="pct"/>
            <w:vAlign w:val="bottom"/>
          </w:tcPr>
          <w:p w14:paraId="31477EA1" w14:textId="0DB21FA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4,252</w:t>
            </w:r>
          </w:p>
        </w:tc>
        <w:tc>
          <w:tcPr>
            <w:tcW w:w="634" w:type="pct"/>
            <w:vAlign w:val="bottom"/>
          </w:tcPr>
          <w:p w14:paraId="1ED1A6EE" w14:textId="057433B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4,772</w:t>
            </w:r>
          </w:p>
        </w:tc>
        <w:tc>
          <w:tcPr>
            <w:tcW w:w="793" w:type="pct"/>
            <w:vAlign w:val="bottom"/>
          </w:tcPr>
          <w:p w14:paraId="6BFDB407" w14:textId="55F1A1B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5,368</w:t>
            </w:r>
          </w:p>
        </w:tc>
        <w:tc>
          <w:tcPr>
            <w:tcW w:w="819" w:type="pct"/>
            <w:vAlign w:val="bottom"/>
          </w:tcPr>
          <w:p w14:paraId="7EF059E3" w14:textId="31D6C5D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6,001</w:t>
            </w:r>
          </w:p>
        </w:tc>
      </w:tr>
      <w:tr w:rsidR="00A70866" w:rsidRPr="002B6140" w14:paraId="389052D7" w14:textId="77777777" w:rsidTr="00C73BC0">
        <w:trPr>
          <w:jc w:val="center"/>
        </w:trPr>
        <w:tc>
          <w:tcPr>
            <w:tcW w:w="747" w:type="pct"/>
            <w:vAlign w:val="bottom"/>
          </w:tcPr>
          <w:p w14:paraId="7B7CAD00" w14:textId="175E86A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905CD23" w14:textId="3CFB7D0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5,353</w:t>
            </w:r>
          </w:p>
        </w:tc>
        <w:tc>
          <w:tcPr>
            <w:tcW w:w="746" w:type="pct"/>
            <w:vAlign w:val="bottom"/>
          </w:tcPr>
          <w:p w14:paraId="6E9BA688" w14:textId="684531A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5,329</w:t>
            </w:r>
          </w:p>
        </w:tc>
        <w:tc>
          <w:tcPr>
            <w:tcW w:w="515" w:type="pct"/>
            <w:vAlign w:val="bottom"/>
          </w:tcPr>
          <w:p w14:paraId="6450A21F" w14:textId="3FA550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4,418</w:t>
            </w:r>
          </w:p>
        </w:tc>
        <w:tc>
          <w:tcPr>
            <w:tcW w:w="634" w:type="pct"/>
            <w:vAlign w:val="bottom"/>
          </w:tcPr>
          <w:p w14:paraId="04685CB4" w14:textId="4BBAAD8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4,995</w:t>
            </w:r>
          </w:p>
        </w:tc>
        <w:tc>
          <w:tcPr>
            <w:tcW w:w="793" w:type="pct"/>
            <w:vAlign w:val="bottom"/>
          </w:tcPr>
          <w:p w14:paraId="32B905E9" w14:textId="1664BCA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5,674</w:t>
            </w:r>
          </w:p>
        </w:tc>
        <w:tc>
          <w:tcPr>
            <w:tcW w:w="819" w:type="pct"/>
            <w:vAlign w:val="bottom"/>
          </w:tcPr>
          <w:p w14:paraId="7F248F09" w14:textId="577507C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6,427</w:t>
            </w:r>
          </w:p>
        </w:tc>
      </w:tr>
      <w:tr w:rsidR="00A70866" w:rsidRPr="002B6140" w14:paraId="15400128" w14:textId="77777777" w:rsidTr="00C73BC0">
        <w:trPr>
          <w:jc w:val="center"/>
        </w:trPr>
        <w:tc>
          <w:tcPr>
            <w:tcW w:w="747" w:type="pct"/>
            <w:vAlign w:val="bottom"/>
          </w:tcPr>
          <w:p w14:paraId="13C6E4A4" w14:textId="0AFB530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3E1595" w14:textId="1536F26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6,781</w:t>
            </w:r>
          </w:p>
        </w:tc>
        <w:tc>
          <w:tcPr>
            <w:tcW w:w="746" w:type="pct"/>
            <w:vAlign w:val="bottom"/>
          </w:tcPr>
          <w:p w14:paraId="78CEE332" w14:textId="033CE81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6,679</w:t>
            </w:r>
          </w:p>
        </w:tc>
        <w:tc>
          <w:tcPr>
            <w:tcW w:w="515" w:type="pct"/>
            <w:vAlign w:val="bottom"/>
          </w:tcPr>
          <w:p w14:paraId="33EEEED9" w14:textId="7A4D1B3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5,220</w:t>
            </w:r>
          </w:p>
        </w:tc>
        <w:tc>
          <w:tcPr>
            <w:tcW w:w="634" w:type="pct"/>
            <w:vAlign w:val="bottom"/>
          </w:tcPr>
          <w:p w14:paraId="704DD412" w14:textId="0C50E1D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6,138</w:t>
            </w:r>
          </w:p>
        </w:tc>
        <w:tc>
          <w:tcPr>
            <w:tcW w:w="793" w:type="pct"/>
            <w:vAlign w:val="bottom"/>
          </w:tcPr>
          <w:p w14:paraId="74CD9D30" w14:textId="64E03A3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7,322</w:t>
            </w:r>
          </w:p>
        </w:tc>
        <w:tc>
          <w:tcPr>
            <w:tcW w:w="819" w:type="pct"/>
            <w:vAlign w:val="bottom"/>
          </w:tcPr>
          <w:p w14:paraId="0F1434F3" w14:textId="19D9DB0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8,877</w:t>
            </w:r>
          </w:p>
        </w:tc>
      </w:tr>
      <w:tr w:rsidR="00A70866" w:rsidRPr="002B6140" w14:paraId="04FB684C" w14:textId="77777777" w:rsidTr="00C73BC0">
        <w:trPr>
          <w:jc w:val="center"/>
        </w:trPr>
        <w:tc>
          <w:tcPr>
            <w:tcW w:w="747" w:type="pct"/>
            <w:vAlign w:val="bottom"/>
          </w:tcPr>
          <w:p w14:paraId="53791BD2" w14:textId="37AB2C69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2D1B48" w14:textId="20965BE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746" w:type="pct"/>
            <w:vAlign w:val="bottom"/>
          </w:tcPr>
          <w:p w14:paraId="257C8AC0" w14:textId="28A7240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515" w:type="pct"/>
            <w:vAlign w:val="bottom"/>
          </w:tcPr>
          <w:p w14:paraId="35E3A950" w14:textId="13676FC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634" w:type="pct"/>
            <w:vAlign w:val="bottom"/>
          </w:tcPr>
          <w:p w14:paraId="79E3396D" w14:textId="4C54716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1D1F02DC" w14:textId="61C9D69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vAlign w:val="bottom"/>
          </w:tcPr>
          <w:p w14:paraId="49BD79ED" w14:textId="0A64E30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</w:tr>
      <w:tr w:rsidR="00A70866" w:rsidRPr="002B6140" w14:paraId="22F6017D" w14:textId="77777777" w:rsidTr="00C73BC0">
        <w:trPr>
          <w:jc w:val="center"/>
        </w:trPr>
        <w:tc>
          <w:tcPr>
            <w:tcW w:w="747" w:type="pct"/>
            <w:vAlign w:val="bottom"/>
          </w:tcPr>
          <w:p w14:paraId="3BDCCE01" w14:textId="1C1B5C2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0D7BE27" w14:textId="5B67471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746" w:type="pct"/>
            <w:vAlign w:val="bottom"/>
          </w:tcPr>
          <w:p w14:paraId="0FA6A414" w14:textId="241ED6E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0.105</w:t>
            </w:r>
          </w:p>
        </w:tc>
        <w:tc>
          <w:tcPr>
            <w:tcW w:w="515" w:type="pct"/>
            <w:vAlign w:val="bottom"/>
          </w:tcPr>
          <w:p w14:paraId="06F158CE" w14:textId="4E2759C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0.069</w:t>
            </w:r>
          </w:p>
        </w:tc>
        <w:tc>
          <w:tcPr>
            <w:tcW w:w="634" w:type="pct"/>
            <w:vAlign w:val="bottom"/>
          </w:tcPr>
          <w:p w14:paraId="73E87986" w14:textId="56ACC6F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793" w:type="pct"/>
            <w:vAlign w:val="bottom"/>
          </w:tcPr>
          <w:p w14:paraId="388B0DB4" w14:textId="3D58F19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49998E54" w14:textId="183989E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0.159</w:t>
            </w:r>
          </w:p>
        </w:tc>
      </w:tr>
      <w:tr w:rsidR="00A70866" w:rsidRPr="002B6140" w14:paraId="6E5EBDE4" w14:textId="77777777" w:rsidTr="00C73BC0">
        <w:trPr>
          <w:jc w:val="center"/>
        </w:trPr>
        <w:tc>
          <w:tcPr>
            <w:tcW w:w="747" w:type="pct"/>
            <w:vAlign w:val="bottom"/>
          </w:tcPr>
          <w:p w14:paraId="52A3CB23" w14:textId="0E12AF0E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0B4D66D" w14:textId="5722E79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0.114</w:t>
            </w:r>
          </w:p>
        </w:tc>
        <w:tc>
          <w:tcPr>
            <w:tcW w:w="746" w:type="pct"/>
            <w:vAlign w:val="bottom"/>
          </w:tcPr>
          <w:p w14:paraId="64931632" w14:textId="58353C3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515" w:type="pct"/>
            <w:vAlign w:val="bottom"/>
          </w:tcPr>
          <w:p w14:paraId="79C76D14" w14:textId="5552050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0.071</w:t>
            </w:r>
          </w:p>
        </w:tc>
        <w:tc>
          <w:tcPr>
            <w:tcW w:w="634" w:type="pct"/>
            <w:vAlign w:val="bottom"/>
          </w:tcPr>
          <w:p w14:paraId="72B08E33" w14:textId="38F7CB4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0.095</w:t>
            </w:r>
          </w:p>
        </w:tc>
        <w:tc>
          <w:tcPr>
            <w:tcW w:w="793" w:type="pct"/>
            <w:vAlign w:val="bottom"/>
          </w:tcPr>
          <w:p w14:paraId="7A4C3721" w14:textId="3C7BE04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  <w:tc>
          <w:tcPr>
            <w:tcW w:w="819" w:type="pct"/>
            <w:vAlign w:val="bottom"/>
          </w:tcPr>
          <w:p w14:paraId="58EBEFE3" w14:textId="5F4BA43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</w:t>
            </w:r>
          </w:p>
        </w:tc>
      </w:tr>
      <w:tr w:rsidR="00A70866" w:rsidRPr="002B6140" w14:paraId="49BCB51A" w14:textId="77777777" w:rsidTr="00C73BC0">
        <w:trPr>
          <w:jc w:val="center"/>
        </w:trPr>
        <w:tc>
          <w:tcPr>
            <w:tcW w:w="747" w:type="pct"/>
            <w:vAlign w:val="bottom"/>
          </w:tcPr>
          <w:p w14:paraId="43A7B948" w14:textId="0C7D73E8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7BD6E6" w14:textId="0F40617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0.144</w:t>
            </w:r>
          </w:p>
        </w:tc>
        <w:tc>
          <w:tcPr>
            <w:tcW w:w="746" w:type="pct"/>
            <w:vAlign w:val="bottom"/>
          </w:tcPr>
          <w:p w14:paraId="6DF003ED" w14:textId="0C37697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0.139</w:t>
            </w:r>
          </w:p>
        </w:tc>
        <w:tc>
          <w:tcPr>
            <w:tcW w:w="515" w:type="pct"/>
            <w:vAlign w:val="bottom"/>
          </w:tcPr>
          <w:p w14:paraId="2BD39B27" w14:textId="5A0D4A0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634" w:type="pct"/>
            <w:vAlign w:val="bottom"/>
          </w:tcPr>
          <w:p w14:paraId="6FF3EAFA" w14:textId="30B20D1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0.117</w:t>
            </w:r>
          </w:p>
        </w:tc>
        <w:tc>
          <w:tcPr>
            <w:tcW w:w="793" w:type="pct"/>
            <w:vAlign w:val="bottom"/>
          </w:tcPr>
          <w:p w14:paraId="7B8A616B" w14:textId="5FB2D8F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819" w:type="pct"/>
            <w:vAlign w:val="bottom"/>
          </w:tcPr>
          <w:p w14:paraId="06C83598" w14:textId="4C10ABF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0.233</w:t>
            </w:r>
          </w:p>
        </w:tc>
      </w:tr>
      <w:tr w:rsidR="00A70866" w:rsidRPr="002B6140" w14:paraId="579AD4F1" w14:textId="77777777" w:rsidTr="00C73BC0">
        <w:trPr>
          <w:jc w:val="center"/>
        </w:trPr>
        <w:tc>
          <w:tcPr>
            <w:tcW w:w="747" w:type="pct"/>
            <w:vAlign w:val="bottom"/>
          </w:tcPr>
          <w:p w14:paraId="677C78B7" w14:textId="433B8A56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D2FEF41" w14:textId="36A1C2B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2FA643C" w14:textId="76B8228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AE4208B" w14:textId="111251E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CC17108" w14:textId="06DD5DF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419EF30" w14:textId="756BA6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31F9CF84" w14:textId="3DEEA64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A70866" w:rsidRPr="002B6140" w14:paraId="6D8EFBE3" w14:textId="77777777" w:rsidTr="003C755A">
        <w:trPr>
          <w:jc w:val="center"/>
        </w:trPr>
        <w:tc>
          <w:tcPr>
            <w:tcW w:w="747" w:type="pct"/>
            <w:vAlign w:val="bottom"/>
          </w:tcPr>
          <w:p w14:paraId="69E80128" w14:textId="77951744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481530C" w14:textId="076E2B8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705B9BF8" w14:textId="288931F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7B642C" w14:textId="324F7D1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9BE8ED3" w14:textId="2E7FC94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E7A2040" w14:textId="775A944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340ACC" w14:textId="68F6FA3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23C10936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15770BB" w14:textId="0310D1AB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28C5BB3" w14:textId="65EA50E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DA6AA7C" w14:textId="692F3D0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DE72ED3" w14:textId="5444564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C39B1" w14:textId="5CAFF3B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F3E2639" w14:textId="65254CE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E4D3A43" w14:textId="630343A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D8E1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F181901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96236A4" w14:textId="6CE46958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2B6140" w14:paraId="5AE2FD20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162341E" w14:textId="77777777" w:rsidR="00074830" w:rsidRPr="002B6140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F763817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552B85B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177210C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23BA6B8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577C71F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F1EC7C6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083C1D4D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1159AC0" w14:textId="539127B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4DEA7B1" w14:textId="66F8B61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D41961" w14:textId="2C79FEB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FDE5D2D" w14:textId="7863274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A9775D" w14:textId="441946F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05519D5" w14:textId="653F88C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BCCBB59" w14:textId="5291A1D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</w:tr>
      <w:tr w:rsidR="00A70866" w:rsidRPr="002B6140" w14:paraId="0DAA57EA" w14:textId="77777777" w:rsidTr="00C73BC0">
        <w:trPr>
          <w:jc w:val="center"/>
        </w:trPr>
        <w:tc>
          <w:tcPr>
            <w:tcW w:w="747" w:type="pct"/>
            <w:vAlign w:val="bottom"/>
          </w:tcPr>
          <w:p w14:paraId="053CCFE5" w14:textId="6C6122C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002B28" w14:textId="0D1A7FA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68,352</w:t>
            </w:r>
          </w:p>
        </w:tc>
        <w:tc>
          <w:tcPr>
            <w:tcW w:w="746" w:type="pct"/>
            <w:vAlign w:val="bottom"/>
          </w:tcPr>
          <w:p w14:paraId="66846263" w14:textId="07B1E7B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58,217</w:t>
            </w:r>
          </w:p>
        </w:tc>
        <w:tc>
          <w:tcPr>
            <w:tcW w:w="515" w:type="pct"/>
            <w:vAlign w:val="bottom"/>
          </w:tcPr>
          <w:p w14:paraId="7FBF6D64" w14:textId="2200D69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31,205</w:t>
            </w:r>
          </w:p>
        </w:tc>
        <w:tc>
          <w:tcPr>
            <w:tcW w:w="634" w:type="pct"/>
            <w:vAlign w:val="bottom"/>
          </w:tcPr>
          <w:p w14:paraId="6DD49813" w14:textId="360EF35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45,791</w:t>
            </w:r>
          </w:p>
        </w:tc>
        <w:tc>
          <w:tcPr>
            <w:tcW w:w="793" w:type="pct"/>
            <w:vAlign w:val="bottom"/>
          </w:tcPr>
          <w:p w14:paraId="0FDB0FC2" w14:textId="33139BB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77,736</w:t>
            </w:r>
          </w:p>
        </w:tc>
        <w:tc>
          <w:tcPr>
            <w:tcW w:w="819" w:type="pct"/>
            <w:vAlign w:val="bottom"/>
          </w:tcPr>
          <w:p w14:paraId="61F84CE2" w14:textId="51730C8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165,051</w:t>
            </w:r>
          </w:p>
        </w:tc>
      </w:tr>
      <w:tr w:rsidR="00A70866" w:rsidRPr="002B6140" w14:paraId="2CA251CC" w14:textId="77777777" w:rsidTr="00C73BC0">
        <w:trPr>
          <w:jc w:val="center"/>
        </w:trPr>
        <w:tc>
          <w:tcPr>
            <w:tcW w:w="747" w:type="pct"/>
            <w:vAlign w:val="bottom"/>
          </w:tcPr>
          <w:p w14:paraId="5AFB6F5E" w14:textId="64AA15C3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AEC4E4C" w14:textId="45B3DF1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4.361</w:t>
            </w:r>
          </w:p>
        </w:tc>
        <w:tc>
          <w:tcPr>
            <w:tcW w:w="746" w:type="pct"/>
            <w:vAlign w:val="bottom"/>
          </w:tcPr>
          <w:p w14:paraId="5684C20E" w14:textId="20819B7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3.538</w:t>
            </w:r>
          </w:p>
        </w:tc>
        <w:tc>
          <w:tcPr>
            <w:tcW w:w="515" w:type="pct"/>
            <w:vAlign w:val="bottom"/>
          </w:tcPr>
          <w:p w14:paraId="3E156415" w14:textId="2735191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1.059</w:t>
            </w:r>
          </w:p>
        </w:tc>
        <w:tc>
          <w:tcPr>
            <w:tcW w:w="634" w:type="pct"/>
            <w:vAlign w:val="bottom"/>
          </w:tcPr>
          <w:p w14:paraId="55AD6107" w14:textId="3B10556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1.928</w:t>
            </w:r>
          </w:p>
        </w:tc>
        <w:tc>
          <w:tcPr>
            <w:tcW w:w="793" w:type="pct"/>
            <w:vAlign w:val="bottom"/>
          </w:tcPr>
          <w:p w14:paraId="77703CDB" w14:textId="7CAA412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6.442</w:t>
            </w:r>
          </w:p>
        </w:tc>
        <w:tc>
          <w:tcPr>
            <w:tcW w:w="819" w:type="pct"/>
            <w:vAlign w:val="bottom"/>
          </w:tcPr>
          <w:p w14:paraId="27DB8C4E" w14:textId="2A91D64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</w:t>
            </w:r>
          </w:p>
        </w:tc>
      </w:tr>
      <w:tr w:rsidR="00A70866" w:rsidRPr="002B6140" w14:paraId="78E0A97E" w14:textId="77777777" w:rsidTr="00C73BC0">
        <w:trPr>
          <w:jc w:val="center"/>
        </w:trPr>
        <w:tc>
          <w:tcPr>
            <w:tcW w:w="747" w:type="pct"/>
            <w:vAlign w:val="bottom"/>
          </w:tcPr>
          <w:p w14:paraId="6A28C132" w14:textId="7EC504C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8887CF2" w14:textId="4E6AB19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0.651</w:t>
            </w:r>
          </w:p>
        </w:tc>
        <w:tc>
          <w:tcPr>
            <w:tcW w:w="746" w:type="pct"/>
            <w:vAlign w:val="bottom"/>
          </w:tcPr>
          <w:p w14:paraId="672E2B53" w14:textId="1AA54DE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0.652</w:t>
            </w:r>
          </w:p>
        </w:tc>
        <w:tc>
          <w:tcPr>
            <w:tcW w:w="515" w:type="pct"/>
            <w:vAlign w:val="bottom"/>
          </w:tcPr>
          <w:p w14:paraId="71410011" w14:textId="4CC3269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5AC821C" w14:textId="0BD0086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60868C8" w14:textId="5AB37BC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0.732</w:t>
            </w:r>
          </w:p>
        </w:tc>
        <w:tc>
          <w:tcPr>
            <w:tcW w:w="819" w:type="pct"/>
            <w:vAlign w:val="bottom"/>
          </w:tcPr>
          <w:p w14:paraId="2BA876C2" w14:textId="372932A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A70866" w:rsidRPr="002B6140" w14:paraId="14562DEB" w14:textId="77777777" w:rsidTr="00C73BC0">
        <w:trPr>
          <w:jc w:val="center"/>
        </w:trPr>
        <w:tc>
          <w:tcPr>
            <w:tcW w:w="747" w:type="pct"/>
            <w:vAlign w:val="bottom"/>
          </w:tcPr>
          <w:p w14:paraId="5DD34FBE" w14:textId="3CB7C91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EA7075D" w14:textId="7232EBE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0.0041</w:t>
            </w:r>
          </w:p>
        </w:tc>
        <w:tc>
          <w:tcPr>
            <w:tcW w:w="746" w:type="pct"/>
            <w:vAlign w:val="bottom"/>
          </w:tcPr>
          <w:p w14:paraId="38D23E5F" w14:textId="3EE4E22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0.0043</w:t>
            </w:r>
          </w:p>
        </w:tc>
        <w:tc>
          <w:tcPr>
            <w:tcW w:w="515" w:type="pct"/>
            <w:vAlign w:val="bottom"/>
          </w:tcPr>
          <w:p w14:paraId="74AF9634" w14:textId="0A4FE18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634" w:type="pct"/>
            <w:vAlign w:val="bottom"/>
          </w:tcPr>
          <w:p w14:paraId="0F2244FA" w14:textId="220D2DF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0.0028</w:t>
            </w:r>
          </w:p>
        </w:tc>
        <w:tc>
          <w:tcPr>
            <w:tcW w:w="793" w:type="pct"/>
            <w:vAlign w:val="bottom"/>
          </w:tcPr>
          <w:p w14:paraId="30BCD681" w14:textId="7B54E74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0.0055</w:t>
            </w:r>
          </w:p>
        </w:tc>
        <w:tc>
          <w:tcPr>
            <w:tcW w:w="819" w:type="pct"/>
            <w:vAlign w:val="bottom"/>
          </w:tcPr>
          <w:p w14:paraId="577DE8BB" w14:textId="64F5C62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0.0064</w:t>
            </w:r>
          </w:p>
        </w:tc>
      </w:tr>
      <w:tr w:rsidR="00A70866" w:rsidRPr="002B6140" w14:paraId="0563533F" w14:textId="77777777" w:rsidTr="00C73BC0">
        <w:trPr>
          <w:jc w:val="center"/>
        </w:trPr>
        <w:tc>
          <w:tcPr>
            <w:tcW w:w="747" w:type="pct"/>
            <w:vAlign w:val="bottom"/>
          </w:tcPr>
          <w:p w14:paraId="492C5DFF" w14:textId="37822F0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1EE05E" w14:textId="26E3928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1,279</w:t>
            </w:r>
          </w:p>
        </w:tc>
        <w:tc>
          <w:tcPr>
            <w:tcW w:w="746" w:type="pct"/>
            <w:vAlign w:val="bottom"/>
          </w:tcPr>
          <w:p w14:paraId="29926319" w14:textId="2FF16A7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1,056</w:t>
            </w:r>
          </w:p>
        </w:tc>
        <w:tc>
          <w:tcPr>
            <w:tcW w:w="515" w:type="pct"/>
            <w:vAlign w:val="bottom"/>
          </w:tcPr>
          <w:p w14:paraId="6FF06D9A" w14:textId="63A2073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634" w:type="pct"/>
            <w:vAlign w:val="bottom"/>
          </w:tcPr>
          <w:p w14:paraId="75A99DA2" w14:textId="7F245F4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510</w:t>
            </w:r>
          </w:p>
        </w:tc>
        <w:tc>
          <w:tcPr>
            <w:tcW w:w="793" w:type="pct"/>
            <w:vAlign w:val="bottom"/>
          </w:tcPr>
          <w:p w14:paraId="07115740" w14:textId="107F82B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1,868</w:t>
            </w:r>
          </w:p>
        </w:tc>
        <w:tc>
          <w:tcPr>
            <w:tcW w:w="819" w:type="pct"/>
            <w:vAlign w:val="bottom"/>
          </w:tcPr>
          <w:p w14:paraId="3F4CEE6B" w14:textId="688E680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3,320</w:t>
            </w:r>
          </w:p>
        </w:tc>
      </w:tr>
      <w:tr w:rsidR="00A70866" w:rsidRPr="002B6140" w14:paraId="132797B9" w14:textId="77777777" w:rsidTr="00C73BC0">
        <w:trPr>
          <w:jc w:val="center"/>
        </w:trPr>
        <w:tc>
          <w:tcPr>
            <w:tcW w:w="747" w:type="pct"/>
            <w:vAlign w:val="bottom"/>
          </w:tcPr>
          <w:p w14:paraId="4E7D393B" w14:textId="523EBD98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095FC1" w14:textId="3A39CD7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4,251</w:t>
            </w:r>
          </w:p>
        </w:tc>
        <w:tc>
          <w:tcPr>
            <w:tcW w:w="746" w:type="pct"/>
            <w:vAlign w:val="bottom"/>
          </w:tcPr>
          <w:p w14:paraId="43AB485A" w14:textId="568CA19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4,215</w:t>
            </w:r>
          </w:p>
        </w:tc>
        <w:tc>
          <w:tcPr>
            <w:tcW w:w="515" w:type="pct"/>
            <w:vAlign w:val="bottom"/>
          </w:tcPr>
          <w:p w14:paraId="1D038B59" w14:textId="6C207A7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3,134</w:t>
            </w:r>
          </w:p>
        </w:tc>
        <w:tc>
          <w:tcPr>
            <w:tcW w:w="634" w:type="pct"/>
            <w:vAlign w:val="bottom"/>
          </w:tcPr>
          <w:p w14:paraId="2C05A954" w14:textId="350637A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3,809</w:t>
            </w:r>
          </w:p>
        </w:tc>
        <w:tc>
          <w:tcPr>
            <w:tcW w:w="793" w:type="pct"/>
            <w:vAlign w:val="bottom"/>
          </w:tcPr>
          <w:p w14:paraId="703DC6BE" w14:textId="4A923CE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4,647</w:t>
            </w:r>
          </w:p>
        </w:tc>
        <w:tc>
          <w:tcPr>
            <w:tcW w:w="819" w:type="pct"/>
            <w:vAlign w:val="bottom"/>
          </w:tcPr>
          <w:p w14:paraId="0CFE4EF4" w14:textId="6737B3C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5,576</w:t>
            </w:r>
          </w:p>
        </w:tc>
      </w:tr>
      <w:tr w:rsidR="00A70866" w:rsidRPr="002B6140" w14:paraId="58EE36C0" w14:textId="77777777" w:rsidTr="00C73BC0">
        <w:trPr>
          <w:jc w:val="center"/>
        </w:trPr>
        <w:tc>
          <w:tcPr>
            <w:tcW w:w="747" w:type="pct"/>
            <w:vAlign w:val="bottom"/>
          </w:tcPr>
          <w:p w14:paraId="70F446B5" w14:textId="2C160C1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4977ED" w14:textId="02315CB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4,449</w:t>
            </w:r>
          </w:p>
        </w:tc>
        <w:tc>
          <w:tcPr>
            <w:tcW w:w="746" w:type="pct"/>
            <w:vAlign w:val="bottom"/>
          </w:tcPr>
          <w:p w14:paraId="2B8AA7C6" w14:textId="5F3F66B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4,389</w:t>
            </w:r>
          </w:p>
        </w:tc>
        <w:tc>
          <w:tcPr>
            <w:tcW w:w="515" w:type="pct"/>
            <w:vAlign w:val="bottom"/>
          </w:tcPr>
          <w:p w14:paraId="01532742" w14:textId="3CB0E56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3,061</w:t>
            </w:r>
          </w:p>
        </w:tc>
        <w:tc>
          <w:tcPr>
            <w:tcW w:w="634" w:type="pct"/>
            <w:vAlign w:val="bottom"/>
          </w:tcPr>
          <w:p w14:paraId="6E15B7A9" w14:textId="40703B7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3,925</w:t>
            </w:r>
          </w:p>
        </w:tc>
        <w:tc>
          <w:tcPr>
            <w:tcW w:w="793" w:type="pct"/>
            <w:vAlign w:val="bottom"/>
          </w:tcPr>
          <w:p w14:paraId="5233C070" w14:textId="504E3FD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4,911</w:t>
            </w:r>
          </w:p>
        </w:tc>
        <w:tc>
          <w:tcPr>
            <w:tcW w:w="819" w:type="pct"/>
            <w:vAlign w:val="bottom"/>
          </w:tcPr>
          <w:p w14:paraId="266A593D" w14:textId="246C9F6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6,168</w:t>
            </w:r>
          </w:p>
        </w:tc>
      </w:tr>
      <w:tr w:rsidR="00A70866" w:rsidRPr="002B6140" w14:paraId="6C26A4A5" w14:textId="77777777" w:rsidTr="00C73BC0">
        <w:trPr>
          <w:jc w:val="center"/>
        </w:trPr>
        <w:tc>
          <w:tcPr>
            <w:tcW w:w="747" w:type="pct"/>
            <w:vAlign w:val="bottom"/>
          </w:tcPr>
          <w:p w14:paraId="45B7496D" w14:textId="0E5A032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388C719" w14:textId="2DF7399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5,391</w:t>
            </w:r>
          </w:p>
        </w:tc>
        <w:tc>
          <w:tcPr>
            <w:tcW w:w="746" w:type="pct"/>
            <w:vAlign w:val="bottom"/>
          </w:tcPr>
          <w:p w14:paraId="514ABE28" w14:textId="5755E20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3B6DE796" w14:textId="2330C9F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2,938</w:t>
            </w:r>
          </w:p>
        </w:tc>
        <w:tc>
          <w:tcPr>
            <w:tcW w:w="634" w:type="pct"/>
            <w:vAlign w:val="bottom"/>
          </w:tcPr>
          <w:p w14:paraId="025A4448" w14:textId="564C2A2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4,247</w:t>
            </w:r>
          </w:p>
        </w:tc>
        <w:tc>
          <w:tcPr>
            <w:tcW w:w="793" w:type="pct"/>
            <w:vAlign w:val="bottom"/>
          </w:tcPr>
          <w:p w14:paraId="5BFA2904" w14:textId="35B50BD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6,191</w:t>
            </w:r>
          </w:p>
        </w:tc>
        <w:tc>
          <w:tcPr>
            <w:tcW w:w="819" w:type="pct"/>
            <w:vAlign w:val="bottom"/>
          </w:tcPr>
          <w:p w14:paraId="27045466" w14:textId="31C0039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9,700</w:t>
            </w:r>
          </w:p>
        </w:tc>
      </w:tr>
      <w:tr w:rsidR="00A70866" w:rsidRPr="002B6140" w14:paraId="74E7E460" w14:textId="77777777" w:rsidTr="00C73BC0">
        <w:trPr>
          <w:jc w:val="center"/>
        </w:trPr>
        <w:tc>
          <w:tcPr>
            <w:tcW w:w="747" w:type="pct"/>
            <w:vAlign w:val="bottom"/>
          </w:tcPr>
          <w:p w14:paraId="218734BF" w14:textId="0A2476A4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AFF3EF4" w14:textId="49A1B10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746" w:type="pct"/>
            <w:vAlign w:val="bottom"/>
          </w:tcPr>
          <w:p w14:paraId="0D1EFFFE" w14:textId="3C495B2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vAlign w:val="bottom"/>
          </w:tcPr>
          <w:p w14:paraId="794F7595" w14:textId="1DE80EE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</w:t>
            </w:r>
          </w:p>
        </w:tc>
        <w:tc>
          <w:tcPr>
            <w:tcW w:w="634" w:type="pct"/>
            <w:vAlign w:val="bottom"/>
          </w:tcPr>
          <w:p w14:paraId="785ECBD0" w14:textId="524E566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67BDDFF9" w14:textId="354403A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vAlign w:val="bottom"/>
          </w:tcPr>
          <w:p w14:paraId="7A464592" w14:textId="7961FE1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0.056</w:t>
            </w:r>
          </w:p>
        </w:tc>
      </w:tr>
      <w:tr w:rsidR="00A70866" w:rsidRPr="002B6140" w14:paraId="2054B9CD" w14:textId="77777777" w:rsidTr="00C73BC0">
        <w:trPr>
          <w:jc w:val="center"/>
        </w:trPr>
        <w:tc>
          <w:tcPr>
            <w:tcW w:w="747" w:type="pct"/>
            <w:vAlign w:val="bottom"/>
          </w:tcPr>
          <w:p w14:paraId="7F313E44" w14:textId="6B7AE069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2EBF99" w14:textId="3F5EA12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F792506" w14:textId="2C58864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458E4C38" w14:textId="5B23D4A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7F0ECF8A" w14:textId="08A16DA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63CE11B" w14:textId="33F92E0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  <w:tc>
          <w:tcPr>
            <w:tcW w:w="819" w:type="pct"/>
            <w:vAlign w:val="bottom"/>
          </w:tcPr>
          <w:p w14:paraId="1894D24E" w14:textId="7966EA5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0.148</w:t>
            </w:r>
          </w:p>
        </w:tc>
      </w:tr>
      <w:tr w:rsidR="00A70866" w:rsidRPr="002B6140" w14:paraId="55B976CB" w14:textId="77777777" w:rsidTr="00C73BC0">
        <w:trPr>
          <w:jc w:val="center"/>
        </w:trPr>
        <w:tc>
          <w:tcPr>
            <w:tcW w:w="747" w:type="pct"/>
            <w:vAlign w:val="bottom"/>
          </w:tcPr>
          <w:p w14:paraId="6D68C18A" w14:textId="72779DA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5C3B1" w14:textId="4039E3C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746" w:type="pct"/>
            <w:vAlign w:val="bottom"/>
          </w:tcPr>
          <w:p w14:paraId="31C1412E" w14:textId="32D737A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5DEE606B" w14:textId="44E17DC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1CF5D97E" w14:textId="1093C1A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0.054</w:t>
            </w:r>
          </w:p>
        </w:tc>
        <w:tc>
          <w:tcPr>
            <w:tcW w:w="793" w:type="pct"/>
            <w:vAlign w:val="bottom"/>
          </w:tcPr>
          <w:p w14:paraId="1EA56A7A" w14:textId="10FAD6F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819" w:type="pct"/>
            <w:vAlign w:val="bottom"/>
          </w:tcPr>
          <w:p w14:paraId="4AF28A89" w14:textId="07EE759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0.164</w:t>
            </w:r>
          </w:p>
        </w:tc>
      </w:tr>
      <w:tr w:rsidR="00A70866" w:rsidRPr="002B6140" w14:paraId="3DF0AA1B" w14:textId="77777777" w:rsidTr="00C73BC0">
        <w:trPr>
          <w:jc w:val="center"/>
        </w:trPr>
        <w:tc>
          <w:tcPr>
            <w:tcW w:w="747" w:type="pct"/>
            <w:vAlign w:val="bottom"/>
          </w:tcPr>
          <w:p w14:paraId="470F3F75" w14:textId="63E58C39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F02530E" w14:textId="4860B6C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746" w:type="pct"/>
            <w:vAlign w:val="bottom"/>
          </w:tcPr>
          <w:p w14:paraId="07391AFA" w14:textId="4395223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515" w:type="pct"/>
            <w:vAlign w:val="bottom"/>
          </w:tcPr>
          <w:p w14:paraId="34CCA8F6" w14:textId="45AC509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2A7AAB6D" w14:textId="33DDCF4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793" w:type="pct"/>
            <w:vAlign w:val="bottom"/>
          </w:tcPr>
          <w:p w14:paraId="3F0F4811" w14:textId="05AD5F6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0.123</w:t>
            </w:r>
          </w:p>
        </w:tc>
        <w:tc>
          <w:tcPr>
            <w:tcW w:w="819" w:type="pct"/>
            <w:vAlign w:val="bottom"/>
          </w:tcPr>
          <w:p w14:paraId="484C9B5A" w14:textId="0C171DA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0.257</w:t>
            </w:r>
          </w:p>
        </w:tc>
      </w:tr>
      <w:tr w:rsidR="00A70866" w:rsidRPr="002B6140" w14:paraId="5FD7F8FE" w14:textId="77777777" w:rsidTr="00C73BC0">
        <w:trPr>
          <w:jc w:val="center"/>
        </w:trPr>
        <w:tc>
          <w:tcPr>
            <w:tcW w:w="747" w:type="pct"/>
            <w:vAlign w:val="bottom"/>
          </w:tcPr>
          <w:p w14:paraId="54BAA28D" w14:textId="7CD9EF8F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6FAE5C6" w14:textId="6DD86E7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0.381</w:t>
            </w:r>
          </w:p>
        </w:tc>
        <w:tc>
          <w:tcPr>
            <w:tcW w:w="746" w:type="pct"/>
            <w:vAlign w:val="bottom"/>
          </w:tcPr>
          <w:p w14:paraId="324D9BA5" w14:textId="2313E32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0.379</w:t>
            </w:r>
          </w:p>
        </w:tc>
        <w:tc>
          <w:tcPr>
            <w:tcW w:w="515" w:type="pct"/>
            <w:vAlign w:val="bottom"/>
          </w:tcPr>
          <w:p w14:paraId="6658E40D" w14:textId="4CFDB03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7B31C220" w14:textId="3B5E53D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0.357</w:t>
            </w:r>
          </w:p>
        </w:tc>
        <w:tc>
          <w:tcPr>
            <w:tcW w:w="793" w:type="pct"/>
            <w:vAlign w:val="bottom"/>
          </w:tcPr>
          <w:p w14:paraId="3EF14C0C" w14:textId="2CC471B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0.404</w:t>
            </w:r>
          </w:p>
        </w:tc>
        <w:tc>
          <w:tcPr>
            <w:tcW w:w="819" w:type="pct"/>
            <w:vAlign w:val="bottom"/>
          </w:tcPr>
          <w:p w14:paraId="49FF3D1A" w14:textId="074A91C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0.452</w:t>
            </w:r>
          </w:p>
        </w:tc>
      </w:tr>
      <w:tr w:rsidR="00A70866" w:rsidRPr="002B6140" w14:paraId="321E9F40" w14:textId="77777777" w:rsidTr="003C755A">
        <w:trPr>
          <w:jc w:val="center"/>
        </w:trPr>
        <w:tc>
          <w:tcPr>
            <w:tcW w:w="747" w:type="pct"/>
            <w:vAlign w:val="bottom"/>
          </w:tcPr>
          <w:p w14:paraId="7B780D59" w14:textId="5010CB92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7A510CF" w14:textId="52C7708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82AA3F" w14:textId="483416A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9C9EC96" w14:textId="1156B07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85E4BA" w14:textId="45BC488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05A469D3" w14:textId="63373C9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F7C6440" w14:textId="591BFC4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6583BAB2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66D9FB0" w14:textId="56AD1BF4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69409BD" w14:textId="21AA8CC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8467998" w14:textId="26E6BB3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2B37F35" w14:textId="7CA893B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23D691" w14:textId="6A383E9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8EB4900" w14:textId="0AC699D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55C6B0E" w14:textId="0008F60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4800993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0BADCF" w14:textId="4916ABC3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5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2B6140" w14:paraId="17D3BCB3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C16425" w14:textId="77777777" w:rsidR="00074830" w:rsidRPr="002B6140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F2BD6A7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FD69E22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77D538B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DFAE97D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DC5321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86DD010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7E5389BF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0FACC0F" w14:textId="6FF6716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0733BA9" w14:textId="09F4F25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FC47E8F" w14:textId="2AB0A23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0382EAF" w14:textId="6F26EC0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63B76D" w14:textId="346292F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A80D837" w14:textId="6049F06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6BF3AD7D" w14:textId="6C1F54B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</w:tr>
      <w:tr w:rsidR="00A70866" w:rsidRPr="002B6140" w14:paraId="5B76F4AE" w14:textId="77777777" w:rsidTr="00C73BC0">
        <w:trPr>
          <w:jc w:val="center"/>
        </w:trPr>
        <w:tc>
          <w:tcPr>
            <w:tcW w:w="747" w:type="pct"/>
            <w:vAlign w:val="bottom"/>
          </w:tcPr>
          <w:p w14:paraId="65D84F9B" w14:textId="4F589CB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672EAD0" w14:textId="2B97CE9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65,401</w:t>
            </w:r>
          </w:p>
        </w:tc>
        <w:tc>
          <w:tcPr>
            <w:tcW w:w="746" w:type="pct"/>
            <w:vAlign w:val="bottom"/>
          </w:tcPr>
          <w:p w14:paraId="71A710EA" w14:textId="3E8C7EE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63,721</w:t>
            </w:r>
          </w:p>
        </w:tc>
        <w:tc>
          <w:tcPr>
            <w:tcW w:w="515" w:type="pct"/>
            <w:vAlign w:val="bottom"/>
          </w:tcPr>
          <w:p w14:paraId="3140DBAB" w14:textId="33AAB95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42,267</w:t>
            </w:r>
          </w:p>
        </w:tc>
        <w:tc>
          <w:tcPr>
            <w:tcW w:w="634" w:type="pct"/>
            <w:vAlign w:val="bottom"/>
          </w:tcPr>
          <w:p w14:paraId="2037EFF0" w14:textId="0F649CA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54,251</w:t>
            </w:r>
          </w:p>
        </w:tc>
        <w:tc>
          <w:tcPr>
            <w:tcW w:w="793" w:type="pct"/>
            <w:vAlign w:val="bottom"/>
          </w:tcPr>
          <w:p w14:paraId="1CFC823D" w14:textId="63DDE3B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74,884</w:t>
            </w:r>
          </w:p>
        </w:tc>
        <w:tc>
          <w:tcPr>
            <w:tcW w:w="819" w:type="pct"/>
            <w:vAlign w:val="bottom"/>
          </w:tcPr>
          <w:p w14:paraId="1E1D0C8B" w14:textId="69683AF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98,081</w:t>
            </w:r>
          </w:p>
        </w:tc>
      </w:tr>
      <w:tr w:rsidR="00A70866" w:rsidRPr="002B6140" w14:paraId="6F949082" w14:textId="77777777" w:rsidTr="00C73BC0">
        <w:trPr>
          <w:jc w:val="center"/>
        </w:trPr>
        <w:tc>
          <w:tcPr>
            <w:tcW w:w="747" w:type="pct"/>
            <w:vAlign w:val="bottom"/>
          </w:tcPr>
          <w:p w14:paraId="7D959C49" w14:textId="1900B0AF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F999DFE" w14:textId="5EABD8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4.285</w:t>
            </w:r>
          </w:p>
        </w:tc>
        <w:tc>
          <w:tcPr>
            <w:tcW w:w="746" w:type="pct"/>
            <w:vAlign w:val="bottom"/>
          </w:tcPr>
          <w:p w14:paraId="734F14AD" w14:textId="01ACB2F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3.481</w:t>
            </w:r>
          </w:p>
        </w:tc>
        <w:tc>
          <w:tcPr>
            <w:tcW w:w="515" w:type="pct"/>
            <w:vAlign w:val="bottom"/>
          </w:tcPr>
          <w:p w14:paraId="3BD93758" w14:textId="595B800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172D069C" w14:textId="264B90D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356347C5" w14:textId="3C017CF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6.148</w:t>
            </w:r>
          </w:p>
        </w:tc>
        <w:tc>
          <w:tcPr>
            <w:tcW w:w="819" w:type="pct"/>
            <w:vAlign w:val="bottom"/>
          </w:tcPr>
          <w:p w14:paraId="3CC513C7" w14:textId="20234A2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A70866" w:rsidRPr="002B6140" w14:paraId="0E4D7EF5" w14:textId="77777777" w:rsidTr="00C73BC0">
        <w:trPr>
          <w:jc w:val="center"/>
        </w:trPr>
        <w:tc>
          <w:tcPr>
            <w:tcW w:w="747" w:type="pct"/>
            <w:vAlign w:val="bottom"/>
          </w:tcPr>
          <w:p w14:paraId="3178B58D" w14:textId="32C6EE4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ED9B278" w14:textId="0A15832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00A0940B" w14:textId="62E17BA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2B5C1395" w14:textId="117B0EB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06680DB4" w14:textId="5291B76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60E277CF" w14:textId="22EEB3F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B1B3858" w14:textId="1338B96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A70866" w:rsidRPr="002B6140" w14:paraId="4E61DEB4" w14:textId="77777777" w:rsidTr="00C73BC0">
        <w:trPr>
          <w:jc w:val="center"/>
        </w:trPr>
        <w:tc>
          <w:tcPr>
            <w:tcW w:w="747" w:type="pct"/>
            <w:vAlign w:val="bottom"/>
          </w:tcPr>
          <w:p w14:paraId="4E0C4190" w14:textId="5E22836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73C12DE" w14:textId="2CA0F2F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46" w:type="pct"/>
            <w:vAlign w:val="bottom"/>
          </w:tcPr>
          <w:p w14:paraId="66ACBB84" w14:textId="51A26BD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515" w:type="pct"/>
            <w:vAlign w:val="bottom"/>
          </w:tcPr>
          <w:p w14:paraId="0BA2B43D" w14:textId="0BFE2DF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E9303E" w14:textId="7FEDCBE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93" w:type="pct"/>
            <w:vAlign w:val="bottom"/>
          </w:tcPr>
          <w:p w14:paraId="3BECC18B" w14:textId="640B7D8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819" w:type="pct"/>
            <w:vAlign w:val="bottom"/>
          </w:tcPr>
          <w:p w14:paraId="04C9D7A1" w14:textId="043D712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</w:tr>
      <w:tr w:rsidR="00A70866" w:rsidRPr="002B6140" w14:paraId="3162ABA3" w14:textId="77777777" w:rsidTr="00C73BC0">
        <w:trPr>
          <w:jc w:val="center"/>
        </w:trPr>
        <w:tc>
          <w:tcPr>
            <w:tcW w:w="747" w:type="pct"/>
            <w:vAlign w:val="bottom"/>
          </w:tcPr>
          <w:p w14:paraId="1BA98778" w14:textId="779651B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BEC588" w14:textId="130E7E9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2,380</w:t>
            </w:r>
          </w:p>
        </w:tc>
        <w:tc>
          <w:tcPr>
            <w:tcW w:w="746" w:type="pct"/>
            <w:vAlign w:val="bottom"/>
          </w:tcPr>
          <w:p w14:paraId="1EACE26D" w14:textId="6D758EC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2,407</w:t>
            </w:r>
          </w:p>
        </w:tc>
        <w:tc>
          <w:tcPr>
            <w:tcW w:w="515" w:type="pct"/>
            <w:vAlign w:val="bottom"/>
          </w:tcPr>
          <w:p w14:paraId="69773847" w14:textId="1E4B3BC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599</w:t>
            </w:r>
          </w:p>
        </w:tc>
        <w:tc>
          <w:tcPr>
            <w:tcW w:w="634" w:type="pct"/>
            <w:vAlign w:val="bottom"/>
          </w:tcPr>
          <w:p w14:paraId="1DB6DCFA" w14:textId="28C04D4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1,450</w:t>
            </w:r>
          </w:p>
        </w:tc>
        <w:tc>
          <w:tcPr>
            <w:tcW w:w="793" w:type="pct"/>
            <w:vAlign w:val="bottom"/>
          </w:tcPr>
          <w:p w14:paraId="0B482CDA" w14:textId="38CBD5B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3,288</w:t>
            </w:r>
          </w:p>
        </w:tc>
        <w:tc>
          <w:tcPr>
            <w:tcW w:w="819" w:type="pct"/>
            <w:vAlign w:val="bottom"/>
          </w:tcPr>
          <w:p w14:paraId="6AED6C5A" w14:textId="7407B3D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4,135</w:t>
            </w:r>
          </w:p>
        </w:tc>
      </w:tr>
      <w:tr w:rsidR="00A70866" w:rsidRPr="002B6140" w14:paraId="28FD94B4" w14:textId="77777777" w:rsidTr="00C73BC0">
        <w:trPr>
          <w:jc w:val="center"/>
        </w:trPr>
        <w:tc>
          <w:tcPr>
            <w:tcW w:w="747" w:type="pct"/>
            <w:vAlign w:val="bottom"/>
          </w:tcPr>
          <w:p w14:paraId="315F5845" w14:textId="234C77F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CA108E" w14:textId="668B06A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4,654</w:t>
            </w:r>
          </w:p>
        </w:tc>
        <w:tc>
          <w:tcPr>
            <w:tcW w:w="746" w:type="pct"/>
            <w:vAlign w:val="bottom"/>
          </w:tcPr>
          <w:p w14:paraId="2FE9E7FC" w14:textId="7E8B6D3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4,625</w:t>
            </w:r>
          </w:p>
        </w:tc>
        <w:tc>
          <w:tcPr>
            <w:tcW w:w="515" w:type="pct"/>
            <w:vAlign w:val="bottom"/>
          </w:tcPr>
          <w:p w14:paraId="3B758491" w14:textId="45E9BF6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3,958</w:t>
            </w:r>
          </w:p>
        </w:tc>
        <w:tc>
          <w:tcPr>
            <w:tcW w:w="634" w:type="pct"/>
            <w:vAlign w:val="bottom"/>
          </w:tcPr>
          <w:p w14:paraId="266B763C" w14:textId="3361C0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4,374</w:t>
            </w:r>
          </w:p>
        </w:tc>
        <w:tc>
          <w:tcPr>
            <w:tcW w:w="793" w:type="pct"/>
            <w:vAlign w:val="bottom"/>
          </w:tcPr>
          <w:p w14:paraId="03A3A12F" w14:textId="4831D42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4,906</w:t>
            </w:r>
          </w:p>
        </w:tc>
        <w:tc>
          <w:tcPr>
            <w:tcW w:w="819" w:type="pct"/>
            <w:vAlign w:val="bottom"/>
          </w:tcPr>
          <w:p w14:paraId="376B4332" w14:textId="3AA5AB0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5,502</w:t>
            </w:r>
          </w:p>
        </w:tc>
      </w:tr>
      <w:tr w:rsidR="00A70866" w:rsidRPr="002B6140" w14:paraId="50389904" w14:textId="77777777" w:rsidTr="00C73BC0">
        <w:trPr>
          <w:jc w:val="center"/>
        </w:trPr>
        <w:tc>
          <w:tcPr>
            <w:tcW w:w="747" w:type="pct"/>
            <w:vAlign w:val="bottom"/>
          </w:tcPr>
          <w:p w14:paraId="233E986E" w14:textId="4A171EC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36A820A" w14:textId="687184E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4,756</w:t>
            </w:r>
          </w:p>
        </w:tc>
        <w:tc>
          <w:tcPr>
            <w:tcW w:w="746" w:type="pct"/>
            <w:vAlign w:val="bottom"/>
          </w:tcPr>
          <w:p w14:paraId="180B7774" w14:textId="61C6C06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4,717</w:t>
            </w:r>
          </w:p>
        </w:tc>
        <w:tc>
          <w:tcPr>
            <w:tcW w:w="515" w:type="pct"/>
            <w:vAlign w:val="bottom"/>
          </w:tcPr>
          <w:p w14:paraId="0AF24B00" w14:textId="73F830C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3,978</w:t>
            </w:r>
          </w:p>
        </w:tc>
        <w:tc>
          <w:tcPr>
            <w:tcW w:w="634" w:type="pct"/>
            <w:vAlign w:val="bottom"/>
          </w:tcPr>
          <w:p w14:paraId="0C33F8C6" w14:textId="76A4F21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4,433</w:t>
            </w:r>
          </w:p>
        </w:tc>
        <w:tc>
          <w:tcPr>
            <w:tcW w:w="793" w:type="pct"/>
            <w:vAlign w:val="bottom"/>
          </w:tcPr>
          <w:p w14:paraId="40DB7921" w14:textId="79B6036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5,038</w:t>
            </w:r>
          </w:p>
        </w:tc>
        <w:tc>
          <w:tcPr>
            <w:tcW w:w="819" w:type="pct"/>
            <w:vAlign w:val="bottom"/>
          </w:tcPr>
          <w:p w14:paraId="3EC2BF7B" w14:textId="6350092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5,746</w:t>
            </w:r>
          </w:p>
        </w:tc>
      </w:tr>
      <w:tr w:rsidR="00A70866" w:rsidRPr="002B6140" w14:paraId="0C5C0A06" w14:textId="77777777" w:rsidTr="00C73BC0">
        <w:trPr>
          <w:jc w:val="center"/>
        </w:trPr>
        <w:tc>
          <w:tcPr>
            <w:tcW w:w="747" w:type="pct"/>
            <w:vAlign w:val="bottom"/>
          </w:tcPr>
          <w:p w14:paraId="2653054C" w14:textId="7F920E4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9FEFC17" w14:textId="78ACBF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5,257</w:t>
            </w:r>
          </w:p>
        </w:tc>
        <w:tc>
          <w:tcPr>
            <w:tcW w:w="746" w:type="pct"/>
            <w:vAlign w:val="bottom"/>
          </w:tcPr>
          <w:p w14:paraId="2619E323" w14:textId="37F320F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5,146</w:t>
            </w:r>
          </w:p>
        </w:tc>
        <w:tc>
          <w:tcPr>
            <w:tcW w:w="515" w:type="pct"/>
            <w:vAlign w:val="bottom"/>
          </w:tcPr>
          <w:p w14:paraId="4A2B74F4" w14:textId="0EC5B57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4,058</w:t>
            </w:r>
          </w:p>
        </w:tc>
        <w:tc>
          <w:tcPr>
            <w:tcW w:w="634" w:type="pct"/>
            <w:vAlign w:val="bottom"/>
          </w:tcPr>
          <w:p w14:paraId="00329A2C" w14:textId="28349F2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4,680</w:t>
            </w:r>
          </w:p>
        </w:tc>
        <w:tc>
          <w:tcPr>
            <w:tcW w:w="793" w:type="pct"/>
            <w:vAlign w:val="bottom"/>
          </w:tcPr>
          <w:p w14:paraId="3051422F" w14:textId="5E66037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5,711</w:t>
            </w:r>
          </w:p>
        </w:tc>
        <w:tc>
          <w:tcPr>
            <w:tcW w:w="819" w:type="pct"/>
            <w:vAlign w:val="bottom"/>
          </w:tcPr>
          <w:p w14:paraId="3864C165" w14:textId="2072740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7,097</w:t>
            </w:r>
          </w:p>
        </w:tc>
      </w:tr>
      <w:tr w:rsidR="00A70866" w:rsidRPr="002B6140" w14:paraId="0EABC2CF" w14:textId="77777777" w:rsidTr="00C73BC0">
        <w:trPr>
          <w:jc w:val="center"/>
        </w:trPr>
        <w:tc>
          <w:tcPr>
            <w:tcW w:w="747" w:type="pct"/>
            <w:vAlign w:val="bottom"/>
          </w:tcPr>
          <w:p w14:paraId="41F942D9" w14:textId="69428C3D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286614A" w14:textId="58F43C4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746" w:type="pct"/>
            <w:vAlign w:val="bottom"/>
          </w:tcPr>
          <w:p w14:paraId="484F2149" w14:textId="6F3E97B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1EBCB959" w14:textId="2490F43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vAlign w:val="bottom"/>
          </w:tcPr>
          <w:p w14:paraId="491F5E47" w14:textId="6F77588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  <w:tc>
          <w:tcPr>
            <w:tcW w:w="793" w:type="pct"/>
            <w:vAlign w:val="bottom"/>
          </w:tcPr>
          <w:p w14:paraId="5370A68E" w14:textId="0AED38C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  <w:tc>
          <w:tcPr>
            <w:tcW w:w="819" w:type="pct"/>
            <w:vAlign w:val="bottom"/>
          </w:tcPr>
          <w:p w14:paraId="23B26A7B" w14:textId="5CA551E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A70866" w:rsidRPr="002B6140" w14:paraId="00F84357" w14:textId="77777777" w:rsidTr="00C73BC0">
        <w:trPr>
          <w:jc w:val="center"/>
        </w:trPr>
        <w:tc>
          <w:tcPr>
            <w:tcW w:w="747" w:type="pct"/>
            <w:vAlign w:val="bottom"/>
          </w:tcPr>
          <w:p w14:paraId="6E5D35AB" w14:textId="725C8C8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E0E35A" w14:textId="4D43720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367E9B7C" w14:textId="2F7ADE2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21FA8D5" w14:textId="17A91C9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039CC37B" w14:textId="4DBA9CF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3003FFD4" w14:textId="0B241D2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47A400F" w14:textId="037F12D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</w:tr>
      <w:tr w:rsidR="00A70866" w:rsidRPr="002B6140" w14:paraId="7ACF9208" w14:textId="77777777" w:rsidTr="00C73BC0">
        <w:trPr>
          <w:jc w:val="center"/>
        </w:trPr>
        <w:tc>
          <w:tcPr>
            <w:tcW w:w="747" w:type="pct"/>
            <w:vAlign w:val="bottom"/>
          </w:tcPr>
          <w:p w14:paraId="4F3C0372" w14:textId="6A0F91E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C5D1803" w14:textId="305AA60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2A6F0A1A" w14:textId="5C6E5B8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0E34737" w14:textId="6FC918A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2A2FAC33" w14:textId="3A096D0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01EDE23F" w14:textId="7483095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1E0D2EF8" w14:textId="5FA1264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A70866" w:rsidRPr="002B6140" w14:paraId="13D6DC04" w14:textId="77777777" w:rsidTr="00C73BC0">
        <w:trPr>
          <w:jc w:val="center"/>
        </w:trPr>
        <w:tc>
          <w:tcPr>
            <w:tcW w:w="747" w:type="pct"/>
            <w:vAlign w:val="bottom"/>
          </w:tcPr>
          <w:p w14:paraId="0822435E" w14:textId="70008F41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7F3229" w14:textId="30303FE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46" w:type="pct"/>
            <w:vAlign w:val="bottom"/>
          </w:tcPr>
          <w:p w14:paraId="1BB40D8A" w14:textId="0E2BAA3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657814E9" w14:textId="3266A12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4AC72E2C" w14:textId="2CF49A1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6432DAB" w14:textId="7BD9B90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A3BD13C" w14:textId="28D26F2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</w:tr>
      <w:tr w:rsidR="00A70866" w:rsidRPr="002B6140" w14:paraId="4575DBA4" w14:textId="77777777" w:rsidTr="00C73BC0">
        <w:trPr>
          <w:jc w:val="center"/>
        </w:trPr>
        <w:tc>
          <w:tcPr>
            <w:tcW w:w="747" w:type="pct"/>
            <w:vAlign w:val="bottom"/>
          </w:tcPr>
          <w:p w14:paraId="34C34A8A" w14:textId="5D12D896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30F55BE" w14:textId="2BFDF51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746" w:type="pct"/>
            <w:vAlign w:val="bottom"/>
          </w:tcPr>
          <w:p w14:paraId="3E592A0C" w14:textId="48B064B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515" w:type="pct"/>
            <w:vAlign w:val="bottom"/>
          </w:tcPr>
          <w:p w14:paraId="7DAEE7E5" w14:textId="3214E03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A033EB8" w14:textId="65EAF4C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0.345</w:t>
            </w:r>
          </w:p>
        </w:tc>
        <w:tc>
          <w:tcPr>
            <w:tcW w:w="793" w:type="pct"/>
            <w:vAlign w:val="bottom"/>
          </w:tcPr>
          <w:p w14:paraId="2989DC81" w14:textId="01BE2D4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0.373</w:t>
            </w:r>
          </w:p>
        </w:tc>
        <w:tc>
          <w:tcPr>
            <w:tcW w:w="819" w:type="pct"/>
            <w:vAlign w:val="bottom"/>
          </w:tcPr>
          <w:p w14:paraId="28DD1B87" w14:textId="77DA9C6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0.402</w:t>
            </w:r>
          </w:p>
        </w:tc>
      </w:tr>
      <w:tr w:rsidR="00A70866" w:rsidRPr="002B6140" w14:paraId="425EB689" w14:textId="77777777" w:rsidTr="003C755A">
        <w:trPr>
          <w:jc w:val="center"/>
        </w:trPr>
        <w:tc>
          <w:tcPr>
            <w:tcW w:w="747" w:type="pct"/>
            <w:vAlign w:val="bottom"/>
          </w:tcPr>
          <w:p w14:paraId="5577F500" w14:textId="5C1D79DE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5FED358" w14:textId="18AE34E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4BFEC8B6" w14:textId="6E30F9B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866BDC5" w14:textId="67E8628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88AE543" w14:textId="5918C3D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338A2C1C" w14:textId="261EC19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6CAEFCF" w14:textId="04F487B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066C6727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5208D87" w14:textId="308E0B6B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CE25F44" w14:textId="3406EEC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6D8AC6" w14:textId="0903928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C7183F5" w14:textId="6919020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9E0000E" w14:textId="7F6FE78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316EFFD0" w14:textId="0313666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A58A987" w14:textId="1A4CC7F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0B109F6C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7E1264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7C0B36D" w14:textId="14B8FC5E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</w:t>
      </w:r>
      <w:r w:rsidR="00074830" w:rsidRPr="002B6140">
        <w:rPr>
          <w:rFonts w:ascii="Times New Roman" w:hAnsi="Times New Roman" w:cs="Times New Roman"/>
          <w:b/>
          <w:bCs/>
          <w:color w:val="000000"/>
          <w:lang w:val="en-GB"/>
        </w:rPr>
        <w:t>6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2B6140" w14:paraId="63110895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68D738C" w14:textId="77777777" w:rsidR="00074830" w:rsidRPr="002B6140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B968A2A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3F51F7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D382901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89CEA6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7C9947D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B52659D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2CBCB35F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F832016" w14:textId="4D0C282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472AB50" w14:textId="79C4B6F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E22BBD5" w14:textId="6FED9BE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58CB4D1" w14:textId="5D84AF8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120198FC" w14:textId="5D38FFC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256B3F7" w14:textId="60A303D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3430251" w14:textId="28F8C5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A70866" w:rsidRPr="002B6140" w14:paraId="4B239893" w14:textId="77777777" w:rsidTr="00C73BC0">
        <w:trPr>
          <w:jc w:val="center"/>
        </w:trPr>
        <w:tc>
          <w:tcPr>
            <w:tcW w:w="747" w:type="pct"/>
            <w:vAlign w:val="bottom"/>
          </w:tcPr>
          <w:p w14:paraId="5E3A0419" w14:textId="2951690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2BC22F2" w14:textId="61BA630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66,158</w:t>
            </w:r>
          </w:p>
        </w:tc>
        <w:tc>
          <w:tcPr>
            <w:tcW w:w="746" w:type="pct"/>
            <w:vAlign w:val="bottom"/>
          </w:tcPr>
          <w:p w14:paraId="3695A563" w14:textId="2655590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63,547</w:t>
            </w:r>
          </w:p>
        </w:tc>
        <w:tc>
          <w:tcPr>
            <w:tcW w:w="515" w:type="pct"/>
            <w:vAlign w:val="bottom"/>
          </w:tcPr>
          <w:p w14:paraId="25F68A07" w14:textId="221B3EA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40,680</w:t>
            </w:r>
          </w:p>
        </w:tc>
        <w:tc>
          <w:tcPr>
            <w:tcW w:w="634" w:type="pct"/>
            <w:vAlign w:val="bottom"/>
          </w:tcPr>
          <w:p w14:paraId="7E19F7D2" w14:textId="48A9580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53,688</w:t>
            </w:r>
          </w:p>
        </w:tc>
        <w:tc>
          <w:tcPr>
            <w:tcW w:w="793" w:type="pct"/>
            <w:vAlign w:val="bottom"/>
          </w:tcPr>
          <w:p w14:paraId="454525DB" w14:textId="3052D95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75,704</w:t>
            </w:r>
          </w:p>
        </w:tc>
        <w:tc>
          <w:tcPr>
            <w:tcW w:w="819" w:type="pct"/>
            <w:vAlign w:val="bottom"/>
          </w:tcPr>
          <w:p w14:paraId="08CA1210" w14:textId="4BF1D0A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107,014</w:t>
            </w:r>
          </w:p>
        </w:tc>
      </w:tr>
      <w:tr w:rsidR="00A70866" w:rsidRPr="002B6140" w14:paraId="6016489D" w14:textId="77777777" w:rsidTr="00C73BC0">
        <w:trPr>
          <w:jc w:val="center"/>
        </w:trPr>
        <w:tc>
          <w:tcPr>
            <w:tcW w:w="747" w:type="pct"/>
            <w:vAlign w:val="bottom"/>
          </w:tcPr>
          <w:p w14:paraId="2FA1120D" w14:textId="0F52F337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13E3D9C" w14:textId="16DF476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4.247</w:t>
            </w:r>
          </w:p>
        </w:tc>
        <w:tc>
          <w:tcPr>
            <w:tcW w:w="746" w:type="pct"/>
            <w:vAlign w:val="bottom"/>
          </w:tcPr>
          <w:p w14:paraId="5BCE6F0C" w14:textId="0EC309F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3.443</w:t>
            </w:r>
          </w:p>
        </w:tc>
        <w:tc>
          <w:tcPr>
            <w:tcW w:w="515" w:type="pct"/>
            <w:vAlign w:val="bottom"/>
          </w:tcPr>
          <w:p w14:paraId="19871659" w14:textId="6B632B5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1.073</w:t>
            </w:r>
          </w:p>
        </w:tc>
        <w:tc>
          <w:tcPr>
            <w:tcW w:w="634" w:type="pct"/>
            <w:vAlign w:val="bottom"/>
          </w:tcPr>
          <w:p w14:paraId="6E7118E4" w14:textId="568383A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1.925</w:t>
            </w:r>
          </w:p>
        </w:tc>
        <w:tc>
          <w:tcPr>
            <w:tcW w:w="793" w:type="pct"/>
            <w:vAlign w:val="bottom"/>
          </w:tcPr>
          <w:p w14:paraId="03D4C464" w14:textId="0E5F451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6.043</w:t>
            </w:r>
          </w:p>
        </w:tc>
        <w:tc>
          <w:tcPr>
            <w:tcW w:w="819" w:type="pct"/>
            <w:vAlign w:val="bottom"/>
          </w:tcPr>
          <w:p w14:paraId="147ED0A0" w14:textId="77EB250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10.526</w:t>
            </w:r>
          </w:p>
        </w:tc>
      </w:tr>
      <w:tr w:rsidR="00A70866" w:rsidRPr="002B6140" w14:paraId="37D08E34" w14:textId="77777777" w:rsidTr="00C73BC0">
        <w:trPr>
          <w:jc w:val="center"/>
        </w:trPr>
        <w:tc>
          <w:tcPr>
            <w:tcW w:w="747" w:type="pct"/>
            <w:vAlign w:val="bottom"/>
          </w:tcPr>
          <w:p w14:paraId="51EC9B9B" w14:textId="1F32FBC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A6AB6" w14:textId="5D84CD9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97CCD69" w14:textId="3D53A18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515" w:type="pct"/>
            <w:vAlign w:val="bottom"/>
          </w:tcPr>
          <w:p w14:paraId="43E13ABE" w14:textId="5837756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2975FC5" w14:textId="565657D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7441CCC0" w14:textId="1237238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B58C6D5" w14:textId="7667A9B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A70866" w:rsidRPr="002B6140" w14:paraId="36039ACB" w14:textId="77777777" w:rsidTr="00C73BC0">
        <w:trPr>
          <w:jc w:val="center"/>
        </w:trPr>
        <w:tc>
          <w:tcPr>
            <w:tcW w:w="747" w:type="pct"/>
            <w:vAlign w:val="bottom"/>
          </w:tcPr>
          <w:p w14:paraId="56EC3CE7" w14:textId="08168EE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FE945DB" w14:textId="63F1889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329B786" w14:textId="287BDCC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22728F23" w14:textId="3CF4732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FE9E425" w14:textId="7A2D566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AE21C48" w14:textId="3A4C1E1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F63E2E0" w14:textId="0F23D02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0B5EE675" w14:textId="77777777" w:rsidTr="00C73BC0">
        <w:trPr>
          <w:jc w:val="center"/>
        </w:trPr>
        <w:tc>
          <w:tcPr>
            <w:tcW w:w="747" w:type="pct"/>
            <w:vAlign w:val="bottom"/>
          </w:tcPr>
          <w:p w14:paraId="43563B7B" w14:textId="5991E53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E34C070" w14:textId="0D30876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2,251</w:t>
            </w:r>
          </w:p>
        </w:tc>
        <w:tc>
          <w:tcPr>
            <w:tcW w:w="746" w:type="pct"/>
            <w:vAlign w:val="bottom"/>
          </w:tcPr>
          <w:p w14:paraId="28C771F7" w14:textId="0D714B3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2,257</w:t>
            </w:r>
          </w:p>
        </w:tc>
        <w:tc>
          <w:tcPr>
            <w:tcW w:w="515" w:type="pct"/>
            <w:vAlign w:val="bottom"/>
          </w:tcPr>
          <w:p w14:paraId="066BCC14" w14:textId="5AC0D55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533</w:t>
            </w:r>
          </w:p>
        </w:tc>
        <w:tc>
          <w:tcPr>
            <w:tcW w:w="634" w:type="pct"/>
            <w:vAlign w:val="bottom"/>
          </w:tcPr>
          <w:p w14:paraId="7080C958" w14:textId="2D4DE2D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1,347</w:t>
            </w:r>
          </w:p>
        </w:tc>
        <w:tc>
          <w:tcPr>
            <w:tcW w:w="793" w:type="pct"/>
            <w:vAlign w:val="bottom"/>
          </w:tcPr>
          <w:p w14:paraId="17B92A02" w14:textId="4CF6974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3,120</w:t>
            </w:r>
          </w:p>
        </w:tc>
        <w:tc>
          <w:tcPr>
            <w:tcW w:w="819" w:type="pct"/>
            <w:vAlign w:val="bottom"/>
          </w:tcPr>
          <w:p w14:paraId="358D5E14" w14:textId="140B084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4,039</w:t>
            </w:r>
          </w:p>
        </w:tc>
      </w:tr>
      <w:tr w:rsidR="00A70866" w:rsidRPr="002B6140" w14:paraId="6207A8EB" w14:textId="77777777" w:rsidTr="00C73BC0">
        <w:trPr>
          <w:jc w:val="center"/>
        </w:trPr>
        <w:tc>
          <w:tcPr>
            <w:tcW w:w="747" w:type="pct"/>
            <w:vAlign w:val="bottom"/>
          </w:tcPr>
          <w:p w14:paraId="52BBCB07" w14:textId="19FD08F1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968B20C" w14:textId="0648371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3,997</w:t>
            </w:r>
          </w:p>
        </w:tc>
        <w:tc>
          <w:tcPr>
            <w:tcW w:w="746" w:type="pct"/>
            <w:vAlign w:val="bottom"/>
          </w:tcPr>
          <w:p w14:paraId="10833C6C" w14:textId="1B7593B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3,985</w:t>
            </w:r>
          </w:p>
        </w:tc>
        <w:tc>
          <w:tcPr>
            <w:tcW w:w="515" w:type="pct"/>
            <w:vAlign w:val="bottom"/>
          </w:tcPr>
          <w:p w14:paraId="15B1A858" w14:textId="08B1B09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3,399</w:t>
            </w:r>
          </w:p>
        </w:tc>
        <w:tc>
          <w:tcPr>
            <w:tcW w:w="634" w:type="pct"/>
            <w:vAlign w:val="bottom"/>
          </w:tcPr>
          <w:p w14:paraId="5B93F8C8" w14:textId="23CFB4F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3,781</w:t>
            </w:r>
          </w:p>
        </w:tc>
        <w:tc>
          <w:tcPr>
            <w:tcW w:w="793" w:type="pct"/>
            <w:vAlign w:val="bottom"/>
          </w:tcPr>
          <w:p w14:paraId="56BBEF11" w14:textId="725F59F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4,204</w:t>
            </w:r>
          </w:p>
        </w:tc>
        <w:tc>
          <w:tcPr>
            <w:tcW w:w="819" w:type="pct"/>
            <w:vAlign w:val="bottom"/>
          </w:tcPr>
          <w:p w14:paraId="02CF33EC" w14:textId="4F0AABC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4,642</w:t>
            </w:r>
          </w:p>
        </w:tc>
      </w:tr>
      <w:tr w:rsidR="00A70866" w:rsidRPr="002B6140" w14:paraId="44D3AAB8" w14:textId="77777777" w:rsidTr="00C73BC0">
        <w:trPr>
          <w:jc w:val="center"/>
        </w:trPr>
        <w:tc>
          <w:tcPr>
            <w:tcW w:w="747" w:type="pct"/>
            <w:vAlign w:val="bottom"/>
          </w:tcPr>
          <w:p w14:paraId="5AE82473" w14:textId="6C73CFE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CB41E5" w14:textId="4E10EA3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4,677</w:t>
            </w:r>
          </w:p>
        </w:tc>
        <w:tc>
          <w:tcPr>
            <w:tcW w:w="746" w:type="pct"/>
            <w:vAlign w:val="bottom"/>
          </w:tcPr>
          <w:p w14:paraId="0EABBA2C" w14:textId="60C7DD1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4,644</w:t>
            </w:r>
          </w:p>
        </w:tc>
        <w:tc>
          <w:tcPr>
            <w:tcW w:w="515" w:type="pct"/>
            <w:vAlign w:val="bottom"/>
          </w:tcPr>
          <w:p w14:paraId="6D11E480" w14:textId="2C0942A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3,807</w:t>
            </w:r>
          </w:p>
        </w:tc>
        <w:tc>
          <w:tcPr>
            <w:tcW w:w="634" w:type="pct"/>
            <w:vAlign w:val="bottom"/>
          </w:tcPr>
          <w:p w14:paraId="6277FD61" w14:textId="24B5A3B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4,333</w:t>
            </w:r>
          </w:p>
        </w:tc>
        <w:tc>
          <w:tcPr>
            <w:tcW w:w="793" w:type="pct"/>
            <w:vAlign w:val="bottom"/>
          </w:tcPr>
          <w:p w14:paraId="30406E3F" w14:textId="5AB384D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4,988</w:t>
            </w:r>
          </w:p>
        </w:tc>
        <w:tc>
          <w:tcPr>
            <w:tcW w:w="819" w:type="pct"/>
            <w:vAlign w:val="bottom"/>
          </w:tcPr>
          <w:p w14:paraId="32D231F7" w14:textId="4568A39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5,764</w:t>
            </w:r>
          </w:p>
        </w:tc>
      </w:tr>
      <w:tr w:rsidR="00A70866" w:rsidRPr="002B6140" w14:paraId="62A54F1C" w14:textId="77777777" w:rsidTr="00C73BC0">
        <w:trPr>
          <w:jc w:val="center"/>
        </w:trPr>
        <w:tc>
          <w:tcPr>
            <w:tcW w:w="747" w:type="pct"/>
            <w:vAlign w:val="bottom"/>
          </w:tcPr>
          <w:p w14:paraId="07493475" w14:textId="2860D83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E6E174A" w14:textId="090173F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5,194</w:t>
            </w:r>
          </w:p>
        </w:tc>
        <w:tc>
          <w:tcPr>
            <w:tcW w:w="746" w:type="pct"/>
            <w:vAlign w:val="bottom"/>
          </w:tcPr>
          <w:p w14:paraId="008040DD" w14:textId="65B93BA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5,083</w:t>
            </w:r>
          </w:p>
        </w:tc>
        <w:tc>
          <w:tcPr>
            <w:tcW w:w="515" w:type="pct"/>
            <w:vAlign w:val="bottom"/>
          </w:tcPr>
          <w:p w14:paraId="5344FCA1" w14:textId="540E60C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189C9BFC" w14:textId="2533DB4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4,576</w:t>
            </w:r>
          </w:p>
        </w:tc>
        <w:tc>
          <w:tcPr>
            <w:tcW w:w="793" w:type="pct"/>
            <w:vAlign w:val="bottom"/>
          </w:tcPr>
          <w:p w14:paraId="4B18DC47" w14:textId="577B3CA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5,698</w:t>
            </w:r>
          </w:p>
        </w:tc>
        <w:tc>
          <w:tcPr>
            <w:tcW w:w="819" w:type="pct"/>
            <w:vAlign w:val="bottom"/>
          </w:tcPr>
          <w:p w14:paraId="13C75F72" w14:textId="0989625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7,209</w:t>
            </w:r>
          </w:p>
        </w:tc>
      </w:tr>
      <w:tr w:rsidR="00A70866" w:rsidRPr="002B6140" w14:paraId="0C874F7E" w14:textId="77777777" w:rsidTr="00C73BC0">
        <w:trPr>
          <w:jc w:val="center"/>
        </w:trPr>
        <w:tc>
          <w:tcPr>
            <w:tcW w:w="747" w:type="pct"/>
            <w:vAlign w:val="bottom"/>
          </w:tcPr>
          <w:p w14:paraId="7AD8D5F0" w14:textId="16A091BA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944030" w14:textId="700B869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746" w:type="pct"/>
            <w:vAlign w:val="bottom"/>
          </w:tcPr>
          <w:p w14:paraId="316F4FC6" w14:textId="0980C34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515" w:type="pct"/>
            <w:vAlign w:val="bottom"/>
          </w:tcPr>
          <w:p w14:paraId="16542CC8" w14:textId="0792C77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646C3EE" w14:textId="36C9230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vAlign w:val="bottom"/>
          </w:tcPr>
          <w:p w14:paraId="53D7620B" w14:textId="00768AB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0.043</w:t>
            </w:r>
          </w:p>
        </w:tc>
        <w:tc>
          <w:tcPr>
            <w:tcW w:w="819" w:type="pct"/>
            <w:vAlign w:val="bottom"/>
          </w:tcPr>
          <w:p w14:paraId="08D91F02" w14:textId="202E25F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A70866" w:rsidRPr="002B6140" w14:paraId="34671EF9" w14:textId="77777777" w:rsidTr="00C73BC0">
        <w:trPr>
          <w:jc w:val="center"/>
        </w:trPr>
        <w:tc>
          <w:tcPr>
            <w:tcW w:w="747" w:type="pct"/>
            <w:vAlign w:val="bottom"/>
          </w:tcPr>
          <w:p w14:paraId="3E015E5A" w14:textId="7FCD9AB9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8D8AC5" w14:textId="2573C4A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46" w:type="pct"/>
            <w:vAlign w:val="bottom"/>
          </w:tcPr>
          <w:p w14:paraId="32118CDF" w14:textId="654C3CE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  <w:tc>
          <w:tcPr>
            <w:tcW w:w="515" w:type="pct"/>
            <w:vAlign w:val="bottom"/>
          </w:tcPr>
          <w:p w14:paraId="665610AA" w14:textId="38C8EB3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634" w:type="pct"/>
            <w:vAlign w:val="bottom"/>
          </w:tcPr>
          <w:p w14:paraId="0ECA38CE" w14:textId="0EF3940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EF1F1A7" w14:textId="31820F6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819" w:type="pct"/>
            <w:vAlign w:val="bottom"/>
          </w:tcPr>
          <w:p w14:paraId="22D08410" w14:textId="6596CEB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</w:tr>
      <w:tr w:rsidR="00A70866" w:rsidRPr="002B6140" w14:paraId="28D4AB29" w14:textId="77777777" w:rsidTr="00C73BC0">
        <w:trPr>
          <w:jc w:val="center"/>
        </w:trPr>
        <w:tc>
          <w:tcPr>
            <w:tcW w:w="747" w:type="pct"/>
            <w:vAlign w:val="bottom"/>
          </w:tcPr>
          <w:p w14:paraId="731C0308" w14:textId="0B8C6358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AD3C2D" w14:textId="45253C3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4EA3DF9" w14:textId="7EFB2F3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9585911" w14:textId="449B808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0D5DB254" w14:textId="2082594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8EE920" w14:textId="0C478CC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2B925BB3" w14:textId="32DE000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</w:tr>
      <w:tr w:rsidR="00A70866" w:rsidRPr="002B6140" w14:paraId="09EECCB5" w14:textId="77777777" w:rsidTr="00C73BC0">
        <w:trPr>
          <w:jc w:val="center"/>
        </w:trPr>
        <w:tc>
          <w:tcPr>
            <w:tcW w:w="747" w:type="pct"/>
            <w:vAlign w:val="bottom"/>
          </w:tcPr>
          <w:p w14:paraId="01B7022A" w14:textId="5E293D5A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DAB68F" w14:textId="377F89F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0.085</w:t>
            </w:r>
          </w:p>
        </w:tc>
        <w:tc>
          <w:tcPr>
            <w:tcW w:w="746" w:type="pct"/>
            <w:vAlign w:val="bottom"/>
          </w:tcPr>
          <w:p w14:paraId="359A79B9" w14:textId="033F5BE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515" w:type="pct"/>
            <w:vAlign w:val="bottom"/>
          </w:tcPr>
          <w:p w14:paraId="023C7CA9" w14:textId="37C1859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658719B0" w14:textId="7912D2E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793" w:type="pct"/>
            <w:vAlign w:val="bottom"/>
          </w:tcPr>
          <w:p w14:paraId="0AF15AEC" w14:textId="2919CA4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839BC04" w14:textId="72D4101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0.161</w:t>
            </w:r>
          </w:p>
        </w:tc>
      </w:tr>
      <w:tr w:rsidR="00A70866" w:rsidRPr="002B6140" w14:paraId="3DA00867" w14:textId="77777777" w:rsidTr="00C73BC0">
        <w:trPr>
          <w:jc w:val="center"/>
        </w:trPr>
        <w:tc>
          <w:tcPr>
            <w:tcW w:w="747" w:type="pct"/>
            <w:vAlign w:val="bottom"/>
          </w:tcPr>
          <w:p w14:paraId="292FFAC5" w14:textId="42F13923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0B42831" w14:textId="4C79F87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0A76A45D" w14:textId="7E3D59A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048C3EFC" w14:textId="12A60C0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1358E9B2" w14:textId="07283BC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0A0237" w14:textId="2D8A86A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03ECCA" w14:textId="365C9F7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A70866" w:rsidRPr="002B6140" w14:paraId="274D5D36" w14:textId="77777777" w:rsidTr="003C755A">
        <w:trPr>
          <w:jc w:val="center"/>
        </w:trPr>
        <w:tc>
          <w:tcPr>
            <w:tcW w:w="747" w:type="pct"/>
            <w:vAlign w:val="bottom"/>
          </w:tcPr>
          <w:p w14:paraId="3F6F3D8C" w14:textId="4BD12880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8ED71" w14:textId="1A5D85A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AD9C9C3" w14:textId="10DDE63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01E2325" w14:textId="2BD661F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F370C18" w14:textId="5A79163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DD7E3C3" w14:textId="72566C3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499106" w14:textId="788235D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5210A98E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4AC311" w14:textId="03594C80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E2A3347" w14:textId="3658A4C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3FDE4F0" w14:textId="01B5D27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E44A33A" w14:textId="3756E75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36D252" w14:textId="1BF671A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42F5CFE" w14:textId="58727A6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80F67E0" w14:textId="3ACF2C8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B8DB8C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6F5FD43" w14:textId="55D5005D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7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074830" w:rsidRPr="002B6140" w14:paraId="6A569D86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FDA5C6" w14:textId="77777777" w:rsidR="00074830" w:rsidRPr="002B6140" w:rsidRDefault="00074830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CD8FDE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1529E9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F5CFED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E366960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8755D26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9833A0B" w14:textId="77777777" w:rsidR="00074830" w:rsidRPr="002B6140" w:rsidRDefault="00074830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4F8DF457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7E5FC3E" w14:textId="57C70B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D0A92D7" w14:textId="15B8297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9B02469" w14:textId="1580CAA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571B5FA" w14:textId="2060C5A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5EE586" w14:textId="66E05DD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1983E3E" w14:textId="214BD66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8988E0A" w14:textId="70637BA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A70866" w:rsidRPr="002B6140" w14:paraId="5003D061" w14:textId="77777777" w:rsidTr="00C73BC0">
        <w:trPr>
          <w:jc w:val="center"/>
        </w:trPr>
        <w:tc>
          <w:tcPr>
            <w:tcW w:w="747" w:type="pct"/>
            <w:vAlign w:val="bottom"/>
          </w:tcPr>
          <w:p w14:paraId="13E39E3A" w14:textId="2C6D67A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E39CAC6" w14:textId="3115557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44,325</w:t>
            </w:r>
          </w:p>
        </w:tc>
        <w:tc>
          <w:tcPr>
            <w:tcW w:w="746" w:type="pct"/>
            <w:vAlign w:val="bottom"/>
          </w:tcPr>
          <w:p w14:paraId="2A24CE25" w14:textId="2B923FC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42,598</w:t>
            </w:r>
          </w:p>
        </w:tc>
        <w:tc>
          <w:tcPr>
            <w:tcW w:w="515" w:type="pct"/>
            <w:vAlign w:val="bottom"/>
          </w:tcPr>
          <w:p w14:paraId="61052E77" w14:textId="5B5A112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26,104</w:t>
            </w:r>
          </w:p>
        </w:tc>
        <w:tc>
          <w:tcPr>
            <w:tcW w:w="634" w:type="pct"/>
            <w:vAlign w:val="bottom"/>
          </w:tcPr>
          <w:p w14:paraId="1ED480F2" w14:textId="33B28D9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35,130</w:t>
            </w:r>
          </w:p>
        </w:tc>
        <w:tc>
          <w:tcPr>
            <w:tcW w:w="793" w:type="pct"/>
            <w:vAlign w:val="bottom"/>
          </w:tcPr>
          <w:p w14:paraId="5963851A" w14:textId="028BB4D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51,283</w:t>
            </w:r>
          </w:p>
        </w:tc>
        <w:tc>
          <w:tcPr>
            <w:tcW w:w="819" w:type="pct"/>
            <w:vAlign w:val="bottom"/>
          </w:tcPr>
          <w:p w14:paraId="59F61155" w14:textId="2F56888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73,576</w:t>
            </w:r>
          </w:p>
        </w:tc>
      </w:tr>
      <w:tr w:rsidR="00A70866" w:rsidRPr="002B6140" w14:paraId="55D7CEFA" w14:textId="77777777" w:rsidTr="00C73BC0">
        <w:trPr>
          <w:jc w:val="center"/>
        </w:trPr>
        <w:tc>
          <w:tcPr>
            <w:tcW w:w="747" w:type="pct"/>
            <w:vAlign w:val="bottom"/>
          </w:tcPr>
          <w:p w14:paraId="3D5E05A9" w14:textId="35678E97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B0BF7DD" w14:textId="25BF699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4.22</w:t>
            </w:r>
          </w:p>
        </w:tc>
        <w:tc>
          <w:tcPr>
            <w:tcW w:w="746" w:type="pct"/>
            <w:vAlign w:val="bottom"/>
          </w:tcPr>
          <w:p w14:paraId="7530C075" w14:textId="3B42D6E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3.418</w:t>
            </w:r>
          </w:p>
        </w:tc>
        <w:tc>
          <w:tcPr>
            <w:tcW w:w="515" w:type="pct"/>
            <w:vAlign w:val="bottom"/>
          </w:tcPr>
          <w:p w14:paraId="6A544D46" w14:textId="0E3BC20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</w:t>
            </w:r>
          </w:p>
        </w:tc>
        <w:tc>
          <w:tcPr>
            <w:tcW w:w="634" w:type="pct"/>
            <w:vAlign w:val="bottom"/>
          </w:tcPr>
          <w:p w14:paraId="3F25718A" w14:textId="258F330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1A817F52" w14:textId="01A64F8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6.009</w:t>
            </w:r>
          </w:p>
        </w:tc>
        <w:tc>
          <w:tcPr>
            <w:tcW w:w="819" w:type="pct"/>
            <w:vAlign w:val="bottom"/>
          </w:tcPr>
          <w:p w14:paraId="74FE2B80" w14:textId="644553F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A70866" w:rsidRPr="002B6140" w14:paraId="6E124530" w14:textId="77777777" w:rsidTr="00C73BC0">
        <w:trPr>
          <w:jc w:val="center"/>
        </w:trPr>
        <w:tc>
          <w:tcPr>
            <w:tcW w:w="747" w:type="pct"/>
            <w:vAlign w:val="bottom"/>
          </w:tcPr>
          <w:p w14:paraId="532C21DD" w14:textId="0E6558A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F1BFB57" w14:textId="3D4C7DE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4F863390" w14:textId="08183DA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6A74F7EC" w14:textId="4930B5D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2458060F" w14:textId="102C57F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5FED2173" w14:textId="226B26F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0.723</w:t>
            </w:r>
          </w:p>
        </w:tc>
        <w:tc>
          <w:tcPr>
            <w:tcW w:w="819" w:type="pct"/>
            <w:vAlign w:val="bottom"/>
          </w:tcPr>
          <w:p w14:paraId="272914DE" w14:textId="649208C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A70866" w:rsidRPr="002B6140" w14:paraId="505AF23E" w14:textId="77777777" w:rsidTr="00C73BC0">
        <w:trPr>
          <w:jc w:val="center"/>
        </w:trPr>
        <w:tc>
          <w:tcPr>
            <w:tcW w:w="747" w:type="pct"/>
            <w:vAlign w:val="bottom"/>
          </w:tcPr>
          <w:p w14:paraId="4DF539A6" w14:textId="0A438ED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3B16ED8" w14:textId="047B57D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8F630A1" w14:textId="7F1B6A6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7B47A5C" w14:textId="4563471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C70E83" w14:textId="1755B0F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2C84916E" w14:textId="68E953C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4CBFAA1" w14:textId="44EE0C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29B471C5" w14:textId="77777777" w:rsidTr="00C73BC0">
        <w:trPr>
          <w:jc w:val="center"/>
        </w:trPr>
        <w:tc>
          <w:tcPr>
            <w:tcW w:w="747" w:type="pct"/>
            <w:vAlign w:val="bottom"/>
          </w:tcPr>
          <w:p w14:paraId="4C0C02D3" w14:textId="22D3394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3D52B61" w14:textId="4C113E3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2,092</w:t>
            </w:r>
          </w:p>
        </w:tc>
        <w:tc>
          <w:tcPr>
            <w:tcW w:w="746" w:type="pct"/>
            <w:vAlign w:val="bottom"/>
          </w:tcPr>
          <w:p w14:paraId="23EDC9BC" w14:textId="27CE97B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2,004</w:t>
            </w:r>
          </w:p>
        </w:tc>
        <w:tc>
          <w:tcPr>
            <w:tcW w:w="515" w:type="pct"/>
            <w:vAlign w:val="bottom"/>
          </w:tcPr>
          <w:p w14:paraId="7460EC30" w14:textId="62389F2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447</w:t>
            </w:r>
          </w:p>
        </w:tc>
        <w:tc>
          <w:tcPr>
            <w:tcW w:w="634" w:type="pct"/>
            <w:vAlign w:val="bottom"/>
          </w:tcPr>
          <w:p w14:paraId="4551E4CC" w14:textId="7566A7A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1,165</w:t>
            </w:r>
          </w:p>
        </w:tc>
        <w:tc>
          <w:tcPr>
            <w:tcW w:w="793" w:type="pct"/>
            <w:vAlign w:val="bottom"/>
          </w:tcPr>
          <w:p w14:paraId="71C34D95" w14:textId="2F1C6ED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2,992</w:t>
            </w:r>
          </w:p>
        </w:tc>
        <w:tc>
          <w:tcPr>
            <w:tcW w:w="819" w:type="pct"/>
            <w:vAlign w:val="bottom"/>
          </w:tcPr>
          <w:p w14:paraId="6C844769" w14:textId="536060E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A70866" w:rsidRPr="002B6140" w14:paraId="3245229F" w14:textId="77777777" w:rsidTr="00C73BC0">
        <w:trPr>
          <w:jc w:val="center"/>
        </w:trPr>
        <w:tc>
          <w:tcPr>
            <w:tcW w:w="747" w:type="pct"/>
            <w:vAlign w:val="bottom"/>
          </w:tcPr>
          <w:p w14:paraId="0A7D5854" w14:textId="40C07029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5B2461E" w14:textId="3371F5C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233897D6" w14:textId="35EDA84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4,564</w:t>
            </w:r>
          </w:p>
        </w:tc>
        <w:tc>
          <w:tcPr>
            <w:tcW w:w="515" w:type="pct"/>
            <w:vAlign w:val="bottom"/>
          </w:tcPr>
          <w:p w14:paraId="4D25A34A" w14:textId="795EA53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37F630B7" w14:textId="3EF4B92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4,291</w:t>
            </w:r>
          </w:p>
        </w:tc>
        <w:tc>
          <w:tcPr>
            <w:tcW w:w="793" w:type="pct"/>
            <w:vAlign w:val="bottom"/>
          </w:tcPr>
          <w:p w14:paraId="7AB7A65B" w14:textId="4D709B6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7275F501" w14:textId="7407D1F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5,523</w:t>
            </w:r>
          </w:p>
        </w:tc>
      </w:tr>
      <w:tr w:rsidR="00A70866" w:rsidRPr="002B6140" w14:paraId="38706CF5" w14:textId="77777777" w:rsidTr="00C73BC0">
        <w:trPr>
          <w:jc w:val="center"/>
        </w:trPr>
        <w:tc>
          <w:tcPr>
            <w:tcW w:w="747" w:type="pct"/>
            <w:vAlign w:val="bottom"/>
          </w:tcPr>
          <w:p w14:paraId="214DFFF6" w14:textId="3B04458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8613DCF" w14:textId="4A4EB6F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4,705</w:t>
            </w:r>
          </w:p>
        </w:tc>
        <w:tc>
          <w:tcPr>
            <w:tcW w:w="746" w:type="pct"/>
            <w:vAlign w:val="bottom"/>
          </w:tcPr>
          <w:p w14:paraId="558D05F0" w14:textId="3124EA5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1E29BCEE" w14:textId="24C774F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4241A9C9" w14:textId="1E7D6C3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C1B6E1E" w14:textId="59E453B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5,010</w:t>
            </w:r>
          </w:p>
        </w:tc>
        <w:tc>
          <w:tcPr>
            <w:tcW w:w="819" w:type="pct"/>
            <w:vAlign w:val="bottom"/>
          </w:tcPr>
          <w:p w14:paraId="735C5687" w14:textId="371DFAE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5,810</w:t>
            </w:r>
          </w:p>
        </w:tc>
      </w:tr>
      <w:tr w:rsidR="00A70866" w:rsidRPr="002B6140" w14:paraId="4A87A320" w14:textId="77777777" w:rsidTr="00C73BC0">
        <w:trPr>
          <w:jc w:val="center"/>
        </w:trPr>
        <w:tc>
          <w:tcPr>
            <w:tcW w:w="747" w:type="pct"/>
            <w:vAlign w:val="bottom"/>
          </w:tcPr>
          <w:p w14:paraId="4C10CCD8" w14:textId="0323E9B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B8F4C24" w14:textId="001D2B3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5,249</w:t>
            </w:r>
          </w:p>
        </w:tc>
        <w:tc>
          <w:tcPr>
            <w:tcW w:w="746" w:type="pct"/>
            <w:vAlign w:val="bottom"/>
          </w:tcPr>
          <w:p w14:paraId="0368DA79" w14:textId="1BF861E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5,138</w:t>
            </w:r>
          </w:p>
        </w:tc>
        <w:tc>
          <w:tcPr>
            <w:tcW w:w="515" w:type="pct"/>
            <w:vAlign w:val="bottom"/>
          </w:tcPr>
          <w:p w14:paraId="6891FBD1" w14:textId="22642BA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3,858</w:t>
            </w:r>
          </w:p>
        </w:tc>
        <w:tc>
          <w:tcPr>
            <w:tcW w:w="634" w:type="pct"/>
            <w:vAlign w:val="bottom"/>
          </w:tcPr>
          <w:p w14:paraId="4376730B" w14:textId="1B742A5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4,614</w:t>
            </w:r>
          </w:p>
        </w:tc>
        <w:tc>
          <w:tcPr>
            <w:tcW w:w="793" w:type="pct"/>
            <w:vAlign w:val="bottom"/>
          </w:tcPr>
          <w:p w14:paraId="322838F9" w14:textId="06D26D3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5,755</w:t>
            </w:r>
          </w:p>
        </w:tc>
        <w:tc>
          <w:tcPr>
            <w:tcW w:w="819" w:type="pct"/>
            <w:vAlign w:val="bottom"/>
          </w:tcPr>
          <w:p w14:paraId="4C1E8957" w14:textId="326AF70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7,296</w:t>
            </w:r>
          </w:p>
        </w:tc>
      </w:tr>
      <w:tr w:rsidR="00A70866" w:rsidRPr="002B6140" w14:paraId="5F5A2879" w14:textId="77777777" w:rsidTr="00C73BC0">
        <w:trPr>
          <w:jc w:val="center"/>
        </w:trPr>
        <w:tc>
          <w:tcPr>
            <w:tcW w:w="747" w:type="pct"/>
            <w:vAlign w:val="bottom"/>
          </w:tcPr>
          <w:p w14:paraId="5089D844" w14:textId="28433DC8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33A9A25" w14:textId="78B9F5A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0.046</w:t>
            </w:r>
          </w:p>
        </w:tc>
        <w:tc>
          <w:tcPr>
            <w:tcW w:w="746" w:type="pct"/>
            <w:vAlign w:val="bottom"/>
          </w:tcPr>
          <w:p w14:paraId="0A38576F" w14:textId="63F11A3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515" w:type="pct"/>
            <w:vAlign w:val="bottom"/>
          </w:tcPr>
          <w:p w14:paraId="2E7EF692" w14:textId="4A30369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634" w:type="pct"/>
            <w:vAlign w:val="bottom"/>
          </w:tcPr>
          <w:p w14:paraId="57C6102F" w14:textId="4861425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</w:t>
            </w:r>
          </w:p>
        </w:tc>
        <w:tc>
          <w:tcPr>
            <w:tcW w:w="793" w:type="pct"/>
            <w:vAlign w:val="bottom"/>
          </w:tcPr>
          <w:p w14:paraId="6467D069" w14:textId="427E050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819" w:type="pct"/>
            <w:vAlign w:val="bottom"/>
          </w:tcPr>
          <w:p w14:paraId="7DB33737" w14:textId="79DD918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</w:tr>
      <w:tr w:rsidR="00A70866" w:rsidRPr="002B6140" w14:paraId="5F733611" w14:textId="77777777" w:rsidTr="00C73BC0">
        <w:trPr>
          <w:jc w:val="center"/>
        </w:trPr>
        <w:tc>
          <w:tcPr>
            <w:tcW w:w="747" w:type="pct"/>
            <w:vAlign w:val="bottom"/>
          </w:tcPr>
          <w:p w14:paraId="20CF8E97" w14:textId="13C02196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9DE828" w14:textId="442537D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0.112</w:t>
            </w:r>
          </w:p>
        </w:tc>
        <w:tc>
          <w:tcPr>
            <w:tcW w:w="746" w:type="pct"/>
            <w:vAlign w:val="bottom"/>
          </w:tcPr>
          <w:p w14:paraId="25E0344E" w14:textId="62DB414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25434BC9" w14:textId="1064911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634" w:type="pct"/>
            <w:vAlign w:val="bottom"/>
          </w:tcPr>
          <w:p w14:paraId="21BF2162" w14:textId="7D1F1E0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93" w:type="pct"/>
            <w:vAlign w:val="bottom"/>
          </w:tcPr>
          <w:p w14:paraId="3C706B64" w14:textId="2DD1053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  <w:tc>
          <w:tcPr>
            <w:tcW w:w="819" w:type="pct"/>
            <w:vAlign w:val="bottom"/>
          </w:tcPr>
          <w:p w14:paraId="3FD4BD69" w14:textId="46C1A17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A70866" w:rsidRPr="002B6140" w14:paraId="49173A95" w14:textId="77777777" w:rsidTr="00C73BC0">
        <w:trPr>
          <w:jc w:val="center"/>
        </w:trPr>
        <w:tc>
          <w:tcPr>
            <w:tcW w:w="747" w:type="pct"/>
            <w:vAlign w:val="bottom"/>
          </w:tcPr>
          <w:p w14:paraId="61EE0A9B" w14:textId="29B5D411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19D3C0" w14:textId="45CB9BD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746" w:type="pct"/>
            <w:vAlign w:val="bottom"/>
          </w:tcPr>
          <w:p w14:paraId="6DDD0E64" w14:textId="766EF8D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</w:t>
            </w:r>
          </w:p>
        </w:tc>
        <w:tc>
          <w:tcPr>
            <w:tcW w:w="515" w:type="pct"/>
            <w:vAlign w:val="bottom"/>
          </w:tcPr>
          <w:p w14:paraId="547E0185" w14:textId="39DCD1D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634" w:type="pct"/>
            <w:vAlign w:val="bottom"/>
          </w:tcPr>
          <w:p w14:paraId="010D3A70" w14:textId="2C87A4B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93" w:type="pct"/>
            <w:vAlign w:val="bottom"/>
          </w:tcPr>
          <w:p w14:paraId="73879C79" w14:textId="1329CFD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819" w:type="pct"/>
            <w:vAlign w:val="bottom"/>
          </w:tcPr>
          <w:p w14:paraId="348ABA3B" w14:textId="24196BE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0.202</w:t>
            </w:r>
          </w:p>
        </w:tc>
      </w:tr>
      <w:tr w:rsidR="00A70866" w:rsidRPr="002B6140" w14:paraId="59AD02E6" w14:textId="77777777" w:rsidTr="00C73BC0">
        <w:trPr>
          <w:jc w:val="center"/>
        </w:trPr>
        <w:tc>
          <w:tcPr>
            <w:tcW w:w="747" w:type="pct"/>
            <w:vAlign w:val="bottom"/>
          </w:tcPr>
          <w:p w14:paraId="1B2F351B" w14:textId="61AC51A6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51184" w14:textId="6403C89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</w:t>
            </w:r>
          </w:p>
        </w:tc>
        <w:tc>
          <w:tcPr>
            <w:tcW w:w="746" w:type="pct"/>
            <w:vAlign w:val="bottom"/>
          </w:tcPr>
          <w:p w14:paraId="2C4DE473" w14:textId="5E27340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0.121</w:t>
            </w:r>
          </w:p>
        </w:tc>
        <w:tc>
          <w:tcPr>
            <w:tcW w:w="515" w:type="pct"/>
            <w:vAlign w:val="bottom"/>
          </w:tcPr>
          <w:p w14:paraId="4341CE0B" w14:textId="58B211B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634" w:type="pct"/>
            <w:vAlign w:val="bottom"/>
          </w:tcPr>
          <w:p w14:paraId="4E8A53A9" w14:textId="3CBFDF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0.093</w:t>
            </w:r>
          </w:p>
        </w:tc>
        <w:tc>
          <w:tcPr>
            <w:tcW w:w="793" w:type="pct"/>
            <w:vAlign w:val="bottom"/>
          </w:tcPr>
          <w:p w14:paraId="2BB8682B" w14:textId="1FDB111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  <w:tc>
          <w:tcPr>
            <w:tcW w:w="819" w:type="pct"/>
            <w:vAlign w:val="bottom"/>
          </w:tcPr>
          <w:p w14:paraId="5C80F111" w14:textId="28CF35A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0.251</w:t>
            </w:r>
          </w:p>
        </w:tc>
      </w:tr>
      <w:tr w:rsidR="00A70866" w:rsidRPr="002B6140" w14:paraId="69799748" w14:textId="77777777" w:rsidTr="00C73BC0">
        <w:trPr>
          <w:jc w:val="center"/>
        </w:trPr>
        <w:tc>
          <w:tcPr>
            <w:tcW w:w="747" w:type="pct"/>
            <w:vAlign w:val="bottom"/>
          </w:tcPr>
          <w:p w14:paraId="5D5516B5" w14:textId="6CC87694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454FFD6" w14:textId="304AEEF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BE785AA" w14:textId="45BE274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2BFFAB31" w14:textId="2AF6062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A5747F4" w14:textId="3B567F2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51700440" w14:textId="0057C59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515FF652" w14:textId="424513D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A70866" w:rsidRPr="002B6140" w14:paraId="7112B477" w14:textId="77777777" w:rsidTr="003C755A">
        <w:trPr>
          <w:jc w:val="center"/>
        </w:trPr>
        <w:tc>
          <w:tcPr>
            <w:tcW w:w="747" w:type="pct"/>
            <w:vAlign w:val="bottom"/>
          </w:tcPr>
          <w:p w14:paraId="78AD89C8" w14:textId="2146E4F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48BBBB0" w14:textId="6F16157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AC167E" w14:textId="3D42449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37E7CB85" w14:textId="324EC82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2778EF2" w14:textId="13612B7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FB3CDC1" w14:textId="11CDC0B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FE937E9" w14:textId="1D66D45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06175B3F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EE06691" w14:textId="0FC4776E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1CB9CBF" w14:textId="0CECFFB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491D96" w14:textId="7B1B282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F00C0EF" w14:textId="5BE173F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F66891" w14:textId="732A529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A16510E" w14:textId="39AF943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5303969" w14:textId="1FD5092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C53D69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DC684F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9158C43" w14:textId="2217C7A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8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2B6140" w14:paraId="0532E5CC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3220294" w14:textId="77777777" w:rsidR="0091773F" w:rsidRPr="002B6140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AC9A222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45DDF4D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04C5B80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C5EFEC3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36060B2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36A6F0B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5F1B07DC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A66CB3" w14:textId="54380D4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7A4BB3C" w14:textId="7CFB0DC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5AFCD15" w14:textId="608D551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45B61C4" w14:textId="7E3182D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0C26C74" w14:textId="4834D40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DC76639" w14:textId="46D2A60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A96881" w14:textId="212379C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A70866" w:rsidRPr="002B6140" w14:paraId="59D55B54" w14:textId="77777777" w:rsidTr="00C73BC0">
        <w:trPr>
          <w:jc w:val="center"/>
        </w:trPr>
        <w:tc>
          <w:tcPr>
            <w:tcW w:w="747" w:type="pct"/>
            <w:vAlign w:val="bottom"/>
          </w:tcPr>
          <w:p w14:paraId="2B096B73" w14:textId="4D59B86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36BDD2A" w14:textId="4D1DF1F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48,695</w:t>
            </w:r>
          </w:p>
        </w:tc>
        <w:tc>
          <w:tcPr>
            <w:tcW w:w="746" w:type="pct"/>
            <w:vAlign w:val="bottom"/>
          </w:tcPr>
          <w:p w14:paraId="7C106B8C" w14:textId="39BF025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47,251</w:t>
            </w:r>
          </w:p>
        </w:tc>
        <w:tc>
          <w:tcPr>
            <w:tcW w:w="515" w:type="pct"/>
            <w:vAlign w:val="bottom"/>
          </w:tcPr>
          <w:p w14:paraId="1CFACB27" w14:textId="0045B33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35,532</w:t>
            </w:r>
          </w:p>
        </w:tc>
        <w:tc>
          <w:tcPr>
            <w:tcW w:w="634" w:type="pct"/>
            <w:vAlign w:val="bottom"/>
          </w:tcPr>
          <w:p w14:paraId="5C506338" w14:textId="63F3DD8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42,559</w:t>
            </w:r>
          </w:p>
        </w:tc>
        <w:tc>
          <w:tcPr>
            <w:tcW w:w="793" w:type="pct"/>
            <w:vAlign w:val="bottom"/>
          </w:tcPr>
          <w:p w14:paraId="12FB4333" w14:textId="4EED3F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53,021</w:t>
            </w:r>
          </w:p>
        </w:tc>
        <w:tc>
          <w:tcPr>
            <w:tcW w:w="819" w:type="pct"/>
            <w:vAlign w:val="bottom"/>
          </w:tcPr>
          <w:p w14:paraId="4C4DA590" w14:textId="367A821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70,792</w:t>
            </w:r>
          </w:p>
        </w:tc>
      </w:tr>
      <w:tr w:rsidR="00A70866" w:rsidRPr="002B6140" w14:paraId="6891BC43" w14:textId="77777777" w:rsidTr="00C73BC0">
        <w:trPr>
          <w:jc w:val="center"/>
        </w:trPr>
        <w:tc>
          <w:tcPr>
            <w:tcW w:w="747" w:type="pct"/>
            <w:vAlign w:val="bottom"/>
          </w:tcPr>
          <w:p w14:paraId="691D936F" w14:textId="6C5F1A64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EADF513" w14:textId="14DD405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4.231</w:t>
            </w:r>
          </w:p>
        </w:tc>
        <w:tc>
          <w:tcPr>
            <w:tcW w:w="746" w:type="pct"/>
            <w:vAlign w:val="bottom"/>
          </w:tcPr>
          <w:p w14:paraId="629F9505" w14:textId="06FAF65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</w:t>
            </w:r>
          </w:p>
        </w:tc>
        <w:tc>
          <w:tcPr>
            <w:tcW w:w="515" w:type="pct"/>
            <w:vAlign w:val="bottom"/>
          </w:tcPr>
          <w:p w14:paraId="1F24C6B9" w14:textId="64CA520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1.067</w:t>
            </w:r>
          </w:p>
        </w:tc>
        <w:tc>
          <w:tcPr>
            <w:tcW w:w="634" w:type="pct"/>
            <w:vAlign w:val="bottom"/>
          </w:tcPr>
          <w:p w14:paraId="60E85BE1" w14:textId="40B9ED9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1.917</w:t>
            </w:r>
          </w:p>
        </w:tc>
        <w:tc>
          <w:tcPr>
            <w:tcW w:w="793" w:type="pct"/>
            <w:vAlign w:val="bottom"/>
          </w:tcPr>
          <w:p w14:paraId="4D19BB2D" w14:textId="37DCE79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6.047</w:t>
            </w:r>
          </w:p>
        </w:tc>
        <w:tc>
          <w:tcPr>
            <w:tcW w:w="819" w:type="pct"/>
            <w:vAlign w:val="bottom"/>
          </w:tcPr>
          <w:p w14:paraId="6F2E9186" w14:textId="30AE547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10.555</w:t>
            </w:r>
          </w:p>
        </w:tc>
      </w:tr>
      <w:tr w:rsidR="00A70866" w:rsidRPr="002B6140" w14:paraId="4FA710B8" w14:textId="77777777" w:rsidTr="00C73BC0">
        <w:trPr>
          <w:jc w:val="center"/>
        </w:trPr>
        <w:tc>
          <w:tcPr>
            <w:tcW w:w="747" w:type="pct"/>
            <w:vAlign w:val="bottom"/>
          </w:tcPr>
          <w:p w14:paraId="39F03679" w14:textId="4A4FBA1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669B85" w14:textId="4274112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2E6915CF" w14:textId="6568200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10766D89" w14:textId="403682A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2A54D140" w14:textId="14E1577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12EC4BBC" w14:textId="20038B3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0E2229B7" w14:textId="1FFBFB3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A70866" w:rsidRPr="002B6140" w14:paraId="35AFF2CF" w14:textId="77777777" w:rsidTr="00C73BC0">
        <w:trPr>
          <w:jc w:val="center"/>
        </w:trPr>
        <w:tc>
          <w:tcPr>
            <w:tcW w:w="747" w:type="pct"/>
            <w:vAlign w:val="bottom"/>
          </w:tcPr>
          <w:p w14:paraId="5739485F" w14:textId="5A3AE76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B9A4312" w14:textId="078D430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80BEC37" w14:textId="5678E50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C7202A5" w14:textId="5BC500D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CDC8022" w14:textId="2BA62CD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22C6C7E" w14:textId="0F73476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D4B1D4E" w14:textId="4D18325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42D60310" w14:textId="77777777" w:rsidTr="00C73BC0">
        <w:trPr>
          <w:jc w:val="center"/>
        </w:trPr>
        <w:tc>
          <w:tcPr>
            <w:tcW w:w="747" w:type="pct"/>
            <w:vAlign w:val="bottom"/>
          </w:tcPr>
          <w:p w14:paraId="3A02AEE4" w14:textId="5D2FFB3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3FC2371" w14:textId="695ACF5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1,908</w:t>
            </w:r>
          </w:p>
        </w:tc>
        <w:tc>
          <w:tcPr>
            <w:tcW w:w="746" w:type="pct"/>
            <w:vAlign w:val="bottom"/>
          </w:tcPr>
          <w:p w14:paraId="4AE86BE2" w14:textId="7DB8F7B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1,729</w:t>
            </w:r>
          </w:p>
        </w:tc>
        <w:tc>
          <w:tcPr>
            <w:tcW w:w="515" w:type="pct"/>
            <w:vAlign w:val="bottom"/>
          </w:tcPr>
          <w:p w14:paraId="517FA207" w14:textId="77D49EB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285</w:t>
            </w:r>
          </w:p>
        </w:tc>
        <w:tc>
          <w:tcPr>
            <w:tcW w:w="634" w:type="pct"/>
            <w:vAlign w:val="bottom"/>
          </w:tcPr>
          <w:p w14:paraId="2877DA16" w14:textId="52A63BE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905</w:t>
            </w:r>
          </w:p>
        </w:tc>
        <w:tc>
          <w:tcPr>
            <w:tcW w:w="793" w:type="pct"/>
            <w:vAlign w:val="bottom"/>
          </w:tcPr>
          <w:p w14:paraId="18F634EB" w14:textId="30D3C53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2,905</w:t>
            </w:r>
          </w:p>
        </w:tc>
        <w:tc>
          <w:tcPr>
            <w:tcW w:w="819" w:type="pct"/>
            <w:vAlign w:val="bottom"/>
          </w:tcPr>
          <w:p w14:paraId="3858D451" w14:textId="2661B60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3,998</w:t>
            </w:r>
          </w:p>
        </w:tc>
      </w:tr>
      <w:tr w:rsidR="00A70866" w:rsidRPr="002B6140" w14:paraId="7D0C7B56" w14:textId="77777777" w:rsidTr="00C73BC0">
        <w:trPr>
          <w:jc w:val="center"/>
        </w:trPr>
        <w:tc>
          <w:tcPr>
            <w:tcW w:w="747" w:type="pct"/>
            <w:vAlign w:val="bottom"/>
          </w:tcPr>
          <w:p w14:paraId="27405C46" w14:textId="150084E9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20ACA3" w14:textId="0D9151A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5F8BE6CB" w14:textId="1AF58FF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4,575</w:t>
            </w:r>
          </w:p>
        </w:tc>
        <w:tc>
          <w:tcPr>
            <w:tcW w:w="515" w:type="pct"/>
            <w:vAlign w:val="bottom"/>
          </w:tcPr>
          <w:p w14:paraId="1521E413" w14:textId="599FCD1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3,821</w:t>
            </w:r>
          </w:p>
        </w:tc>
        <w:tc>
          <w:tcPr>
            <w:tcW w:w="634" w:type="pct"/>
            <w:vAlign w:val="bottom"/>
          </w:tcPr>
          <w:p w14:paraId="503756B6" w14:textId="628BE29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76066B97" w14:textId="2B7FAE2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4,869</w:t>
            </w:r>
          </w:p>
        </w:tc>
        <w:tc>
          <w:tcPr>
            <w:tcW w:w="819" w:type="pct"/>
            <w:vAlign w:val="bottom"/>
          </w:tcPr>
          <w:p w14:paraId="6F5A7A23" w14:textId="5C48704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5,504</w:t>
            </w:r>
          </w:p>
        </w:tc>
      </w:tr>
      <w:tr w:rsidR="00A70866" w:rsidRPr="002B6140" w14:paraId="6ECEC641" w14:textId="77777777" w:rsidTr="00C73BC0">
        <w:trPr>
          <w:jc w:val="center"/>
        </w:trPr>
        <w:tc>
          <w:tcPr>
            <w:tcW w:w="747" w:type="pct"/>
            <w:vAlign w:val="bottom"/>
          </w:tcPr>
          <w:p w14:paraId="62E47E5D" w14:textId="6B3F97C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D093D1" w14:textId="6651332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6C3B78E" w14:textId="1E7226A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4,672</w:t>
            </w:r>
          </w:p>
        </w:tc>
        <w:tc>
          <w:tcPr>
            <w:tcW w:w="515" w:type="pct"/>
            <w:vAlign w:val="bottom"/>
          </w:tcPr>
          <w:p w14:paraId="5D659B86" w14:textId="40F5D99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3,832</w:t>
            </w:r>
          </w:p>
        </w:tc>
        <w:tc>
          <w:tcPr>
            <w:tcW w:w="634" w:type="pct"/>
            <w:vAlign w:val="bottom"/>
          </w:tcPr>
          <w:p w14:paraId="1E0C54D3" w14:textId="4E75ECC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5A1EE0C4" w14:textId="676EC1D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5,021</w:t>
            </w:r>
          </w:p>
        </w:tc>
        <w:tc>
          <w:tcPr>
            <w:tcW w:w="819" w:type="pct"/>
            <w:vAlign w:val="bottom"/>
          </w:tcPr>
          <w:p w14:paraId="6DA1AF4B" w14:textId="2862BF3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5,766</w:t>
            </w:r>
          </w:p>
        </w:tc>
      </w:tr>
      <w:tr w:rsidR="00A70866" w:rsidRPr="002B6140" w14:paraId="5B0E8D86" w14:textId="77777777" w:rsidTr="00C73BC0">
        <w:trPr>
          <w:jc w:val="center"/>
        </w:trPr>
        <w:tc>
          <w:tcPr>
            <w:tcW w:w="747" w:type="pct"/>
            <w:vAlign w:val="bottom"/>
          </w:tcPr>
          <w:p w14:paraId="0D98AF1E" w14:textId="4C83EEC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82BCFC" w14:textId="42DBABE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5,250</w:t>
            </w:r>
          </w:p>
        </w:tc>
        <w:tc>
          <w:tcPr>
            <w:tcW w:w="746" w:type="pct"/>
            <w:vAlign w:val="bottom"/>
          </w:tcPr>
          <w:p w14:paraId="7398D407" w14:textId="2066A7D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490B117F" w14:textId="65F8C47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3,867</w:t>
            </w:r>
          </w:p>
        </w:tc>
        <w:tc>
          <w:tcPr>
            <w:tcW w:w="634" w:type="pct"/>
            <w:vAlign w:val="bottom"/>
          </w:tcPr>
          <w:p w14:paraId="48AAFFD7" w14:textId="010295D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4,616</w:t>
            </w:r>
          </w:p>
        </w:tc>
        <w:tc>
          <w:tcPr>
            <w:tcW w:w="793" w:type="pct"/>
            <w:vAlign w:val="bottom"/>
          </w:tcPr>
          <w:p w14:paraId="6325B89D" w14:textId="6B0C59E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5,762</w:t>
            </w:r>
          </w:p>
        </w:tc>
        <w:tc>
          <w:tcPr>
            <w:tcW w:w="819" w:type="pct"/>
            <w:vAlign w:val="bottom"/>
          </w:tcPr>
          <w:p w14:paraId="39285340" w14:textId="3501178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7,262</w:t>
            </w:r>
          </w:p>
        </w:tc>
      </w:tr>
      <w:tr w:rsidR="00A70866" w:rsidRPr="002B6140" w14:paraId="40604178" w14:textId="77777777" w:rsidTr="00C73BC0">
        <w:trPr>
          <w:jc w:val="center"/>
        </w:trPr>
        <w:tc>
          <w:tcPr>
            <w:tcW w:w="747" w:type="pct"/>
            <w:vAlign w:val="bottom"/>
          </w:tcPr>
          <w:p w14:paraId="58582E43" w14:textId="423C9CD9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F39F59" w14:textId="79EBDE9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746" w:type="pct"/>
            <w:vAlign w:val="bottom"/>
          </w:tcPr>
          <w:p w14:paraId="2234FF76" w14:textId="64A715D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66391B72" w14:textId="673D3CE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37DECC7E" w14:textId="3177F34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7957BCB6" w14:textId="35EF64C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819" w:type="pct"/>
            <w:vAlign w:val="bottom"/>
          </w:tcPr>
          <w:p w14:paraId="35EF8223" w14:textId="78330E1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</w:tr>
      <w:tr w:rsidR="00A70866" w:rsidRPr="002B6140" w14:paraId="3F74A99B" w14:textId="77777777" w:rsidTr="00C73BC0">
        <w:trPr>
          <w:jc w:val="center"/>
        </w:trPr>
        <w:tc>
          <w:tcPr>
            <w:tcW w:w="747" w:type="pct"/>
            <w:vAlign w:val="bottom"/>
          </w:tcPr>
          <w:p w14:paraId="47BC80BE" w14:textId="58615C4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A3E54C" w14:textId="59B19A3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746" w:type="pct"/>
            <w:vAlign w:val="bottom"/>
          </w:tcPr>
          <w:p w14:paraId="1BA05A25" w14:textId="0D754F6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0.096</w:t>
            </w:r>
          </w:p>
        </w:tc>
        <w:tc>
          <w:tcPr>
            <w:tcW w:w="515" w:type="pct"/>
            <w:vAlign w:val="bottom"/>
          </w:tcPr>
          <w:p w14:paraId="71AF067E" w14:textId="6873D0B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629913CC" w14:textId="3E1B2CC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0.083</w:t>
            </w:r>
          </w:p>
        </w:tc>
        <w:tc>
          <w:tcPr>
            <w:tcW w:w="793" w:type="pct"/>
            <w:vAlign w:val="bottom"/>
          </w:tcPr>
          <w:p w14:paraId="2599550C" w14:textId="3392043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819" w:type="pct"/>
            <w:vAlign w:val="bottom"/>
          </w:tcPr>
          <w:p w14:paraId="06608255" w14:textId="03B8B31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0.145</w:t>
            </w:r>
          </w:p>
        </w:tc>
      </w:tr>
      <w:tr w:rsidR="00A70866" w:rsidRPr="002B6140" w14:paraId="598EF895" w14:textId="77777777" w:rsidTr="00C73BC0">
        <w:trPr>
          <w:jc w:val="center"/>
        </w:trPr>
        <w:tc>
          <w:tcPr>
            <w:tcW w:w="747" w:type="pct"/>
            <w:vAlign w:val="bottom"/>
          </w:tcPr>
          <w:p w14:paraId="799B7805" w14:textId="77571B6D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585A6A" w14:textId="24C31D7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</w:t>
            </w:r>
          </w:p>
        </w:tc>
        <w:tc>
          <w:tcPr>
            <w:tcW w:w="746" w:type="pct"/>
            <w:vAlign w:val="bottom"/>
          </w:tcPr>
          <w:p w14:paraId="4491856D" w14:textId="0EB8C88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515" w:type="pct"/>
            <w:vAlign w:val="bottom"/>
          </w:tcPr>
          <w:p w14:paraId="1DB8762D" w14:textId="6509808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489A4C14" w14:textId="668891C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626569CA" w14:textId="383D6C1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819" w:type="pct"/>
            <w:vAlign w:val="bottom"/>
          </w:tcPr>
          <w:p w14:paraId="67985202" w14:textId="765F313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0.153</w:t>
            </w:r>
          </w:p>
        </w:tc>
      </w:tr>
      <w:tr w:rsidR="00A70866" w:rsidRPr="002B6140" w14:paraId="2A6DDDE0" w14:textId="77777777" w:rsidTr="00C73BC0">
        <w:trPr>
          <w:jc w:val="center"/>
        </w:trPr>
        <w:tc>
          <w:tcPr>
            <w:tcW w:w="747" w:type="pct"/>
            <w:vAlign w:val="bottom"/>
          </w:tcPr>
          <w:p w14:paraId="5CE34E82" w14:textId="76012703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47BE06" w14:textId="679803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0.113</w:t>
            </w:r>
          </w:p>
        </w:tc>
        <w:tc>
          <w:tcPr>
            <w:tcW w:w="746" w:type="pct"/>
            <w:vAlign w:val="bottom"/>
          </w:tcPr>
          <w:p w14:paraId="3651BC21" w14:textId="3983E01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78AB108E" w14:textId="109A6E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55A71E3B" w14:textId="148B60D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793" w:type="pct"/>
            <w:vAlign w:val="bottom"/>
          </w:tcPr>
          <w:p w14:paraId="073FA703" w14:textId="32DFED9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819" w:type="pct"/>
            <w:vAlign w:val="bottom"/>
          </w:tcPr>
          <w:p w14:paraId="2FF6CEF2" w14:textId="662F9C2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0.194</w:t>
            </w:r>
          </w:p>
        </w:tc>
      </w:tr>
      <w:tr w:rsidR="00A70866" w:rsidRPr="002B6140" w14:paraId="3601ABB5" w14:textId="77777777" w:rsidTr="00C73BC0">
        <w:trPr>
          <w:jc w:val="center"/>
        </w:trPr>
        <w:tc>
          <w:tcPr>
            <w:tcW w:w="747" w:type="pct"/>
            <w:vAlign w:val="bottom"/>
          </w:tcPr>
          <w:p w14:paraId="53E5AA8C" w14:textId="04BA37D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CCCA456" w14:textId="4B86B67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1C94B29" w14:textId="0A140BA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2554E84" w14:textId="3E10575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7DB209FF" w14:textId="13F2A11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323678FE" w14:textId="5E1B6B1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ECC7DC4" w14:textId="5CE91D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A70866" w:rsidRPr="002B6140" w14:paraId="483A4713" w14:textId="77777777" w:rsidTr="003C755A">
        <w:trPr>
          <w:jc w:val="center"/>
        </w:trPr>
        <w:tc>
          <w:tcPr>
            <w:tcW w:w="747" w:type="pct"/>
            <w:vAlign w:val="bottom"/>
          </w:tcPr>
          <w:p w14:paraId="792520FB" w14:textId="7D52784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06F4269" w14:textId="76184CD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753681F" w14:textId="1D493FC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CE4D06" w14:textId="1E1FB2F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66D97E6" w14:textId="412298F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5693FA6" w14:textId="6753C5C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1BBAF20" w14:textId="13D8238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0FC20B81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B4B8AB" w14:textId="6411D54A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31D52EF" w14:textId="65D8255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037A5B" w14:textId="301D94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B79E599" w14:textId="79D15CC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E6A1830" w14:textId="6FE0D91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2EE212" w14:textId="1FF62EF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5CA3B776" w14:textId="42737B5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904798B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BB7A4AE" w14:textId="0184F8C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9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2B6140" w14:paraId="40FB70DE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EC585D5" w14:textId="77777777" w:rsidR="0091773F" w:rsidRPr="002B6140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AAC25BA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9303965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A16B608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451F852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B02A17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C4BBF6C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662E376F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925DE4D" w14:textId="1BD601F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CDE7CC" w14:textId="1CE6554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2423CF3" w14:textId="0C9ABFD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22906D3" w14:textId="5E7459F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AF7B09C" w14:textId="09932E8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B3F0FFC" w14:textId="71FA739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D55230C" w14:textId="6F35FE7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A70866" w:rsidRPr="002B6140" w14:paraId="6CACFF64" w14:textId="77777777" w:rsidTr="00C73BC0">
        <w:trPr>
          <w:jc w:val="center"/>
        </w:trPr>
        <w:tc>
          <w:tcPr>
            <w:tcW w:w="747" w:type="pct"/>
            <w:vAlign w:val="bottom"/>
          </w:tcPr>
          <w:p w14:paraId="16118062" w14:textId="5026DBA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876E806" w14:textId="11392B8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82,367</w:t>
            </w:r>
          </w:p>
        </w:tc>
        <w:tc>
          <w:tcPr>
            <w:tcW w:w="746" w:type="pct"/>
            <w:vAlign w:val="bottom"/>
          </w:tcPr>
          <w:p w14:paraId="44AFFF67" w14:textId="3CD8B4F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80,169</w:t>
            </w:r>
          </w:p>
        </w:tc>
        <w:tc>
          <w:tcPr>
            <w:tcW w:w="515" w:type="pct"/>
            <w:vAlign w:val="bottom"/>
          </w:tcPr>
          <w:p w14:paraId="2EE5E85D" w14:textId="124E3CA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54,382</w:t>
            </w:r>
          </w:p>
        </w:tc>
        <w:tc>
          <w:tcPr>
            <w:tcW w:w="634" w:type="pct"/>
            <w:vAlign w:val="bottom"/>
          </w:tcPr>
          <w:p w14:paraId="450FF860" w14:textId="1E2C693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70,069</w:t>
            </w:r>
          </w:p>
        </w:tc>
        <w:tc>
          <w:tcPr>
            <w:tcW w:w="793" w:type="pct"/>
            <w:vAlign w:val="bottom"/>
          </w:tcPr>
          <w:p w14:paraId="10B84462" w14:textId="3DEEB3B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91,694</w:t>
            </w:r>
          </w:p>
        </w:tc>
        <w:tc>
          <w:tcPr>
            <w:tcW w:w="819" w:type="pct"/>
            <w:vAlign w:val="bottom"/>
          </w:tcPr>
          <w:p w14:paraId="08241E59" w14:textId="0A3D90C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124,377</w:t>
            </w:r>
          </w:p>
        </w:tc>
      </w:tr>
      <w:tr w:rsidR="00A70866" w:rsidRPr="002B6140" w14:paraId="62BF73DD" w14:textId="77777777" w:rsidTr="00C73BC0">
        <w:trPr>
          <w:jc w:val="center"/>
        </w:trPr>
        <w:tc>
          <w:tcPr>
            <w:tcW w:w="747" w:type="pct"/>
            <w:vAlign w:val="bottom"/>
          </w:tcPr>
          <w:p w14:paraId="43CE8EF9" w14:textId="2468EBC4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64FB2CF" w14:textId="76E78B3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4.249</w:t>
            </w:r>
          </w:p>
        </w:tc>
        <w:tc>
          <w:tcPr>
            <w:tcW w:w="746" w:type="pct"/>
            <w:vAlign w:val="bottom"/>
          </w:tcPr>
          <w:p w14:paraId="1A8B8C90" w14:textId="2BD498E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3.461</w:t>
            </w:r>
          </w:p>
        </w:tc>
        <w:tc>
          <w:tcPr>
            <w:tcW w:w="515" w:type="pct"/>
            <w:vAlign w:val="bottom"/>
          </w:tcPr>
          <w:p w14:paraId="769C3039" w14:textId="15FB446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60F2F896" w14:textId="637C769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1.939</w:t>
            </w:r>
          </w:p>
        </w:tc>
        <w:tc>
          <w:tcPr>
            <w:tcW w:w="793" w:type="pct"/>
            <w:vAlign w:val="bottom"/>
          </w:tcPr>
          <w:p w14:paraId="64377253" w14:textId="38DD6D4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6.064</w:t>
            </w:r>
          </w:p>
        </w:tc>
        <w:tc>
          <w:tcPr>
            <w:tcW w:w="819" w:type="pct"/>
            <w:vAlign w:val="bottom"/>
          </w:tcPr>
          <w:p w14:paraId="3E29C035" w14:textId="21B5CCA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A70866" w:rsidRPr="002B6140" w14:paraId="5285BBB6" w14:textId="77777777" w:rsidTr="00C73BC0">
        <w:trPr>
          <w:jc w:val="center"/>
        </w:trPr>
        <w:tc>
          <w:tcPr>
            <w:tcW w:w="747" w:type="pct"/>
            <w:vAlign w:val="bottom"/>
          </w:tcPr>
          <w:p w14:paraId="65CCD17B" w14:textId="1BFD4F3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8D409C" w14:textId="1FE5A9F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2EF49436" w14:textId="30399DC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77E6B90D" w14:textId="3A28059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95614F7" w14:textId="52CFB5D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266F41A4" w14:textId="2306303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535F85D" w14:textId="7C283D4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A70866" w:rsidRPr="002B6140" w14:paraId="45F1DED3" w14:textId="77777777" w:rsidTr="00C73BC0">
        <w:trPr>
          <w:jc w:val="center"/>
        </w:trPr>
        <w:tc>
          <w:tcPr>
            <w:tcW w:w="747" w:type="pct"/>
            <w:vAlign w:val="bottom"/>
          </w:tcPr>
          <w:p w14:paraId="6F7F0A3C" w14:textId="0E1A5A5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7B886D2" w14:textId="23C25C4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D191D32" w14:textId="7FD386D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4782118E" w14:textId="6190D0C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3E8614E" w14:textId="34F93AA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4E9DCAD" w14:textId="026D181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AC3D5E6" w14:textId="3055412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2043A247" w14:textId="77777777" w:rsidTr="00C73BC0">
        <w:trPr>
          <w:jc w:val="center"/>
        </w:trPr>
        <w:tc>
          <w:tcPr>
            <w:tcW w:w="747" w:type="pct"/>
            <w:vAlign w:val="bottom"/>
          </w:tcPr>
          <w:p w14:paraId="6AFE31AC" w14:textId="7888060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4C47857" w14:textId="061A58C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746" w:type="pct"/>
            <w:vAlign w:val="bottom"/>
          </w:tcPr>
          <w:p w14:paraId="704967F6" w14:textId="1EB6DBE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515" w:type="pct"/>
            <w:vAlign w:val="bottom"/>
          </w:tcPr>
          <w:p w14:paraId="4B2637B6" w14:textId="7742023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750</w:t>
            </w:r>
          </w:p>
        </w:tc>
        <w:tc>
          <w:tcPr>
            <w:tcW w:w="634" w:type="pct"/>
            <w:vAlign w:val="bottom"/>
          </w:tcPr>
          <w:p w14:paraId="143417F6" w14:textId="0B51D72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1,555</w:t>
            </w:r>
          </w:p>
        </w:tc>
        <w:tc>
          <w:tcPr>
            <w:tcW w:w="793" w:type="pct"/>
            <w:vAlign w:val="bottom"/>
          </w:tcPr>
          <w:p w14:paraId="2D87FFDA" w14:textId="5A2D2A2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3,101</w:t>
            </w:r>
          </w:p>
        </w:tc>
        <w:tc>
          <w:tcPr>
            <w:tcW w:w="819" w:type="pct"/>
            <w:vAlign w:val="bottom"/>
          </w:tcPr>
          <w:p w14:paraId="556F0C9C" w14:textId="250BC00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4,005</w:t>
            </w:r>
          </w:p>
        </w:tc>
      </w:tr>
      <w:tr w:rsidR="00A70866" w:rsidRPr="002B6140" w14:paraId="610EE312" w14:textId="77777777" w:rsidTr="00C73BC0">
        <w:trPr>
          <w:jc w:val="center"/>
        </w:trPr>
        <w:tc>
          <w:tcPr>
            <w:tcW w:w="747" w:type="pct"/>
            <w:vAlign w:val="bottom"/>
          </w:tcPr>
          <w:p w14:paraId="5DB53CF5" w14:textId="78D43A2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CF06191" w14:textId="4ED363B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7CDBB3FD" w14:textId="1EA5A87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4,566</w:t>
            </w:r>
          </w:p>
        </w:tc>
        <w:tc>
          <w:tcPr>
            <w:tcW w:w="515" w:type="pct"/>
            <w:vAlign w:val="bottom"/>
          </w:tcPr>
          <w:p w14:paraId="1394F995" w14:textId="543CCB8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3,816</w:t>
            </w:r>
          </w:p>
        </w:tc>
        <w:tc>
          <w:tcPr>
            <w:tcW w:w="634" w:type="pct"/>
            <w:vAlign w:val="bottom"/>
          </w:tcPr>
          <w:p w14:paraId="55378898" w14:textId="3B58BBE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4,294</w:t>
            </w:r>
          </w:p>
        </w:tc>
        <w:tc>
          <w:tcPr>
            <w:tcW w:w="793" w:type="pct"/>
            <w:vAlign w:val="bottom"/>
          </w:tcPr>
          <w:p w14:paraId="4E80034A" w14:textId="562D802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00B0015" w14:textId="2A9A664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5,518</w:t>
            </w:r>
          </w:p>
        </w:tc>
      </w:tr>
      <w:tr w:rsidR="00A70866" w:rsidRPr="002B6140" w14:paraId="68EFB5C6" w14:textId="77777777" w:rsidTr="00C73BC0">
        <w:trPr>
          <w:jc w:val="center"/>
        </w:trPr>
        <w:tc>
          <w:tcPr>
            <w:tcW w:w="747" w:type="pct"/>
            <w:vAlign w:val="bottom"/>
          </w:tcPr>
          <w:p w14:paraId="132A0148" w14:textId="01349FF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D7FF588" w14:textId="254C02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0FB3C18" w14:textId="7621364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013D4ED2" w14:textId="7BF3C13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3,835</w:t>
            </w:r>
          </w:p>
        </w:tc>
        <w:tc>
          <w:tcPr>
            <w:tcW w:w="634" w:type="pct"/>
            <w:vAlign w:val="bottom"/>
          </w:tcPr>
          <w:p w14:paraId="2805898F" w14:textId="4B69977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4,352</w:t>
            </w:r>
          </w:p>
        </w:tc>
        <w:tc>
          <w:tcPr>
            <w:tcW w:w="793" w:type="pct"/>
            <w:vAlign w:val="bottom"/>
          </w:tcPr>
          <w:p w14:paraId="777B006C" w14:textId="44B453F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5,020</w:t>
            </w:r>
          </w:p>
        </w:tc>
        <w:tc>
          <w:tcPr>
            <w:tcW w:w="819" w:type="pct"/>
            <w:vAlign w:val="bottom"/>
          </w:tcPr>
          <w:p w14:paraId="44CC33E5" w14:textId="68118B5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5,803</w:t>
            </w:r>
          </w:p>
        </w:tc>
      </w:tr>
      <w:tr w:rsidR="00A70866" w:rsidRPr="002B6140" w14:paraId="49ED5D59" w14:textId="77777777" w:rsidTr="00C73BC0">
        <w:trPr>
          <w:jc w:val="center"/>
        </w:trPr>
        <w:tc>
          <w:tcPr>
            <w:tcW w:w="747" w:type="pct"/>
            <w:vAlign w:val="bottom"/>
          </w:tcPr>
          <w:p w14:paraId="4F1D681C" w14:textId="275E4F6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2FEBB0" w14:textId="39072F8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5,251</w:t>
            </w:r>
          </w:p>
        </w:tc>
        <w:tc>
          <w:tcPr>
            <w:tcW w:w="746" w:type="pct"/>
            <w:vAlign w:val="bottom"/>
          </w:tcPr>
          <w:p w14:paraId="67719FE5" w14:textId="7BDF5E3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5,132</w:t>
            </w:r>
          </w:p>
        </w:tc>
        <w:tc>
          <w:tcPr>
            <w:tcW w:w="515" w:type="pct"/>
            <w:vAlign w:val="bottom"/>
          </w:tcPr>
          <w:p w14:paraId="0D0FEFAF" w14:textId="6EF2A71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3,853</w:t>
            </w:r>
          </w:p>
        </w:tc>
        <w:tc>
          <w:tcPr>
            <w:tcW w:w="634" w:type="pct"/>
            <w:vAlign w:val="bottom"/>
          </w:tcPr>
          <w:p w14:paraId="376AB7BC" w14:textId="31A2DE5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4,613</w:t>
            </w:r>
          </w:p>
        </w:tc>
        <w:tc>
          <w:tcPr>
            <w:tcW w:w="793" w:type="pct"/>
            <w:vAlign w:val="bottom"/>
          </w:tcPr>
          <w:p w14:paraId="141772C1" w14:textId="12BE72B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5,759</w:t>
            </w:r>
          </w:p>
        </w:tc>
        <w:tc>
          <w:tcPr>
            <w:tcW w:w="819" w:type="pct"/>
            <w:vAlign w:val="bottom"/>
          </w:tcPr>
          <w:p w14:paraId="629A0637" w14:textId="69BDC36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7,287</w:t>
            </w:r>
          </w:p>
        </w:tc>
      </w:tr>
      <w:tr w:rsidR="00A70866" w:rsidRPr="002B6140" w14:paraId="29A4E844" w14:textId="77777777" w:rsidTr="00C73BC0">
        <w:trPr>
          <w:jc w:val="center"/>
        </w:trPr>
        <w:tc>
          <w:tcPr>
            <w:tcW w:w="747" w:type="pct"/>
            <w:vAlign w:val="bottom"/>
          </w:tcPr>
          <w:p w14:paraId="3222F25B" w14:textId="1709FAF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1B84A6E" w14:textId="1E8D7B4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46" w:type="pct"/>
            <w:vAlign w:val="bottom"/>
          </w:tcPr>
          <w:p w14:paraId="160C0860" w14:textId="7DF017D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515" w:type="pct"/>
            <w:vAlign w:val="bottom"/>
          </w:tcPr>
          <w:p w14:paraId="66A9F702" w14:textId="23F0473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634" w:type="pct"/>
            <w:vAlign w:val="bottom"/>
          </w:tcPr>
          <w:p w14:paraId="2175F80C" w14:textId="7B68694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45B9A28D" w14:textId="2D9E8EB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819" w:type="pct"/>
            <w:vAlign w:val="bottom"/>
          </w:tcPr>
          <w:p w14:paraId="7D9DCBEB" w14:textId="3FB8096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A70866" w:rsidRPr="002B6140" w14:paraId="15EAB541" w14:textId="77777777" w:rsidTr="00C73BC0">
        <w:trPr>
          <w:jc w:val="center"/>
        </w:trPr>
        <w:tc>
          <w:tcPr>
            <w:tcW w:w="747" w:type="pct"/>
            <w:vAlign w:val="bottom"/>
          </w:tcPr>
          <w:p w14:paraId="366F2FC7" w14:textId="5085DAB2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88AC2C" w14:textId="124E1F0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46" w:type="pct"/>
            <w:vAlign w:val="bottom"/>
          </w:tcPr>
          <w:p w14:paraId="30420DBE" w14:textId="5A08D1C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515" w:type="pct"/>
            <w:vAlign w:val="bottom"/>
          </w:tcPr>
          <w:p w14:paraId="7116123B" w14:textId="1F651D7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76C643F6" w14:textId="0527DAA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2F2A2F2D" w14:textId="64FB5D7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819" w:type="pct"/>
            <w:vAlign w:val="bottom"/>
          </w:tcPr>
          <w:p w14:paraId="0060A01A" w14:textId="1A3E0F5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</w:tr>
      <w:tr w:rsidR="00A70866" w:rsidRPr="002B6140" w14:paraId="6B6B6D56" w14:textId="77777777" w:rsidTr="00C73BC0">
        <w:trPr>
          <w:jc w:val="center"/>
        </w:trPr>
        <w:tc>
          <w:tcPr>
            <w:tcW w:w="747" w:type="pct"/>
            <w:vAlign w:val="bottom"/>
          </w:tcPr>
          <w:p w14:paraId="68382DBE" w14:textId="05EE8F9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E3FC3E5" w14:textId="76803E4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46" w:type="pct"/>
            <w:vAlign w:val="bottom"/>
          </w:tcPr>
          <w:p w14:paraId="7F4B0D7E" w14:textId="4995217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515" w:type="pct"/>
            <w:vAlign w:val="bottom"/>
          </w:tcPr>
          <w:p w14:paraId="7D518ACA" w14:textId="09AA43B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3C465681" w14:textId="639088C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717154B9" w14:textId="49DAA7F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</w:t>
            </w:r>
          </w:p>
        </w:tc>
        <w:tc>
          <w:tcPr>
            <w:tcW w:w="819" w:type="pct"/>
            <w:vAlign w:val="bottom"/>
          </w:tcPr>
          <w:p w14:paraId="23CC3073" w14:textId="774B13C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</w:tr>
      <w:tr w:rsidR="00A70866" w:rsidRPr="002B6140" w14:paraId="6BEBC69A" w14:textId="77777777" w:rsidTr="00C73BC0">
        <w:trPr>
          <w:jc w:val="center"/>
        </w:trPr>
        <w:tc>
          <w:tcPr>
            <w:tcW w:w="747" w:type="pct"/>
            <w:vAlign w:val="bottom"/>
          </w:tcPr>
          <w:p w14:paraId="134E79FA" w14:textId="4BFE435B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AA1781" w14:textId="3FC3CE6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746" w:type="pct"/>
            <w:vAlign w:val="bottom"/>
          </w:tcPr>
          <w:p w14:paraId="4C5485BB" w14:textId="5A27FC2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515" w:type="pct"/>
            <w:vAlign w:val="bottom"/>
          </w:tcPr>
          <w:p w14:paraId="619B36EA" w14:textId="1CA02A7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1A96A300" w14:textId="2E96E74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0.051</w:t>
            </w:r>
          </w:p>
        </w:tc>
        <w:tc>
          <w:tcPr>
            <w:tcW w:w="793" w:type="pct"/>
            <w:vAlign w:val="bottom"/>
          </w:tcPr>
          <w:p w14:paraId="1FF7F15F" w14:textId="677E363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819" w:type="pct"/>
            <w:vAlign w:val="bottom"/>
          </w:tcPr>
          <w:p w14:paraId="05F39019" w14:textId="445CF0D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A70866" w:rsidRPr="002B6140" w14:paraId="51C84171" w14:textId="77777777" w:rsidTr="00C73BC0">
        <w:trPr>
          <w:jc w:val="center"/>
        </w:trPr>
        <w:tc>
          <w:tcPr>
            <w:tcW w:w="747" w:type="pct"/>
            <w:vAlign w:val="bottom"/>
          </w:tcPr>
          <w:p w14:paraId="4F2EF2A3" w14:textId="3FE000C8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71F383F" w14:textId="3C91671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3BDAB57" w14:textId="312BB8A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E631C5E" w14:textId="7558222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3B443457" w14:textId="51232E8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4298C08D" w14:textId="4DBD9EC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91FBDFB" w14:textId="7E81240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A70866" w:rsidRPr="002B6140" w14:paraId="578DB631" w14:textId="77777777" w:rsidTr="003C755A">
        <w:trPr>
          <w:jc w:val="center"/>
        </w:trPr>
        <w:tc>
          <w:tcPr>
            <w:tcW w:w="747" w:type="pct"/>
            <w:vAlign w:val="bottom"/>
          </w:tcPr>
          <w:p w14:paraId="0A835E40" w14:textId="5A3EB4E1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CC37AB0" w14:textId="3B50751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46B00B" w14:textId="18A9BF8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CDC6473" w14:textId="4324E69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7E064A11" w14:textId="79AF458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2547A84" w14:textId="540B7D5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DECFC0A" w14:textId="57D3AA0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10BD6450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0DFC480" w14:textId="57AA3550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824004" w14:textId="6E2D9B7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6DE80F1" w14:textId="66B1F96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1056CD4" w14:textId="54BA924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82CBB3D" w14:textId="148B8DA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17CBCF" w14:textId="48C63F4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36F283F7" w14:textId="787620B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8B7BB6E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0B82DB9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B9E3FEF" w14:textId="6B2C2ECB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10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2B6140" w14:paraId="29C948E8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293563B" w14:textId="77777777" w:rsidR="0091773F" w:rsidRPr="002B6140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600CDF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4DA8F2C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B33B64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9FA2BD8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D70C001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982CB97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02F1D02E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9FEB93C" w14:textId="664215E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14FB2E" w14:textId="2DCCF1D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F4D905" w14:textId="512B5DE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B366F55" w14:textId="44C261D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259D38A" w14:textId="323EC8A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B152FCC" w14:textId="495BAB7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6D776B5" w14:textId="521EA7B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A70866" w:rsidRPr="002B6140" w14:paraId="1898F950" w14:textId="77777777" w:rsidTr="00C73BC0">
        <w:trPr>
          <w:jc w:val="center"/>
        </w:trPr>
        <w:tc>
          <w:tcPr>
            <w:tcW w:w="747" w:type="pct"/>
            <w:vAlign w:val="bottom"/>
          </w:tcPr>
          <w:p w14:paraId="11CC20B2" w14:textId="7311CED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F0F180B" w14:textId="07E794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65,449</w:t>
            </w:r>
          </w:p>
        </w:tc>
        <w:tc>
          <w:tcPr>
            <w:tcW w:w="746" w:type="pct"/>
            <w:vAlign w:val="bottom"/>
          </w:tcPr>
          <w:p w14:paraId="611A447F" w14:textId="2878C7C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63,149</w:t>
            </w:r>
          </w:p>
        </w:tc>
        <w:tc>
          <w:tcPr>
            <w:tcW w:w="515" w:type="pct"/>
            <w:vAlign w:val="bottom"/>
          </w:tcPr>
          <w:p w14:paraId="47C2A88F" w14:textId="2605496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40,708</w:t>
            </w:r>
          </w:p>
        </w:tc>
        <w:tc>
          <w:tcPr>
            <w:tcW w:w="634" w:type="pct"/>
            <w:vAlign w:val="bottom"/>
          </w:tcPr>
          <w:p w14:paraId="11C9496C" w14:textId="6EBD592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53,472</w:t>
            </w:r>
          </w:p>
        </w:tc>
        <w:tc>
          <w:tcPr>
            <w:tcW w:w="793" w:type="pct"/>
            <w:vAlign w:val="bottom"/>
          </w:tcPr>
          <w:p w14:paraId="7212750B" w14:textId="026C2AC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74,640</w:t>
            </w:r>
          </w:p>
        </w:tc>
        <w:tc>
          <w:tcPr>
            <w:tcW w:w="819" w:type="pct"/>
            <w:vAlign w:val="bottom"/>
          </w:tcPr>
          <w:p w14:paraId="49212BC5" w14:textId="6D9254C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103,802</w:t>
            </w:r>
          </w:p>
        </w:tc>
      </w:tr>
      <w:tr w:rsidR="00A70866" w:rsidRPr="002B6140" w14:paraId="0E657995" w14:textId="77777777" w:rsidTr="00C73BC0">
        <w:trPr>
          <w:jc w:val="center"/>
        </w:trPr>
        <w:tc>
          <w:tcPr>
            <w:tcW w:w="747" w:type="pct"/>
            <w:vAlign w:val="bottom"/>
          </w:tcPr>
          <w:p w14:paraId="3FA1363F" w14:textId="47D6DF1A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6AAF3F8" w14:textId="21CA72E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4.251</w:t>
            </w:r>
          </w:p>
        </w:tc>
        <w:tc>
          <w:tcPr>
            <w:tcW w:w="746" w:type="pct"/>
            <w:vAlign w:val="bottom"/>
          </w:tcPr>
          <w:p w14:paraId="075E25D9" w14:textId="6EA7E4B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3.45</w:t>
            </w:r>
          </w:p>
        </w:tc>
        <w:tc>
          <w:tcPr>
            <w:tcW w:w="515" w:type="pct"/>
            <w:vAlign w:val="bottom"/>
          </w:tcPr>
          <w:p w14:paraId="41DEA483" w14:textId="39FDE23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1.071</w:t>
            </w:r>
          </w:p>
        </w:tc>
        <w:tc>
          <w:tcPr>
            <w:tcW w:w="634" w:type="pct"/>
            <w:vAlign w:val="bottom"/>
          </w:tcPr>
          <w:p w14:paraId="155A15A7" w14:textId="5BDB8E7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3BFD55E6" w14:textId="10F5B0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6.091</w:t>
            </w:r>
          </w:p>
        </w:tc>
        <w:tc>
          <w:tcPr>
            <w:tcW w:w="819" w:type="pct"/>
            <w:vAlign w:val="bottom"/>
          </w:tcPr>
          <w:p w14:paraId="00D5352C" w14:textId="3C8FFB1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10.524</w:t>
            </w:r>
          </w:p>
        </w:tc>
      </w:tr>
      <w:tr w:rsidR="00A70866" w:rsidRPr="002B6140" w14:paraId="3F23CEBF" w14:textId="77777777" w:rsidTr="00C73BC0">
        <w:trPr>
          <w:jc w:val="center"/>
        </w:trPr>
        <w:tc>
          <w:tcPr>
            <w:tcW w:w="747" w:type="pct"/>
            <w:vAlign w:val="bottom"/>
          </w:tcPr>
          <w:p w14:paraId="65F5FD21" w14:textId="5780607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8FCC294" w14:textId="18BA78B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03C172FF" w14:textId="2A3714E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2F656233" w14:textId="49C8BA6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5F7515E4" w14:textId="3712617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9D5C417" w14:textId="51C4896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08D06E4A" w14:textId="4B4ED39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A70866" w:rsidRPr="002B6140" w14:paraId="177F976A" w14:textId="77777777" w:rsidTr="00C73BC0">
        <w:trPr>
          <w:jc w:val="center"/>
        </w:trPr>
        <w:tc>
          <w:tcPr>
            <w:tcW w:w="747" w:type="pct"/>
            <w:vAlign w:val="bottom"/>
          </w:tcPr>
          <w:p w14:paraId="5BBF4243" w14:textId="156BB85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35DEC1D" w14:textId="5BD3E04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5380454" w14:textId="11EE447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10AE4A7" w14:textId="18EC890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9F2C836" w14:textId="5A564AF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1F7AEE2" w14:textId="56F298D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5FD0A43" w14:textId="13269A3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69E96CDA" w14:textId="77777777" w:rsidTr="00C73BC0">
        <w:trPr>
          <w:jc w:val="center"/>
        </w:trPr>
        <w:tc>
          <w:tcPr>
            <w:tcW w:w="747" w:type="pct"/>
            <w:vAlign w:val="bottom"/>
          </w:tcPr>
          <w:p w14:paraId="14E086A4" w14:textId="63F4AE8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99FFD9" w14:textId="17B2D7F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2,198</w:t>
            </w:r>
          </w:p>
        </w:tc>
        <w:tc>
          <w:tcPr>
            <w:tcW w:w="746" w:type="pct"/>
            <w:vAlign w:val="bottom"/>
          </w:tcPr>
          <w:p w14:paraId="22F8D923" w14:textId="5820DFF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515" w:type="pct"/>
            <w:vAlign w:val="bottom"/>
          </w:tcPr>
          <w:p w14:paraId="3FAEDB1F" w14:textId="58F973B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524</w:t>
            </w:r>
          </w:p>
        </w:tc>
        <w:tc>
          <w:tcPr>
            <w:tcW w:w="634" w:type="pct"/>
            <w:vAlign w:val="bottom"/>
          </w:tcPr>
          <w:p w14:paraId="32191213" w14:textId="4E30032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1,294</w:t>
            </w:r>
          </w:p>
        </w:tc>
        <w:tc>
          <w:tcPr>
            <w:tcW w:w="793" w:type="pct"/>
            <w:vAlign w:val="bottom"/>
          </w:tcPr>
          <w:p w14:paraId="06D72644" w14:textId="40D58EF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3,070</w:t>
            </w:r>
          </w:p>
        </w:tc>
        <w:tc>
          <w:tcPr>
            <w:tcW w:w="819" w:type="pct"/>
            <w:vAlign w:val="bottom"/>
          </w:tcPr>
          <w:p w14:paraId="06E3BD7F" w14:textId="16A50FF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4,029</w:t>
            </w:r>
          </w:p>
        </w:tc>
      </w:tr>
      <w:tr w:rsidR="00A70866" w:rsidRPr="002B6140" w14:paraId="5DC9FB04" w14:textId="77777777" w:rsidTr="00C73BC0">
        <w:trPr>
          <w:jc w:val="center"/>
        </w:trPr>
        <w:tc>
          <w:tcPr>
            <w:tcW w:w="747" w:type="pct"/>
            <w:vAlign w:val="bottom"/>
          </w:tcPr>
          <w:p w14:paraId="3B01DE7B" w14:textId="6A68AA22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C0F51E" w14:textId="5561445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4,589</w:t>
            </w:r>
          </w:p>
        </w:tc>
        <w:tc>
          <w:tcPr>
            <w:tcW w:w="746" w:type="pct"/>
            <w:vAlign w:val="bottom"/>
          </w:tcPr>
          <w:p w14:paraId="728850F8" w14:textId="0F8711B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4,563</w:t>
            </w:r>
          </w:p>
        </w:tc>
        <w:tc>
          <w:tcPr>
            <w:tcW w:w="515" w:type="pct"/>
            <w:vAlign w:val="bottom"/>
          </w:tcPr>
          <w:p w14:paraId="72972876" w14:textId="4BBEC8E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3,813</w:t>
            </w:r>
          </w:p>
        </w:tc>
        <w:tc>
          <w:tcPr>
            <w:tcW w:w="634" w:type="pct"/>
            <w:vAlign w:val="bottom"/>
          </w:tcPr>
          <w:p w14:paraId="2BF82623" w14:textId="712F488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4,286</w:t>
            </w:r>
          </w:p>
        </w:tc>
        <w:tc>
          <w:tcPr>
            <w:tcW w:w="793" w:type="pct"/>
            <w:vAlign w:val="bottom"/>
          </w:tcPr>
          <w:p w14:paraId="69DBDC83" w14:textId="3DFF06E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4,863</w:t>
            </w:r>
          </w:p>
        </w:tc>
        <w:tc>
          <w:tcPr>
            <w:tcW w:w="819" w:type="pct"/>
            <w:vAlign w:val="bottom"/>
          </w:tcPr>
          <w:p w14:paraId="32A77897" w14:textId="7BB81F2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5,510</w:t>
            </w:r>
          </w:p>
        </w:tc>
      </w:tr>
      <w:tr w:rsidR="00A70866" w:rsidRPr="002B6140" w14:paraId="651D0E41" w14:textId="77777777" w:rsidTr="00C73BC0">
        <w:trPr>
          <w:jc w:val="center"/>
        </w:trPr>
        <w:tc>
          <w:tcPr>
            <w:tcW w:w="747" w:type="pct"/>
            <w:vAlign w:val="bottom"/>
          </w:tcPr>
          <w:p w14:paraId="28AFB134" w14:textId="44A1718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2DEF2E" w14:textId="1BEE08B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4,698</w:t>
            </w:r>
          </w:p>
        </w:tc>
        <w:tc>
          <w:tcPr>
            <w:tcW w:w="746" w:type="pct"/>
            <w:vAlign w:val="bottom"/>
          </w:tcPr>
          <w:p w14:paraId="383DA901" w14:textId="122A912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3089576B" w14:textId="0D00718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3,818</w:t>
            </w:r>
          </w:p>
        </w:tc>
        <w:tc>
          <w:tcPr>
            <w:tcW w:w="634" w:type="pct"/>
            <w:vAlign w:val="bottom"/>
          </w:tcPr>
          <w:p w14:paraId="1FEB655C" w14:textId="31E606D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4,344</w:t>
            </w:r>
          </w:p>
        </w:tc>
        <w:tc>
          <w:tcPr>
            <w:tcW w:w="793" w:type="pct"/>
            <w:vAlign w:val="bottom"/>
          </w:tcPr>
          <w:p w14:paraId="249C4AD2" w14:textId="2663C9F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5,014</w:t>
            </w:r>
          </w:p>
        </w:tc>
        <w:tc>
          <w:tcPr>
            <w:tcW w:w="819" w:type="pct"/>
            <w:vAlign w:val="bottom"/>
          </w:tcPr>
          <w:p w14:paraId="1AEF304F" w14:textId="346DF23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5,774</w:t>
            </w:r>
          </w:p>
        </w:tc>
      </w:tr>
      <w:tr w:rsidR="00A70866" w:rsidRPr="002B6140" w14:paraId="663FA48B" w14:textId="77777777" w:rsidTr="00C73BC0">
        <w:trPr>
          <w:jc w:val="center"/>
        </w:trPr>
        <w:tc>
          <w:tcPr>
            <w:tcW w:w="747" w:type="pct"/>
            <w:vAlign w:val="bottom"/>
          </w:tcPr>
          <w:p w14:paraId="26B8BF5D" w14:textId="515CB45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920DE8" w14:textId="1B39687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5,235</w:t>
            </w:r>
          </w:p>
        </w:tc>
        <w:tc>
          <w:tcPr>
            <w:tcW w:w="746" w:type="pct"/>
            <w:vAlign w:val="bottom"/>
          </w:tcPr>
          <w:p w14:paraId="362C3CD2" w14:textId="66D44E7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5,119</w:t>
            </w:r>
          </w:p>
        </w:tc>
        <w:tc>
          <w:tcPr>
            <w:tcW w:w="515" w:type="pct"/>
            <w:vAlign w:val="bottom"/>
          </w:tcPr>
          <w:p w14:paraId="5A261F53" w14:textId="0909CFC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038CA798" w14:textId="03004F1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4,609</w:t>
            </w:r>
          </w:p>
        </w:tc>
        <w:tc>
          <w:tcPr>
            <w:tcW w:w="793" w:type="pct"/>
            <w:vAlign w:val="bottom"/>
          </w:tcPr>
          <w:p w14:paraId="46063009" w14:textId="5ABA84D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5,737</w:t>
            </w:r>
          </w:p>
        </w:tc>
        <w:tc>
          <w:tcPr>
            <w:tcW w:w="819" w:type="pct"/>
            <w:vAlign w:val="bottom"/>
          </w:tcPr>
          <w:p w14:paraId="766D9D7C" w14:textId="09B91F5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7,260</w:t>
            </w:r>
          </w:p>
        </w:tc>
      </w:tr>
      <w:tr w:rsidR="00A70866" w:rsidRPr="002B6140" w14:paraId="775E5E9D" w14:textId="77777777" w:rsidTr="00C73BC0">
        <w:trPr>
          <w:jc w:val="center"/>
        </w:trPr>
        <w:tc>
          <w:tcPr>
            <w:tcW w:w="747" w:type="pct"/>
            <w:vAlign w:val="bottom"/>
          </w:tcPr>
          <w:p w14:paraId="32984422" w14:textId="7FC4419F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7AABD0" w14:textId="1CDD69D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7B1E0DC5" w14:textId="3F73858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4B033C25" w14:textId="438B79F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562741C3" w14:textId="0AC7EE9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3B12CC61" w14:textId="5493648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B37665A" w14:textId="45F4A5C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A70866" w:rsidRPr="002B6140" w14:paraId="6EACAFB0" w14:textId="77777777" w:rsidTr="00C73BC0">
        <w:trPr>
          <w:jc w:val="center"/>
        </w:trPr>
        <w:tc>
          <w:tcPr>
            <w:tcW w:w="747" w:type="pct"/>
            <w:vAlign w:val="bottom"/>
          </w:tcPr>
          <w:p w14:paraId="7A6097A8" w14:textId="203B2509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A6F427" w14:textId="55877EC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2DF15A34" w14:textId="4A16A14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1F1E5529" w14:textId="61371C7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69B5B852" w14:textId="1A4B764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7B6D04FE" w14:textId="5C05E12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06570FF" w14:textId="689B811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A70866" w:rsidRPr="002B6140" w14:paraId="6F601221" w14:textId="77777777" w:rsidTr="00C73BC0">
        <w:trPr>
          <w:jc w:val="center"/>
        </w:trPr>
        <w:tc>
          <w:tcPr>
            <w:tcW w:w="747" w:type="pct"/>
            <w:vAlign w:val="bottom"/>
          </w:tcPr>
          <w:p w14:paraId="71DCF6F5" w14:textId="1AFD60D8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FB174E" w14:textId="659ADF1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6FB9E061" w14:textId="5F8E7D4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48E1C94C" w14:textId="4FC570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8F43D5B" w14:textId="0AB3C31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6CE2903E" w14:textId="06B68AC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4AC47F9A" w14:textId="69E2826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A70866" w:rsidRPr="002B6140" w14:paraId="6CC14F57" w14:textId="77777777" w:rsidTr="00C73BC0">
        <w:trPr>
          <w:jc w:val="center"/>
        </w:trPr>
        <w:tc>
          <w:tcPr>
            <w:tcW w:w="747" w:type="pct"/>
            <w:vAlign w:val="bottom"/>
          </w:tcPr>
          <w:p w14:paraId="53A47E5D" w14:textId="0C22FFE0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9091B8" w14:textId="7D31444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0D333B2E" w14:textId="3A67A4C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01720671" w14:textId="0674F93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0E6DCF68" w14:textId="5A4DB24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25BA7EA8" w14:textId="5EF3E7A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819" w:type="pct"/>
            <w:vAlign w:val="bottom"/>
          </w:tcPr>
          <w:p w14:paraId="7E99C902" w14:textId="6EC641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A70866" w:rsidRPr="002B6140" w14:paraId="21A84691" w14:textId="77777777" w:rsidTr="00C73BC0">
        <w:trPr>
          <w:jc w:val="center"/>
        </w:trPr>
        <w:tc>
          <w:tcPr>
            <w:tcW w:w="747" w:type="pct"/>
            <w:vAlign w:val="bottom"/>
          </w:tcPr>
          <w:p w14:paraId="4F0DBDB5" w14:textId="7647999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D33A165" w14:textId="46BD8F7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20C374F6" w14:textId="71369C0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056ACFF9" w14:textId="570CAEC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6DB92552" w14:textId="1C99FA6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72D9BEE3" w14:textId="5A285A1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819" w:type="pct"/>
            <w:vAlign w:val="bottom"/>
          </w:tcPr>
          <w:p w14:paraId="267CED4C" w14:textId="5916382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A70866" w:rsidRPr="002B6140" w14:paraId="73332DCF" w14:textId="77777777" w:rsidTr="003C755A">
        <w:trPr>
          <w:jc w:val="center"/>
        </w:trPr>
        <w:tc>
          <w:tcPr>
            <w:tcW w:w="747" w:type="pct"/>
            <w:vAlign w:val="bottom"/>
          </w:tcPr>
          <w:p w14:paraId="4FA7E6DE" w14:textId="14E1271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750A358" w14:textId="4474B7F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B9758DB" w14:textId="4CC22E0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2838CD5C" w14:textId="506BF42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62B0962" w14:textId="5882EF9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C13A89A" w14:textId="322F134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937F807" w14:textId="5303824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24F69290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7EB4147" w14:textId="02CEE3A6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3412EB" w14:textId="48AAB94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3C677D7" w14:textId="5893F6C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F07555" w14:textId="3F6ED30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6D20C07" w14:textId="19A3CB1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32453B1" w14:textId="3BB295E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43AB7D66" w14:textId="4D2EB93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68FF24A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3824613" w14:textId="7F295BA9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2B6140" w14:paraId="3456C021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E676AF" w14:textId="77777777" w:rsidR="0091773F" w:rsidRPr="002B6140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763F3BC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08A5D2C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7252DB6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85778F4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EC820AD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E9A6662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1B74E4F3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7F1575A5" w14:textId="544F4DB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54F3BF7" w14:textId="669862B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BBC6AD6" w14:textId="7F11AC8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65B9A8B" w14:textId="2F8C8A9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3447149" w14:textId="3BBF5BD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3BAA621" w14:textId="2D55E6F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A842B10" w14:textId="7FC0B80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A70866" w:rsidRPr="002B6140" w14:paraId="36585D74" w14:textId="77777777" w:rsidTr="00C73BC0">
        <w:trPr>
          <w:jc w:val="center"/>
        </w:trPr>
        <w:tc>
          <w:tcPr>
            <w:tcW w:w="747" w:type="pct"/>
            <w:vAlign w:val="bottom"/>
          </w:tcPr>
          <w:p w14:paraId="6E7FF379" w14:textId="27517AE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AC67D0" w14:textId="7BA60B8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65,380</w:t>
            </w:r>
          </w:p>
        </w:tc>
        <w:tc>
          <w:tcPr>
            <w:tcW w:w="746" w:type="pct"/>
            <w:vAlign w:val="bottom"/>
          </w:tcPr>
          <w:p w14:paraId="1A175DF9" w14:textId="2F29F4E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63,131</w:t>
            </w:r>
          </w:p>
        </w:tc>
        <w:tc>
          <w:tcPr>
            <w:tcW w:w="515" w:type="pct"/>
            <w:vAlign w:val="bottom"/>
          </w:tcPr>
          <w:p w14:paraId="0D7CD0E8" w14:textId="1509C8E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40,420</w:t>
            </w:r>
          </w:p>
        </w:tc>
        <w:tc>
          <w:tcPr>
            <w:tcW w:w="634" w:type="pct"/>
            <w:vAlign w:val="bottom"/>
          </w:tcPr>
          <w:p w14:paraId="086717A5" w14:textId="278BF64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53,235</w:t>
            </w:r>
          </w:p>
        </w:tc>
        <w:tc>
          <w:tcPr>
            <w:tcW w:w="793" w:type="pct"/>
            <w:vAlign w:val="bottom"/>
          </w:tcPr>
          <w:p w14:paraId="7602D3BA" w14:textId="5C50156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74,846</w:t>
            </w:r>
          </w:p>
        </w:tc>
        <w:tc>
          <w:tcPr>
            <w:tcW w:w="819" w:type="pct"/>
            <w:vAlign w:val="bottom"/>
          </w:tcPr>
          <w:p w14:paraId="65818F03" w14:textId="0348F22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103,595</w:t>
            </w:r>
          </w:p>
        </w:tc>
      </w:tr>
      <w:tr w:rsidR="00A70866" w:rsidRPr="002B6140" w14:paraId="52E0223F" w14:textId="77777777" w:rsidTr="00C73BC0">
        <w:trPr>
          <w:jc w:val="center"/>
        </w:trPr>
        <w:tc>
          <w:tcPr>
            <w:tcW w:w="747" w:type="pct"/>
            <w:vAlign w:val="bottom"/>
          </w:tcPr>
          <w:p w14:paraId="7705EC2D" w14:textId="0A2FBB78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9426DAA" w14:textId="207E939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4.257</w:t>
            </w:r>
          </w:p>
        </w:tc>
        <w:tc>
          <w:tcPr>
            <w:tcW w:w="746" w:type="pct"/>
            <w:vAlign w:val="bottom"/>
          </w:tcPr>
          <w:p w14:paraId="4475DB37" w14:textId="32F1D8E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3.464</w:t>
            </w:r>
          </w:p>
        </w:tc>
        <w:tc>
          <w:tcPr>
            <w:tcW w:w="515" w:type="pct"/>
            <w:vAlign w:val="bottom"/>
          </w:tcPr>
          <w:p w14:paraId="78679941" w14:textId="031A47B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1.068</w:t>
            </w:r>
          </w:p>
        </w:tc>
        <w:tc>
          <w:tcPr>
            <w:tcW w:w="634" w:type="pct"/>
            <w:vAlign w:val="bottom"/>
          </w:tcPr>
          <w:p w14:paraId="396F4F5F" w14:textId="223D393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1.956</w:t>
            </w:r>
          </w:p>
        </w:tc>
        <w:tc>
          <w:tcPr>
            <w:tcW w:w="793" w:type="pct"/>
            <w:vAlign w:val="bottom"/>
          </w:tcPr>
          <w:p w14:paraId="7E44B39E" w14:textId="21C93D7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2CABB8E0" w14:textId="4046DA9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10.473</w:t>
            </w:r>
          </w:p>
        </w:tc>
      </w:tr>
      <w:tr w:rsidR="00A70866" w:rsidRPr="002B6140" w14:paraId="35AB7D9E" w14:textId="77777777" w:rsidTr="00C73BC0">
        <w:trPr>
          <w:jc w:val="center"/>
        </w:trPr>
        <w:tc>
          <w:tcPr>
            <w:tcW w:w="747" w:type="pct"/>
            <w:vAlign w:val="bottom"/>
          </w:tcPr>
          <w:p w14:paraId="7B8E9F8D" w14:textId="436A793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98BEE2B" w14:textId="23AF28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83CAA87" w14:textId="26B2A1D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A67051D" w14:textId="732117E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D3BFDFA" w14:textId="62F69F9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318B54DC" w14:textId="11BC902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49434B45" w14:textId="71CDF52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A70866" w:rsidRPr="002B6140" w14:paraId="3F582A55" w14:textId="77777777" w:rsidTr="00C73BC0">
        <w:trPr>
          <w:jc w:val="center"/>
        </w:trPr>
        <w:tc>
          <w:tcPr>
            <w:tcW w:w="747" w:type="pct"/>
            <w:vAlign w:val="bottom"/>
          </w:tcPr>
          <w:p w14:paraId="0EFEF14A" w14:textId="61030A6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57B6405" w14:textId="1434E93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9B9003D" w14:textId="7E6CF93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94AF7A1" w14:textId="0963650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2C0AC2AB" w14:textId="0954C6A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33DAD22B" w14:textId="5277732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6CBD905D" w14:textId="23A40E2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31BD68D0" w14:textId="77777777" w:rsidTr="00C73BC0">
        <w:trPr>
          <w:jc w:val="center"/>
        </w:trPr>
        <w:tc>
          <w:tcPr>
            <w:tcW w:w="747" w:type="pct"/>
            <w:vAlign w:val="bottom"/>
          </w:tcPr>
          <w:p w14:paraId="345CE41C" w14:textId="30D4328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AA7C8DB" w14:textId="4212B5C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2,186</w:t>
            </w:r>
          </w:p>
        </w:tc>
        <w:tc>
          <w:tcPr>
            <w:tcW w:w="746" w:type="pct"/>
            <w:vAlign w:val="bottom"/>
          </w:tcPr>
          <w:p w14:paraId="41D16CB9" w14:textId="1A5A6B8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2,151</w:t>
            </w:r>
          </w:p>
        </w:tc>
        <w:tc>
          <w:tcPr>
            <w:tcW w:w="515" w:type="pct"/>
            <w:vAlign w:val="bottom"/>
          </w:tcPr>
          <w:p w14:paraId="1A44D604" w14:textId="0C9C7CF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634" w:type="pct"/>
            <w:vAlign w:val="bottom"/>
          </w:tcPr>
          <w:p w14:paraId="5DD32501" w14:textId="7A1AD1B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1,300</w:t>
            </w:r>
          </w:p>
        </w:tc>
        <w:tc>
          <w:tcPr>
            <w:tcW w:w="793" w:type="pct"/>
            <w:vAlign w:val="bottom"/>
          </w:tcPr>
          <w:p w14:paraId="083F7122" w14:textId="15EE211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3,040</w:t>
            </w:r>
          </w:p>
        </w:tc>
        <w:tc>
          <w:tcPr>
            <w:tcW w:w="819" w:type="pct"/>
            <w:vAlign w:val="bottom"/>
          </w:tcPr>
          <w:p w14:paraId="04E3C9B2" w14:textId="6FF314C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A70866" w:rsidRPr="002B6140" w14:paraId="3CB6E3BB" w14:textId="77777777" w:rsidTr="00C73BC0">
        <w:trPr>
          <w:jc w:val="center"/>
        </w:trPr>
        <w:tc>
          <w:tcPr>
            <w:tcW w:w="747" w:type="pct"/>
            <w:vAlign w:val="bottom"/>
          </w:tcPr>
          <w:p w14:paraId="4A6AC16A" w14:textId="242D57CE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8ACEC7" w14:textId="5B70198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4,594</w:t>
            </w:r>
          </w:p>
        </w:tc>
        <w:tc>
          <w:tcPr>
            <w:tcW w:w="746" w:type="pct"/>
            <w:vAlign w:val="bottom"/>
          </w:tcPr>
          <w:p w14:paraId="742BAF3C" w14:textId="76908C7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4,571</w:t>
            </w:r>
          </w:p>
        </w:tc>
        <w:tc>
          <w:tcPr>
            <w:tcW w:w="515" w:type="pct"/>
            <w:vAlign w:val="bottom"/>
          </w:tcPr>
          <w:p w14:paraId="4AEE963E" w14:textId="226A6A9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3,824</w:t>
            </w:r>
          </w:p>
        </w:tc>
        <w:tc>
          <w:tcPr>
            <w:tcW w:w="634" w:type="pct"/>
            <w:vAlign w:val="bottom"/>
          </w:tcPr>
          <w:p w14:paraId="3E06B5B2" w14:textId="6787A19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22753A18" w14:textId="594EA79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4,867</w:t>
            </w:r>
          </w:p>
        </w:tc>
        <w:tc>
          <w:tcPr>
            <w:tcW w:w="819" w:type="pct"/>
            <w:vAlign w:val="bottom"/>
          </w:tcPr>
          <w:p w14:paraId="064268B0" w14:textId="3980639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5,488</w:t>
            </w:r>
          </w:p>
        </w:tc>
      </w:tr>
      <w:tr w:rsidR="00A70866" w:rsidRPr="002B6140" w14:paraId="144DD5A7" w14:textId="77777777" w:rsidTr="00C73BC0">
        <w:trPr>
          <w:jc w:val="center"/>
        </w:trPr>
        <w:tc>
          <w:tcPr>
            <w:tcW w:w="747" w:type="pct"/>
            <w:vAlign w:val="bottom"/>
          </w:tcPr>
          <w:p w14:paraId="4F4B54D3" w14:textId="3DCE8C5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01FEF7" w14:textId="0046395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4,704</w:t>
            </w:r>
          </w:p>
        </w:tc>
        <w:tc>
          <w:tcPr>
            <w:tcW w:w="746" w:type="pct"/>
            <w:vAlign w:val="bottom"/>
          </w:tcPr>
          <w:p w14:paraId="1F9F1B2E" w14:textId="435499C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515" w:type="pct"/>
            <w:vAlign w:val="bottom"/>
          </w:tcPr>
          <w:p w14:paraId="35E27832" w14:textId="788D3D6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4C29F0C0" w14:textId="754C457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0005E6BF" w14:textId="5A96E7E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5,018</w:t>
            </w:r>
          </w:p>
        </w:tc>
        <w:tc>
          <w:tcPr>
            <w:tcW w:w="819" w:type="pct"/>
            <w:vAlign w:val="bottom"/>
          </w:tcPr>
          <w:p w14:paraId="7D71DD90" w14:textId="4FCC418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</w:tr>
      <w:tr w:rsidR="00A70866" w:rsidRPr="002B6140" w14:paraId="7017D75D" w14:textId="77777777" w:rsidTr="00C73BC0">
        <w:trPr>
          <w:jc w:val="center"/>
        </w:trPr>
        <w:tc>
          <w:tcPr>
            <w:tcW w:w="747" w:type="pct"/>
            <w:vAlign w:val="bottom"/>
          </w:tcPr>
          <w:p w14:paraId="090A1E25" w14:textId="2282C8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3326F0" w14:textId="4615E08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5,241</w:t>
            </w:r>
          </w:p>
        </w:tc>
        <w:tc>
          <w:tcPr>
            <w:tcW w:w="746" w:type="pct"/>
            <w:vAlign w:val="bottom"/>
          </w:tcPr>
          <w:p w14:paraId="1969B98E" w14:textId="578E066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5,125</w:t>
            </w:r>
          </w:p>
        </w:tc>
        <w:tc>
          <w:tcPr>
            <w:tcW w:w="515" w:type="pct"/>
            <w:vAlign w:val="bottom"/>
          </w:tcPr>
          <w:p w14:paraId="08003370" w14:textId="2FA4499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3,850</w:t>
            </w:r>
          </w:p>
        </w:tc>
        <w:tc>
          <w:tcPr>
            <w:tcW w:w="634" w:type="pct"/>
            <w:vAlign w:val="bottom"/>
          </w:tcPr>
          <w:p w14:paraId="0AC201AB" w14:textId="4403122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4,619</w:t>
            </w:r>
          </w:p>
        </w:tc>
        <w:tc>
          <w:tcPr>
            <w:tcW w:w="793" w:type="pct"/>
            <w:vAlign w:val="bottom"/>
          </w:tcPr>
          <w:p w14:paraId="4FC6B684" w14:textId="6EC0C7C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  <w:tc>
          <w:tcPr>
            <w:tcW w:w="819" w:type="pct"/>
            <w:vAlign w:val="bottom"/>
          </w:tcPr>
          <w:p w14:paraId="1554C50A" w14:textId="1E6503B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7,214</w:t>
            </w:r>
          </w:p>
        </w:tc>
      </w:tr>
      <w:tr w:rsidR="00A70866" w:rsidRPr="002B6140" w14:paraId="6656AEBF" w14:textId="77777777" w:rsidTr="00C73BC0">
        <w:trPr>
          <w:jc w:val="center"/>
        </w:trPr>
        <w:tc>
          <w:tcPr>
            <w:tcW w:w="747" w:type="pct"/>
            <w:vAlign w:val="bottom"/>
          </w:tcPr>
          <w:p w14:paraId="5DADF69B" w14:textId="53EAB0A3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5DA80D5" w14:textId="0A46E61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8D5421" w14:textId="4D590A4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AE14D6D" w14:textId="7099F44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0644DD4" w14:textId="1E0C54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30A81FB" w14:textId="6F668CF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52923FF" w14:textId="2DFAE36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A70866" w:rsidRPr="002B6140" w14:paraId="7907EB4C" w14:textId="77777777" w:rsidTr="00C73BC0">
        <w:trPr>
          <w:jc w:val="center"/>
        </w:trPr>
        <w:tc>
          <w:tcPr>
            <w:tcW w:w="747" w:type="pct"/>
            <w:vAlign w:val="bottom"/>
          </w:tcPr>
          <w:p w14:paraId="267ACFAC" w14:textId="795D4E7A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7DBDBE" w14:textId="0CF21B0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2E50E13" w14:textId="3F0432D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28599F88" w14:textId="1F1E29C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149F9D4" w14:textId="6335BDC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020731" w14:textId="1FBEC9F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0EDAC017" w14:textId="7556216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A70866" w:rsidRPr="002B6140" w14:paraId="558D4EC7" w14:textId="77777777" w:rsidTr="00C73BC0">
        <w:trPr>
          <w:jc w:val="center"/>
        </w:trPr>
        <w:tc>
          <w:tcPr>
            <w:tcW w:w="747" w:type="pct"/>
            <w:vAlign w:val="bottom"/>
          </w:tcPr>
          <w:p w14:paraId="3FDAC49C" w14:textId="770C632F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B57435" w14:textId="0029E16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3A37DF6F" w14:textId="6CF3309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C83786C" w14:textId="5270A17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AF8B92" w14:textId="1D56766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B8A2CB1" w14:textId="64A2AAE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EE1552B" w14:textId="1654DF3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A70866" w:rsidRPr="002B6140" w14:paraId="5CD0A1FC" w14:textId="77777777" w:rsidTr="00C73BC0">
        <w:trPr>
          <w:jc w:val="center"/>
        </w:trPr>
        <w:tc>
          <w:tcPr>
            <w:tcW w:w="747" w:type="pct"/>
            <w:vAlign w:val="bottom"/>
          </w:tcPr>
          <w:p w14:paraId="29140162" w14:textId="66424A92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F85E550" w14:textId="122CFAC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4EBB30A9" w14:textId="60AC045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7E46B44F" w14:textId="2652B1A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798030A2" w14:textId="1C0C54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D6B375" w14:textId="5B38E61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58AF6C0A" w14:textId="0C261C0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A70866" w:rsidRPr="002B6140" w14:paraId="4E01C5C2" w14:textId="77777777" w:rsidTr="00C73BC0">
        <w:trPr>
          <w:jc w:val="center"/>
        </w:trPr>
        <w:tc>
          <w:tcPr>
            <w:tcW w:w="747" w:type="pct"/>
            <w:vAlign w:val="bottom"/>
          </w:tcPr>
          <w:p w14:paraId="4AE31F08" w14:textId="1004CAAE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62A519F" w14:textId="2D0EE57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08A00D4" w14:textId="2F857EF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94E841A" w14:textId="2F648BD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42ED767" w14:textId="3F54B2B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140A4ADC" w14:textId="2F58A52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9E6957D" w14:textId="76C52D2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A70866" w:rsidRPr="002B6140" w14:paraId="3E423E4A" w14:textId="77777777" w:rsidTr="003C755A">
        <w:trPr>
          <w:jc w:val="center"/>
        </w:trPr>
        <w:tc>
          <w:tcPr>
            <w:tcW w:w="747" w:type="pct"/>
            <w:vAlign w:val="bottom"/>
          </w:tcPr>
          <w:p w14:paraId="350C8C27" w14:textId="0CF014D4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69847E" w14:textId="0562E6E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40CA4D3" w14:textId="3E41C1F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41BFE54" w14:textId="7BBB704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00F8C7E4" w14:textId="60CF598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63193477" w14:textId="0DAAE5D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8FEB3BD" w14:textId="703F3ED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6F686CAD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091B1CF" w14:textId="676F1E8A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05EFC4E" w14:textId="455BB07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023FB1" w14:textId="698E0C7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5211FC" w14:textId="09810A6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388E296" w14:textId="3678A46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5698003" w14:textId="4D46CEF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B60E61B" w14:textId="307FB1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363F97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988EFA2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4D64F1C3" w14:textId="31F4E16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2B6140" w14:paraId="0E9A3707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5C748D" w14:textId="77777777" w:rsidR="0091773F" w:rsidRPr="002B6140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F00CA2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3215A4D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91FF56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D4508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4E25FE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C14374C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7ABF3E96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D3DC7E8" w14:textId="3875831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562AEA3E" w14:textId="70DA6A1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476939FE" w14:textId="2707DB8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</w:tcPr>
          <w:p w14:paraId="2AE2AD93" w14:textId="56B48E4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</w:tcPr>
          <w:p w14:paraId="5529B43F" w14:textId="6BB6DD2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</w:tcPr>
          <w:p w14:paraId="3BF4B88B" w14:textId="18C1C22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</w:tcPr>
          <w:p w14:paraId="3658764D" w14:textId="79BD5C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0.028</w:t>
            </w:r>
          </w:p>
        </w:tc>
      </w:tr>
      <w:tr w:rsidR="00A70866" w:rsidRPr="002B6140" w14:paraId="74A4CF15" w14:textId="77777777" w:rsidTr="00C73BC0">
        <w:trPr>
          <w:jc w:val="center"/>
        </w:trPr>
        <w:tc>
          <w:tcPr>
            <w:tcW w:w="747" w:type="pct"/>
            <w:vAlign w:val="bottom"/>
          </w:tcPr>
          <w:p w14:paraId="15D0FFCC" w14:textId="4BD07DE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</w:tcPr>
          <w:p w14:paraId="0DF1FFF7" w14:textId="04062A3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65,380</w:t>
            </w:r>
          </w:p>
        </w:tc>
        <w:tc>
          <w:tcPr>
            <w:tcW w:w="746" w:type="pct"/>
          </w:tcPr>
          <w:p w14:paraId="17F56BD1" w14:textId="431E001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63,131</w:t>
            </w:r>
          </w:p>
        </w:tc>
        <w:tc>
          <w:tcPr>
            <w:tcW w:w="515" w:type="pct"/>
          </w:tcPr>
          <w:p w14:paraId="3D35F689" w14:textId="2A89D6E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40,420</w:t>
            </w:r>
          </w:p>
        </w:tc>
        <w:tc>
          <w:tcPr>
            <w:tcW w:w="634" w:type="pct"/>
          </w:tcPr>
          <w:p w14:paraId="5A3FB5CB" w14:textId="70EC206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53,235</w:t>
            </w:r>
          </w:p>
        </w:tc>
        <w:tc>
          <w:tcPr>
            <w:tcW w:w="793" w:type="pct"/>
          </w:tcPr>
          <w:p w14:paraId="592E0649" w14:textId="2929713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74,846</w:t>
            </w:r>
          </w:p>
        </w:tc>
        <w:tc>
          <w:tcPr>
            <w:tcW w:w="819" w:type="pct"/>
          </w:tcPr>
          <w:p w14:paraId="55B3FAAE" w14:textId="73077EE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103,595</w:t>
            </w:r>
          </w:p>
        </w:tc>
      </w:tr>
      <w:tr w:rsidR="00A70866" w:rsidRPr="002B6140" w14:paraId="6F6D3F50" w14:textId="77777777" w:rsidTr="00C73BC0">
        <w:trPr>
          <w:jc w:val="center"/>
        </w:trPr>
        <w:tc>
          <w:tcPr>
            <w:tcW w:w="747" w:type="pct"/>
            <w:vAlign w:val="bottom"/>
          </w:tcPr>
          <w:p w14:paraId="71A94BB7" w14:textId="4E8E9A87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</w:tcPr>
          <w:p w14:paraId="06CAABB0" w14:textId="019B6FC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4.257</w:t>
            </w:r>
          </w:p>
        </w:tc>
        <w:tc>
          <w:tcPr>
            <w:tcW w:w="746" w:type="pct"/>
          </w:tcPr>
          <w:p w14:paraId="28292A53" w14:textId="431C10D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3.464</w:t>
            </w:r>
          </w:p>
        </w:tc>
        <w:tc>
          <w:tcPr>
            <w:tcW w:w="515" w:type="pct"/>
          </w:tcPr>
          <w:p w14:paraId="4E496C25" w14:textId="26BDEE8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1.068</w:t>
            </w:r>
          </w:p>
        </w:tc>
        <w:tc>
          <w:tcPr>
            <w:tcW w:w="634" w:type="pct"/>
          </w:tcPr>
          <w:p w14:paraId="71C6B7E8" w14:textId="5F73A23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1.956</w:t>
            </w:r>
          </w:p>
        </w:tc>
        <w:tc>
          <w:tcPr>
            <w:tcW w:w="793" w:type="pct"/>
          </w:tcPr>
          <w:p w14:paraId="6F8A31C5" w14:textId="7223835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6.072</w:t>
            </w:r>
          </w:p>
        </w:tc>
        <w:tc>
          <w:tcPr>
            <w:tcW w:w="819" w:type="pct"/>
          </w:tcPr>
          <w:p w14:paraId="23A44163" w14:textId="57721BC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10.473</w:t>
            </w:r>
          </w:p>
        </w:tc>
      </w:tr>
      <w:tr w:rsidR="00A70866" w:rsidRPr="002B6140" w14:paraId="350BCED4" w14:textId="77777777" w:rsidTr="00C73BC0">
        <w:trPr>
          <w:jc w:val="center"/>
        </w:trPr>
        <w:tc>
          <w:tcPr>
            <w:tcW w:w="747" w:type="pct"/>
            <w:vAlign w:val="bottom"/>
          </w:tcPr>
          <w:p w14:paraId="4D22E3C9" w14:textId="3DCD9B8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E897C72" w14:textId="0AC66E7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746" w:type="pct"/>
          </w:tcPr>
          <w:p w14:paraId="0B7806DF" w14:textId="17C798B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515" w:type="pct"/>
          </w:tcPr>
          <w:p w14:paraId="16AC4A3E" w14:textId="73579A4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0.506</w:t>
            </w:r>
          </w:p>
        </w:tc>
        <w:tc>
          <w:tcPr>
            <w:tcW w:w="634" w:type="pct"/>
          </w:tcPr>
          <w:p w14:paraId="6AA8ECF6" w14:textId="31AA3B8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0.575</w:t>
            </w:r>
          </w:p>
        </w:tc>
        <w:tc>
          <w:tcPr>
            <w:tcW w:w="793" w:type="pct"/>
          </w:tcPr>
          <w:p w14:paraId="6D977B4C" w14:textId="1E741BB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0.725</w:t>
            </w:r>
          </w:p>
        </w:tc>
        <w:tc>
          <w:tcPr>
            <w:tcW w:w="819" w:type="pct"/>
          </w:tcPr>
          <w:p w14:paraId="6761FBF5" w14:textId="5115E98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0.792</w:t>
            </w:r>
          </w:p>
        </w:tc>
      </w:tr>
      <w:tr w:rsidR="00A70866" w:rsidRPr="002B6140" w14:paraId="7385069D" w14:textId="77777777" w:rsidTr="00C73BC0">
        <w:trPr>
          <w:jc w:val="center"/>
        </w:trPr>
        <w:tc>
          <w:tcPr>
            <w:tcW w:w="747" w:type="pct"/>
            <w:vAlign w:val="bottom"/>
          </w:tcPr>
          <w:p w14:paraId="210A7947" w14:textId="30C9F3C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</w:tcPr>
          <w:p w14:paraId="29DB5F9A" w14:textId="79E5C54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746" w:type="pct"/>
          </w:tcPr>
          <w:p w14:paraId="5FEF635F" w14:textId="4A8B8D1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515" w:type="pct"/>
          </w:tcPr>
          <w:p w14:paraId="7DC417D6" w14:textId="1835976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0.0001</w:t>
            </w:r>
          </w:p>
        </w:tc>
        <w:tc>
          <w:tcPr>
            <w:tcW w:w="634" w:type="pct"/>
          </w:tcPr>
          <w:p w14:paraId="66D37542" w14:textId="7018B00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0.0002</w:t>
            </w:r>
          </w:p>
        </w:tc>
        <w:tc>
          <w:tcPr>
            <w:tcW w:w="793" w:type="pct"/>
          </w:tcPr>
          <w:p w14:paraId="59466361" w14:textId="7201B1D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0.0005</w:t>
            </w:r>
          </w:p>
        </w:tc>
        <w:tc>
          <w:tcPr>
            <w:tcW w:w="819" w:type="pct"/>
          </w:tcPr>
          <w:p w14:paraId="7C5F6A7C" w14:textId="0CF7C4C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0.0006</w:t>
            </w:r>
          </w:p>
        </w:tc>
      </w:tr>
      <w:tr w:rsidR="00A70866" w:rsidRPr="002B6140" w14:paraId="5B3189A2" w14:textId="77777777" w:rsidTr="00C73BC0">
        <w:trPr>
          <w:jc w:val="center"/>
        </w:trPr>
        <w:tc>
          <w:tcPr>
            <w:tcW w:w="747" w:type="pct"/>
            <w:vAlign w:val="bottom"/>
          </w:tcPr>
          <w:p w14:paraId="515BA0B5" w14:textId="56D68E7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3311A58" w14:textId="3DEB8EE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2,186</w:t>
            </w:r>
          </w:p>
        </w:tc>
        <w:tc>
          <w:tcPr>
            <w:tcW w:w="746" w:type="pct"/>
          </w:tcPr>
          <w:p w14:paraId="4DCC6C99" w14:textId="262FF81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2,151</w:t>
            </w:r>
          </w:p>
        </w:tc>
        <w:tc>
          <w:tcPr>
            <w:tcW w:w="515" w:type="pct"/>
          </w:tcPr>
          <w:p w14:paraId="366F0020" w14:textId="753E86A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509</w:t>
            </w:r>
          </w:p>
        </w:tc>
        <w:tc>
          <w:tcPr>
            <w:tcW w:w="634" w:type="pct"/>
          </w:tcPr>
          <w:p w14:paraId="5B649D98" w14:textId="70CAAF0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1,300</w:t>
            </w:r>
          </w:p>
        </w:tc>
        <w:tc>
          <w:tcPr>
            <w:tcW w:w="793" w:type="pct"/>
          </w:tcPr>
          <w:p w14:paraId="3DFEC57B" w14:textId="34CD15A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3,040</w:t>
            </w:r>
          </w:p>
        </w:tc>
        <w:tc>
          <w:tcPr>
            <w:tcW w:w="819" w:type="pct"/>
          </w:tcPr>
          <w:p w14:paraId="71EAE3C9" w14:textId="451B9A9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3,996</w:t>
            </w:r>
          </w:p>
        </w:tc>
      </w:tr>
      <w:tr w:rsidR="00A70866" w:rsidRPr="002B6140" w14:paraId="7C2A9F0C" w14:textId="77777777" w:rsidTr="00C73BC0">
        <w:trPr>
          <w:jc w:val="center"/>
        </w:trPr>
        <w:tc>
          <w:tcPr>
            <w:tcW w:w="747" w:type="pct"/>
            <w:vAlign w:val="bottom"/>
          </w:tcPr>
          <w:p w14:paraId="1679F02F" w14:textId="62F17C91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5EFFF6DE" w14:textId="4F06AF4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4,594</w:t>
            </w:r>
          </w:p>
        </w:tc>
        <w:tc>
          <w:tcPr>
            <w:tcW w:w="746" w:type="pct"/>
          </w:tcPr>
          <w:p w14:paraId="1CAE7A8B" w14:textId="4E80275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4,571</w:t>
            </w:r>
          </w:p>
        </w:tc>
        <w:tc>
          <w:tcPr>
            <w:tcW w:w="515" w:type="pct"/>
          </w:tcPr>
          <w:p w14:paraId="6C9FDC71" w14:textId="2573076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3,824</w:t>
            </w:r>
          </w:p>
        </w:tc>
        <w:tc>
          <w:tcPr>
            <w:tcW w:w="634" w:type="pct"/>
          </w:tcPr>
          <w:p w14:paraId="4BD8D2DC" w14:textId="48F0EF5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4,297</w:t>
            </w:r>
          </w:p>
        </w:tc>
        <w:tc>
          <w:tcPr>
            <w:tcW w:w="793" w:type="pct"/>
          </w:tcPr>
          <w:p w14:paraId="581E2CD8" w14:textId="5E1A910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4,867</w:t>
            </w:r>
          </w:p>
        </w:tc>
        <w:tc>
          <w:tcPr>
            <w:tcW w:w="819" w:type="pct"/>
          </w:tcPr>
          <w:p w14:paraId="18AB3C07" w14:textId="3C3BA59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5,488</w:t>
            </w:r>
          </w:p>
        </w:tc>
      </w:tr>
      <w:tr w:rsidR="00A70866" w:rsidRPr="002B6140" w14:paraId="5FDA0C37" w14:textId="77777777" w:rsidTr="00C73BC0">
        <w:trPr>
          <w:jc w:val="center"/>
        </w:trPr>
        <w:tc>
          <w:tcPr>
            <w:tcW w:w="747" w:type="pct"/>
            <w:vAlign w:val="bottom"/>
          </w:tcPr>
          <w:p w14:paraId="0A248CA5" w14:textId="1613996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37343E07" w14:textId="557186A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4,704</w:t>
            </w:r>
          </w:p>
        </w:tc>
        <w:tc>
          <w:tcPr>
            <w:tcW w:w="746" w:type="pct"/>
          </w:tcPr>
          <w:p w14:paraId="6A3C7333" w14:textId="6E3A2A3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4,669</w:t>
            </w:r>
          </w:p>
        </w:tc>
        <w:tc>
          <w:tcPr>
            <w:tcW w:w="515" w:type="pct"/>
          </w:tcPr>
          <w:p w14:paraId="2C1C5182" w14:textId="7BE3221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3,829</w:t>
            </w:r>
          </w:p>
        </w:tc>
        <w:tc>
          <w:tcPr>
            <w:tcW w:w="634" w:type="pct"/>
          </w:tcPr>
          <w:p w14:paraId="556FA3DE" w14:textId="1806435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4,356</w:t>
            </w:r>
          </w:p>
        </w:tc>
        <w:tc>
          <w:tcPr>
            <w:tcW w:w="793" w:type="pct"/>
          </w:tcPr>
          <w:p w14:paraId="36EE6BF8" w14:textId="5870349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5,018</w:t>
            </w:r>
          </w:p>
        </w:tc>
        <w:tc>
          <w:tcPr>
            <w:tcW w:w="819" w:type="pct"/>
          </w:tcPr>
          <w:p w14:paraId="73B0C748" w14:textId="2C25061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</w:tr>
      <w:tr w:rsidR="00A70866" w:rsidRPr="002B6140" w14:paraId="664466C3" w14:textId="77777777" w:rsidTr="00C73BC0">
        <w:trPr>
          <w:jc w:val="center"/>
        </w:trPr>
        <w:tc>
          <w:tcPr>
            <w:tcW w:w="747" w:type="pct"/>
            <w:vAlign w:val="bottom"/>
          </w:tcPr>
          <w:p w14:paraId="4B138BF2" w14:textId="1436501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7ECA751" w14:textId="78BB983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5,241</w:t>
            </w:r>
          </w:p>
        </w:tc>
        <w:tc>
          <w:tcPr>
            <w:tcW w:w="746" w:type="pct"/>
          </w:tcPr>
          <w:p w14:paraId="5CDBB78C" w14:textId="53EAB9E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5,125</w:t>
            </w:r>
          </w:p>
        </w:tc>
        <w:tc>
          <w:tcPr>
            <w:tcW w:w="515" w:type="pct"/>
          </w:tcPr>
          <w:p w14:paraId="741D6FFD" w14:textId="1C7EEA6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3,850</w:t>
            </w:r>
          </w:p>
        </w:tc>
        <w:tc>
          <w:tcPr>
            <w:tcW w:w="634" w:type="pct"/>
          </w:tcPr>
          <w:p w14:paraId="285E3FF6" w14:textId="3DA9835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4,619</w:t>
            </w:r>
          </w:p>
        </w:tc>
        <w:tc>
          <w:tcPr>
            <w:tcW w:w="793" w:type="pct"/>
          </w:tcPr>
          <w:p w14:paraId="42C88E5E" w14:textId="6DC29FD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  <w:tc>
          <w:tcPr>
            <w:tcW w:w="819" w:type="pct"/>
          </w:tcPr>
          <w:p w14:paraId="230A895C" w14:textId="536374B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7,214</w:t>
            </w:r>
          </w:p>
        </w:tc>
      </w:tr>
      <w:tr w:rsidR="00A70866" w:rsidRPr="002B6140" w14:paraId="6C14CA79" w14:textId="77777777" w:rsidTr="00C73BC0">
        <w:trPr>
          <w:jc w:val="center"/>
        </w:trPr>
        <w:tc>
          <w:tcPr>
            <w:tcW w:w="747" w:type="pct"/>
            <w:vAlign w:val="bottom"/>
          </w:tcPr>
          <w:p w14:paraId="69272699" w14:textId="0F428E7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E009AAB" w14:textId="3E8BB69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0.033</w:t>
            </w:r>
          </w:p>
        </w:tc>
        <w:tc>
          <w:tcPr>
            <w:tcW w:w="746" w:type="pct"/>
          </w:tcPr>
          <w:p w14:paraId="183A58DB" w14:textId="4889BB9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0.032</w:t>
            </w:r>
          </w:p>
        </w:tc>
        <w:tc>
          <w:tcPr>
            <w:tcW w:w="515" w:type="pct"/>
          </w:tcPr>
          <w:p w14:paraId="116F8F05" w14:textId="3F6E210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634" w:type="pct"/>
          </w:tcPr>
          <w:p w14:paraId="7FCE74E6" w14:textId="5A80236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0.022</w:t>
            </w:r>
          </w:p>
        </w:tc>
        <w:tc>
          <w:tcPr>
            <w:tcW w:w="793" w:type="pct"/>
          </w:tcPr>
          <w:p w14:paraId="2E67A3B3" w14:textId="10D354F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819" w:type="pct"/>
          </w:tcPr>
          <w:p w14:paraId="58FFE583" w14:textId="438745B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0.062</w:t>
            </w:r>
          </w:p>
        </w:tc>
      </w:tr>
      <w:tr w:rsidR="00A70866" w:rsidRPr="002B6140" w14:paraId="1065D4F7" w14:textId="77777777" w:rsidTr="00C73BC0">
        <w:trPr>
          <w:jc w:val="center"/>
        </w:trPr>
        <w:tc>
          <w:tcPr>
            <w:tcW w:w="747" w:type="pct"/>
            <w:vAlign w:val="bottom"/>
          </w:tcPr>
          <w:p w14:paraId="74A875C5" w14:textId="2D959D34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7DBB0378" w14:textId="3789EDA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0.075</w:t>
            </w:r>
          </w:p>
        </w:tc>
        <w:tc>
          <w:tcPr>
            <w:tcW w:w="746" w:type="pct"/>
          </w:tcPr>
          <w:p w14:paraId="0A810B02" w14:textId="416E3CE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0.072</w:t>
            </w:r>
          </w:p>
        </w:tc>
        <w:tc>
          <w:tcPr>
            <w:tcW w:w="515" w:type="pct"/>
          </w:tcPr>
          <w:p w14:paraId="138FFB4F" w14:textId="3D23A76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15A8C64A" w14:textId="1BDA4F2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0.059</w:t>
            </w:r>
          </w:p>
        </w:tc>
        <w:tc>
          <w:tcPr>
            <w:tcW w:w="793" w:type="pct"/>
          </w:tcPr>
          <w:p w14:paraId="06CBCE64" w14:textId="211B1CC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0.088</w:t>
            </w:r>
          </w:p>
        </w:tc>
        <w:tc>
          <w:tcPr>
            <w:tcW w:w="819" w:type="pct"/>
          </w:tcPr>
          <w:p w14:paraId="53B98D12" w14:textId="282BCC1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0.125</w:t>
            </w:r>
          </w:p>
        </w:tc>
      </w:tr>
      <w:tr w:rsidR="00A70866" w:rsidRPr="002B6140" w14:paraId="45C97460" w14:textId="77777777" w:rsidTr="00C73BC0">
        <w:trPr>
          <w:jc w:val="center"/>
        </w:trPr>
        <w:tc>
          <w:tcPr>
            <w:tcW w:w="747" w:type="pct"/>
            <w:vAlign w:val="bottom"/>
          </w:tcPr>
          <w:p w14:paraId="2DA7D103" w14:textId="64BDAC77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A0A2C4B" w14:textId="4FE7C12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0.077</w:t>
            </w:r>
          </w:p>
        </w:tc>
        <w:tc>
          <w:tcPr>
            <w:tcW w:w="746" w:type="pct"/>
          </w:tcPr>
          <w:p w14:paraId="135208AC" w14:textId="2A2DFE0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0.074</w:t>
            </w:r>
          </w:p>
        </w:tc>
        <w:tc>
          <w:tcPr>
            <w:tcW w:w="515" w:type="pct"/>
          </w:tcPr>
          <w:p w14:paraId="4D2376A4" w14:textId="3153EAB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648B4858" w14:textId="1F5FDC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</w:t>
            </w:r>
          </w:p>
        </w:tc>
        <w:tc>
          <w:tcPr>
            <w:tcW w:w="793" w:type="pct"/>
          </w:tcPr>
          <w:p w14:paraId="4E633ED8" w14:textId="6FB1FC8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0.091</w:t>
            </w:r>
          </w:p>
        </w:tc>
        <w:tc>
          <w:tcPr>
            <w:tcW w:w="819" w:type="pct"/>
          </w:tcPr>
          <w:p w14:paraId="506ECD5E" w14:textId="0750189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0.131</w:t>
            </w:r>
          </w:p>
        </w:tc>
      </w:tr>
      <w:tr w:rsidR="00A70866" w:rsidRPr="002B6140" w14:paraId="5C6B94AD" w14:textId="77777777" w:rsidTr="00C73BC0">
        <w:trPr>
          <w:jc w:val="center"/>
        </w:trPr>
        <w:tc>
          <w:tcPr>
            <w:tcW w:w="747" w:type="pct"/>
            <w:vAlign w:val="bottom"/>
          </w:tcPr>
          <w:p w14:paraId="5C826FEC" w14:textId="7B41BEBD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30CA3E7" w14:textId="203B34D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0.087</w:t>
            </w:r>
          </w:p>
        </w:tc>
        <w:tc>
          <w:tcPr>
            <w:tcW w:w="746" w:type="pct"/>
          </w:tcPr>
          <w:p w14:paraId="66F88F5C" w14:textId="11FDAD5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0.081</w:t>
            </w:r>
          </w:p>
        </w:tc>
        <w:tc>
          <w:tcPr>
            <w:tcW w:w="515" w:type="pct"/>
          </w:tcPr>
          <w:p w14:paraId="68A0B055" w14:textId="4531A93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634" w:type="pct"/>
          </w:tcPr>
          <w:p w14:paraId="7799AD01" w14:textId="1311672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0.064</w:t>
            </w:r>
          </w:p>
        </w:tc>
        <w:tc>
          <w:tcPr>
            <w:tcW w:w="793" w:type="pct"/>
          </w:tcPr>
          <w:p w14:paraId="5D8EF06E" w14:textId="63DE718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0.104</w:t>
            </w:r>
          </w:p>
        </w:tc>
        <w:tc>
          <w:tcPr>
            <w:tcW w:w="819" w:type="pct"/>
          </w:tcPr>
          <w:p w14:paraId="4FAA898C" w14:textId="67494EE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0.163</w:t>
            </w:r>
          </w:p>
        </w:tc>
      </w:tr>
      <w:tr w:rsidR="00A70866" w:rsidRPr="002B6140" w14:paraId="0196BB70" w14:textId="77777777" w:rsidTr="00C73BC0">
        <w:trPr>
          <w:jc w:val="center"/>
        </w:trPr>
        <w:tc>
          <w:tcPr>
            <w:tcW w:w="747" w:type="pct"/>
            <w:vAlign w:val="bottom"/>
          </w:tcPr>
          <w:p w14:paraId="2633A25E" w14:textId="2B807C35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</w:tcPr>
          <w:p w14:paraId="25E8AABF" w14:textId="0264F8B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746" w:type="pct"/>
          </w:tcPr>
          <w:p w14:paraId="69EB1682" w14:textId="76A5730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515" w:type="pct"/>
          </w:tcPr>
          <w:p w14:paraId="7ACB711C" w14:textId="443B578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0.32</w:t>
            </w:r>
          </w:p>
        </w:tc>
        <w:tc>
          <w:tcPr>
            <w:tcW w:w="634" w:type="pct"/>
          </w:tcPr>
          <w:p w14:paraId="69BF30FC" w14:textId="339A6BA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0.347</w:t>
            </w:r>
          </w:p>
        </w:tc>
        <w:tc>
          <w:tcPr>
            <w:tcW w:w="793" w:type="pct"/>
          </w:tcPr>
          <w:p w14:paraId="66C73073" w14:textId="4620BEA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0.377</w:t>
            </w:r>
          </w:p>
        </w:tc>
        <w:tc>
          <w:tcPr>
            <w:tcW w:w="819" w:type="pct"/>
          </w:tcPr>
          <w:p w14:paraId="029AA41E" w14:textId="7140115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0.409</w:t>
            </w:r>
          </w:p>
        </w:tc>
      </w:tr>
      <w:tr w:rsidR="00A70866" w:rsidRPr="002B6140" w14:paraId="78D9FEC7" w14:textId="77777777" w:rsidTr="00C73BC0">
        <w:trPr>
          <w:jc w:val="center"/>
        </w:trPr>
        <w:tc>
          <w:tcPr>
            <w:tcW w:w="747" w:type="pct"/>
            <w:vAlign w:val="bottom"/>
          </w:tcPr>
          <w:p w14:paraId="0EA1756F" w14:textId="0EC32A2E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</w:tcPr>
          <w:p w14:paraId="6322E135" w14:textId="41E5572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</w:tcPr>
          <w:p w14:paraId="4C269CAE" w14:textId="164D171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</w:tcPr>
          <w:p w14:paraId="005596E2" w14:textId="267A748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</w:tcPr>
          <w:p w14:paraId="6E89FD24" w14:textId="42D4AC2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</w:tcPr>
          <w:p w14:paraId="3EC15241" w14:textId="73DDBAA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</w:tcPr>
          <w:p w14:paraId="197D595D" w14:textId="1C4E41A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A70866" w:rsidRPr="002B6140" w14:paraId="7CCE007A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3A61D9" w14:textId="5CCC7770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70C88AE2" w14:textId="01398B4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58850420" w14:textId="17A19E1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</w:tcPr>
          <w:p w14:paraId="01FC1B91" w14:textId="2E3B2DD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</w:tcPr>
          <w:p w14:paraId="3FBA3848" w14:textId="2F59EFF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</w:tcPr>
          <w:p w14:paraId="660DFB3F" w14:textId="28571BE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16C8F9B" w14:textId="30D533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</w:tbl>
    <w:p w14:paraId="52AB37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D8F430C" w14:textId="3B5041CA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2B6140" w14:paraId="078A4721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E1008C2" w14:textId="77777777" w:rsidR="0091773F" w:rsidRPr="002B6140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82CED0B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E8E8E6B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DFA8D65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0F0C19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C4FDB98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EA83F1F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6D421F80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ED77FAC" w14:textId="1BDC249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49DCA7" w14:textId="77D249D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8A2AD1E" w14:textId="5048270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63D7FF16" w14:textId="63E3639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61C8C1" w14:textId="06A150E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25F852D" w14:textId="2A25355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85134C" w14:textId="13C666C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A70866" w:rsidRPr="002B6140" w14:paraId="51AE28D4" w14:textId="77777777" w:rsidTr="00C73BC0">
        <w:trPr>
          <w:jc w:val="center"/>
        </w:trPr>
        <w:tc>
          <w:tcPr>
            <w:tcW w:w="747" w:type="pct"/>
            <w:vAlign w:val="bottom"/>
          </w:tcPr>
          <w:p w14:paraId="1CBF69FD" w14:textId="2732D4E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651C561" w14:textId="6E08442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65,219</w:t>
            </w:r>
          </w:p>
        </w:tc>
        <w:tc>
          <w:tcPr>
            <w:tcW w:w="746" w:type="pct"/>
            <w:vAlign w:val="bottom"/>
          </w:tcPr>
          <w:p w14:paraId="3A0E1C77" w14:textId="754DC5E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62,711</w:t>
            </w:r>
          </w:p>
        </w:tc>
        <w:tc>
          <w:tcPr>
            <w:tcW w:w="515" w:type="pct"/>
            <w:vAlign w:val="bottom"/>
          </w:tcPr>
          <w:p w14:paraId="4A66CF61" w14:textId="35798FF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40,336</w:t>
            </w:r>
          </w:p>
        </w:tc>
        <w:tc>
          <w:tcPr>
            <w:tcW w:w="634" w:type="pct"/>
            <w:vAlign w:val="bottom"/>
          </w:tcPr>
          <w:p w14:paraId="652EA762" w14:textId="3F79965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53,069</w:t>
            </w:r>
          </w:p>
        </w:tc>
        <w:tc>
          <w:tcPr>
            <w:tcW w:w="793" w:type="pct"/>
            <w:vAlign w:val="bottom"/>
          </w:tcPr>
          <w:p w14:paraId="49D85110" w14:textId="564E34C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74,676</w:t>
            </w:r>
          </w:p>
        </w:tc>
        <w:tc>
          <w:tcPr>
            <w:tcW w:w="819" w:type="pct"/>
            <w:vAlign w:val="bottom"/>
          </w:tcPr>
          <w:p w14:paraId="0AAAB353" w14:textId="49AF3F1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104,121</w:t>
            </w:r>
          </w:p>
        </w:tc>
      </w:tr>
      <w:tr w:rsidR="00A70866" w:rsidRPr="002B6140" w14:paraId="4AF9A792" w14:textId="77777777" w:rsidTr="00C73BC0">
        <w:trPr>
          <w:jc w:val="center"/>
        </w:trPr>
        <w:tc>
          <w:tcPr>
            <w:tcW w:w="747" w:type="pct"/>
            <w:vAlign w:val="bottom"/>
          </w:tcPr>
          <w:p w14:paraId="21613744" w14:textId="21B274B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1F4E9" w14:textId="63156FF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4.281</w:t>
            </w:r>
          </w:p>
        </w:tc>
        <w:tc>
          <w:tcPr>
            <w:tcW w:w="746" w:type="pct"/>
            <w:vAlign w:val="bottom"/>
          </w:tcPr>
          <w:p w14:paraId="5F6D53E0" w14:textId="4875193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3.462</w:t>
            </w:r>
          </w:p>
        </w:tc>
        <w:tc>
          <w:tcPr>
            <w:tcW w:w="515" w:type="pct"/>
            <w:vAlign w:val="bottom"/>
          </w:tcPr>
          <w:p w14:paraId="0037B24A" w14:textId="4F544B0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1.075</w:t>
            </w:r>
          </w:p>
        </w:tc>
        <w:tc>
          <w:tcPr>
            <w:tcW w:w="634" w:type="pct"/>
            <w:vAlign w:val="bottom"/>
          </w:tcPr>
          <w:p w14:paraId="73BF624C" w14:textId="6FD06B9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1.944</w:t>
            </w:r>
          </w:p>
        </w:tc>
        <w:tc>
          <w:tcPr>
            <w:tcW w:w="793" w:type="pct"/>
            <w:vAlign w:val="bottom"/>
          </w:tcPr>
          <w:p w14:paraId="102AFE44" w14:textId="29BD7F3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6.119</w:t>
            </w:r>
          </w:p>
        </w:tc>
        <w:tc>
          <w:tcPr>
            <w:tcW w:w="819" w:type="pct"/>
            <w:vAlign w:val="bottom"/>
          </w:tcPr>
          <w:p w14:paraId="5C6933EB" w14:textId="65C538C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10.492</w:t>
            </w:r>
          </w:p>
        </w:tc>
      </w:tr>
      <w:tr w:rsidR="00A70866" w:rsidRPr="002B6140" w14:paraId="249B1304" w14:textId="77777777" w:rsidTr="00C73BC0">
        <w:trPr>
          <w:jc w:val="center"/>
        </w:trPr>
        <w:tc>
          <w:tcPr>
            <w:tcW w:w="747" w:type="pct"/>
            <w:vAlign w:val="bottom"/>
          </w:tcPr>
          <w:p w14:paraId="669E66C6" w14:textId="4CD59DF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5D9B8DB" w14:textId="094B365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6C959E38" w14:textId="40436F5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2E3C36E" w14:textId="3FEA52C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6CD1AD1" w14:textId="509852A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58AA52E" w14:textId="73F9A80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2EFCD12" w14:textId="2CE1EFE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A70866" w:rsidRPr="002B6140" w14:paraId="7ED640F1" w14:textId="77777777" w:rsidTr="00C73BC0">
        <w:trPr>
          <w:jc w:val="center"/>
        </w:trPr>
        <w:tc>
          <w:tcPr>
            <w:tcW w:w="747" w:type="pct"/>
            <w:vAlign w:val="bottom"/>
          </w:tcPr>
          <w:p w14:paraId="6C35545F" w14:textId="1585D1F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4F2AB22" w14:textId="4211E06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C9C2378" w14:textId="7D3FC02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0D09B6EC" w14:textId="763E7D8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48BB26D1" w14:textId="351B123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4ECD0AC6" w14:textId="0AA312E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B232885" w14:textId="3037C5C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1C742193" w14:textId="77777777" w:rsidTr="00C73BC0">
        <w:trPr>
          <w:jc w:val="center"/>
        </w:trPr>
        <w:tc>
          <w:tcPr>
            <w:tcW w:w="747" w:type="pct"/>
            <w:vAlign w:val="bottom"/>
          </w:tcPr>
          <w:p w14:paraId="7C865A74" w14:textId="6FB197E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490C8D" w14:textId="26932B0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2,193</w:t>
            </w:r>
          </w:p>
        </w:tc>
        <w:tc>
          <w:tcPr>
            <w:tcW w:w="746" w:type="pct"/>
            <w:vAlign w:val="bottom"/>
          </w:tcPr>
          <w:p w14:paraId="1273532B" w14:textId="659D171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2,166</w:t>
            </w:r>
          </w:p>
        </w:tc>
        <w:tc>
          <w:tcPr>
            <w:tcW w:w="515" w:type="pct"/>
            <w:vAlign w:val="bottom"/>
          </w:tcPr>
          <w:p w14:paraId="6D4A5935" w14:textId="3D36E6F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505</w:t>
            </w:r>
          </w:p>
        </w:tc>
        <w:tc>
          <w:tcPr>
            <w:tcW w:w="634" w:type="pct"/>
            <w:vAlign w:val="bottom"/>
          </w:tcPr>
          <w:p w14:paraId="584D361F" w14:textId="0286A61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1,290</w:t>
            </w:r>
          </w:p>
        </w:tc>
        <w:tc>
          <w:tcPr>
            <w:tcW w:w="793" w:type="pct"/>
            <w:vAlign w:val="bottom"/>
          </w:tcPr>
          <w:p w14:paraId="25222472" w14:textId="7377F88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3,071</w:t>
            </w:r>
          </w:p>
        </w:tc>
        <w:tc>
          <w:tcPr>
            <w:tcW w:w="819" w:type="pct"/>
            <w:vAlign w:val="bottom"/>
          </w:tcPr>
          <w:p w14:paraId="29DCF372" w14:textId="0B3EE93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4,015</w:t>
            </w:r>
          </w:p>
        </w:tc>
      </w:tr>
      <w:tr w:rsidR="00A70866" w:rsidRPr="002B6140" w14:paraId="34E5CEE3" w14:textId="77777777" w:rsidTr="00C73BC0">
        <w:trPr>
          <w:jc w:val="center"/>
        </w:trPr>
        <w:tc>
          <w:tcPr>
            <w:tcW w:w="747" w:type="pct"/>
            <w:vAlign w:val="bottom"/>
          </w:tcPr>
          <w:p w14:paraId="2E38D0FB" w14:textId="312ACC31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4B5F916" w14:textId="0786777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4,591</w:t>
            </w:r>
          </w:p>
        </w:tc>
        <w:tc>
          <w:tcPr>
            <w:tcW w:w="746" w:type="pct"/>
            <w:vAlign w:val="bottom"/>
          </w:tcPr>
          <w:p w14:paraId="64219AE7" w14:textId="4CA1F3C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4,565</w:t>
            </w:r>
          </w:p>
        </w:tc>
        <w:tc>
          <w:tcPr>
            <w:tcW w:w="515" w:type="pct"/>
            <w:vAlign w:val="bottom"/>
          </w:tcPr>
          <w:p w14:paraId="78408EEB" w14:textId="7C13356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3,822</w:t>
            </w:r>
          </w:p>
        </w:tc>
        <w:tc>
          <w:tcPr>
            <w:tcW w:w="634" w:type="pct"/>
            <w:vAlign w:val="bottom"/>
          </w:tcPr>
          <w:p w14:paraId="5FB7C900" w14:textId="07F464C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28A6FA1D" w14:textId="45CB986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8D600B4" w14:textId="2EA1E33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5,499</w:t>
            </w:r>
          </w:p>
        </w:tc>
      </w:tr>
      <w:tr w:rsidR="00A70866" w:rsidRPr="002B6140" w14:paraId="74AB973C" w14:textId="77777777" w:rsidTr="00C73BC0">
        <w:trPr>
          <w:jc w:val="center"/>
        </w:trPr>
        <w:tc>
          <w:tcPr>
            <w:tcW w:w="747" w:type="pct"/>
            <w:vAlign w:val="bottom"/>
          </w:tcPr>
          <w:p w14:paraId="6F3E979B" w14:textId="5781838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4AF78A" w14:textId="2D01684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4,700</w:t>
            </w:r>
          </w:p>
        </w:tc>
        <w:tc>
          <w:tcPr>
            <w:tcW w:w="746" w:type="pct"/>
            <w:vAlign w:val="bottom"/>
          </w:tcPr>
          <w:p w14:paraId="0A074812" w14:textId="73331E5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54649355" w14:textId="080E420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317517F2" w14:textId="0635053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4,353</w:t>
            </w:r>
          </w:p>
        </w:tc>
        <w:tc>
          <w:tcPr>
            <w:tcW w:w="793" w:type="pct"/>
            <w:vAlign w:val="bottom"/>
          </w:tcPr>
          <w:p w14:paraId="74246040" w14:textId="3FC88A5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5,008</w:t>
            </w:r>
          </w:p>
        </w:tc>
        <w:tc>
          <w:tcPr>
            <w:tcW w:w="819" w:type="pct"/>
            <w:vAlign w:val="bottom"/>
          </w:tcPr>
          <w:p w14:paraId="328D6013" w14:textId="4ADCB47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5,776</w:t>
            </w:r>
          </w:p>
        </w:tc>
      </w:tr>
      <w:tr w:rsidR="00A70866" w:rsidRPr="002B6140" w14:paraId="0C25FD01" w14:textId="77777777" w:rsidTr="00C73BC0">
        <w:trPr>
          <w:jc w:val="center"/>
        </w:trPr>
        <w:tc>
          <w:tcPr>
            <w:tcW w:w="747" w:type="pct"/>
            <w:vAlign w:val="bottom"/>
          </w:tcPr>
          <w:p w14:paraId="75D5CCEF" w14:textId="1352077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623DBA5" w14:textId="140F78F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5,237</w:t>
            </w:r>
          </w:p>
        </w:tc>
        <w:tc>
          <w:tcPr>
            <w:tcW w:w="746" w:type="pct"/>
            <w:vAlign w:val="bottom"/>
          </w:tcPr>
          <w:p w14:paraId="48AE154B" w14:textId="7724004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5,115</w:t>
            </w:r>
          </w:p>
        </w:tc>
        <w:tc>
          <w:tcPr>
            <w:tcW w:w="515" w:type="pct"/>
            <w:vAlign w:val="bottom"/>
          </w:tcPr>
          <w:p w14:paraId="5973BB9B" w14:textId="13286C0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3,864</w:t>
            </w:r>
          </w:p>
        </w:tc>
        <w:tc>
          <w:tcPr>
            <w:tcW w:w="634" w:type="pct"/>
            <w:vAlign w:val="bottom"/>
          </w:tcPr>
          <w:p w14:paraId="47F10F96" w14:textId="51F617B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4,601</w:t>
            </w:r>
          </w:p>
        </w:tc>
        <w:tc>
          <w:tcPr>
            <w:tcW w:w="793" w:type="pct"/>
            <w:vAlign w:val="bottom"/>
          </w:tcPr>
          <w:p w14:paraId="05EFC503" w14:textId="060660E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5,740</w:t>
            </w:r>
          </w:p>
        </w:tc>
        <w:tc>
          <w:tcPr>
            <w:tcW w:w="819" w:type="pct"/>
            <w:vAlign w:val="bottom"/>
          </w:tcPr>
          <w:p w14:paraId="5A65BD8F" w14:textId="07D94D1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7,274</w:t>
            </w:r>
          </w:p>
        </w:tc>
      </w:tr>
      <w:tr w:rsidR="00A70866" w:rsidRPr="002B6140" w14:paraId="32B85E67" w14:textId="77777777" w:rsidTr="00C73BC0">
        <w:trPr>
          <w:jc w:val="center"/>
        </w:trPr>
        <w:tc>
          <w:tcPr>
            <w:tcW w:w="747" w:type="pct"/>
            <w:vAlign w:val="bottom"/>
          </w:tcPr>
          <w:p w14:paraId="2867D1FA" w14:textId="1B878EA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F29A8" w14:textId="687321A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3F1DD099" w14:textId="4F76267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5D84AC1" w14:textId="5B70B8B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05B8D1C4" w14:textId="6C2D29F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E54053A" w14:textId="548B492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8593E51" w14:textId="01E1E73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A70866" w:rsidRPr="002B6140" w14:paraId="6B7DE170" w14:textId="77777777" w:rsidTr="00C73BC0">
        <w:trPr>
          <w:jc w:val="center"/>
        </w:trPr>
        <w:tc>
          <w:tcPr>
            <w:tcW w:w="747" w:type="pct"/>
            <w:vAlign w:val="bottom"/>
          </w:tcPr>
          <w:p w14:paraId="660A5900" w14:textId="52717603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054F0F" w14:textId="526FDF9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4B6C82C" w14:textId="28E200C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7329EBAA" w14:textId="01437C2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42D4FE" w14:textId="14FE92B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0F1CE0B" w14:textId="054EAF2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377A578F" w14:textId="36A22D2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A70866" w:rsidRPr="002B6140" w14:paraId="5A8EFD4E" w14:textId="77777777" w:rsidTr="00C73BC0">
        <w:trPr>
          <w:jc w:val="center"/>
        </w:trPr>
        <w:tc>
          <w:tcPr>
            <w:tcW w:w="747" w:type="pct"/>
            <w:vAlign w:val="bottom"/>
          </w:tcPr>
          <w:p w14:paraId="573E7362" w14:textId="717DDE42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1DD4D72" w14:textId="5C12773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71F0D5E5" w14:textId="5F934B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4A96F8" w14:textId="2725E89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B8E8DC6" w14:textId="62E593F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16E1AB11" w14:textId="6251CF4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A6C5F40" w14:textId="1C49A9E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</w:tr>
      <w:tr w:rsidR="00A70866" w:rsidRPr="002B6140" w14:paraId="47CD81EA" w14:textId="77777777" w:rsidTr="00C73BC0">
        <w:trPr>
          <w:jc w:val="center"/>
        </w:trPr>
        <w:tc>
          <w:tcPr>
            <w:tcW w:w="747" w:type="pct"/>
            <w:vAlign w:val="bottom"/>
          </w:tcPr>
          <w:p w14:paraId="3A98781F" w14:textId="0382B20D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6450E7D" w14:textId="3916A8D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224980FE" w14:textId="0651590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8E650DC" w14:textId="6F0D402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36B8F7CA" w14:textId="02583FC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7106E190" w14:textId="33C02A3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300841B5" w14:textId="7A14675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A70866" w:rsidRPr="002B6140" w14:paraId="0C16F9D2" w14:textId="77777777" w:rsidTr="00C73BC0">
        <w:trPr>
          <w:jc w:val="center"/>
        </w:trPr>
        <w:tc>
          <w:tcPr>
            <w:tcW w:w="747" w:type="pct"/>
            <w:vAlign w:val="bottom"/>
          </w:tcPr>
          <w:p w14:paraId="31FDBA96" w14:textId="277D3870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DEBD864" w14:textId="7BCC79A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0BD9749C" w14:textId="6E63AC7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305B36F3" w14:textId="00DB74D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657DD8C" w14:textId="7E1E5DC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63DB1275" w14:textId="6E0191C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6600119" w14:textId="4D42AB4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A70866" w:rsidRPr="002B6140" w14:paraId="71318B89" w14:textId="77777777" w:rsidTr="003C755A">
        <w:trPr>
          <w:jc w:val="center"/>
        </w:trPr>
        <w:tc>
          <w:tcPr>
            <w:tcW w:w="747" w:type="pct"/>
            <w:vAlign w:val="bottom"/>
          </w:tcPr>
          <w:p w14:paraId="687AA9AE" w14:textId="11A07802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4CC617C" w14:textId="11B0B15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C4B3C0" w14:textId="4290DA9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6830C78E" w14:textId="4A1F516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26487B3" w14:textId="2E821E1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5B6B432" w14:textId="50C8BA4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D2BB7A8" w14:textId="3FA048C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70866" w:rsidRPr="002B6140" w14:paraId="2C276DAC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7BDF8D7" w14:textId="37B3CE6A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003FAC" w14:textId="03140F1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0.462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A979514" w14:textId="3393022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0.448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43F1A2C" w14:textId="29C6592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0.274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3DBF822" w14:textId="395611F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8CAE446" w14:textId="35FD104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0.529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AA44CEA" w14:textId="4866F0F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0.734</w:t>
            </w:r>
          </w:p>
        </w:tc>
      </w:tr>
    </w:tbl>
    <w:p w14:paraId="7DD99BCF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68FE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01215351" w14:textId="18E72AA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301"/>
        <w:gridCol w:w="1301"/>
        <w:gridCol w:w="898"/>
        <w:gridCol w:w="1106"/>
        <w:gridCol w:w="1383"/>
        <w:gridCol w:w="1428"/>
      </w:tblGrid>
      <w:tr w:rsidR="0091773F" w:rsidRPr="002B6140" w14:paraId="580DDCD0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47183F0" w14:textId="77777777" w:rsidR="0091773F" w:rsidRPr="002B6140" w:rsidRDefault="0091773F" w:rsidP="00C73BC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1DF46FB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DB2FF3F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6F6FB96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C1E9252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BE00BB0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D2D25BF" w14:textId="77777777" w:rsidR="0091773F" w:rsidRPr="002B6140" w:rsidRDefault="0091773F" w:rsidP="00C73BC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A70866" w:rsidRPr="002B6140" w14:paraId="77A15529" w14:textId="77777777" w:rsidTr="00C73BC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6DCFBE5" w14:textId="354CF9F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B83BFD" w14:textId="58B5EAE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4E20A70" w14:textId="1DDA8CB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EB74700" w14:textId="1BF6689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82B9C72" w14:textId="37CFFA0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C1DAC42" w14:textId="3C219AD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0.017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96660EE" w14:textId="6A6564B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</w:tr>
      <w:tr w:rsidR="00A70866" w:rsidRPr="002B6140" w14:paraId="4285C3F8" w14:textId="77777777" w:rsidTr="00C73BC0">
        <w:trPr>
          <w:jc w:val="center"/>
        </w:trPr>
        <w:tc>
          <w:tcPr>
            <w:tcW w:w="747" w:type="pct"/>
            <w:vAlign w:val="bottom"/>
          </w:tcPr>
          <w:p w14:paraId="034D09C6" w14:textId="77D4264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7C986B" w14:textId="5AF128F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64,939</w:t>
            </w:r>
          </w:p>
        </w:tc>
        <w:tc>
          <w:tcPr>
            <w:tcW w:w="746" w:type="pct"/>
            <w:vAlign w:val="bottom"/>
          </w:tcPr>
          <w:p w14:paraId="6FF01025" w14:textId="0D1092B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62,367</w:t>
            </w:r>
          </w:p>
        </w:tc>
        <w:tc>
          <w:tcPr>
            <w:tcW w:w="515" w:type="pct"/>
            <w:vAlign w:val="bottom"/>
          </w:tcPr>
          <w:p w14:paraId="67A85306" w14:textId="008F280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40,132</w:t>
            </w:r>
          </w:p>
        </w:tc>
        <w:tc>
          <w:tcPr>
            <w:tcW w:w="634" w:type="pct"/>
            <w:vAlign w:val="bottom"/>
          </w:tcPr>
          <w:p w14:paraId="3F86097C" w14:textId="50DC7CB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52,668</w:t>
            </w:r>
          </w:p>
        </w:tc>
        <w:tc>
          <w:tcPr>
            <w:tcW w:w="793" w:type="pct"/>
            <w:vAlign w:val="bottom"/>
          </w:tcPr>
          <w:p w14:paraId="1426C100" w14:textId="18C3C8C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74,172</w:t>
            </w:r>
          </w:p>
        </w:tc>
        <w:tc>
          <w:tcPr>
            <w:tcW w:w="819" w:type="pct"/>
            <w:vAlign w:val="bottom"/>
          </w:tcPr>
          <w:p w14:paraId="2DC6E682" w14:textId="26661BD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105,255</w:t>
            </w:r>
          </w:p>
        </w:tc>
      </w:tr>
      <w:tr w:rsidR="00A70866" w:rsidRPr="002B6140" w14:paraId="3D256418" w14:textId="77777777" w:rsidTr="00C73BC0">
        <w:trPr>
          <w:jc w:val="center"/>
        </w:trPr>
        <w:tc>
          <w:tcPr>
            <w:tcW w:w="747" w:type="pct"/>
            <w:vAlign w:val="bottom"/>
          </w:tcPr>
          <w:p w14:paraId="20BBEA85" w14:textId="329BE376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420B998" w14:textId="36461D8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</w:t>
            </w:r>
          </w:p>
        </w:tc>
        <w:tc>
          <w:tcPr>
            <w:tcW w:w="746" w:type="pct"/>
            <w:vAlign w:val="bottom"/>
          </w:tcPr>
          <w:p w14:paraId="567CEEC8" w14:textId="3AE7C6D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3.468</w:t>
            </w:r>
          </w:p>
        </w:tc>
        <w:tc>
          <w:tcPr>
            <w:tcW w:w="515" w:type="pct"/>
            <w:vAlign w:val="bottom"/>
          </w:tcPr>
          <w:p w14:paraId="11E16472" w14:textId="68C5120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1.082</w:t>
            </w:r>
          </w:p>
        </w:tc>
        <w:tc>
          <w:tcPr>
            <w:tcW w:w="634" w:type="pct"/>
            <w:vAlign w:val="bottom"/>
          </w:tcPr>
          <w:p w14:paraId="0ED73193" w14:textId="6B519F8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1.948</w:t>
            </w:r>
          </w:p>
        </w:tc>
        <w:tc>
          <w:tcPr>
            <w:tcW w:w="793" w:type="pct"/>
            <w:vAlign w:val="bottom"/>
          </w:tcPr>
          <w:p w14:paraId="709584CE" w14:textId="35613FE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3314B9B7" w14:textId="6EDE511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</w:t>
            </w:r>
          </w:p>
        </w:tc>
      </w:tr>
      <w:tr w:rsidR="00A70866" w:rsidRPr="002B6140" w14:paraId="4FB11D9D" w14:textId="77777777" w:rsidTr="00C73BC0">
        <w:trPr>
          <w:jc w:val="center"/>
        </w:trPr>
        <w:tc>
          <w:tcPr>
            <w:tcW w:w="747" w:type="pct"/>
            <w:vAlign w:val="bottom"/>
          </w:tcPr>
          <w:p w14:paraId="5E7DB28D" w14:textId="2CBC3C5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37B027" w14:textId="26C011D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4E6D9558" w14:textId="1A2A6E1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5D072E41" w14:textId="77BE2FC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0.508</w:t>
            </w:r>
          </w:p>
        </w:tc>
        <w:tc>
          <w:tcPr>
            <w:tcW w:w="634" w:type="pct"/>
            <w:vAlign w:val="bottom"/>
          </w:tcPr>
          <w:p w14:paraId="778652EB" w14:textId="5697802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728035E" w14:textId="0C8975F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5516330B" w14:textId="1424E05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A70866" w:rsidRPr="002B6140" w14:paraId="22DB838D" w14:textId="77777777" w:rsidTr="00C73BC0">
        <w:trPr>
          <w:jc w:val="center"/>
        </w:trPr>
        <w:tc>
          <w:tcPr>
            <w:tcW w:w="747" w:type="pct"/>
            <w:vAlign w:val="bottom"/>
          </w:tcPr>
          <w:p w14:paraId="58C9EA19" w14:textId="022C85C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σ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526A7A8" w14:textId="029A47A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6FACB6C" w14:textId="2A40F8A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1E5ABD96" w14:textId="3A758A0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A27E4AF" w14:textId="282BA79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077CC21A" w14:textId="04201C8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582F1F95" w14:textId="298D743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A70866" w:rsidRPr="002B6140" w14:paraId="6994AE41" w14:textId="77777777" w:rsidTr="00C73BC0">
        <w:trPr>
          <w:jc w:val="center"/>
        </w:trPr>
        <w:tc>
          <w:tcPr>
            <w:tcW w:w="747" w:type="pct"/>
            <w:vAlign w:val="bottom"/>
          </w:tcPr>
          <w:p w14:paraId="5A528BB1" w14:textId="0D56AA4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C5EC7B" w14:textId="1CA3406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2,143</w:t>
            </w:r>
          </w:p>
        </w:tc>
        <w:tc>
          <w:tcPr>
            <w:tcW w:w="746" w:type="pct"/>
            <w:vAlign w:val="bottom"/>
          </w:tcPr>
          <w:p w14:paraId="630DE2BA" w14:textId="4AC55E0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2,093</w:t>
            </w:r>
          </w:p>
        </w:tc>
        <w:tc>
          <w:tcPr>
            <w:tcW w:w="515" w:type="pct"/>
            <w:vAlign w:val="bottom"/>
          </w:tcPr>
          <w:p w14:paraId="26BFF4AE" w14:textId="19368CB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483</w:t>
            </w:r>
          </w:p>
        </w:tc>
        <w:tc>
          <w:tcPr>
            <w:tcW w:w="634" w:type="pct"/>
            <w:vAlign w:val="bottom"/>
          </w:tcPr>
          <w:p w14:paraId="2D1A7B66" w14:textId="4F6F4C3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1,230</w:t>
            </w:r>
          </w:p>
        </w:tc>
        <w:tc>
          <w:tcPr>
            <w:tcW w:w="793" w:type="pct"/>
            <w:vAlign w:val="bottom"/>
          </w:tcPr>
          <w:p w14:paraId="6BFCB6C4" w14:textId="4544952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3,020</w:t>
            </w:r>
          </w:p>
        </w:tc>
        <w:tc>
          <w:tcPr>
            <w:tcW w:w="819" w:type="pct"/>
            <w:vAlign w:val="bottom"/>
          </w:tcPr>
          <w:p w14:paraId="58FC7EAE" w14:textId="49119F7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A70866" w:rsidRPr="002B6140" w14:paraId="0A3A34BF" w14:textId="77777777" w:rsidTr="00C73BC0">
        <w:trPr>
          <w:jc w:val="center"/>
        </w:trPr>
        <w:tc>
          <w:tcPr>
            <w:tcW w:w="747" w:type="pct"/>
            <w:vAlign w:val="bottom"/>
          </w:tcPr>
          <w:p w14:paraId="07EDD3AD" w14:textId="3E690CC1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DE4214" w14:textId="441FD02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4,606</w:t>
            </w:r>
          </w:p>
        </w:tc>
        <w:tc>
          <w:tcPr>
            <w:tcW w:w="746" w:type="pct"/>
            <w:vAlign w:val="bottom"/>
          </w:tcPr>
          <w:p w14:paraId="6E99D5E0" w14:textId="13824BC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4,574</w:t>
            </w:r>
          </w:p>
        </w:tc>
        <w:tc>
          <w:tcPr>
            <w:tcW w:w="515" w:type="pct"/>
            <w:vAlign w:val="bottom"/>
          </w:tcPr>
          <w:p w14:paraId="1EAEDFB3" w14:textId="08A1EDA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3,817</w:t>
            </w:r>
          </w:p>
        </w:tc>
        <w:tc>
          <w:tcPr>
            <w:tcW w:w="634" w:type="pct"/>
            <w:vAlign w:val="bottom"/>
          </w:tcPr>
          <w:p w14:paraId="35C88A1A" w14:textId="472804A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4,295</w:t>
            </w:r>
          </w:p>
        </w:tc>
        <w:tc>
          <w:tcPr>
            <w:tcW w:w="793" w:type="pct"/>
            <w:vAlign w:val="bottom"/>
          </w:tcPr>
          <w:p w14:paraId="6966EA80" w14:textId="654654D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4,889</w:t>
            </w:r>
          </w:p>
        </w:tc>
        <w:tc>
          <w:tcPr>
            <w:tcW w:w="819" w:type="pct"/>
            <w:vAlign w:val="bottom"/>
          </w:tcPr>
          <w:p w14:paraId="2C3F0F49" w14:textId="56320A2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5,561</w:t>
            </w:r>
          </w:p>
        </w:tc>
      </w:tr>
      <w:tr w:rsidR="00A70866" w:rsidRPr="002B6140" w14:paraId="1F16F238" w14:textId="77777777" w:rsidTr="00C73BC0">
        <w:trPr>
          <w:jc w:val="center"/>
        </w:trPr>
        <w:tc>
          <w:tcPr>
            <w:tcW w:w="747" w:type="pct"/>
            <w:vAlign w:val="bottom"/>
          </w:tcPr>
          <w:p w14:paraId="760632F7" w14:textId="2CBEF8A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E14AE" w14:textId="54A07E4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4,718</w:t>
            </w:r>
          </w:p>
        </w:tc>
        <w:tc>
          <w:tcPr>
            <w:tcW w:w="746" w:type="pct"/>
            <w:vAlign w:val="bottom"/>
          </w:tcPr>
          <w:p w14:paraId="70CC473A" w14:textId="01DCEC9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4,675</w:t>
            </w:r>
          </w:p>
        </w:tc>
        <w:tc>
          <w:tcPr>
            <w:tcW w:w="515" w:type="pct"/>
            <w:vAlign w:val="bottom"/>
          </w:tcPr>
          <w:p w14:paraId="67D56B1D" w14:textId="51F17C7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017B18DF" w14:textId="0726FA5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A75D49D" w14:textId="429AEFDF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5,041</w:t>
            </w:r>
          </w:p>
        </w:tc>
        <w:tc>
          <w:tcPr>
            <w:tcW w:w="819" w:type="pct"/>
            <w:vAlign w:val="bottom"/>
          </w:tcPr>
          <w:p w14:paraId="456A6E51" w14:textId="559D755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5,839</w:t>
            </w:r>
          </w:p>
        </w:tc>
      </w:tr>
      <w:tr w:rsidR="00A70866" w:rsidRPr="002B6140" w14:paraId="5F8C3FC2" w14:textId="77777777" w:rsidTr="00C73BC0">
        <w:trPr>
          <w:jc w:val="center"/>
        </w:trPr>
        <w:tc>
          <w:tcPr>
            <w:tcW w:w="747" w:type="pct"/>
            <w:vAlign w:val="bottom"/>
          </w:tcPr>
          <w:p w14:paraId="4E570B2F" w14:textId="49EA1DA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54F6CB" w14:textId="223B94A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746" w:type="pct"/>
            <w:vAlign w:val="bottom"/>
          </w:tcPr>
          <w:p w14:paraId="628CB916" w14:textId="3B2B8B2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5,143</w:t>
            </w:r>
          </w:p>
        </w:tc>
        <w:tc>
          <w:tcPr>
            <w:tcW w:w="515" w:type="pct"/>
            <w:vAlign w:val="bottom"/>
          </w:tcPr>
          <w:p w14:paraId="4BA57E32" w14:textId="0D1D65D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3,856</w:t>
            </w:r>
          </w:p>
        </w:tc>
        <w:tc>
          <w:tcPr>
            <w:tcW w:w="634" w:type="pct"/>
            <w:vAlign w:val="bottom"/>
          </w:tcPr>
          <w:p w14:paraId="26E73203" w14:textId="6A1C4DB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4,620</w:t>
            </w:r>
          </w:p>
        </w:tc>
        <w:tc>
          <w:tcPr>
            <w:tcW w:w="793" w:type="pct"/>
            <w:vAlign w:val="bottom"/>
          </w:tcPr>
          <w:p w14:paraId="0E765B82" w14:textId="2DD9678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5,797</w:t>
            </w:r>
          </w:p>
        </w:tc>
        <w:tc>
          <w:tcPr>
            <w:tcW w:w="819" w:type="pct"/>
            <w:vAlign w:val="bottom"/>
          </w:tcPr>
          <w:p w14:paraId="6DA14977" w14:textId="3003393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7,402</w:t>
            </w:r>
          </w:p>
        </w:tc>
      </w:tr>
      <w:tr w:rsidR="00A70866" w:rsidRPr="002B6140" w14:paraId="3D146921" w14:textId="77777777" w:rsidTr="00C73BC0">
        <w:trPr>
          <w:jc w:val="center"/>
        </w:trPr>
        <w:tc>
          <w:tcPr>
            <w:tcW w:w="747" w:type="pct"/>
            <w:vAlign w:val="bottom"/>
          </w:tcPr>
          <w:p w14:paraId="2276D41D" w14:textId="6FF65A3B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3B41FD2" w14:textId="173F2A6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vAlign w:val="bottom"/>
          </w:tcPr>
          <w:p w14:paraId="70359979" w14:textId="7E7A5354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  <w:tc>
          <w:tcPr>
            <w:tcW w:w="515" w:type="pct"/>
            <w:vAlign w:val="bottom"/>
          </w:tcPr>
          <w:p w14:paraId="534D9D29" w14:textId="47412DA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6392FE71" w14:textId="4AB067C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9381902" w14:textId="27BDBEE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819" w:type="pct"/>
            <w:vAlign w:val="bottom"/>
          </w:tcPr>
          <w:p w14:paraId="1824210B" w14:textId="2C6AA09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A70866" w:rsidRPr="002B6140" w14:paraId="744B11D8" w14:textId="77777777" w:rsidTr="00C73BC0">
        <w:trPr>
          <w:jc w:val="center"/>
        </w:trPr>
        <w:tc>
          <w:tcPr>
            <w:tcW w:w="747" w:type="pct"/>
            <w:vAlign w:val="bottom"/>
          </w:tcPr>
          <w:p w14:paraId="5311F16D" w14:textId="1CA3DD92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67C5A6" w14:textId="119FCE1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12167675" w14:textId="3AB2579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02CB1171" w14:textId="66D82DA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4368D299" w14:textId="0E5B3C2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7641A6B" w14:textId="5D205726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46563564" w14:textId="3CBC2D9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A70866" w:rsidRPr="002B6140" w14:paraId="3813864A" w14:textId="77777777" w:rsidTr="00C73BC0">
        <w:trPr>
          <w:jc w:val="center"/>
        </w:trPr>
        <w:tc>
          <w:tcPr>
            <w:tcW w:w="747" w:type="pct"/>
            <w:vAlign w:val="bottom"/>
          </w:tcPr>
          <w:p w14:paraId="7EF88779" w14:textId="7500A586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721E7A" w14:textId="0BC62D43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746" w:type="pct"/>
            <w:vAlign w:val="bottom"/>
          </w:tcPr>
          <w:p w14:paraId="7807E8FC" w14:textId="710A7BB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6282145D" w14:textId="3FDBACC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335427B3" w14:textId="135D2F4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3E83D7CB" w14:textId="07BDF07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  <w:tc>
          <w:tcPr>
            <w:tcW w:w="819" w:type="pct"/>
            <w:vAlign w:val="bottom"/>
          </w:tcPr>
          <w:p w14:paraId="62FA5173" w14:textId="4F4FD8B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0.134</w:t>
            </w:r>
          </w:p>
        </w:tc>
      </w:tr>
      <w:tr w:rsidR="00A70866" w:rsidRPr="002B6140" w14:paraId="4B819FC6" w14:textId="77777777" w:rsidTr="00C73BC0">
        <w:trPr>
          <w:jc w:val="center"/>
        </w:trPr>
        <w:tc>
          <w:tcPr>
            <w:tcW w:w="747" w:type="pct"/>
            <w:vAlign w:val="bottom"/>
          </w:tcPr>
          <w:p w14:paraId="601392BB" w14:textId="50722CF3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9F10592" w14:textId="59181E78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46" w:type="pct"/>
            <w:vAlign w:val="bottom"/>
          </w:tcPr>
          <w:p w14:paraId="5E6F929F" w14:textId="2EFE4C3C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958BCC5" w14:textId="083CC07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C4EB7B1" w14:textId="061FFE4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2E9F151" w14:textId="0016B0F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819" w:type="pct"/>
            <w:vAlign w:val="bottom"/>
          </w:tcPr>
          <w:p w14:paraId="73DB9F77" w14:textId="1766558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0.169</w:t>
            </w:r>
          </w:p>
        </w:tc>
      </w:tr>
      <w:tr w:rsidR="00A70866" w:rsidRPr="002B6140" w14:paraId="515FEF58" w14:textId="77777777" w:rsidTr="00C73BC0">
        <w:trPr>
          <w:jc w:val="center"/>
        </w:trPr>
        <w:tc>
          <w:tcPr>
            <w:tcW w:w="747" w:type="pct"/>
            <w:vAlign w:val="bottom"/>
          </w:tcPr>
          <w:p w14:paraId="46DB5F66" w14:textId="162699F1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8E7982E" w14:textId="4BECC71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0.502</w:t>
            </w:r>
          </w:p>
        </w:tc>
        <w:tc>
          <w:tcPr>
            <w:tcW w:w="746" w:type="pct"/>
            <w:vAlign w:val="bottom"/>
          </w:tcPr>
          <w:p w14:paraId="17C60B88" w14:textId="559EF42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0.493</w:t>
            </w:r>
          </w:p>
        </w:tc>
        <w:tc>
          <w:tcPr>
            <w:tcW w:w="515" w:type="pct"/>
            <w:vAlign w:val="bottom"/>
          </w:tcPr>
          <w:p w14:paraId="23B52CAF" w14:textId="4E09B26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0.336</w:t>
            </w:r>
          </w:p>
        </w:tc>
        <w:tc>
          <w:tcPr>
            <w:tcW w:w="634" w:type="pct"/>
            <w:vAlign w:val="bottom"/>
          </w:tcPr>
          <w:p w14:paraId="78800BF7" w14:textId="650D9CF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0.432</w:t>
            </w:r>
          </w:p>
        </w:tc>
        <w:tc>
          <w:tcPr>
            <w:tcW w:w="793" w:type="pct"/>
            <w:vAlign w:val="bottom"/>
          </w:tcPr>
          <w:p w14:paraId="6357ED20" w14:textId="564A91A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819" w:type="pct"/>
            <w:vAlign w:val="bottom"/>
          </w:tcPr>
          <w:p w14:paraId="3F30E221" w14:textId="05C1C3A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0.718</w:t>
            </w:r>
          </w:p>
        </w:tc>
      </w:tr>
      <w:tr w:rsidR="00A70866" w:rsidRPr="002B6140" w14:paraId="1C5598F8" w14:textId="77777777" w:rsidTr="003C755A">
        <w:trPr>
          <w:jc w:val="center"/>
        </w:trPr>
        <w:tc>
          <w:tcPr>
            <w:tcW w:w="747" w:type="pct"/>
            <w:vAlign w:val="bottom"/>
          </w:tcPr>
          <w:p w14:paraId="686DD743" w14:textId="4629BFAC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8E80C71" w14:textId="757BA24D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746" w:type="pct"/>
            <w:vAlign w:val="bottom"/>
          </w:tcPr>
          <w:p w14:paraId="5932227E" w14:textId="230E4C8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515" w:type="pct"/>
            <w:vAlign w:val="bottom"/>
          </w:tcPr>
          <w:p w14:paraId="736214A3" w14:textId="76998CF5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-0.083</w:t>
            </w:r>
          </w:p>
        </w:tc>
        <w:tc>
          <w:tcPr>
            <w:tcW w:w="634" w:type="pct"/>
            <w:vAlign w:val="bottom"/>
          </w:tcPr>
          <w:p w14:paraId="14BE9B64" w14:textId="7BC197A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-0.051</w:t>
            </w:r>
          </w:p>
        </w:tc>
        <w:tc>
          <w:tcPr>
            <w:tcW w:w="793" w:type="pct"/>
            <w:vAlign w:val="bottom"/>
          </w:tcPr>
          <w:p w14:paraId="6F5C0DA3" w14:textId="4CE2C272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-0.017</w:t>
            </w:r>
          </w:p>
        </w:tc>
        <w:tc>
          <w:tcPr>
            <w:tcW w:w="819" w:type="pct"/>
            <w:vAlign w:val="bottom"/>
          </w:tcPr>
          <w:p w14:paraId="39841CE7" w14:textId="324A69DB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</w:tr>
      <w:tr w:rsidR="00A70866" w:rsidRPr="002B6140" w14:paraId="4D2BA161" w14:textId="77777777" w:rsidTr="00C73BC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3F6D00F" w14:textId="1B301568" w:rsidR="00A70866" w:rsidRPr="002B6140" w:rsidRDefault="00A70866" w:rsidP="00A70866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9896A1" w14:textId="6BCBB340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ED78DC2" w14:textId="00A87D0A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E661B46" w14:textId="5AD19391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31376D" w14:textId="3516FE97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1283920" w14:textId="4E31AEC9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F244304" w14:textId="630B3D3E" w:rsidR="00A70866" w:rsidRPr="002B6140" w:rsidRDefault="00A70866" w:rsidP="00A7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85EE17" w14:textId="64E16552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0B0BD3E2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56CFE0E" w14:textId="77777777" w:rsidR="00156D15" w:rsidRDefault="00156D1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15B5339" w14:textId="728FD2CA" w:rsidR="00156D15" w:rsidRDefault="00156D15" w:rsidP="00156D1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Table S</w:t>
      </w:r>
      <w:r w:rsidR="00A51A0E"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  <w:lang w:val="en-US"/>
        </w:rPr>
        <w:t xml:space="preserve">. </w:t>
      </w:r>
      <w:r w:rsidRPr="00A31AE1">
        <w:rPr>
          <w:rFonts w:ascii="Times New Roman" w:hAnsi="Times New Roman" w:cs="Times New Roman"/>
          <w:lang w:val="en-US"/>
        </w:rPr>
        <w:t>Bayes factor comparison of scenarios</w:t>
      </w:r>
      <w:r>
        <w:rPr>
          <w:rFonts w:ascii="Times New Roman" w:hAnsi="Times New Roman" w:cs="Times New Roman"/>
          <w:lang w:val="en-US"/>
        </w:rPr>
        <w:t>.</w:t>
      </w:r>
    </w:p>
    <w:tbl>
      <w:tblPr>
        <w:tblW w:w="2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240"/>
      </w:tblGrid>
      <w:tr w:rsidR="00156D15" w:rsidRPr="008B6E46" w14:paraId="3AF72B0D" w14:textId="77777777" w:rsidTr="00C73BC0">
        <w:trPr>
          <w:trHeight w:val="287"/>
        </w:trPr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4A086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Model</w:t>
            </w:r>
            <w:proofErr w:type="spellEnd"/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F2764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BayesFactor</w:t>
            </w:r>
            <w:proofErr w:type="spellEnd"/>
          </w:p>
        </w:tc>
      </w:tr>
      <w:tr w:rsidR="00156D15" w:rsidRPr="008B6E46" w14:paraId="008ACE92" w14:textId="77777777" w:rsidTr="00C73BC0">
        <w:trPr>
          <w:trHeight w:val="287"/>
        </w:trPr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B7827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B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D2F41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0.1117</w:t>
            </w:r>
          </w:p>
        </w:tc>
      </w:tr>
      <w:tr w:rsidR="00156D15" w:rsidRPr="008B6E46" w14:paraId="3F9EA6F4" w14:textId="77777777" w:rsidTr="00C73BC0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3778D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E4520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0.0707</w:t>
            </w:r>
          </w:p>
        </w:tc>
      </w:tr>
      <w:tr w:rsidR="00156D15" w:rsidRPr="008B6E46" w14:paraId="6033E9F3" w14:textId="77777777" w:rsidTr="00C73BC0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7BFAC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10BF1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0.0332</w:t>
            </w:r>
          </w:p>
        </w:tc>
      </w:tr>
      <w:tr w:rsidR="00156D15" w:rsidRPr="008B6E46" w14:paraId="709F29E4" w14:textId="77777777" w:rsidTr="00C73BC0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30178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2B8B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0.0533</w:t>
            </w:r>
          </w:p>
        </w:tc>
      </w:tr>
      <w:tr w:rsidR="00156D15" w:rsidRPr="008B6E46" w14:paraId="2F0936AB" w14:textId="77777777" w:rsidTr="00C73BC0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70B17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1341F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0.1112</w:t>
            </w:r>
          </w:p>
        </w:tc>
      </w:tr>
      <w:tr w:rsidR="00156D15" w:rsidRPr="008B6E46" w14:paraId="5B7BDB54" w14:textId="77777777" w:rsidTr="00C73BC0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1AD0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852C3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0.1114</w:t>
            </w:r>
          </w:p>
        </w:tc>
      </w:tr>
      <w:tr w:rsidR="00156D15" w:rsidRPr="008B6E46" w14:paraId="340CD75A" w14:textId="77777777" w:rsidTr="00C73BC0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A1336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FD575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0.1072</w:t>
            </w:r>
          </w:p>
        </w:tc>
      </w:tr>
      <w:tr w:rsidR="00156D15" w:rsidRPr="008B6E46" w14:paraId="65297275" w14:textId="77777777" w:rsidTr="00C73BC0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E561C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A55C7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0.1086</w:t>
            </w:r>
          </w:p>
        </w:tc>
      </w:tr>
      <w:tr w:rsidR="00156D15" w:rsidRPr="008B6E46" w14:paraId="1B260516" w14:textId="77777777" w:rsidTr="00C73BC0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8D111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357F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0.1075</w:t>
            </w:r>
          </w:p>
        </w:tc>
      </w:tr>
      <w:tr w:rsidR="00156D15" w:rsidRPr="008B6E46" w14:paraId="4204C4C3" w14:textId="77777777" w:rsidTr="00C73BC0">
        <w:trPr>
          <w:trHeight w:val="287"/>
        </w:trPr>
        <w:tc>
          <w:tcPr>
            <w:tcW w:w="12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CD17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S-13</w:t>
            </w:r>
          </w:p>
        </w:tc>
        <w:tc>
          <w:tcPr>
            <w:tcW w:w="12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A71C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0.1046</w:t>
            </w:r>
          </w:p>
        </w:tc>
      </w:tr>
      <w:tr w:rsidR="00156D15" w:rsidRPr="008B6E46" w14:paraId="0D5542B5" w14:textId="77777777" w:rsidTr="00C73BC0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D3824" w14:textId="77777777" w:rsidR="00156D15" w:rsidRPr="008B6E46" w:rsidRDefault="00156D15" w:rsidP="00C73B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5FABF9" w14:textId="77777777" w:rsidR="00156D15" w:rsidRPr="008B6E46" w:rsidRDefault="00156D15" w:rsidP="00C73B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0.0805</w:t>
            </w:r>
          </w:p>
        </w:tc>
      </w:tr>
    </w:tbl>
    <w:p w14:paraId="1AECC5AA" w14:textId="77777777" w:rsidR="00156D15" w:rsidRDefault="00156D15" w:rsidP="00156D1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E203EDD" w14:textId="45CDB46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2C1F30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 Trend of the observed (black dots) and estimated (grey dots) accumulated numbers of the southern right whale </w:t>
      </w:r>
      <w:proofErr w:type="spellStart"/>
      <w:r w:rsidRPr="00333A7C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333A7C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2B6140">
        <w:rPr>
          <w:rFonts w:ascii="Times New Roman" w:hAnsi="Times New Roman" w:cs="Times New Roman"/>
          <w:lang w:val="en-US"/>
        </w:rPr>
        <w:t xml:space="preserve"> and associated 95% confidence interval. The solid blue line represents the median estimated model-averaged trajectory of the population abundance (</w:t>
      </w:r>
      <w:proofErr w:type="spellStart"/>
      <w:r w:rsidRPr="002B6140">
        <w:rPr>
          <w:rFonts w:ascii="Times New Roman" w:hAnsi="Times New Roman" w:cs="Times New Roman"/>
          <w:lang w:val="en-US"/>
        </w:rPr>
        <w:t>N_y</w:t>
      </w:r>
      <w:proofErr w:type="spellEnd"/>
      <w:r w:rsidRPr="002B6140">
        <w:rPr>
          <w:rFonts w:ascii="Times New Roman" w:hAnsi="Times New Roman" w:cs="Times New Roman"/>
          <w:lang w:val="en-US"/>
        </w:rPr>
        <w:t>) multiplied by catchability (q), while the shaded areas correspond to the 50% and 95% credible intervals.</w:t>
      </w:r>
    </w:p>
    <w:p w14:paraId="2618800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F34011" w14:textId="2BD3BDD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59015E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52ED8B44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4028C0" wp14:editId="01682E43">
            <wp:extent cx="3657600" cy="2161016"/>
            <wp:effectExtent l="0" t="0" r="0" b="0"/>
            <wp:docPr id="91" name="Picture 9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874A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C72F0D" w14:textId="635B7298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59015E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0A64C14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C37205" wp14:editId="28F9EDB4">
            <wp:extent cx="3657600" cy="2161016"/>
            <wp:effectExtent l="0" t="0" r="0" b="0"/>
            <wp:docPr id="92" name="Picture 9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1D3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66491D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80F877F" w14:textId="6544007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76CDE22F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20E71A" wp14:editId="644E7DF6">
            <wp:extent cx="3657600" cy="2161016"/>
            <wp:effectExtent l="0" t="0" r="0" b="0"/>
            <wp:docPr id="93" name="Picture 9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171D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E629F0F" w14:textId="358B25A4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387CCF07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4340B0" wp14:editId="59157AE6">
            <wp:extent cx="3657600" cy="2161016"/>
            <wp:effectExtent l="0" t="0" r="0" b="0"/>
            <wp:docPr id="94" name="Picture 9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0B72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D06EE53" w14:textId="62E51E0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3DF1E528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18B707" wp14:editId="5732497B">
            <wp:extent cx="3657600" cy="2161016"/>
            <wp:effectExtent l="0" t="0" r="0" b="0"/>
            <wp:docPr id="95" name="Picture 95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04E1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054DAF1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2603A06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09ED64B" w14:textId="3119BD7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088FB41F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39C787" wp14:editId="26A869B3">
            <wp:extent cx="3657600" cy="2161016"/>
            <wp:effectExtent l="0" t="0" r="0" b="0"/>
            <wp:docPr id="96" name="Picture 9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B792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F781942" w14:textId="0BA9DB6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</w:p>
    <w:p w14:paraId="5D6DBBD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EBC1D5" wp14:editId="6077DEFF">
            <wp:extent cx="3657600" cy="2161016"/>
            <wp:effectExtent l="0" t="0" r="0" b="0"/>
            <wp:docPr id="97" name="Picture 9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F54D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6316389" w14:textId="100A6EB8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0FC4737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B2B593" wp14:editId="6FECB98B">
            <wp:extent cx="3657600" cy="2163850"/>
            <wp:effectExtent l="0" t="0" r="0" b="8255"/>
            <wp:docPr id="98" name="Picture 9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3C0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B456038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F88FF4F" w14:textId="51A45A8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45B77807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96EE1F" wp14:editId="243A195E">
            <wp:extent cx="3657600" cy="2161016"/>
            <wp:effectExtent l="0" t="0" r="0" b="0"/>
            <wp:docPr id="99" name="Picture 9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87F9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96136B8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17D13D3" w14:textId="77178D3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166E5D79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EBF986" wp14:editId="6ED0635E">
            <wp:extent cx="3657600" cy="2161016"/>
            <wp:effectExtent l="0" t="0" r="0" b="0"/>
            <wp:docPr id="100" name="Picture 10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99F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29261C2" w14:textId="31F4C80B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44BD1396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80F73F" wp14:editId="2D9A0D85">
            <wp:extent cx="3657600" cy="2161016"/>
            <wp:effectExtent l="0" t="0" r="0" b="0"/>
            <wp:docPr id="101" name="Picture 10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3F9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85ED2E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6E8EFAE" w14:textId="3F82EA2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013FA455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0574CC" wp14:editId="0E5E628C">
            <wp:extent cx="3657600" cy="2161016"/>
            <wp:effectExtent l="0" t="0" r="0" b="0"/>
            <wp:docPr id="102" name="Picture 10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F44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A99E48A" w14:textId="48DC8979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4CE14454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F73D52" wp14:editId="08F84FEE">
            <wp:extent cx="3657600" cy="2161016"/>
            <wp:effectExtent l="0" t="0" r="0" b="0"/>
            <wp:docPr id="103" name="Picture 10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32EF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439FB8E" w14:textId="49B39E09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5F742C75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1F0878" wp14:editId="7694C778">
            <wp:extent cx="3657600" cy="2161016"/>
            <wp:effectExtent l="0" t="0" r="0" b="0"/>
            <wp:docPr id="104" name="Picture 10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755A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5D49FF1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49089467" w14:textId="370ADE3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B3B5E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69320191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B54BAB" wp14:editId="7A24A95F">
            <wp:extent cx="3657600" cy="2161016"/>
            <wp:effectExtent l="0" t="0" r="0" b="0"/>
            <wp:docPr id="105" name="Picture 105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02D3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8B5AEB" w14:textId="77777777" w:rsidR="005536A2" w:rsidRDefault="005536A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624B7216" w14:textId="33A7524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D96038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 Posterior probability (thick line) and post-model pre-data (thin line) distributions of the key biological parameters for the base case and sensitivity scenarios of the assessment of southern right whale (SRW)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2B6140">
        <w:rPr>
          <w:rFonts w:ascii="Times New Roman" w:hAnsi="Times New Roman" w:cs="Times New Roman"/>
          <w:lang w:val="en-US"/>
        </w:rPr>
        <w:t xml:space="preserve">.  The posterior probability distribution of the base case is illustrated in the thick </w:t>
      </w:r>
      <w:r w:rsidR="00BE4FB4">
        <w:rPr>
          <w:rFonts w:ascii="Times New Roman" w:hAnsi="Times New Roman" w:cs="Times New Roman"/>
          <w:lang w:val="en-US"/>
        </w:rPr>
        <w:t>grey</w:t>
      </w:r>
      <w:r w:rsidRPr="002B6140">
        <w:rPr>
          <w:rFonts w:ascii="Times New Roman" w:hAnsi="Times New Roman" w:cs="Times New Roman"/>
          <w:lang w:val="en-US"/>
        </w:rPr>
        <w:t xml:space="preserve"> line.</w:t>
      </w:r>
    </w:p>
    <w:p w14:paraId="03649DB2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46027820" w14:textId="2F7EAD8E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D96038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62376845" w14:textId="76059358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6E9096" wp14:editId="1C9AB45A">
            <wp:extent cx="5391150" cy="2695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11D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C1E2E4" w14:textId="55C30368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1D2A00A0" w14:textId="6F14C5A3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25E1FA" wp14:editId="282358DC">
            <wp:extent cx="5391150" cy="269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C2A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4461E4D" w14:textId="39C8AD9D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64E1ABBB" w14:textId="110A588E" w:rsidR="00757AE0" w:rsidRPr="00364A0C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A3E2F5" wp14:editId="72C599B6">
            <wp:extent cx="5391150" cy="2695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0A29" w14:textId="77D12DD4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59AAA3B7" w14:textId="311ED7B0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0DC5CFB9" wp14:editId="26585549">
            <wp:extent cx="5400040" cy="2700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845E" w14:textId="312F1CFF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14664845" w14:textId="54F4098A" w:rsidR="00757AE0" w:rsidRPr="00364A0C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4CE2A580" wp14:editId="4FF54FFC">
            <wp:extent cx="5400040" cy="2700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AE0" w:rsidRPr="002B6140">
        <w:rPr>
          <w:rFonts w:ascii="Times New Roman" w:hAnsi="Times New Roman" w:cs="Times New Roman"/>
          <w:lang w:val="en-US"/>
        </w:rPr>
        <w:br w:type="page"/>
      </w:r>
    </w:p>
    <w:p w14:paraId="32EF29A0" w14:textId="5725AEFD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15EDA206" w14:textId="1A57183F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70C3F324" wp14:editId="17E72A86">
            <wp:extent cx="5400040" cy="2700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882F" w14:textId="15D74994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  <w:r w:rsidR="00FB2DB2" w:rsidRPr="002B6140">
        <w:rPr>
          <w:rFonts w:ascii="Times New Roman" w:hAnsi="Times New Roman" w:cs="Times New Roman"/>
          <w:color w:val="000000"/>
          <w:lang w:val="en-GB"/>
        </w:rPr>
        <w:t xml:space="preserve"> (Note: target year is not included)</w:t>
      </w:r>
    </w:p>
    <w:p w14:paraId="2BDCB9D3" w14:textId="780E95A6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65AEDE72" wp14:editId="57F1F345">
            <wp:extent cx="5400040" cy="2700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9584" w14:textId="35AD00D0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7C61B5D4" w14:textId="6A067134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546168D8" wp14:editId="53B5E7AF">
            <wp:extent cx="5400040" cy="2700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1226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245CE3F" w14:textId="5E79AB70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56157867" w14:textId="1D1BDAEC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48BA9D84" wp14:editId="3B179441">
            <wp:extent cx="5400040" cy="2700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DA97" w14:textId="70F666DE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1EA69E29" w14:textId="40A4FD6C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noProof/>
          <w:lang w:val="en-US"/>
        </w:rPr>
        <w:drawing>
          <wp:inline distT="0" distB="0" distL="0" distR="0" wp14:anchorId="140E94C5" wp14:editId="70F01B73">
            <wp:extent cx="540004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536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5A34FD8" w14:textId="0BB05FC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4CC22661" w14:textId="0190488B" w:rsidR="005F6567" w:rsidRPr="00364A0C" w:rsidRDefault="00364A0C" w:rsidP="00364A0C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3BEAEEFD" wp14:editId="11F866E6">
            <wp:extent cx="5400040" cy="2700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567" w:rsidRPr="002B6140">
        <w:rPr>
          <w:rFonts w:ascii="Times New Roman" w:hAnsi="Times New Roman" w:cs="Times New Roman"/>
          <w:lang w:val="en-US"/>
        </w:rPr>
        <w:br w:type="page"/>
      </w:r>
    </w:p>
    <w:p w14:paraId="7DB42383" w14:textId="0CCA6CD2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746342B5" w14:textId="5D3E9AD0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2F1CA933" wp14:editId="5EC3D7BE">
            <wp:extent cx="5400040" cy="2700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1DA1" w14:textId="1ACC6A29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600E7F52" w14:textId="0EE15B3B" w:rsidR="00757AE0" w:rsidRPr="00364A0C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noProof/>
          <w:lang w:val="en-US"/>
        </w:rPr>
        <w:drawing>
          <wp:inline distT="0" distB="0" distL="0" distR="0" wp14:anchorId="5D0641DB" wp14:editId="5B776819">
            <wp:extent cx="5400040" cy="2700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4BCD" w14:textId="49544E35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7F7968BC" w14:textId="7675993B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58C74F3D" w14:textId="3405D960" w:rsidR="005F6567" w:rsidRPr="00364A0C" w:rsidRDefault="00364A0C" w:rsidP="00364A0C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  <w:lang w:val="en-US"/>
        </w:rPr>
        <w:drawing>
          <wp:inline distT="0" distB="0" distL="0" distR="0" wp14:anchorId="63828C7D" wp14:editId="4DAAFF02">
            <wp:extent cx="5400040" cy="2700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567" w:rsidRPr="002B6140">
        <w:rPr>
          <w:rFonts w:ascii="Times New Roman" w:hAnsi="Times New Roman" w:cs="Times New Roman"/>
          <w:lang w:val="en-US"/>
        </w:rPr>
        <w:br w:type="page"/>
      </w:r>
    </w:p>
    <w:p w14:paraId="0221D264" w14:textId="0ADAC3A5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63561F4D" w14:textId="5584B128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noProof/>
          <w:lang w:val="en-US"/>
        </w:rPr>
        <w:drawing>
          <wp:inline distT="0" distB="0" distL="0" distR="0" wp14:anchorId="44953181" wp14:editId="2B21C199">
            <wp:extent cx="5400040" cy="27000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B75E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6DFC9BE" w14:textId="42D4DB7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7EA0F07" w14:textId="7CC66024" w:rsidR="00234119" w:rsidRPr="002B6140" w:rsidRDefault="00234119" w:rsidP="00733B33">
      <w:pPr>
        <w:spacing w:after="0" w:line="240" w:lineRule="auto"/>
        <w:rPr>
          <w:rFonts w:ascii="Times New Roman" w:eastAsiaTheme="minorEastAsia" w:hAnsi="Times New Roman" w:cs="Times New Roman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Population trajectories (blue lines) and time series of estimated catches (red lines) of southern right whale (SRW)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australis. </w:t>
      </w:r>
      <w:r w:rsidRPr="002B6140">
        <w:rPr>
          <w:rFonts w:ascii="Times New Roman" w:hAnsi="Times New Roman" w:cs="Times New Roman"/>
          <w:lang w:val="en-US"/>
        </w:rPr>
        <w:t xml:space="preserve">The solid blue line represents the median estimated model-averaged trajectory of </w:t>
      </w:r>
      <w:r w:rsidRPr="002B6140">
        <w:rPr>
          <w:rFonts w:ascii="Times New Roman" w:hAnsi="Times New Roman" w:cs="Times New Roman"/>
          <w:color w:val="000000"/>
          <w:lang w:val="en-GB"/>
        </w:rPr>
        <w:t>the population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N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Pr="002B6140">
        <w:rPr>
          <w:rFonts w:ascii="Times New Roman" w:eastAsiaTheme="minorEastAsia" w:hAnsi="Times New Roman" w:cs="Times New Roman"/>
          <w:lang w:val="en-GB"/>
        </w:rPr>
        <w:t xml:space="preserve">), while the 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. The </w:t>
      </w:r>
      <w:r w:rsidRPr="002B6140">
        <w:rPr>
          <w:rFonts w:ascii="Times New Roman" w:hAnsi="Times New Roman" w:cs="Times New Roman"/>
          <w:lang w:val="en-US"/>
        </w:rPr>
        <w:t xml:space="preserve">dashed line represents the median estimated base case trajectory of the abundance. </w:t>
      </w:r>
      <w:r w:rsidRPr="002B6140">
        <w:rPr>
          <w:rFonts w:ascii="Times New Roman" w:eastAsiaTheme="minorEastAsia" w:hAnsi="Times New Roman" w:cs="Times New Roman"/>
          <w:lang w:val="en-GB"/>
        </w:rPr>
        <w:t>T</w:t>
      </w:r>
      <w:r w:rsidRPr="002B6140">
        <w:rPr>
          <w:rFonts w:ascii="Times New Roman" w:hAnsi="Times New Roman" w:cs="Times New Roman"/>
          <w:lang w:val="en-US"/>
        </w:rPr>
        <w:t>he solid red line represents the average number of whaling catches as estimated by the catch parameter (</w:t>
      </w:r>
      <m:oMath>
        <m:r>
          <w:rPr>
            <w:rFonts w:ascii="Cambria Math" w:hAnsi="Cambria Math" w:cs="Times New Roman"/>
            <w:color w:val="000000"/>
          </w:rPr>
          <m:t>π</m:t>
        </m:r>
      </m:oMath>
      <w:r w:rsidRPr="002B6140">
        <w:rPr>
          <w:rFonts w:ascii="Times New Roman" w:eastAsiaTheme="minorEastAsia" w:hAnsi="Times New Roman" w:cs="Times New Roman"/>
          <w:color w:val="000000"/>
          <w:lang w:val="en-US"/>
        </w:rPr>
        <w:t xml:space="preserve">), while the red 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>. The grey and black dots represent the estimated and observed, respectively, absolute abundance in 2010.</w:t>
      </w: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94F5A94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452D434" w14:textId="3557D015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0B198DC3" w14:textId="5039F9F0" w:rsidR="00234119" w:rsidRPr="002B6140" w:rsidRDefault="00DF088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D05769" wp14:editId="6BE91334">
            <wp:extent cx="4572000" cy="240052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2B9B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A75DB3B" w14:textId="5FE3196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3.</w:t>
      </w:r>
      <w:r w:rsidRPr="002B6140">
        <w:rPr>
          <w:rFonts w:ascii="Times New Roman" w:hAnsi="Times New Roman" w:cs="Times New Roman"/>
          <w:lang w:val="en-US"/>
        </w:rPr>
        <w:t xml:space="preserve">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16686571" w14:textId="24B23EA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1B2559" wp14:editId="72DF471B">
            <wp:extent cx="4572000" cy="2394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165C" w14:textId="77777777" w:rsidR="00DF0887" w:rsidRPr="002B6140" w:rsidRDefault="00DF0887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566B32D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FCCBB79" w14:textId="23A58D52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4C40FB6E" w14:textId="4ED45E26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DA5A76" wp14:editId="5C9FE727">
            <wp:extent cx="4572000" cy="24005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891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D6956C5" w14:textId="147CA178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7D32BEAC" w14:textId="06E7F23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53F0CD" wp14:editId="2B9E5239">
            <wp:extent cx="4572000" cy="2400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B71C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B8272EE" w14:textId="3CB54B64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167FF26D" w14:textId="1BDCCEF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0A597E" wp14:editId="1231969C">
            <wp:extent cx="4572000" cy="2400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EA8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0C94051" w14:textId="54CBC5D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267C98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3B54641" w14:textId="0BE7989A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0C551BEF" w14:textId="5B6ADEE0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8A4EA8" wp14:editId="0165C810">
            <wp:extent cx="4572000" cy="240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5E1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AF7005" w14:textId="01DD0D9C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</w:p>
    <w:p w14:paraId="3A695D96" w14:textId="54AD67E1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FE4E2A" wp14:editId="38A13B1D">
            <wp:extent cx="4572000" cy="2400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214D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F6270B2" w14:textId="2E90198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3E8A41E5" w14:textId="58E497B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2BA048" wp14:editId="53A90F8C">
            <wp:extent cx="4572000" cy="2400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B0E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992689F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A4748B" w14:textId="55F19A4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7717B2F0" w14:textId="3D7B6404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B8AFB1" wp14:editId="56C1DC74">
            <wp:extent cx="4572000" cy="24005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951A" w14:textId="74290AC5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CBCE04A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4F52231" w14:textId="543CFA48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0B2D8B32" w14:textId="0C68D29D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6C1F78" wp14:editId="0F20AC13">
            <wp:extent cx="4572000" cy="24005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A506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A64C94D" w14:textId="5661CE8E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578B34A9" w14:textId="33C7F25A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248EBA" wp14:editId="44AC65B1">
            <wp:extent cx="4572000" cy="24005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D6B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294796A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13ED90F" w14:textId="45A5301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3319D3FE" w14:textId="3C0E3A8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DB9654" wp14:editId="22CA1E41">
            <wp:extent cx="4572000" cy="239675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8FA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FA5B84F" w14:textId="5030D2DE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280DADC9" w14:textId="65028583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C7CA76" wp14:editId="12837474">
            <wp:extent cx="4572000" cy="2396752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B1C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43FFE02" w14:textId="0199A1C3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56008075" w14:textId="09D716BB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881760" wp14:editId="14ABEC64">
            <wp:extent cx="4572000" cy="2396752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DC9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318C2E7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3956DE3" w14:textId="7C0F3A2B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76A57FEB" w14:textId="5DE69DB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EC8164" wp14:editId="4EA67443">
            <wp:extent cx="4572000" cy="239675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119" w:rsidRPr="002B61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amsgd">
    <w15:presenceInfo w15:providerId="AD" w15:userId="S::adamsgd@uw.edu::a8b6c939-b296-4cf3-97d3-f62fa53b54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41F4"/>
    <w:rsid w:val="000011F4"/>
    <w:rsid w:val="000116D7"/>
    <w:rsid w:val="00012782"/>
    <w:rsid w:val="00012E23"/>
    <w:rsid w:val="0001483B"/>
    <w:rsid w:val="0001666F"/>
    <w:rsid w:val="000166C1"/>
    <w:rsid w:val="000169CD"/>
    <w:rsid w:val="00023912"/>
    <w:rsid w:val="00023AC0"/>
    <w:rsid w:val="0002533D"/>
    <w:rsid w:val="00026309"/>
    <w:rsid w:val="0002643A"/>
    <w:rsid w:val="00036453"/>
    <w:rsid w:val="0003735D"/>
    <w:rsid w:val="000418F0"/>
    <w:rsid w:val="00042FA0"/>
    <w:rsid w:val="00047B17"/>
    <w:rsid w:val="00050CC7"/>
    <w:rsid w:val="00052F2B"/>
    <w:rsid w:val="00054DEF"/>
    <w:rsid w:val="00054EF6"/>
    <w:rsid w:val="00056A93"/>
    <w:rsid w:val="0006222B"/>
    <w:rsid w:val="000625CE"/>
    <w:rsid w:val="00064F28"/>
    <w:rsid w:val="0006582A"/>
    <w:rsid w:val="00071E16"/>
    <w:rsid w:val="00073152"/>
    <w:rsid w:val="00074830"/>
    <w:rsid w:val="0007709A"/>
    <w:rsid w:val="00080291"/>
    <w:rsid w:val="00083607"/>
    <w:rsid w:val="00085B50"/>
    <w:rsid w:val="00086D9A"/>
    <w:rsid w:val="00093665"/>
    <w:rsid w:val="0009406D"/>
    <w:rsid w:val="0009425F"/>
    <w:rsid w:val="00094683"/>
    <w:rsid w:val="0009589C"/>
    <w:rsid w:val="00096B4E"/>
    <w:rsid w:val="000A06D5"/>
    <w:rsid w:val="000A1651"/>
    <w:rsid w:val="000A35C6"/>
    <w:rsid w:val="000A35D9"/>
    <w:rsid w:val="000A38A5"/>
    <w:rsid w:val="000B1385"/>
    <w:rsid w:val="000B314B"/>
    <w:rsid w:val="000C0F14"/>
    <w:rsid w:val="000C36B8"/>
    <w:rsid w:val="000C4E6B"/>
    <w:rsid w:val="000C609A"/>
    <w:rsid w:val="000C68C3"/>
    <w:rsid w:val="000D078D"/>
    <w:rsid w:val="000D0A1B"/>
    <w:rsid w:val="000D0E35"/>
    <w:rsid w:val="000D1F14"/>
    <w:rsid w:val="000E0805"/>
    <w:rsid w:val="000E47A0"/>
    <w:rsid w:val="000F1035"/>
    <w:rsid w:val="000F16D9"/>
    <w:rsid w:val="000F2F1E"/>
    <w:rsid w:val="000F7557"/>
    <w:rsid w:val="001002E4"/>
    <w:rsid w:val="00100B0D"/>
    <w:rsid w:val="00102648"/>
    <w:rsid w:val="001038FF"/>
    <w:rsid w:val="00103B40"/>
    <w:rsid w:val="0010400F"/>
    <w:rsid w:val="00105B16"/>
    <w:rsid w:val="00111D36"/>
    <w:rsid w:val="001151B9"/>
    <w:rsid w:val="00120370"/>
    <w:rsid w:val="001235D2"/>
    <w:rsid w:val="00131882"/>
    <w:rsid w:val="001335F2"/>
    <w:rsid w:val="00137406"/>
    <w:rsid w:val="00140156"/>
    <w:rsid w:val="00140692"/>
    <w:rsid w:val="001422E3"/>
    <w:rsid w:val="00142EE0"/>
    <w:rsid w:val="00145366"/>
    <w:rsid w:val="00146392"/>
    <w:rsid w:val="0015300D"/>
    <w:rsid w:val="00153951"/>
    <w:rsid w:val="0015691B"/>
    <w:rsid w:val="00156D15"/>
    <w:rsid w:val="00157448"/>
    <w:rsid w:val="00157DE5"/>
    <w:rsid w:val="0016035C"/>
    <w:rsid w:val="00161002"/>
    <w:rsid w:val="00161618"/>
    <w:rsid w:val="0016301C"/>
    <w:rsid w:val="00163998"/>
    <w:rsid w:val="00166678"/>
    <w:rsid w:val="001706BB"/>
    <w:rsid w:val="001723C4"/>
    <w:rsid w:val="00175ACF"/>
    <w:rsid w:val="00181A01"/>
    <w:rsid w:val="001821BE"/>
    <w:rsid w:val="001833EB"/>
    <w:rsid w:val="00186207"/>
    <w:rsid w:val="00187C50"/>
    <w:rsid w:val="0019045B"/>
    <w:rsid w:val="00196E9B"/>
    <w:rsid w:val="001A04E5"/>
    <w:rsid w:val="001A287C"/>
    <w:rsid w:val="001A5CC9"/>
    <w:rsid w:val="001B03C2"/>
    <w:rsid w:val="001B2A26"/>
    <w:rsid w:val="001B3D95"/>
    <w:rsid w:val="001B4408"/>
    <w:rsid w:val="001C7731"/>
    <w:rsid w:val="001C7749"/>
    <w:rsid w:val="001D2178"/>
    <w:rsid w:val="001D445C"/>
    <w:rsid w:val="001D44E8"/>
    <w:rsid w:val="001D52E6"/>
    <w:rsid w:val="001D7D06"/>
    <w:rsid w:val="001F0DEB"/>
    <w:rsid w:val="001F1527"/>
    <w:rsid w:val="001F16A6"/>
    <w:rsid w:val="0020486B"/>
    <w:rsid w:val="00204BED"/>
    <w:rsid w:val="00206479"/>
    <w:rsid w:val="00206A8D"/>
    <w:rsid w:val="002110AE"/>
    <w:rsid w:val="00211995"/>
    <w:rsid w:val="002123B6"/>
    <w:rsid w:val="00215D7E"/>
    <w:rsid w:val="00216F19"/>
    <w:rsid w:val="00220162"/>
    <w:rsid w:val="0023079F"/>
    <w:rsid w:val="00233E0B"/>
    <w:rsid w:val="00234119"/>
    <w:rsid w:val="0023520E"/>
    <w:rsid w:val="00236787"/>
    <w:rsid w:val="00237143"/>
    <w:rsid w:val="00240D96"/>
    <w:rsid w:val="002419AE"/>
    <w:rsid w:val="0024220B"/>
    <w:rsid w:val="0024289E"/>
    <w:rsid w:val="002431E0"/>
    <w:rsid w:val="00244B8A"/>
    <w:rsid w:val="002472E9"/>
    <w:rsid w:val="002513AA"/>
    <w:rsid w:val="002520EF"/>
    <w:rsid w:val="002533D0"/>
    <w:rsid w:val="002536CC"/>
    <w:rsid w:val="00254BAD"/>
    <w:rsid w:val="00255687"/>
    <w:rsid w:val="00257408"/>
    <w:rsid w:val="0025796F"/>
    <w:rsid w:val="00257A8B"/>
    <w:rsid w:val="002631C0"/>
    <w:rsid w:val="0026348D"/>
    <w:rsid w:val="002639B4"/>
    <w:rsid w:val="00266149"/>
    <w:rsid w:val="002669DC"/>
    <w:rsid w:val="002700F0"/>
    <w:rsid w:val="002720B2"/>
    <w:rsid w:val="002759AF"/>
    <w:rsid w:val="00283BC5"/>
    <w:rsid w:val="00285D65"/>
    <w:rsid w:val="002870E0"/>
    <w:rsid w:val="00287AFA"/>
    <w:rsid w:val="00291CBE"/>
    <w:rsid w:val="002A18FE"/>
    <w:rsid w:val="002A1DB6"/>
    <w:rsid w:val="002A63E5"/>
    <w:rsid w:val="002B0FE1"/>
    <w:rsid w:val="002B1ECD"/>
    <w:rsid w:val="002B21E6"/>
    <w:rsid w:val="002B2A91"/>
    <w:rsid w:val="002B4E00"/>
    <w:rsid w:val="002B4EC0"/>
    <w:rsid w:val="002B6140"/>
    <w:rsid w:val="002C1F30"/>
    <w:rsid w:val="002C5710"/>
    <w:rsid w:val="002D15A0"/>
    <w:rsid w:val="002D3105"/>
    <w:rsid w:val="002D5303"/>
    <w:rsid w:val="002D639A"/>
    <w:rsid w:val="002D6A88"/>
    <w:rsid w:val="002E0275"/>
    <w:rsid w:val="002E1531"/>
    <w:rsid w:val="002E2E4F"/>
    <w:rsid w:val="002E35F5"/>
    <w:rsid w:val="002E39F6"/>
    <w:rsid w:val="002E3B6A"/>
    <w:rsid w:val="002E49D8"/>
    <w:rsid w:val="002E5B22"/>
    <w:rsid w:val="002E5E49"/>
    <w:rsid w:val="002F0174"/>
    <w:rsid w:val="002F0378"/>
    <w:rsid w:val="002F0F2E"/>
    <w:rsid w:val="002F2260"/>
    <w:rsid w:val="002F561F"/>
    <w:rsid w:val="002F58B6"/>
    <w:rsid w:val="00302E73"/>
    <w:rsid w:val="00303037"/>
    <w:rsid w:val="00304AA9"/>
    <w:rsid w:val="003060F9"/>
    <w:rsid w:val="003112EA"/>
    <w:rsid w:val="00312061"/>
    <w:rsid w:val="003153BD"/>
    <w:rsid w:val="0031634B"/>
    <w:rsid w:val="0031652D"/>
    <w:rsid w:val="0031671A"/>
    <w:rsid w:val="00316775"/>
    <w:rsid w:val="00316E00"/>
    <w:rsid w:val="003210CD"/>
    <w:rsid w:val="00321364"/>
    <w:rsid w:val="003220D1"/>
    <w:rsid w:val="0032291E"/>
    <w:rsid w:val="00322C15"/>
    <w:rsid w:val="003256CC"/>
    <w:rsid w:val="00326CCB"/>
    <w:rsid w:val="00327432"/>
    <w:rsid w:val="003308F4"/>
    <w:rsid w:val="00331062"/>
    <w:rsid w:val="003323B0"/>
    <w:rsid w:val="00333A7C"/>
    <w:rsid w:val="003351BA"/>
    <w:rsid w:val="00336686"/>
    <w:rsid w:val="00337529"/>
    <w:rsid w:val="003410A5"/>
    <w:rsid w:val="003501F6"/>
    <w:rsid w:val="00352BB9"/>
    <w:rsid w:val="0035306D"/>
    <w:rsid w:val="00354375"/>
    <w:rsid w:val="00360C72"/>
    <w:rsid w:val="0036269A"/>
    <w:rsid w:val="00363F90"/>
    <w:rsid w:val="00364A0C"/>
    <w:rsid w:val="00364AFB"/>
    <w:rsid w:val="00366E7A"/>
    <w:rsid w:val="00370697"/>
    <w:rsid w:val="0037378D"/>
    <w:rsid w:val="0037518B"/>
    <w:rsid w:val="003767DA"/>
    <w:rsid w:val="003774AB"/>
    <w:rsid w:val="00381D60"/>
    <w:rsid w:val="0039376A"/>
    <w:rsid w:val="00393800"/>
    <w:rsid w:val="003945BD"/>
    <w:rsid w:val="003A0CAB"/>
    <w:rsid w:val="003A1BC6"/>
    <w:rsid w:val="003A422A"/>
    <w:rsid w:val="003A4E26"/>
    <w:rsid w:val="003A669D"/>
    <w:rsid w:val="003B004F"/>
    <w:rsid w:val="003B1B5A"/>
    <w:rsid w:val="003B5EED"/>
    <w:rsid w:val="003B69B5"/>
    <w:rsid w:val="003C1513"/>
    <w:rsid w:val="003C4B02"/>
    <w:rsid w:val="003C55D7"/>
    <w:rsid w:val="003C58D7"/>
    <w:rsid w:val="003C755A"/>
    <w:rsid w:val="003D16D0"/>
    <w:rsid w:val="003D311E"/>
    <w:rsid w:val="003D4296"/>
    <w:rsid w:val="003D758F"/>
    <w:rsid w:val="003E02BA"/>
    <w:rsid w:val="003E1A9B"/>
    <w:rsid w:val="003E5AB6"/>
    <w:rsid w:val="003E5EF1"/>
    <w:rsid w:val="003F1E35"/>
    <w:rsid w:val="003F2A8F"/>
    <w:rsid w:val="003F6A2F"/>
    <w:rsid w:val="003F6FEB"/>
    <w:rsid w:val="003F7A05"/>
    <w:rsid w:val="003F7F1C"/>
    <w:rsid w:val="00400B3D"/>
    <w:rsid w:val="0040556F"/>
    <w:rsid w:val="0041031C"/>
    <w:rsid w:val="00410853"/>
    <w:rsid w:val="00410D7E"/>
    <w:rsid w:val="00412790"/>
    <w:rsid w:val="00417EF6"/>
    <w:rsid w:val="00420665"/>
    <w:rsid w:val="00422369"/>
    <w:rsid w:val="00426418"/>
    <w:rsid w:val="004311E7"/>
    <w:rsid w:val="00433D3F"/>
    <w:rsid w:val="004379D1"/>
    <w:rsid w:val="00446E1E"/>
    <w:rsid w:val="00446FB5"/>
    <w:rsid w:val="00450DEA"/>
    <w:rsid w:val="00452761"/>
    <w:rsid w:val="0045586D"/>
    <w:rsid w:val="0046078C"/>
    <w:rsid w:val="00464E08"/>
    <w:rsid w:val="00465019"/>
    <w:rsid w:val="004663B5"/>
    <w:rsid w:val="00470064"/>
    <w:rsid w:val="004770C7"/>
    <w:rsid w:val="00480F84"/>
    <w:rsid w:val="00481C55"/>
    <w:rsid w:val="00483C6F"/>
    <w:rsid w:val="004868B7"/>
    <w:rsid w:val="0049119B"/>
    <w:rsid w:val="00492DBB"/>
    <w:rsid w:val="00493358"/>
    <w:rsid w:val="0049690C"/>
    <w:rsid w:val="00496F01"/>
    <w:rsid w:val="004A1227"/>
    <w:rsid w:val="004A3C16"/>
    <w:rsid w:val="004A6EB9"/>
    <w:rsid w:val="004B008B"/>
    <w:rsid w:val="004B038A"/>
    <w:rsid w:val="004B1819"/>
    <w:rsid w:val="004B3848"/>
    <w:rsid w:val="004B3D57"/>
    <w:rsid w:val="004B522A"/>
    <w:rsid w:val="004B5805"/>
    <w:rsid w:val="004B58D4"/>
    <w:rsid w:val="004B655B"/>
    <w:rsid w:val="004C2887"/>
    <w:rsid w:val="004D0B96"/>
    <w:rsid w:val="004D2423"/>
    <w:rsid w:val="004E07EA"/>
    <w:rsid w:val="004E0D80"/>
    <w:rsid w:val="004E4A31"/>
    <w:rsid w:val="004E55B8"/>
    <w:rsid w:val="004E640D"/>
    <w:rsid w:val="004F0A85"/>
    <w:rsid w:val="004F1755"/>
    <w:rsid w:val="004F1A83"/>
    <w:rsid w:val="004F330E"/>
    <w:rsid w:val="0050241A"/>
    <w:rsid w:val="005027FA"/>
    <w:rsid w:val="0050463A"/>
    <w:rsid w:val="00504EE6"/>
    <w:rsid w:val="00511EB6"/>
    <w:rsid w:val="0051272F"/>
    <w:rsid w:val="00512DCE"/>
    <w:rsid w:val="0051572C"/>
    <w:rsid w:val="0051685D"/>
    <w:rsid w:val="00517C3F"/>
    <w:rsid w:val="005208D2"/>
    <w:rsid w:val="0052107D"/>
    <w:rsid w:val="00522E87"/>
    <w:rsid w:val="005239C1"/>
    <w:rsid w:val="00523D13"/>
    <w:rsid w:val="005259D0"/>
    <w:rsid w:val="005264F7"/>
    <w:rsid w:val="00526D2F"/>
    <w:rsid w:val="005379BF"/>
    <w:rsid w:val="00540111"/>
    <w:rsid w:val="005435B1"/>
    <w:rsid w:val="00543CDC"/>
    <w:rsid w:val="00547E4A"/>
    <w:rsid w:val="00547E76"/>
    <w:rsid w:val="005536A2"/>
    <w:rsid w:val="0055559E"/>
    <w:rsid w:val="00556FB4"/>
    <w:rsid w:val="00557D7F"/>
    <w:rsid w:val="00557DF2"/>
    <w:rsid w:val="005606DC"/>
    <w:rsid w:val="0056584F"/>
    <w:rsid w:val="00571EC7"/>
    <w:rsid w:val="0057325B"/>
    <w:rsid w:val="005739CB"/>
    <w:rsid w:val="00573B0B"/>
    <w:rsid w:val="00574F37"/>
    <w:rsid w:val="00575802"/>
    <w:rsid w:val="00580E60"/>
    <w:rsid w:val="00581EF5"/>
    <w:rsid w:val="005823DC"/>
    <w:rsid w:val="00584D09"/>
    <w:rsid w:val="0059015E"/>
    <w:rsid w:val="00591C7A"/>
    <w:rsid w:val="00593460"/>
    <w:rsid w:val="005965D8"/>
    <w:rsid w:val="00596CE7"/>
    <w:rsid w:val="005A268A"/>
    <w:rsid w:val="005A613A"/>
    <w:rsid w:val="005B2085"/>
    <w:rsid w:val="005B2E7E"/>
    <w:rsid w:val="005B2F4F"/>
    <w:rsid w:val="005B32CE"/>
    <w:rsid w:val="005B38BA"/>
    <w:rsid w:val="005B39F0"/>
    <w:rsid w:val="005B4069"/>
    <w:rsid w:val="005B4122"/>
    <w:rsid w:val="005B5E17"/>
    <w:rsid w:val="005C06F0"/>
    <w:rsid w:val="005C2E54"/>
    <w:rsid w:val="005C3AF5"/>
    <w:rsid w:val="005C5C83"/>
    <w:rsid w:val="005C701B"/>
    <w:rsid w:val="005D0A64"/>
    <w:rsid w:val="005D10F3"/>
    <w:rsid w:val="005D7533"/>
    <w:rsid w:val="005D793A"/>
    <w:rsid w:val="005E2D33"/>
    <w:rsid w:val="005E4353"/>
    <w:rsid w:val="005E60CF"/>
    <w:rsid w:val="005F0F70"/>
    <w:rsid w:val="005F1496"/>
    <w:rsid w:val="005F4F93"/>
    <w:rsid w:val="005F6567"/>
    <w:rsid w:val="005F6853"/>
    <w:rsid w:val="00603982"/>
    <w:rsid w:val="0060448B"/>
    <w:rsid w:val="00604E88"/>
    <w:rsid w:val="006050B2"/>
    <w:rsid w:val="0061418F"/>
    <w:rsid w:val="00615E3E"/>
    <w:rsid w:val="00622023"/>
    <w:rsid w:val="00624113"/>
    <w:rsid w:val="00626137"/>
    <w:rsid w:val="00632155"/>
    <w:rsid w:val="00633D52"/>
    <w:rsid w:val="00634ED0"/>
    <w:rsid w:val="00640578"/>
    <w:rsid w:val="0064072E"/>
    <w:rsid w:val="0064320C"/>
    <w:rsid w:val="00643C4E"/>
    <w:rsid w:val="00646A6A"/>
    <w:rsid w:val="00652CF7"/>
    <w:rsid w:val="00654A90"/>
    <w:rsid w:val="00656A9B"/>
    <w:rsid w:val="00657F5E"/>
    <w:rsid w:val="00662CE3"/>
    <w:rsid w:val="00665467"/>
    <w:rsid w:val="006678B1"/>
    <w:rsid w:val="0067215D"/>
    <w:rsid w:val="00676276"/>
    <w:rsid w:val="0067731A"/>
    <w:rsid w:val="0068290D"/>
    <w:rsid w:val="00683CD8"/>
    <w:rsid w:val="00686B1D"/>
    <w:rsid w:val="00691272"/>
    <w:rsid w:val="00691A9E"/>
    <w:rsid w:val="00692276"/>
    <w:rsid w:val="006932D0"/>
    <w:rsid w:val="006938D8"/>
    <w:rsid w:val="006942AC"/>
    <w:rsid w:val="00696396"/>
    <w:rsid w:val="00696CA0"/>
    <w:rsid w:val="006A00A7"/>
    <w:rsid w:val="006A2586"/>
    <w:rsid w:val="006A79C5"/>
    <w:rsid w:val="006B4544"/>
    <w:rsid w:val="006B693B"/>
    <w:rsid w:val="006C5982"/>
    <w:rsid w:val="006D2B8A"/>
    <w:rsid w:val="006D52C1"/>
    <w:rsid w:val="006D6D67"/>
    <w:rsid w:val="006E0F7A"/>
    <w:rsid w:val="006E1F2B"/>
    <w:rsid w:val="006E3B87"/>
    <w:rsid w:val="006F0A93"/>
    <w:rsid w:val="006F21A8"/>
    <w:rsid w:val="006F2C35"/>
    <w:rsid w:val="006F2CAB"/>
    <w:rsid w:val="006F40B4"/>
    <w:rsid w:val="006F41B8"/>
    <w:rsid w:val="00700C7B"/>
    <w:rsid w:val="0070510F"/>
    <w:rsid w:val="00705112"/>
    <w:rsid w:val="007114C6"/>
    <w:rsid w:val="007140CC"/>
    <w:rsid w:val="00716FBC"/>
    <w:rsid w:val="007241D3"/>
    <w:rsid w:val="00724843"/>
    <w:rsid w:val="00727D4F"/>
    <w:rsid w:val="007317BA"/>
    <w:rsid w:val="007322EA"/>
    <w:rsid w:val="00733B33"/>
    <w:rsid w:val="007355EC"/>
    <w:rsid w:val="00736763"/>
    <w:rsid w:val="0074557D"/>
    <w:rsid w:val="00746126"/>
    <w:rsid w:val="007479AC"/>
    <w:rsid w:val="0075057E"/>
    <w:rsid w:val="00751EBD"/>
    <w:rsid w:val="0075278D"/>
    <w:rsid w:val="00755688"/>
    <w:rsid w:val="0075570D"/>
    <w:rsid w:val="00755BF1"/>
    <w:rsid w:val="00757173"/>
    <w:rsid w:val="00757271"/>
    <w:rsid w:val="00757AE0"/>
    <w:rsid w:val="0076547A"/>
    <w:rsid w:val="00766248"/>
    <w:rsid w:val="00767BEA"/>
    <w:rsid w:val="00767C3F"/>
    <w:rsid w:val="00770204"/>
    <w:rsid w:val="007725FC"/>
    <w:rsid w:val="00773E54"/>
    <w:rsid w:val="00783F4B"/>
    <w:rsid w:val="007841F4"/>
    <w:rsid w:val="00790805"/>
    <w:rsid w:val="00791603"/>
    <w:rsid w:val="00792507"/>
    <w:rsid w:val="00794579"/>
    <w:rsid w:val="007947ED"/>
    <w:rsid w:val="00795B4E"/>
    <w:rsid w:val="007966B1"/>
    <w:rsid w:val="00797184"/>
    <w:rsid w:val="007A1D38"/>
    <w:rsid w:val="007A3FF9"/>
    <w:rsid w:val="007A410C"/>
    <w:rsid w:val="007A7C77"/>
    <w:rsid w:val="007B23A5"/>
    <w:rsid w:val="007B2455"/>
    <w:rsid w:val="007B3BF4"/>
    <w:rsid w:val="007B6858"/>
    <w:rsid w:val="007B6BE4"/>
    <w:rsid w:val="007C335B"/>
    <w:rsid w:val="007C3F98"/>
    <w:rsid w:val="007C4A9B"/>
    <w:rsid w:val="007C4D4E"/>
    <w:rsid w:val="007C500B"/>
    <w:rsid w:val="007C7730"/>
    <w:rsid w:val="007C7E1C"/>
    <w:rsid w:val="007D2370"/>
    <w:rsid w:val="007D7DDB"/>
    <w:rsid w:val="007E085A"/>
    <w:rsid w:val="007E2113"/>
    <w:rsid w:val="007E23BE"/>
    <w:rsid w:val="007E2427"/>
    <w:rsid w:val="007E36E5"/>
    <w:rsid w:val="007E7FE6"/>
    <w:rsid w:val="007F1999"/>
    <w:rsid w:val="007F2293"/>
    <w:rsid w:val="007F65C6"/>
    <w:rsid w:val="007F6C66"/>
    <w:rsid w:val="007F7C9D"/>
    <w:rsid w:val="00800953"/>
    <w:rsid w:val="008024E7"/>
    <w:rsid w:val="008066AC"/>
    <w:rsid w:val="00815B00"/>
    <w:rsid w:val="00817F4C"/>
    <w:rsid w:val="0082085D"/>
    <w:rsid w:val="008253C1"/>
    <w:rsid w:val="008254CE"/>
    <w:rsid w:val="00826BA7"/>
    <w:rsid w:val="00827296"/>
    <w:rsid w:val="00827356"/>
    <w:rsid w:val="00831B8D"/>
    <w:rsid w:val="00831CEC"/>
    <w:rsid w:val="008328A9"/>
    <w:rsid w:val="00833D7B"/>
    <w:rsid w:val="00836F73"/>
    <w:rsid w:val="00837196"/>
    <w:rsid w:val="00840D27"/>
    <w:rsid w:val="00847DA5"/>
    <w:rsid w:val="00850D2A"/>
    <w:rsid w:val="00851F54"/>
    <w:rsid w:val="008542B1"/>
    <w:rsid w:val="00855C33"/>
    <w:rsid w:val="00863C3F"/>
    <w:rsid w:val="00871D46"/>
    <w:rsid w:val="008742CB"/>
    <w:rsid w:val="00875354"/>
    <w:rsid w:val="008753D4"/>
    <w:rsid w:val="00875F2F"/>
    <w:rsid w:val="00881A77"/>
    <w:rsid w:val="008834DA"/>
    <w:rsid w:val="008849B7"/>
    <w:rsid w:val="00885600"/>
    <w:rsid w:val="00885D67"/>
    <w:rsid w:val="00890353"/>
    <w:rsid w:val="0089154C"/>
    <w:rsid w:val="008934AE"/>
    <w:rsid w:val="00893B34"/>
    <w:rsid w:val="00894982"/>
    <w:rsid w:val="008954CA"/>
    <w:rsid w:val="008A2D0F"/>
    <w:rsid w:val="008A422F"/>
    <w:rsid w:val="008A695B"/>
    <w:rsid w:val="008B0618"/>
    <w:rsid w:val="008B1C50"/>
    <w:rsid w:val="008B641C"/>
    <w:rsid w:val="008B6AD1"/>
    <w:rsid w:val="008B6E46"/>
    <w:rsid w:val="008C18F9"/>
    <w:rsid w:val="008C22C6"/>
    <w:rsid w:val="008C3B4A"/>
    <w:rsid w:val="008D093E"/>
    <w:rsid w:val="008D2A01"/>
    <w:rsid w:val="008D3C7F"/>
    <w:rsid w:val="008D6074"/>
    <w:rsid w:val="008D7465"/>
    <w:rsid w:val="008E1AAE"/>
    <w:rsid w:val="008E298B"/>
    <w:rsid w:val="008E2A16"/>
    <w:rsid w:val="008E378C"/>
    <w:rsid w:val="008E45D2"/>
    <w:rsid w:val="008E7B46"/>
    <w:rsid w:val="008F0A7E"/>
    <w:rsid w:val="008F1AFA"/>
    <w:rsid w:val="008F52F7"/>
    <w:rsid w:val="009001B1"/>
    <w:rsid w:val="00903942"/>
    <w:rsid w:val="00910E6C"/>
    <w:rsid w:val="00914976"/>
    <w:rsid w:val="0091773F"/>
    <w:rsid w:val="00922533"/>
    <w:rsid w:val="00922D47"/>
    <w:rsid w:val="00924F00"/>
    <w:rsid w:val="0092653E"/>
    <w:rsid w:val="00933AA0"/>
    <w:rsid w:val="009367EB"/>
    <w:rsid w:val="00936A70"/>
    <w:rsid w:val="00940D17"/>
    <w:rsid w:val="009433D1"/>
    <w:rsid w:val="00943A92"/>
    <w:rsid w:val="009475FA"/>
    <w:rsid w:val="0095000B"/>
    <w:rsid w:val="0095152B"/>
    <w:rsid w:val="009531C3"/>
    <w:rsid w:val="009560DB"/>
    <w:rsid w:val="00964526"/>
    <w:rsid w:val="00964C6F"/>
    <w:rsid w:val="0097139A"/>
    <w:rsid w:val="00975857"/>
    <w:rsid w:val="009765ED"/>
    <w:rsid w:val="0097752E"/>
    <w:rsid w:val="009776B8"/>
    <w:rsid w:val="0097781C"/>
    <w:rsid w:val="00981C63"/>
    <w:rsid w:val="00981D3D"/>
    <w:rsid w:val="00984F2B"/>
    <w:rsid w:val="00985270"/>
    <w:rsid w:val="00985CC2"/>
    <w:rsid w:val="00992999"/>
    <w:rsid w:val="00995315"/>
    <w:rsid w:val="009961A5"/>
    <w:rsid w:val="0099707E"/>
    <w:rsid w:val="009971E0"/>
    <w:rsid w:val="009A3536"/>
    <w:rsid w:val="009A4FBE"/>
    <w:rsid w:val="009A607F"/>
    <w:rsid w:val="009B1BB0"/>
    <w:rsid w:val="009B1DC0"/>
    <w:rsid w:val="009B76B7"/>
    <w:rsid w:val="009B76ED"/>
    <w:rsid w:val="009B7738"/>
    <w:rsid w:val="009B7E77"/>
    <w:rsid w:val="009C1E1E"/>
    <w:rsid w:val="009C48F0"/>
    <w:rsid w:val="009C5E84"/>
    <w:rsid w:val="009D2C07"/>
    <w:rsid w:val="009D4A0F"/>
    <w:rsid w:val="009D6858"/>
    <w:rsid w:val="009D6B22"/>
    <w:rsid w:val="009E733B"/>
    <w:rsid w:val="009F35E7"/>
    <w:rsid w:val="009F4D3B"/>
    <w:rsid w:val="00A06CA6"/>
    <w:rsid w:val="00A1247C"/>
    <w:rsid w:val="00A1293B"/>
    <w:rsid w:val="00A154AA"/>
    <w:rsid w:val="00A24D2B"/>
    <w:rsid w:val="00A26717"/>
    <w:rsid w:val="00A31AE1"/>
    <w:rsid w:val="00A331C1"/>
    <w:rsid w:val="00A351C8"/>
    <w:rsid w:val="00A4232C"/>
    <w:rsid w:val="00A4440E"/>
    <w:rsid w:val="00A455AB"/>
    <w:rsid w:val="00A462A4"/>
    <w:rsid w:val="00A50069"/>
    <w:rsid w:val="00A513A3"/>
    <w:rsid w:val="00A51A0E"/>
    <w:rsid w:val="00A52EB9"/>
    <w:rsid w:val="00A55E3B"/>
    <w:rsid w:val="00A5697C"/>
    <w:rsid w:val="00A57947"/>
    <w:rsid w:val="00A61503"/>
    <w:rsid w:val="00A622AC"/>
    <w:rsid w:val="00A70866"/>
    <w:rsid w:val="00A70E3B"/>
    <w:rsid w:val="00A72C37"/>
    <w:rsid w:val="00A75D1E"/>
    <w:rsid w:val="00A80B6C"/>
    <w:rsid w:val="00A8256C"/>
    <w:rsid w:val="00A83787"/>
    <w:rsid w:val="00A8378D"/>
    <w:rsid w:val="00A85A60"/>
    <w:rsid w:val="00A87650"/>
    <w:rsid w:val="00A91BE4"/>
    <w:rsid w:val="00A94C75"/>
    <w:rsid w:val="00A9758A"/>
    <w:rsid w:val="00AA1407"/>
    <w:rsid w:val="00AA1D85"/>
    <w:rsid w:val="00AA2BE3"/>
    <w:rsid w:val="00AA2C94"/>
    <w:rsid w:val="00AA2CA3"/>
    <w:rsid w:val="00AA4F04"/>
    <w:rsid w:val="00AB3B5E"/>
    <w:rsid w:val="00AC19F8"/>
    <w:rsid w:val="00AC28E8"/>
    <w:rsid w:val="00AC33F6"/>
    <w:rsid w:val="00AC7921"/>
    <w:rsid w:val="00AD1075"/>
    <w:rsid w:val="00AD4953"/>
    <w:rsid w:val="00AD5091"/>
    <w:rsid w:val="00AE4278"/>
    <w:rsid w:val="00AE4B10"/>
    <w:rsid w:val="00AF00E2"/>
    <w:rsid w:val="00AF57AF"/>
    <w:rsid w:val="00B01E5A"/>
    <w:rsid w:val="00B05D33"/>
    <w:rsid w:val="00B10754"/>
    <w:rsid w:val="00B15441"/>
    <w:rsid w:val="00B1544D"/>
    <w:rsid w:val="00B17862"/>
    <w:rsid w:val="00B20125"/>
    <w:rsid w:val="00B22101"/>
    <w:rsid w:val="00B23E05"/>
    <w:rsid w:val="00B2468B"/>
    <w:rsid w:val="00B332E5"/>
    <w:rsid w:val="00B3577A"/>
    <w:rsid w:val="00B369A1"/>
    <w:rsid w:val="00B36D91"/>
    <w:rsid w:val="00B37665"/>
    <w:rsid w:val="00B3787D"/>
    <w:rsid w:val="00B419F6"/>
    <w:rsid w:val="00B44081"/>
    <w:rsid w:val="00B47267"/>
    <w:rsid w:val="00B47C6E"/>
    <w:rsid w:val="00B541F2"/>
    <w:rsid w:val="00B54D43"/>
    <w:rsid w:val="00B57470"/>
    <w:rsid w:val="00B60B2D"/>
    <w:rsid w:val="00B61CFC"/>
    <w:rsid w:val="00B626CD"/>
    <w:rsid w:val="00B63FDD"/>
    <w:rsid w:val="00B65768"/>
    <w:rsid w:val="00B71712"/>
    <w:rsid w:val="00B72532"/>
    <w:rsid w:val="00B74695"/>
    <w:rsid w:val="00B74EF3"/>
    <w:rsid w:val="00B76E14"/>
    <w:rsid w:val="00B7758E"/>
    <w:rsid w:val="00B8499E"/>
    <w:rsid w:val="00B86077"/>
    <w:rsid w:val="00B9444B"/>
    <w:rsid w:val="00B966C3"/>
    <w:rsid w:val="00B97912"/>
    <w:rsid w:val="00BA11E5"/>
    <w:rsid w:val="00BA420A"/>
    <w:rsid w:val="00BA53C2"/>
    <w:rsid w:val="00BA6CDF"/>
    <w:rsid w:val="00BA79A1"/>
    <w:rsid w:val="00BB1137"/>
    <w:rsid w:val="00BB12FC"/>
    <w:rsid w:val="00BB2692"/>
    <w:rsid w:val="00BB350F"/>
    <w:rsid w:val="00BB58DC"/>
    <w:rsid w:val="00BC0928"/>
    <w:rsid w:val="00BC133A"/>
    <w:rsid w:val="00BC2D9C"/>
    <w:rsid w:val="00BC5569"/>
    <w:rsid w:val="00BC7208"/>
    <w:rsid w:val="00BD1E2E"/>
    <w:rsid w:val="00BD2B6E"/>
    <w:rsid w:val="00BD4349"/>
    <w:rsid w:val="00BD5A04"/>
    <w:rsid w:val="00BE0616"/>
    <w:rsid w:val="00BE32D4"/>
    <w:rsid w:val="00BE3CD6"/>
    <w:rsid w:val="00BE4FB4"/>
    <w:rsid w:val="00BE6960"/>
    <w:rsid w:val="00BF0D69"/>
    <w:rsid w:val="00BF2651"/>
    <w:rsid w:val="00BF2661"/>
    <w:rsid w:val="00BF410A"/>
    <w:rsid w:val="00BF7E72"/>
    <w:rsid w:val="00C00547"/>
    <w:rsid w:val="00C03E56"/>
    <w:rsid w:val="00C05995"/>
    <w:rsid w:val="00C12200"/>
    <w:rsid w:val="00C17B39"/>
    <w:rsid w:val="00C215AF"/>
    <w:rsid w:val="00C22733"/>
    <w:rsid w:val="00C22E88"/>
    <w:rsid w:val="00C31E98"/>
    <w:rsid w:val="00C3253A"/>
    <w:rsid w:val="00C34B59"/>
    <w:rsid w:val="00C34D22"/>
    <w:rsid w:val="00C370A4"/>
    <w:rsid w:val="00C3774D"/>
    <w:rsid w:val="00C41B6C"/>
    <w:rsid w:val="00C42228"/>
    <w:rsid w:val="00C4619B"/>
    <w:rsid w:val="00C50C87"/>
    <w:rsid w:val="00C52F3B"/>
    <w:rsid w:val="00C54E28"/>
    <w:rsid w:val="00C56F1E"/>
    <w:rsid w:val="00C60821"/>
    <w:rsid w:val="00C615D4"/>
    <w:rsid w:val="00C6341D"/>
    <w:rsid w:val="00C6732C"/>
    <w:rsid w:val="00C679AC"/>
    <w:rsid w:val="00C67BEE"/>
    <w:rsid w:val="00C73BC0"/>
    <w:rsid w:val="00C73BDF"/>
    <w:rsid w:val="00C73F6C"/>
    <w:rsid w:val="00C74CB7"/>
    <w:rsid w:val="00C75882"/>
    <w:rsid w:val="00C77068"/>
    <w:rsid w:val="00C80D71"/>
    <w:rsid w:val="00C83221"/>
    <w:rsid w:val="00C834A8"/>
    <w:rsid w:val="00C903E9"/>
    <w:rsid w:val="00C96A31"/>
    <w:rsid w:val="00CA1275"/>
    <w:rsid w:val="00CA14B5"/>
    <w:rsid w:val="00CA57B2"/>
    <w:rsid w:val="00CB2B6B"/>
    <w:rsid w:val="00CB352F"/>
    <w:rsid w:val="00CB3745"/>
    <w:rsid w:val="00CB42FB"/>
    <w:rsid w:val="00CB675C"/>
    <w:rsid w:val="00CC00FF"/>
    <w:rsid w:val="00CC2A02"/>
    <w:rsid w:val="00CC5643"/>
    <w:rsid w:val="00CC5E91"/>
    <w:rsid w:val="00CC622C"/>
    <w:rsid w:val="00CD01CF"/>
    <w:rsid w:val="00CD1B13"/>
    <w:rsid w:val="00CD50DA"/>
    <w:rsid w:val="00CE4A68"/>
    <w:rsid w:val="00CE5C3E"/>
    <w:rsid w:val="00CE6D08"/>
    <w:rsid w:val="00CF15BC"/>
    <w:rsid w:val="00CF2C66"/>
    <w:rsid w:val="00CF61A0"/>
    <w:rsid w:val="00CF7B75"/>
    <w:rsid w:val="00D039D2"/>
    <w:rsid w:val="00D10AFE"/>
    <w:rsid w:val="00D11D67"/>
    <w:rsid w:val="00D121D9"/>
    <w:rsid w:val="00D13A65"/>
    <w:rsid w:val="00D17061"/>
    <w:rsid w:val="00D210DC"/>
    <w:rsid w:val="00D50308"/>
    <w:rsid w:val="00D51EF2"/>
    <w:rsid w:val="00D530A8"/>
    <w:rsid w:val="00D531B7"/>
    <w:rsid w:val="00D53585"/>
    <w:rsid w:val="00D535E6"/>
    <w:rsid w:val="00D53C2E"/>
    <w:rsid w:val="00D62EBC"/>
    <w:rsid w:val="00D63C5C"/>
    <w:rsid w:val="00D700E4"/>
    <w:rsid w:val="00D730D7"/>
    <w:rsid w:val="00D76356"/>
    <w:rsid w:val="00D769B7"/>
    <w:rsid w:val="00D77B7E"/>
    <w:rsid w:val="00D80252"/>
    <w:rsid w:val="00D86901"/>
    <w:rsid w:val="00D9004B"/>
    <w:rsid w:val="00D9359C"/>
    <w:rsid w:val="00D93A53"/>
    <w:rsid w:val="00D9447A"/>
    <w:rsid w:val="00D96038"/>
    <w:rsid w:val="00D96FFD"/>
    <w:rsid w:val="00D9729E"/>
    <w:rsid w:val="00D97C0E"/>
    <w:rsid w:val="00DA0D32"/>
    <w:rsid w:val="00DA1F0D"/>
    <w:rsid w:val="00DA6587"/>
    <w:rsid w:val="00DA7D4E"/>
    <w:rsid w:val="00DB101C"/>
    <w:rsid w:val="00DB6507"/>
    <w:rsid w:val="00DB68CA"/>
    <w:rsid w:val="00DC049B"/>
    <w:rsid w:val="00DC0F11"/>
    <w:rsid w:val="00DC13B0"/>
    <w:rsid w:val="00DC1DC4"/>
    <w:rsid w:val="00DC37E9"/>
    <w:rsid w:val="00DC70C6"/>
    <w:rsid w:val="00DD1139"/>
    <w:rsid w:val="00DD385D"/>
    <w:rsid w:val="00DD4735"/>
    <w:rsid w:val="00DD4BF9"/>
    <w:rsid w:val="00DD58A3"/>
    <w:rsid w:val="00DD6B17"/>
    <w:rsid w:val="00DE19E4"/>
    <w:rsid w:val="00DE23EB"/>
    <w:rsid w:val="00DE35B0"/>
    <w:rsid w:val="00DE48AC"/>
    <w:rsid w:val="00DE4B77"/>
    <w:rsid w:val="00DE4F80"/>
    <w:rsid w:val="00DE60E5"/>
    <w:rsid w:val="00DE7712"/>
    <w:rsid w:val="00DE7D32"/>
    <w:rsid w:val="00DF0514"/>
    <w:rsid w:val="00DF0815"/>
    <w:rsid w:val="00DF0887"/>
    <w:rsid w:val="00E014FB"/>
    <w:rsid w:val="00E0449A"/>
    <w:rsid w:val="00E057AA"/>
    <w:rsid w:val="00E072F7"/>
    <w:rsid w:val="00E12260"/>
    <w:rsid w:val="00E130B0"/>
    <w:rsid w:val="00E219E7"/>
    <w:rsid w:val="00E23427"/>
    <w:rsid w:val="00E26633"/>
    <w:rsid w:val="00E31ED9"/>
    <w:rsid w:val="00E32327"/>
    <w:rsid w:val="00E330A2"/>
    <w:rsid w:val="00E343BB"/>
    <w:rsid w:val="00E41617"/>
    <w:rsid w:val="00E445A7"/>
    <w:rsid w:val="00E526B7"/>
    <w:rsid w:val="00E53269"/>
    <w:rsid w:val="00E561E2"/>
    <w:rsid w:val="00E6292B"/>
    <w:rsid w:val="00E631DF"/>
    <w:rsid w:val="00E64950"/>
    <w:rsid w:val="00E67F5D"/>
    <w:rsid w:val="00E71B46"/>
    <w:rsid w:val="00E725DD"/>
    <w:rsid w:val="00E73218"/>
    <w:rsid w:val="00E74FF8"/>
    <w:rsid w:val="00E774EC"/>
    <w:rsid w:val="00E80286"/>
    <w:rsid w:val="00E80B71"/>
    <w:rsid w:val="00E90166"/>
    <w:rsid w:val="00E905EF"/>
    <w:rsid w:val="00E97956"/>
    <w:rsid w:val="00EA0836"/>
    <w:rsid w:val="00EA093A"/>
    <w:rsid w:val="00EA2373"/>
    <w:rsid w:val="00EA3F13"/>
    <w:rsid w:val="00EA5889"/>
    <w:rsid w:val="00EA66EB"/>
    <w:rsid w:val="00EB266A"/>
    <w:rsid w:val="00EB2945"/>
    <w:rsid w:val="00EB2D65"/>
    <w:rsid w:val="00EB636A"/>
    <w:rsid w:val="00EC0644"/>
    <w:rsid w:val="00EC1830"/>
    <w:rsid w:val="00EC22D7"/>
    <w:rsid w:val="00EC531B"/>
    <w:rsid w:val="00EC56C2"/>
    <w:rsid w:val="00EC58E0"/>
    <w:rsid w:val="00EC7B80"/>
    <w:rsid w:val="00ED2507"/>
    <w:rsid w:val="00ED2EC0"/>
    <w:rsid w:val="00ED3AEC"/>
    <w:rsid w:val="00ED6C07"/>
    <w:rsid w:val="00EE1B40"/>
    <w:rsid w:val="00EE1D11"/>
    <w:rsid w:val="00EF39B1"/>
    <w:rsid w:val="00EF4A19"/>
    <w:rsid w:val="00F00F0F"/>
    <w:rsid w:val="00F01F0B"/>
    <w:rsid w:val="00F0460D"/>
    <w:rsid w:val="00F04CF9"/>
    <w:rsid w:val="00F054CD"/>
    <w:rsid w:val="00F06294"/>
    <w:rsid w:val="00F06BE3"/>
    <w:rsid w:val="00F13E55"/>
    <w:rsid w:val="00F16D90"/>
    <w:rsid w:val="00F20D5E"/>
    <w:rsid w:val="00F22DA8"/>
    <w:rsid w:val="00F236CD"/>
    <w:rsid w:val="00F239F0"/>
    <w:rsid w:val="00F27EBE"/>
    <w:rsid w:val="00F3071C"/>
    <w:rsid w:val="00F334D1"/>
    <w:rsid w:val="00F34860"/>
    <w:rsid w:val="00F43D3D"/>
    <w:rsid w:val="00F50ED8"/>
    <w:rsid w:val="00F52BCF"/>
    <w:rsid w:val="00F531F6"/>
    <w:rsid w:val="00F53933"/>
    <w:rsid w:val="00F549FB"/>
    <w:rsid w:val="00F555BB"/>
    <w:rsid w:val="00F55A22"/>
    <w:rsid w:val="00F56CD2"/>
    <w:rsid w:val="00F56D26"/>
    <w:rsid w:val="00F57AF3"/>
    <w:rsid w:val="00F60651"/>
    <w:rsid w:val="00F6290C"/>
    <w:rsid w:val="00F62B9C"/>
    <w:rsid w:val="00F633A4"/>
    <w:rsid w:val="00F63596"/>
    <w:rsid w:val="00F636D4"/>
    <w:rsid w:val="00F66DFB"/>
    <w:rsid w:val="00F705F4"/>
    <w:rsid w:val="00F7275B"/>
    <w:rsid w:val="00F73EA7"/>
    <w:rsid w:val="00F76334"/>
    <w:rsid w:val="00F77632"/>
    <w:rsid w:val="00F80AD1"/>
    <w:rsid w:val="00F84EFB"/>
    <w:rsid w:val="00F869A3"/>
    <w:rsid w:val="00F873E3"/>
    <w:rsid w:val="00F874A9"/>
    <w:rsid w:val="00F90ADB"/>
    <w:rsid w:val="00F92EC1"/>
    <w:rsid w:val="00F92ED3"/>
    <w:rsid w:val="00F943BE"/>
    <w:rsid w:val="00F96199"/>
    <w:rsid w:val="00F97E71"/>
    <w:rsid w:val="00FA6EA3"/>
    <w:rsid w:val="00FA7922"/>
    <w:rsid w:val="00FB2DB2"/>
    <w:rsid w:val="00FB4269"/>
    <w:rsid w:val="00FB6C8C"/>
    <w:rsid w:val="00FB70E9"/>
    <w:rsid w:val="00FB7549"/>
    <w:rsid w:val="00FB7E7A"/>
    <w:rsid w:val="00FC6D25"/>
    <w:rsid w:val="00FC7684"/>
    <w:rsid w:val="00FD1F8A"/>
    <w:rsid w:val="00FD213A"/>
    <w:rsid w:val="00FD4F18"/>
    <w:rsid w:val="00FD68AE"/>
    <w:rsid w:val="00FE21CF"/>
    <w:rsid w:val="00FE3264"/>
    <w:rsid w:val="00FE6A0C"/>
    <w:rsid w:val="00FE6B6F"/>
    <w:rsid w:val="00FE7BC0"/>
    <w:rsid w:val="00FF193B"/>
    <w:rsid w:val="00FF4335"/>
    <w:rsid w:val="00FF598C"/>
    <w:rsid w:val="00FF6E2A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08B3"/>
  <w15:docId w15:val="{3E46A7EE-63BB-42DE-A22A-EECC2E8B8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33D0"/>
    <w:pPr>
      <w:spacing w:after="0" w:line="240" w:lineRule="auto"/>
    </w:pPr>
    <w:rPr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6BE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B6BE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C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C19F8"/>
    <w:rPr>
      <w:color w:val="954F72"/>
      <w:u w:val="single"/>
    </w:rPr>
  </w:style>
  <w:style w:type="paragraph" w:customStyle="1" w:styleId="msonormal0">
    <w:name w:val="msonormal"/>
    <w:basedOn w:val="Normal"/>
    <w:rsid w:val="00AC1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C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C7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d15mcfceub">
    <w:name w:val="gd15mcfceub"/>
    <w:basedOn w:val="DefaultParagraphFont"/>
    <w:rsid w:val="00700C7B"/>
  </w:style>
  <w:style w:type="character" w:styleId="PlaceholderText">
    <w:name w:val="Placeholder Text"/>
    <w:basedOn w:val="DefaultParagraphFont"/>
    <w:uiPriority w:val="99"/>
    <w:semiHidden/>
    <w:rsid w:val="00DC0F1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E02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E02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E02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02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02BA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97781C"/>
    <w:rPr>
      <w:b/>
      <w:bCs/>
    </w:rPr>
  </w:style>
  <w:style w:type="character" w:customStyle="1" w:styleId="referencesyear">
    <w:name w:val="references__year"/>
    <w:basedOn w:val="DefaultParagraphFont"/>
    <w:rsid w:val="0097781C"/>
  </w:style>
  <w:style w:type="character" w:customStyle="1" w:styleId="referencesarticle-title">
    <w:name w:val="references__article-title"/>
    <w:basedOn w:val="DefaultParagraphFont"/>
    <w:rsid w:val="0097781C"/>
  </w:style>
  <w:style w:type="paragraph" w:styleId="NormalWeb">
    <w:name w:val="Normal (Web)"/>
    <w:basedOn w:val="Normal"/>
    <w:uiPriority w:val="99"/>
    <w:unhideWhenUsed/>
    <w:rsid w:val="00977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031F1-CA4A-497E-A8BD-CCED1F67E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35</Pages>
  <Words>3676</Words>
  <Characters>20957</Characters>
  <Application>Microsoft Office Word</Application>
  <DocSecurity>0</DocSecurity>
  <Lines>174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Romero</dc:creator>
  <cp:keywords/>
  <dc:description/>
  <cp:lastModifiedBy>adamsgd</cp:lastModifiedBy>
  <cp:revision>1</cp:revision>
  <cp:lastPrinted>2020-06-17T19:18:00Z</cp:lastPrinted>
  <dcterms:created xsi:type="dcterms:W3CDTF">2021-11-24T15:59:00Z</dcterms:created>
  <dcterms:modified xsi:type="dcterms:W3CDTF">2021-12-11T16:09:00Z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http://csl.mendeley.com/styles/73841661/bulletin-of-marine-science</vt:lpwstr>
  </property>
  <property fmtid="{D5CDD505-2E9C-101B-9397-08002B2CF9AE}" pid="5" name="Mendeley Recent Style Name 1_1">
    <vt:lpwstr>Bulletin of Marine Science - Grant Adams</vt:lpwstr>
  </property>
  <property fmtid="{D5CDD505-2E9C-101B-9397-08002B2CF9AE}" pid="6" name="Mendeley Recent Style Id 2_1">
    <vt:lpwstr>http://www.zotero.org/styles/chicago-author-date</vt:lpwstr>
  </property>
  <property fmtid="{D5CDD505-2E9C-101B-9397-08002B2CF9AE}" pid="7" name="Mendeley Recent Style Name 2_1">
    <vt:lpwstr>Chicago Manual of Style 17th edition (author-date)</vt:lpwstr>
  </property>
  <property fmtid="{D5CDD505-2E9C-101B-9397-08002B2CF9AE}" pid="8" name="Mendeley Recent Style Id 3_1">
    <vt:lpwstr>http://www.zotero.org/styles/fish-and-fisheries</vt:lpwstr>
  </property>
  <property fmtid="{D5CDD505-2E9C-101B-9397-08002B2CF9AE}" pid="9" name="Mendeley Recent Style Name 3_1">
    <vt:lpwstr>Fish and Fisheries</vt:lpwstr>
  </property>
  <property fmtid="{D5CDD505-2E9C-101B-9397-08002B2CF9AE}" pid="10" name="Mendeley Recent Style Id 4_1">
    <vt:lpwstr>http://www.zotero.org/styles/fisheries-research</vt:lpwstr>
  </property>
  <property fmtid="{D5CDD505-2E9C-101B-9397-08002B2CF9AE}" pid="11" name="Mendeley Recent Style Name 4_1">
    <vt:lpwstr>Fisheries Research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http://www.zotero.org/styles/ices-journal-of-marine-science</vt:lpwstr>
  </property>
  <property fmtid="{D5CDD505-2E9C-101B-9397-08002B2CF9AE}" pid="15" name="Mendeley Recent Style Name 6_1">
    <vt:lpwstr>ICES Journal of Marine Science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http://www.zotero.org/styles/marine-ecology-progress-series</vt:lpwstr>
  </property>
  <property fmtid="{D5CDD505-2E9C-101B-9397-08002B2CF9AE}" pid="19" name="Mendeley Recent Style Name 8_1">
    <vt:lpwstr>Marine Ecology Progress Series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</Properties>
</file>