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9E55CE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9E55CE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9E55CE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31773B" w14:textId="0B030090" w:rsidR="00233E0B" w:rsidRPr="009E55CE" w:rsidRDefault="00233E0B" w:rsidP="00233E0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 xml:space="preserve">Romero, M.A., M.A. </w:t>
      </w:r>
      <w:proofErr w:type="spellStart"/>
      <w:r w:rsidRPr="009E55CE">
        <w:rPr>
          <w:rFonts w:ascii="Times New Roman" w:hAnsi="Times New Roman" w:cs="Times New Roman"/>
          <w:lang w:val="en-US"/>
        </w:rPr>
        <w:t>Coscarella</w:t>
      </w:r>
      <w:proofErr w:type="spellEnd"/>
      <w:r w:rsidRPr="009E55CE">
        <w:rPr>
          <w:rFonts w:ascii="Times New Roman" w:hAnsi="Times New Roman" w:cs="Times New Roman"/>
          <w:lang w:val="en-US"/>
        </w:rPr>
        <w:t>, G.</w:t>
      </w:r>
      <w:r w:rsidR="004F330E" w:rsidRPr="009E55CE">
        <w:rPr>
          <w:rFonts w:ascii="Times New Roman" w:hAnsi="Times New Roman" w:cs="Times New Roman"/>
          <w:lang w:val="en-US"/>
        </w:rPr>
        <w:t>D.</w:t>
      </w:r>
      <w:r w:rsidRPr="009E55CE">
        <w:rPr>
          <w:rFonts w:ascii="Times New Roman" w:hAnsi="Times New Roman" w:cs="Times New Roman"/>
          <w:lang w:val="en-US"/>
        </w:rPr>
        <w:t xml:space="preserve"> Adams, J.C. Pedraza, R. González and E.A. Crespo </w:t>
      </w:r>
    </w:p>
    <w:p w14:paraId="2A69CCF9" w14:textId="77777777" w:rsidR="00446E1E" w:rsidRPr="009E55CE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</w:p>
    <w:p w14:paraId="356EA6A8" w14:textId="137C80E7" w:rsidR="002A1DB6" w:rsidRPr="009E55CE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9E55CE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4C0B6A5F" w:rsidR="005B39F0" w:rsidRPr="009E55CE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Tabl</w:t>
      </w:r>
      <w:r w:rsidR="00412790" w:rsidRPr="009E55CE">
        <w:rPr>
          <w:rFonts w:ascii="Times New Roman" w:hAnsi="Times New Roman" w:cs="Times New Roman"/>
          <w:lang w:val="en-US"/>
        </w:rPr>
        <w:t>e</w:t>
      </w:r>
      <w:r w:rsidRPr="009E55CE">
        <w:rPr>
          <w:rFonts w:ascii="Times New Roman" w:hAnsi="Times New Roman" w:cs="Times New Roman"/>
          <w:lang w:val="en-US"/>
        </w:rPr>
        <w:t xml:space="preserve"> S1. </w:t>
      </w:r>
      <w:r w:rsidR="00181A01" w:rsidRPr="009E55CE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sub>
        </m:sSub>
      </m:oMath>
      <w:r w:rsidR="00181A01" w:rsidRPr="009E55CE">
        <w:rPr>
          <w:rFonts w:ascii="Times New Roman" w:hAnsi="Times New Roman" w:cs="Times New Roman"/>
          <w:lang w:val="en-US"/>
        </w:rPr>
        <w:t xml:space="preserve">: annual </w:t>
      </w:r>
      <w:r w:rsidR="003C58D7" w:rsidRPr="009E55CE">
        <w:rPr>
          <w:rFonts w:ascii="Times New Roman" w:hAnsi="Times New Roman" w:cs="Times New Roman"/>
          <w:lang w:val="en-US"/>
        </w:rPr>
        <w:t>catch</w:t>
      </w:r>
      <w:r w:rsidR="00181A01" w:rsidRPr="009E55CE">
        <w:rPr>
          <w:rFonts w:ascii="Times New Roman" w:hAnsi="Times New Roman" w:cs="Times New Roman"/>
          <w:lang w:val="en-US"/>
        </w:rPr>
        <w:t xml:space="preserve"> values</w:t>
      </w:r>
      <w:r w:rsidR="00206479" w:rsidRPr="009E55CE">
        <w:rPr>
          <w:rFonts w:ascii="Times New Roman" w:hAnsi="Times New Roman" w:cs="Times New Roman"/>
          <w:lang w:val="en-US"/>
        </w:rPr>
        <w:t>.</w:t>
      </w:r>
    </w:p>
    <w:p w14:paraId="3516FF11" w14:textId="2C8CD7F3" w:rsidR="00B419F6" w:rsidRPr="009E55CE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8"/>
        <w:gridCol w:w="1061"/>
        <w:gridCol w:w="1221"/>
        <w:gridCol w:w="1061"/>
        <w:gridCol w:w="1061"/>
        <w:gridCol w:w="1061"/>
      </w:tblGrid>
      <w:tr w:rsidR="00206479" w:rsidRPr="009E55CE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9E55CE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Year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9E55CE" w:rsidRDefault="005E6E95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9E55CE" w:rsidRDefault="005E6E95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9E55CE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Year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9E55CE" w:rsidRDefault="005E6E95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9E55CE" w:rsidRDefault="005E6E95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9E55CE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28</w:t>
            </w:r>
          </w:p>
        </w:tc>
      </w:tr>
      <w:tr w:rsidR="00206479" w:rsidRPr="009E55CE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</w:tr>
      <w:tr w:rsidR="00206479" w:rsidRPr="009E55CE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</w:tr>
      <w:tr w:rsidR="00206479" w:rsidRPr="009E55CE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</w:tr>
      <w:tr w:rsidR="00206479" w:rsidRPr="009E55CE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44</w:t>
            </w:r>
          </w:p>
        </w:tc>
      </w:tr>
      <w:tr w:rsidR="00206479" w:rsidRPr="009E55CE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</w:t>
            </w:r>
          </w:p>
        </w:tc>
      </w:tr>
      <w:tr w:rsidR="00206479" w:rsidRPr="009E55CE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</w:tr>
      <w:tr w:rsidR="00206479" w:rsidRPr="009E55CE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</w:p>
        </w:tc>
      </w:tr>
      <w:tr w:rsidR="00206479" w:rsidRPr="009E55CE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</w:t>
            </w:r>
          </w:p>
        </w:tc>
      </w:tr>
      <w:tr w:rsidR="00206479" w:rsidRPr="009E55CE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</w:tr>
      <w:tr w:rsidR="00206479" w:rsidRPr="009E55CE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</w:tr>
      <w:tr w:rsidR="00206479" w:rsidRPr="009E55CE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</w:tr>
      <w:tr w:rsidR="00206479" w:rsidRPr="009E55CE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22</w:t>
            </w:r>
          </w:p>
        </w:tc>
      </w:tr>
      <w:tr w:rsidR="00206479" w:rsidRPr="009E55CE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23</w:t>
            </w:r>
          </w:p>
        </w:tc>
      </w:tr>
      <w:tr w:rsidR="00206479" w:rsidRPr="009E55CE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</w:tr>
      <w:tr w:rsidR="00206479" w:rsidRPr="009E55CE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</w:tr>
      <w:tr w:rsidR="00206479" w:rsidRPr="009E55CE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24</w:t>
            </w:r>
          </w:p>
        </w:tc>
      </w:tr>
      <w:tr w:rsidR="00206479" w:rsidRPr="009E55CE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45</w:t>
            </w:r>
          </w:p>
        </w:tc>
      </w:tr>
      <w:tr w:rsidR="00206479" w:rsidRPr="009E55CE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</w:tr>
      <w:tr w:rsidR="00206479" w:rsidRPr="009E55CE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</w:tr>
      <w:tr w:rsidR="00206479" w:rsidRPr="009E55CE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</w:t>
            </w:r>
          </w:p>
        </w:tc>
      </w:tr>
      <w:tr w:rsidR="00206479" w:rsidRPr="009E55CE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</w:p>
        </w:tc>
      </w:tr>
      <w:tr w:rsidR="00206479" w:rsidRPr="009E55CE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27</w:t>
            </w:r>
          </w:p>
        </w:tc>
      </w:tr>
      <w:tr w:rsidR="00206479" w:rsidRPr="009E55CE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</w:tr>
      <w:tr w:rsidR="00206479" w:rsidRPr="009E55CE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</w:tr>
      <w:tr w:rsidR="00206479" w:rsidRPr="009E55CE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</w:t>
            </w:r>
          </w:p>
        </w:tc>
      </w:tr>
      <w:tr w:rsidR="00206479" w:rsidRPr="009E55CE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</w:tr>
      <w:tr w:rsidR="00206479" w:rsidRPr="009E55CE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</w:tr>
      <w:tr w:rsidR="00206479" w:rsidRPr="009E55CE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27</w:t>
            </w:r>
          </w:p>
        </w:tc>
      </w:tr>
      <w:tr w:rsidR="00206479" w:rsidRPr="009E55CE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</w:tr>
      <w:tr w:rsidR="00206479" w:rsidRPr="009E55CE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</w:tr>
      <w:tr w:rsidR="00206479" w:rsidRPr="009E55CE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36</w:t>
            </w:r>
          </w:p>
        </w:tc>
      </w:tr>
      <w:tr w:rsidR="00206479" w:rsidRPr="009E55CE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</w:tr>
      <w:tr w:rsidR="00206479" w:rsidRPr="009E55CE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</w:p>
        </w:tc>
      </w:tr>
      <w:tr w:rsidR="00206479" w:rsidRPr="009E55CE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</w:tr>
      <w:tr w:rsidR="00206479" w:rsidRPr="009E55CE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28</w:t>
            </w:r>
          </w:p>
        </w:tc>
      </w:tr>
      <w:tr w:rsidR="00206479" w:rsidRPr="009E55CE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23</w:t>
            </w:r>
          </w:p>
        </w:tc>
      </w:tr>
      <w:tr w:rsidR="00206479" w:rsidRPr="009E55CE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</w:t>
            </w:r>
          </w:p>
        </w:tc>
      </w:tr>
      <w:tr w:rsidR="00206479" w:rsidRPr="009E55CE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</w:t>
            </w:r>
          </w:p>
        </w:tc>
      </w:tr>
      <w:tr w:rsidR="00206479" w:rsidRPr="009E55CE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</w:t>
            </w:r>
          </w:p>
        </w:tc>
      </w:tr>
      <w:tr w:rsidR="00206479" w:rsidRPr="009E55CE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</w:tr>
      <w:tr w:rsidR="00206479" w:rsidRPr="009E55CE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73</w:t>
            </w:r>
          </w:p>
        </w:tc>
      </w:tr>
      <w:tr w:rsidR="00206479" w:rsidRPr="009E55CE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41</w:t>
            </w:r>
          </w:p>
        </w:tc>
      </w:tr>
      <w:tr w:rsidR="00206479" w:rsidRPr="009E55CE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</w:t>
            </w:r>
          </w:p>
        </w:tc>
      </w:tr>
      <w:tr w:rsidR="00206479" w:rsidRPr="009E55CE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</w:tr>
      <w:tr w:rsidR="00206479" w:rsidRPr="009E55CE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32</w:t>
            </w:r>
          </w:p>
        </w:tc>
      </w:tr>
      <w:tr w:rsidR="00206479" w:rsidRPr="009E55CE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93</w:t>
            </w:r>
          </w:p>
        </w:tc>
      </w:tr>
      <w:tr w:rsidR="00206479" w:rsidRPr="009E55CE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65</w:t>
            </w:r>
          </w:p>
        </w:tc>
      </w:tr>
      <w:tr w:rsidR="00206479" w:rsidRPr="009E55CE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56</w:t>
            </w:r>
          </w:p>
        </w:tc>
      </w:tr>
      <w:tr w:rsidR="00206479" w:rsidRPr="009E55CE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</w:t>
            </w:r>
          </w:p>
        </w:tc>
      </w:tr>
      <w:tr w:rsidR="00206479" w:rsidRPr="009E55CE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95</w:t>
            </w:r>
          </w:p>
        </w:tc>
      </w:tr>
      <w:tr w:rsidR="00206479" w:rsidRPr="009E55CE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26</w:t>
            </w:r>
          </w:p>
        </w:tc>
      </w:tr>
      <w:tr w:rsidR="00206479" w:rsidRPr="009E55CE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</w:t>
            </w:r>
          </w:p>
        </w:tc>
      </w:tr>
      <w:tr w:rsidR="00206479" w:rsidRPr="009E55CE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</w:tr>
      <w:tr w:rsidR="00206479" w:rsidRPr="009E55CE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</w:tr>
      <w:tr w:rsidR="00206479" w:rsidRPr="009E55CE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</w:tr>
      <w:tr w:rsidR="00206479" w:rsidRPr="009E55CE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</w:t>
            </w:r>
          </w:p>
        </w:tc>
      </w:tr>
      <w:tr w:rsidR="00206479" w:rsidRPr="009E55CE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</w:t>
            </w:r>
          </w:p>
        </w:tc>
      </w:tr>
      <w:tr w:rsidR="00206479" w:rsidRPr="009E55CE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15</w:t>
            </w:r>
          </w:p>
        </w:tc>
      </w:tr>
      <w:tr w:rsidR="00206479" w:rsidRPr="009E55CE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</w:t>
            </w:r>
          </w:p>
        </w:tc>
      </w:tr>
      <w:tr w:rsidR="00206479" w:rsidRPr="009E55CE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</w:tr>
      <w:tr w:rsidR="00206479" w:rsidRPr="009E55CE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</w:tr>
      <w:tr w:rsidR="00206479" w:rsidRPr="009E55CE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</w:tr>
      <w:tr w:rsidR="00206479" w:rsidRPr="009E55CE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</w:tr>
      <w:tr w:rsidR="00206479" w:rsidRPr="009E55CE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</w:tr>
      <w:tr w:rsidR="00206479" w:rsidRPr="009E55CE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</w:tr>
      <w:tr w:rsidR="00206479" w:rsidRPr="009E55CE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</w:t>
            </w:r>
          </w:p>
        </w:tc>
      </w:tr>
      <w:tr w:rsidR="00206479" w:rsidRPr="009E55CE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</w:tr>
      <w:tr w:rsidR="00206479" w:rsidRPr="009E55CE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</w:tc>
      </w:tr>
      <w:tr w:rsidR="00206479" w:rsidRPr="009E55CE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1335</w:t>
            </w:r>
          </w:p>
        </w:tc>
      </w:tr>
      <w:tr w:rsidR="00206479" w:rsidRPr="009E55CE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</w:tr>
      <w:tr w:rsidR="00206479" w:rsidRPr="009E55CE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37</w:t>
            </w:r>
          </w:p>
        </w:tc>
      </w:tr>
      <w:tr w:rsidR="00206479" w:rsidRPr="009E55CE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47</w:t>
            </w:r>
          </w:p>
        </w:tc>
      </w:tr>
      <w:tr w:rsidR="00206479" w:rsidRPr="009E55CE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</w:tr>
      <w:tr w:rsidR="00206479" w:rsidRPr="009E55CE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06479" w:rsidRPr="009E55CE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9E55CE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32455873" w14:textId="52FD2B0C" w:rsidR="003B1B5A" w:rsidRPr="009E55CE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Pr="009E55CE" w:rsidRDefault="003B1B5A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Pr="009E55CE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 xml:space="preserve">Table S2. Observed total number of whales from the aerial-survey across the monitoring area south of </w:t>
      </w:r>
      <w:proofErr w:type="spellStart"/>
      <w:r w:rsidRPr="009E55CE">
        <w:rPr>
          <w:rFonts w:ascii="Times New Roman" w:hAnsi="Times New Roman" w:cs="Times New Roman"/>
          <w:lang w:val="en-US"/>
        </w:rPr>
        <w:t>Península</w:t>
      </w:r>
      <w:proofErr w:type="spellEnd"/>
      <w:r w:rsidRPr="009E55CE">
        <w:rPr>
          <w:rFonts w:ascii="Times New Roman" w:hAnsi="Times New Roman" w:cs="Times New Roman"/>
          <w:lang w:val="en-US"/>
        </w:rPr>
        <w:t xml:space="preserve"> Valdés to the limit of the main concentration area, </w:t>
      </w:r>
      <w:proofErr w:type="spellStart"/>
      <w:r w:rsidRPr="009E55CE">
        <w:rPr>
          <w:rFonts w:ascii="Times New Roman" w:hAnsi="Times New Roman" w:cs="Times New Roman"/>
          <w:lang w:val="en-US"/>
        </w:rPr>
        <w:t>totalling</w:t>
      </w:r>
      <w:proofErr w:type="spellEnd"/>
      <w:r w:rsidRPr="009E55CE">
        <w:rPr>
          <w:rFonts w:ascii="Times New Roman" w:hAnsi="Times New Roman" w:cs="Times New Roman"/>
          <w:lang w:val="en-US"/>
        </w:rPr>
        <w:t xml:space="preserve"> a coastal strip 620 km in length.</w:t>
      </w:r>
    </w:p>
    <w:p w14:paraId="7DBD9120" w14:textId="77777777" w:rsidR="003B1B5A" w:rsidRPr="009E55CE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:rsidRPr="009E55CE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Month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Observed whales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Julian day</w:t>
            </w:r>
          </w:p>
        </w:tc>
      </w:tr>
      <w:tr w:rsidR="003B1B5A" w:rsidRPr="009E55CE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139</w:t>
            </w:r>
          </w:p>
        </w:tc>
      </w:tr>
      <w:tr w:rsidR="003B1B5A" w:rsidRPr="009E55CE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</w:t>
            </w:r>
          </w:p>
        </w:tc>
      </w:tr>
      <w:tr w:rsidR="003B1B5A" w:rsidRPr="009E55CE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229</w:t>
            </w:r>
          </w:p>
        </w:tc>
      </w:tr>
      <w:tr w:rsidR="003B1B5A" w:rsidRPr="009E55CE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272</w:t>
            </w:r>
          </w:p>
        </w:tc>
      </w:tr>
      <w:tr w:rsidR="003B1B5A" w:rsidRPr="009E55CE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314</w:t>
            </w:r>
          </w:p>
        </w:tc>
      </w:tr>
      <w:tr w:rsidR="003B1B5A" w:rsidRPr="009E55CE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349</w:t>
            </w:r>
          </w:p>
        </w:tc>
      </w:tr>
      <w:tr w:rsidR="003B1B5A" w:rsidRPr="009E55CE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149</w:t>
            </w:r>
          </w:p>
        </w:tc>
      </w:tr>
      <w:tr w:rsidR="003B1B5A" w:rsidRPr="009E55CE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194</w:t>
            </w:r>
          </w:p>
        </w:tc>
      </w:tr>
      <w:tr w:rsidR="003B1B5A" w:rsidRPr="009E55CE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271</w:t>
            </w:r>
          </w:p>
        </w:tc>
      </w:tr>
      <w:tr w:rsidR="003B1B5A" w:rsidRPr="009E55CE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319</w:t>
            </w:r>
          </w:p>
        </w:tc>
      </w:tr>
      <w:tr w:rsidR="003B1B5A" w:rsidRPr="009E55CE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159</w:t>
            </w:r>
          </w:p>
        </w:tc>
      </w:tr>
      <w:tr w:rsidR="003B1B5A" w:rsidRPr="009E55CE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</w:t>
            </w:r>
          </w:p>
        </w:tc>
      </w:tr>
      <w:tr w:rsidR="003B1B5A" w:rsidRPr="009E55CE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251</w:t>
            </w:r>
          </w:p>
        </w:tc>
      </w:tr>
      <w:tr w:rsidR="003B1B5A" w:rsidRPr="009E55CE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298</w:t>
            </w:r>
          </w:p>
        </w:tc>
      </w:tr>
      <w:tr w:rsidR="003B1B5A" w:rsidRPr="009E55CE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351</w:t>
            </w:r>
          </w:p>
        </w:tc>
      </w:tr>
      <w:tr w:rsidR="003B1B5A" w:rsidRPr="009E55CE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87</w:t>
            </w:r>
          </w:p>
        </w:tc>
      </w:tr>
      <w:tr w:rsidR="003B1B5A" w:rsidRPr="009E55CE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130</w:t>
            </w:r>
          </w:p>
        </w:tc>
      </w:tr>
      <w:tr w:rsidR="003B1B5A" w:rsidRPr="009E55CE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212</w:t>
            </w:r>
          </w:p>
        </w:tc>
      </w:tr>
      <w:tr w:rsidR="003B1B5A" w:rsidRPr="009E55CE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250</w:t>
            </w:r>
          </w:p>
        </w:tc>
      </w:tr>
      <w:tr w:rsidR="003B1B5A" w:rsidRPr="009E55CE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296</w:t>
            </w:r>
          </w:p>
        </w:tc>
      </w:tr>
      <w:tr w:rsidR="003B1B5A" w:rsidRPr="009E55CE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143</w:t>
            </w:r>
          </w:p>
        </w:tc>
      </w:tr>
      <w:tr w:rsidR="003B1B5A" w:rsidRPr="009E55CE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177</w:t>
            </w:r>
          </w:p>
        </w:tc>
      </w:tr>
      <w:tr w:rsidR="003B1B5A" w:rsidRPr="009E55CE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234</w:t>
            </w:r>
          </w:p>
        </w:tc>
      </w:tr>
      <w:tr w:rsidR="003B1B5A" w:rsidRPr="009E55CE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275</w:t>
            </w:r>
          </w:p>
        </w:tc>
      </w:tr>
      <w:tr w:rsidR="003B1B5A" w:rsidRPr="009E55CE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328</w:t>
            </w:r>
          </w:p>
        </w:tc>
      </w:tr>
      <w:tr w:rsidR="003B1B5A" w:rsidRPr="009E55CE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120</w:t>
            </w:r>
          </w:p>
        </w:tc>
      </w:tr>
      <w:tr w:rsidR="003B1B5A" w:rsidRPr="009E55CE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</w:t>
            </w:r>
          </w:p>
        </w:tc>
      </w:tr>
      <w:tr w:rsidR="003B1B5A" w:rsidRPr="009E55CE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251</w:t>
            </w:r>
          </w:p>
        </w:tc>
      </w:tr>
      <w:tr w:rsidR="003B1B5A" w:rsidRPr="009E55CE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267</w:t>
            </w:r>
          </w:p>
        </w:tc>
      </w:tr>
      <w:tr w:rsidR="003B1B5A" w:rsidRPr="009E55CE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315</w:t>
            </w:r>
          </w:p>
        </w:tc>
      </w:tr>
      <w:tr w:rsidR="003B1B5A" w:rsidRPr="009E55CE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126</w:t>
            </w:r>
          </w:p>
        </w:tc>
      </w:tr>
      <w:tr w:rsidR="003B1B5A" w:rsidRPr="009E55CE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176</w:t>
            </w:r>
          </w:p>
        </w:tc>
      </w:tr>
      <w:tr w:rsidR="003B1B5A" w:rsidRPr="009E55CE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253</w:t>
            </w:r>
          </w:p>
        </w:tc>
      </w:tr>
      <w:tr w:rsidR="003B1B5A" w:rsidRPr="009E55CE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117</w:t>
            </w:r>
          </w:p>
        </w:tc>
      </w:tr>
      <w:tr w:rsidR="003B1B5A" w:rsidRPr="009E55CE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274</w:t>
            </w:r>
          </w:p>
        </w:tc>
      </w:tr>
      <w:tr w:rsidR="003B1B5A" w:rsidRPr="009E55CE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133</w:t>
            </w:r>
          </w:p>
        </w:tc>
      </w:tr>
      <w:tr w:rsidR="003B1B5A" w:rsidRPr="009E55CE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228</w:t>
            </w:r>
          </w:p>
        </w:tc>
      </w:tr>
      <w:tr w:rsidR="003B1B5A" w:rsidRPr="009E55CE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278</w:t>
            </w:r>
          </w:p>
        </w:tc>
      </w:tr>
      <w:tr w:rsidR="003B1B5A" w:rsidRPr="009E55CE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144</w:t>
            </w:r>
          </w:p>
        </w:tc>
      </w:tr>
      <w:tr w:rsidR="003B1B5A" w:rsidRPr="009E55CE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215</w:t>
            </w:r>
          </w:p>
        </w:tc>
      </w:tr>
      <w:tr w:rsidR="003B1B5A" w:rsidRPr="009E55CE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138</w:t>
            </w:r>
          </w:p>
        </w:tc>
      </w:tr>
      <w:tr w:rsidR="003B1B5A" w:rsidRPr="009E55CE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207</w:t>
            </w:r>
          </w:p>
        </w:tc>
      </w:tr>
      <w:tr w:rsidR="003B1B5A" w:rsidRPr="009E55CE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249</w:t>
            </w:r>
          </w:p>
        </w:tc>
      </w:tr>
      <w:tr w:rsidR="003B1B5A" w:rsidRPr="009E55CE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317</w:t>
            </w:r>
          </w:p>
        </w:tc>
      </w:tr>
      <w:tr w:rsidR="003B1B5A" w:rsidRPr="009E55CE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113</w:t>
            </w:r>
          </w:p>
        </w:tc>
      </w:tr>
      <w:tr w:rsidR="003B1B5A" w:rsidRPr="009E55CE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170</w:t>
            </w:r>
          </w:p>
        </w:tc>
      </w:tr>
      <w:tr w:rsidR="003B1B5A" w:rsidRPr="009E55CE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281</w:t>
            </w:r>
          </w:p>
        </w:tc>
      </w:tr>
      <w:tr w:rsidR="003B1B5A" w:rsidRPr="009E55CE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113</w:t>
            </w:r>
          </w:p>
        </w:tc>
      </w:tr>
      <w:tr w:rsidR="003B1B5A" w:rsidRPr="009E55CE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159</w:t>
            </w:r>
          </w:p>
        </w:tc>
      </w:tr>
      <w:tr w:rsidR="003B1B5A" w:rsidRPr="009E55CE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257</w:t>
            </w:r>
          </w:p>
        </w:tc>
      </w:tr>
      <w:tr w:rsidR="003B1B5A" w:rsidRPr="009E55CE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275</w:t>
            </w:r>
          </w:p>
        </w:tc>
      </w:tr>
      <w:tr w:rsidR="003B1B5A" w:rsidRPr="009E55CE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322</w:t>
            </w:r>
          </w:p>
        </w:tc>
      </w:tr>
      <w:tr w:rsidR="003B1B5A" w:rsidRPr="009E55CE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222</w:t>
            </w:r>
          </w:p>
        </w:tc>
      </w:tr>
      <w:tr w:rsidR="003B1B5A" w:rsidRPr="009E55CE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265</w:t>
            </w:r>
          </w:p>
        </w:tc>
      </w:tr>
      <w:tr w:rsidR="003B1B5A" w:rsidRPr="009E55CE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301</w:t>
            </w:r>
          </w:p>
        </w:tc>
      </w:tr>
      <w:tr w:rsidR="003B1B5A" w:rsidRPr="009E55CE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188</w:t>
            </w:r>
          </w:p>
        </w:tc>
      </w:tr>
      <w:tr w:rsidR="003B1B5A" w:rsidRPr="009E55CE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247</w:t>
            </w:r>
          </w:p>
        </w:tc>
      </w:tr>
      <w:tr w:rsidR="003B1B5A" w:rsidRPr="009E55CE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294</w:t>
            </w:r>
          </w:p>
        </w:tc>
      </w:tr>
      <w:tr w:rsidR="003B1B5A" w:rsidRPr="009E55CE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143</w:t>
            </w:r>
          </w:p>
        </w:tc>
      </w:tr>
      <w:tr w:rsidR="003B1B5A" w:rsidRPr="009E55CE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213</w:t>
            </w:r>
          </w:p>
        </w:tc>
      </w:tr>
      <w:tr w:rsidR="003B1B5A" w:rsidRPr="009E55CE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243</w:t>
            </w:r>
          </w:p>
        </w:tc>
      </w:tr>
      <w:tr w:rsidR="003B1B5A" w:rsidRPr="009E55CE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189</w:t>
            </w:r>
          </w:p>
        </w:tc>
      </w:tr>
      <w:tr w:rsidR="003B1B5A" w:rsidRPr="009E55CE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237</w:t>
            </w:r>
          </w:p>
        </w:tc>
      </w:tr>
      <w:tr w:rsidR="003B1B5A" w:rsidRPr="009E55CE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9E55CE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275</w:t>
            </w:r>
          </w:p>
        </w:tc>
      </w:tr>
    </w:tbl>
    <w:p w14:paraId="021AA373" w14:textId="77777777" w:rsidR="00412790" w:rsidRPr="009E55CE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9E55CE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9E55C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308CBA7" w14:textId="4C5F8979" w:rsidR="00BE4FB4" w:rsidRPr="009E55CE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Table S</w:t>
      </w:r>
      <w:r w:rsidR="00B86077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 </w:t>
      </w:r>
      <w:r w:rsidR="00B86077" w:rsidRPr="009E55CE">
        <w:rPr>
          <w:rFonts w:ascii="Times New Roman" w:hAnsi="Times New Roman" w:cs="Times New Roman"/>
          <w:lang w:val="en-US"/>
        </w:rPr>
        <w:t>Estimated</w:t>
      </w:r>
      <w:r w:rsidRPr="009E55CE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</m:t>
            </m:r>
          </m:sub>
        </m:sSub>
      </m:oMath>
      <w:r w:rsidR="002F0F2E" w:rsidRPr="009E55CE">
        <w:rPr>
          <w:rFonts w:ascii="Times New Roman" w:hAnsi="Times New Roman" w:cs="Times New Roman"/>
          <w:lang w:val="en-US"/>
        </w:rPr>
        <w:t xml:space="preserve">: accumulated number of </w:t>
      </w:r>
      <w:r w:rsidR="002F0F2E" w:rsidRPr="009E55CE">
        <w:rPr>
          <w:rFonts w:ascii="Times New Roman" w:hAnsi="Times New Roman" w:cs="Times New Roman"/>
          <w:color w:val="000000"/>
          <w:lang w:val="en-US"/>
        </w:rPr>
        <w:t>right whales</w:t>
      </w:r>
      <w:r w:rsidRPr="009E55CE">
        <w:rPr>
          <w:rFonts w:ascii="Times New Roman" w:hAnsi="Times New Roman" w:cs="Times New Roman"/>
          <w:lang w:val="en-US"/>
        </w:rPr>
        <w:t>) and</w:t>
      </w:r>
      <w:r w:rsidR="00E45091" w:rsidRPr="009E55CE">
        <w:rPr>
          <w:rFonts w:ascii="Times New Roman" w:hAnsi="Times New Roman" w:cs="Times New Roman"/>
          <w:lang w:val="en-US"/>
        </w:rPr>
        <w:t xml:space="preserve"> log-scale</w:t>
      </w:r>
      <w:r w:rsidRPr="009E55CE">
        <w:rPr>
          <w:rFonts w:ascii="Times New Roman" w:hAnsi="Times New Roman" w:cs="Times New Roman"/>
          <w:lang w:val="en-US"/>
        </w:rPr>
        <w:t xml:space="preserve"> variance</w:t>
      </w:r>
      <w:r w:rsidR="00992999" w:rsidRPr="009E55CE">
        <w:rPr>
          <w:rFonts w:ascii="Times New Roman" w:hAnsi="Times New Roman" w:cs="Times New Roman"/>
          <w:lang w:val="en-US"/>
        </w:rPr>
        <w:t>-</w:t>
      </w:r>
      <w:r w:rsidRPr="009E55CE">
        <w:rPr>
          <w:rFonts w:ascii="Times New Roman" w:hAnsi="Times New Roman" w:cs="Times New Roman"/>
          <w:lang w:val="en-US"/>
        </w:rPr>
        <w:t xml:space="preserve">covariance matrix </w:t>
      </w:r>
      <w:r w:rsidR="00B86077" w:rsidRPr="009E55CE">
        <w:rPr>
          <w:rFonts w:ascii="Times New Roman" w:hAnsi="Times New Roman" w:cs="Times New Roman"/>
          <w:lang w:val="en-US"/>
        </w:rPr>
        <w:t>from</w:t>
      </w:r>
      <w:r w:rsidR="002F0F2E" w:rsidRPr="009E55CE">
        <w:rPr>
          <w:rFonts w:ascii="Times New Roman" w:hAnsi="Times New Roman" w:cs="Times New Roman"/>
          <w:lang w:val="en-US"/>
        </w:rPr>
        <w:t xml:space="preserve"> the </w:t>
      </w:r>
      <w:proofErr w:type="gramStart"/>
      <w:r w:rsidR="002F0F2E" w:rsidRPr="009E55CE">
        <w:rPr>
          <w:rFonts w:ascii="Times New Roman" w:hAnsi="Times New Roman" w:cs="Times New Roman"/>
          <w:lang w:val="en-US"/>
        </w:rPr>
        <w:t>two stage</w:t>
      </w:r>
      <w:proofErr w:type="gramEnd"/>
      <w:r w:rsidR="002F0F2E" w:rsidRPr="009E55CE">
        <w:rPr>
          <w:rFonts w:ascii="Times New Roman" w:hAnsi="Times New Roman" w:cs="Times New Roman"/>
          <w:lang w:val="en-US"/>
        </w:rPr>
        <w:t xml:space="preserve"> regression </w:t>
      </w:r>
      <w:r w:rsidR="00B86077" w:rsidRPr="009E55CE">
        <w:rPr>
          <w:rFonts w:ascii="Times New Roman" w:hAnsi="Times New Roman" w:cs="Times New Roman"/>
          <w:lang w:val="en-US"/>
        </w:rPr>
        <w:t>model</w:t>
      </w:r>
      <w:r w:rsidRPr="009E55CE">
        <w:rPr>
          <w:rFonts w:ascii="Times New Roman" w:hAnsi="Times New Roman" w:cs="Times New Roman"/>
          <w:lang w:val="en-US"/>
        </w:rPr>
        <w:t>.</w:t>
      </w:r>
      <w:r w:rsidR="002F0F2E" w:rsidRPr="009E55C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 w:rsidRPr="009E55C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 w:rsidRPr="009E55CE">
        <w:rPr>
          <w:rFonts w:ascii="Times New Roman" w:eastAsiaTheme="minorEastAsia" w:hAnsi="Times New Roman" w:cs="Times New Roman"/>
          <w:lang w:val="en-US"/>
        </w:rPr>
        <w:t xml:space="preserve">, julian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 w:rsidRPr="009E55C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9E55CE">
        <w:rPr>
          <w:rFonts w:ascii="Times New Roman" w:hAnsi="Times New Roman" w:cs="Times New Roman"/>
          <w:lang w:val="en-US"/>
        </w:rPr>
        <w:t xml:space="preserve">Julian day^2 </w:t>
      </w:r>
      <m:oMath>
        <m:r>
          <w:rPr>
            <w:rFonts w:ascii="Cambria Math" w:hAnsi="Cambria Math" w:cs="Times New Roman"/>
            <w:lang w:val="en-US"/>
          </w:rPr>
          <m:t>d=-0.00034 (0.000013 SE)</m:t>
        </m:r>
      </m:oMath>
      <w:r w:rsidR="002F0F2E" w:rsidRPr="009E55CE">
        <w:rPr>
          <w:rFonts w:ascii="Times New Roman" w:eastAsiaTheme="minorEastAsia" w:hAnsi="Times New Roman" w:cs="Times New Roman"/>
          <w:lang w:val="en-US"/>
        </w:rPr>
        <w:t>.</w:t>
      </w:r>
      <w:r w:rsidRPr="009E55CE">
        <w:rPr>
          <w:rFonts w:ascii="Times New Roman" w:hAnsi="Times New Roman" w:cs="Times New Roman"/>
          <w:lang w:val="en-US"/>
        </w:rPr>
        <w:t xml:space="preserve"> </w:t>
      </w:r>
      <w:r w:rsidR="002F0F2E" w:rsidRPr="009E55C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</m:t>
            </m:r>
          </m:sub>
        </m:sSub>
      </m:oMath>
      <w:r w:rsidR="002F0F2E" w:rsidRPr="009E55CE">
        <w:rPr>
          <w:rFonts w:ascii="Times New Roman" w:eastAsiaTheme="minorEastAsia" w:hAnsi="Times New Roman" w:cs="Times New Roman"/>
          <w:lang w:val="en-US"/>
        </w:rPr>
        <w:t>)</w:t>
      </w:r>
      <w:r w:rsidR="002F0F2E" w:rsidRPr="009E55C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222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1239E3" w:rsidRPr="009E55CE" w14:paraId="21F07367" w14:textId="77777777" w:rsidTr="00F25D52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1239E3" w:rsidRPr="009E55CE" w:rsidRDefault="001239E3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1239E3" w:rsidRPr="009E55CE" w:rsidRDefault="001239E3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1239E3" w:rsidRPr="009E55CE" w:rsidRDefault="001239E3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76B8BF5" w14:textId="77777777" w:rsidR="001239E3" w:rsidRPr="009E55CE" w:rsidRDefault="001239E3" w:rsidP="00733B33">
            <w:pPr>
              <w:rPr>
                <w:rFonts w:ascii="Times New Roman" w:eastAsia="Calibri" w:hAnsi="Times New Roman" w:cs="Times New Roman"/>
                <w:b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57B2F4F0" w:rsidR="001239E3" w:rsidRPr="009E55CE" w:rsidRDefault="001239E3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Σ</m:t>
                </m:r>
              </m:oMath>
            </m:oMathPara>
          </w:p>
        </w:tc>
      </w:tr>
      <w:tr w:rsidR="001239E3" w:rsidRPr="009E55CE" w14:paraId="6FB28890" w14:textId="77777777" w:rsidTr="00F25D52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Year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1FD2CEA" w14:textId="77777777" w:rsidR="001239E3" w:rsidRPr="009E55CE" w:rsidRDefault="001239E3" w:rsidP="004A3C16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3E4F7A4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1239E3" w:rsidRPr="009E55CE" w:rsidRDefault="001239E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2019</w:t>
            </w:r>
          </w:p>
        </w:tc>
      </w:tr>
      <w:tr w:rsidR="001239E3" w:rsidRPr="009E55CE" w14:paraId="0C8079F5" w14:textId="77777777" w:rsidTr="00F25D52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C61954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28B0DAC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</w:tr>
      <w:tr w:rsidR="001239E3" w:rsidRPr="009E55CE" w14:paraId="51FC4525" w14:textId="77777777" w:rsidTr="00F25D52">
        <w:tc>
          <w:tcPr>
            <w:tcW w:w="0" w:type="auto"/>
            <w:vAlign w:val="bottom"/>
          </w:tcPr>
          <w:p w14:paraId="37D359DC" w14:textId="634023F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1,868 </w:t>
            </w:r>
          </w:p>
        </w:tc>
        <w:tc>
          <w:tcPr>
            <w:tcW w:w="0" w:type="auto"/>
          </w:tcPr>
          <w:p w14:paraId="33D7D532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0EEBB1CC" w14:textId="01C669D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</w:tr>
      <w:tr w:rsidR="001239E3" w:rsidRPr="009E55CE" w14:paraId="5913246A" w14:textId="77777777" w:rsidTr="00F25D52">
        <w:tc>
          <w:tcPr>
            <w:tcW w:w="0" w:type="auto"/>
            <w:vAlign w:val="bottom"/>
          </w:tcPr>
          <w:p w14:paraId="55F56F9C" w14:textId="5EA2DB6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1,193 </w:t>
            </w:r>
          </w:p>
        </w:tc>
        <w:tc>
          <w:tcPr>
            <w:tcW w:w="0" w:type="auto"/>
          </w:tcPr>
          <w:p w14:paraId="6AD70AF7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0030E8F7" w14:textId="7A1AA27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</w:tr>
      <w:tr w:rsidR="001239E3" w:rsidRPr="009E55CE" w14:paraId="2C533A15" w14:textId="77777777" w:rsidTr="00F25D52">
        <w:tc>
          <w:tcPr>
            <w:tcW w:w="0" w:type="auto"/>
            <w:vAlign w:val="bottom"/>
          </w:tcPr>
          <w:p w14:paraId="4E68D7D7" w14:textId="65B1556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1,473 </w:t>
            </w:r>
          </w:p>
        </w:tc>
        <w:tc>
          <w:tcPr>
            <w:tcW w:w="0" w:type="auto"/>
          </w:tcPr>
          <w:p w14:paraId="7EC55018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7029299D" w14:textId="56CC82D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</w:tr>
      <w:tr w:rsidR="001239E3" w:rsidRPr="009E55CE" w14:paraId="29A7BFB8" w14:textId="77777777" w:rsidTr="00F25D52">
        <w:tc>
          <w:tcPr>
            <w:tcW w:w="0" w:type="auto"/>
            <w:vAlign w:val="bottom"/>
          </w:tcPr>
          <w:p w14:paraId="0FE80E06" w14:textId="5359298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2,237 </w:t>
            </w:r>
          </w:p>
        </w:tc>
        <w:tc>
          <w:tcPr>
            <w:tcW w:w="0" w:type="auto"/>
          </w:tcPr>
          <w:p w14:paraId="488FFC6A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618CE99D" w14:textId="729E939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</w:tr>
      <w:tr w:rsidR="001239E3" w:rsidRPr="009E55CE" w14:paraId="3AD5C06C" w14:textId="77777777" w:rsidTr="00F25D52">
        <w:tc>
          <w:tcPr>
            <w:tcW w:w="0" w:type="auto"/>
            <w:vAlign w:val="bottom"/>
          </w:tcPr>
          <w:p w14:paraId="2372C44C" w14:textId="118BE49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1,953 </w:t>
            </w:r>
          </w:p>
        </w:tc>
        <w:tc>
          <w:tcPr>
            <w:tcW w:w="0" w:type="auto"/>
          </w:tcPr>
          <w:p w14:paraId="025D5214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25996333" w14:textId="56D3472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</w:tr>
      <w:tr w:rsidR="001239E3" w:rsidRPr="009E55CE" w14:paraId="78D3D5DE" w14:textId="77777777" w:rsidTr="00F25D52">
        <w:tc>
          <w:tcPr>
            <w:tcW w:w="0" w:type="auto"/>
            <w:vAlign w:val="bottom"/>
          </w:tcPr>
          <w:p w14:paraId="3543C6C0" w14:textId="63E7FC7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1,499 </w:t>
            </w:r>
          </w:p>
        </w:tc>
        <w:tc>
          <w:tcPr>
            <w:tcW w:w="0" w:type="auto"/>
          </w:tcPr>
          <w:p w14:paraId="31692A19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0E024AB0" w14:textId="5122718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</w:tr>
      <w:tr w:rsidR="001239E3" w:rsidRPr="009E55CE" w14:paraId="1EBE49BE" w14:textId="77777777" w:rsidTr="00F25D52">
        <w:tc>
          <w:tcPr>
            <w:tcW w:w="0" w:type="auto"/>
            <w:vAlign w:val="bottom"/>
          </w:tcPr>
          <w:p w14:paraId="71C0A16E" w14:textId="5801FDB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1,676 </w:t>
            </w:r>
          </w:p>
        </w:tc>
        <w:tc>
          <w:tcPr>
            <w:tcW w:w="0" w:type="auto"/>
          </w:tcPr>
          <w:p w14:paraId="2AA39532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6D6C97C5" w14:textId="2A80CF7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</w:tr>
      <w:tr w:rsidR="001239E3" w:rsidRPr="009E55CE" w14:paraId="47399FAE" w14:textId="77777777" w:rsidTr="00F25D52">
        <w:tc>
          <w:tcPr>
            <w:tcW w:w="0" w:type="auto"/>
            <w:vAlign w:val="bottom"/>
          </w:tcPr>
          <w:p w14:paraId="051FC762" w14:textId="531EAC5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1,387 </w:t>
            </w:r>
          </w:p>
        </w:tc>
        <w:tc>
          <w:tcPr>
            <w:tcW w:w="0" w:type="auto"/>
          </w:tcPr>
          <w:p w14:paraId="5DA1F32F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42032E4F" w14:textId="609F62E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</w:tr>
      <w:tr w:rsidR="001239E3" w:rsidRPr="009E55CE" w14:paraId="667D40F6" w14:textId="77777777" w:rsidTr="00F25D52">
        <w:tc>
          <w:tcPr>
            <w:tcW w:w="0" w:type="auto"/>
            <w:vAlign w:val="bottom"/>
          </w:tcPr>
          <w:p w14:paraId="08AFA3D7" w14:textId="2056C7E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1,936 </w:t>
            </w:r>
          </w:p>
        </w:tc>
        <w:tc>
          <w:tcPr>
            <w:tcW w:w="0" w:type="auto"/>
          </w:tcPr>
          <w:p w14:paraId="4AB5F4CE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6045C2CD" w14:textId="28FB45E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</w:tr>
      <w:tr w:rsidR="001239E3" w:rsidRPr="009E55CE" w14:paraId="0B3676DB" w14:textId="77777777" w:rsidTr="00F25D52">
        <w:tc>
          <w:tcPr>
            <w:tcW w:w="0" w:type="auto"/>
            <w:vAlign w:val="bottom"/>
          </w:tcPr>
          <w:p w14:paraId="6E32054A" w14:textId="111957D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2,238 </w:t>
            </w:r>
          </w:p>
        </w:tc>
        <w:tc>
          <w:tcPr>
            <w:tcW w:w="0" w:type="auto"/>
          </w:tcPr>
          <w:p w14:paraId="7FB29D87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2F081D80" w14:textId="417D51A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</w:tr>
      <w:tr w:rsidR="001239E3" w:rsidRPr="009E55CE" w14:paraId="135375FE" w14:textId="77777777" w:rsidTr="00F25D52">
        <w:tc>
          <w:tcPr>
            <w:tcW w:w="0" w:type="auto"/>
            <w:vAlign w:val="bottom"/>
          </w:tcPr>
          <w:p w14:paraId="437A6CC6" w14:textId="507493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1,592 </w:t>
            </w:r>
          </w:p>
        </w:tc>
        <w:tc>
          <w:tcPr>
            <w:tcW w:w="0" w:type="auto"/>
          </w:tcPr>
          <w:p w14:paraId="27CC2553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7E1BED22" w14:textId="02523BC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</w:tr>
      <w:tr w:rsidR="001239E3" w:rsidRPr="009E55CE" w14:paraId="2D7B107F" w14:textId="77777777" w:rsidTr="00F25D52">
        <w:tc>
          <w:tcPr>
            <w:tcW w:w="0" w:type="auto"/>
            <w:vAlign w:val="bottom"/>
          </w:tcPr>
          <w:p w14:paraId="03E23E76" w14:textId="2289EDA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1,234 </w:t>
            </w:r>
          </w:p>
        </w:tc>
        <w:tc>
          <w:tcPr>
            <w:tcW w:w="0" w:type="auto"/>
          </w:tcPr>
          <w:p w14:paraId="42E44CB4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44844251" w14:textId="5DC0A77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</w:tr>
      <w:tr w:rsidR="001239E3" w:rsidRPr="009E55CE" w14:paraId="361F8ACD" w14:textId="77777777" w:rsidTr="00F25D52">
        <w:tc>
          <w:tcPr>
            <w:tcW w:w="0" w:type="auto"/>
            <w:vAlign w:val="bottom"/>
          </w:tcPr>
          <w:p w14:paraId="6534B20C" w14:textId="516F908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954 </w:t>
            </w:r>
          </w:p>
        </w:tc>
        <w:tc>
          <w:tcPr>
            <w:tcW w:w="0" w:type="auto"/>
          </w:tcPr>
          <w:p w14:paraId="26048A13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679A55AF" w14:textId="4B5F672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</w:tr>
      <w:tr w:rsidR="001239E3" w:rsidRPr="009E55CE" w14:paraId="40F97117" w14:textId="77777777" w:rsidTr="00F25D52">
        <w:tc>
          <w:tcPr>
            <w:tcW w:w="0" w:type="auto"/>
            <w:vAlign w:val="bottom"/>
          </w:tcPr>
          <w:p w14:paraId="731C9A4F" w14:textId="6965E68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1,570 </w:t>
            </w:r>
          </w:p>
        </w:tc>
        <w:tc>
          <w:tcPr>
            <w:tcW w:w="0" w:type="auto"/>
          </w:tcPr>
          <w:p w14:paraId="6B5FA9DA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681D6AAC" w14:textId="1731C50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</w:tr>
      <w:tr w:rsidR="001239E3" w:rsidRPr="009E55CE" w14:paraId="501CC616" w14:textId="77777777" w:rsidTr="00F25D52">
        <w:tc>
          <w:tcPr>
            <w:tcW w:w="0" w:type="auto"/>
            <w:vAlign w:val="bottom"/>
          </w:tcPr>
          <w:p w14:paraId="3C745EBD" w14:textId="3BF0A96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2,201 </w:t>
            </w:r>
          </w:p>
        </w:tc>
        <w:tc>
          <w:tcPr>
            <w:tcW w:w="0" w:type="auto"/>
          </w:tcPr>
          <w:p w14:paraId="445B08CE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3A673895" w14:textId="5003FF0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</w:tr>
      <w:tr w:rsidR="001239E3" w:rsidRPr="009E55CE" w14:paraId="7CB10624" w14:textId="77777777" w:rsidTr="00F25D52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040F871" w14:textId="77777777" w:rsidR="001239E3" w:rsidRPr="009E55CE" w:rsidRDefault="001239E3" w:rsidP="008742CB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736DA432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1239E3" w:rsidRPr="009E55CE" w:rsidRDefault="001239E3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0.0422</w:t>
            </w:r>
          </w:p>
        </w:tc>
      </w:tr>
    </w:tbl>
    <w:p w14:paraId="528DBFED" w14:textId="77777777" w:rsidR="00BE4FB4" w:rsidRPr="009E55CE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Pr="009E55CE" w:rsidRDefault="004A3C16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46D4AE4E" w14:textId="1FD869A0" w:rsidR="00B9444B" w:rsidRPr="009E55CE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31062" w:rsidRPr="009E55CE">
        <w:rPr>
          <w:rFonts w:ascii="Times New Roman" w:hAnsi="Times New Roman" w:cs="Times New Roman"/>
          <w:lang w:val="en-US"/>
        </w:rPr>
        <w:t>S</w:t>
      </w:r>
      <w:r w:rsidR="003F7A05" w:rsidRPr="009E55CE">
        <w:rPr>
          <w:rFonts w:ascii="Times New Roman" w:hAnsi="Times New Roman" w:cs="Times New Roman"/>
          <w:lang w:val="en-US"/>
        </w:rPr>
        <w:t>4</w:t>
      </w:r>
      <w:r w:rsidRPr="009E55CE">
        <w:rPr>
          <w:rFonts w:ascii="Times New Roman" w:hAnsi="Times New Roman" w:cs="Times New Roman"/>
          <w:lang w:val="en-US"/>
        </w:rPr>
        <w:t xml:space="preserve">. </w:t>
      </w:r>
      <w:r w:rsidRPr="009E55CE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9E55CE">
        <w:rPr>
          <w:rFonts w:ascii="Times New Roman" w:hAnsi="Times New Roman" w:cs="Times New Roman"/>
          <w:color w:val="000000"/>
          <w:lang w:val="en-US"/>
        </w:rPr>
        <w:t>4</w:t>
      </w:r>
      <w:r w:rsidRPr="009E55CE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331"/>
        <w:gridCol w:w="2058"/>
        <w:gridCol w:w="1496"/>
        <w:gridCol w:w="1072"/>
        <w:gridCol w:w="1985"/>
        <w:gridCol w:w="1405"/>
        <w:gridCol w:w="1405"/>
        <w:gridCol w:w="1396"/>
      </w:tblGrid>
      <w:tr w:rsidR="00B9444B" w:rsidRPr="009E55CE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5656CB98" w:rsidR="00B9444B" w:rsidRPr="009E55CE" w:rsidRDefault="005E6E95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9E55CE" w:rsidRDefault="005E6E95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9E55CE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9E55CE" w:rsidRDefault="00B9444B" w:rsidP="00012E2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6AFA46B7" w:rsidR="00B9444B" w:rsidRPr="009E55CE" w:rsidRDefault="005E6E95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recent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9E55CE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2004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9E55CE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9E55CE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9E55CE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9E55CE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9E55CE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9E55CE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E55CE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9E55CE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9E55CE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9E55CE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9E55CE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9E55CE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095DD0DA" w:rsidR="00733B33" w:rsidRPr="009E55CE" w:rsidRDefault="00733B33" w:rsidP="00733B33">
      <w:pPr>
        <w:spacing w:after="0" w:line="240" w:lineRule="auto"/>
        <w:rPr>
          <w:rFonts w:ascii="Times New Roman" w:eastAsiaTheme="minorEastAsia" w:hAnsi="Times New Roman" w:cs="Times New Roman"/>
          <w:iCs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 w:rsidRPr="009E55CE">
        <w:rPr>
          <w:rFonts w:ascii="Times New Roman" w:hAnsi="Times New Roman" w:cs="Times New Roman"/>
          <w:lang w:val="en-US"/>
        </w:rPr>
        <w:t>S</w:t>
      </w:r>
      <w:r w:rsidR="00156D15" w:rsidRPr="009E55CE">
        <w:rPr>
          <w:rFonts w:ascii="Times New Roman" w:hAnsi="Times New Roman" w:cs="Times New Roman"/>
          <w:lang w:val="en-US"/>
        </w:rPr>
        <w:t>5</w:t>
      </w:r>
      <w:r w:rsidRPr="009E55CE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proofErr w:type="spellStart"/>
      <w:r w:rsidRPr="009E55CE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9E55CE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9E55CE">
        <w:rPr>
          <w:rFonts w:ascii="Times New Roman" w:hAnsi="Times New Roman" w:cs="Times New Roman"/>
          <w:lang w:val="en-US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Min</m:t>
            </m:r>
          </m:sub>
        </m:sSub>
      </m:oMath>
      <w:r w:rsidR="00A70866" w:rsidRPr="009E55CE">
        <w:rPr>
          <w:rFonts w:ascii="Times New Roman" w:eastAsiaTheme="minorEastAsia" w:hAnsi="Times New Roman" w:cs="Times New Roman"/>
          <w:color w:val="000000"/>
          <w:lang w:val="en-US"/>
        </w:rPr>
        <w:t xml:space="preserve"> refers to the </w:t>
      </w:r>
      <w:r w:rsidR="00886332" w:rsidRPr="009E55CE">
        <w:rPr>
          <w:rFonts w:ascii="Times New Roman" w:eastAsiaTheme="minorEastAsia" w:hAnsi="Times New Roman" w:cs="Times New Roman"/>
          <w:color w:val="000000"/>
          <w:lang w:val="en-US"/>
        </w:rPr>
        <w:t>minimum</w:t>
      </w:r>
      <w:r w:rsidR="00A70866" w:rsidRPr="009E55CE">
        <w:rPr>
          <w:rFonts w:ascii="Times New Roman" w:eastAsiaTheme="minorEastAsia" w:hAnsi="Times New Roman" w:cs="Times New Roman"/>
          <w:color w:val="000000"/>
          <w:lang w:val="en-US"/>
        </w:rPr>
        <w:t xml:space="preserve"> estimated abundance relative to </w:t>
      </w:r>
      <m:oMath>
        <m:r>
          <w:rPr>
            <w:rFonts w:ascii="Cambria Math" w:eastAsiaTheme="minorEastAsia" w:hAnsi="Cambria Math" w:cs="Times New Roman"/>
            <w:color w:val="000000"/>
            <w:lang w:val="en-US"/>
          </w:rPr>
          <m:t>K</m:t>
        </m:r>
      </m:oMath>
      <w:r w:rsidR="00A70866" w:rsidRPr="009E55CE">
        <w:rPr>
          <w:rFonts w:ascii="Times New Roman" w:eastAsiaTheme="minorEastAsia" w:hAnsi="Times New Roman" w:cs="Times New Roman"/>
          <w:color w:val="000000"/>
          <w:lang w:val="en-US"/>
        </w:rPr>
        <w:t>.</w:t>
      </w:r>
      <w:r w:rsidR="00AF2D73" w:rsidRPr="009E55CE">
        <w:rPr>
          <w:rFonts w:ascii="Times New Roman" w:eastAsiaTheme="minorEastAsia" w:hAnsi="Times New Roman" w:cs="Times New Roman"/>
          <w:color w:val="000000"/>
          <w:lang w:val="en-US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q</m:t>
            </m:r>
          </m:e>
        </m:acc>
      </m:oMath>
      <w:r w:rsidR="00AF2D73" w:rsidRPr="009E55CE">
        <w:rPr>
          <w:rFonts w:ascii="Times New Roman" w:eastAsiaTheme="minorEastAsia" w:hAnsi="Times New Roman" w:cs="Times New Roman"/>
          <w:iCs/>
          <w:color w:val="000000"/>
          <w:lang w:val="en-US"/>
        </w:rPr>
        <w:t xml:space="preserve"> refers to the distribution of </w:t>
      </w:r>
      <w:r w:rsidR="00886332" w:rsidRPr="009E55CE">
        <w:rPr>
          <w:rFonts w:ascii="Times New Roman" w:eastAsiaTheme="minorEastAsia" w:hAnsi="Times New Roman" w:cs="Times New Roman"/>
          <w:iCs/>
          <w:color w:val="000000"/>
          <w:lang w:val="en-US"/>
        </w:rPr>
        <w:t>analytical</w:t>
      </w:r>
      <w:r w:rsidR="00AF2D73" w:rsidRPr="009E55CE">
        <w:rPr>
          <w:rFonts w:ascii="Times New Roman" w:eastAsiaTheme="minorEastAsia" w:hAnsi="Times New Roman" w:cs="Times New Roman"/>
          <w:iCs/>
          <w:color w:val="000000"/>
          <w:lang w:val="en-US"/>
        </w:rPr>
        <w:t xml:space="preserve"> catchability across posterior draws while </w:t>
      </w:r>
      <m:oMath>
        <m:r>
          <w:rPr>
            <w:rFonts w:ascii="Cambria Math" w:hAnsi="Cambria Math" w:cs="Times New Roman"/>
            <w:color w:val="000000"/>
            <w:lang w:val="en-US"/>
          </w:rPr>
          <m:t>q</m:t>
        </m:r>
      </m:oMath>
      <w:r w:rsidR="00AF2D73" w:rsidRPr="009E55CE">
        <w:rPr>
          <w:rFonts w:ascii="Times New Roman" w:eastAsiaTheme="minorEastAsia" w:hAnsi="Times New Roman" w:cs="Times New Roman"/>
          <w:i/>
          <w:color w:val="000000"/>
          <w:lang w:val="en-US"/>
        </w:rPr>
        <w:t xml:space="preserve"> </w:t>
      </w:r>
      <w:r w:rsidR="00AF2D73" w:rsidRPr="009E55CE">
        <w:rPr>
          <w:rFonts w:ascii="Times New Roman" w:eastAsiaTheme="minorEastAsia" w:hAnsi="Times New Roman" w:cs="Times New Roman"/>
          <w:iCs/>
          <w:color w:val="000000"/>
          <w:lang w:val="en-US"/>
        </w:rPr>
        <w:t>refers to the posterior distribution of catchability.</w:t>
      </w:r>
    </w:p>
    <w:p w14:paraId="6F21E993" w14:textId="77777777" w:rsidR="007572D6" w:rsidRPr="009E55CE" w:rsidRDefault="007572D6" w:rsidP="00733B33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</w:p>
    <w:p w14:paraId="4B0E280E" w14:textId="366CEDB3" w:rsidR="007572D6" w:rsidRPr="009E55CE" w:rsidRDefault="007572D6" w:rsidP="007572D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S5.</w:t>
      </w:r>
      <w:r w:rsidRPr="009E55CE">
        <w:rPr>
          <w:rFonts w:ascii="Times New Roman" w:hAnsi="Times New Roman" w:cs="Times New Roman"/>
          <w:b/>
          <w:bCs/>
          <w:lang w:val="en-US"/>
        </w:rPr>
        <w:t>0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Model average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26"/>
        <w:gridCol w:w="1175"/>
        <w:gridCol w:w="1301"/>
        <w:gridCol w:w="898"/>
        <w:gridCol w:w="1106"/>
        <w:gridCol w:w="1383"/>
        <w:gridCol w:w="1428"/>
      </w:tblGrid>
      <w:tr w:rsidR="007572D6" w:rsidRPr="009E55CE" w:rsidDel="00DB6B1A" w14:paraId="617A6468" w14:textId="77777777" w:rsidTr="00FD4B53">
        <w:trPr>
          <w:gridAfter w:val="6"/>
          <w:jc w:val="center"/>
          <w:del w:id="0" w:author="adamsgd" w:date="2021-06-10T14:48:00Z"/>
        </w:trPr>
        <w:tc>
          <w:tcPr>
            <w:tcW w:w="819" w:type="pct"/>
            <w:gridSpan w:val="2"/>
          </w:tcPr>
          <w:p w14:paraId="79237CDF" w14:textId="77777777" w:rsidR="007572D6" w:rsidRPr="009E55CE" w:rsidDel="00DB6B1A" w:rsidRDefault="007572D6" w:rsidP="00FD4B5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</w:tr>
      <w:tr w:rsidR="007572D6" w:rsidRPr="009E55CE" w14:paraId="48AFD6C2" w14:textId="77777777" w:rsidTr="00FD4B53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F6ACB1D" w14:textId="77777777" w:rsidR="007572D6" w:rsidRPr="009E55CE" w:rsidRDefault="007572D6" w:rsidP="00FD4B5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2EFEEF81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36E4C9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5F399FC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D671D69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7DFF5D9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5E76237" w14:textId="77777777" w:rsidR="007572D6" w:rsidRPr="009E55CE" w:rsidRDefault="007572D6" w:rsidP="00FD4B5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520BCD" w:rsidRPr="009E55CE" w14:paraId="0D7B53D4" w14:textId="77777777" w:rsidTr="00FD4B53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CCEB735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415720DB" w14:textId="00EFD43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9438AA" w14:textId="31AB9C5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F4EBA0F" w14:textId="60F72BF6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A44A54B" w14:textId="0F618DE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468611E7" w14:textId="72B1E45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06994B9" w14:textId="52BA4022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</w:tr>
      <w:tr w:rsidR="00520BCD" w:rsidRPr="009E55CE" w14:paraId="19A5C969" w14:textId="77777777" w:rsidTr="00FD4B53">
        <w:trPr>
          <w:jc w:val="center"/>
        </w:trPr>
        <w:tc>
          <w:tcPr>
            <w:tcW w:w="747" w:type="pct"/>
            <w:vAlign w:val="bottom"/>
          </w:tcPr>
          <w:p w14:paraId="4F4B9E97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230FF800" w14:textId="4E88C46A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60,536</w:t>
            </w:r>
          </w:p>
        </w:tc>
        <w:tc>
          <w:tcPr>
            <w:tcW w:w="746" w:type="pct"/>
            <w:vAlign w:val="bottom"/>
          </w:tcPr>
          <w:p w14:paraId="36A9D61E" w14:textId="16E173F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58,029</w:t>
            </w:r>
          </w:p>
        </w:tc>
        <w:tc>
          <w:tcPr>
            <w:tcW w:w="515" w:type="pct"/>
            <w:vAlign w:val="bottom"/>
          </w:tcPr>
          <w:p w14:paraId="2C8806A1" w14:textId="45020B7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33,378</w:t>
            </w:r>
          </w:p>
        </w:tc>
        <w:tc>
          <w:tcPr>
            <w:tcW w:w="634" w:type="pct"/>
            <w:vAlign w:val="bottom"/>
          </w:tcPr>
          <w:p w14:paraId="79731E22" w14:textId="150F3DB4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48,147</w:t>
            </w:r>
          </w:p>
        </w:tc>
        <w:tc>
          <w:tcPr>
            <w:tcW w:w="793" w:type="pct"/>
            <w:vAlign w:val="bottom"/>
          </w:tcPr>
          <w:p w14:paraId="505801C6" w14:textId="2BA04EF9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70,601</w:t>
            </w:r>
          </w:p>
        </w:tc>
        <w:tc>
          <w:tcPr>
            <w:tcW w:w="819" w:type="pct"/>
            <w:vAlign w:val="bottom"/>
          </w:tcPr>
          <w:p w14:paraId="5B48F9D8" w14:textId="37F89833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100,997</w:t>
            </w:r>
          </w:p>
        </w:tc>
      </w:tr>
      <w:tr w:rsidR="00520BCD" w:rsidRPr="009E55CE" w14:paraId="5B03094B" w14:textId="77777777" w:rsidTr="00FD4B53">
        <w:trPr>
          <w:jc w:val="center"/>
        </w:trPr>
        <w:tc>
          <w:tcPr>
            <w:tcW w:w="747" w:type="pct"/>
            <w:vAlign w:val="bottom"/>
          </w:tcPr>
          <w:p w14:paraId="082C70E1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2BF30FE7" w14:textId="5E9C8656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4.24</w:t>
            </w:r>
          </w:p>
        </w:tc>
        <w:tc>
          <w:tcPr>
            <w:tcW w:w="746" w:type="pct"/>
            <w:vAlign w:val="bottom"/>
          </w:tcPr>
          <w:p w14:paraId="26B5D22F" w14:textId="19B1FAA1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3.433</w:t>
            </w:r>
          </w:p>
        </w:tc>
        <w:tc>
          <w:tcPr>
            <w:tcW w:w="515" w:type="pct"/>
            <w:vAlign w:val="bottom"/>
          </w:tcPr>
          <w:p w14:paraId="284D1092" w14:textId="0733C66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1.063</w:t>
            </w:r>
          </w:p>
        </w:tc>
        <w:tc>
          <w:tcPr>
            <w:tcW w:w="634" w:type="pct"/>
            <w:vAlign w:val="bottom"/>
          </w:tcPr>
          <w:p w14:paraId="2F816D0F" w14:textId="41F6716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1.914</w:t>
            </w:r>
          </w:p>
        </w:tc>
        <w:tc>
          <w:tcPr>
            <w:tcW w:w="793" w:type="pct"/>
            <w:vAlign w:val="bottom"/>
          </w:tcPr>
          <w:p w14:paraId="13419EE3" w14:textId="5280FEAC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6.051</w:t>
            </w:r>
          </w:p>
        </w:tc>
        <w:tc>
          <w:tcPr>
            <w:tcW w:w="819" w:type="pct"/>
            <w:vAlign w:val="bottom"/>
          </w:tcPr>
          <w:p w14:paraId="5779140D" w14:textId="39BD03A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10.495</w:t>
            </w:r>
          </w:p>
        </w:tc>
      </w:tr>
      <w:tr w:rsidR="00520BCD" w:rsidRPr="009E55CE" w14:paraId="4027402E" w14:textId="77777777" w:rsidTr="00FD4B53">
        <w:trPr>
          <w:jc w:val="center"/>
        </w:trPr>
        <w:tc>
          <w:tcPr>
            <w:tcW w:w="747" w:type="pct"/>
            <w:vAlign w:val="bottom"/>
          </w:tcPr>
          <w:p w14:paraId="1E886288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138BE8A" w14:textId="4B1F064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8F2AABF" w14:textId="51CAB50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008D298C" w14:textId="0B463C6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427F9043" w14:textId="738392E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32CE4138" w14:textId="454FF91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2DA8CF58" w14:textId="1C3766B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20BCD" w:rsidRPr="009E55CE" w14:paraId="65F2E707" w14:textId="77777777" w:rsidTr="00FD4B53">
        <w:trPr>
          <w:jc w:val="center"/>
        </w:trPr>
        <w:tc>
          <w:tcPr>
            <w:tcW w:w="747" w:type="pct"/>
            <w:vAlign w:val="bottom"/>
          </w:tcPr>
          <w:p w14:paraId="3CD5FD0D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859BB7A" w14:textId="6EA57D64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0.0189</w:t>
            </w:r>
          </w:p>
        </w:tc>
        <w:tc>
          <w:tcPr>
            <w:tcW w:w="746" w:type="pct"/>
            <w:vAlign w:val="bottom"/>
          </w:tcPr>
          <w:p w14:paraId="257A3CC5" w14:textId="6959A1D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0.0198</w:t>
            </w:r>
          </w:p>
        </w:tc>
        <w:tc>
          <w:tcPr>
            <w:tcW w:w="515" w:type="pct"/>
            <w:vAlign w:val="bottom"/>
          </w:tcPr>
          <w:p w14:paraId="5D7A185F" w14:textId="32CA8C9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0.0093</w:t>
            </w:r>
          </w:p>
        </w:tc>
        <w:tc>
          <w:tcPr>
            <w:tcW w:w="634" w:type="pct"/>
            <w:vAlign w:val="bottom"/>
          </w:tcPr>
          <w:p w14:paraId="3005E74E" w14:textId="2EA9A913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0.0155</w:t>
            </w:r>
          </w:p>
        </w:tc>
        <w:tc>
          <w:tcPr>
            <w:tcW w:w="793" w:type="pct"/>
            <w:vAlign w:val="bottom"/>
          </w:tcPr>
          <w:p w14:paraId="6D87594D" w14:textId="3FD94A7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819" w:type="pct"/>
            <w:vAlign w:val="bottom"/>
          </w:tcPr>
          <w:p w14:paraId="7C79C120" w14:textId="5D348AC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520BCD" w:rsidRPr="009E55CE" w14:paraId="2055F345" w14:textId="77777777" w:rsidTr="00FD4B53">
        <w:trPr>
          <w:jc w:val="center"/>
        </w:trPr>
        <w:tc>
          <w:tcPr>
            <w:tcW w:w="747" w:type="pct"/>
            <w:vAlign w:val="bottom"/>
          </w:tcPr>
          <w:p w14:paraId="3295E1DE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B06D1D3" w14:textId="6B65CC5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1,953</w:t>
            </w:r>
          </w:p>
        </w:tc>
        <w:tc>
          <w:tcPr>
            <w:tcW w:w="746" w:type="pct"/>
            <w:vAlign w:val="bottom"/>
          </w:tcPr>
          <w:p w14:paraId="0FAC4CC5" w14:textId="1E69C3D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1,835</w:t>
            </w:r>
          </w:p>
        </w:tc>
        <w:tc>
          <w:tcPr>
            <w:tcW w:w="515" w:type="pct"/>
            <w:vAlign w:val="bottom"/>
          </w:tcPr>
          <w:p w14:paraId="6009CF1F" w14:textId="19D02ED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359</w:t>
            </w:r>
          </w:p>
        </w:tc>
        <w:tc>
          <w:tcPr>
            <w:tcW w:w="634" w:type="pct"/>
            <w:vAlign w:val="bottom"/>
          </w:tcPr>
          <w:p w14:paraId="735BC2E2" w14:textId="0FC37B13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954</w:t>
            </w:r>
          </w:p>
        </w:tc>
        <w:tc>
          <w:tcPr>
            <w:tcW w:w="793" w:type="pct"/>
            <w:vAlign w:val="bottom"/>
          </w:tcPr>
          <w:p w14:paraId="22504426" w14:textId="3951C1B1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2,903</w:t>
            </w:r>
          </w:p>
        </w:tc>
        <w:tc>
          <w:tcPr>
            <w:tcW w:w="819" w:type="pct"/>
            <w:vAlign w:val="bottom"/>
          </w:tcPr>
          <w:p w14:paraId="7C533CF1" w14:textId="29E39B8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3,964</w:t>
            </w:r>
          </w:p>
        </w:tc>
      </w:tr>
      <w:tr w:rsidR="00520BCD" w:rsidRPr="009E55CE" w14:paraId="109BF90D" w14:textId="77777777" w:rsidTr="00FD4B53">
        <w:trPr>
          <w:jc w:val="center"/>
        </w:trPr>
        <w:tc>
          <w:tcPr>
            <w:tcW w:w="747" w:type="pct"/>
            <w:vAlign w:val="bottom"/>
          </w:tcPr>
          <w:p w14:paraId="1C627283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7CFDA45" w14:textId="1A0871B6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4,670</w:t>
            </w:r>
          </w:p>
        </w:tc>
        <w:tc>
          <w:tcPr>
            <w:tcW w:w="746" w:type="pct"/>
            <w:vAlign w:val="bottom"/>
          </w:tcPr>
          <w:p w14:paraId="4BF531E7" w14:textId="64CC0E72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4,637</w:t>
            </w:r>
          </w:p>
        </w:tc>
        <w:tc>
          <w:tcPr>
            <w:tcW w:w="515" w:type="pct"/>
            <w:vAlign w:val="bottom"/>
          </w:tcPr>
          <w:p w14:paraId="18884489" w14:textId="26EE52E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3,839</w:t>
            </w:r>
          </w:p>
        </w:tc>
        <w:tc>
          <w:tcPr>
            <w:tcW w:w="634" w:type="pct"/>
            <w:vAlign w:val="bottom"/>
          </w:tcPr>
          <w:p w14:paraId="3EB9F889" w14:textId="291C2C0C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7F808585" w14:textId="7EE846C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4,971</w:t>
            </w:r>
          </w:p>
        </w:tc>
        <w:tc>
          <w:tcPr>
            <w:tcW w:w="819" w:type="pct"/>
            <w:vAlign w:val="bottom"/>
          </w:tcPr>
          <w:p w14:paraId="008F32C9" w14:textId="253F091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5,688</w:t>
            </w:r>
          </w:p>
        </w:tc>
      </w:tr>
      <w:tr w:rsidR="00520BCD" w:rsidRPr="009E55CE" w14:paraId="560244F9" w14:textId="77777777" w:rsidTr="00FD4B53">
        <w:trPr>
          <w:jc w:val="center"/>
        </w:trPr>
        <w:tc>
          <w:tcPr>
            <w:tcW w:w="747" w:type="pct"/>
            <w:vAlign w:val="bottom"/>
          </w:tcPr>
          <w:p w14:paraId="4AAE2BC2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6D1941F" w14:textId="6ED7B19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4,802</w:t>
            </w:r>
          </w:p>
        </w:tc>
        <w:tc>
          <w:tcPr>
            <w:tcW w:w="746" w:type="pct"/>
            <w:vAlign w:val="bottom"/>
          </w:tcPr>
          <w:p w14:paraId="012C34F2" w14:textId="1291E25C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4,749</w:t>
            </w:r>
          </w:p>
        </w:tc>
        <w:tc>
          <w:tcPr>
            <w:tcW w:w="515" w:type="pct"/>
            <w:vAlign w:val="bottom"/>
          </w:tcPr>
          <w:p w14:paraId="17F7C690" w14:textId="470B3934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3,840</w:t>
            </w:r>
          </w:p>
        </w:tc>
        <w:tc>
          <w:tcPr>
            <w:tcW w:w="634" w:type="pct"/>
            <w:vAlign w:val="bottom"/>
          </w:tcPr>
          <w:p w14:paraId="178940F5" w14:textId="196F5D6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4,399</w:t>
            </w:r>
          </w:p>
        </w:tc>
        <w:tc>
          <w:tcPr>
            <w:tcW w:w="793" w:type="pct"/>
            <w:vAlign w:val="bottom"/>
          </w:tcPr>
          <w:p w14:paraId="078DB04A" w14:textId="0D5C853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5,148</w:t>
            </w:r>
          </w:p>
        </w:tc>
        <w:tc>
          <w:tcPr>
            <w:tcW w:w="819" w:type="pct"/>
            <w:vAlign w:val="bottom"/>
          </w:tcPr>
          <w:p w14:paraId="61B0C855" w14:textId="13B45B6C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6,048</w:t>
            </w:r>
          </w:p>
        </w:tc>
      </w:tr>
      <w:tr w:rsidR="00520BCD" w:rsidRPr="009E55CE" w14:paraId="582C40B9" w14:textId="77777777" w:rsidTr="00FD4B53">
        <w:trPr>
          <w:jc w:val="center"/>
        </w:trPr>
        <w:tc>
          <w:tcPr>
            <w:tcW w:w="747" w:type="pct"/>
            <w:vAlign w:val="bottom"/>
          </w:tcPr>
          <w:p w14:paraId="301CEFC1" w14:textId="77777777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1269D26" w14:textId="4302648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5,478</w:t>
            </w:r>
          </w:p>
        </w:tc>
        <w:tc>
          <w:tcPr>
            <w:tcW w:w="746" w:type="pct"/>
            <w:vAlign w:val="bottom"/>
          </w:tcPr>
          <w:p w14:paraId="21679313" w14:textId="6051C48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5,291</w:t>
            </w:r>
          </w:p>
        </w:tc>
        <w:tc>
          <w:tcPr>
            <w:tcW w:w="515" w:type="pct"/>
            <w:vAlign w:val="bottom"/>
          </w:tcPr>
          <w:p w14:paraId="1D81F255" w14:textId="49A4E84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3,904</w:t>
            </w:r>
          </w:p>
        </w:tc>
        <w:tc>
          <w:tcPr>
            <w:tcW w:w="634" w:type="pct"/>
            <w:vAlign w:val="bottom"/>
          </w:tcPr>
          <w:p w14:paraId="1D3A63B9" w14:textId="4899852E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4,689</w:t>
            </w:r>
          </w:p>
        </w:tc>
        <w:tc>
          <w:tcPr>
            <w:tcW w:w="793" w:type="pct"/>
            <w:vAlign w:val="bottom"/>
          </w:tcPr>
          <w:p w14:paraId="64107690" w14:textId="7539037E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6,082</w:t>
            </w:r>
          </w:p>
        </w:tc>
        <w:tc>
          <w:tcPr>
            <w:tcW w:w="819" w:type="pct"/>
            <w:vAlign w:val="bottom"/>
          </w:tcPr>
          <w:p w14:paraId="66A161A7" w14:textId="0BC9075E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8,004</w:t>
            </w:r>
          </w:p>
        </w:tc>
      </w:tr>
      <w:tr w:rsidR="00520BCD" w:rsidRPr="009E55CE" w14:paraId="58BB385D" w14:textId="77777777" w:rsidTr="00FD4B53">
        <w:trPr>
          <w:jc w:val="center"/>
        </w:trPr>
        <w:tc>
          <w:tcPr>
            <w:tcW w:w="747" w:type="pct"/>
            <w:vAlign w:val="bottom"/>
          </w:tcPr>
          <w:p w14:paraId="34BBD91E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25851A8F" w14:textId="53FED58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E589E70" w14:textId="788B7BE2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515" w:type="pct"/>
            <w:vAlign w:val="bottom"/>
          </w:tcPr>
          <w:p w14:paraId="28C31B43" w14:textId="5465BB1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</w:t>
            </w:r>
          </w:p>
        </w:tc>
        <w:tc>
          <w:tcPr>
            <w:tcW w:w="634" w:type="pct"/>
            <w:vAlign w:val="bottom"/>
          </w:tcPr>
          <w:p w14:paraId="5FF99475" w14:textId="34B15804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93" w:type="pct"/>
            <w:vAlign w:val="bottom"/>
          </w:tcPr>
          <w:p w14:paraId="04C13269" w14:textId="6134E59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02B79AD3" w14:textId="6DF796F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</w:tr>
      <w:tr w:rsidR="00520BCD" w:rsidRPr="009E55CE" w14:paraId="14AEF657" w14:textId="77777777" w:rsidTr="00FD4B53">
        <w:trPr>
          <w:jc w:val="center"/>
        </w:trPr>
        <w:tc>
          <w:tcPr>
            <w:tcW w:w="747" w:type="pct"/>
            <w:vAlign w:val="bottom"/>
          </w:tcPr>
          <w:p w14:paraId="216E2BF8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A998DF5" w14:textId="652C898F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0FE7A0B6" w14:textId="16B282A2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440D1C24" w14:textId="10C5F52C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45FD697E" w14:textId="69CDA55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C4ED81" w14:textId="41AE9C1E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0ED82277" w14:textId="6212A09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0.152</w:t>
            </w:r>
          </w:p>
        </w:tc>
      </w:tr>
      <w:tr w:rsidR="00520BCD" w:rsidRPr="009E55CE" w14:paraId="2A503F4A" w14:textId="77777777" w:rsidTr="00FD4B53">
        <w:trPr>
          <w:jc w:val="center"/>
        </w:trPr>
        <w:tc>
          <w:tcPr>
            <w:tcW w:w="747" w:type="pct"/>
            <w:vAlign w:val="bottom"/>
          </w:tcPr>
          <w:p w14:paraId="172D298C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A9F8D57" w14:textId="77DBEE5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5FE2643" w14:textId="32486A0B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520EA225" w14:textId="190A12B9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166F3C10" w14:textId="038595E8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45FE464" w14:textId="16EC2585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2DC99B1C" w14:textId="40BC9AE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520BCD" w:rsidRPr="009E55CE" w14:paraId="2F6716DB" w14:textId="77777777" w:rsidTr="00FD4B53">
        <w:trPr>
          <w:jc w:val="center"/>
        </w:trPr>
        <w:tc>
          <w:tcPr>
            <w:tcW w:w="747" w:type="pct"/>
            <w:vAlign w:val="bottom"/>
          </w:tcPr>
          <w:p w14:paraId="6398C39C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6952DAE" w14:textId="5422751A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54066FA2" w14:textId="3A881911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515" w:type="pct"/>
            <w:vAlign w:val="bottom"/>
          </w:tcPr>
          <w:p w14:paraId="15F58AC5" w14:textId="4E1D2581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634" w:type="pct"/>
            <w:vAlign w:val="bottom"/>
          </w:tcPr>
          <w:p w14:paraId="07D97725" w14:textId="336930D6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793" w:type="pct"/>
            <w:vAlign w:val="bottom"/>
          </w:tcPr>
          <w:p w14:paraId="3CBC762C" w14:textId="79B3C7F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250E4483" w14:textId="00FB0F94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0.208</w:t>
            </w:r>
          </w:p>
        </w:tc>
      </w:tr>
      <w:tr w:rsidR="00520BCD" w:rsidRPr="009E55CE" w14:paraId="662EDAC9" w14:textId="77777777" w:rsidTr="00FD4B53">
        <w:trPr>
          <w:jc w:val="center"/>
        </w:trPr>
        <w:tc>
          <w:tcPr>
            <w:tcW w:w="747" w:type="pct"/>
            <w:vAlign w:val="bottom"/>
          </w:tcPr>
          <w:p w14:paraId="20E48B0E" w14:textId="77777777" w:rsidR="00520BCD" w:rsidRPr="009E55CE" w:rsidRDefault="00520BCD" w:rsidP="00520BCD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B7541A" w14:textId="76A6F12E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746" w:type="pct"/>
            <w:vAlign w:val="bottom"/>
          </w:tcPr>
          <w:p w14:paraId="6622563D" w14:textId="1BD20050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0.364</w:t>
            </w:r>
          </w:p>
        </w:tc>
        <w:tc>
          <w:tcPr>
            <w:tcW w:w="515" w:type="pct"/>
            <w:vAlign w:val="bottom"/>
          </w:tcPr>
          <w:p w14:paraId="4E535879" w14:textId="7EA874F9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E75EC87" w14:textId="51D7F642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0.348</w:t>
            </w:r>
          </w:p>
        </w:tc>
        <w:tc>
          <w:tcPr>
            <w:tcW w:w="793" w:type="pct"/>
            <w:vAlign w:val="bottom"/>
          </w:tcPr>
          <w:p w14:paraId="3CFFD754" w14:textId="1276B266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0.382</w:t>
            </w:r>
          </w:p>
        </w:tc>
        <w:tc>
          <w:tcPr>
            <w:tcW w:w="819" w:type="pct"/>
            <w:vAlign w:val="bottom"/>
          </w:tcPr>
          <w:p w14:paraId="3DF474BA" w14:textId="0BB1112D" w:rsidR="00520BCD" w:rsidRPr="009E55CE" w:rsidRDefault="00520BCD" w:rsidP="00520BCD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0.538</w:t>
            </w:r>
          </w:p>
        </w:tc>
      </w:tr>
      <w:tr w:rsidR="00823B9F" w:rsidRPr="009E55CE" w14:paraId="1822308A" w14:textId="77777777" w:rsidTr="00FD4B53">
        <w:trPr>
          <w:jc w:val="center"/>
        </w:trPr>
        <w:tc>
          <w:tcPr>
            <w:tcW w:w="747" w:type="pct"/>
            <w:vAlign w:val="bottom"/>
          </w:tcPr>
          <w:p w14:paraId="2E8C3B58" w14:textId="77777777" w:rsidR="00823B9F" w:rsidRPr="009E55CE" w:rsidRDefault="00823B9F" w:rsidP="00823B9F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4CD6F24" w14:textId="12DF9F10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0.272</w:t>
            </w:r>
          </w:p>
        </w:tc>
        <w:tc>
          <w:tcPr>
            <w:tcW w:w="746" w:type="pct"/>
            <w:vAlign w:val="bottom"/>
          </w:tcPr>
          <w:p w14:paraId="682D9F8D" w14:textId="27E5DCF7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0.263</w:t>
            </w:r>
          </w:p>
        </w:tc>
        <w:tc>
          <w:tcPr>
            <w:tcW w:w="515" w:type="pct"/>
            <w:vAlign w:val="bottom"/>
          </w:tcPr>
          <w:p w14:paraId="394EDE82" w14:textId="385AB364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  <w:tc>
          <w:tcPr>
            <w:tcW w:w="634" w:type="pct"/>
            <w:vAlign w:val="bottom"/>
          </w:tcPr>
          <w:p w14:paraId="21BAE57D" w14:textId="0AA0DDFF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0.229</w:t>
            </w:r>
          </w:p>
        </w:tc>
        <w:tc>
          <w:tcPr>
            <w:tcW w:w="793" w:type="pct"/>
            <w:vAlign w:val="bottom"/>
          </w:tcPr>
          <w:p w14:paraId="1A02B219" w14:textId="58712ADF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0.303</w:t>
            </w:r>
          </w:p>
        </w:tc>
        <w:tc>
          <w:tcPr>
            <w:tcW w:w="819" w:type="pct"/>
            <w:vAlign w:val="bottom"/>
          </w:tcPr>
          <w:p w14:paraId="747719B5" w14:textId="08867F70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0.418</w:t>
            </w:r>
          </w:p>
        </w:tc>
      </w:tr>
      <w:tr w:rsidR="00823B9F" w:rsidRPr="009E55CE" w14:paraId="066E319F" w14:textId="77777777" w:rsidTr="00FD4B53">
        <w:trPr>
          <w:jc w:val="center"/>
        </w:trPr>
        <w:tc>
          <w:tcPr>
            <w:tcW w:w="747" w:type="pct"/>
            <w:vAlign w:val="bottom"/>
          </w:tcPr>
          <w:p w14:paraId="72ACD44E" w14:textId="77777777" w:rsidR="00823B9F" w:rsidRPr="009E55CE" w:rsidRDefault="00823B9F" w:rsidP="00823B9F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B599AB0" w14:textId="0F8F0517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-0.003</w:t>
            </w:r>
          </w:p>
        </w:tc>
        <w:tc>
          <w:tcPr>
            <w:tcW w:w="746" w:type="pct"/>
            <w:vAlign w:val="bottom"/>
          </w:tcPr>
          <w:p w14:paraId="67903092" w14:textId="7CC3043D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1A43AC4" w14:textId="6086A3E6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-0.046</w:t>
            </w:r>
          </w:p>
        </w:tc>
        <w:tc>
          <w:tcPr>
            <w:tcW w:w="634" w:type="pct"/>
            <w:vAlign w:val="bottom"/>
          </w:tcPr>
          <w:p w14:paraId="346F2FFE" w14:textId="284AA59E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891055B" w14:textId="52C069ED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E8744FB" w14:textId="3AAC8689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23B9F" w:rsidRPr="009E55CE" w14:paraId="5932B530" w14:textId="77777777" w:rsidTr="00FD4B53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C724B78" w14:textId="77777777" w:rsidR="00823B9F" w:rsidRPr="009E55CE" w:rsidRDefault="00823B9F" w:rsidP="00823B9F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57C628F6" w14:textId="07B1FCA8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81E548F" w14:textId="52366610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9EE111" w14:textId="0BF65406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02D3153" w14:textId="0402265A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0CA2993" w14:textId="6185F8B3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6A9BFE0" w14:textId="6BA2D918" w:rsidR="00823B9F" w:rsidRPr="009E55CE" w:rsidRDefault="00823B9F" w:rsidP="00823B9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0.528</w:t>
            </w:r>
          </w:p>
        </w:tc>
      </w:tr>
    </w:tbl>
    <w:p w14:paraId="10D56049" w14:textId="721FA45D" w:rsidR="00733B33" w:rsidRPr="009E55CE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3E63AE5F" w:rsidR="00B332E5" w:rsidRPr="009E55CE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 </w:t>
      </w:r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26"/>
        <w:gridCol w:w="1175"/>
        <w:gridCol w:w="1301"/>
        <w:gridCol w:w="898"/>
        <w:gridCol w:w="1106"/>
        <w:gridCol w:w="1383"/>
        <w:gridCol w:w="1428"/>
      </w:tblGrid>
      <w:tr w:rsidR="00B332E5" w:rsidRPr="009E55CE" w:rsidDel="00DB6B1A" w14:paraId="7F848D30" w14:textId="77777777" w:rsidTr="00C73BC0">
        <w:trPr>
          <w:gridAfter w:val="6"/>
          <w:jc w:val="center"/>
          <w:del w:id="1" w:author="adamsgd" w:date="2021-06-10T14:48:00Z"/>
        </w:trPr>
        <w:tc>
          <w:tcPr>
            <w:tcW w:w="819" w:type="pct"/>
            <w:gridSpan w:val="2"/>
          </w:tcPr>
          <w:p w14:paraId="3FBE3859" w14:textId="77777777" w:rsidR="00B332E5" w:rsidRPr="009E55CE" w:rsidDel="00DB6B1A" w:rsidRDefault="00B332E5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</w:tr>
      <w:tr w:rsidR="00B332E5" w:rsidRPr="009E55CE" w14:paraId="568A205B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9E55CE" w:rsidRDefault="00B332E5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9E55CE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AF2D73" w:rsidRPr="009E55CE" w14:paraId="0BDEC783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0D941B7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D35473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51D8A3F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0BFC7DAF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5352891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18CB870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AF2D73" w:rsidRPr="009E55CE" w14:paraId="37C9D6D4" w14:textId="77777777" w:rsidTr="00C73BC0">
        <w:trPr>
          <w:jc w:val="center"/>
        </w:trPr>
        <w:tc>
          <w:tcPr>
            <w:tcW w:w="747" w:type="pct"/>
            <w:vAlign w:val="bottom"/>
          </w:tcPr>
          <w:p w14:paraId="7C98B0FF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165C345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0CA8A54A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05DEE22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782F7EA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32C15CA8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80B625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103,269</w:t>
            </w:r>
          </w:p>
        </w:tc>
      </w:tr>
      <w:tr w:rsidR="00AF2D73" w:rsidRPr="009E55CE" w14:paraId="515C5E53" w14:textId="77777777" w:rsidTr="00C73BC0">
        <w:trPr>
          <w:jc w:val="center"/>
        </w:trPr>
        <w:tc>
          <w:tcPr>
            <w:tcW w:w="747" w:type="pct"/>
            <w:vAlign w:val="bottom"/>
          </w:tcPr>
          <w:p w14:paraId="2F4A15B7" w14:textId="54DF96D3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28FB78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483906A9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6BBBD41F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7987F41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1260CDF6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307DEE6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10.491</w:t>
            </w:r>
          </w:p>
        </w:tc>
      </w:tr>
      <w:tr w:rsidR="00AF2D73" w:rsidRPr="009E55CE" w14:paraId="0DCA6F2F" w14:textId="77777777" w:rsidTr="00C73BC0">
        <w:trPr>
          <w:jc w:val="center"/>
        </w:trPr>
        <w:tc>
          <w:tcPr>
            <w:tcW w:w="747" w:type="pct"/>
            <w:vAlign w:val="bottom"/>
          </w:tcPr>
          <w:p w14:paraId="55435429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5858775D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6337491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24BBC42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38AEBD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3DFD4C1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1B361493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AF2D73" w:rsidRPr="009E55CE" w14:paraId="47B1740B" w14:textId="77777777" w:rsidTr="00C73BC0">
        <w:trPr>
          <w:jc w:val="center"/>
        </w:trPr>
        <w:tc>
          <w:tcPr>
            <w:tcW w:w="747" w:type="pct"/>
            <w:vAlign w:val="bottom"/>
          </w:tcPr>
          <w:p w14:paraId="2A1821D0" w14:textId="1B46A465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56007FA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0.0187</w:t>
            </w:r>
          </w:p>
        </w:tc>
        <w:tc>
          <w:tcPr>
            <w:tcW w:w="746" w:type="pct"/>
            <w:vAlign w:val="bottom"/>
          </w:tcPr>
          <w:p w14:paraId="7A922FDA" w14:textId="1EDE36B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0.0195</w:t>
            </w:r>
          </w:p>
        </w:tc>
        <w:tc>
          <w:tcPr>
            <w:tcW w:w="515" w:type="pct"/>
            <w:vAlign w:val="bottom"/>
          </w:tcPr>
          <w:p w14:paraId="5542B781" w14:textId="20F7C9A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0.0091</w:t>
            </w:r>
          </w:p>
        </w:tc>
        <w:tc>
          <w:tcPr>
            <w:tcW w:w="634" w:type="pct"/>
            <w:vAlign w:val="bottom"/>
          </w:tcPr>
          <w:p w14:paraId="7B86ACB2" w14:textId="42E88DE3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0.0151</w:t>
            </w:r>
          </w:p>
        </w:tc>
        <w:tc>
          <w:tcPr>
            <w:tcW w:w="793" w:type="pct"/>
            <w:vAlign w:val="bottom"/>
          </w:tcPr>
          <w:p w14:paraId="789C2AE3" w14:textId="5C2A585A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0.0228</w:t>
            </w:r>
          </w:p>
        </w:tc>
        <w:tc>
          <w:tcPr>
            <w:tcW w:w="819" w:type="pct"/>
            <w:vAlign w:val="bottom"/>
          </w:tcPr>
          <w:p w14:paraId="1A263AFB" w14:textId="2565A72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0.0252</w:t>
            </w:r>
          </w:p>
        </w:tc>
      </w:tr>
      <w:tr w:rsidR="00AF2D73" w:rsidRPr="009E55CE" w14:paraId="56D0C414" w14:textId="77777777" w:rsidTr="00C73BC0">
        <w:trPr>
          <w:jc w:val="center"/>
        </w:trPr>
        <w:tc>
          <w:tcPr>
            <w:tcW w:w="747" w:type="pct"/>
            <w:vAlign w:val="bottom"/>
          </w:tcPr>
          <w:p w14:paraId="7DBDA10F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4B44D94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1F9BFFDA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761A20B8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62D8241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4A9A8659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7870F5B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3,991</w:t>
            </w:r>
          </w:p>
        </w:tc>
      </w:tr>
      <w:tr w:rsidR="00AF2D73" w:rsidRPr="009E55CE" w14:paraId="12D594C8" w14:textId="77777777" w:rsidTr="00C73BC0">
        <w:trPr>
          <w:jc w:val="center"/>
        </w:trPr>
        <w:tc>
          <w:tcPr>
            <w:tcW w:w="747" w:type="pct"/>
            <w:vAlign w:val="bottom"/>
          </w:tcPr>
          <w:p w14:paraId="5994DD0F" w14:textId="2AF8422F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50A5391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1FA07EE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7195CA3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3014366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1D263E3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514043B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5,521</w:t>
            </w:r>
          </w:p>
        </w:tc>
      </w:tr>
      <w:tr w:rsidR="00AF2D73" w:rsidRPr="009E55CE" w14:paraId="3F87B953" w14:textId="77777777" w:rsidTr="00C73BC0">
        <w:trPr>
          <w:jc w:val="center"/>
        </w:trPr>
        <w:tc>
          <w:tcPr>
            <w:tcW w:w="747" w:type="pct"/>
            <w:vAlign w:val="bottom"/>
          </w:tcPr>
          <w:p w14:paraId="21FF2AA1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54A47C5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34D595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209F9CF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EDACEEC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3C1F67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54877C1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5,801</w:t>
            </w:r>
          </w:p>
        </w:tc>
      </w:tr>
      <w:tr w:rsidR="00AF2D73" w:rsidRPr="009E55CE" w14:paraId="2CAF068C" w14:textId="77777777" w:rsidTr="00C73BC0">
        <w:trPr>
          <w:jc w:val="center"/>
        </w:trPr>
        <w:tc>
          <w:tcPr>
            <w:tcW w:w="747" w:type="pct"/>
            <w:vAlign w:val="bottom"/>
          </w:tcPr>
          <w:p w14:paraId="54DD76E6" w14:textId="7777777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337388C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0AFE55C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33FEC308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6AA82C7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30253F7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27482E03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7,259</w:t>
            </w:r>
          </w:p>
        </w:tc>
      </w:tr>
      <w:tr w:rsidR="00AF2D73" w:rsidRPr="009E55CE" w14:paraId="57C851DB" w14:textId="77777777" w:rsidTr="00C73BC0">
        <w:trPr>
          <w:jc w:val="center"/>
        </w:trPr>
        <w:tc>
          <w:tcPr>
            <w:tcW w:w="747" w:type="pct"/>
            <w:vAlign w:val="bottom"/>
          </w:tcPr>
          <w:p w14:paraId="519B0000" w14:textId="6D427D00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5931D5B0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0966C8C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44E3AE2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50090BB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ACA2EE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7E938855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AF2D73" w:rsidRPr="009E55CE" w14:paraId="0CF2C2E5" w14:textId="77777777" w:rsidTr="00C73BC0">
        <w:trPr>
          <w:jc w:val="center"/>
        </w:trPr>
        <w:tc>
          <w:tcPr>
            <w:tcW w:w="747" w:type="pct"/>
            <w:vAlign w:val="bottom"/>
          </w:tcPr>
          <w:p w14:paraId="7BA3A51E" w14:textId="22F71365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A426D8D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6A3C1EA9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512C68C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5276B14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4C4A87A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21A3DF2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AF2D73" w:rsidRPr="009E55CE" w14:paraId="35C7E565" w14:textId="77777777" w:rsidTr="00C73BC0">
        <w:trPr>
          <w:jc w:val="center"/>
        </w:trPr>
        <w:tc>
          <w:tcPr>
            <w:tcW w:w="747" w:type="pct"/>
            <w:vAlign w:val="bottom"/>
          </w:tcPr>
          <w:p w14:paraId="3AF92E47" w14:textId="77777777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2157035E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19827AA8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799DABC6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46B4B9A7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0E27133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21375ED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AF2D73" w:rsidRPr="009E55CE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2D3D9F32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16915D3A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0B8745AA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09552F23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6184ACB5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408C70F8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AF2D73" w:rsidRPr="009E55CE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FE9244A" w:rsidR="00AF2D73" w:rsidRPr="009E55CE" w:rsidRDefault="00AF2D73" w:rsidP="00AF2D73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5351E58F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B3E7B44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5B075691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294A1CB3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5FFEC536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7EFC740B" w:rsidR="00AF2D73" w:rsidRPr="009E55CE" w:rsidRDefault="00AF2D73" w:rsidP="00AF2D7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7572D6" w:rsidRPr="009E55CE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20D83A7D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2248A21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0.259</w:t>
            </w:r>
          </w:p>
        </w:tc>
        <w:tc>
          <w:tcPr>
            <w:tcW w:w="746" w:type="pct"/>
            <w:vAlign w:val="bottom"/>
          </w:tcPr>
          <w:p w14:paraId="081B1139" w14:textId="577EBCD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515" w:type="pct"/>
            <w:vAlign w:val="bottom"/>
          </w:tcPr>
          <w:p w14:paraId="1170741A" w14:textId="341F93A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0.176</w:t>
            </w:r>
          </w:p>
        </w:tc>
        <w:tc>
          <w:tcPr>
            <w:tcW w:w="634" w:type="pct"/>
            <w:vAlign w:val="bottom"/>
          </w:tcPr>
          <w:p w14:paraId="2222CC5C" w14:textId="3A70E1D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0.223</w:t>
            </w:r>
          </w:p>
        </w:tc>
        <w:tc>
          <w:tcPr>
            <w:tcW w:w="793" w:type="pct"/>
            <w:vAlign w:val="bottom"/>
          </w:tcPr>
          <w:p w14:paraId="2C06A0C4" w14:textId="17958D7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0.29</w:t>
            </w:r>
          </w:p>
        </w:tc>
        <w:tc>
          <w:tcPr>
            <w:tcW w:w="819" w:type="pct"/>
            <w:vAlign w:val="bottom"/>
          </w:tcPr>
          <w:p w14:paraId="155253A6" w14:textId="5F61C2B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0.372</w:t>
            </w:r>
          </w:p>
        </w:tc>
      </w:tr>
      <w:tr w:rsidR="007572D6" w:rsidRPr="009E55CE" w14:paraId="23B2E277" w14:textId="77777777" w:rsidTr="00E45091">
        <w:trPr>
          <w:jc w:val="center"/>
        </w:trPr>
        <w:tc>
          <w:tcPr>
            <w:tcW w:w="747" w:type="pct"/>
            <w:vAlign w:val="bottom"/>
          </w:tcPr>
          <w:p w14:paraId="789487E0" w14:textId="605AA6A9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52D9BC0" w14:textId="10B894B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vAlign w:val="bottom"/>
          </w:tcPr>
          <w:p w14:paraId="71BD0CDB" w14:textId="142DD28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vAlign w:val="bottom"/>
          </w:tcPr>
          <w:p w14:paraId="7CA3345A" w14:textId="3CF13DC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vAlign w:val="bottom"/>
          </w:tcPr>
          <w:p w14:paraId="1C1C5835" w14:textId="0DDD08B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vAlign w:val="bottom"/>
          </w:tcPr>
          <w:p w14:paraId="0670B84F" w14:textId="73A4182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vAlign w:val="bottom"/>
          </w:tcPr>
          <w:p w14:paraId="2D5B5404" w14:textId="793EF7B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7572D6" w:rsidRPr="009E55CE" w14:paraId="1A62CEF4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BCB36F" w14:textId="7FB305C4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4C3C8D34" w14:textId="11F1370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01E2AD" w14:textId="6DD7CC2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561D812" w14:textId="0ABF9CC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5AB007B" w14:textId="73EE698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C3E55A3" w14:textId="1C52C40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E6817B9" w14:textId="2E36D05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2B3CBA44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91AB1E2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53C289F6" w14:textId="5B244292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.2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0926F962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E0293E" w:rsidRPr="009E55CE" w14:paraId="12AB5A82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68E131D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5C9EC78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671460F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0ABCFCA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7D8258D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2ECC242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1BCF09B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E0293E" w:rsidRPr="009E55CE" w14:paraId="4619E3DE" w14:textId="77777777" w:rsidTr="00C73BC0">
        <w:trPr>
          <w:jc w:val="center"/>
        </w:trPr>
        <w:tc>
          <w:tcPr>
            <w:tcW w:w="747" w:type="pct"/>
            <w:vAlign w:val="bottom"/>
          </w:tcPr>
          <w:p w14:paraId="52BBE9C5" w14:textId="5CD416C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34F8DD1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F32C3B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5CCD77F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45EEA3F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05D439B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587C006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E0293E" w:rsidRPr="009E55CE" w14:paraId="58FD2F54" w14:textId="77777777" w:rsidTr="00C73BC0">
        <w:trPr>
          <w:jc w:val="center"/>
        </w:trPr>
        <w:tc>
          <w:tcPr>
            <w:tcW w:w="747" w:type="pct"/>
            <w:vAlign w:val="bottom"/>
          </w:tcPr>
          <w:p w14:paraId="6A47932A" w14:textId="1F9B88E9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486DB9A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0B79D12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1CC4ECE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04D418F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7A3BDD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5E38155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E0293E" w:rsidRPr="009E55CE" w14:paraId="06889C4F" w14:textId="77777777" w:rsidTr="00C73BC0">
        <w:trPr>
          <w:jc w:val="center"/>
        </w:trPr>
        <w:tc>
          <w:tcPr>
            <w:tcW w:w="747" w:type="pct"/>
            <w:vAlign w:val="bottom"/>
          </w:tcPr>
          <w:p w14:paraId="040D878E" w14:textId="1F00CF4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667671A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63144B7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29ABA9F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05741A0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5DE4072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5CFFEB7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E0293E" w:rsidRPr="009E55CE" w14:paraId="6232F83D" w14:textId="77777777" w:rsidTr="00C73BC0">
        <w:trPr>
          <w:jc w:val="center"/>
        </w:trPr>
        <w:tc>
          <w:tcPr>
            <w:tcW w:w="747" w:type="pct"/>
            <w:vAlign w:val="bottom"/>
          </w:tcPr>
          <w:p w14:paraId="41E1411D" w14:textId="6AC1BF9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98BDB22" w14:textId="36036A0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0.0195</w:t>
            </w:r>
          </w:p>
        </w:tc>
        <w:tc>
          <w:tcPr>
            <w:tcW w:w="746" w:type="pct"/>
            <w:vAlign w:val="bottom"/>
          </w:tcPr>
          <w:p w14:paraId="0562B33F" w14:textId="2A4407B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0.0206</w:t>
            </w:r>
          </w:p>
        </w:tc>
        <w:tc>
          <w:tcPr>
            <w:tcW w:w="515" w:type="pct"/>
            <w:vAlign w:val="bottom"/>
          </w:tcPr>
          <w:p w14:paraId="36833029" w14:textId="34D5D65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0.0094</w:t>
            </w:r>
          </w:p>
        </w:tc>
        <w:tc>
          <w:tcPr>
            <w:tcW w:w="634" w:type="pct"/>
            <w:vAlign w:val="bottom"/>
          </w:tcPr>
          <w:p w14:paraId="61DB582E" w14:textId="4200068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0.0164</w:t>
            </w:r>
          </w:p>
        </w:tc>
        <w:tc>
          <w:tcPr>
            <w:tcW w:w="793" w:type="pct"/>
            <w:vAlign w:val="bottom"/>
          </w:tcPr>
          <w:p w14:paraId="36D2BAE6" w14:textId="2399F42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0.0234</w:t>
            </w:r>
          </w:p>
        </w:tc>
        <w:tc>
          <w:tcPr>
            <w:tcW w:w="819" w:type="pct"/>
            <w:vAlign w:val="bottom"/>
          </w:tcPr>
          <w:p w14:paraId="4D58C965" w14:textId="5FE0E10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E0293E" w:rsidRPr="009E55CE" w14:paraId="6CB22C06" w14:textId="77777777" w:rsidTr="00C73BC0">
        <w:trPr>
          <w:jc w:val="center"/>
        </w:trPr>
        <w:tc>
          <w:tcPr>
            <w:tcW w:w="747" w:type="pct"/>
            <w:vAlign w:val="bottom"/>
          </w:tcPr>
          <w:p w14:paraId="586A201D" w14:textId="4EC9EA5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5363325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4DA7A43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39E5885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2B5EC28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2EDCD83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16E0062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E0293E" w:rsidRPr="009E55CE" w14:paraId="62E0DAAB" w14:textId="77777777" w:rsidTr="00C73BC0">
        <w:trPr>
          <w:jc w:val="center"/>
        </w:trPr>
        <w:tc>
          <w:tcPr>
            <w:tcW w:w="747" w:type="pct"/>
            <w:vAlign w:val="bottom"/>
          </w:tcPr>
          <w:p w14:paraId="0A4FC923" w14:textId="5CABD6B1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65E1F0A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148D22C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591F2F0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10BCE7C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53F6C13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8FF124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E0293E" w:rsidRPr="009E55CE" w14:paraId="3AF541E6" w14:textId="77777777" w:rsidTr="00C73BC0">
        <w:trPr>
          <w:jc w:val="center"/>
        </w:trPr>
        <w:tc>
          <w:tcPr>
            <w:tcW w:w="747" w:type="pct"/>
            <w:vAlign w:val="bottom"/>
          </w:tcPr>
          <w:p w14:paraId="6731AC08" w14:textId="5777E11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94C87D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65F8BEC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FC5980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7A3B7B9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7EEF5DC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065F648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E0293E" w:rsidRPr="009E55CE" w14:paraId="4B634310" w14:textId="77777777" w:rsidTr="00C73BC0">
        <w:trPr>
          <w:jc w:val="center"/>
        </w:trPr>
        <w:tc>
          <w:tcPr>
            <w:tcW w:w="747" w:type="pct"/>
            <w:vAlign w:val="bottom"/>
          </w:tcPr>
          <w:p w14:paraId="6DEDF031" w14:textId="3C72629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7181349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7B2A238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58E17B9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6EFA71B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78B90A6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070884D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E0293E" w:rsidRPr="009E55CE" w14:paraId="154FA845" w14:textId="77777777" w:rsidTr="00C73BC0">
        <w:trPr>
          <w:jc w:val="center"/>
        </w:trPr>
        <w:tc>
          <w:tcPr>
            <w:tcW w:w="747" w:type="pct"/>
            <w:vAlign w:val="bottom"/>
          </w:tcPr>
          <w:p w14:paraId="3A10A424" w14:textId="5FCED455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569B52C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1A2CEE1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148CD5E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1C45B69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4ED3CAA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29D4414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E0293E" w:rsidRPr="009E55CE" w14:paraId="044E5733" w14:textId="77777777" w:rsidTr="00C73BC0">
        <w:trPr>
          <w:jc w:val="center"/>
        </w:trPr>
        <w:tc>
          <w:tcPr>
            <w:tcW w:w="747" w:type="pct"/>
            <w:vAlign w:val="bottom"/>
          </w:tcPr>
          <w:p w14:paraId="2BF71611" w14:textId="047A467E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A40F6B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414D15C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23249C7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6789333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549D4B0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7B91155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E0293E" w:rsidRPr="009E55CE" w14:paraId="06E393C4" w14:textId="77777777" w:rsidTr="00C73BC0">
        <w:trPr>
          <w:jc w:val="center"/>
        </w:trPr>
        <w:tc>
          <w:tcPr>
            <w:tcW w:w="747" w:type="pct"/>
            <w:vAlign w:val="bottom"/>
          </w:tcPr>
          <w:p w14:paraId="4C73E657" w14:textId="60FBFEF9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13748B4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6A9CC04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2E1CC89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63D001B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902B83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6DC729B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E0293E" w:rsidRPr="009E55CE" w14:paraId="633CA9EE" w14:textId="77777777" w:rsidTr="00C73BC0">
        <w:trPr>
          <w:jc w:val="center"/>
        </w:trPr>
        <w:tc>
          <w:tcPr>
            <w:tcW w:w="747" w:type="pct"/>
            <w:vAlign w:val="bottom"/>
          </w:tcPr>
          <w:p w14:paraId="63A87375" w14:textId="64B6FE47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5EF7CCB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039DC75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24BF1EE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76C95BC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50794F4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14D21B7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E0293E" w:rsidRPr="009E55CE" w14:paraId="649929F5" w14:textId="77777777" w:rsidTr="00C73BC0">
        <w:trPr>
          <w:jc w:val="center"/>
        </w:trPr>
        <w:tc>
          <w:tcPr>
            <w:tcW w:w="747" w:type="pct"/>
            <w:vAlign w:val="bottom"/>
          </w:tcPr>
          <w:p w14:paraId="29500387" w14:textId="1307B528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7DA41361" w14:textId="4A1F3A8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44649B2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A25A80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161A312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611BFD9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5E105B3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7572D6" w:rsidRPr="009E55CE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4DBC4087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4A04630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0.287</w:t>
            </w:r>
          </w:p>
        </w:tc>
        <w:tc>
          <w:tcPr>
            <w:tcW w:w="746" w:type="pct"/>
            <w:vAlign w:val="bottom"/>
          </w:tcPr>
          <w:p w14:paraId="1BEC5F33" w14:textId="25587B5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0.281</w:t>
            </w:r>
          </w:p>
        </w:tc>
        <w:tc>
          <w:tcPr>
            <w:tcW w:w="515" w:type="pct"/>
            <w:vAlign w:val="bottom"/>
          </w:tcPr>
          <w:p w14:paraId="560CD5D5" w14:textId="4E8039A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0.195</w:t>
            </w:r>
          </w:p>
        </w:tc>
        <w:tc>
          <w:tcPr>
            <w:tcW w:w="634" w:type="pct"/>
            <w:vAlign w:val="bottom"/>
          </w:tcPr>
          <w:p w14:paraId="45743B76" w14:textId="2830AA5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0.248</w:t>
            </w:r>
          </w:p>
        </w:tc>
        <w:tc>
          <w:tcPr>
            <w:tcW w:w="793" w:type="pct"/>
            <w:vAlign w:val="bottom"/>
          </w:tcPr>
          <w:p w14:paraId="1719EF64" w14:textId="6E0389F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819" w:type="pct"/>
            <w:vAlign w:val="bottom"/>
          </w:tcPr>
          <w:p w14:paraId="59019AC8" w14:textId="18CFE78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7572D6" w:rsidRPr="009E55CE" w14:paraId="799DC0AF" w14:textId="77777777" w:rsidTr="00AF2D73">
        <w:trPr>
          <w:jc w:val="center"/>
        </w:trPr>
        <w:tc>
          <w:tcPr>
            <w:tcW w:w="747" w:type="pct"/>
            <w:vAlign w:val="bottom"/>
          </w:tcPr>
          <w:p w14:paraId="6E94B239" w14:textId="1D4302FF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9862CD1" w14:textId="2ED6AA0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B722E5D" w14:textId="7C45EAF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669507F" w14:textId="2154F64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141E026" w14:textId="5379D4B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740B445" w14:textId="03E179A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6850AA2F" w14:textId="7C0485A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6286902A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CD782E3" w14:textId="548777C2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2C52EA1" w14:textId="6C0A3A7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19AD38C" w14:textId="5F72FEF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BB25B7A" w14:textId="59AD1CA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46C4B50" w14:textId="61303BD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991F66E" w14:textId="1274311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FA7C6E7" w14:textId="0E8B5F7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5B28020" w14:textId="3026F296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BEA3007" w14:textId="471564CE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.3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739F1B64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E0293E" w:rsidRPr="009E55CE" w14:paraId="60772032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1D97AF2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75D609C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35CBC17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4EA195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1FFE6C3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490D072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A49F0B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E0293E" w:rsidRPr="009E55CE" w14:paraId="1B4EC5CE" w14:textId="77777777" w:rsidTr="00C73BC0">
        <w:trPr>
          <w:jc w:val="center"/>
        </w:trPr>
        <w:tc>
          <w:tcPr>
            <w:tcW w:w="747" w:type="pct"/>
            <w:vAlign w:val="bottom"/>
          </w:tcPr>
          <w:p w14:paraId="551B0E2E" w14:textId="350EBB0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0AD2A61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569FAF4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4F6B816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389DA65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3A2AA3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49B863B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E0293E" w:rsidRPr="009E55CE" w14:paraId="3222C60C" w14:textId="77777777" w:rsidTr="00C73BC0">
        <w:trPr>
          <w:jc w:val="center"/>
        </w:trPr>
        <w:tc>
          <w:tcPr>
            <w:tcW w:w="747" w:type="pct"/>
            <w:vAlign w:val="bottom"/>
          </w:tcPr>
          <w:p w14:paraId="38072915" w14:textId="1BD135CD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5265CB2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365A33A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70B15AC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6940633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0FC9D6E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7ECCF91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E0293E" w:rsidRPr="009E55CE" w14:paraId="6381226B" w14:textId="77777777" w:rsidTr="00C73BC0">
        <w:trPr>
          <w:jc w:val="center"/>
        </w:trPr>
        <w:tc>
          <w:tcPr>
            <w:tcW w:w="747" w:type="pct"/>
            <w:vAlign w:val="bottom"/>
          </w:tcPr>
          <w:p w14:paraId="7B14982B" w14:textId="1A689C8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6CABE59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395E98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0A0AF63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761CAB2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678ECE6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2D1992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E0293E" w:rsidRPr="009E55CE" w14:paraId="3E26B893" w14:textId="77777777" w:rsidTr="00C73BC0">
        <w:trPr>
          <w:jc w:val="center"/>
        </w:trPr>
        <w:tc>
          <w:tcPr>
            <w:tcW w:w="747" w:type="pct"/>
            <w:vAlign w:val="bottom"/>
          </w:tcPr>
          <w:p w14:paraId="6C1253EF" w14:textId="66248CC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2AFBB3" w14:textId="24D259B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0.0204</w:t>
            </w:r>
          </w:p>
        </w:tc>
        <w:tc>
          <w:tcPr>
            <w:tcW w:w="746" w:type="pct"/>
            <w:vAlign w:val="bottom"/>
          </w:tcPr>
          <w:p w14:paraId="0A06CFE2" w14:textId="7AAE544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0.0215</w:t>
            </w:r>
          </w:p>
        </w:tc>
        <w:tc>
          <w:tcPr>
            <w:tcW w:w="515" w:type="pct"/>
            <w:vAlign w:val="bottom"/>
          </w:tcPr>
          <w:p w14:paraId="4261BA03" w14:textId="290FE5A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0.0103</w:t>
            </w:r>
          </w:p>
        </w:tc>
        <w:tc>
          <w:tcPr>
            <w:tcW w:w="634" w:type="pct"/>
            <w:vAlign w:val="bottom"/>
          </w:tcPr>
          <w:p w14:paraId="3A29E5AC" w14:textId="0CEDDAF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93" w:type="pct"/>
            <w:vAlign w:val="bottom"/>
          </w:tcPr>
          <w:p w14:paraId="745CD67E" w14:textId="493ECB8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0.0238</w:t>
            </w:r>
          </w:p>
        </w:tc>
        <w:tc>
          <w:tcPr>
            <w:tcW w:w="819" w:type="pct"/>
            <w:vAlign w:val="bottom"/>
          </w:tcPr>
          <w:p w14:paraId="289D85E7" w14:textId="3711805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E0293E" w:rsidRPr="009E55CE" w14:paraId="414ED4C0" w14:textId="77777777" w:rsidTr="00C73BC0">
        <w:trPr>
          <w:jc w:val="center"/>
        </w:trPr>
        <w:tc>
          <w:tcPr>
            <w:tcW w:w="747" w:type="pct"/>
            <w:vAlign w:val="bottom"/>
          </w:tcPr>
          <w:p w14:paraId="6E83A815" w14:textId="71AFA2A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60D9D46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0D2C1CD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7BA5AD9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18CE1E2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10C5CDA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63C60C6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E0293E" w:rsidRPr="009E55CE" w14:paraId="619C9305" w14:textId="77777777" w:rsidTr="00C73BC0">
        <w:trPr>
          <w:jc w:val="center"/>
        </w:trPr>
        <w:tc>
          <w:tcPr>
            <w:tcW w:w="747" w:type="pct"/>
            <w:vAlign w:val="bottom"/>
          </w:tcPr>
          <w:p w14:paraId="084498A7" w14:textId="01AFF2C9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14E5691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04E772D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79D7C9E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1E53559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218B753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4F1C17F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E0293E" w:rsidRPr="009E55CE" w14:paraId="1AA59BB8" w14:textId="77777777" w:rsidTr="00C73BC0">
        <w:trPr>
          <w:jc w:val="center"/>
        </w:trPr>
        <w:tc>
          <w:tcPr>
            <w:tcW w:w="747" w:type="pct"/>
            <w:vAlign w:val="bottom"/>
          </w:tcPr>
          <w:p w14:paraId="4EC0FFE8" w14:textId="60D52B4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6126439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629C8D3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64248D5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1388A93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685F32C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61F4B29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E0293E" w:rsidRPr="009E55CE" w14:paraId="0533FD9B" w14:textId="77777777" w:rsidTr="00C73BC0">
        <w:trPr>
          <w:jc w:val="center"/>
        </w:trPr>
        <w:tc>
          <w:tcPr>
            <w:tcW w:w="747" w:type="pct"/>
            <w:vAlign w:val="bottom"/>
          </w:tcPr>
          <w:p w14:paraId="5E53AE32" w14:textId="734E29C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2205726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4A03798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5636925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643969F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3C4794C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688BAEC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E0293E" w:rsidRPr="009E55CE" w14:paraId="5C37B9AA" w14:textId="77777777" w:rsidTr="00C73BC0">
        <w:trPr>
          <w:jc w:val="center"/>
        </w:trPr>
        <w:tc>
          <w:tcPr>
            <w:tcW w:w="747" w:type="pct"/>
            <w:vAlign w:val="bottom"/>
          </w:tcPr>
          <w:p w14:paraId="3694E1E0" w14:textId="7DE10C8D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4E6E3DE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0560795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06C9826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16F512D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0F46D38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234B21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E0293E" w:rsidRPr="009E55CE" w14:paraId="55464A32" w14:textId="77777777" w:rsidTr="00C73BC0">
        <w:trPr>
          <w:jc w:val="center"/>
        </w:trPr>
        <w:tc>
          <w:tcPr>
            <w:tcW w:w="747" w:type="pct"/>
            <w:vAlign w:val="bottom"/>
          </w:tcPr>
          <w:p w14:paraId="60DA96FB" w14:textId="273F00DE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4F088BB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6904486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7F21C6D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2AEA5D7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3B0177F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3B7BF02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E0293E" w:rsidRPr="009E55CE" w14:paraId="71AEA2CB" w14:textId="77777777" w:rsidTr="00C73BC0">
        <w:trPr>
          <w:jc w:val="center"/>
        </w:trPr>
        <w:tc>
          <w:tcPr>
            <w:tcW w:w="747" w:type="pct"/>
            <w:vAlign w:val="bottom"/>
          </w:tcPr>
          <w:p w14:paraId="049934D6" w14:textId="0BE08C41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03C1DC5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240460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644BE3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597246D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5F7C922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A79AD8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E0293E" w:rsidRPr="009E55CE" w14:paraId="73F7FD03" w14:textId="77777777" w:rsidTr="00C73BC0">
        <w:trPr>
          <w:jc w:val="center"/>
        </w:trPr>
        <w:tc>
          <w:tcPr>
            <w:tcW w:w="747" w:type="pct"/>
            <w:vAlign w:val="bottom"/>
          </w:tcPr>
          <w:p w14:paraId="53A82701" w14:textId="5B7C8993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0B6DCA0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4683377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B70E7F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3A64ED6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518AC7C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40BCBEE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E0293E" w:rsidRPr="009E55CE" w14:paraId="432E9FCA" w14:textId="77777777" w:rsidTr="00C73BC0">
        <w:trPr>
          <w:jc w:val="center"/>
        </w:trPr>
        <w:tc>
          <w:tcPr>
            <w:tcW w:w="747" w:type="pct"/>
            <w:vAlign w:val="bottom"/>
          </w:tcPr>
          <w:p w14:paraId="0BB2594C" w14:textId="1AEF15D7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5418802A" w14:textId="6141F6B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6BB723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2D7ED89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2A37713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596A298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2FAFBBC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7572D6" w:rsidRPr="009E55CE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0A4A709B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64CE9DA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0.307</w:t>
            </w:r>
          </w:p>
        </w:tc>
        <w:tc>
          <w:tcPr>
            <w:tcW w:w="746" w:type="pct"/>
            <w:vAlign w:val="bottom"/>
          </w:tcPr>
          <w:p w14:paraId="520AA4B8" w14:textId="658239F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0.301</w:t>
            </w:r>
          </w:p>
        </w:tc>
        <w:tc>
          <w:tcPr>
            <w:tcW w:w="515" w:type="pct"/>
            <w:vAlign w:val="bottom"/>
          </w:tcPr>
          <w:p w14:paraId="7D5DFFB5" w14:textId="4FF600E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0.208</w:t>
            </w:r>
          </w:p>
        </w:tc>
        <w:tc>
          <w:tcPr>
            <w:tcW w:w="634" w:type="pct"/>
            <w:vAlign w:val="bottom"/>
          </w:tcPr>
          <w:p w14:paraId="1A27ACEE" w14:textId="2B8DB81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0.265</w:t>
            </w:r>
          </w:p>
        </w:tc>
        <w:tc>
          <w:tcPr>
            <w:tcW w:w="793" w:type="pct"/>
            <w:vAlign w:val="bottom"/>
          </w:tcPr>
          <w:p w14:paraId="7F21E8C5" w14:textId="76DD500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0.342</w:t>
            </w:r>
          </w:p>
        </w:tc>
        <w:tc>
          <w:tcPr>
            <w:tcW w:w="819" w:type="pct"/>
            <w:vAlign w:val="bottom"/>
          </w:tcPr>
          <w:p w14:paraId="52EBC441" w14:textId="23551E4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0.436</w:t>
            </w:r>
          </w:p>
        </w:tc>
      </w:tr>
      <w:tr w:rsidR="007572D6" w:rsidRPr="009E55CE" w14:paraId="080E0EB5" w14:textId="77777777" w:rsidTr="00AF2D73">
        <w:trPr>
          <w:jc w:val="center"/>
        </w:trPr>
        <w:tc>
          <w:tcPr>
            <w:tcW w:w="747" w:type="pct"/>
            <w:vAlign w:val="bottom"/>
          </w:tcPr>
          <w:p w14:paraId="1C94FF7B" w14:textId="65191B44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B19D57F" w14:textId="0F37D9C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9202B60" w14:textId="6CAA1AC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22CCB3A" w14:textId="54D237A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B7D699B" w14:textId="1FAF03E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492AC3" w14:textId="18365C4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2FA514E" w14:textId="787F376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2D5E17B5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F09A37A" w14:textId="437D7749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FD12A2D" w14:textId="3F55F19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64BFCA8" w14:textId="5F218E3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2879B1" w14:textId="255A7AF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7D17223" w14:textId="1B2C80D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91485D9" w14:textId="1558996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35FCD92" w14:textId="03017BE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4E8903E2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55221B83" w14:textId="613522E8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.4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6EE7A5B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3B54AF0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5E9CF0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228522C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18D7A62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53943A9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34DE0A4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38BEA06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EC86C6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2F4BCB" w:rsidRPr="009E55CE" w14:paraId="19C01C3E" w14:textId="77777777" w:rsidTr="00C73BC0">
        <w:trPr>
          <w:jc w:val="center"/>
        </w:trPr>
        <w:tc>
          <w:tcPr>
            <w:tcW w:w="747" w:type="pct"/>
            <w:vAlign w:val="bottom"/>
          </w:tcPr>
          <w:p w14:paraId="3ACC9AFB" w14:textId="11849B6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10D8B10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DE5F4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26E8C8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05315EC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4DF174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23EE9C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2F4BCB" w:rsidRPr="009E55CE" w14:paraId="7CDE0564" w14:textId="77777777" w:rsidTr="00C73BC0">
        <w:trPr>
          <w:jc w:val="center"/>
        </w:trPr>
        <w:tc>
          <w:tcPr>
            <w:tcW w:w="747" w:type="pct"/>
            <w:vAlign w:val="bottom"/>
          </w:tcPr>
          <w:p w14:paraId="7A0833A9" w14:textId="13AB3EE0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33B9391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3A2196F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6B342F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559094D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2DAEE97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5CC50E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2F4BCB" w:rsidRPr="009E55CE" w14:paraId="24F08929" w14:textId="77777777" w:rsidTr="00C73BC0">
        <w:trPr>
          <w:jc w:val="center"/>
        </w:trPr>
        <w:tc>
          <w:tcPr>
            <w:tcW w:w="747" w:type="pct"/>
            <w:vAlign w:val="bottom"/>
          </w:tcPr>
          <w:p w14:paraId="6C81BA7F" w14:textId="6A2F5E0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5640484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797404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2045EC8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66AC9E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BB1909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3F0926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1A516B84" w14:textId="77777777" w:rsidTr="00C73BC0">
        <w:trPr>
          <w:jc w:val="center"/>
        </w:trPr>
        <w:tc>
          <w:tcPr>
            <w:tcW w:w="747" w:type="pct"/>
            <w:vAlign w:val="bottom"/>
          </w:tcPr>
          <w:p w14:paraId="3ACAABAF" w14:textId="350F55D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C291E7C" w14:textId="152467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0.0197</w:t>
            </w:r>
          </w:p>
        </w:tc>
        <w:tc>
          <w:tcPr>
            <w:tcW w:w="746" w:type="pct"/>
            <w:vAlign w:val="bottom"/>
          </w:tcPr>
          <w:p w14:paraId="20834095" w14:textId="6E4B73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0.0208</w:t>
            </w:r>
          </w:p>
        </w:tc>
        <w:tc>
          <w:tcPr>
            <w:tcW w:w="515" w:type="pct"/>
            <w:vAlign w:val="bottom"/>
          </w:tcPr>
          <w:p w14:paraId="66515D2F" w14:textId="4E6895E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0.0096</w:t>
            </w:r>
          </w:p>
        </w:tc>
        <w:tc>
          <w:tcPr>
            <w:tcW w:w="634" w:type="pct"/>
            <w:vAlign w:val="bottom"/>
          </w:tcPr>
          <w:p w14:paraId="5A70B1BC" w14:textId="1E8882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0.0168</w:t>
            </w:r>
          </w:p>
        </w:tc>
        <w:tc>
          <w:tcPr>
            <w:tcW w:w="793" w:type="pct"/>
            <w:vAlign w:val="bottom"/>
          </w:tcPr>
          <w:p w14:paraId="305F5516" w14:textId="76E6AB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0.0235</w:t>
            </w:r>
          </w:p>
        </w:tc>
        <w:tc>
          <w:tcPr>
            <w:tcW w:w="819" w:type="pct"/>
            <w:vAlign w:val="bottom"/>
          </w:tcPr>
          <w:p w14:paraId="544FF406" w14:textId="628C3E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69327B21" w14:textId="77777777" w:rsidTr="00C73BC0">
        <w:trPr>
          <w:jc w:val="center"/>
        </w:trPr>
        <w:tc>
          <w:tcPr>
            <w:tcW w:w="747" w:type="pct"/>
            <w:vAlign w:val="bottom"/>
          </w:tcPr>
          <w:p w14:paraId="4096588E" w14:textId="358D5C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47F611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5AACE13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36E81CF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199F91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257AE0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462E801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2F4BCB" w:rsidRPr="009E55CE" w14:paraId="65B568A7" w14:textId="77777777" w:rsidTr="00C73BC0">
        <w:trPr>
          <w:jc w:val="center"/>
        </w:trPr>
        <w:tc>
          <w:tcPr>
            <w:tcW w:w="747" w:type="pct"/>
            <w:vAlign w:val="bottom"/>
          </w:tcPr>
          <w:p w14:paraId="50AAA310" w14:textId="42957342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673CDE6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7631FEC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7FD0C58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4A942A7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36361B2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6BFC422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2F4BCB" w:rsidRPr="009E55CE" w14:paraId="389052D7" w14:textId="77777777" w:rsidTr="00C73BC0">
        <w:trPr>
          <w:jc w:val="center"/>
        </w:trPr>
        <w:tc>
          <w:tcPr>
            <w:tcW w:w="747" w:type="pct"/>
            <w:vAlign w:val="bottom"/>
          </w:tcPr>
          <w:p w14:paraId="7B7CAD00" w14:textId="3E1349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738A911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DE163E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2994551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15C0E4B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08AF72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171353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2F4BCB" w:rsidRPr="009E55CE" w14:paraId="15400128" w14:textId="77777777" w:rsidTr="00C73BC0">
        <w:trPr>
          <w:jc w:val="center"/>
        </w:trPr>
        <w:tc>
          <w:tcPr>
            <w:tcW w:w="747" w:type="pct"/>
            <w:vAlign w:val="bottom"/>
          </w:tcPr>
          <w:p w14:paraId="13C6E4A4" w14:textId="3464868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DDCCBA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241D74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348A6E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29083E7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106E1C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3FFF90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2F4BCB" w:rsidRPr="009E55CE" w14:paraId="04FB684C" w14:textId="77777777" w:rsidTr="00C73BC0">
        <w:trPr>
          <w:jc w:val="center"/>
        </w:trPr>
        <w:tc>
          <w:tcPr>
            <w:tcW w:w="747" w:type="pct"/>
            <w:vAlign w:val="bottom"/>
          </w:tcPr>
          <w:p w14:paraId="53791BD2" w14:textId="4B852CE4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4AA891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1CAC79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28647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16B04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0FDF033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40B12DB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2F4BCB" w:rsidRPr="009E55CE" w14:paraId="22F6017D" w14:textId="77777777" w:rsidTr="00C73BC0">
        <w:trPr>
          <w:jc w:val="center"/>
        </w:trPr>
        <w:tc>
          <w:tcPr>
            <w:tcW w:w="747" w:type="pct"/>
            <w:vAlign w:val="bottom"/>
          </w:tcPr>
          <w:p w14:paraId="3BDCCE01" w14:textId="6776B76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316B0F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7932ACA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5904D6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2F95BB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72509FB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00B3CC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2F4BCB" w:rsidRPr="009E55CE" w14:paraId="6E5EBDE4" w14:textId="77777777" w:rsidTr="00C73BC0">
        <w:trPr>
          <w:jc w:val="center"/>
        </w:trPr>
        <w:tc>
          <w:tcPr>
            <w:tcW w:w="747" w:type="pct"/>
            <w:vAlign w:val="bottom"/>
          </w:tcPr>
          <w:p w14:paraId="52A3CB23" w14:textId="015F15C1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1DE9AA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043BCA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42E196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0A5533E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4909CB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0E23872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2F4BCB" w:rsidRPr="009E55CE" w14:paraId="49BCB51A" w14:textId="77777777" w:rsidTr="00C73BC0">
        <w:trPr>
          <w:jc w:val="center"/>
        </w:trPr>
        <w:tc>
          <w:tcPr>
            <w:tcW w:w="747" w:type="pct"/>
            <w:vAlign w:val="bottom"/>
          </w:tcPr>
          <w:p w14:paraId="43A7B948" w14:textId="74E9D17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1B1D07D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22249B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65EB7A6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32FC31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6BE1D4B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7ED79F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2F4BCB" w:rsidRPr="009E55CE" w14:paraId="579AD4F1" w14:textId="77777777" w:rsidTr="00C73BC0">
        <w:trPr>
          <w:jc w:val="center"/>
        </w:trPr>
        <w:tc>
          <w:tcPr>
            <w:tcW w:w="747" w:type="pct"/>
            <w:vAlign w:val="bottom"/>
          </w:tcPr>
          <w:p w14:paraId="677C78B7" w14:textId="7A66CF5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2D2FEF41" w14:textId="5203AA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09C8639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28487B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7EDACFE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2642B8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22BD78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7572D6" w:rsidRPr="009E55CE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4992057E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1E988B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0.293</w:t>
            </w:r>
          </w:p>
        </w:tc>
        <w:tc>
          <w:tcPr>
            <w:tcW w:w="746" w:type="pct"/>
            <w:vAlign w:val="bottom"/>
          </w:tcPr>
          <w:p w14:paraId="705B9BF8" w14:textId="772EBB6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0.288</w:t>
            </w:r>
          </w:p>
        </w:tc>
        <w:tc>
          <w:tcPr>
            <w:tcW w:w="515" w:type="pct"/>
            <w:vAlign w:val="bottom"/>
          </w:tcPr>
          <w:p w14:paraId="057B642C" w14:textId="56D95AD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0.201</w:t>
            </w:r>
          </w:p>
        </w:tc>
        <w:tc>
          <w:tcPr>
            <w:tcW w:w="634" w:type="pct"/>
            <w:vAlign w:val="bottom"/>
          </w:tcPr>
          <w:p w14:paraId="69BE8ED3" w14:textId="6B7E6F2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0.254</w:t>
            </w:r>
          </w:p>
        </w:tc>
        <w:tc>
          <w:tcPr>
            <w:tcW w:w="793" w:type="pct"/>
            <w:vAlign w:val="bottom"/>
          </w:tcPr>
          <w:p w14:paraId="4E7A2040" w14:textId="6C79FEF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0.327</w:t>
            </w:r>
          </w:p>
        </w:tc>
        <w:tc>
          <w:tcPr>
            <w:tcW w:w="819" w:type="pct"/>
            <w:vAlign w:val="bottom"/>
          </w:tcPr>
          <w:p w14:paraId="3E340ACC" w14:textId="1F37D3C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0.416</w:t>
            </w:r>
          </w:p>
        </w:tc>
      </w:tr>
      <w:tr w:rsidR="007572D6" w:rsidRPr="009E55CE" w14:paraId="23C10936" w14:textId="77777777" w:rsidTr="00AF2D73">
        <w:trPr>
          <w:jc w:val="center"/>
        </w:trPr>
        <w:tc>
          <w:tcPr>
            <w:tcW w:w="747" w:type="pct"/>
            <w:vAlign w:val="bottom"/>
          </w:tcPr>
          <w:p w14:paraId="015770BB" w14:textId="32EAA67D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28C5BB3" w14:textId="6F01CFB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DA6AA7C" w14:textId="3389A1A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DE72ED3" w14:textId="420C44B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8FC39B1" w14:textId="6BB5C6C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F3E2639" w14:textId="37986C8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6E4D3A43" w14:textId="6D8870F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1EA7479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79AFC00" w14:textId="2662086D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FC27413" w14:textId="19E9F1A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1EBE235" w14:textId="3EE9368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151D4E9" w14:textId="13DE2AE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B61B753" w14:textId="4D214A9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2CC55" w14:textId="11377F2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225C946" w14:textId="19162ED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F181901" w14:textId="6AFA2573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796236A4" w14:textId="6CE46958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.5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5AE2FD2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083C1D4D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34D0441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2E90C59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49C1B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6789AD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27A9CF4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0E68ED7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7412A9C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2F4BCB" w:rsidRPr="009E55CE" w14:paraId="0DAA57EA" w14:textId="77777777" w:rsidTr="00C73BC0">
        <w:trPr>
          <w:jc w:val="center"/>
        </w:trPr>
        <w:tc>
          <w:tcPr>
            <w:tcW w:w="747" w:type="pct"/>
            <w:vAlign w:val="bottom"/>
          </w:tcPr>
          <w:p w14:paraId="053CCFE5" w14:textId="682664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18637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702D382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407D4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5AF349D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2E1E2D1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7EFDFC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2F4BCB" w:rsidRPr="009E55CE" w14:paraId="2CA251CC" w14:textId="77777777" w:rsidTr="00C73BC0">
        <w:trPr>
          <w:jc w:val="center"/>
        </w:trPr>
        <w:tc>
          <w:tcPr>
            <w:tcW w:w="747" w:type="pct"/>
            <w:vAlign w:val="bottom"/>
          </w:tcPr>
          <w:p w14:paraId="5AFB6F5E" w14:textId="7F6209CE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5F85DB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5E2740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40FC58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22261B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4339B8D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5F136BF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2F4BCB" w:rsidRPr="009E55CE" w14:paraId="78E0A97E" w14:textId="77777777" w:rsidTr="00C73BC0">
        <w:trPr>
          <w:jc w:val="center"/>
        </w:trPr>
        <w:tc>
          <w:tcPr>
            <w:tcW w:w="747" w:type="pct"/>
            <w:vAlign w:val="bottom"/>
          </w:tcPr>
          <w:p w14:paraId="6A28C132" w14:textId="6AB08AA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26EF589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44C1292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6FF3BD8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1907E0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79E4E3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1210728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14562DEB" w14:textId="77777777" w:rsidTr="00C73BC0">
        <w:trPr>
          <w:jc w:val="center"/>
        </w:trPr>
        <w:tc>
          <w:tcPr>
            <w:tcW w:w="747" w:type="pct"/>
            <w:vAlign w:val="bottom"/>
          </w:tcPr>
          <w:p w14:paraId="5DD34FBE" w14:textId="0874349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A7075D" w14:textId="60F3DD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0.0619</w:t>
            </w:r>
          </w:p>
        </w:tc>
        <w:tc>
          <w:tcPr>
            <w:tcW w:w="746" w:type="pct"/>
            <w:vAlign w:val="bottom"/>
          </w:tcPr>
          <w:p w14:paraId="38D23E5F" w14:textId="2910E4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0.0657</w:t>
            </w:r>
          </w:p>
        </w:tc>
        <w:tc>
          <w:tcPr>
            <w:tcW w:w="515" w:type="pct"/>
            <w:vAlign w:val="bottom"/>
          </w:tcPr>
          <w:p w14:paraId="74AF9634" w14:textId="07C8B6B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0.0243</w:t>
            </w:r>
          </w:p>
        </w:tc>
        <w:tc>
          <w:tcPr>
            <w:tcW w:w="634" w:type="pct"/>
            <w:vAlign w:val="bottom"/>
          </w:tcPr>
          <w:p w14:paraId="0F2244FA" w14:textId="67FF00F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0.0532</w:t>
            </w:r>
          </w:p>
        </w:tc>
        <w:tc>
          <w:tcPr>
            <w:tcW w:w="793" w:type="pct"/>
            <w:vAlign w:val="bottom"/>
          </w:tcPr>
          <w:p w14:paraId="30BCD681" w14:textId="2FE82DE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0.0744</w:t>
            </w:r>
          </w:p>
        </w:tc>
        <w:tc>
          <w:tcPr>
            <w:tcW w:w="819" w:type="pct"/>
            <w:vAlign w:val="bottom"/>
          </w:tcPr>
          <w:p w14:paraId="577DE8BB" w14:textId="1A3E5D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</w:tr>
      <w:tr w:rsidR="002F4BCB" w:rsidRPr="009E55CE" w14:paraId="0563533F" w14:textId="77777777" w:rsidTr="00C73BC0">
        <w:trPr>
          <w:jc w:val="center"/>
        </w:trPr>
        <w:tc>
          <w:tcPr>
            <w:tcW w:w="747" w:type="pct"/>
            <w:vAlign w:val="bottom"/>
          </w:tcPr>
          <w:p w14:paraId="492C5DFF" w14:textId="4308F46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1FCDBCB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78F356A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7893C8B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226A419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4E1330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3D3534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2F4BCB" w:rsidRPr="009E55CE" w14:paraId="132797B9" w14:textId="77777777" w:rsidTr="00C73BC0">
        <w:trPr>
          <w:jc w:val="center"/>
        </w:trPr>
        <w:tc>
          <w:tcPr>
            <w:tcW w:w="747" w:type="pct"/>
            <w:vAlign w:val="bottom"/>
          </w:tcPr>
          <w:p w14:paraId="4E7D393B" w14:textId="7E22C6D4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26B530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3AD918C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22AD91A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2B5896A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33F7B4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0895FF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2F4BCB" w:rsidRPr="009E55CE" w14:paraId="58EE36C0" w14:textId="77777777" w:rsidTr="00C73BC0">
        <w:trPr>
          <w:jc w:val="center"/>
        </w:trPr>
        <w:tc>
          <w:tcPr>
            <w:tcW w:w="747" w:type="pct"/>
            <w:vAlign w:val="bottom"/>
          </w:tcPr>
          <w:p w14:paraId="70F446B5" w14:textId="79910E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6EDB64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19A0F1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72D7F56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0ABDF91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19BD47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4FEC959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2F4BCB" w:rsidRPr="009E55CE" w14:paraId="6C26A4A5" w14:textId="77777777" w:rsidTr="00C73BC0">
        <w:trPr>
          <w:jc w:val="center"/>
        </w:trPr>
        <w:tc>
          <w:tcPr>
            <w:tcW w:w="747" w:type="pct"/>
            <w:vAlign w:val="bottom"/>
          </w:tcPr>
          <w:p w14:paraId="45B7496D" w14:textId="23C04E3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73AF1C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04BE9A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4C220DD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2E1C86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021F37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7EB435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2F4BCB" w:rsidRPr="009E55CE" w14:paraId="74E7E460" w14:textId="77777777" w:rsidTr="00C73BC0">
        <w:trPr>
          <w:jc w:val="center"/>
        </w:trPr>
        <w:tc>
          <w:tcPr>
            <w:tcW w:w="747" w:type="pct"/>
            <w:vAlign w:val="bottom"/>
          </w:tcPr>
          <w:p w14:paraId="218734BF" w14:textId="708FA00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608924C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4C384E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3F5B87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2BC5A7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136697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373676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2F4BCB" w:rsidRPr="009E55CE" w14:paraId="2054B9CD" w14:textId="77777777" w:rsidTr="00C73BC0">
        <w:trPr>
          <w:jc w:val="center"/>
        </w:trPr>
        <w:tc>
          <w:tcPr>
            <w:tcW w:w="747" w:type="pct"/>
            <w:vAlign w:val="bottom"/>
          </w:tcPr>
          <w:p w14:paraId="7F313E44" w14:textId="2BD7BF3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1EBF32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1C9AF2B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3B8FDA9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10FAD6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A033DB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07DAD0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2F4BCB" w:rsidRPr="009E55CE" w14:paraId="55B976CB" w14:textId="77777777" w:rsidTr="00C73BC0">
        <w:trPr>
          <w:jc w:val="center"/>
        </w:trPr>
        <w:tc>
          <w:tcPr>
            <w:tcW w:w="747" w:type="pct"/>
            <w:vAlign w:val="bottom"/>
          </w:tcPr>
          <w:p w14:paraId="6D68C18A" w14:textId="0F11134A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77F59E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5382E29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02D7092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673B21E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399407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428C7A6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2F4BCB" w:rsidRPr="009E55CE" w14:paraId="3DF0AA1B" w14:textId="77777777" w:rsidTr="00C73BC0">
        <w:trPr>
          <w:jc w:val="center"/>
        </w:trPr>
        <w:tc>
          <w:tcPr>
            <w:tcW w:w="747" w:type="pct"/>
            <w:vAlign w:val="bottom"/>
          </w:tcPr>
          <w:p w14:paraId="470F3F75" w14:textId="19283CD9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10B3DDE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65537F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2EF5164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547790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40C1753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67D64E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2F4BCB" w:rsidRPr="009E55CE" w14:paraId="5FD7F8FE" w14:textId="77777777" w:rsidTr="00C73BC0">
        <w:trPr>
          <w:jc w:val="center"/>
        </w:trPr>
        <w:tc>
          <w:tcPr>
            <w:tcW w:w="747" w:type="pct"/>
            <w:vAlign w:val="bottom"/>
          </w:tcPr>
          <w:p w14:paraId="54BAA28D" w14:textId="103F7951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16FAE5C6" w14:textId="2BCFB0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5F3716A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16DF236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6AABFAD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7E921C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34FD788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7572D6" w:rsidRPr="009E55CE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2A3F1D75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59C90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0.296</w:t>
            </w:r>
          </w:p>
        </w:tc>
        <w:tc>
          <w:tcPr>
            <w:tcW w:w="746" w:type="pct"/>
            <w:vAlign w:val="bottom"/>
          </w:tcPr>
          <w:p w14:paraId="2282AA3F" w14:textId="5981DBD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0.288</w:t>
            </w:r>
          </w:p>
        </w:tc>
        <w:tc>
          <w:tcPr>
            <w:tcW w:w="515" w:type="pct"/>
            <w:vAlign w:val="bottom"/>
          </w:tcPr>
          <w:p w14:paraId="09C9EC96" w14:textId="65DCDB0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0.188</w:t>
            </w:r>
          </w:p>
        </w:tc>
        <w:tc>
          <w:tcPr>
            <w:tcW w:w="634" w:type="pct"/>
            <w:vAlign w:val="bottom"/>
          </w:tcPr>
          <w:p w14:paraId="2285E4BA" w14:textId="64CC177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0.249</w:t>
            </w:r>
          </w:p>
        </w:tc>
        <w:tc>
          <w:tcPr>
            <w:tcW w:w="793" w:type="pct"/>
            <w:vAlign w:val="bottom"/>
          </w:tcPr>
          <w:p w14:paraId="05A469D3" w14:textId="04AC8A8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0.335</w:t>
            </w:r>
          </w:p>
        </w:tc>
        <w:tc>
          <w:tcPr>
            <w:tcW w:w="819" w:type="pct"/>
            <w:vAlign w:val="bottom"/>
          </w:tcPr>
          <w:p w14:paraId="0F7C6440" w14:textId="6A4BC25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</w:tr>
      <w:tr w:rsidR="007572D6" w:rsidRPr="009E55CE" w14:paraId="6583BAB2" w14:textId="77777777" w:rsidTr="00AF2D73">
        <w:trPr>
          <w:jc w:val="center"/>
        </w:trPr>
        <w:tc>
          <w:tcPr>
            <w:tcW w:w="747" w:type="pct"/>
            <w:vAlign w:val="bottom"/>
          </w:tcPr>
          <w:p w14:paraId="566D9FB0" w14:textId="5CD8F10C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69409BD" w14:textId="09A443E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38467998" w14:textId="7DCE005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2B37F35" w14:textId="62F0A48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B23D691" w14:textId="44E4F0D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8EB4900" w14:textId="1DF73B9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255C6B0E" w14:textId="30B7175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672104BC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F1D0A9F" w14:textId="7B07DAAB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82D3B71" w14:textId="775CBF7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A4E5B68" w14:textId="3C292C7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B157A34" w14:textId="129C9A8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1FDD311" w14:textId="1CE185E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96F32B" w14:textId="12DA229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B70BE" w14:textId="556CEAF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9E55CE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DE310B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D0BADCF" w14:textId="7966DAA0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.6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17D3BCB3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7E5389B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1AB8B71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41C59BC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6B2E972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4FFF294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2FB384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438777C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48A7047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2F4BCB" w:rsidRPr="009E55CE" w14:paraId="5B76F4AE" w14:textId="77777777" w:rsidTr="00C73BC0">
        <w:trPr>
          <w:jc w:val="center"/>
        </w:trPr>
        <w:tc>
          <w:tcPr>
            <w:tcW w:w="747" w:type="pct"/>
            <w:vAlign w:val="bottom"/>
          </w:tcPr>
          <w:p w14:paraId="65D84F9B" w14:textId="25C6474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75C1A7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5227AF7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08615EE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7451435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7E5B5D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057557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2F4BCB" w:rsidRPr="009E55CE" w14:paraId="6F949082" w14:textId="77777777" w:rsidTr="00C73BC0">
        <w:trPr>
          <w:jc w:val="center"/>
        </w:trPr>
        <w:tc>
          <w:tcPr>
            <w:tcW w:w="747" w:type="pct"/>
            <w:vAlign w:val="bottom"/>
          </w:tcPr>
          <w:p w14:paraId="7D959C49" w14:textId="0251F7C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406680B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56B0C3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79ACF0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3CDA52B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13081A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4466D43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2F4BCB" w:rsidRPr="009E55CE" w14:paraId="0E4D7EF5" w14:textId="77777777" w:rsidTr="00C73BC0">
        <w:trPr>
          <w:jc w:val="center"/>
        </w:trPr>
        <w:tc>
          <w:tcPr>
            <w:tcW w:w="747" w:type="pct"/>
            <w:vAlign w:val="bottom"/>
          </w:tcPr>
          <w:p w14:paraId="3178B58D" w14:textId="0AD1EFC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512932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3B63A5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53D971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46D78AB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3B1655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6CF477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4E61DEB4" w14:textId="77777777" w:rsidTr="00C73BC0">
        <w:trPr>
          <w:jc w:val="center"/>
        </w:trPr>
        <w:tc>
          <w:tcPr>
            <w:tcW w:w="747" w:type="pct"/>
            <w:vAlign w:val="bottom"/>
          </w:tcPr>
          <w:p w14:paraId="4E0C4190" w14:textId="5C00F7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3C12DE" w14:textId="1B554E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0.0098</w:t>
            </w:r>
          </w:p>
        </w:tc>
        <w:tc>
          <w:tcPr>
            <w:tcW w:w="746" w:type="pct"/>
            <w:vAlign w:val="bottom"/>
          </w:tcPr>
          <w:p w14:paraId="66ACBB84" w14:textId="529457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0.0099</w:t>
            </w:r>
          </w:p>
        </w:tc>
        <w:tc>
          <w:tcPr>
            <w:tcW w:w="515" w:type="pct"/>
            <w:vAlign w:val="bottom"/>
          </w:tcPr>
          <w:p w14:paraId="0BA2B43D" w14:textId="370A18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0.0082</w:t>
            </w:r>
          </w:p>
        </w:tc>
        <w:tc>
          <w:tcPr>
            <w:tcW w:w="634" w:type="pct"/>
            <w:vAlign w:val="bottom"/>
          </w:tcPr>
          <w:p w14:paraId="7BE9303E" w14:textId="003B6E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</w:t>
            </w:r>
          </w:p>
        </w:tc>
        <w:tc>
          <w:tcPr>
            <w:tcW w:w="793" w:type="pct"/>
            <w:vAlign w:val="bottom"/>
          </w:tcPr>
          <w:p w14:paraId="3BECC18B" w14:textId="1B5B92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0.0107</w:t>
            </w:r>
          </w:p>
        </w:tc>
        <w:tc>
          <w:tcPr>
            <w:tcW w:w="819" w:type="pct"/>
            <w:vAlign w:val="bottom"/>
          </w:tcPr>
          <w:p w14:paraId="04C9D7A1" w14:textId="71F8726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0.0113</w:t>
            </w:r>
          </w:p>
        </w:tc>
      </w:tr>
      <w:tr w:rsidR="002F4BCB" w:rsidRPr="009E55CE" w14:paraId="3162ABA3" w14:textId="77777777" w:rsidTr="00C73BC0">
        <w:trPr>
          <w:jc w:val="center"/>
        </w:trPr>
        <w:tc>
          <w:tcPr>
            <w:tcW w:w="747" w:type="pct"/>
            <w:vAlign w:val="bottom"/>
          </w:tcPr>
          <w:p w14:paraId="1BA98778" w14:textId="4A06AC3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2668E55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44D64D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266697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5460EC1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245C7A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26E3DC8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2F4BCB" w:rsidRPr="009E55CE" w14:paraId="28FD94B4" w14:textId="77777777" w:rsidTr="00C73BC0">
        <w:trPr>
          <w:jc w:val="center"/>
        </w:trPr>
        <w:tc>
          <w:tcPr>
            <w:tcW w:w="747" w:type="pct"/>
            <w:vAlign w:val="bottom"/>
          </w:tcPr>
          <w:p w14:paraId="315F5845" w14:textId="67839536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E387A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2C281F7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55C4ABE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161CF60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5B47D33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2DED83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2F4BCB" w:rsidRPr="009E55CE" w14:paraId="50389904" w14:textId="77777777" w:rsidTr="00C73BC0">
        <w:trPr>
          <w:jc w:val="center"/>
        </w:trPr>
        <w:tc>
          <w:tcPr>
            <w:tcW w:w="747" w:type="pct"/>
            <w:vAlign w:val="bottom"/>
          </w:tcPr>
          <w:p w14:paraId="233E986E" w14:textId="32D98AB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7699745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3B60EB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33D040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117134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1A0C6AC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2E2E2FE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2F4BCB" w:rsidRPr="009E55CE" w14:paraId="0C5C0A06" w14:textId="77777777" w:rsidTr="00C73BC0">
        <w:trPr>
          <w:jc w:val="center"/>
        </w:trPr>
        <w:tc>
          <w:tcPr>
            <w:tcW w:w="747" w:type="pct"/>
            <w:vAlign w:val="bottom"/>
          </w:tcPr>
          <w:p w14:paraId="2653054C" w14:textId="1D55BE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1ACD7C1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0B0B2F9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36B099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125FFAF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1EEA614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485BC12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2F4BCB" w:rsidRPr="009E55CE" w14:paraId="0EABC2CF" w14:textId="77777777" w:rsidTr="00C73BC0">
        <w:trPr>
          <w:jc w:val="center"/>
        </w:trPr>
        <w:tc>
          <w:tcPr>
            <w:tcW w:w="747" w:type="pct"/>
            <w:vAlign w:val="bottom"/>
          </w:tcPr>
          <w:p w14:paraId="41F942D9" w14:textId="1EF74AC6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46B0F00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38BAC1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40067C2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48A532E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380E6AE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6C650F5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2F4BCB" w:rsidRPr="009E55CE" w14:paraId="00F84357" w14:textId="77777777" w:rsidTr="00C73BC0">
        <w:trPr>
          <w:jc w:val="center"/>
        </w:trPr>
        <w:tc>
          <w:tcPr>
            <w:tcW w:w="747" w:type="pct"/>
            <w:vAlign w:val="bottom"/>
          </w:tcPr>
          <w:p w14:paraId="6E5D35AB" w14:textId="3CA0F273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2C3FBA4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6203202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70FAE3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07A6FE7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77A3A62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3371221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2F4BCB" w:rsidRPr="009E55CE" w14:paraId="7ACF9208" w14:textId="77777777" w:rsidTr="00C73BC0">
        <w:trPr>
          <w:jc w:val="center"/>
        </w:trPr>
        <w:tc>
          <w:tcPr>
            <w:tcW w:w="747" w:type="pct"/>
            <w:vAlign w:val="bottom"/>
          </w:tcPr>
          <w:p w14:paraId="4F3C0372" w14:textId="42AC5294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7EBA620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26C0A7C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2138664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3AE9A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341616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38F126C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2F4BCB" w:rsidRPr="009E55CE" w14:paraId="13D6DC04" w14:textId="77777777" w:rsidTr="00C73BC0">
        <w:trPr>
          <w:jc w:val="center"/>
        </w:trPr>
        <w:tc>
          <w:tcPr>
            <w:tcW w:w="747" w:type="pct"/>
            <w:vAlign w:val="bottom"/>
          </w:tcPr>
          <w:p w14:paraId="0822435E" w14:textId="249A451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6013318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6BA218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47C43D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4D5B05C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21D3DFC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1EDD29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2F4BCB" w:rsidRPr="009E55CE" w14:paraId="4575DBA4" w14:textId="77777777" w:rsidTr="00C73BC0">
        <w:trPr>
          <w:jc w:val="center"/>
        </w:trPr>
        <w:tc>
          <w:tcPr>
            <w:tcW w:w="747" w:type="pct"/>
            <w:vAlign w:val="bottom"/>
          </w:tcPr>
          <w:p w14:paraId="34C34A8A" w14:textId="27809D9E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430F55BE" w14:textId="61940A7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E40725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06476FF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33B1368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3D6D3E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1A0752F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7572D6" w:rsidRPr="009E55CE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02EB4A7B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794F8A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0.254</w:t>
            </w:r>
          </w:p>
        </w:tc>
        <w:tc>
          <w:tcPr>
            <w:tcW w:w="746" w:type="pct"/>
            <w:vAlign w:val="bottom"/>
          </w:tcPr>
          <w:p w14:paraId="4BFEC8B6" w14:textId="4912BE7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0.249</w:t>
            </w:r>
          </w:p>
        </w:tc>
        <w:tc>
          <w:tcPr>
            <w:tcW w:w="515" w:type="pct"/>
            <w:vAlign w:val="bottom"/>
          </w:tcPr>
          <w:p w14:paraId="0866BDC5" w14:textId="6F2279E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0.174</w:t>
            </w:r>
          </w:p>
        </w:tc>
        <w:tc>
          <w:tcPr>
            <w:tcW w:w="634" w:type="pct"/>
            <w:vAlign w:val="bottom"/>
          </w:tcPr>
          <w:p w14:paraId="688AE543" w14:textId="18AB917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793" w:type="pct"/>
            <w:vAlign w:val="bottom"/>
          </w:tcPr>
          <w:p w14:paraId="338A2C1C" w14:textId="08F8A0D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0.283</w:t>
            </w:r>
          </w:p>
        </w:tc>
        <w:tc>
          <w:tcPr>
            <w:tcW w:w="819" w:type="pct"/>
            <w:vAlign w:val="bottom"/>
          </w:tcPr>
          <w:p w14:paraId="56CAEFCF" w14:textId="453FB97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</w:t>
            </w:r>
          </w:p>
        </w:tc>
      </w:tr>
      <w:tr w:rsidR="007572D6" w:rsidRPr="009E55CE" w14:paraId="066C6727" w14:textId="77777777" w:rsidTr="00AF2D73">
        <w:trPr>
          <w:jc w:val="center"/>
        </w:trPr>
        <w:tc>
          <w:tcPr>
            <w:tcW w:w="747" w:type="pct"/>
            <w:vAlign w:val="bottom"/>
          </w:tcPr>
          <w:p w14:paraId="65208D87" w14:textId="60A5B3CB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E25F44" w14:textId="4FEF604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36D8AC6" w14:textId="2D4DE62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C7183F5" w14:textId="208335E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9E0000E" w14:textId="64B74FD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16EFFD0" w14:textId="677F713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A58A987" w14:textId="1F26C04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15708E09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521EE7D" w14:textId="2CAACB85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1C701CF" w14:textId="2F4E667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A9D3838" w14:textId="6DBE939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C8283E6" w14:textId="4330DAF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60AFA4D" w14:textId="444C870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E313D75" w14:textId="46E5D15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20F710B" w14:textId="799CEBB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97E1264" w14:textId="64BB91A1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17C0B36D" w14:textId="14B8FC5E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.7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 w:rsidR="00074830" w:rsidRPr="009E55CE">
        <w:rPr>
          <w:rFonts w:ascii="Times New Roman" w:hAnsi="Times New Roman" w:cs="Times New Roman"/>
          <w:b/>
          <w:bCs/>
          <w:color w:val="000000"/>
          <w:lang w:val="en-US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63110895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2CBCB35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3086CA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69761A6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79E376A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62266A6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3903635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701329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66093A1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2F4BCB" w:rsidRPr="009E55CE" w14:paraId="4B239893" w14:textId="77777777" w:rsidTr="00C73BC0">
        <w:trPr>
          <w:jc w:val="center"/>
        </w:trPr>
        <w:tc>
          <w:tcPr>
            <w:tcW w:w="747" w:type="pct"/>
            <w:vAlign w:val="bottom"/>
          </w:tcPr>
          <w:p w14:paraId="5E3A0419" w14:textId="4DD6010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3215FA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03F357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6E3C47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1B6E63B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05B160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3C29B75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2F4BCB" w:rsidRPr="009E55CE" w14:paraId="6016489D" w14:textId="77777777" w:rsidTr="00C73BC0">
        <w:trPr>
          <w:jc w:val="center"/>
        </w:trPr>
        <w:tc>
          <w:tcPr>
            <w:tcW w:w="747" w:type="pct"/>
            <w:vAlign w:val="bottom"/>
          </w:tcPr>
          <w:p w14:paraId="2FA1120D" w14:textId="3EDCEEAE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35C65D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7DC1E76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78A017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07FAC3A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1F07BD4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6111EE1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2F4BCB" w:rsidRPr="009E55CE" w14:paraId="37D08E34" w14:textId="77777777" w:rsidTr="00C73BC0">
        <w:trPr>
          <w:jc w:val="center"/>
        </w:trPr>
        <w:tc>
          <w:tcPr>
            <w:tcW w:w="747" w:type="pct"/>
            <w:vAlign w:val="bottom"/>
          </w:tcPr>
          <w:p w14:paraId="51EC9B9B" w14:textId="00FA810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3D6584B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0691C26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1472036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1DA3D90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0AE5879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1F63BE8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2F4BCB" w:rsidRPr="009E55CE" w14:paraId="36039ACB" w14:textId="77777777" w:rsidTr="00C73BC0">
        <w:trPr>
          <w:jc w:val="center"/>
        </w:trPr>
        <w:tc>
          <w:tcPr>
            <w:tcW w:w="747" w:type="pct"/>
            <w:vAlign w:val="bottom"/>
          </w:tcPr>
          <w:p w14:paraId="56EC3CE7" w14:textId="4DD62E9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FE945DB" w14:textId="7A81E0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7329B786" w14:textId="3F0CC09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22728F23" w14:textId="0D502A8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0.0092</w:t>
            </w:r>
          </w:p>
        </w:tc>
        <w:tc>
          <w:tcPr>
            <w:tcW w:w="634" w:type="pct"/>
            <w:vAlign w:val="bottom"/>
          </w:tcPr>
          <w:p w14:paraId="1FE9E425" w14:textId="5E1FC89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0.0153</w:t>
            </w:r>
          </w:p>
        </w:tc>
        <w:tc>
          <w:tcPr>
            <w:tcW w:w="793" w:type="pct"/>
            <w:vAlign w:val="bottom"/>
          </w:tcPr>
          <w:p w14:paraId="6AE21C48" w14:textId="483D1A7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0.0229</w:t>
            </w:r>
          </w:p>
        </w:tc>
        <w:tc>
          <w:tcPr>
            <w:tcW w:w="819" w:type="pct"/>
            <w:vAlign w:val="bottom"/>
          </w:tcPr>
          <w:p w14:paraId="7F63E2E0" w14:textId="68982F2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0B5EE675" w14:textId="77777777" w:rsidTr="00C73BC0">
        <w:trPr>
          <w:jc w:val="center"/>
        </w:trPr>
        <w:tc>
          <w:tcPr>
            <w:tcW w:w="747" w:type="pct"/>
            <w:vAlign w:val="bottom"/>
          </w:tcPr>
          <w:p w14:paraId="43563B7B" w14:textId="4A342AA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66B84DA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6445939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6A0CFB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408CC2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BCC9E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D22D16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2F4BCB" w:rsidRPr="009E55CE" w14:paraId="6207A8EB" w14:textId="77777777" w:rsidTr="00C73BC0">
        <w:trPr>
          <w:jc w:val="center"/>
        </w:trPr>
        <w:tc>
          <w:tcPr>
            <w:tcW w:w="747" w:type="pct"/>
            <w:vAlign w:val="bottom"/>
          </w:tcPr>
          <w:p w14:paraId="52BBCB07" w14:textId="6E00033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3FCA225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662075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39CE578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7D5D715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78E721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773D14C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2F4BCB" w:rsidRPr="009E55CE" w14:paraId="44D3AAB8" w14:textId="77777777" w:rsidTr="00C73BC0">
        <w:trPr>
          <w:jc w:val="center"/>
        </w:trPr>
        <w:tc>
          <w:tcPr>
            <w:tcW w:w="747" w:type="pct"/>
            <w:vAlign w:val="bottom"/>
          </w:tcPr>
          <w:p w14:paraId="5AE82473" w14:textId="7E6475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17DB04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17A54EB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161E6F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13CCFB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03FB8C0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32A00A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2F4BCB" w:rsidRPr="009E55CE" w14:paraId="62A54F1C" w14:textId="77777777" w:rsidTr="00C73BC0">
        <w:trPr>
          <w:jc w:val="center"/>
        </w:trPr>
        <w:tc>
          <w:tcPr>
            <w:tcW w:w="747" w:type="pct"/>
            <w:vAlign w:val="bottom"/>
          </w:tcPr>
          <w:p w14:paraId="07493475" w14:textId="74EAEF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2915EE8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531315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1A278E9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16DE4A1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00E5084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1AC414B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2F4BCB" w:rsidRPr="009E55CE" w14:paraId="0C874F7E" w14:textId="77777777" w:rsidTr="00C73BC0">
        <w:trPr>
          <w:jc w:val="center"/>
        </w:trPr>
        <w:tc>
          <w:tcPr>
            <w:tcW w:w="747" w:type="pct"/>
            <w:vAlign w:val="bottom"/>
          </w:tcPr>
          <w:p w14:paraId="7AD8D5F0" w14:textId="6BB1AB5F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215E30E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3FF84E8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756F362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54C2FC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786136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981B24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2F4BCB" w:rsidRPr="009E55CE" w14:paraId="34671EF9" w14:textId="77777777" w:rsidTr="00C73BC0">
        <w:trPr>
          <w:jc w:val="center"/>
        </w:trPr>
        <w:tc>
          <w:tcPr>
            <w:tcW w:w="747" w:type="pct"/>
            <w:vAlign w:val="bottom"/>
          </w:tcPr>
          <w:p w14:paraId="3E015E5A" w14:textId="776A4616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33807E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467811E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0BC50CA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6AF9092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2F24715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7D64F19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2F4BCB" w:rsidRPr="009E55CE" w14:paraId="28D4AB29" w14:textId="77777777" w:rsidTr="00C73BC0">
        <w:trPr>
          <w:jc w:val="center"/>
        </w:trPr>
        <w:tc>
          <w:tcPr>
            <w:tcW w:w="747" w:type="pct"/>
            <w:vAlign w:val="bottom"/>
          </w:tcPr>
          <w:p w14:paraId="731C0308" w14:textId="3D9AC26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27E1AF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62DDBDE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014715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797DEF9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5948020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195362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2F4BCB" w:rsidRPr="009E55CE" w14:paraId="09EECCB5" w14:textId="77777777" w:rsidTr="00C73BC0">
        <w:trPr>
          <w:jc w:val="center"/>
        </w:trPr>
        <w:tc>
          <w:tcPr>
            <w:tcW w:w="747" w:type="pct"/>
            <w:vAlign w:val="bottom"/>
          </w:tcPr>
          <w:p w14:paraId="01B7022A" w14:textId="2149DFBC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15CD2D8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6FC2FC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54920E3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6EB0AC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6CBBE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3C3AB0E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2F4BCB" w:rsidRPr="009E55CE" w14:paraId="3DA00867" w14:textId="77777777" w:rsidTr="00C73BC0">
        <w:trPr>
          <w:jc w:val="center"/>
        </w:trPr>
        <w:tc>
          <w:tcPr>
            <w:tcW w:w="747" w:type="pct"/>
            <w:vAlign w:val="bottom"/>
          </w:tcPr>
          <w:p w14:paraId="292FFAC5" w14:textId="10199B38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30B42831" w14:textId="4D67D8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01CEA5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927DC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1442C03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8EEF4C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464688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34F49D9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43D0F50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0.258</w:t>
            </w:r>
          </w:p>
        </w:tc>
        <w:tc>
          <w:tcPr>
            <w:tcW w:w="746" w:type="pct"/>
            <w:vAlign w:val="bottom"/>
          </w:tcPr>
          <w:p w14:paraId="6AD9C9C3" w14:textId="4255F13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0.253</w:t>
            </w:r>
          </w:p>
        </w:tc>
        <w:tc>
          <w:tcPr>
            <w:tcW w:w="515" w:type="pct"/>
            <w:vAlign w:val="bottom"/>
          </w:tcPr>
          <w:p w14:paraId="401E2325" w14:textId="7614216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0.174</w:t>
            </w:r>
          </w:p>
        </w:tc>
        <w:tc>
          <w:tcPr>
            <w:tcW w:w="634" w:type="pct"/>
            <w:vAlign w:val="bottom"/>
          </w:tcPr>
          <w:p w14:paraId="5F370C18" w14:textId="7D5326E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  <w:tc>
          <w:tcPr>
            <w:tcW w:w="793" w:type="pct"/>
            <w:vAlign w:val="bottom"/>
          </w:tcPr>
          <w:p w14:paraId="5DD7E3C3" w14:textId="7A07E00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0.288</w:t>
            </w:r>
          </w:p>
        </w:tc>
        <w:tc>
          <w:tcPr>
            <w:tcW w:w="819" w:type="pct"/>
            <w:vAlign w:val="bottom"/>
          </w:tcPr>
          <w:p w14:paraId="3E499106" w14:textId="1B2964D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0.369</w:t>
            </w:r>
          </w:p>
        </w:tc>
      </w:tr>
      <w:tr w:rsidR="007572D6" w:rsidRPr="009E55CE" w14:paraId="5210A98E" w14:textId="77777777" w:rsidTr="00AF2D73">
        <w:trPr>
          <w:jc w:val="center"/>
        </w:trPr>
        <w:tc>
          <w:tcPr>
            <w:tcW w:w="747" w:type="pct"/>
            <w:vAlign w:val="bottom"/>
          </w:tcPr>
          <w:p w14:paraId="1B4AC311" w14:textId="0C0D40B8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2A3347" w14:textId="737879C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3FDE4F0" w14:textId="6FE5BF0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E44A33A" w14:textId="5BDF799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A36D252" w14:textId="2748794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42F5CFE" w14:textId="2261C0C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80F67E0" w14:textId="1B2D9BA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7B73E753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5B723A1" w14:textId="3FB89408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DEC2CA" w14:textId="2713CC4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5E3770E" w14:textId="3D8F88D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5B2C59" w14:textId="4680A46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EC1517D" w14:textId="502FBB2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95FE554" w14:textId="522C197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EED94D7" w14:textId="00DACB7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66052DC1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46F5FD43" w14:textId="5C0C7C30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.8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9E55CE" w14:paraId="6A569D86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9E55CE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9E55CE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4F8DF457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20EF7B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0B46D3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5B8B0C3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36BD0A8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4626859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16F336A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E64A64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2F4BCB" w:rsidRPr="009E55CE" w14:paraId="5003D061" w14:textId="77777777" w:rsidTr="00C73BC0">
        <w:trPr>
          <w:jc w:val="center"/>
        </w:trPr>
        <w:tc>
          <w:tcPr>
            <w:tcW w:w="747" w:type="pct"/>
            <w:vAlign w:val="bottom"/>
          </w:tcPr>
          <w:p w14:paraId="13E39E3A" w14:textId="1F242EB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42266E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501D5E8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17353B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28B53C8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13F2075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030FDFF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2F4BCB" w:rsidRPr="009E55CE" w14:paraId="55D7CEFA" w14:textId="77777777" w:rsidTr="00C73BC0">
        <w:trPr>
          <w:jc w:val="center"/>
        </w:trPr>
        <w:tc>
          <w:tcPr>
            <w:tcW w:w="747" w:type="pct"/>
            <w:vAlign w:val="bottom"/>
          </w:tcPr>
          <w:p w14:paraId="3D5E05A9" w14:textId="7CC284EC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47CCCD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2E8BF8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68A59A5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0D036A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4C42554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16276B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2F4BCB" w:rsidRPr="009E55CE" w14:paraId="6E124530" w14:textId="77777777" w:rsidTr="00C73BC0">
        <w:trPr>
          <w:jc w:val="center"/>
        </w:trPr>
        <w:tc>
          <w:tcPr>
            <w:tcW w:w="747" w:type="pct"/>
            <w:vAlign w:val="bottom"/>
          </w:tcPr>
          <w:p w14:paraId="532C21DD" w14:textId="283098A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420EEAA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7C69985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757ADB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7714FEE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730020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58ED278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505AF23E" w14:textId="77777777" w:rsidTr="00C73BC0">
        <w:trPr>
          <w:jc w:val="center"/>
        </w:trPr>
        <w:tc>
          <w:tcPr>
            <w:tcW w:w="747" w:type="pct"/>
            <w:vAlign w:val="bottom"/>
          </w:tcPr>
          <w:p w14:paraId="4DF539A6" w14:textId="3780890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3B16ED8" w14:textId="5A94F3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58F630A1" w14:textId="018F563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77B47A5C" w14:textId="6D3F2CB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61C70E83" w14:textId="4974FE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0.0152</w:t>
            </w:r>
          </w:p>
        </w:tc>
        <w:tc>
          <w:tcPr>
            <w:tcW w:w="793" w:type="pct"/>
            <w:vAlign w:val="bottom"/>
          </w:tcPr>
          <w:p w14:paraId="2C84916E" w14:textId="7FEEB71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0.0229</w:t>
            </w:r>
          </w:p>
        </w:tc>
        <w:tc>
          <w:tcPr>
            <w:tcW w:w="819" w:type="pct"/>
            <w:vAlign w:val="bottom"/>
          </w:tcPr>
          <w:p w14:paraId="74CBFAA1" w14:textId="7365F0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29B471C5" w14:textId="77777777" w:rsidTr="00C73BC0">
        <w:trPr>
          <w:jc w:val="center"/>
        </w:trPr>
        <w:tc>
          <w:tcPr>
            <w:tcW w:w="747" w:type="pct"/>
            <w:vAlign w:val="bottom"/>
          </w:tcPr>
          <w:p w14:paraId="4C0C02D3" w14:textId="0C787A2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6A23B65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48B3632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42D0641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6E4C281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0919773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38F7475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2F4BCB" w:rsidRPr="009E55CE" w14:paraId="3245229F" w14:textId="77777777" w:rsidTr="00C73BC0">
        <w:trPr>
          <w:jc w:val="center"/>
        </w:trPr>
        <w:tc>
          <w:tcPr>
            <w:tcW w:w="747" w:type="pct"/>
            <w:vAlign w:val="bottom"/>
          </w:tcPr>
          <w:p w14:paraId="0A7D5854" w14:textId="44A9BE4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1FEE4C1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1782070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026C039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7E11D1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31896ED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2514AC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2F4BCB" w:rsidRPr="009E55CE" w14:paraId="38706CF5" w14:textId="77777777" w:rsidTr="00C73BC0">
        <w:trPr>
          <w:jc w:val="center"/>
        </w:trPr>
        <w:tc>
          <w:tcPr>
            <w:tcW w:w="747" w:type="pct"/>
            <w:vAlign w:val="bottom"/>
          </w:tcPr>
          <w:p w14:paraId="214DFFF6" w14:textId="4B41E07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79E9D76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6AF14B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123AA1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3E11825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46FA9EE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136837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2F4BCB" w:rsidRPr="009E55CE" w14:paraId="4A87A320" w14:textId="77777777" w:rsidTr="00C73BC0">
        <w:trPr>
          <w:jc w:val="center"/>
        </w:trPr>
        <w:tc>
          <w:tcPr>
            <w:tcW w:w="747" w:type="pct"/>
            <w:vAlign w:val="bottom"/>
          </w:tcPr>
          <w:p w14:paraId="4C10CCD8" w14:textId="6148F9F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4BD8FF8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3BAC61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5ED2726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FBF9AF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21C7121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412ACF8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2F4BCB" w:rsidRPr="009E55CE" w14:paraId="5F5A2879" w14:textId="77777777" w:rsidTr="00C73BC0">
        <w:trPr>
          <w:jc w:val="center"/>
        </w:trPr>
        <w:tc>
          <w:tcPr>
            <w:tcW w:w="747" w:type="pct"/>
            <w:vAlign w:val="bottom"/>
          </w:tcPr>
          <w:p w14:paraId="5089D844" w14:textId="10D5AAD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1E96135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201FD53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9DD8E6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0EA941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7B9C055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659081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2F4BCB" w:rsidRPr="009E55CE" w14:paraId="5F733611" w14:textId="77777777" w:rsidTr="00C73BC0">
        <w:trPr>
          <w:jc w:val="center"/>
        </w:trPr>
        <w:tc>
          <w:tcPr>
            <w:tcW w:w="747" w:type="pct"/>
            <w:vAlign w:val="bottom"/>
          </w:tcPr>
          <w:p w14:paraId="20CF8E97" w14:textId="4616C6E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55D0448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45EE7B2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83D09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4488073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3150CA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07321F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2F4BCB" w:rsidRPr="009E55CE" w14:paraId="49173A95" w14:textId="77777777" w:rsidTr="00C73BC0">
        <w:trPr>
          <w:jc w:val="center"/>
        </w:trPr>
        <w:tc>
          <w:tcPr>
            <w:tcW w:w="747" w:type="pct"/>
            <w:vAlign w:val="bottom"/>
          </w:tcPr>
          <w:p w14:paraId="61EE0A9B" w14:textId="5662464A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601A76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129599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1FF4E1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570566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73C210E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537A21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2F4BCB" w:rsidRPr="009E55CE" w14:paraId="59AD02E6" w14:textId="77777777" w:rsidTr="00C73BC0">
        <w:trPr>
          <w:jc w:val="center"/>
        </w:trPr>
        <w:tc>
          <w:tcPr>
            <w:tcW w:w="747" w:type="pct"/>
            <w:vAlign w:val="bottom"/>
          </w:tcPr>
          <w:p w14:paraId="1B2F351B" w14:textId="44C051C1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0AA5B92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0F514E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29287C9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6253F1F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42E237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55A006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2F4BCB" w:rsidRPr="009E55CE" w14:paraId="69799748" w14:textId="77777777" w:rsidTr="00C73BC0">
        <w:trPr>
          <w:jc w:val="center"/>
        </w:trPr>
        <w:tc>
          <w:tcPr>
            <w:tcW w:w="747" w:type="pct"/>
            <w:vAlign w:val="bottom"/>
          </w:tcPr>
          <w:p w14:paraId="5D5516B5" w14:textId="5BB035F0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2454FFD6" w14:textId="0341C54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5A71B35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38246C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17A575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7BA1491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29F48FE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7572D6" w:rsidRPr="009E55CE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5C54916C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335BBAB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746" w:type="pct"/>
            <w:vAlign w:val="bottom"/>
          </w:tcPr>
          <w:p w14:paraId="6FAC167E" w14:textId="6117008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0.255</w:t>
            </w:r>
          </w:p>
        </w:tc>
        <w:tc>
          <w:tcPr>
            <w:tcW w:w="515" w:type="pct"/>
            <w:vAlign w:val="bottom"/>
          </w:tcPr>
          <w:p w14:paraId="37E7CB85" w14:textId="4A7D2E0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52778EF2" w14:textId="3F5B0E8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4FB3CDC1" w14:textId="2349C21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819" w:type="pct"/>
            <w:vAlign w:val="bottom"/>
          </w:tcPr>
          <w:p w14:paraId="3FE937E9" w14:textId="5FA7ACC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0.372</w:t>
            </w:r>
          </w:p>
        </w:tc>
      </w:tr>
      <w:tr w:rsidR="007572D6" w:rsidRPr="009E55CE" w14:paraId="06175B3F" w14:textId="77777777" w:rsidTr="00AF2D73">
        <w:trPr>
          <w:jc w:val="center"/>
        </w:trPr>
        <w:tc>
          <w:tcPr>
            <w:tcW w:w="747" w:type="pct"/>
            <w:vAlign w:val="bottom"/>
          </w:tcPr>
          <w:p w14:paraId="1EE06691" w14:textId="29CC9003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1CB9CBF" w14:textId="27BD8EC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491D96" w14:textId="2E1AEC1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F00C0EF" w14:textId="59DF888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AF66891" w14:textId="6F86842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A16510E" w14:textId="1688456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65303969" w14:textId="04DC334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12D8A4F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6A01729" w14:textId="0EA6F120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6A56606" w14:textId="357D080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247BDC3" w14:textId="18AADA1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547A38E" w14:textId="6D7DE93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85A3D87" w14:textId="1267DD2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8F72DB3" w14:textId="359C382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A0F4B6" w14:textId="4522E3D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2DC684F" w14:textId="76745E56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69158C43" w14:textId="2217C7A5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.9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0532E5CC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E0293E" w:rsidRPr="009E55CE" w14:paraId="5F1B07DC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33DED24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32E6102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208FC1E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4501174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3A72967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0B5ADBD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709EC93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E0293E" w:rsidRPr="009E55CE" w14:paraId="59D55B54" w14:textId="77777777" w:rsidTr="00C73BC0">
        <w:trPr>
          <w:jc w:val="center"/>
        </w:trPr>
        <w:tc>
          <w:tcPr>
            <w:tcW w:w="747" w:type="pct"/>
            <w:vAlign w:val="bottom"/>
          </w:tcPr>
          <w:p w14:paraId="2B096B73" w14:textId="117E48C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1504BBF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DDAC69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37EFF66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A8C32C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3A1F71E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1550021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E0293E" w:rsidRPr="009E55CE" w14:paraId="6891BC43" w14:textId="77777777" w:rsidTr="00C73BC0">
        <w:trPr>
          <w:jc w:val="center"/>
        </w:trPr>
        <w:tc>
          <w:tcPr>
            <w:tcW w:w="747" w:type="pct"/>
            <w:vAlign w:val="bottom"/>
          </w:tcPr>
          <w:p w14:paraId="691D936F" w14:textId="5E10AE4D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4BE0903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61A42C2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7ED3ABF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14D394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99CDFF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FB0F87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E0293E" w:rsidRPr="009E55CE" w14:paraId="4FA710B8" w14:textId="77777777" w:rsidTr="00C73BC0">
        <w:trPr>
          <w:jc w:val="center"/>
        </w:trPr>
        <w:tc>
          <w:tcPr>
            <w:tcW w:w="747" w:type="pct"/>
            <w:vAlign w:val="bottom"/>
          </w:tcPr>
          <w:p w14:paraId="39F03679" w14:textId="7012ED7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1E96A86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5A358F3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3008D46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7DEAAF5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02B27FD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5565F26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E0293E" w:rsidRPr="009E55CE" w14:paraId="35AFF2CF" w14:textId="77777777" w:rsidTr="00C73BC0">
        <w:trPr>
          <w:jc w:val="center"/>
        </w:trPr>
        <w:tc>
          <w:tcPr>
            <w:tcW w:w="747" w:type="pct"/>
            <w:vAlign w:val="bottom"/>
          </w:tcPr>
          <w:p w14:paraId="5739485F" w14:textId="49F1BE7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B9A4312" w14:textId="0621BA1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780BEC37" w14:textId="2EEB0FF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7C7202A5" w14:textId="56C61B3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0.0092</w:t>
            </w:r>
          </w:p>
        </w:tc>
        <w:tc>
          <w:tcPr>
            <w:tcW w:w="634" w:type="pct"/>
            <w:vAlign w:val="bottom"/>
          </w:tcPr>
          <w:p w14:paraId="3CDC8022" w14:textId="3964424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0.0153</w:t>
            </w:r>
          </w:p>
        </w:tc>
        <w:tc>
          <w:tcPr>
            <w:tcW w:w="793" w:type="pct"/>
            <w:vAlign w:val="bottom"/>
          </w:tcPr>
          <w:p w14:paraId="722C6C7E" w14:textId="4875856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0.0229</w:t>
            </w:r>
          </w:p>
        </w:tc>
        <w:tc>
          <w:tcPr>
            <w:tcW w:w="819" w:type="pct"/>
            <w:vAlign w:val="bottom"/>
          </w:tcPr>
          <w:p w14:paraId="2D4B1D4E" w14:textId="15C45C3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0.0252</w:t>
            </w:r>
          </w:p>
        </w:tc>
      </w:tr>
      <w:tr w:rsidR="00E0293E" w:rsidRPr="009E55CE" w14:paraId="42D60310" w14:textId="77777777" w:rsidTr="00C73BC0">
        <w:trPr>
          <w:jc w:val="center"/>
        </w:trPr>
        <w:tc>
          <w:tcPr>
            <w:tcW w:w="747" w:type="pct"/>
            <w:vAlign w:val="bottom"/>
          </w:tcPr>
          <w:p w14:paraId="3A02AEE4" w14:textId="104D6BC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42A8978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505BF94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0C005DE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3CCA9F2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12F5715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0647872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E0293E" w:rsidRPr="009E55CE" w14:paraId="7D0C7B56" w14:textId="77777777" w:rsidTr="00C73BC0">
        <w:trPr>
          <w:jc w:val="center"/>
        </w:trPr>
        <w:tc>
          <w:tcPr>
            <w:tcW w:w="747" w:type="pct"/>
            <w:vAlign w:val="bottom"/>
          </w:tcPr>
          <w:p w14:paraId="27405C46" w14:textId="15AF171C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55B1F3C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25E5654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11F2BED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19D96DD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4D5D2D9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3B395FD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E0293E" w:rsidRPr="009E55CE" w14:paraId="6ECEC641" w14:textId="77777777" w:rsidTr="00C73BC0">
        <w:trPr>
          <w:jc w:val="center"/>
        </w:trPr>
        <w:tc>
          <w:tcPr>
            <w:tcW w:w="747" w:type="pct"/>
            <w:vAlign w:val="bottom"/>
          </w:tcPr>
          <w:p w14:paraId="62E47E5D" w14:textId="2A3C4AC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7FA280F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7A790C6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25A31E1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0C76898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77DF4D3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ADDB130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E0293E" w:rsidRPr="009E55CE" w14:paraId="5B0E8D86" w14:textId="77777777" w:rsidTr="00C73BC0">
        <w:trPr>
          <w:jc w:val="center"/>
        </w:trPr>
        <w:tc>
          <w:tcPr>
            <w:tcW w:w="747" w:type="pct"/>
            <w:vAlign w:val="bottom"/>
          </w:tcPr>
          <w:p w14:paraId="0D98AF1E" w14:textId="36BB90C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8A8480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110812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7FF94DF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0E3A65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C9370C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7E13967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E0293E" w:rsidRPr="009E55CE" w14:paraId="40604178" w14:textId="77777777" w:rsidTr="00C73BC0">
        <w:trPr>
          <w:jc w:val="center"/>
        </w:trPr>
        <w:tc>
          <w:tcPr>
            <w:tcW w:w="747" w:type="pct"/>
            <w:vAlign w:val="bottom"/>
          </w:tcPr>
          <w:p w14:paraId="58582E43" w14:textId="6738C63B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67E505D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2D845FE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E046ACA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1DD5CE3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7C0EB16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12954F2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E0293E" w:rsidRPr="009E55CE" w14:paraId="3F74A99B" w14:textId="77777777" w:rsidTr="00C73BC0">
        <w:trPr>
          <w:jc w:val="center"/>
        </w:trPr>
        <w:tc>
          <w:tcPr>
            <w:tcW w:w="747" w:type="pct"/>
            <w:vAlign w:val="bottom"/>
          </w:tcPr>
          <w:p w14:paraId="47BC80BE" w14:textId="1B07263B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147FC7A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5DB1445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1D14A6E3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5D02C79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6A4DA1F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4859EA2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E0293E" w:rsidRPr="009E55CE" w14:paraId="598EF895" w14:textId="77777777" w:rsidTr="00C73BC0">
        <w:trPr>
          <w:jc w:val="center"/>
        </w:trPr>
        <w:tc>
          <w:tcPr>
            <w:tcW w:w="747" w:type="pct"/>
            <w:vAlign w:val="bottom"/>
          </w:tcPr>
          <w:p w14:paraId="799B7805" w14:textId="487689F7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69E6E57E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275A2B9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3B35232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02DD6A9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17D6E25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38627669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E0293E" w:rsidRPr="009E55CE" w14:paraId="2A6DDDE0" w14:textId="77777777" w:rsidTr="00C73BC0">
        <w:trPr>
          <w:jc w:val="center"/>
        </w:trPr>
        <w:tc>
          <w:tcPr>
            <w:tcW w:w="747" w:type="pct"/>
            <w:vAlign w:val="bottom"/>
          </w:tcPr>
          <w:p w14:paraId="5CE34E82" w14:textId="47739870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340B119D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15EB1027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627ED3A1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5A12D8C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11C115B6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0EB116C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E0293E" w:rsidRPr="009E55CE" w14:paraId="3601ABB5" w14:textId="77777777" w:rsidTr="00C73BC0">
        <w:trPr>
          <w:jc w:val="center"/>
        </w:trPr>
        <w:tc>
          <w:tcPr>
            <w:tcW w:w="747" w:type="pct"/>
            <w:vAlign w:val="bottom"/>
          </w:tcPr>
          <w:p w14:paraId="53E5AA8C" w14:textId="34155B31" w:rsidR="00E0293E" w:rsidRPr="009E55CE" w:rsidRDefault="00E0293E" w:rsidP="00E0293E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2CCCA456" w14:textId="0FE42DEB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1B24A85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75C19EF2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480953C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092405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674E1804" w:rsidR="00E0293E" w:rsidRPr="009E55CE" w:rsidRDefault="00E0293E" w:rsidP="00E0293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E96FD2E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017BDC1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746" w:type="pct"/>
            <w:vAlign w:val="bottom"/>
          </w:tcPr>
          <w:p w14:paraId="6753681F" w14:textId="07B6A33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0.255</w:t>
            </w:r>
          </w:p>
        </w:tc>
        <w:tc>
          <w:tcPr>
            <w:tcW w:w="515" w:type="pct"/>
            <w:vAlign w:val="bottom"/>
          </w:tcPr>
          <w:p w14:paraId="05CE4D06" w14:textId="04A128F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566D97E6" w14:textId="35AC52F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45693FA6" w14:textId="2EF8CDA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819" w:type="pct"/>
            <w:vAlign w:val="bottom"/>
          </w:tcPr>
          <w:p w14:paraId="71BBAF20" w14:textId="19F5522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0.372</w:t>
            </w:r>
          </w:p>
        </w:tc>
      </w:tr>
      <w:tr w:rsidR="007572D6" w:rsidRPr="009E55CE" w14:paraId="0FC20B81" w14:textId="77777777" w:rsidTr="00AF2D73">
        <w:trPr>
          <w:jc w:val="center"/>
        </w:trPr>
        <w:tc>
          <w:tcPr>
            <w:tcW w:w="747" w:type="pct"/>
            <w:vAlign w:val="bottom"/>
          </w:tcPr>
          <w:p w14:paraId="4FB4B8AB" w14:textId="70F875FF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31D52EF" w14:textId="06D3A76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7037A5B" w14:textId="00CB011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B79E599" w14:textId="06F609A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E6A1830" w14:textId="27DC2E6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72EE212" w14:textId="44ECB3E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CA3B776" w14:textId="47BF0AA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18F784E4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11451F4" w14:textId="0709C8AC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98EF76" w14:textId="1D6433F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D2731F8" w14:textId="28298D0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3B4E877" w14:textId="5D131AC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E46C9F7" w14:textId="40F7461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CBECD11" w14:textId="6947EB1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ECDD1D3" w14:textId="0712C74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2D8055D2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BB7A4AE" w14:textId="6FB929AA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.10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40FB70DE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662E376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39F8FF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356E665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37C6409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3088752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50C1E46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4801238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54DEFFB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2F4BCB" w:rsidRPr="009E55CE" w14:paraId="6CACFF64" w14:textId="77777777" w:rsidTr="00C73BC0">
        <w:trPr>
          <w:jc w:val="center"/>
        </w:trPr>
        <w:tc>
          <w:tcPr>
            <w:tcW w:w="747" w:type="pct"/>
            <w:vAlign w:val="bottom"/>
          </w:tcPr>
          <w:p w14:paraId="16118062" w14:textId="2C9C3D6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CFA81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736B11C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4902CB2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6615A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7A6BBFF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1FD22D2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2F4BCB" w:rsidRPr="009E55CE" w14:paraId="62BF73DD" w14:textId="77777777" w:rsidTr="00C73BC0">
        <w:trPr>
          <w:jc w:val="center"/>
        </w:trPr>
        <w:tc>
          <w:tcPr>
            <w:tcW w:w="747" w:type="pct"/>
            <w:vAlign w:val="bottom"/>
          </w:tcPr>
          <w:p w14:paraId="43CE8EF9" w14:textId="03209084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142BAE2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382F249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71FA49E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4DE0387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7D9541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5E64477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2F4BCB" w:rsidRPr="009E55CE" w14:paraId="5285BBB6" w14:textId="77777777" w:rsidTr="00C73BC0">
        <w:trPr>
          <w:jc w:val="center"/>
        </w:trPr>
        <w:tc>
          <w:tcPr>
            <w:tcW w:w="747" w:type="pct"/>
            <w:vAlign w:val="bottom"/>
          </w:tcPr>
          <w:p w14:paraId="65CCD17B" w14:textId="71DBCCA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451EDA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51DC242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771F1E7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129980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712E0E7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585114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45F1DED3" w14:textId="77777777" w:rsidTr="00C73BC0">
        <w:trPr>
          <w:jc w:val="center"/>
        </w:trPr>
        <w:tc>
          <w:tcPr>
            <w:tcW w:w="747" w:type="pct"/>
            <w:vAlign w:val="bottom"/>
          </w:tcPr>
          <w:p w14:paraId="6F7F0A3C" w14:textId="0C1A39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B886D2" w14:textId="0E89D4A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7D191D32" w14:textId="4F98A91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4782118E" w14:textId="0A13BD7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63E8614E" w14:textId="55E01AE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0.0153</w:t>
            </w:r>
          </w:p>
        </w:tc>
        <w:tc>
          <w:tcPr>
            <w:tcW w:w="793" w:type="pct"/>
            <w:vAlign w:val="bottom"/>
          </w:tcPr>
          <w:p w14:paraId="64E9DCAD" w14:textId="6559D3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0.0229</w:t>
            </w:r>
          </w:p>
        </w:tc>
        <w:tc>
          <w:tcPr>
            <w:tcW w:w="819" w:type="pct"/>
            <w:vAlign w:val="bottom"/>
          </w:tcPr>
          <w:p w14:paraId="7AC3D5E6" w14:textId="7698A02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0.0252</w:t>
            </w:r>
          </w:p>
        </w:tc>
      </w:tr>
      <w:tr w:rsidR="002F4BCB" w:rsidRPr="009E55CE" w14:paraId="2043A247" w14:textId="77777777" w:rsidTr="00C73BC0">
        <w:trPr>
          <w:jc w:val="center"/>
        </w:trPr>
        <w:tc>
          <w:tcPr>
            <w:tcW w:w="747" w:type="pct"/>
            <w:vAlign w:val="bottom"/>
          </w:tcPr>
          <w:p w14:paraId="6AFE31AC" w14:textId="3DCDE1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488E7B8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6A40D41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31F1221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48F6C1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71DA128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55B80B4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2F4BCB" w:rsidRPr="009E55CE" w14:paraId="610EE312" w14:textId="77777777" w:rsidTr="00C73BC0">
        <w:trPr>
          <w:jc w:val="center"/>
        </w:trPr>
        <w:tc>
          <w:tcPr>
            <w:tcW w:w="747" w:type="pct"/>
            <w:vAlign w:val="bottom"/>
          </w:tcPr>
          <w:p w14:paraId="5DB53CF5" w14:textId="5ABA5190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51AA46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0BEBE75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0898DD9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1EA1C8E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11461B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77DF594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2F4BCB" w:rsidRPr="009E55CE" w14:paraId="68EFB5C6" w14:textId="77777777" w:rsidTr="00C73BC0">
        <w:trPr>
          <w:jc w:val="center"/>
        </w:trPr>
        <w:tc>
          <w:tcPr>
            <w:tcW w:w="747" w:type="pct"/>
            <w:vAlign w:val="bottom"/>
          </w:tcPr>
          <w:p w14:paraId="132A0148" w14:textId="25920BE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59B4DDF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1B7799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579C2CF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667A841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340104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5F40F3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2F4BCB" w:rsidRPr="009E55CE" w14:paraId="49ED5D59" w14:textId="77777777" w:rsidTr="00C73BC0">
        <w:trPr>
          <w:jc w:val="center"/>
        </w:trPr>
        <w:tc>
          <w:tcPr>
            <w:tcW w:w="747" w:type="pct"/>
            <w:vAlign w:val="bottom"/>
          </w:tcPr>
          <w:p w14:paraId="4F1D681C" w14:textId="69B3B74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7CD349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6FBC652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76D3D9D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2DB8D71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04B2A26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2E8EBDF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2F4BCB" w:rsidRPr="009E55CE" w14:paraId="29A4E844" w14:textId="77777777" w:rsidTr="00C73BC0">
        <w:trPr>
          <w:jc w:val="center"/>
        </w:trPr>
        <w:tc>
          <w:tcPr>
            <w:tcW w:w="747" w:type="pct"/>
            <w:vAlign w:val="bottom"/>
          </w:tcPr>
          <w:p w14:paraId="3222F25B" w14:textId="79C63D3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5C4C344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857144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F1117D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4A67350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B32E13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6311C3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2F4BCB" w:rsidRPr="009E55CE" w14:paraId="15EAB541" w14:textId="77777777" w:rsidTr="00C73BC0">
        <w:trPr>
          <w:jc w:val="center"/>
        </w:trPr>
        <w:tc>
          <w:tcPr>
            <w:tcW w:w="747" w:type="pct"/>
            <w:vAlign w:val="bottom"/>
          </w:tcPr>
          <w:p w14:paraId="366F2FC7" w14:textId="2FAF77F8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6F7BBA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7796D8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784DB09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67B4EF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7102EEE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58800E0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2F4BCB" w:rsidRPr="009E55CE" w14:paraId="6B6B6D56" w14:textId="77777777" w:rsidTr="00C73BC0">
        <w:trPr>
          <w:jc w:val="center"/>
        </w:trPr>
        <w:tc>
          <w:tcPr>
            <w:tcW w:w="747" w:type="pct"/>
            <w:vAlign w:val="bottom"/>
          </w:tcPr>
          <w:p w14:paraId="68382DBE" w14:textId="135779F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52F9D9B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0BC8C9C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197FB6B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BA8413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0B68DA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50DDAB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2F4BCB" w:rsidRPr="009E55CE" w14:paraId="6BEBC69A" w14:textId="77777777" w:rsidTr="00C73BC0">
        <w:trPr>
          <w:jc w:val="center"/>
        </w:trPr>
        <w:tc>
          <w:tcPr>
            <w:tcW w:w="747" w:type="pct"/>
            <w:vAlign w:val="bottom"/>
          </w:tcPr>
          <w:p w14:paraId="134E79FA" w14:textId="4E3DDE2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230431B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1D27EDD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46F60E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191EBF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033E3FB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1C4C362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2F4BCB" w:rsidRPr="009E55CE" w14:paraId="51C84171" w14:textId="77777777" w:rsidTr="00C73BC0">
        <w:trPr>
          <w:jc w:val="center"/>
        </w:trPr>
        <w:tc>
          <w:tcPr>
            <w:tcW w:w="747" w:type="pct"/>
            <w:vAlign w:val="bottom"/>
          </w:tcPr>
          <w:p w14:paraId="4F2EF2A3" w14:textId="781AF811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571F383F" w14:textId="5F8F85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4BDB1BD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25CD8A6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79D854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2E8037D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0B7D35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9EE1591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DBE460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746" w:type="pct"/>
            <w:vAlign w:val="bottom"/>
          </w:tcPr>
          <w:p w14:paraId="2246B00B" w14:textId="47903E4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0.255</w:t>
            </w:r>
          </w:p>
        </w:tc>
        <w:tc>
          <w:tcPr>
            <w:tcW w:w="515" w:type="pct"/>
            <w:vAlign w:val="bottom"/>
          </w:tcPr>
          <w:p w14:paraId="0CDC6473" w14:textId="03B0E55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7E064A11" w14:textId="345ABDA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52547A84" w14:textId="182B80D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819" w:type="pct"/>
            <w:vAlign w:val="bottom"/>
          </w:tcPr>
          <w:p w14:paraId="0DECFC0A" w14:textId="57FAC6F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0.372</w:t>
            </w:r>
          </w:p>
        </w:tc>
      </w:tr>
      <w:tr w:rsidR="007572D6" w:rsidRPr="009E55CE" w14:paraId="10BD6450" w14:textId="77777777" w:rsidTr="00AF2D73">
        <w:trPr>
          <w:jc w:val="center"/>
        </w:trPr>
        <w:tc>
          <w:tcPr>
            <w:tcW w:w="747" w:type="pct"/>
            <w:vAlign w:val="bottom"/>
          </w:tcPr>
          <w:p w14:paraId="60DFC480" w14:textId="32CFD3CE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3824004" w14:textId="69FD563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36DE80F1" w14:textId="36E21D5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056CD4" w14:textId="1B8B829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82CBB3D" w14:textId="521DD6B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717CBCF" w14:textId="5DC2E79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6F283F7" w14:textId="193CA0F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27A254B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BF7350F" w14:textId="45F90F22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5BB4875" w14:textId="7EC6638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CD77956" w14:textId="1BE59D5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156A100" w14:textId="52D113C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36B3EC9" w14:textId="39EF991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454914B" w14:textId="37D1209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B56AFC7" w14:textId="6CDBDF6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0B82DB9" w14:textId="2F6924E5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1B9E3FEF" w14:textId="6B2C2ECB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.11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29C948E8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02F1D02E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18BADA1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7F62C6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08EF2AD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10D2E2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0A04120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57EB85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3204A8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2F4BCB" w:rsidRPr="009E55CE" w14:paraId="1898F950" w14:textId="77777777" w:rsidTr="00C73BC0">
        <w:trPr>
          <w:jc w:val="center"/>
        </w:trPr>
        <w:tc>
          <w:tcPr>
            <w:tcW w:w="747" w:type="pct"/>
            <w:vAlign w:val="bottom"/>
          </w:tcPr>
          <w:p w14:paraId="11CC20B2" w14:textId="4AB2767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71DC891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5159A36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66F5D7C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154D2AC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69D4920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99CD44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2F4BCB" w:rsidRPr="009E55CE" w14:paraId="0E657995" w14:textId="77777777" w:rsidTr="00C73BC0">
        <w:trPr>
          <w:jc w:val="center"/>
        </w:trPr>
        <w:tc>
          <w:tcPr>
            <w:tcW w:w="747" w:type="pct"/>
            <w:vAlign w:val="bottom"/>
          </w:tcPr>
          <w:p w14:paraId="3FA1363F" w14:textId="118189A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5485201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00C1B78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6604E0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2227030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77EB93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52D2985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2F4BCB" w:rsidRPr="009E55CE" w14:paraId="3F23CEBF" w14:textId="77777777" w:rsidTr="00C73BC0">
        <w:trPr>
          <w:jc w:val="center"/>
        </w:trPr>
        <w:tc>
          <w:tcPr>
            <w:tcW w:w="747" w:type="pct"/>
            <w:vAlign w:val="bottom"/>
          </w:tcPr>
          <w:p w14:paraId="65F5FD21" w14:textId="66BF7F9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FE906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4C444BC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6F9C8AA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5F8326B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7914AA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19D283D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2F4BCB" w:rsidRPr="009E55CE" w14:paraId="177F976A" w14:textId="77777777" w:rsidTr="00C73BC0">
        <w:trPr>
          <w:jc w:val="center"/>
        </w:trPr>
        <w:tc>
          <w:tcPr>
            <w:tcW w:w="747" w:type="pct"/>
            <w:vAlign w:val="bottom"/>
          </w:tcPr>
          <w:p w14:paraId="5BBF4243" w14:textId="4B1B65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35DEC1D" w14:textId="451742C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55380454" w14:textId="5B5B62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610AE4A7" w14:textId="3838536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79F2C836" w14:textId="3410EC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0.0152</w:t>
            </w:r>
          </w:p>
        </w:tc>
        <w:tc>
          <w:tcPr>
            <w:tcW w:w="793" w:type="pct"/>
            <w:vAlign w:val="bottom"/>
          </w:tcPr>
          <w:p w14:paraId="71F7AEE2" w14:textId="762DBDF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0.0229</w:t>
            </w:r>
          </w:p>
        </w:tc>
        <w:tc>
          <w:tcPr>
            <w:tcW w:w="819" w:type="pct"/>
            <w:vAlign w:val="bottom"/>
          </w:tcPr>
          <w:p w14:paraId="45FD0A43" w14:textId="012DAE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69E96CDA" w14:textId="77777777" w:rsidTr="00C73BC0">
        <w:trPr>
          <w:jc w:val="center"/>
        </w:trPr>
        <w:tc>
          <w:tcPr>
            <w:tcW w:w="747" w:type="pct"/>
            <w:vAlign w:val="bottom"/>
          </w:tcPr>
          <w:p w14:paraId="14E086A4" w14:textId="7D87B39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5886A16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06359FC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4360D29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A6C7B6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5E1B34E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2F697A5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2F4BCB" w:rsidRPr="009E55CE" w14:paraId="5DC9FB04" w14:textId="77777777" w:rsidTr="00C73BC0">
        <w:trPr>
          <w:jc w:val="center"/>
        </w:trPr>
        <w:tc>
          <w:tcPr>
            <w:tcW w:w="747" w:type="pct"/>
            <w:vAlign w:val="bottom"/>
          </w:tcPr>
          <w:p w14:paraId="3B01DE7B" w14:textId="50757E96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6E80F56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5868E6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08B9A52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4CF3E4C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010A51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3D44E5F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2F4BCB" w:rsidRPr="009E55CE" w14:paraId="651D0E41" w14:textId="77777777" w:rsidTr="00C73BC0">
        <w:trPr>
          <w:jc w:val="center"/>
        </w:trPr>
        <w:tc>
          <w:tcPr>
            <w:tcW w:w="747" w:type="pct"/>
            <w:vAlign w:val="bottom"/>
          </w:tcPr>
          <w:p w14:paraId="28AFB134" w14:textId="68BDCA7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ADDC5B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41B4CA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17EE02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18174C6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7C349D2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1DA5D72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2F4BCB" w:rsidRPr="009E55CE" w14:paraId="663FA48B" w14:textId="77777777" w:rsidTr="00C73BC0">
        <w:trPr>
          <w:jc w:val="center"/>
        </w:trPr>
        <w:tc>
          <w:tcPr>
            <w:tcW w:w="747" w:type="pct"/>
            <w:vAlign w:val="bottom"/>
          </w:tcPr>
          <w:p w14:paraId="26B8BF5D" w14:textId="353D8C9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320163D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790BCB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E86AB0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5EA501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112F188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1D666A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2F4BCB" w:rsidRPr="009E55CE" w14:paraId="775E5E9D" w14:textId="77777777" w:rsidTr="00C73BC0">
        <w:trPr>
          <w:jc w:val="center"/>
        </w:trPr>
        <w:tc>
          <w:tcPr>
            <w:tcW w:w="747" w:type="pct"/>
            <w:vAlign w:val="bottom"/>
          </w:tcPr>
          <w:p w14:paraId="32984422" w14:textId="7D17FFB0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6934ECD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5A165B7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7D8210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2CEC5A5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12DD4A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3A774D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2F4BCB" w:rsidRPr="009E55CE" w14:paraId="6EACAFB0" w14:textId="77777777" w:rsidTr="00C73BC0">
        <w:trPr>
          <w:jc w:val="center"/>
        </w:trPr>
        <w:tc>
          <w:tcPr>
            <w:tcW w:w="747" w:type="pct"/>
            <w:vAlign w:val="bottom"/>
          </w:tcPr>
          <w:p w14:paraId="7A6097A8" w14:textId="6217B88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31A149A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0C2AADD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4AB9157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771F837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2D33CF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4AD618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2F4BCB" w:rsidRPr="009E55CE" w14:paraId="6F601221" w14:textId="77777777" w:rsidTr="00C73BC0">
        <w:trPr>
          <w:jc w:val="center"/>
        </w:trPr>
        <w:tc>
          <w:tcPr>
            <w:tcW w:w="747" w:type="pct"/>
            <w:vAlign w:val="bottom"/>
          </w:tcPr>
          <w:p w14:paraId="71DCF6F5" w14:textId="75BA3A2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2F103B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68DA7E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33EAA47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6043DB4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738FFD0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5765D2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2F4BCB" w:rsidRPr="009E55CE" w14:paraId="6CC14F57" w14:textId="77777777" w:rsidTr="00C73BC0">
        <w:trPr>
          <w:jc w:val="center"/>
        </w:trPr>
        <w:tc>
          <w:tcPr>
            <w:tcW w:w="747" w:type="pct"/>
            <w:vAlign w:val="bottom"/>
          </w:tcPr>
          <w:p w14:paraId="53A47E5D" w14:textId="324346A9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641BC7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07E1CC9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3AC553F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7C5DE6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697724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4ABB7E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2F4BCB" w:rsidRPr="009E55CE" w14:paraId="21A84691" w14:textId="77777777" w:rsidTr="00C73BC0">
        <w:trPr>
          <w:jc w:val="center"/>
        </w:trPr>
        <w:tc>
          <w:tcPr>
            <w:tcW w:w="747" w:type="pct"/>
            <w:vAlign w:val="bottom"/>
          </w:tcPr>
          <w:p w14:paraId="4F0DBDB5" w14:textId="506B451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5D33A165" w14:textId="4D0D951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3B7231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16B2C5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75EF07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199CBB3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7DF2966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7572D6" w:rsidRPr="009E55CE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5B5B475E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57CDC09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0.259</w:t>
            </w:r>
          </w:p>
        </w:tc>
        <w:tc>
          <w:tcPr>
            <w:tcW w:w="746" w:type="pct"/>
            <w:vAlign w:val="bottom"/>
          </w:tcPr>
          <w:p w14:paraId="6B9758DB" w14:textId="0B62E3E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0.254</w:t>
            </w:r>
          </w:p>
        </w:tc>
        <w:tc>
          <w:tcPr>
            <w:tcW w:w="515" w:type="pct"/>
            <w:vAlign w:val="bottom"/>
          </w:tcPr>
          <w:p w14:paraId="2838CD5C" w14:textId="6BCD2C5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0.175</w:t>
            </w:r>
          </w:p>
        </w:tc>
        <w:tc>
          <w:tcPr>
            <w:tcW w:w="634" w:type="pct"/>
            <w:vAlign w:val="bottom"/>
          </w:tcPr>
          <w:p w14:paraId="262B0962" w14:textId="392A09C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5C13A89A" w14:textId="1CC4DB0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0.289</w:t>
            </w:r>
          </w:p>
        </w:tc>
        <w:tc>
          <w:tcPr>
            <w:tcW w:w="819" w:type="pct"/>
            <w:vAlign w:val="bottom"/>
          </w:tcPr>
          <w:p w14:paraId="7937F807" w14:textId="4712571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0.371</w:t>
            </w:r>
          </w:p>
        </w:tc>
      </w:tr>
      <w:tr w:rsidR="007572D6" w:rsidRPr="009E55CE" w14:paraId="24F69290" w14:textId="77777777" w:rsidTr="00AF2D73">
        <w:trPr>
          <w:jc w:val="center"/>
        </w:trPr>
        <w:tc>
          <w:tcPr>
            <w:tcW w:w="747" w:type="pct"/>
            <w:vAlign w:val="bottom"/>
          </w:tcPr>
          <w:p w14:paraId="27EB4147" w14:textId="00DAF73A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73412EB" w14:textId="6B4B10A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3C677D7" w14:textId="39CA094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FF07555" w14:textId="16D2692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6D20C07" w14:textId="21196CF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32453B1" w14:textId="6775169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43AB7D66" w14:textId="11F186A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04B9E2CD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AC38ADF" w14:textId="79C7E45F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AB36953" w14:textId="04910EB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FDC6699" w14:textId="4BED71A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558E66D" w14:textId="6F2D9C8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8CE4B2" w14:textId="43DA11B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E2E7FAB" w14:textId="1FE5DE3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8E49877" w14:textId="508AA3D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9E55CE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C89778F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3824613" w14:textId="6FB9233B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.12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3456C02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1B74E4F3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6FAB2FC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0B178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4769E2F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A501C7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29ABCB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E09E9E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32A59A5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2F4BCB" w:rsidRPr="009E55CE" w14:paraId="36585D74" w14:textId="77777777" w:rsidTr="00C73BC0">
        <w:trPr>
          <w:jc w:val="center"/>
        </w:trPr>
        <w:tc>
          <w:tcPr>
            <w:tcW w:w="747" w:type="pct"/>
            <w:vAlign w:val="bottom"/>
          </w:tcPr>
          <w:p w14:paraId="6E7FF379" w14:textId="4D42A0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2ECB715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3D771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4CFA89B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7D7E06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686A126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9765C7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2F4BCB" w:rsidRPr="009E55CE" w14:paraId="52E0223F" w14:textId="77777777" w:rsidTr="00C73BC0">
        <w:trPr>
          <w:jc w:val="center"/>
        </w:trPr>
        <w:tc>
          <w:tcPr>
            <w:tcW w:w="747" w:type="pct"/>
            <w:vAlign w:val="bottom"/>
          </w:tcPr>
          <w:p w14:paraId="7705EC2D" w14:textId="0C843FB6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720A2CC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176068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1B1DEF4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494B5D1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7F1FCCE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0BCF38B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2F4BCB" w:rsidRPr="009E55CE" w14:paraId="35AB7D9E" w14:textId="77777777" w:rsidTr="00C73BC0">
        <w:trPr>
          <w:jc w:val="center"/>
        </w:trPr>
        <w:tc>
          <w:tcPr>
            <w:tcW w:w="747" w:type="pct"/>
            <w:vAlign w:val="bottom"/>
          </w:tcPr>
          <w:p w14:paraId="7B8E9F8D" w14:textId="40C2197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7B1010A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6E1B588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06A9C9E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087A06B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50B0F1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3CB3436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3F582A55" w14:textId="77777777" w:rsidTr="00C73BC0">
        <w:trPr>
          <w:jc w:val="center"/>
        </w:trPr>
        <w:tc>
          <w:tcPr>
            <w:tcW w:w="747" w:type="pct"/>
            <w:vAlign w:val="bottom"/>
          </w:tcPr>
          <w:p w14:paraId="0EFEF14A" w14:textId="5E90D1D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57B6405" w14:textId="2202DCD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49B9003D" w14:textId="1757FF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0.0195</w:t>
            </w:r>
          </w:p>
        </w:tc>
        <w:tc>
          <w:tcPr>
            <w:tcW w:w="515" w:type="pct"/>
            <w:vAlign w:val="bottom"/>
          </w:tcPr>
          <w:p w14:paraId="594AF7A1" w14:textId="7B1C997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2C0AC2AB" w14:textId="6195054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0.0153</w:t>
            </w:r>
          </w:p>
        </w:tc>
        <w:tc>
          <w:tcPr>
            <w:tcW w:w="793" w:type="pct"/>
            <w:vAlign w:val="bottom"/>
          </w:tcPr>
          <w:p w14:paraId="33DAD22B" w14:textId="414894A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0.0228</w:t>
            </w:r>
          </w:p>
        </w:tc>
        <w:tc>
          <w:tcPr>
            <w:tcW w:w="819" w:type="pct"/>
            <w:vAlign w:val="bottom"/>
          </w:tcPr>
          <w:p w14:paraId="6CBD905D" w14:textId="3FDA727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31BD68D0" w14:textId="77777777" w:rsidTr="00C73BC0">
        <w:trPr>
          <w:jc w:val="center"/>
        </w:trPr>
        <w:tc>
          <w:tcPr>
            <w:tcW w:w="747" w:type="pct"/>
            <w:vAlign w:val="bottom"/>
          </w:tcPr>
          <w:p w14:paraId="345CE41C" w14:textId="31586B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26DAB30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5F13256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3D27A0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36B50A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7CCB17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03C8C3F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2F4BCB" w:rsidRPr="009E55CE" w14:paraId="3CB6E3BB" w14:textId="77777777" w:rsidTr="00C73BC0">
        <w:trPr>
          <w:jc w:val="center"/>
        </w:trPr>
        <w:tc>
          <w:tcPr>
            <w:tcW w:w="747" w:type="pct"/>
            <w:vAlign w:val="bottom"/>
          </w:tcPr>
          <w:p w14:paraId="4A6AC16A" w14:textId="591099AA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34A897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58F38C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199481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05914F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62BE987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AC4632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2F4BCB" w:rsidRPr="009E55CE" w14:paraId="144DD5A7" w14:textId="77777777" w:rsidTr="00C73BC0">
        <w:trPr>
          <w:jc w:val="center"/>
        </w:trPr>
        <w:tc>
          <w:tcPr>
            <w:tcW w:w="747" w:type="pct"/>
            <w:vAlign w:val="bottom"/>
          </w:tcPr>
          <w:p w14:paraId="4F4B54D3" w14:textId="4F83F0B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1B8B2EE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5006830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673898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2CA13EA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7D8E391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0AB6AA2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2F4BCB" w:rsidRPr="009E55CE" w14:paraId="7017D75D" w14:textId="77777777" w:rsidTr="00C73BC0">
        <w:trPr>
          <w:jc w:val="center"/>
        </w:trPr>
        <w:tc>
          <w:tcPr>
            <w:tcW w:w="747" w:type="pct"/>
            <w:vAlign w:val="bottom"/>
          </w:tcPr>
          <w:p w14:paraId="090A1E25" w14:textId="5086A94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2DD8850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11D6EF4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7AAAD2B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0385A76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592264D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2A463FE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2F4BCB" w:rsidRPr="009E55CE" w14:paraId="6656AEBF" w14:textId="77777777" w:rsidTr="00C73BC0">
        <w:trPr>
          <w:jc w:val="center"/>
        </w:trPr>
        <w:tc>
          <w:tcPr>
            <w:tcW w:w="747" w:type="pct"/>
            <w:vAlign w:val="bottom"/>
          </w:tcPr>
          <w:p w14:paraId="5DADF69B" w14:textId="4C4BE65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2BFAF5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6CCB331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3A7C304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486C9D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34B71F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60FB8E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2F4BCB" w:rsidRPr="009E55CE" w14:paraId="7907EB4C" w14:textId="77777777" w:rsidTr="00C73BC0">
        <w:trPr>
          <w:jc w:val="center"/>
        </w:trPr>
        <w:tc>
          <w:tcPr>
            <w:tcW w:w="747" w:type="pct"/>
            <w:vAlign w:val="bottom"/>
          </w:tcPr>
          <w:p w14:paraId="267ACFAC" w14:textId="44D3ACB3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46709A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7A03115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2239E2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57B1A0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0C388F8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4EC356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2F4BCB" w:rsidRPr="009E55CE" w14:paraId="558D4EC7" w14:textId="77777777" w:rsidTr="00C73BC0">
        <w:trPr>
          <w:jc w:val="center"/>
        </w:trPr>
        <w:tc>
          <w:tcPr>
            <w:tcW w:w="747" w:type="pct"/>
            <w:vAlign w:val="bottom"/>
          </w:tcPr>
          <w:p w14:paraId="3FDAC49C" w14:textId="5293B638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3411B4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07A918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3160546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35CDAF2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749B8D1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6243678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2F4BCB" w:rsidRPr="009E55CE" w14:paraId="5CD0A1FC" w14:textId="77777777" w:rsidTr="00C73BC0">
        <w:trPr>
          <w:jc w:val="center"/>
        </w:trPr>
        <w:tc>
          <w:tcPr>
            <w:tcW w:w="747" w:type="pct"/>
            <w:vAlign w:val="bottom"/>
          </w:tcPr>
          <w:p w14:paraId="29140162" w14:textId="21ADB85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4B5A18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0733636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6B9CBEC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442D19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182FFB2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451F18E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2F4BCB" w:rsidRPr="009E55CE" w14:paraId="4E01C5C2" w14:textId="77777777" w:rsidTr="00C73BC0">
        <w:trPr>
          <w:jc w:val="center"/>
        </w:trPr>
        <w:tc>
          <w:tcPr>
            <w:tcW w:w="747" w:type="pct"/>
            <w:vAlign w:val="bottom"/>
          </w:tcPr>
          <w:p w14:paraId="4AE31F08" w14:textId="2CF14DF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062A519F" w14:textId="3406FA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1CF8BD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8B9956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619F20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7173D0B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1EE3365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23640A4A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4FEB87E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0.259</w:t>
            </w:r>
          </w:p>
        </w:tc>
        <w:tc>
          <w:tcPr>
            <w:tcW w:w="746" w:type="pct"/>
            <w:vAlign w:val="bottom"/>
          </w:tcPr>
          <w:p w14:paraId="140CA4D3" w14:textId="19CAA78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0.254</w:t>
            </w:r>
          </w:p>
        </w:tc>
        <w:tc>
          <w:tcPr>
            <w:tcW w:w="515" w:type="pct"/>
            <w:vAlign w:val="bottom"/>
          </w:tcPr>
          <w:p w14:paraId="441BFE54" w14:textId="0E88C4E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00F8C7E4" w14:textId="2FF5840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63193477" w14:textId="78D6619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0.289</w:t>
            </w:r>
          </w:p>
        </w:tc>
        <w:tc>
          <w:tcPr>
            <w:tcW w:w="819" w:type="pct"/>
            <w:vAlign w:val="bottom"/>
          </w:tcPr>
          <w:p w14:paraId="58FEB3BD" w14:textId="536B03B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0.371</w:t>
            </w:r>
          </w:p>
        </w:tc>
      </w:tr>
      <w:tr w:rsidR="007572D6" w:rsidRPr="009E55CE" w14:paraId="6F686CAD" w14:textId="77777777" w:rsidTr="00AF2D73">
        <w:trPr>
          <w:jc w:val="center"/>
        </w:trPr>
        <w:tc>
          <w:tcPr>
            <w:tcW w:w="747" w:type="pct"/>
            <w:vAlign w:val="bottom"/>
          </w:tcPr>
          <w:p w14:paraId="0091B1CF" w14:textId="1DBFB192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05EFC4E" w14:textId="5E0BFB4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7023FB1" w14:textId="0CB42A2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C5211FC" w14:textId="76C15BE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388E296" w14:textId="72EF88E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5698003" w14:textId="6A64EE6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B60E61B" w14:textId="3D1A941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3BCCE102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F46F8B4" w14:textId="3FB06324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0BFCC97" w14:textId="6CD830A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185D00" w14:textId="3CD0131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6B49FEC" w14:textId="15796D0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A67D449" w14:textId="6E58F2F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C47CD28" w14:textId="656EFCB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996732A" w14:textId="6DE2282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988EFA2" w14:textId="5C80F8F7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4D64F1C3" w14:textId="31F4E165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.13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0E9A370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7ABF3E96" w14:textId="77777777" w:rsidTr="0085225C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220A124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62AEA3E" w14:textId="34EDB5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76939FE" w14:textId="5DF12D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2AE2AD93" w14:textId="32534A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5529B43F" w14:textId="4CF0D97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F4B88B" w14:textId="5062B32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58764D" w14:textId="541F6A9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2F4BCB" w:rsidRPr="009E55CE" w14:paraId="74A4CF15" w14:textId="77777777" w:rsidTr="0085225C">
        <w:trPr>
          <w:jc w:val="center"/>
        </w:trPr>
        <w:tc>
          <w:tcPr>
            <w:tcW w:w="747" w:type="pct"/>
            <w:vAlign w:val="bottom"/>
          </w:tcPr>
          <w:p w14:paraId="15D0FFCC" w14:textId="7FD88DC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DF1FFF7" w14:textId="2F7515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65,365</w:t>
            </w:r>
          </w:p>
        </w:tc>
        <w:tc>
          <w:tcPr>
            <w:tcW w:w="746" w:type="pct"/>
            <w:vAlign w:val="bottom"/>
          </w:tcPr>
          <w:p w14:paraId="17F56BD1" w14:textId="4772C3D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62,894</w:t>
            </w:r>
          </w:p>
        </w:tc>
        <w:tc>
          <w:tcPr>
            <w:tcW w:w="515" w:type="pct"/>
            <w:vAlign w:val="bottom"/>
          </w:tcPr>
          <w:p w14:paraId="3D35F689" w14:textId="11865BF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40,794</w:t>
            </w:r>
          </w:p>
        </w:tc>
        <w:tc>
          <w:tcPr>
            <w:tcW w:w="634" w:type="pct"/>
            <w:vAlign w:val="bottom"/>
          </w:tcPr>
          <w:p w14:paraId="5A3FB5CB" w14:textId="417FEC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52,886</w:t>
            </w:r>
          </w:p>
        </w:tc>
        <w:tc>
          <w:tcPr>
            <w:tcW w:w="793" w:type="pct"/>
            <w:vAlign w:val="bottom"/>
          </w:tcPr>
          <w:p w14:paraId="592E0649" w14:textId="271CF2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74,926</w:t>
            </w:r>
          </w:p>
        </w:tc>
        <w:tc>
          <w:tcPr>
            <w:tcW w:w="819" w:type="pct"/>
            <w:vAlign w:val="bottom"/>
          </w:tcPr>
          <w:p w14:paraId="55B3FAAE" w14:textId="58DA861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104,918</w:t>
            </w:r>
          </w:p>
        </w:tc>
      </w:tr>
      <w:tr w:rsidR="002F4BCB" w:rsidRPr="009E55CE" w14:paraId="6F6D3F50" w14:textId="77777777" w:rsidTr="0085225C">
        <w:trPr>
          <w:jc w:val="center"/>
        </w:trPr>
        <w:tc>
          <w:tcPr>
            <w:tcW w:w="747" w:type="pct"/>
            <w:vAlign w:val="bottom"/>
          </w:tcPr>
          <w:p w14:paraId="71A94BB7" w14:textId="50EBC63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CAABB0" w14:textId="5E27D5D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4.208</w:t>
            </w:r>
          </w:p>
        </w:tc>
        <w:tc>
          <w:tcPr>
            <w:tcW w:w="746" w:type="pct"/>
            <w:vAlign w:val="bottom"/>
          </w:tcPr>
          <w:p w14:paraId="28292A53" w14:textId="0599145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3.377</w:t>
            </w:r>
          </w:p>
        </w:tc>
        <w:tc>
          <w:tcPr>
            <w:tcW w:w="515" w:type="pct"/>
            <w:vAlign w:val="bottom"/>
          </w:tcPr>
          <w:p w14:paraId="4E496C25" w14:textId="0B8E7F8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71C6B7E8" w14:textId="680BDC8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1.914</w:t>
            </w:r>
          </w:p>
        </w:tc>
        <w:tc>
          <w:tcPr>
            <w:tcW w:w="793" w:type="pct"/>
            <w:vAlign w:val="bottom"/>
          </w:tcPr>
          <w:p w14:paraId="6F8A31C5" w14:textId="13A2595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5.979</w:t>
            </w:r>
          </w:p>
        </w:tc>
        <w:tc>
          <w:tcPr>
            <w:tcW w:w="819" w:type="pct"/>
            <w:vAlign w:val="bottom"/>
          </w:tcPr>
          <w:p w14:paraId="23A44163" w14:textId="58F968F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2F4BCB" w:rsidRPr="009E55CE" w14:paraId="350BCED4" w14:textId="77777777" w:rsidTr="0085225C">
        <w:trPr>
          <w:jc w:val="center"/>
        </w:trPr>
        <w:tc>
          <w:tcPr>
            <w:tcW w:w="747" w:type="pct"/>
            <w:vAlign w:val="bottom"/>
          </w:tcPr>
          <w:p w14:paraId="4D22E3C9" w14:textId="051C115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897C72" w14:textId="539ACE7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0B7806DF" w14:textId="43586A1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515" w:type="pct"/>
            <w:vAlign w:val="bottom"/>
          </w:tcPr>
          <w:p w14:paraId="16AC4A3E" w14:textId="71BC5E0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AA8ECF6" w14:textId="3155E07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6D977B4C" w14:textId="19AA55A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6761FBF5" w14:textId="750606A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7385069D" w14:textId="77777777" w:rsidTr="0085225C">
        <w:trPr>
          <w:jc w:val="center"/>
        </w:trPr>
        <w:tc>
          <w:tcPr>
            <w:tcW w:w="747" w:type="pct"/>
            <w:vAlign w:val="bottom"/>
          </w:tcPr>
          <w:p w14:paraId="210A7947" w14:textId="101B8E6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DB5F9A" w14:textId="484A90F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0.0188</w:t>
            </w:r>
          </w:p>
        </w:tc>
        <w:tc>
          <w:tcPr>
            <w:tcW w:w="746" w:type="pct"/>
            <w:vAlign w:val="bottom"/>
          </w:tcPr>
          <w:p w14:paraId="5FEF635F" w14:textId="07CDEF6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0.0195</w:t>
            </w:r>
          </w:p>
        </w:tc>
        <w:tc>
          <w:tcPr>
            <w:tcW w:w="515" w:type="pct"/>
            <w:vAlign w:val="bottom"/>
          </w:tcPr>
          <w:p w14:paraId="7DC417D6" w14:textId="19C2C47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66D37542" w14:textId="32E614F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0.0152</w:t>
            </w:r>
          </w:p>
        </w:tc>
        <w:tc>
          <w:tcPr>
            <w:tcW w:w="793" w:type="pct"/>
            <w:vAlign w:val="bottom"/>
          </w:tcPr>
          <w:p w14:paraId="59466361" w14:textId="36C1E60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0.0228</w:t>
            </w:r>
          </w:p>
        </w:tc>
        <w:tc>
          <w:tcPr>
            <w:tcW w:w="819" w:type="pct"/>
            <w:vAlign w:val="bottom"/>
          </w:tcPr>
          <w:p w14:paraId="7C5F6A7C" w14:textId="322311D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0.0253</w:t>
            </w:r>
          </w:p>
        </w:tc>
      </w:tr>
      <w:tr w:rsidR="002F4BCB" w:rsidRPr="009E55CE" w14:paraId="5B3189A2" w14:textId="77777777" w:rsidTr="0085225C">
        <w:trPr>
          <w:jc w:val="center"/>
        </w:trPr>
        <w:tc>
          <w:tcPr>
            <w:tcW w:w="747" w:type="pct"/>
            <w:vAlign w:val="bottom"/>
          </w:tcPr>
          <w:p w14:paraId="515BA0B5" w14:textId="0C59B9E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311A58" w14:textId="2B03851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2,169</w:t>
            </w:r>
          </w:p>
        </w:tc>
        <w:tc>
          <w:tcPr>
            <w:tcW w:w="746" w:type="pct"/>
            <w:vAlign w:val="bottom"/>
          </w:tcPr>
          <w:p w14:paraId="4DCC6C99" w14:textId="0E9F946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2,128</w:t>
            </w:r>
          </w:p>
        </w:tc>
        <w:tc>
          <w:tcPr>
            <w:tcW w:w="515" w:type="pct"/>
            <w:vAlign w:val="bottom"/>
          </w:tcPr>
          <w:p w14:paraId="366F0020" w14:textId="079EB8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502</w:t>
            </w:r>
          </w:p>
        </w:tc>
        <w:tc>
          <w:tcPr>
            <w:tcW w:w="634" w:type="pct"/>
            <w:vAlign w:val="bottom"/>
          </w:tcPr>
          <w:p w14:paraId="5B649D98" w14:textId="76F81FC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1,267</w:t>
            </w:r>
          </w:p>
        </w:tc>
        <w:tc>
          <w:tcPr>
            <w:tcW w:w="793" w:type="pct"/>
            <w:vAlign w:val="bottom"/>
          </w:tcPr>
          <w:p w14:paraId="3DFEC57B" w14:textId="68ADA39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3,051</w:t>
            </w:r>
          </w:p>
        </w:tc>
        <w:tc>
          <w:tcPr>
            <w:tcW w:w="819" w:type="pct"/>
            <w:vAlign w:val="bottom"/>
          </w:tcPr>
          <w:p w14:paraId="71EAE3C9" w14:textId="397F6F1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3,999</w:t>
            </w:r>
          </w:p>
        </w:tc>
      </w:tr>
      <w:tr w:rsidR="002F4BCB" w:rsidRPr="009E55CE" w14:paraId="7C2A9F0C" w14:textId="77777777" w:rsidTr="0085225C">
        <w:trPr>
          <w:jc w:val="center"/>
        </w:trPr>
        <w:tc>
          <w:tcPr>
            <w:tcW w:w="747" w:type="pct"/>
            <w:vAlign w:val="bottom"/>
          </w:tcPr>
          <w:p w14:paraId="1679F02F" w14:textId="381C09EC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FFF6DE" w14:textId="6121AE3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1CAE7A8B" w14:textId="6B1A9A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4,568</w:t>
            </w:r>
          </w:p>
        </w:tc>
        <w:tc>
          <w:tcPr>
            <w:tcW w:w="515" w:type="pct"/>
            <w:vAlign w:val="bottom"/>
          </w:tcPr>
          <w:p w14:paraId="6C9FDC71" w14:textId="62AB18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4BD8D2DC" w14:textId="657E7EA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581E2CD8" w14:textId="4BCD721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18AB3C07" w14:textId="0B1F21D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2F4BCB" w:rsidRPr="009E55CE" w14:paraId="5FDA0C37" w14:textId="77777777" w:rsidTr="0085225C">
        <w:trPr>
          <w:jc w:val="center"/>
        </w:trPr>
        <w:tc>
          <w:tcPr>
            <w:tcW w:w="747" w:type="pct"/>
            <w:vAlign w:val="bottom"/>
          </w:tcPr>
          <w:p w14:paraId="0A248CA5" w14:textId="76A7534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7343E07" w14:textId="1ADFC05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4,707</w:t>
            </w:r>
          </w:p>
        </w:tc>
        <w:tc>
          <w:tcPr>
            <w:tcW w:w="746" w:type="pct"/>
            <w:vAlign w:val="bottom"/>
          </w:tcPr>
          <w:p w14:paraId="6A3C7333" w14:textId="41078B8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2C1C5182" w14:textId="35F2488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3,833</w:t>
            </w:r>
          </w:p>
        </w:tc>
        <w:tc>
          <w:tcPr>
            <w:tcW w:w="634" w:type="pct"/>
            <w:vAlign w:val="bottom"/>
          </w:tcPr>
          <w:p w14:paraId="556FA3DE" w14:textId="6F49255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4,357</w:t>
            </w:r>
          </w:p>
        </w:tc>
        <w:tc>
          <w:tcPr>
            <w:tcW w:w="793" w:type="pct"/>
            <w:vAlign w:val="bottom"/>
          </w:tcPr>
          <w:p w14:paraId="36EE6BF8" w14:textId="278B950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5,017</w:t>
            </w:r>
          </w:p>
        </w:tc>
        <w:tc>
          <w:tcPr>
            <w:tcW w:w="819" w:type="pct"/>
            <w:vAlign w:val="bottom"/>
          </w:tcPr>
          <w:p w14:paraId="73B0C748" w14:textId="3121C46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2F4BCB" w:rsidRPr="009E55CE" w14:paraId="664466C3" w14:textId="77777777" w:rsidTr="0085225C">
        <w:trPr>
          <w:jc w:val="center"/>
        </w:trPr>
        <w:tc>
          <w:tcPr>
            <w:tcW w:w="747" w:type="pct"/>
            <w:vAlign w:val="bottom"/>
          </w:tcPr>
          <w:p w14:paraId="4B138BF2" w14:textId="5E35773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ECA751" w14:textId="3EFD6D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5CDBB78C" w14:textId="323BE9F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741D6FFD" w14:textId="40A79C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3,861</w:t>
            </w:r>
          </w:p>
        </w:tc>
        <w:tc>
          <w:tcPr>
            <w:tcW w:w="634" w:type="pct"/>
            <w:vAlign w:val="bottom"/>
          </w:tcPr>
          <w:p w14:paraId="285E3FF6" w14:textId="0DC9B40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4,621</w:t>
            </w:r>
          </w:p>
        </w:tc>
        <w:tc>
          <w:tcPr>
            <w:tcW w:w="793" w:type="pct"/>
            <w:vAlign w:val="bottom"/>
          </w:tcPr>
          <w:p w14:paraId="42C88E5E" w14:textId="020B2E4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5,767</w:t>
            </w:r>
          </w:p>
        </w:tc>
        <w:tc>
          <w:tcPr>
            <w:tcW w:w="819" w:type="pct"/>
            <w:vAlign w:val="bottom"/>
          </w:tcPr>
          <w:p w14:paraId="230A895C" w14:textId="246789E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7,267</w:t>
            </w:r>
          </w:p>
        </w:tc>
      </w:tr>
      <w:tr w:rsidR="002F4BCB" w:rsidRPr="009E55CE" w14:paraId="6C14CA79" w14:textId="77777777" w:rsidTr="0085225C">
        <w:trPr>
          <w:jc w:val="center"/>
        </w:trPr>
        <w:tc>
          <w:tcPr>
            <w:tcW w:w="747" w:type="pct"/>
            <w:vAlign w:val="bottom"/>
          </w:tcPr>
          <w:p w14:paraId="69272699" w14:textId="532831B5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009AAB" w14:textId="51BB7E4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183A58DB" w14:textId="1704F36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116F8F05" w14:textId="52E142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7FCE74E6" w14:textId="5A4EFE0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2E67A3B3" w14:textId="63C505E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8FFE583" w14:textId="6C769C9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2F4BCB" w:rsidRPr="009E55CE" w14:paraId="1065D4F7" w14:textId="77777777" w:rsidTr="0085225C">
        <w:trPr>
          <w:jc w:val="center"/>
        </w:trPr>
        <w:tc>
          <w:tcPr>
            <w:tcW w:w="747" w:type="pct"/>
            <w:vAlign w:val="bottom"/>
          </w:tcPr>
          <w:p w14:paraId="74A875C5" w14:textId="520256FC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BB0378" w14:textId="6523A5B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A810B02" w14:textId="3D5B302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138FFB4F" w14:textId="0C76916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15A8C64A" w14:textId="22AF54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06CBCE64" w14:textId="7341B4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53B98D12" w14:textId="2244AF5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0.124</w:t>
            </w:r>
          </w:p>
        </w:tc>
      </w:tr>
      <w:tr w:rsidR="002F4BCB" w:rsidRPr="009E55CE" w14:paraId="45C97460" w14:textId="77777777" w:rsidTr="0085225C">
        <w:trPr>
          <w:jc w:val="center"/>
        </w:trPr>
        <w:tc>
          <w:tcPr>
            <w:tcW w:w="747" w:type="pct"/>
            <w:vAlign w:val="bottom"/>
          </w:tcPr>
          <w:p w14:paraId="2DA7D103" w14:textId="1071BD4A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A0A2C4B" w14:textId="7230B77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135208AC" w14:textId="2DEE0AA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D2376A4" w14:textId="6C47D92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48B4858" w14:textId="1D18CAB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4E633ED8" w14:textId="74910F8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506ECD5E" w14:textId="0AE3B0B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2F4BCB" w:rsidRPr="009E55CE" w14:paraId="5C6B94AD" w14:textId="77777777" w:rsidTr="0085225C">
        <w:trPr>
          <w:jc w:val="center"/>
        </w:trPr>
        <w:tc>
          <w:tcPr>
            <w:tcW w:w="747" w:type="pct"/>
            <w:vAlign w:val="bottom"/>
          </w:tcPr>
          <w:p w14:paraId="5C826FEC" w14:textId="061B510E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0CA3E7" w14:textId="7B26E66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66F88F5C" w14:textId="28AEA63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68A0B055" w14:textId="2C72681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7799AD01" w14:textId="7D322A0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5D8EF06E" w14:textId="0B4ED2B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FAA898C" w14:textId="56DFEEC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2F4BCB" w:rsidRPr="009E55CE" w14:paraId="0196BB70" w14:textId="77777777" w:rsidTr="0085225C">
        <w:trPr>
          <w:jc w:val="center"/>
        </w:trPr>
        <w:tc>
          <w:tcPr>
            <w:tcW w:w="747" w:type="pct"/>
            <w:vAlign w:val="bottom"/>
          </w:tcPr>
          <w:p w14:paraId="2633A25E" w14:textId="2F5AA37C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25E8AABF" w14:textId="708FD4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9EB1682" w14:textId="6503C38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7ACB711C" w14:textId="69A49B8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9BF30FC" w14:textId="0A3CEC7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6C73073" w14:textId="3CCD60C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029AA41E" w14:textId="57CB80D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78D9FEC7" w14:textId="77777777" w:rsidTr="0085225C">
        <w:trPr>
          <w:jc w:val="center"/>
        </w:trPr>
        <w:tc>
          <w:tcPr>
            <w:tcW w:w="747" w:type="pct"/>
            <w:vAlign w:val="bottom"/>
          </w:tcPr>
          <w:p w14:paraId="0EA1756F" w14:textId="788A20CF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322E135" w14:textId="66198E2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746" w:type="pct"/>
            <w:vAlign w:val="bottom"/>
          </w:tcPr>
          <w:p w14:paraId="4C269CAE" w14:textId="7D701A4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0.255</w:t>
            </w:r>
          </w:p>
        </w:tc>
        <w:tc>
          <w:tcPr>
            <w:tcW w:w="515" w:type="pct"/>
            <w:vAlign w:val="bottom"/>
          </w:tcPr>
          <w:p w14:paraId="005596E2" w14:textId="50AC1B8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6E89FD24" w14:textId="75A839A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3EC15241" w14:textId="51B84C9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819" w:type="pct"/>
            <w:vAlign w:val="bottom"/>
          </w:tcPr>
          <w:p w14:paraId="197D595D" w14:textId="265F8BE2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</w:tr>
      <w:tr w:rsidR="007572D6" w:rsidRPr="009E55CE" w14:paraId="7CCE007A" w14:textId="77777777" w:rsidTr="0085225C">
        <w:trPr>
          <w:jc w:val="center"/>
        </w:trPr>
        <w:tc>
          <w:tcPr>
            <w:tcW w:w="747" w:type="pct"/>
            <w:vAlign w:val="bottom"/>
          </w:tcPr>
          <w:p w14:paraId="0E3A61D9" w14:textId="27CB7178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0C88AE2" w14:textId="42CCD13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8850420" w14:textId="46826BB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1FC1B91" w14:textId="146C262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FBA3848" w14:textId="1401512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60DFB3F" w14:textId="1192557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416C8F9B" w14:textId="35E4FD4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142E4D26" w14:textId="77777777" w:rsidTr="0085225C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6BDD6D" w14:textId="2CD5B190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B1A4AE1" w14:textId="1D09A53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AB780FE" w14:textId="16135EB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CDC4F4B" w14:textId="0026178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ADA9A81" w14:textId="50618FF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F6631CA" w14:textId="49DC4B6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E90CDA6" w14:textId="234656E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2AB37FA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4A0C5B67" w14:textId="77777777" w:rsidR="009E55CE" w:rsidRDefault="009E5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0D8F430C" w14:textId="30BC7CCC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.14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078A472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6D421F80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6E493E1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683EA05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6F8680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24FA1D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517D26C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3B03E0C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35ACFDE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2F4BCB" w:rsidRPr="009E55CE" w14:paraId="51AE28D4" w14:textId="77777777" w:rsidTr="00C73BC0">
        <w:trPr>
          <w:jc w:val="center"/>
        </w:trPr>
        <w:tc>
          <w:tcPr>
            <w:tcW w:w="747" w:type="pct"/>
            <w:vAlign w:val="bottom"/>
          </w:tcPr>
          <w:p w14:paraId="1CBF69FD" w14:textId="28F1641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09E364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69CA498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53EB07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2CCC7AD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C1E96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FA476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2F4BCB" w:rsidRPr="009E55CE" w14:paraId="4AF9A792" w14:textId="77777777" w:rsidTr="00C73BC0">
        <w:trPr>
          <w:jc w:val="center"/>
        </w:trPr>
        <w:tc>
          <w:tcPr>
            <w:tcW w:w="747" w:type="pct"/>
            <w:vAlign w:val="bottom"/>
          </w:tcPr>
          <w:p w14:paraId="21613744" w14:textId="550D7AD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157E4A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1662891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5A7BB38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7625076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C9EAC4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516A56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2F4BCB" w:rsidRPr="009E55CE" w14:paraId="249B1304" w14:textId="77777777" w:rsidTr="00C73BC0">
        <w:trPr>
          <w:jc w:val="center"/>
        </w:trPr>
        <w:tc>
          <w:tcPr>
            <w:tcW w:w="747" w:type="pct"/>
            <w:vAlign w:val="bottom"/>
          </w:tcPr>
          <w:p w14:paraId="669E66C6" w14:textId="575D26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1EDE050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673F6C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51B3FDD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EA236E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6DDCF46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7EE7F6C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2F4BCB" w:rsidRPr="009E55CE" w14:paraId="7ED640F1" w14:textId="77777777" w:rsidTr="00C73BC0">
        <w:trPr>
          <w:jc w:val="center"/>
        </w:trPr>
        <w:tc>
          <w:tcPr>
            <w:tcW w:w="747" w:type="pct"/>
            <w:vAlign w:val="bottom"/>
          </w:tcPr>
          <w:p w14:paraId="6C35545F" w14:textId="7A253DE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F2AB22" w14:textId="190CD3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0.0187</w:t>
            </w:r>
          </w:p>
        </w:tc>
        <w:tc>
          <w:tcPr>
            <w:tcW w:w="746" w:type="pct"/>
            <w:vAlign w:val="bottom"/>
          </w:tcPr>
          <w:p w14:paraId="7C9C2378" w14:textId="008B299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0.0195</w:t>
            </w:r>
          </w:p>
        </w:tc>
        <w:tc>
          <w:tcPr>
            <w:tcW w:w="515" w:type="pct"/>
            <w:vAlign w:val="bottom"/>
          </w:tcPr>
          <w:p w14:paraId="0D09B6EC" w14:textId="6E2488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48BB26D1" w14:textId="703EFF8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0.0152</w:t>
            </w:r>
          </w:p>
        </w:tc>
        <w:tc>
          <w:tcPr>
            <w:tcW w:w="793" w:type="pct"/>
            <w:vAlign w:val="bottom"/>
          </w:tcPr>
          <w:p w14:paraId="4ECD0AC6" w14:textId="3E60CA4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0.0228</w:t>
            </w:r>
          </w:p>
        </w:tc>
        <w:tc>
          <w:tcPr>
            <w:tcW w:w="819" w:type="pct"/>
            <w:vAlign w:val="bottom"/>
          </w:tcPr>
          <w:p w14:paraId="2B232885" w14:textId="0D128F7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0.0252</w:t>
            </w:r>
          </w:p>
        </w:tc>
      </w:tr>
      <w:tr w:rsidR="002F4BCB" w:rsidRPr="009E55CE" w14:paraId="1C742193" w14:textId="77777777" w:rsidTr="00C73BC0">
        <w:trPr>
          <w:jc w:val="center"/>
        </w:trPr>
        <w:tc>
          <w:tcPr>
            <w:tcW w:w="747" w:type="pct"/>
            <w:vAlign w:val="bottom"/>
          </w:tcPr>
          <w:p w14:paraId="7C865A74" w14:textId="6607A06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1E22D62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5ACE57B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6A34209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9DC563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45D784B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7580CA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2F4BCB" w:rsidRPr="009E55CE" w14:paraId="34E5CEE3" w14:textId="77777777" w:rsidTr="00C73BC0">
        <w:trPr>
          <w:jc w:val="center"/>
        </w:trPr>
        <w:tc>
          <w:tcPr>
            <w:tcW w:w="747" w:type="pct"/>
            <w:vAlign w:val="bottom"/>
          </w:tcPr>
          <w:p w14:paraId="2E38D0FB" w14:textId="7088AB17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7D07531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6A3251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485B9A1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D67BA2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0D284F9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3D37DB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2F4BCB" w:rsidRPr="009E55CE" w14:paraId="74AB973C" w14:textId="77777777" w:rsidTr="00C73BC0">
        <w:trPr>
          <w:jc w:val="center"/>
        </w:trPr>
        <w:tc>
          <w:tcPr>
            <w:tcW w:w="747" w:type="pct"/>
            <w:vAlign w:val="bottom"/>
          </w:tcPr>
          <w:p w14:paraId="6F3E979B" w14:textId="25172AE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1D54656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44D820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67828D8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3D9E9C6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17F8C69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41AC2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2F4BCB" w:rsidRPr="009E55CE" w14:paraId="0C25FD01" w14:textId="77777777" w:rsidTr="00C73BC0">
        <w:trPr>
          <w:jc w:val="center"/>
        </w:trPr>
        <w:tc>
          <w:tcPr>
            <w:tcW w:w="747" w:type="pct"/>
            <w:vAlign w:val="bottom"/>
          </w:tcPr>
          <w:p w14:paraId="75D5CCEF" w14:textId="22AA0C1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432BFF9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16C3831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545D6ED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71A2635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76E22CC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7CCD9A2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2F4BCB" w:rsidRPr="009E55CE" w14:paraId="32B85E67" w14:textId="77777777" w:rsidTr="00C73BC0">
        <w:trPr>
          <w:jc w:val="center"/>
        </w:trPr>
        <w:tc>
          <w:tcPr>
            <w:tcW w:w="747" w:type="pct"/>
            <w:vAlign w:val="bottom"/>
          </w:tcPr>
          <w:p w14:paraId="2867D1FA" w14:textId="37C75F8B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BD888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6A0AD7F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037BD2C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0C57912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2CFD5A9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4436044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2F4BCB" w:rsidRPr="009E55CE" w14:paraId="6B7DE170" w14:textId="77777777" w:rsidTr="00C73BC0">
        <w:trPr>
          <w:jc w:val="center"/>
        </w:trPr>
        <w:tc>
          <w:tcPr>
            <w:tcW w:w="747" w:type="pct"/>
            <w:vAlign w:val="bottom"/>
          </w:tcPr>
          <w:p w14:paraId="660A5900" w14:textId="2F9D1283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B171FD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59224CA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4A941F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59ACB64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565FA5B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5F719FB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2F4BCB" w:rsidRPr="009E55CE" w14:paraId="5A8EFD4E" w14:textId="77777777" w:rsidTr="00C73BC0">
        <w:trPr>
          <w:jc w:val="center"/>
        </w:trPr>
        <w:tc>
          <w:tcPr>
            <w:tcW w:w="747" w:type="pct"/>
            <w:vAlign w:val="bottom"/>
          </w:tcPr>
          <w:p w14:paraId="573E7362" w14:textId="38CB442F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74FFBBF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0866FC3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1BB0A8C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75152C8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71979ED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57DCC0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2F4BCB" w:rsidRPr="009E55CE" w14:paraId="47CD81EA" w14:textId="77777777" w:rsidTr="00C73BC0">
        <w:trPr>
          <w:jc w:val="center"/>
        </w:trPr>
        <w:tc>
          <w:tcPr>
            <w:tcW w:w="747" w:type="pct"/>
            <w:vAlign w:val="bottom"/>
          </w:tcPr>
          <w:p w14:paraId="3A98781F" w14:textId="515E4AA0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22B1BD5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46A6880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0DC9843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1A4231D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54985DE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3E5F8A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2F4BCB" w:rsidRPr="009E55CE" w14:paraId="0C16F9D2" w14:textId="77777777" w:rsidTr="00C73BC0">
        <w:trPr>
          <w:jc w:val="center"/>
        </w:trPr>
        <w:tc>
          <w:tcPr>
            <w:tcW w:w="747" w:type="pct"/>
            <w:vAlign w:val="bottom"/>
          </w:tcPr>
          <w:p w14:paraId="31FDBA96" w14:textId="26E55D7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6DEBD864" w14:textId="4FC7263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0B228B4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737B266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29A444E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4044695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1947B10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7572D6" w:rsidRPr="009E55CE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28B9748A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6DB8896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746" w:type="pct"/>
            <w:vAlign w:val="bottom"/>
          </w:tcPr>
          <w:p w14:paraId="6FC4B3C0" w14:textId="5B7D1CB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0.255</w:t>
            </w:r>
          </w:p>
        </w:tc>
        <w:tc>
          <w:tcPr>
            <w:tcW w:w="515" w:type="pct"/>
            <w:vAlign w:val="bottom"/>
          </w:tcPr>
          <w:p w14:paraId="6830C78E" w14:textId="69C4B8D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0.176</w:t>
            </w:r>
          </w:p>
        </w:tc>
        <w:tc>
          <w:tcPr>
            <w:tcW w:w="634" w:type="pct"/>
            <w:vAlign w:val="bottom"/>
          </w:tcPr>
          <w:p w14:paraId="326487B3" w14:textId="3AF491D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793" w:type="pct"/>
            <w:vAlign w:val="bottom"/>
          </w:tcPr>
          <w:p w14:paraId="55B6B432" w14:textId="538C78C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819" w:type="pct"/>
            <w:vAlign w:val="bottom"/>
          </w:tcPr>
          <w:p w14:paraId="5D2BB7A8" w14:textId="4F01DAD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0.371</w:t>
            </w:r>
          </w:p>
        </w:tc>
      </w:tr>
      <w:tr w:rsidR="007572D6" w:rsidRPr="009E55CE" w14:paraId="2C276DAC" w14:textId="77777777" w:rsidTr="007572D6">
        <w:trPr>
          <w:jc w:val="center"/>
        </w:trPr>
        <w:tc>
          <w:tcPr>
            <w:tcW w:w="747" w:type="pct"/>
            <w:vAlign w:val="bottom"/>
          </w:tcPr>
          <w:p w14:paraId="67BDF8D7" w14:textId="6F498C09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E003FAC" w14:textId="738E1B8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979514" w14:textId="2DC3A17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43F1A2C" w14:textId="45159FA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3DBF822" w14:textId="699AB29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8CAE446" w14:textId="6EC149E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AA44CEA" w14:textId="083D0BF9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572D6" w:rsidRPr="009E55CE" w14:paraId="0F6FFAC6" w14:textId="77777777" w:rsidTr="007572D6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E0F6966" w14:textId="2900F60C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04B37DC" w14:textId="24EBF2B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0AAC98B" w14:textId="0ACC2856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3028C13" w14:textId="55341F6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3C47FB0" w14:textId="4BA5295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4632631" w14:textId="1A303C5C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BCFE2F" w14:textId="4788670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1ECE68FE" w14:textId="2BB3E2BA" w:rsidR="00B8499E" w:rsidRPr="009E55CE" w:rsidRDefault="00B8499E">
      <w:pPr>
        <w:rPr>
          <w:rFonts w:ascii="Times New Roman" w:hAnsi="Times New Roman" w:cs="Times New Roman"/>
          <w:lang w:val="en-US"/>
        </w:rPr>
      </w:pPr>
    </w:p>
    <w:p w14:paraId="01215351" w14:textId="18E72AAC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9E55CE">
        <w:rPr>
          <w:rFonts w:ascii="Times New Roman" w:hAnsi="Times New Roman" w:cs="Times New Roman"/>
          <w:b/>
          <w:bCs/>
          <w:lang w:val="en-US"/>
        </w:rPr>
        <w:t>S</w:t>
      </w:r>
      <w:r w:rsidR="002431E0" w:rsidRPr="009E55CE">
        <w:rPr>
          <w:rFonts w:ascii="Times New Roman" w:hAnsi="Times New Roman" w:cs="Times New Roman"/>
          <w:b/>
          <w:bCs/>
          <w:lang w:val="en-US"/>
        </w:rPr>
        <w:t>5</w:t>
      </w:r>
      <w:r w:rsidRPr="009E55CE">
        <w:rPr>
          <w:rFonts w:ascii="Times New Roman" w:hAnsi="Times New Roman" w:cs="Times New Roman"/>
          <w:b/>
          <w:bCs/>
          <w:lang w:val="en-US"/>
        </w:rPr>
        <w:t xml:space="preserve">.15 </w:t>
      </w:r>
      <w:proofErr w:type="spellStart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b/>
          <w:bCs/>
          <w:color w:val="000000"/>
          <w:lang w:val="en-US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9E55CE" w14:paraId="580DDCD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9E55CE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9E55CE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97.5%</w:t>
            </w:r>
          </w:p>
        </w:tc>
      </w:tr>
      <w:tr w:rsidR="002F4BCB" w:rsidRPr="009E55CE" w14:paraId="77A15529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16A7CEB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6247981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37DBA5F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7267801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1F97208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62FEDE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3350BE9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2F4BCB" w:rsidRPr="009E55CE" w14:paraId="4285C3F8" w14:textId="77777777" w:rsidTr="00C73BC0">
        <w:trPr>
          <w:jc w:val="center"/>
        </w:trPr>
        <w:tc>
          <w:tcPr>
            <w:tcW w:w="747" w:type="pct"/>
            <w:vAlign w:val="bottom"/>
          </w:tcPr>
          <w:p w14:paraId="034D09C6" w14:textId="34D6F54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0A979F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64,755</w:t>
            </w:r>
          </w:p>
        </w:tc>
        <w:tc>
          <w:tcPr>
            <w:tcW w:w="746" w:type="pct"/>
            <w:vAlign w:val="bottom"/>
          </w:tcPr>
          <w:p w14:paraId="6FF01025" w14:textId="2C229B3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62,338</w:t>
            </w:r>
          </w:p>
        </w:tc>
        <w:tc>
          <w:tcPr>
            <w:tcW w:w="515" w:type="pct"/>
            <w:vAlign w:val="bottom"/>
          </w:tcPr>
          <w:p w14:paraId="67A85306" w14:textId="00E5259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40,086</w:t>
            </w:r>
          </w:p>
        </w:tc>
        <w:tc>
          <w:tcPr>
            <w:tcW w:w="634" w:type="pct"/>
            <w:vAlign w:val="bottom"/>
          </w:tcPr>
          <w:p w14:paraId="3F86097C" w14:textId="4B8969B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52,515</w:t>
            </w:r>
          </w:p>
        </w:tc>
        <w:tc>
          <w:tcPr>
            <w:tcW w:w="793" w:type="pct"/>
            <w:vAlign w:val="bottom"/>
          </w:tcPr>
          <w:p w14:paraId="1426C100" w14:textId="62BED02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74,048</w:t>
            </w:r>
          </w:p>
        </w:tc>
        <w:tc>
          <w:tcPr>
            <w:tcW w:w="819" w:type="pct"/>
            <w:vAlign w:val="bottom"/>
          </w:tcPr>
          <w:p w14:paraId="2DC6E682" w14:textId="6C3E437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104,241</w:t>
            </w:r>
          </w:p>
        </w:tc>
      </w:tr>
      <w:tr w:rsidR="002F4BCB" w:rsidRPr="009E55CE" w14:paraId="3D256418" w14:textId="77777777" w:rsidTr="00C73BC0">
        <w:trPr>
          <w:jc w:val="center"/>
        </w:trPr>
        <w:tc>
          <w:tcPr>
            <w:tcW w:w="747" w:type="pct"/>
            <w:vAlign w:val="bottom"/>
          </w:tcPr>
          <w:p w14:paraId="20BBEA85" w14:textId="271208C1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val="en-US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2183EC3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4.248</w:t>
            </w:r>
          </w:p>
        </w:tc>
        <w:tc>
          <w:tcPr>
            <w:tcW w:w="746" w:type="pct"/>
            <w:vAlign w:val="bottom"/>
          </w:tcPr>
          <w:p w14:paraId="567CEEC8" w14:textId="50A1E02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3.458</w:t>
            </w:r>
          </w:p>
        </w:tc>
        <w:tc>
          <w:tcPr>
            <w:tcW w:w="515" w:type="pct"/>
            <w:vAlign w:val="bottom"/>
          </w:tcPr>
          <w:p w14:paraId="11E16472" w14:textId="7FF19E3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0ED73193" w14:textId="6F8ED4E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1.929</w:t>
            </w:r>
          </w:p>
        </w:tc>
        <w:tc>
          <w:tcPr>
            <w:tcW w:w="793" w:type="pct"/>
            <w:vAlign w:val="bottom"/>
          </w:tcPr>
          <w:p w14:paraId="709584CE" w14:textId="6BE933C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6.063</w:t>
            </w:r>
          </w:p>
        </w:tc>
        <w:tc>
          <w:tcPr>
            <w:tcW w:w="819" w:type="pct"/>
            <w:vAlign w:val="bottom"/>
          </w:tcPr>
          <w:p w14:paraId="3314B9B7" w14:textId="5C5A144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10.511</w:t>
            </w:r>
          </w:p>
        </w:tc>
      </w:tr>
      <w:tr w:rsidR="002F4BCB" w:rsidRPr="009E55CE" w14:paraId="4FB11D9D" w14:textId="77777777" w:rsidTr="00C73BC0">
        <w:trPr>
          <w:jc w:val="center"/>
        </w:trPr>
        <w:tc>
          <w:tcPr>
            <w:tcW w:w="747" w:type="pct"/>
            <w:vAlign w:val="bottom"/>
          </w:tcPr>
          <w:p w14:paraId="5E7DB28D" w14:textId="79F1C72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0678EBB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4E6D9558" w14:textId="1B2AA18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9B60C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778652EB" w14:textId="13EC418F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728035E" w14:textId="1840FDA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5516330B" w14:textId="31E6044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2F4BCB" w:rsidRPr="009E55CE" w14:paraId="22DB838D" w14:textId="77777777" w:rsidTr="00C73BC0">
        <w:trPr>
          <w:jc w:val="center"/>
        </w:trPr>
        <w:tc>
          <w:tcPr>
            <w:tcW w:w="747" w:type="pct"/>
            <w:vAlign w:val="bottom"/>
          </w:tcPr>
          <w:p w14:paraId="58C9EA19" w14:textId="3B5C746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526A7A8" w14:textId="55CEEB9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0.0187</w:t>
            </w:r>
          </w:p>
        </w:tc>
        <w:tc>
          <w:tcPr>
            <w:tcW w:w="746" w:type="pct"/>
            <w:vAlign w:val="bottom"/>
          </w:tcPr>
          <w:p w14:paraId="46FACB6C" w14:textId="39632B0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0.0196</w:t>
            </w:r>
          </w:p>
        </w:tc>
        <w:tc>
          <w:tcPr>
            <w:tcW w:w="515" w:type="pct"/>
            <w:vAlign w:val="bottom"/>
          </w:tcPr>
          <w:p w14:paraId="1E5ABD96" w14:textId="70908D4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  <w:tc>
          <w:tcPr>
            <w:tcW w:w="634" w:type="pct"/>
            <w:vAlign w:val="bottom"/>
          </w:tcPr>
          <w:p w14:paraId="1A27E4AF" w14:textId="54089FC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0.0151</w:t>
            </w:r>
          </w:p>
        </w:tc>
        <w:tc>
          <w:tcPr>
            <w:tcW w:w="793" w:type="pct"/>
            <w:vAlign w:val="bottom"/>
          </w:tcPr>
          <w:p w14:paraId="077CC21A" w14:textId="400A1B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0.0228</w:t>
            </w:r>
          </w:p>
        </w:tc>
        <w:tc>
          <w:tcPr>
            <w:tcW w:w="819" w:type="pct"/>
            <w:vAlign w:val="bottom"/>
          </w:tcPr>
          <w:p w14:paraId="582F1F95" w14:textId="3150A2D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0.0252</w:t>
            </w:r>
          </w:p>
        </w:tc>
      </w:tr>
      <w:tr w:rsidR="002F4BCB" w:rsidRPr="009E55CE" w14:paraId="6994AE41" w14:textId="77777777" w:rsidTr="00C73BC0">
        <w:trPr>
          <w:jc w:val="center"/>
        </w:trPr>
        <w:tc>
          <w:tcPr>
            <w:tcW w:w="747" w:type="pct"/>
            <w:vAlign w:val="bottom"/>
          </w:tcPr>
          <w:p w14:paraId="5A528BB1" w14:textId="7F64571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48027F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2,142</w:t>
            </w:r>
          </w:p>
        </w:tc>
        <w:tc>
          <w:tcPr>
            <w:tcW w:w="746" w:type="pct"/>
            <w:vAlign w:val="bottom"/>
          </w:tcPr>
          <w:p w14:paraId="630DE2BA" w14:textId="0856153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2,091</w:t>
            </w:r>
          </w:p>
        </w:tc>
        <w:tc>
          <w:tcPr>
            <w:tcW w:w="515" w:type="pct"/>
            <w:vAlign w:val="bottom"/>
          </w:tcPr>
          <w:p w14:paraId="26BFF4AE" w14:textId="65B0BCA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480</w:t>
            </w:r>
          </w:p>
        </w:tc>
        <w:tc>
          <w:tcPr>
            <w:tcW w:w="634" w:type="pct"/>
            <w:vAlign w:val="bottom"/>
          </w:tcPr>
          <w:p w14:paraId="2D1A7B66" w14:textId="59FB4AD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1,223</w:t>
            </w:r>
          </w:p>
        </w:tc>
        <w:tc>
          <w:tcPr>
            <w:tcW w:w="793" w:type="pct"/>
            <w:vAlign w:val="bottom"/>
          </w:tcPr>
          <w:p w14:paraId="6BFCB6C4" w14:textId="091749D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3,030</w:t>
            </w:r>
          </w:p>
        </w:tc>
        <w:tc>
          <w:tcPr>
            <w:tcW w:w="819" w:type="pct"/>
            <w:vAlign w:val="bottom"/>
          </w:tcPr>
          <w:p w14:paraId="58FC7EAE" w14:textId="0521685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4,004</w:t>
            </w:r>
          </w:p>
        </w:tc>
      </w:tr>
      <w:tr w:rsidR="002F4BCB" w:rsidRPr="009E55CE" w14:paraId="0A3A34BF" w14:textId="77777777" w:rsidTr="00C73BC0">
        <w:trPr>
          <w:jc w:val="center"/>
        </w:trPr>
        <w:tc>
          <w:tcPr>
            <w:tcW w:w="747" w:type="pct"/>
            <w:vAlign w:val="bottom"/>
          </w:tcPr>
          <w:p w14:paraId="07EDD3AD" w14:textId="6C7CD9D2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2F9A0AC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4,607</w:t>
            </w:r>
          </w:p>
        </w:tc>
        <w:tc>
          <w:tcPr>
            <w:tcW w:w="746" w:type="pct"/>
            <w:vAlign w:val="bottom"/>
          </w:tcPr>
          <w:p w14:paraId="6E99D5E0" w14:textId="7037732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4,582</w:t>
            </w:r>
          </w:p>
        </w:tc>
        <w:tc>
          <w:tcPr>
            <w:tcW w:w="515" w:type="pct"/>
            <w:vAlign w:val="bottom"/>
          </w:tcPr>
          <w:p w14:paraId="1EAEDFB3" w14:textId="2B7B938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634" w:type="pct"/>
            <w:vAlign w:val="bottom"/>
          </w:tcPr>
          <w:p w14:paraId="35C88A1A" w14:textId="6291A82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4,298</w:t>
            </w:r>
          </w:p>
        </w:tc>
        <w:tc>
          <w:tcPr>
            <w:tcW w:w="793" w:type="pct"/>
            <w:vAlign w:val="bottom"/>
          </w:tcPr>
          <w:p w14:paraId="6966EA80" w14:textId="1C7DE1C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4,884</w:t>
            </w:r>
          </w:p>
        </w:tc>
        <w:tc>
          <w:tcPr>
            <w:tcW w:w="819" w:type="pct"/>
            <w:vAlign w:val="bottom"/>
          </w:tcPr>
          <w:p w14:paraId="2C3F0F49" w14:textId="61E09C7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5,551</w:t>
            </w:r>
          </w:p>
        </w:tc>
      </w:tr>
      <w:tr w:rsidR="002F4BCB" w:rsidRPr="009E55CE" w14:paraId="1F16F238" w14:textId="77777777" w:rsidTr="00C73BC0">
        <w:trPr>
          <w:jc w:val="center"/>
        </w:trPr>
        <w:tc>
          <w:tcPr>
            <w:tcW w:w="747" w:type="pct"/>
            <w:vAlign w:val="bottom"/>
          </w:tcPr>
          <w:p w14:paraId="760632F7" w14:textId="7F495AE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2CF0909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4,720</w:t>
            </w:r>
          </w:p>
        </w:tc>
        <w:tc>
          <w:tcPr>
            <w:tcW w:w="746" w:type="pct"/>
            <w:vAlign w:val="bottom"/>
          </w:tcPr>
          <w:p w14:paraId="70CC473A" w14:textId="345A161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4,684</w:t>
            </w:r>
          </w:p>
        </w:tc>
        <w:tc>
          <w:tcPr>
            <w:tcW w:w="515" w:type="pct"/>
            <w:vAlign w:val="bottom"/>
          </w:tcPr>
          <w:p w14:paraId="67D56B1D" w14:textId="440E3DA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017B18DF" w14:textId="1469750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4,359</w:t>
            </w:r>
          </w:p>
        </w:tc>
        <w:tc>
          <w:tcPr>
            <w:tcW w:w="793" w:type="pct"/>
            <w:vAlign w:val="bottom"/>
          </w:tcPr>
          <w:p w14:paraId="6A75D49D" w14:textId="42A9ECB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5,036</w:t>
            </w:r>
          </w:p>
        </w:tc>
        <w:tc>
          <w:tcPr>
            <w:tcW w:w="819" w:type="pct"/>
            <w:vAlign w:val="bottom"/>
          </w:tcPr>
          <w:p w14:paraId="456A6E51" w14:textId="616BE12E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5,840</w:t>
            </w:r>
          </w:p>
        </w:tc>
      </w:tr>
      <w:tr w:rsidR="002F4BCB" w:rsidRPr="009E55CE" w14:paraId="5F8C3FC2" w14:textId="77777777" w:rsidTr="00C73BC0">
        <w:trPr>
          <w:jc w:val="center"/>
        </w:trPr>
        <w:tc>
          <w:tcPr>
            <w:tcW w:w="747" w:type="pct"/>
            <w:vAlign w:val="bottom"/>
          </w:tcPr>
          <w:p w14:paraId="4E570B2F" w14:textId="35E53FE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62B711D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5,280</w:t>
            </w:r>
          </w:p>
        </w:tc>
        <w:tc>
          <w:tcPr>
            <w:tcW w:w="746" w:type="pct"/>
            <w:vAlign w:val="bottom"/>
          </w:tcPr>
          <w:p w14:paraId="628CB916" w14:textId="1E35BD8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5,154</w:t>
            </w:r>
          </w:p>
        </w:tc>
        <w:tc>
          <w:tcPr>
            <w:tcW w:w="515" w:type="pct"/>
            <w:vAlign w:val="bottom"/>
          </w:tcPr>
          <w:p w14:paraId="4BA57E32" w14:textId="1EBB476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3,852</w:t>
            </w:r>
          </w:p>
        </w:tc>
        <w:tc>
          <w:tcPr>
            <w:tcW w:w="634" w:type="pct"/>
            <w:vAlign w:val="bottom"/>
          </w:tcPr>
          <w:p w14:paraId="26E73203" w14:textId="5806DBB8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4,632</w:t>
            </w:r>
          </w:p>
        </w:tc>
        <w:tc>
          <w:tcPr>
            <w:tcW w:w="793" w:type="pct"/>
            <w:vAlign w:val="bottom"/>
          </w:tcPr>
          <w:p w14:paraId="0E765B82" w14:textId="0AE0DAE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5,793</w:t>
            </w:r>
          </w:p>
        </w:tc>
        <w:tc>
          <w:tcPr>
            <w:tcW w:w="819" w:type="pct"/>
            <w:vAlign w:val="bottom"/>
          </w:tcPr>
          <w:p w14:paraId="6DA14977" w14:textId="2A554D02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7,415</w:t>
            </w:r>
          </w:p>
        </w:tc>
      </w:tr>
      <w:tr w:rsidR="002F4BCB" w:rsidRPr="009E55CE" w14:paraId="3D146921" w14:textId="77777777" w:rsidTr="00C73BC0">
        <w:trPr>
          <w:jc w:val="center"/>
        </w:trPr>
        <w:tc>
          <w:tcPr>
            <w:tcW w:w="747" w:type="pct"/>
            <w:vAlign w:val="bottom"/>
          </w:tcPr>
          <w:p w14:paraId="2276D41D" w14:textId="3E91B334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072A0B5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4060C35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50F465A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739F16F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1F1C39F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7B71CF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2F4BCB" w:rsidRPr="009E55CE" w14:paraId="744B11D8" w14:textId="77777777" w:rsidTr="00C73BC0">
        <w:trPr>
          <w:jc w:val="center"/>
        </w:trPr>
        <w:tc>
          <w:tcPr>
            <w:tcW w:w="747" w:type="pct"/>
            <w:vAlign w:val="bottom"/>
          </w:tcPr>
          <w:p w14:paraId="5311F16D" w14:textId="0832CFD2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446873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5B02F9A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1BD36A79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4368D299" w14:textId="100EEDE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6692DCA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6563564" w14:textId="541F52D0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</w:tr>
      <w:tr w:rsidR="002F4BCB" w:rsidRPr="009E55CE" w14:paraId="3813864A" w14:textId="77777777" w:rsidTr="00C73BC0">
        <w:trPr>
          <w:jc w:val="center"/>
        </w:trPr>
        <w:tc>
          <w:tcPr>
            <w:tcW w:w="747" w:type="pct"/>
            <w:vAlign w:val="bottom"/>
          </w:tcPr>
          <w:p w14:paraId="7EF88779" w14:textId="38DD74EF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60E786D3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140C679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6B95149D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35427B3" w14:textId="5308650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2DF5BA4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819" w:type="pct"/>
            <w:vAlign w:val="bottom"/>
          </w:tcPr>
          <w:p w14:paraId="62FA5173" w14:textId="11CA86A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2F4BCB" w:rsidRPr="009E55CE" w14:paraId="4B819FC6" w14:textId="77777777" w:rsidTr="00C73BC0">
        <w:trPr>
          <w:jc w:val="center"/>
        </w:trPr>
        <w:tc>
          <w:tcPr>
            <w:tcW w:w="747" w:type="pct"/>
            <w:vAlign w:val="bottom"/>
          </w:tcPr>
          <w:p w14:paraId="601392BB" w14:textId="56F311ED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0B1A252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46" w:type="pct"/>
            <w:vAlign w:val="bottom"/>
          </w:tcPr>
          <w:p w14:paraId="5E6F929F" w14:textId="70B88E67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515" w:type="pct"/>
            <w:vAlign w:val="bottom"/>
          </w:tcPr>
          <w:p w14:paraId="7958BCC5" w14:textId="6074194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5C4EB7B1" w14:textId="2817AF1A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714A6F1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305F485B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2F4BCB" w:rsidRPr="009E55CE" w14:paraId="515FEF58" w14:textId="77777777" w:rsidTr="00C73BC0">
        <w:trPr>
          <w:jc w:val="center"/>
        </w:trPr>
        <w:tc>
          <w:tcPr>
            <w:tcW w:w="747" w:type="pct"/>
            <w:vAlign w:val="bottom"/>
          </w:tcPr>
          <w:p w14:paraId="46DB5F66" w14:textId="7FC9C75A" w:rsidR="002F4BCB" w:rsidRPr="009E55CE" w:rsidRDefault="002F4BCB" w:rsidP="002F4BCB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746" w:type="pct"/>
            <w:vAlign w:val="bottom"/>
          </w:tcPr>
          <w:p w14:paraId="68E7982E" w14:textId="6AE097BC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0.503</w:t>
            </w:r>
          </w:p>
        </w:tc>
        <w:tc>
          <w:tcPr>
            <w:tcW w:w="746" w:type="pct"/>
            <w:vAlign w:val="bottom"/>
          </w:tcPr>
          <w:p w14:paraId="17C60B88" w14:textId="787CEA8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4D8F244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0.337</w:t>
            </w:r>
          </w:p>
        </w:tc>
        <w:tc>
          <w:tcPr>
            <w:tcW w:w="634" w:type="pct"/>
            <w:vAlign w:val="bottom"/>
          </w:tcPr>
          <w:p w14:paraId="78800BF7" w14:textId="2255E8B1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0.433</w:t>
            </w:r>
          </w:p>
        </w:tc>
        <w:tc>
          <w:tcPr>
            <w:tcW w:w="793" w:type="pct"/>
            <w:vAlign w:val="bottom"/>
          </w:tcPr>
          <w:p w14:paraId="6357ED20" w14:textId="468FAA76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4C72BFC5" w:rsidR="002F4BCB" w:rsidRPr="009E55CE" w:rsidRDefault="002F4BCB" w:rsidP="002F4BCB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</w:tr>
      <w:tr w:rsidR="007572D6" w:rsidRPr="009E55CE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18AE7CA5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8F08554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0.353</w:t>
            </w:r>
          </w:p>
        </w:tc>
        <w:tc>
          <w:tcPr>
            <w:tcW w:w="746" w:type="pct"/>
            <w:vAlign w:val="bottom"/>
          </w:tcPr>
          <w:p w14:paraId="5932227E" w14:textId="3E37DAF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0.34</w:t>
            </w:r>
          </w:p>
        </w:tc>
        <w:tc>
          <w:tcPr>
            <w:tcW w:w="515" w:type="pct"/>
            <w:vAlign w:val="bottom"/>
          </w:tcPr>
          <w:p w14:paraId="736214A3" w14:textId="7FD8A593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0.201</w:t>
            </w:r>
          </w:p>
        </w:tc>
        <w:tc>
          <w:tcPr>
            <w:tcW w:w="634" w:type="pct"/>
            <w:vAlign w:val="bottom"/>
          </w:tcPr>
          <w:p w14:paraId="14BE9B64" w14:textId="3554E2C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0.284</w:t>
            </w:r>
          </w:p>
        </w:tc>
        <w:tc>
          <w:tcPr>
            <w:tcW w:w="793" w:type="pct"/>
            <w:vAlign w:val="bottom"/>
          </w:tcPr>
          <w:p w14:paraId="6F5C0DA3" w14:textId="148DA99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  <w:tc>
          <w:tcPr>
            <w:tcW w:w="819" w:type="pct"/>
            <w:vAlign w:val="bottom"/>
          </w:tcPr>
          <w:p w14:paraId="39841CE7" w14:textId="19B0CF6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0.577</w:t>
            </w:r>
          </w:p>
        </w:tc>
      </w:tr>
      <w:tr w:rsidR="007572D6" w:rsidRPr="009E55CE" w14:paraId="4D2BA161" w14:textId="77777777" w:rsidTr="007572D6">
        <w:trPr>
          <w:jc w:val="center"/>
        </w:trPr>
        <w:tc>
          <w:tcPr>
            <w:tcW w:w="747" w:type="pct"/>
            <w:vAlign w:val="bottom"/>
          </w:tcPr>
          <w:p w14:paraId="13F6D00F" w14:textId="7652D0BD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lang w:val="en-US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E9896A1" w14:textId="621ECD6E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-0.035</w:t>
            </w:r>
          </w:p>
        </w:tc>
        <w:tc>
          <w:tcPr>
            <w:tcW w:w="746" w:type="pct"/>
            <w:vAlign w:val="bottom"/>
          </w:tcPr>
          <w:p w14:paraId="3ED78DC2" w14:textId="52BBEF0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-0.035</w:t>
            </w:r>
          </w:p>
        </w:tc>
        <w:tc>
          <w:tcPr>
            <w:tcW w:w="515" w:type="pct"/>
            <w:vAlign w:val="bottom"/>
          </w:tcPr>
          <w:p w14:paraId="6E661B46" w14:textId="0ECD688A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-0.084</w:t>
            </w:r>
          </w:p>
        </w:tc>
        <w:tc>
          <w:tcPr>
            <w:tcW w:w="634" w:type="pct"/>
            <w:vAlign w:val="bottom"/>
          </w:tcPr>
          <w:p w14:paraId="5E31376D" w14:textId="793021D0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-0.052</w:t>
            </w:r>
          </w:p>
        </w:tc>
        <w:tc>
          <w:tcPr>
            <w:tcW w:w="793" w:type="pct"/>
            <w:vAlign w:val="bottom"/>
          </w:tcPr>
          <w:p w14:paraId="21283920" w14:textId="468E24CB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-0.018</w:t>
            </w:r>
          </w:p>
        </w:tc>
        <w:tc>
          <w:tcPr>
            <w:tcW w:w="819" w:type="pct"/>
            <w:vAlign w:val="bottom"/>
          </w:tcPr>
          <w:p w14:paraId="1F244304" w14:textId="56265FE1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0.014</w:t>
            </w:r>
          </w:p>
        </w:tc>
      </w:tr>
      <w:tr w:rsidR="007572D6" w:rsidRPr="009E55CE" w14:paraId="3FAE5C2A" w14:textId="77777777" w:rsidTr="007572D6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23F1E4" w14:textId="1939164E" w:rsidR="007572D6" w:rsidRPr="009E55CE" w:rsidRDefault="007572D6" w:rsidP="007572D6">
            <w:pPr>
              <w:jc w:val="center"/>
              <w:rPr>
                <w:rFonts w:ascii="Times New Roman" w:eastAsia="Calibri" w:hAnsi="Times New Roman" w:cs="Times New Roman"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403A646" w14:textId="3E19607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0E9B3B" w14:textId="6E967C8F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A65EB12" w14:textId="1E357728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2F7D3B3" w14:textId="04290117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88162C7" w14:textId="341B94BD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6B743BD" w14:textId="2125F825" w:rsidR="007572D6" w:rsidRPr="009E55CE" w:rsidRDefault="007572D6" w:rsidP="007572D6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</w:p>
    <w:p w14:paraId="0B0BD3E2" w14:textId="77777777" w:rsidR="00C215AF" w:rsidRPr="009E55CE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756CFE0E" w14:textId="77777777" w:rsidR="00156D15" w:rsidRPr="009E55CE" w:rsidRDefault="00156D15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715B5339" w14:textId="2EE4813D" w:rsidR="00156D15" w:rsidRPr="009E55CE" w:rsidRDefault="00156D15" w:rsidP="00156D15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Table S</w:t>
      </w:r>
      <w:r w:rsidR="00A51A0E" w:rsidRPr="009E55CE">
        <w:rPr>
          <w:rFonts w:ascii="Times New Roman" w:hAnsi="Times New Roman" w:cs="Times New Roman"/>
          <w:lang w:val="en-US"/>
        </w:rPr>
        <w:t>6</w:t>
      </w:r>
      <w:r w:rsidRPr="009E55CE">
        <w:rPr>
          <w:rFonts w:ascii="Times New Roman" w:hAnsi="Times New Roman" w:cs="Times New Roman"/>
          <w:lang w:val="en-US"/>
        </w:rPr>
        <w:t>. Bayes factor comparison of scenarios.</w:t>
      </w:r>
      <w:r w:rsidR="00D67B43">
        <w:rPr>
          <w:rFonts w:ascii="Times New Roman" w:hAnsi="Times New Roman" w:cs="Times New Roman"/>
          <w:lang w:val="en-US"/>
        </w:rPr>
        <w:t xml:space="preserve"> Blank indicates the model was not included in model averaging.</w:t>
      </w:r>
    </w:p>
    <w:tbl>
      <w:tblPr>
        <w:tblW w:w="2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40"/>
      </w:tblGrid>
      <w:tr w:rsidR="00156D15" w:rsidRPr="009E55CE" w14:paraId="3AF72B0D" w14:textId="77777777" w:rsidTr="00D67B43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4A086" w14:textId="77777777" w:rsidR="00156D15" w:rsidRPr="009E55CE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9E55CE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Model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F2764" w14:textId="77777777" w:rsidR="00156D15" w:rsidRPr="009E55CE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proofErr w:type="spellStart"/>
            <w:r w:rsidRPr="009E55CE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BayesFactor</w:t>
            </w:r>
            <w:proofErr w:type="spellEnd"/>
          </w:p>
        </w:tc>
      </w:tr>
      <w:tr w:rsidR="00D67B43" w:rsidRPr="009E55CE" w14:paraId="008ACE92" w14:textId="77777777" w:rsidTr="00D67B43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B7827" w14:textId="77FAA33D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B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2F41" w14:textId="1379F4BF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0.1124</w:t>
            </w:r>
          </w:p>
        </w:tc>
      </w:tr>
      <w:tr w:rsidR="00D67B43" w:rsidRPr="009E55CE" w14:paraId="3F9EA6F4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78D" w14:textId="7CAE5D87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E4520" w14:textId="69777FAA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0.0712</w:t>
            </w:r>
          </w:p>
        </w:tc>
      </w:tr>
      <w:tr w:rsidR="00D67B43" w:rsidRPr="009E55CE" w14:paraId="6033E9F3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BFAC" w14:textId="7691FCB8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0BF1" w14:textId="5EBF69C4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0.0335</w:t>
            </w:r>
          </w:p>
        </w:tc>
      </w:tr>
      <w:tr w:rsidR="00D67B43" w:rsidRPr="009E55CE" w14:paraId="709F29E4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0178" w14:textId="4E6986F6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2B8B" w14:textId="53410F74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0.0537</w:t>
            </w:r>
          </w:p>
        </w:tc>
      </w:tr>
      <w:tr w:rsidR="00D67B43" w:rsidRPr="009E55CE" w14:paraId="2F0936AB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70B17" w14:textId="0D16F6D2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341F" w14:textId="19E27FC0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</w:p>
        </w:tc>
      </w:tr>
      <w:tr w:rsidR="00D67B43" w:rsidRPr="009E55CE" w14:paraId="5B7BDB54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1AD0" w14:textId="53666D50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52C3" w14:textId="214B9C74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</w:p>
        </w:tc>
      </w:tr>
      <w:tr w:rsidR="00D67B43" w:rsidRPr="009E55CE" w14:paraId="340CD75A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1336" w14:textId="4E75A4CA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D575" w14:textId="319D39F0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0.1119</w:t>
            </w:r>
          </w:p>
        </w:tc>
      </w:tr>
      <w:tr w:rsidR="00D67B43" w:rsidRPr="009E55CE" w14:paraId="65297275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561C" w14:textId="4A2E2284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A55C7" w14:textId="78DCB0D0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0.1122</w:t>
            </w:r>
          </w:p>
        </w:tc>
      </w:tr>
      <w:tr w:rsidR="00D67B43" w:rsidRPr="009E55CE" w14:paraId="1B260516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D111" w14:textId="29BD17BF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357F" w14:textId="6CBDCE5A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</w:p>
        </w:tc>
      </w:tr>
      <w:tr w:rsidR="00D67B43" w:rsidRPr="009E55CE" w14:paraId="4204C4C3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CD17" w14:textId="024A5A0C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S-9</w:t>
            </w:r>
          </w:p>
        </w:tc>
        <w:tc>
          <w:tcPr>
            <w:tcW w:w="12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A71C" w14:textId="48A24616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</w:p>
        </w:tc>
      </w:tr>
      <w:tr w:rsidR="00D67B43" w:rsidRPr="009E55CE" w14:paraId="0D5542B5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3824" w14:textId="6880AA12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FABF9" w14:textId="232FA173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0.1079</w:t>
            </w:r>
          </w:p>
        </w:tc>
      </w:tr>
      <w:tr w:rsidR="00D67B43" w:rsidRPr="009E55CE" w14:paraId="1B4B2D7A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88581" w14:textId="755181E8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6A52A" w14:textId="52F185E9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0.1093</w:t>
            </w:r>
          </w:p>
        </w:tc>
      </w:tr>
      <w:tr w:rsidR="00D67B43" w:rsidRPr="009E55CE" w14:paraId="60B95108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84F159" w14:textId="16AB1363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BE33C" w14:textId="3C138B57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0.1082</w:t>
            </w:r>
          </w:p>
        </w:tc>
      </w:tr>
      <w:tr w:rsidR="00D67B43" w:rsidRPr="009E55CE" w14:paraId="613BD2E9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E2345" w14:textId="54D5624B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C0294" w14:textId="1928C159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0.1053</w:t>
            </w:r>
          </w:p>
        </w:tc>
      </w:tr>
      <w:tr w:rsidR="00D67B43" w:rsidRPr="009E55CE" w14:paraId="0A7C64E4" w14:textId="77777777" w:rsidTr="00D67B43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367A78" w14:textId="4B8E2E9A" w:rsidR="00D67B43" w:rsidRPr="00D67B43" w:rsidRDefault="00D67B43" w:rsidP="00D67B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S-14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05117B" w14:textId="289E976C" w:rsidR="00D67B43" w:rsidRPr="00D67B43" w:rsidRDefault="00D67B43" w:rsidP="00D67B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</w:pPr>
            <w:r w:rsidRPr="00D67B43">
              <w:rPr>
                <w:rFonts w:ascii="Times New Roman" w:hAnsi="Times New Roman" w:cs="Times New Roman"/>
                <w:color w:val="000000"/>
              </w:rPr>
              <w:t>0.0744</w:t>
            </w:r>
          </w:p>
        </w:tc>
      </w:tr>
    </w:tbl>
    <w:p w14:paraId="1AECC5AA" w14:textId="77777777" w:rsidR="00156D15" w:rsidRPr="009E55CE" w:rsidRDefault="00156D15" w:rsidP="00156D15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E203EDD" w14:textId="171AC0FA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Figure S</w:t>
      </w:r>
      <w:r w:rsidR="002C1F30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 </w:t>
      </w:r>
      <w:r w:rsidR="00831B54" w:rsidRPr="00DE4B77">
        <w:rPr>
          <w:rFonts w:ascii="Times New Roman" w:hAnsi="Times New Roman" w:cs="Times New Roman"/>
          <w:lang w:val="en-US"/>
        </w:rPr>
        <w:t xml:space="preserve">Trend of </w:t>
      </w:r>
      <w:r w:rsidR="00831B54">
        <w:rPr>
          <w:rFonts w:ascii="Times New Roman" w:hAnsi="Times New Roman" w:cs="Times New Roman"/>
          <w:lang w:val="en-US"/>
        </w:rPr>
        <w:t xml:space="preserve">the </w:t>
      </w:r>
      <w:r w:rsidR="00831B54" w:rsidRPr="00DE4B77">
        <w:rPr>
          <w:rFonts w:ascii="Times New Roman" w:hAnsi="Times New Roman" w:cs="Times New Roman"/>
          <w:lang w:val="en-US"/>
        </w:rPr>
        <w:t>observed</w:t>
      </w:r>
      <w:r w:rsidR="00831B54">
        <w:rPr>
          <w:rFonts w:ascii="Times New Roman" w:hAnsi="Times New Roman" w:cs="Times New Roman"/>
          <w:lang w:val="en-US"/>
        </w:rPr>
        <w:t xml:space="preserve"> (black dots) and estimated (grey dots)</w:t>
      </w:r>
      <w:r w:rsidR="00831B54" w:rsidRPr="00DE4B77">
        <w:rPr>
          <w:rFonts w:ascii="Times New Roman" w:hAnsi="Times New Roman" w:cs="Times New Roman"/>
          <w:lang w:val="en-US"/>
        </w:rPr>
        <w:t xml:space="preserve"> </w:t>
      </w:r>
      <w:r w:rsidR="00831B54">
        <w:rPr>
          <w:rFonts w:ascii="Times New Roman" w:hAnsi="Times New Roman" w:cs="Times New Roman"/>
          <w:lang w:val="en-US"/>
        </w:rPr>
        <w:t>accumulated</w:t>
      </w:r>
      <w:r w:rsidR="00831B54" w:rsidRPr="00DE4B77">
        <w:rPr>
          <w:rFonts w:ascii="Times New Roman" w:hAnsi="Times New Roman" w:cs="Times New Roman"/>
          <w:lang w:val="en-US"/>
        </w:rPr>
        <w:t xml:space="preserve"> number</w:t>
      </w:r>
      <w:r w:rsidR="00831B54">
        <w:rPr>
          <w:rFonts w:ascii="Times New Roman" w:hAnsi="Times New Roman" w:cs="Times New Roman"/>
          <w:lang w:val="en-US"/>
        </w:rPr>
        <w:t>s</w:t>
      </w:r>
      <w:r w:rsidR="00831B54" w:rsidRPr="00DE4B77">
        <w:rPr>
          <w:rFonts w:ascii="Times New Roman" w:hAnsi="Times New Roman" w:cs="Times New Roman"/>
          <w:lang w:val="en-US"/>
        </w:rPr>
        <w:t xml:space="preserve"> of </w:t>
      </w:r>
      <w:r w:rsidR="00831B54">
        <w:rPr>
          <w:rFonts w:ascii="Times New Roman" w:hAnsi="Times New Roman" w:cs="Times New Roman"/>
          <w:lang w:val="en-US"/>
        </w:rPr>
        <w:t>the s</w:t>
      </w:r>
      <w:r w:rsidR="00831B54" w:rsidRPr="00DE4B77">
        <w:rPr>
          <w:rFonts w:ascii="Times New Roman" w:hAnsi="Times New Roman" w:cs="Times New Roman"/>
          <w:lang w:val="en-US"/>
        </w:rPr>
        <w:t xml:space="preserve">outhern </w:t>
      </w:r>
      <w:r w:rsidR="00831B54">
        <w:rPr>
          <w:rFonts w:ascii="Times New Roman" w:hAnsi="Times New Roman" w:cs="Times New Roman"/>
          <w:lang w:val="en-US"/>
        </w:rPr>
        <w:t>r</w:t>
      </w:r>
      <w:r w:rsidR="00831B54" w:rsidRPr="00DE4B77">
        <w:rPr>
          <w:rFonts w:ascii="Times New Roman" w:hAnsi="Times New Roman" w:cs="Times New Roman"/>
          <w:lang w:val="en-US"/>
        </w:rPr>
        <w:t xml:space="preserve">ight </w:t>
      </w:r>
      <w:r w:rsidR="00831B54">
        <w:rPr>
          <w:rFonts w:ascii="Times New Roman" w:hAnsi="Times New Roman" w:cs="Times New Roman"/>
          <w:lang w:val="en-US"/>
        </w:rPr>
        <w:t>w</w:t>
      </w:r>
      <w:r w:rsidR="00831B54" w:rsidRPr="00DE4B77">
        <w:rPr>
          <w:rFonts w:ascii="Times New Roman" w:hAnsi="Times New Roman" w:cs="Times New Roman"/>
          <w:lang w:val="en-US"/>
        </w:rPr>
        <w:t xml:space="preserve">hale </w:t>
      </w:r>
      <w:proofErr w:type="spellStart"/>
      <w:r w:rsidR="00831B54" w:rsidRPr="00DE4B77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="00831B54" w:rsidRPr="00DE4B77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="00831B54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831B54">
        <w:rPr>
          <w:rFonts w:ascii="Times New Roman" w:hAnsi="Times New Roman" w:cs="Times New Roman"/>
          <w:lang w:val="en-US"/>
        </w:rPr>
        <w:t>and associated 95% confidence interval (black bars) and 95% posterior predictive intervals (grey bars).</w:t>
      </w:r>
      <w:r w:rsidR="00831B54" w:rsidRPr="0085593E">
        <w:rPr>
          <w:rFonts w:ascii="Times New Roman" w:hAnsi="Times New Roman" w:cs="Times New Roman"/>
          <w:lang w:val="en-US"/>
        </w:rPr>
        <w:t xml:space="preserve"> </w:t>
      </w:r>
      <w:r w:rsidR="00831B54" w:rsidRPr="00103B40">
        <w:rPr>
          <w:rFonts w:ascii="Times New Roman" w:hAnsi="Times New Roman" w:cs="Times New Roman"/>
          <w:lang w:val="en-US"/>
        </w:rPr>
        <w:t xml:space="preserve">The solid </w:t>
      </w:r>
      <w:r w:rsidR="00831B54">
        <w:rPr>
          <w:rFonts w:ascii="Times New Roman" w:hAnsi="Times New Roman" w:cs="Times New Roman"/>
          <w:lang w:val="en-US"/>
        </w:rPr>
        <w:t>blue</w:t>
      </w:r>
      <w:r w:rsidR="00831B54" w:rsidRPr="00103B40">
        <w:rPr>
          <w:rFonts w:ascii="Times New Roman" w:hAnsi="Times New Roman" w:cs="Times New Roman"/>
          <w:lang w:val="en-US"/>
        </w:rPr>
        <w:t xml:space="preserve"> line represents the median estimated model-averaged trajectory of </w:t>
      </w:r>
      <w:r w:rsidR="00831B54" w:rsidRPr="00103B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831B54" w:rsidRPr="00103B40">
        <w:rPr>
          <w:rFonts w:ascii="Times New Roman" w:eastAsiaTheme="minorEastAsia" w:hAnsi="Times New Roman" w:cs="Times New Roman"/>
          <w:lang w:val="en-GB"/>
        </w:rPr>
        <w:t>)</w:t>
      </w:r>
      <w:r w:rsidR="00831B54">
        <w:rPr>
          <w:rFonts w:ascii="Times New Roman" w:eastAsiaTheme="minorEastAsia" w:hAnsi="Times New Roman" w:cs="Times New Roman"/>
          <w:lang w:val="en-GB"/>
        </w:rPr>
        <w:t xml:space="preserve"> multiplied by catchability (q)</w:t>
      </w:r>
      <w:r w:rsidR="00831B54" w:rsidRPr="00103B40">
        <w:rPr>
          <w:rFonts w:ascii="Times New Roman" w:eastAsiaTheme="minorEastAsia" w:hAnsi="Times New Roman" w:cs="Times New Roman"/>
          <w:lang w:val="en-GB"/>
        </w:rPr>
        <w:t xml:space="preserve">, </w:t>
      </w:r>
      <w:r w:rsidR="00831B54">
        <w:rPr>
          <w:rFonts w:ascii="Times New Roman" w:eastAsiaTheme="minorEastAsia" w:hAnsi="Times New Roman" w:cs="Times New Roman"/>
          <w:lang w:val="en-GB"/>
        </w:rPr>
        <w:t>while</w:t>
      </w:r>
      <w:r w:rsidR="00831B54" w:rsidRPr="00103B40">
        <w:rPr>
          <w:rFonts w:ascii="Times New Roman" w:eastAsiaTheme="minorEastAsia" w:hAnsi="Times New Roman" w:cs="Times New Roman"/>
          <w:lang w:val="en-GB"/>
        </w:rPr>
        <w:t xml:space="preserve"> the shaded areas correspond to </w:t>
      </w:r>
      <w:r w:rsidR="00831B54">
        <w:rPr>
          <w:rFonts w:ascii="Times New Roman" w:eastAsiaTheme="minorEastAsia" w:hAnsi="Times New Roman" w:cs="Times New Roman"/>
          <w:lang w:val="en-GB"/>
        </w:rPr>
        <w:t xml:space="preserve">the </w:t>
      </w:r>
      <w:r w:rsidR="00831B54">
        <w:rPr>
          <w:rFonts w:ascii="Times New Roman" w:hAnsi="Times New Roman" w:cs="Times New Roman"/>
          <w:lang w:val="en-US"/>
        </w:rPr>
        <w:t>50% and 95%</w:t>
      </w:r>
      <w:r w:rsidR="00831B54" w:rsidRPr="00DE4B77">
        <w:rPr>
          <w:rFonts w:ascii="Times New Roman" w:hAnsi="Times New Roman" w:cs="Times New Roman"/>
          <w:lang w:val="en-US"/>
        </w:rPr>
        <w:t xml:space="preserve"> </w:t>
      </w:r>
      <w:r w:rsidR="00831B54">
        <w:rPr>
          <w:rFonts w:ascii="Times New Roman" w:hAnsi="Times New Roman" w:cs="Times New Roman"/>
          <w:lang w:val="en-US"/>
        </w:rPr>
        <w:t>credible intervals</w:t>
      </w:r>
      <w:r w:rsidR="00831B54" w:rsidRPr="00103B40">
        <w:rPr>
          <w:rFonts w:ascii="Times New Roman" w:eastAsiaTheme="minorEastAsia" w:hAnsi="Times New Roman" w:cs="Times New Roman"/>
          <w:lang w:val="en-GB"/>
        </w:rPr>
        <w:t>.</w:t>
      </w:r>
    </w:p>
    <w:p w14:paraId="26188000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F34011" w14:textId="2BD3BDD6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59015E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 </w:t>
      </w:r>
      <w:r w:rsidRPr="009E55CE">
        <w:rPr>
          <w:rFonts w:ascii="Times New Roman" w:hAnsi="Times New Roman" w:cs="Times New Roman"/>
          <w:color w:val="000000"/>
          <w:lang w:val="en-US"/>
        </w:rPr>
        <w:t>Base Case</w:t>
      </w:r>
    </w:p>
    <w:p w14:paraId="52ED8B44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4028C0" wp14:editId="01682E43">
            <wp:extent cx="3657600" cy="2161016"/>
            <wp:effectExtent l="0" t="0" r="0" b="0"/>
            <wp:docPr id="91" name="Picture 9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874A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C72F0D" w14:textId="635B7298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59015E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</w:t>
      </w:r>
    </w:p>
    <w:p w14:paraId="0A64C14B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37205" wp14:editId="28F9EDB4">
            <wp:extent cx="3657600" cy="2161016"/>
            <wp:effectExtent l="0" t="0" r="0" b="0"/>
            <wp:docPr id="92" name="Picture 9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1D3B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66491D" w14:textId="77777777" w:rsidR="005536A2" w:rsidRPr="009E55CE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80F877F" w14:textId="65440076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2</w:t>
      </w:r>
    </w:p>
    <w:p w14:paraId="76CDE22F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0E71A" wp14:editId="644E7DF6">
            <wp:extent cx="3657600" cy="2161016"/>
            <wp:effectExtent l="0" t="0" r="0" b="0"/>
            <wp:docPr id="93" name="Picture 9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171D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4E629F0F" w14:textId="358B25A4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3</w:t>
      </w:r>
    </w:p>
    <w:p w14:paraId="387CCF07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4340B0" wp14:editId="59157AE6">
            <wp:extent cx="3657600" cy="2161016"/>
            <wp:effectExtent l="0" t="0" r="0" b="0"/>
            <wp:docPr id="94" name="Picture 9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0B72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6D06EE53" w14:textId="62E51E0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4</w:t>
      </w:r>
    </w:p>
    <w:p w14:paraId="3DF1E528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18B707" wp14:editId="5732497B">
            <wp:extent cx="3657600" cy="2161016"/>
            <wp:effectExtent l="0" t="0" r="0" b="0"/>
            <wp:docPr id="95" name="Picture 9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04E1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5054DAF1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2603A06" w14:textId="77777777" w:rsidR="005536A2" w:rsidRPr="009E55CE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09ED64B" w14:textId="3119BD76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5</w:t>
      </w:r>
    </w:p>
    <w:p w14:paraId="088FB41F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39C787" wp14:editId="26A869B3">
            <wp:extent cx="3657600" cy="2161016"/>
            <wp:effectExtent l="0" t="0" r="0" b="0"/>
            <wp:docPr id="96" name="Picture 9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B792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781942" w14:textId="0BA9DB66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6</w:t>
      </w:r>
    </w:p>
    <w:p w14:paraId="5D6DBBD0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BC1D5" wp14:editId="6077DEFF">
            <wp:extent cx="3657600" cy="2161016"/>
            <wp:effectExtent l="0" t="0" r="0" b="0"/>
            <wp:docPr id="97" name="Picture 9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54D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66316389" w14:textId="100A6EB8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7</w:t>
      </w:r>
    </w:p>
    <w:p w14:paraId="0FC47370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B2B593" wp14:editId="6FECB98B">
            <wp:extent cx="3657600" cy="2163850"/>
            <wp:effectExtent l="0" t="0" r="0" b="8255"/>
            <wp:docPr id="98" name="Picture 9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3C0B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B456038" w14:textId="77777777" w:rsidR="005536A2" w:rsidRPr="009E55CE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7F88FF4F" w14:textId="51A45A8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8</w:t>
      </w:r>
    </w:p>
    <w:p w14:paraId="45B77807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96EE1F" wp14:editId="243A195E">
            <wp:extent cx="3657600" cy="2161016"/>
            <wp:effectExtent l="0" t="0" r="0" b="0"/>
            <wp:docPr id="99" name="Picture 9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7F9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396136B8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617D13D3" w14:textId="77178D3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9</w:t>
      </w:r>
    </w:p>
    <w:p w14:paraId="166E5D79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EBF986" wp14:editId="6ED0635E">
            <wp:extent cx="3657600" cy="2161016"/>
            <wp:effectExtent l="0" t="0" r="0" b="0"/>
            <wp:docPr id="100" name="Picture 10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9F0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29261C2" w14:textId="31F4C80B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10</w:t>
      </w:r>
    </w:p>
    <w:p w14:paraId="44BD1396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80F73F" wp14:editId="2D9A0D85">
            <wp:extent cx="3657600" cy="2161016"/>
            <wp:effectExtent l="0" t="0" r="0" b="0"/>
            <wp:docPr id="101" name="Picture 10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F9B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85ED2E" w14:textId="77777777" w:rsidR="005536A2" w:rsidRPr="009E55CE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16E8EFAE" w14:textId="3F82EA26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11</w:t>
      </w:r>
    </w:p>
    <w:p w14:paraId="013FA455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0574CC" wp14:editId="0E5E628C">
            <wp:extent cx="3657600" cy="2161016"/>
            <wp:effectExtent l="0" t="0" r="0" b="0"/>
            <wp:docPr id="102" name="Picture 10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F440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A99E48A" w14:textId="48DC8979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12</w:t>
      </w:r>
    </w:p>
    <w:p w14:paraId="4CE14454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F73D52" wp14:editId="08F84FEE">
            <wp:extent cx="3657600" cy="2161016"/>
            <wp:effectExtent l="0" t="0" r="0" b="0"/>
            <wp:docPr id="103" name="Picture 10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32EF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2439FB8E" w14:textId="49B39E09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100B0D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13</w:t>
      </w:r>
    </w:p>
    <w:p w14:paraId="5F742C75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1F0878" wp14:editId="7694C778">
            <wp:extent cx="3657600" cy="2161016"/>
            <wp:effectExtent l="0" t="0" r="0" b="0"/>
            <wp:docPr id="104" name="Picture 10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755A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5D49FF1" w14:textId="77777777" w:rsidR="005536A2" w:rsidRPr="009E55CE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49089467" w14:textId="370ADE3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B3B5E" w:rsidRPr="009E55CE">
        <w:rPr>
          <w:rFonts w:ascii="Times New Roman" w:hAnsi="Times New Roman" w:cs="Times New Roman"/>
          <w:lang w:val="en-US"/>
        </w:rPr>
        <w:t>1</w:t>
      </w:r>
      <w:r w:rsidRPr="009E55CE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14</w:t>
      </w:r>
    </w:p>
    <w:p w14:paraId="69320191" w14:textId="3E5DFC99" w:rsidR="005536A2" w:rsidRPr="009E55CE" w:rsidRDefault="0082621B" w:rsidP="005536A2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CB2425" wp14:editId="1FB35ED3">
            <wp:extent cx="3595076" cy="2124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77" cy="21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D3" w14:textId="77777777" w:rsidR="005536A2" w:rsidRPr="009E55CE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8B5AEB" w14:textId="77777777" w:rsidR="005536A2" w:rsidRPr="009E55CE" w:rsidRDefault="005536A2">
      <w:pPr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624B7216" w14:textId="1D433480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Figure S</w:t>
      </w:r>
      <w:r w:rsidR="00D96038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9E55CE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9E55CE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9E55CE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</w:t>
      </w:r>
      <w:r w:rsidR="00553E71">
        <w:rPr>
          <w:rFonts w:ascii="Times New Roman" w:hAnsi="Times New Roman" w:cs="Times New Roman"/>
          <w:lang w:val="en-US"/>
        </w:rPr>
        <w:t>dashed</w:t>
      </w:r>
      <w:r w:rsidRPr="009E55CE">
        <w:rPr>
          <w:rFonts w:ascii="Times New Roman" w:hAnsi="Times New Roman" w:cs="Times New Roman"/>
          <w:lang w:val="en-US"/>
        </w:rPr>
        <w:t xml:space="preserve"> </w:t>
      </w:r>
      <w:r w:rsidR="00BE4FB4" w:rsidRPr="009E55CE">
        <w:rPr>
          <w:rFonts w:ascii="Times New Roman" w:hAnsi="Times New Roman" w:cs="Times New Roman"/>
          <w:lang w:val="en-US"/>
        </w:rPr>
        <w:t>grey</w:t>
      </w:r>
      <w:r w:rsidRPr="009E55CE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 xml:space="preserve"> </w:t>
      </w:r>
    </w:p>
    <w:p w14:paraId="46027820" w14:textId="2F7EAD8E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D96038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 </w:t>
      </w:r>
      <w:r w:rsidRPr="009E55CE">
        <w:rPr>
          <w:rFonts w:ascii="Times New Roman" w:hAnsi="Times New Roman" w:cs="Times New Roman"/>
          <w:color w:val="000000"/>
          <w:lang w:val="en-US"/>
        </w:rPr>
        <w:t>Base Case</w:t>
      </w:r>
    </w:p>
    <w:p w14:paraId="62376845" w14:textId="3CC57533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59F3317" wp14:editId="7D57ACBD">
            <wp:extent cx="5400040" cy="233997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55C30368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</w:t>
      </w:r>
    </w:p>
    <w:p w14:paraId="1D2A00A0" w14:textId="4AA2A180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F33C6DF" wp14:editId="1D091D3C">
            <wp:extent cx="5400040" cy="233997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54461E4D" w14:textId="39C8AD9D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2</w:t>
      </w:r>
    </w:p>
    <w:p w14:paraId="64E1ABBB" w14:textId="21C29573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>
        <w:rPr>
          <w:noProof/>
        </w:rPr>
        <w:drawing>
          <wp:inline distT="0" distB="0" distL="0" distR="0" wp14:anchorId="1E088E09" wp14:editId="414E69F6">
            <wp:extent cx="5400040" cy="233997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0A29" w14:textId="77D12DD4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3</w:t>
      </w:r>
    </w:p>
    <w:p w14:paraId="59AAA3B7" w14:textId="775D23B4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5EDC1899" wp14:editId="578CA943">
            <wp:extent cx="5400040" cy="233997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45E" w14:textId="312F1CFF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4</w:t>
      </w:r>
    </w:p>
    <w:p w14:paraId="14664845" w14:textId="08BB2993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7DD56EA" wp14:editId="18B8E879">
            <wp:extent cx="5400040" cy="233997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5CE">
        <w:rPr>
          <w:rFonts w:ascii="Times New Roman" w:hAnsi="Times New Roman" w:cs="Times New Roman"/>
          <w:lang w:val="en-US"/>
        </w:rPr>
        <w:t xml:space="preserve"> </w:t>
      </w:r>
      <w:r w:rsidR="00757AE0" w:rsidRPr="009E55CE">
        <w:rPr>
          <w:rFonts w:ascii="Times New Roman" w:hAnsi="Times New Roman" w:cs="Times New Roman"/>
          <w:lang w:val="en-US"/>
        </w:rPr>
        <w:br w:type="page"/>
      </w:r>
    </w:p>
    <w:p w14:paraId="32EF29A0" w14:textId="5725AEFD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5</w:t>
      </w:r>
    </w:p>
    <w:p w14:paraId="15EDA206" w14:textId="694256CA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5D5C0F9C" wp14:editId="7B03821A">
            <wp:extent cx="5400040" cy="233997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82F" w14:textId="15D74994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6</w:t>
      </w:r>
      <w:r w:rsidR="00FB2DB2" w:rsidRPr="009E55CE">
        <w:rPr>
          <w:rFonts w:ascii="Times New Roman" w:hAnsi="Times New Roman" w:cs="Times New Roman"/>
          <w:color w:val="000000"/>
          <w:lang w:val="en-US"/>
        </w:rPr>
        <w:t xml:space="preserve"> (Note: target year is not included)</w:t>
      </w:r>
    </w:p>
    <w:p w14:paraId="2BDCB9D3" w14:textId="3229E4ED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63056BB9" wp14:editId="6D32AEE4">
            <wp:extent cx="5400040" cy="233997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9584" w14:textId="35AD00D0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7</w:t>
      </w:r>
    </w:p>
    <w:p w14:paraId="7C61B5D4" w14:textId="3CB1F4A6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4EC00E96" wp14:editId="16FBDB8D">
            <wp:extent cx="5400040" cy="2339975"/>
            <wp:effectExtent l="0" t="0" r="0" b="0"/>
            <wp:docPr id="26" name="Picture 2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226" w14:textId="77777777" w:rsidR="005F6567" w:rsidRPr="009E55CE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7245CE3F" w14:textId="5E79AB70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8</w:t>
      </w:r>
    </w:p>
    <w:p w14:paraId="56157867" w14:textId="4702AF9C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01651956" wp14:editId="0F5982AE">
            <wp:extent cx="5400040" cy="233997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DA97" w14:textId="70F666DE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9</w:t>
      </w:r>
    </w:p>
    <w:p w14:paraId="790E536C" w14:textId="4E26691C" w:rsidR="00757AE0" w:rsidRPr="003552E5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>
        <w:rPr>
          <w:noProof/>
        </w:rPr>
        <w:drawing>
          <wp:inline distT="0" distB="0" distL="0" distR="0" wp14:anchorId="2D9F3219" wp14:editId="142442E1">
            <wp:extent cx="5400040" cy="233997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4FD8" w14:textId="329B39EE" w:rsidR="00757AE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10</w:t>
      </w:r>
    </w:p>
    <w:p w14:paraId="080A2260" w14:textId="12935E6A" w:rsidR="003552E5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6999A2A5" wp14:editId="036F4DAC">
            <wp:extent cx="5400040" cy="233997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2661" w14:textId="1C2D0382" w:rsidR="005F6567" w:rsidRPr="009E55CE" w:rsidRDefault="005F6567" w:rsidP="00364A0C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7DB42383" w14:textId="0CCA6CD2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11</w:t>
      </w:r>
    </w:p>
    <w:p w14:paraId="746342B5" w14:textId="286A781C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53F1EBC2" wp14:editId="7035D39B">
            <wp:extent cx="5400040" cy="2339975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1DA1" w14:textId="1ACC6A29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12</w:t>
      </w:r>
    </w:p>
    <w:p w14:paraId="600E7F52" w14:textId="383040C0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>
        <w:rPr>
          <w:noProof/>
        </w:rPr>
        <w:drawing>
          <wp:inline distT="0" distB="0" distL="0" distR="0" wp14:anchorId="69957A19" wp14:editId="120B6CC9">
            <wp:extent cx="5400040" cy="233997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4BCD" w14:textId="49544E35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13</w:t>
      </w:r>
    </w:p>
    <w:p w14:paraId="58C74F3D" w14:textId="2597125B" w:rsidR="005F6567" w:rsidRPr="009E55CE" w:rsidRDefault="003552E5" w:rsidP="00364A0C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DFD9EE2" wp14:editId="2FE9560E">
            <wp:extent cx="5400040" cy="2339975"/>
            <wp:effectExtent l="0" t="0" r="0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5CE">
        <w:rPr>
          <w:rFonts w:ascii="Times New Roman" w:hAnsi="Times New Roman" w:cs="Times New Roman"/>
          <w:lang w:val="en-US"/>
        </w:rPr>
        <w:t xml:space="preserve"> </w:t>
      </w:r>
      <w:r w:rsidR="005F6567" w:rsidRPr="009E55CE">
        <w:rPr>
          <w:rFonts w:ascii="Times New Roman" w:hAnsi="Times New Roman" w:cs="Times New Roman"/>
          <w:lang w:val="en-US"/>
        </w:rPr>
        <w:br w:type="page"/>
      </w:r>
    </w:p>
    <w:p w14:paraId="0221D264" w14:textId="0ADAC3A5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3A669D" w:rsidRPr="009E55CE">
        <w:rPr>
          <w:rFonts w:ascii="Times New Roman" w:hAnsi="Times New Roman" w:cs="Times New Roman"/>
          <w:lang w:val="en-US"/>
        </w:rPr>
        <w:t>2</w:t>
      </w:r>
      <w:r w:rsidRPr="009E55CE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14</w:t>
      </w:r>
    </w:p>
    <w:p w14:paraId="63561F4D" w14:textId="25921329" w:rsidR="00757AE0" w:rsidRPr="009E55CE" w:rsidRDefault="003552E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>
        <w:rPr>
          <w:noProof/>
        </w:rPr>
        <w:drawing>
          <wp:inline distT="0" distB="0" distL="0" distR="0" wp14:anchorId="3D5DAA96" wp14:editId="0D43D0F2">
            <wp:extent cx="5400040" cy="2339975"/>
            <wp:effectExtent l="0" t="0" r="0" b="0"/>
            <wp:docPr id="38" name="Picture 3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9E55CE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56DFC9BE" w14:textId="42D4DB7D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7EA0F07" w14:textId="7CC66024" w:rsidR="00234119" w:rsidRPr="009E55CE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Figure 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 Population trajectories (blue lines) and time series of estimated catches (red lines) of southern right whale (SRW) </w:t>
      </w:r>
      <w:proofErr w:type="spellStart"/>
      <w:r w:rsidRPr="009E55CE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9E55CE">
        <w:rPr>
          <w:rFonts w:ascii="Times New Roman" w:hAnsi="Times New Roman" w:cs="Times New Roman"/>
          <w:i/>
          <w:iCs/>
          <w:lang w:val="en-US"/>
        </w:rPr>
        <w:t xml:space="preserve"> australis. </w:t>
      </w:r>
      <w:r w:rsidRPr="009E55CE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9E55CE">
        <w:rPr>
          <w:rFonts w:ascii="Times New Roman" w:hAnsi="Times New Roman" w:cs="Times New Roman"/>
          <w:color w:val="000000"/>
          <w:lang w:val="en-US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</m:t>
            </m:r>
          </m:sub>
        </m:sSub>
      </m:oMath>
      <w:r w:rsidRPr="009E55CE">
        <w:rPr>
          <w:rFonts w:ascii="Times New Roman" w:eastAsiaTheme="minorEastAsia" w:hAnsi="Times New Roman" w:cs="Times New Roman"/>
          <w:lang w:val="en-US"/>
        </w:rPr>
        <w:t xml:space="preserve">), while the shaded areas correspond to the </w:t>
      </w:r>
      <w:r w:rsidRPr="009E55CE">
        <w:rPr>
          <w:rFonts w:ascii="Times New Roman" w:hAnsi="Times New Roman" w:cs="Times New Roman"/>
          <w:lang w:val="en-US"/>
        </w:rPr>
        <w:t>50% and 95% credible intervals</w:t>
      </w:r>
      <w:r w:rsidRPr="009E55CE">
        <w:rPr>
          <w:rFonts w:ascii="Times New Roman" w:eastAsiaTheme="minorEastAsia" w:hAnsi="Times New Roman" w:cs="Times New Roman"/>
          <w:lang w:val="en-US"/>
        </w:rPr>
        <w:t xml:space="preserve">. The </w:t>
      </w:r>
      <w:r w:rsidRPr="009E55CE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9E55CE">
        <w:rPr>
          <w:rFonts w:ascii="Times New Roman" w:eastAsiaTheme="minorEastAsia" w:hAnsi="Times New Roman" w:cs="Times New Roman"/>
          <w:lang w:val="en-US"/>
        </w:rPr>
        <w:t>T</w:t>
      </w:r>
      <w:r w:rsidRPr="009E55CE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  <w:lang w:val="en-US"/>
          </w:rPr>
          <m:t>π</m:t>
        </m:r>
      </m:oMath>
      <w:r w:rsidRPr="009E55CE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9E55CE">
        <w:rPr>
          <w:rFonts w:ascii="Times New Roman" w:eastAsiaTheme="minorEastAsia" w:hAnsi="Times New Roman" w:cs="Times New Roman"/>
          <w:lang w:val="en-US"/>
        </w:rPr>
        <w:t xml:space="preserve">shaded areas correspond to the </w:t>
      </w:r>
      <w:r w:rsidRPr="009E55CE">
        <w:rPr>
          <w:rFonts w:ascii="Times New Roman" w:hAnsi="Times New Roman" w:cs="Times New Roman"/>
          <w:lang w:val="en-US"/>
        </w:rPr>
        <w:t>50% and 95% credible intervals</w:t>
      </w:r>
      <w:r w:rsidRPr="009E55CE">
        <w:rPr>
          <w:rFonts w:ascii="Times New Roman" w:eastAsiaTheme="minorEastAsia" w:hAnsi="Times New Roman" w:cs="Times New Roman"/>
          <w:lang w:val="en-US"/>
        </w:rPr>
        <w:t>. The grey and black dots represent the estimated and observed, respectively, absolute abundance in 2010.</w:t>
      </w:r>
      <w:r w:rsidRPr="009E55CE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 xml:space="preserve"> </w:t>
      </w:r>
    </w:p>
    <w:p w14:paraId="5452D434" w14:textId="3557D015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 </w:t>
      </w:r>
      <w:r w:rsidRPr="009E55CE">
        <w:rPr>
          <w:rFonts w:ascii="Times New Roman" w:hAnsi="Times New Roman" w:cs="Times New Roman"/>
          <w:color w:val="000000"/>
          <w:lang w:val="en-US"/>
        </w:rPr>
        <w:t>Base Case</w:t>
      </w:r>
    </w:p>
    <w:p w14:paraId="0B198DC3" w14:textId="5039F9F0" w:rsidR="00234119" w:rsidRPr="009E55CE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5FE31961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3.</w:t>
      </w:r>
      <w:r w:rsidRPr="009E55CE">
        <w:rPr>
          <w:rFonts w:ascii="Times New Roman" w:hAnsi="Times New Roman" w:cs="Times New Roman"/>
          <w:lang w:val="en-US"/>
        </w:rPr>
        <w:t xml:space="preserve">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</w:t>
      </w:r>
    </w:p>
    <w:p w14:paraId="16686571" w14:textId="24B23EAC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9E55CE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9E55CE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5FCCBB79" w14:textId="23A58D52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2</w:t>
      </w:r>
    </w:p>
    <w:p w14:paraId="4C40FB6E" w14:textId="4ED45E26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6D6956C5" w14:textId="147CA178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3</w:t>
      </w:r>
    </w:p>
    <w:p w14:paraId="7D32BEAC" w14:textId="06E7F23F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3B8272EE" w14:textId="3CB54B64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4</w:t>
      </w:r>
    </w:p>
    <w:p w14:paraId="167FF26D" w14:textId="1BDCCEF8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70C94051" w14:textId="54CBC5D1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9E55CE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73B54641" w14:textId="0BE7989A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5</w:t>
      </w:r>
    </w:p>
    <w:p w14:paraId="0C551BEF" w14:textId="5B6ADEE0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59AF7005" w14:textId="01DD0D9C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6</w:t>
      </w:r>
    </w:p>
    <w:p w14:paraId="3A695D96" w14:textId="54AD67E1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3F6270B2" w14:textId="2E901981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7</w:t>
      </w:r>
    </w:p>
    <w:p w14:paraId="3E8A41E5" w14:textId="58E497B8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7992689F" w14:textId="77777777" w:rsidR="005B2F4F" w:rsidRPr="009E55CE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23A4748B" w14:textId="55F19A4D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8</w:t>
      </w:r>
    </w:p>
    <w:p w14:paraId="7717B2F0" w14:textId="3D7B6404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CBCE04A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44F52231" w14:textId="543CFA48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9</w:t>
      </w:r>
    </w:p>
    <w:p w14:paraId="0B2D8B32" w14:textId="0C68D29D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0A64C94D" w14:textId="5661CE8E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10</w:t>
      </w:r>
    </w:p>
    <w:p w14:paraId="578B34A9" w14:textId="33C7F25A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9E55CE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113ED90F" w14:textId="45A5301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11</w:t>
      </w:r>
    </w:p>
    <w:p w14:paraId="3319D3FE" w14:textId="3C0E3A8F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2FA5B84F" w14:textId="5030D2DE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12</w:t>
      </w:r>
    </w:p>
    <w:p w14:paraId="280DADC9" w14:textId="65028583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743FFE02" w14:textId="0199A1C3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13</w:t>
      </w:r>
    </w:p>
    <w:p w14:paraId="56008075" w14:textId="09D716BB" w:rsidR="00234119" w:rsidRPr="009E55CE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3318C2E7" w14:textId="77777777" w:rsidR="005B2F4F" w:rsidRPr="009E55CE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9E55CE">
        <w:rPr>
          <w:rFonts w:ascii="Times New Roman" w:hAnsi="Times New Roman" w:cs="Times New Roman"/>
          <w:lang w:val="en-US"/>
        </w:rPr>
        <w:br w:type="page"/>
      </w:r>
    </w:p>
    <w:p w14:paraId="63956DE3" w14:textId="7C0F3A2B" w:rsidR="00234119" w:rsidRPr="009E55CE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S</w:t>
      </w:r>
      <w:r w:rsidR="00AA2BE3" w:rsidRPr="009E55CE">
        <w:rPr>
          <w:rFonts w:ascii="Times New Roman" w:hAnsi="Times New Roman" w:cs="Times New Roman"/>
          <w:lang w:val="en-US"/>
        </w:rPr>
        <w:t>3</w:t>
      </w:r>
      <w:r w:rsidRPr="009E55CE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9E55CE">
        <w:rPr>
          <w:rFonts w:ascii="Times New Roman" w:hAnsi="Times New Roman" w:cs="Times New Roman"/>
          <w:color w:val="000000"/>
          <w:lang w:val="en-US"/>
        </w:rPr>
        <w:t>Scen</w:t>
      </w:r>
      <w:proofErr w:type="spellEnd"/>
      <w:r w:rsidRPr="009E55CE">
        <w:rPr>
          <w:rFonts w:ascii="Times New Roman" w:hAnsi="Times New Roman" w:cs="Times New Roman"/>
          <w:color w:val="000000"/>
          <w:lang w:val="en-US"/>
        </w:rPr>
        <w:t xml:space="preserve"> 14</w:t>
      </w:r>
    </w:p>
    <w:p w14:paraId="76A57FEB" w14:textId="3EC9D036" w:rsidR="00495CB5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9E55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EC8164" wp14:editId="4F812977">
            <wp:extent cx="4566208" cy="239675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08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811C" w14:textId="37C2A09D" w:rsidR="00495CB5" w:rsidRDefault="00495CB5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br w:type="page"/>
      </w:r>
    </w:p>
    <w:p w14:paraId="71FB01F5" w14:textId="169B924D" w:rsidR="00C77BAD" w:rsidRPr="00CA458B" w:rsidRDefault="00495CB5" w:rsidP="00495CB5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9E55CE">
        <w:rPr>
          <w:rFonts w:ascii="Times New Roman" w:hAnsi="Times New Roman" w:cs="Times New Roman"/>
          <w:lang w:val="en-US"/>
        </w:rPr>
        <w:lastRenderedPageBreak/>
        <w:t>Figure S</w:t>
      </w:r>
      <w:r w:rsidR="00C77BAD">
        <w:rPr>
          <w:rFonts w:ascii="Times New Roman" w:hAnsi="Times New Roman" w:cs="Times New Roman"/>
          <w:lang w:val="en-US"/>
        </w:rPr>
        <w:t>4</w:t>
      </w:r>
      <w:r w:rsidRPr="009E55CE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Fit</w:t>
      </w:r>
      <w:r w:rsidR="005E6E95">
        <w:rPr>
          <w:rFonts w:ascii="Times New Roman" w:hAnsi="Times New Roman" w:cs="Times New Roman"/>
          <w:lang w:val="en-US"/>
        </w:rPr>
        <w:t>s</w:t>
      </w:r>
      <w:r w:rsidRPr="00DE4B77">
        <w:rPr>
          <w:rFonts w:ascii="Times New Roman" w:hAnsi="Times New Roman" w:cs="Times New Roman"/>
          <w:lang w:val="en-US"/>
        </w:rPr>
        <w:t xml:space="preserve"> of </w:t>
      </w:r>
      <w:r>
        <w:rPr>
          <w:rFonts w:ascii="Times New Roman" w:hAnsi="Times New Roman" w:cs="Times New Roman"/>
          <w:lang w:val="en-US"/>
        </w:rPr>
        <w:t xml:space="preserve">the </w:t>
      </w:r>
      <w:r w:rsidRPr="00DE4B77">
        <w:rPr>
          <w:rFonts w:ascii="Times New Roman" w:hAnsi="Times New Roman" w:cs="Times New Roman"/>
          <w:lang w:val="en-US"/>
        </w:rPr>
        <w:t>observed</w:t>
      </w:r>
      <w:r>
        <w:rPr>
          <w:rFonts w:ascii="Times New Roman" w:hAnsi="Times New Roman" w:cs="Times New Roman"/>
          <w:lang w:val="en-US"/>
        </w:rPr>
        <w:t xml:space="preserve"> (black dots) and estimated (grey dots)</w:t>
      </w:r>
      <w:r w:rsidRPr="00DE4B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lang w:val="en-US"/>
        </w:rPr>
        <w:t>absolute abundance</w:t>
      </w:r>
      <w:r>
        <w:rPr>
          <w:rFonts w:ascii="Times New Roman" w:eastAsiaTheme="minorEastAsia" w:hAnsi="Times New Roman" w:cs="Times New Roman"/>
          <w:lang w:val="en-US"/>
        </w:rPr>
        <w:t xml:space="preserve"> of</w:t>
      </w:r>
      <w:r w:rsidRPr="00DE4B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</w:t>
      </w:r>
      <w:r w:rsidRPr="00DE4B77">
        <w:rPr>
          <w:rFonts w:ascii="Times New Roman" w:hAnsi="Times New Roman" w:cs="Times New Roman"/>
          <w:lang w:val="en-US"/>
        </w:rPr>
        <w:t xml:space="preserve">outhern </w:t>
      </w:r>
      <w:r>
        <w:rPr>
          <w:rFonts w:ascii="Times New Roman" w:hAnsi="Times New Roman" w:cs="Times New Roman"/>
          <w:lang w:val="en-US"/>
        </w:rPr>
        <w:t>r</w:t>
      </w:r>
      <w:r w:rsidRPr="00DE4B77">
        <w:rPr>
          <w:rFonts w:ascii="Times New Roman" w:hAnsi="Times New Roman" w:cs="Times New Roman"/>
          <w:lang w:val="en-US"/>
        </w:rPr>
        <w:t xml:space="preserve">ight </w:t>
      </w:r>
      <w:r>
        <w:rPr>
          <w:rFonts w:ascii="Times New Roman" w:hAnsi="Times New Roman" w:cs="Times New Roman"/>
          <w:lang w:val="en-US"/>
        </w:rPr>
        <w:t>w</w:t>
      </w:r>
      <w:r w:rsidRPr="00DE4B77">
        <w:rPr>
          <w:rFonts w:ascii="Times New Roman" w:hAnsi="Times New Roman" w:cs="Times New Roman"/>
          <w:lang w:val="en-US"/>
        </w:rPr>
        <w:t xml:space="preserve">hale </w:t>
      </w:r>
      <w:proofErr w:type="spellStart"/>
      <w:r w:rsidRPr="00DE4B77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DE4B77">
        <w:rPr>
          <w:rFonts w:ascii="Times New Roman" w:hAnsi="Times New Roman" w:cs="Times New Roman"/>
          <w:i/>
          <w:iCs/>
          <w:lang w:val="en-US"/>
        </w:rPr>
        <w:t xml:space="preserve"> australis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and associated 95% confidence interval (black bars) and 95% posterior predictive intervals (grey bars).</w:t>
      </w:r>
      <w:r w:rsidRPr="0085593E">
        <w:rPr>
          <w:rFonts w:ascii="Times New Roman" w:hAnsi="Times New Roman" w:cs="Times New Roman"/>
          <w:lang w:val="en-US"/>
        </w:rPr>
        <w:t xml:space="preserve"> </w:t>
      </w:r>
      <w:r w:rsidRPr="00103B40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>blue</w:t>
      </w:r>
      <w:r w:rsidRPr="00103B40">
        <w:rPr>
          <w:rFonts w:ascii="Times New Roman" w:hAnsi="Times New Roman" w:cs="Times New Roman"/>
          <w:lang w:val="en-US"/>
        </w:rPr>
        <w:t xml:space="preserve"> line </w:t>
      </w:r>
      <w:r w:rsidR="005E6E95">
        <w:rPr>
          <w:rFonts w:ascii="Times New Roman" w:hAnsi="Times New Roman" w:cs="Times New Roman"/>
          <w:lang w:val="en-US"/>
        </w:rPr>
        <w:t>is</w:t>
      </w:r>
      <w:r w:rsidRPr="00103B40">
        <w:rPr>
          <w:rFonts w:ascii="Times New Roman" w:hAnsi="Times New Roman" w:cs="Times New Roman"/>
          <w:lang w:val="en-US"/>
        </w:rPr>
        <w:t xml:space="preserve"> the median </w:t>
      </w:r>
      <w:r w:rsidR="005E6E95">
        <w:rPr>
          <w:rFonts w:ascii="Times New Roman" w:hAnsi="Times New Roman" w:cs="Times New Roman"/>
          <w:lang w:val="en-US"/>
        </w:rPr>
        <w:t>abundance</w:t>
      </w:r>
      <w:r w:rsidRPr="00103B4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03B40">
        <w:rPr>
          <w:rFonts w:ascii="Times New Roman" w:hAnsi="Times New Roman" w:cs="Times New Roman"/>
          <w:lang w:val="en-US"/>
        </w:rPr>
        <w:t>trajectory</w:t>
      </w:r>
      <w:proofErr w:type="gramEnd"/>
      <w:r w:rsidRPr="00103B40">
        <w:rPr>
          <w:rFonts w:ascii="Times New Roman" w:hAnsi="Times New Roman" w:cs="Times New Roman"/>
          <w:lang w:val="en-US"/>
        </w:rPr>
        <w:t xml:space="preserve"> </w:t>
      </w:r>
      <w:r w:rsidR="005E6E95">
        <w:rPr>
          <w:rFonts w:ascii="Times New Roman" w:hAnsi="Times New Roman" w:cs="Times New Roman"/>
          <w:lang w:val="en-US"/>
        </w:rPr>
        <w:t>and</w:t>
      </w:r>
      <w:r w:rsidRPr="00103B40">
        <w:rPr>
          <w:rFonts w:ascii="Times New Roman" w:eastAsiaTheme="minorEastAsia" w:hAnsi="Times New Roman" w:cs="Times New Roman"/>
          <w:lang w:val="en-GB"/>
        </w:rPr>
        <w:t xml:space="preserve"> the shaded areas correspond to </w:t>
      </w:r>
      <w:r>
        <w:rPr>
          <w:rFonts w:ascii="Times New Roman" w:eastAsiaTheme="minorEastAsia" w:hAnsi="Times New Roman" w:cs="Times New Roman"/>
          <w:lang w:val="en-GB"/>
        </w:rPr>
        <w:t xml:space="preserve">the </w:t>
      </w:r>
      <w:r>
        <w:rPr>
          <w:rFonts w:ascii="Times New Roman" w:hAnsi="Times New Roman" w:cs="Times New Roman"/>
          <w:lang w:val="en-US"/>
        </w:rPr>
        <w:t>50% and 95%</w:t>
      </w:r>
      <w:r w:rsidRPr="00DE4B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credible intervals</w:t>
      </w:r>
      <w:r w:rsidRPr="00103B40">
        <w:rPr>
          <w:rFonts w:ascii="Times New Roman" w:eastAsiaTheme="minorEastAsia" w:hAnsi="Times New Roman" w:cs="Times New Roman"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2180"/>
        <w:gridCol w:w="2180"/>
        <w:gridCol w:w="2180"/>
      </w:tblGrid>
      <w:tr w:rsidR="00C77BAD" w14:paraId="21C0B41C" w14:textId="77777777" w:rsidTr="005E6E95">
        <w:tc>
          <w:tcPr>
            <w:tcW w:w="2180" w:type="dxa"/>
          </w:tcPr>
          <w:p w14:paraId="79A673DC" w14:textId="77777777" w:rsidR="00C77BAD" w:rsidRPr="009E55CE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Pr="009E55CE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  <w:r w:rsidRPr="009E55CE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Model average</w:t>
            </w: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</w:p>
          <w:p w14:paraId="237CE16A" w14:textId="204ABCE4" w:rsidR="00C77BAD" w:rsidRDefault="00DB2022" w:rsidP="00495C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9BA8AB" wp14:editId="07B6A1DD">
                  <wp:extent cx="1188720" cy="1869759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015BB173" w14:textId="082E11B4" w:rsidR="00C77BAD" w:rsidRPr="009E55CE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9E55CE"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Pr="009E55CE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9E55CE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Base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case</w:t>
            </w:r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</w:p>
          <w:p w14:paraId="08E06844" w14:textId="397BE949" w:rsidR="00C77BAD" w:rsidRDefault="00DB2022" w:rsidP="00495C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1FB312" wp14:editId="4A0AE107">
                  <wp:extent cx="1188720" cy="1869758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389135FC" w14:textId="77777777" w:rsidR="00C77BAD" w:rsidRPr="009E55CE" w:rsidRDefault="00C77BAD" w:rsidP="00C77BAD">
            <w:pPr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Pr="009E55CE">
              <w:rPr>
                <w:rFonts w:ascii="Times New Roman" w:hAnsi="Times New Roman" w:cs="Times New Roman"/>
                <w:lang w:val="en-US"/>
              </w:rPr>
              <w:t xml:space="preserve">.2 </w:t>
            </w:r>
            <w:proofErr w:type="spellStart"/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 xml:space="preserve"> 1</w:t>
            </w:r>
          </w:p>
          <w:p w14:paraId="240CBA7E" w14:textId="1FC7788F" w:rsidR="00C77BAD" w:rsidRDefault="00DB2022" w:rsidP="00495C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DACA19" wp14:editId="0B5ADC9A">
                  <wp:extent cx="1188720" cy="186975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78315E54" w14:textId="0CF000E6" w:rsidR="00C77BAD" w:rsidRPr="009E55CE" w:rsidRDefault="00C77BAD" w:rsidP="00C77BAD">
            <w:pPr>
              <w:rPr>
                <w:rFonts w:ascii="Times New Roman" w:hAnsi="Times New Roman" w:cs="Times New Roman"/>
                <w:lang w:val="en-US"/>
              </w:rPr>
            </w:pPr>
            <w:r w:rsidRPr="009E55CE"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Pr="009E55CE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9E55C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9E55C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  <w:p w14:paraId="175B39AF" w14:textId="51017A4D" w:rsidR="00C77BAD" w:rsidRDefault="00DB2022" w:rsidP="00495C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621CB6" wp14:editId="4908DD54">
                  <wp:extent cx="1188720" cy="1869758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BAD" w14:paraId="0A5B5747" w14:textId="77777777" w:rsidTr="005E6E95">
        <w:tc>
          <w:tcPr>
            <w:tcW w:w="2180" w:type="dxa"/>
          </w:tcPr>
          <w:p w14:paraId="4B599E88" w14:textId="2705FF8D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  <w:p w14:paraId="78CA5F39" w14:textId="270B719F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B0BAC8" wp14:editId="24F6E453">
                  <wp:extent cx="1188720" cy="1869758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0B688B46" w14:textId="5398FDDF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4</w:t>
            </w:r>
          </w:p>
          <w:p w14:paraId="06B411BC" w14:textId="0BA93743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59D327" wp14:editId="1A714173">
                  <wp:extent cx="1188720" cy="1869758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3162EFF6" w14:textId="33C4E14E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</w:p>
          <w:p w14:paraId="45190EDF" w14:textId="601E4D72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FA2A0C" wp14:editId="4941BE48">
                  <wp:extent cx="1188720" cy="1869758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485A5039" w14:textId="75A44118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</w:p>
          <w:p w14:paraId="6D5C55FA" w14:textId="060BC8D8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27440F" wp14:editId="429AC76F">
                  <wp:extent cx="1188720" cy="1869758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BAD" w14:paraId="154714DE" w14:textId="77777777" w:rsidTr="005E6E95">
        <w:tc>
          <w:tcPr>
            <w:tcW w:w="2180" w:type="dxa"/>
          </w:tcPr>
          <w:p w14:paraId="48991895" w14:textId="4BF370D8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</w:p>
          <w:p w14:paraId="6D2FF138" w14:textId="1D0DE75F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3E00CB" wp14:editId="5CD67C9F">
                  <wp:extent cx="1188720" cy="1869758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63E27A8" w14:textId="1C24B653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9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8</w:t>
            </w:r>
          </w:p>
          <w:p w14:paraId="6345D48C" w14:textId="61FD7BDD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07A355" wp14:editId="2C1ACEFB">
                  <wp:extent cx="1188720" cy="186975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7FAA384A" w14:textId="20FF0D39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10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9</w:t>
            </w:r>
          </w:p>
          <w:p w14:paraId="08F7EB96" w14:textId="0B9F488E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47D456" wp14:editId="13465DDC">
                  <wp:extent cx="1188720" cy="1869758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4B70A452" w14:textId="754E8A7F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11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10</w:t>
            </w:r>
          </w:p>
          <w:p w14:paraId="2A157C1C" w14:textId="6563A98F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8B5B52" wp14:editId="3C1F6628">
                  <wp:extent cx="1188720" cy="1869758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BAD" w14:paraId="7A1269B5" w14:textId="77777777" w:rsidTr="005E6E95">
        <w:tc>
          <w:tcPr>
            <w:tcW w:w="2180" w:type="dxa"/>
          </w:tcPr>
          <w:p w14:paraId="418AE003" w14:textId="06913A55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12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11</w:t>
            </w:r>
          </w:p>
          <w:p w14:paraId="62F84231" w14:textId="22D5E91F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7FFF0D" wp14:editId="378BB81E">
                  <wp:extent cx="1188720" cy="1868107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7556C3FB" w14:textId="5A49A101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13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  <w:p w14:paraId="69103ED2" w14:textId="478DB136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61CA8F" wp14:editId="102B47A9">
                  <wp:extent cx="1188720" cy="1868107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03A2FD7" w14:textId="78AD6C17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14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13</w:t>
            </w:r>
          </w:p>
          <w:p w14:paraId="2F46E325" w14:textId="72F02F8D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BEB1C9" wp14:editId="3DEE8B2A">
                  <wp:extent cx="1188720" cy="1868107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6E9ABD09" w14:textId="5084D3EA" w:rsidR="00C77BAD" w:rsidRDefault="00C77BAD" w:rsidP="00C77BAD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6FC7">
              <w:rPr>
                <w:rFonts w:ascii="Times New Roman" w:hAnsi="Times New Roman" w:cs="Times New Roman"/>
                <w:lang w:val="en-US"/>
              </w:rPr>
              <w:t>S4.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  <w:r w:rsidRPr="00216F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>Scen</w:t>
            </w:r>
            <w:proofErr w:type="spellEnd"/>
            <w:r w:rsidRPr="00216FC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14</w:t>
            </w:r>
          </w:p>
          <w:p w14:paraId="4D84C8A6" w14:textId="5F1D144A" w:rsidR="00C77BAD" w:rsidRDefault="00DB2022" w:rsidP="00C77B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4CD060" wp14:editId="38567CCF">
                  <wp:extent cx="1188720" cy="1868107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86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8684C" w14:textId="77777777" w:rsidR="00234119" w:rsidRPr="009E55CE" w:rsidRDefault="00234119" w:rsidP="00495CB5">
      <w:pPr>
        <w:rPr>
          <w:rFonts w:ascii="Times New Roman" w:hAnsi="Times New Roman" w:cs="Times New Roman"/>
          <w:color w:val="000000"/>
          <w:lang w:val="en-US"/>
        </w:rPr>
      </w:pPr>
    </w:p>
    <w:sectPr w:rsidR="00234119" w:rsidRPr="009E5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amsgd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1F4"/>
    <w:rsid w:val="000011F4"/>
    <w:rsid w:val="000116D7"/>
    <w:rsid w:val="00012782"/>
    <w:rsid w:val="00012E23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0B0D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239E3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6D15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04E5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5D7E"/>
    <w:rsid w:val="00216F19"/>
    <w:rsid w:val="00220162"/>
    <w:rsid w:val="0023079F"/>
    <w:rsid w:val="00233E0B"/>
    <w:rsid w:val="00234119"/>
    <w:rsid w:val="0023520E"/>
    <w:rsid w:val="00236787"/>
    <w:rsid w:val="00237143"/>
    <w:rsid w:val="00240D96"/>
    <w:rsid w:val="002419AE"/>
    <w:rsid w:val="0024220B"/>
    <w:rsid w:val="0024289E"/>
    <w:rsid w:val="002431E0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4E16"/>
    <w:rsid w:val="002A63E5"/>
    <w:rsid w:val="002B0FE1"/>
    <w:rsid w:val="002B172E"/>
    <w:rsid w:val="002B1ECD"/>
    <w:rsid w:val="002B21E6"/>
    <w:rsid w:val="002B2A91"/>
    <w:rsid w:val="002B4E00"/>
    <w:rsid w:val="002B4EC0"/>
    <w:rsid w:val="002B6140"/>
    <w:rsid w:val="002C1F3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5F5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4BCB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56CC"/>
    <w:rsid w:val="00326CCB"/>
    <w:rsid w:val="00327432"/>
    <w:rsid w:val="003308F4"/>
    <w:rsid w:val="00331062"/>
    <w:rsid w:val="003323B0"/>
    <w:rsid w:val="00333A7C"/>
    <w:rsid w:val="003351BA"/>
    <w:rsid w:val="00336686"/>
    <w:rsid w:val="00337529"/>
    <w:rsid w:val="003410A5"/>
    <w:rsid w:val="003501F6"/>
    <w:rsid w:val="00352BB9"/>
    <w:rsid w:val="0035306D"/>
    <w:rsid w:val="00354375"/>
    <w:rsid w:val="003552E5"/>
    <w:rsid w:val="00360C72"/>
    <w:rsid w:val="0036269A"/>
    <w:rsid w:val="00363F90"/>
    <w:rsid w:val="00364A0C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A669D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0665"/>
    <w:rsid w:val="00422369"/>
    <w:rsid w:val="00426418"/>
    <w:rsid w:val="004311E7"/>
    <w:rsid w:val="00433D3F"/>
    <w:rsid w:val="004379D1"/>
    <w:rsid w:val="00446E1E"/>
    <w:rsid w:val="00446FB5"/>
    <w:rsid w:val="00450DEA"/>
    <w:rsid w:val="00452761"/>
    <w:rsid w:val="0045586D"/>
    <w:rsid w:val="0046078C"/>
    <w:rsid w:val="00464E08"/>
    <w:rsid w:val="00465019"/>
    <w:rsid w:val="004663B5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5CB5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4F330E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0BCD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36A2"/>
    <w:rsid w:val="00553E71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4F37"/>
    <w:rsid w:val="00575802"/>
    <w:rsid w:val="00580E60"/>
    <w:rsid w:val="00581EF5"/>
    <w:rsid w:val="005823DC"/>
    <w:rsid w:val="00584D09"/>
    <w:rsid w:val="0059015E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E6E95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DA0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42AC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2D6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0805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4D4E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2293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3B9F"/>
    <w:rsid w:val="00825358"/>
    <w:rsid w:val="008253C1"/>
    <w:rsid w:val="008254CE"/>
    <w:rsid w:val="0082621B"/>
    <w:rsid w:val="00826BA7"/>
    <w:rsid w:val="00827296"/>
    <w:rsid w:val="00827356"/>
    <w:rsid w:val="00831B54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86332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B6E46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03942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0D17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C63"/>
    <w:rsid w:val="00981D3D"/>
    <w:rsid w:val="00984F2B"/>
    <w:rsid w:val="00985270"/>
    <w:rsid w:val="00985CC2"/>
    <w:rsid w:val="00992999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55CE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1AE1"/>
    <w:rsid w:val="00A331C1"/>
    <w:rsid w:val="00A351C8"/>
    <w:rsid w:val="00A4232C"/>
    <w:rsid w:val="00A4440E"/>
    <w:rsid w:val="00A455AB"/>
    <w:rsid w:val="00A462A4"/>
    <w:rsid w:val="00A50069"/>
    <w:rsid w:val="00A513A3"/>
    <w:rsid w:val="00A51A0E"/>
    <w:rsid w:val="00A52EB9"/>
    <w:rsid w:val="00A55E3B"/>
    <w:rsid w:val="00A5697C"/>
    <w:rsid w:val="00A57947"/>
    <w:rsid w:val="00A61503"/>
    <w:rsid w:val="00A622AC"/>
    <w:rsid w:val="00A70866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BE3"/>
    <w:rsid w:val="00AA2C94"/>
    <w:rsid w:val="00AA2CA3"/>
    <w:rsid w:val="00AA4F04"/>
    <w:rsid w:val="00AB3B5E"/>
    <w:rsid w:val="00AC19F8"/>
    <w:rsid w:val="00AC28E8"/>
    <w:rsid w:val="00AC33F6"/>
    <w:rsid w:val="00AC7921"/>
    <w:rsid w:val="00AD1075"/>
    <w:rsid w:val="00AD1A73"/>
    <w:rsid w:val="00AD4953"/>
    <w:rsid w:val="00AD5091"/>
    <w:rsid w:val="00AE4278"/>
    <w:rsid w:val="00AE4B10"/>
    <w:rsid w:val="00AF00E2"/>
    <w:rsid w:val="00AF2D73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1712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32C"/>
    <w:rsid w:val="00C679AC"/>
    <w:rsid w:val="00C67BEE"/>
    <w:rsid w:val="00C73BC0"/>
    <w:rsid w:val="00C73BDF"/>
    <w:rsid w:val="00C73F6C"/>
    <w:rsid w:val="00C74CB7"/>
    <w:rsid w:val="00C75882"/>
    <w:rsid w:val="00C77068"/>
    <w:rsid w:val="00C77BAD"/>
    <w:rsid w:val="00C80D71"/>
    <w:rsid w:val="00C83221"/>
    <w:rsid w:val="00C834A8"/>
    <w:rsid w:val="00C903E9"/>
    <w:rsid w:val="00C96A31"/>
    <w:rsid w:val="00CA1275"/>
    <w:rsid w:val="00CA14B5"/>
    <w:rsid w:val="00CA458B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1B13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1D67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67B43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038"/>
    <w:rsid w:val="00D96FFD"/>
    <w:rsid w:val="00D9729E"/>
    <w:rsid w:val="00D97C0E"/>
    <w:rsid w:val="00DA0D32"/>
    <w:rsid w:val="00DA1F0D"/>
    <w:rsid w:val="00DA6587"/>
    <w:rsid w:val="00DA7D4E"/>
    <w:rsid w:val="00DB101C"/>
    <w:rsid w:val="00DB2022"/>
    <w:rsid w:val="00DB6507"/>
    <w:rsid w:val="00DB68CA"/>
    <w:rsid w:val="00DC049B"/>
    <w:rsid w:val="00DC0F11"/>
    <w:rsid w:val="00DC13B0"/>
    <w:rsid w:val="00DC1DC4"/>
    <w:rsid w:val="00DC37E9"/>
    <w:rsid w:val="00DC70C6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293E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45091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0805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D6C07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2BCF"/>
    <w:rsid w:val="00F531F6"/>
    <w:rsid w:val="00F53933"/>
    <w:rsid w:val="00F549FB"/>
    <w:rsid w:val="00F555BB"/>
    <w:rsid w:val="00F55A22"/>
    <w:rsid w:val="00F56CD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0E9"/>
    <w:rsid w:val="00FB7549"/>
    <w:rsid w:val="00FB7E7A"/>
    <w:rsid w:val="00FC6D25"/>
    <w:rsid w:val="00FC7684"/>
    <w:rsid w:val="00FD102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193B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docId w15:val="{3E46A7EE-63BB-42DE-A22A-EECC2E8B8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microsoft.com/office/2011/relationships/people" Target="peop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031F1-CA4A-497E-A8BD-CCED1F67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37</Pages>
  <Words>4027</Words>
  <Characters>22955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adamsgd</cp:lastModifiedBy>
  <cp:revision>21</cp:revision>
  <cp:lastPrinted>2020-06-17T19:18:00Z</cp:lastPrinted>
  <dcterms:created xsi:type="dcterms:W3CDTF">2021-11-24T15:59:00Z</dcterms:created>
  <dcterms:modified xsi:type="dcterms:W3CDTF">2021-12-12T05:56:00Z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