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commentRangeStart w:id="0"/>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commentRangeEnd w:id="0"/>
    <w:p w14:paraId="7E88C3FF" w14:textId="77777777" w:rsidR="008B6121" w:rsidRPr="00172FDE" w:rsidRDefault="009D6689" w:rsidP="00F769C0">
      <w:pPr>
        <w:spacing w:after="0" w:line="360" w:lineRule="auto"/>
        <w:rPr>
          <w:rFonts w:ascii="Times New Roman" w:hAnsi="Times New Roman" w:cs="Times New Roman"/>
        </w:rPr>
      </w:pPr>
      <w:r>
        <w:rPr>
          <w:rStyle w:val="CommentReference"/>
        </w:rPr>
        <w:commentReference w:id="0"/>
      </w: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12"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regional-scale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commercial whaling in the past so as to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r w:rsidR="00E559D1">
        <w:rPr>
          <w:rFonts w:ascii="Times New Roman" w:hAnsi="Times New Roman" w:cs="Times New Roman"/>
          <w:lang w:val="en-US"/>
        </w:rPr>
        <w:t xml:space="preserve">so as to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atch reconstructions are available for different 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 xml:space="preserve">but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13"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4"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5"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6"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7"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8"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similar to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9"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3" w:author="PuntLab" w:date="2021-05-22T11:01:00Z">
        <w:r w:rsidR="006F7321" w:rsidDel="002F322A">
          <w:rPr>
            <w:rFonts w:ascii="Times New Roman" w:hAnsi="Times New Roman"/>
            <w:lang w:val="en-GB"/>
          </w:rPr>
          <w:delText>1900</w:delText>
        </w:r>
      </w:del>
      <w:ins w:id="4"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5" w:author="PuntLab" w:date="2021-05-22T11:01:00Z">
        <w:r w:rsidR="002F322A">
          <w:rPr>
            <w:rFonts w:ascii="Times New Roman" w:hAnsi="Times New Roman"/>
            <w:lang w:val="en-GB"/>
          </w:rPr>
          <w:t xml:space="preserve">~ </w:t>
        </w:r>
      </w:ins>
      <w:del w:id="6" w:author="PuntLab" w:date="2021-05-22T11:01:00Z">
        <w:r w:rsidR="004D6243" w:rsidDel="002F322A">
          <w:rPr>
            <w:rFonts w:ascii="Times New Roman" w:hAnsi="Times New Roman"/>
            <w:lang w:val="en-GB"/>
          </w:rPr>
          <w:delText>=</w:delText>
        </w:r>
      </w:del>
      <w:ins w:id="7" w:author="PuntLab" w:date="2021-05-22T11:01:00Z">
        <w:r w:rsidR="002F322A">
          <w:rPr>
            <w:rFonts w:ascii="Times New Roman" w:hAnsi="Times New Roman"/>
            <w:lang w:val="en-GB"/>
          </w:rPr>
          <w:t>N(1.6, 0.04)</w:t>
        </w:r>
      </w:ins>
      <w:del w:id="8"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9" w:author="PuntLab" w:date="2021-05-22T11:02:00Z">
        <w:r w:rsidR="002F322A">
          <w:rPr>
            <w:rFonts w:ascii="Times New Roman" w:hAnsi="Times New Roman"/>
            <w:lang w:val="en-GB"/>
          </w:rPr>
          <w:t>8</w:t>
        </w:r>
      </w:ins>
      <w:del w:id="10" w:author="PuntLab" w:date="2021-05-22T11:02:00Z">
        <w:r w:rsidR="007F4EB7" w:rsidDel="002F322A">
          <w:rPr>
            <w:rFonts w:ascii="Times New Roman" w:hAnsi="Times New Roman"/>
            <w:lang w:val="en-GB"/>
          </w:rPr>
          <w:delText>9</w:delText>
        </w:r>
      </w:del>
      <w:ins w:id="11" w:author="PuntLab" w:date="2021-05-22T11:02:00Z">
        <w:r w:rsidR="002F322A">
          <w:rPr>
            <w:rFonts w:ascii="Times New Roman" w:hAnsi="Times New Roman"/>
            <w:lang w:val="en-GB"/>
          </w:rPr>
          <w:t>51</w:t>
        </w:r>
      </w:ins>
      <w:del w:id="12"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3" w:author="PuntLab" w:date="2021-05-22T11:02:00Z">
        <w:r w:rsidR="002F322A">
          <w:rPr>
            <w:rFonts w:ascii="Times New Roman" w:hAnsi="Times New Roman"/>
            <w:lang w:val="en-GB"/>
          </w:rPr>
          <w:t xml:space="preserve">~ N(1.09, 0.04) </w:t>
        </w:r>
      </w:ins>
      <w:del w:id="14"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5" w:author="PuntLab" w:date="2021-05-22T11:02:00Z">
        <w:r w:rsidR="002F322A">
          <w:rPr>
            <w:rFonts w:ascii="Times New Roman" w:hAnsi="Times New Roman"/>
            <w:lang w:val="en-GB"/>
          </w:rPr>
          <w:t xml:space="preserve">No </w:t>
        </w:r>
      </w:ins>
      <w:ins w:id="16"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7" w:author="PuntLab" w:date="2021-05-22T10:56:00Z">
        <w:r>
          <w:rPr>
            <w:rFonts w:ascii="Times New Roman" w:hAnsi="Times New Roman"/>
            <w:i/>
            <w:iCs/>
            <w:lang w:val="en-US"/>
          </w:rPr>
          <w:t>E</w:t>
        </w:r>
      </w:ins>
      <w:ins w:id="18" w:author="PuntLab" w:date="2021-05-22T10:57:00Z">
        <w:r>
          <w:rPr>
            <w:rFonts w:ascii="Times New Roman" w:hAnsi="Times New Roman"/>
            <w:i/>
            <w:iCs/>
            <w:lang w:val="en-US"/>
          </w:rPr>
          <w:t>stimates of r</w:t>
        </w:r>
      </w:ins>
      <w:ins w:id="19" w:author="PuntLab" w:date="2021-05-22T10:48:00Z">
        <w:r w:rsidR="00C26930">
          <w:rPr>
            <w:rFonts w:ascii="Times New Roman" w:hAnsi="Times New Roman"/>
            <w:i/>
            <w:iCs/>
            <w:lang w:val="en-US"/>
          </w:rPr>
          <w:t>elative a</w:t>
        </w:r>
      </w:ins>
      <w:del w:id="20"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1"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2" w:author="PuntLab" w:date="2021-05-22T10:48:00Z">
        <w:r w:rsidRPr="004848A5" w:rsidDel="00C26930">
          <w:rPr>
            <w:rFonts w:ascii="Times New Roman" w:hAnsi="Times New Roman" w:cs="Times New Roman"/>
            <w:lang w:val="en-US"/>
          </w:rPr>
          <w:delText xml:space="preserve">The </w:delText>
        </w:r>
      </w:del>
      <w:ins w:id="23" w:author="PuntLab" w:date="2021-05-22T10:48:00Z">
        <w:r w:rsidR="00C26930">
          <w:rPr>
            <w:rFonts w:ascii="Times New Roman" w:hAnsi="Times New Roman" w:cs="Times New Roman"/>
            <w:lang w:val="en-US"/>
          </w:rPr>
          <w:t>E</w:t>
        </w:r>
      </w:ins>
      <w:del w:id="24"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5"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6" w:author="PuntLab" w:date="2021-05-22T10:48:00Z">
        <w:r w:rsidRPr="004848A5" w:rsidDel="00C26930">
          <w:rPr>
            <w:rFonts w:ascii="Times New Roman" w:hAnsi="Times New Roman" w:cs="Times New Roman"/>
            <w:lang w:val="en-US"/>
          </w:rPr>
          <w:delText xml:space="preserve">done </w:delText>
        </w:r>
      </w:del>
      <w:ins w:id="27"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8" w:author="PuntLab" w:date="2021-05-22T10:51:00Z">
        <w:r w:rsidRPr="004848A5" w:rsidDel="00C26930">
          <w:rPr>
            <w:rFonts w:ascii="Times New Roman" w:hAnsi="Times New Roman" w:cs="Times New Roman"/>
            <w:lang w:val="en-US"/>
          </w:rPr>
          <w:delText>in two steps</w:delText>
        </w:r>
      </w:del>
      <w:ins w:id="29" w:author="PuntLab" w:date="2021-05-22T10:51:00Z">
        <w:r w:rsidR="00C26930">
          <w:rPr>
            <w:rFonts w:ascii="Times New Roman" w:hAnsi="Times New Roman" w:cs="Times New Roman"/>
            <w:lang w:val="en-US"/>
          </w:rPr>
          <w:t>using a two stage approach</w:t>
        </w:r>
      </w:ins>
      <w:r w:rsidRPr="004848A5">
        <w:rPr>
          <w:rFonts w:ascii="Times New Roman" w:hAnsi="Times New Roman" w:cs="Times New Roman"/>
          <w:lang w:val="en-US"/>
        </w:rPr>
        <w:t>. First, an aerial-survey protocol as described in Crespo et al. [35] was performed</w:t>
      </w:r>
      <w:ins w:id="30" w:author="PuntLab" w:date="2021-05-22T11:35:00Z">
        <w:r w:rsidR="00993E0B">
          <w:rPr>
            <w:rFonts w:ascii="Times New Roman" w:hAnsi="Times New Roman" w:cs="Times New Roman"/>
            <w:lang w:val="en-US"/>
          </w:rPr>
          <w:t xml:space="preserve"> in </w:t>
        </w:r>
        <w:commentRangeStart w:id="31"/>
        <w:r w:rsidR="00993E0B">
          <w:rPr>
            <w:rFonts w:ascii="Times New Roman" w:hAnsi="Times New Roman" w:cs="Times New Roman"/>
            <w:lang w:val="en-US"/>
          </w:rPr>
          <w:t>1999, 2000, and 2005-2019</w:t>
        </w:r>
        <w:commentRangeEnd w:id="31"/>
        <w:r w:rsidR="00993E0B">
          <w:rPr>
            <w:rStyle w:val="CommentReference"/>
          </w:rPr>
          <w:commentReference w:id="31"/>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2" w:author="PuntLab" w:date="2021-05-22T10:48:00Z">
        <w:r w:rsidRPr="004848A5" w:rsidDel="00C26930">
          <w:rPr>
            <w:rFonts w:ascii="Times New Roman" w:hAnsi="Times New Roman" w:cs="Times New Roman"/>
            <w:lang w:val="en-US"/>
          </w:rPr>
          <w:delText xml:space="preserve">The </w:delText>
        </w:r>
      </w:del>
      <w:ins w:id="33" w:author="PuntLab" w:date="2021-05-22T10:49:00Z">
        <w:r w:rsidR="00C26930">
          <w:rPr>
            <w:rFonts w:ascii="Times New Roman" w:hAnsi="Times New Roman" w:cs="Times New Roman"/>
            <w:lang w:val="en-US"/>
          </w:rPr>
          <w:t>R</w:t>
        </w:r>
      </w:ins>
      <w:del w:id="34"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5"/>
      <w:r w:rsidRPr="004848A5">
        <w:rPr>
          <w:rFonts w:ascii="Times New Roman" w:hAnsi="Times New Roman" w:cs="Times New Roman"/>
          <w:lang w:val="en-US"/>
        </w:rPr>
        <w:t>May 199</w:t>
      </w:r>
      <w:ins w:id="36" w:author="PuntLab" w:date="2021-05-22T10:53:00Z">
        <w:r w:rsidR="00CB1569">
          <w:rPr>
            <w:rFonts w:ascii="Times New Roman" w:hAnsi="Times New Roman" w:cs="Times New Roman"/>
            <w:lang w:val="en-US"/>
          </w:rPr>
          <w:t>9</w:t>
        </w:r>
      </w:ins>
      <w:del w:id="37"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8" w:author="PuntLab" w:date="2021-05-22T10:53:00Z">
        <w:r w:rsidRPr="004848A5" w:rsidDel="00CB1569">
          <w:rPr>
            <w:rFonts w:ascii="Times New Roman" w:hAnsi="Times New Roman" w:cs="Times New Roman"/>
            <w:lang w:val="en-US"/>
          </w:rPr>
          <w:delText xml:space="preserve">November </w:delText>
        </w:r>
      </w:del>
      <w:ins w:id="39"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40" w:author="PuntLab" w:date="2021-05-22T10:52:00Z">
        <w:r w:rsidR="00C26930">
          <w:rPr>
            <w:rFonts w:ascii="Times New Roman" w:hAnsi="Times New Roman" w:cs="Times New Roman"/>
            <w:lang w:val="en-US"/>
          </w:rPr>
          <w:t>9</w:t>
        </w:r>
      </w:ins>
      <w:commentRangeEnd w:id="35"/>
      <w:ins w:id="41" w:author="PuntLab" w:date="2021-05-22T11:34:00Z">
        <w:r w:rsidR="00655605">
          <w:rPr>
            <w:rStyle w:val="CommentReference"/>
          </w:rPr>
          <w:commentReference w:id="35"/>
        </w:r>
      </w:ins>
      <w:del w:id="42"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3"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4"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5"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6"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7" w:author="PuntLab" w:date="2021-05-22T10:49:00Z">
        <w:r w:rsidR="00C26930">
          <w:rPr>
            <w:rFonts w:ascii="Times New Roman" w:hAnsi="Times New Roman" w:cs="Times New Roman"/>
            <w:lang w:val="en-US"/>
          </w:rPr>
          <w:t xml:space="preserve"> (</w:t>
        </w:r>
      </w:ins>
      <w:ins w:id="48" w:author="PuntLab" w:date="2021-05-22T10:53:00Z">
        <w:r w:rsidR="00CB1569">
          <w:rPr>
            <w:rFonts w:ascii="Times New Roman" w:hAnsi="Times New Roman" w:cs="Times New Roman"/>
            <w:lang w:val="en-US"/>
          </w:rPr>
          <w:t>continuous</w:t>
        </w:r>
      </w:ins>
      <w:ins w:id="49"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50" w:author="PuntLab" w:date="2021-05-22T10:50:00Z">
        <w:r w:rsidR="00C26930">
          <w:rPr>
            <w:rFonts w:ascii="Times New Roman" w:hAnsi="Times New Roman" w:cs="Times New Roman"/>
            <w:lang w:val="en-US"/>
          </w:rPr>
          <w:t xml:space="preserve">We assumed a negative binomial distribution and log link and estimated parameters </w:t>
        </w:r>
      </w:ins>
      <w:del w:id="51"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2"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3"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4"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5"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6" w:author="PuntLab" w:date="2021-05-22T10:50:00Z">
        <w:r w:rsidR="0033440B" w:rsidRPr="004D5109" w:rsidDel="00C26930">
          <w:rPr>
            <w:rFonts w:ascii="Times New Roman" w:hAnsi="Times New Roman" w:cs="Times New Roman"/>
            <w:lang w:val="en-US"/>
          </w:rPr>
          <w:delText xml:space="preserve">software </w:delText>
        </w:r>
      </w:del>
      <w:ins w:id="57"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8" w:author="PuntLab" w:date="2021-05-22T10:51:00Z">
        <w:r w:rsidR="003952E1" w:rsidRPr="003952E1" w:rsidDel="00C26930">
          <w:rPr>
            <w:rFonts w:ascii="Times New Roman" w:hAnsi="Times New Roman" w:cs="Times New Roman"/>
            <w:lang w:val="en-US"/>
          </w:rPr>
          <w:delText>of the best supported</w:delText>
        </w:r>
      </w:del>
      <w:ins w:id="59"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60"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1" w:author="PuntLab" w:date="2021-05-22T10:51:00Z">
                    <w:rPr>
                      <w:rFonts w:ascii="Cambria Math" w:hAnsi="Cambria Math" w:cs="Times New Roman"/>
                      <w:i/>
                      <w:lang w:val="en-GB"/>
                    </w:rPr>
                  </w:ins>
                </m:ctrlPr>
              </m:sSubPr>
              <m:e>
                <m:r>
                  <w:ins w:id="62" w:author="PuntLab" w:date="2021-05-22T10:51:00Z">
                    <w:rPr>
                      <w:rFonts w:ascii="Cambria Math" w:hAnsi="Cambria Math" w:cs="Times New Roman"/>
                      <w:lang w:val="en-GB"/>
                    </w:rPr>
                    <m:t>b</m:t>
                  </w:ins>
                </m:r>
              </m:e>
              <m:sub>
                <m:r>
                  <w:ins w:id="63" w:author="PuntLab" w:date="2021-05-22T10:51:00Z">
                    <w:rPr>
                      <w:rFonts w:ascii="Cambria Math" w:hAnsi="Cambria Math" w:cs="Times New Roman"/>
                      <w:lang w:val="en-GB"/>
                    </w:rPr>
                    <m:t>y</m:t>
                  </w:ins>
                </m:r>
              </m:sub>
            </m:sSub>
            <m:r>
              <w:del w:id="64"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5"/>
        <m:r>
          <w:rPr>
            <w:rFonts w:ascii="Cambria Math" w:eastAsiaTheme="minorEastAsia" w:hAnsi="Cambria Math" w:cs="Times New Roman"/>
            <w:lang w:val="en-GB"/>
          </w:rPr>
          <m:t>,   199</m:t>
        </m:r>
        <m:r>
          <w:ins w:id="66" w:author="PuntLab" w:date="2021-05-22T10:52:00Z">
            <w:rPr>
              <w:rFonts w:ascii="Cambria Math" w:eastAsiaTheme="minorEastAsia" w:hAnsi="Cambria Math" w:cs="Times New Roman"/>
              <w:lang w:val="en-GB"/>
            </w:rPr>
            <m:t>9</m:t>
          </w:ins>
        </m:r>
        <m:r>
          <w:del w:id="67"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8" w:author="PuntLab" w:date="2021-05-22T10:52:00Z">
        <w:r w:rsidR="00C26930">
          <w:rPr>
            <w:rFonts w:ascii="Times New Roman" w:eastAsiaTheme="minorEastAsia" w:hAnsi="Times New Roman" w:cs="Times New Roman"/>
            <w:lang w:val="en-GB"/>
          </w:rPr>
          <w:t>9</w:t>
        </w:r>
        <w:commentRangeEnd w:id="65"/>
      </w:ins>
      <m:oMath>
        <m:r>
          <w:ins w:id="69" w:author="PuntLab" w:date="2021-05-22T10:52:00Z">
            <m:rPr>
              <m:sty m:val="p"/>
            </m:rPr>
            <w:rPr>
              <w:rStyle w:val="CommentReference"/>
              <w:rFonts w:ascii="Cambria Math" w:hAnsi="Cambria Math"/>
              <w:rPrChange w:id="70" w:author="PuntLab" w:date="2021-05-22T10:52:00Z">
                <w:rPr>
                  <w:rStyle w:val="CommentReference"/>
                </w:rPr>
              </w:rPrChange>
            </w:rPr>
            <w:commentReference w:id="65"/>
          </w:ins>
        </m:r>
        <m:r>
          <w:del w:id="71"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3B30E9"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3B30E9"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3B30E9"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3B30E9"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infer:</w:t>
      </w:r>
    </w:p>
    <w:p w14:paraId="54F49F86" w14:textId="36E1C9FB" w:rsidR="0033440B" w:rsidRPr="004D5109" w:rsidRDefault="003B30E9"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3B30E9"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3B30E9"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7D23EB0B" w:rsidR="008E0C49" w:rsidDel="0039285E" w:rsidRDefault="00CF5A83">
      <w:pPr>
        <w:spacing w:after="0" w:line="360" w:lineRule="auto"/>
        <w:ind w:firstLine="284"/>
        <w:rPr>
          <w:ins w:id="72" w:author="PuntLab" w:date="2021-05-22T11:45:00Z"/>
          <w:del w:id="73" w:author="Grant Adams" w:date="2021-06-10T16:59: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4" w:author="PuntLab" w:date="2021-05-22T11:34:00Z">
            <w:rPr>
              <w:rFonts w:ascii="Cambria Math" w:eastAsiaTheme="minorEastAsia" w:hAnsi="Cambria Math" w:cs="Times New Roman"/>
              <w:lang w:val="en-GB"/>
            </w:rPr>
            <m:t>9</m:t>
          </w:ins>
        </m:r>
        <m:r>
          <w:del w:id="75"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6" w:author="PuntLab" w:date="2021-05-22T10:55:00Z">
            <w:rPr>
              <w:rFonts w:ascii="Cambria Math" w:eastAsiaTheme="minorEastAsia" w:hAnsi="Cambria Math" w:cs="Times New Roman"/>
              <w:lang w:val="en-GB"/>
            </w:rPr>
            <m:t>9</m:t>
          </w:ins>
        </m:r>
        <m:r>
          <w:del w:id="77"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8"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9"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80" w:author="PuntLab" w:date="2021-05-22T11:03:00Z">
        <w:r w:rsidR="002C2F7C" w:rsidDel="004268B5">
          <w:rPr>
            <w:rFonts w:ascii="Times New Roman" w:hAnsi="Times New Roman" w:cs="Times New Roman"/>
            <w:lang w:val="en-GB"/>
          </w:rPr>
          <w:delText xml:space="preserve">slight </w:delText>
        </w:r>
      </w:del>
      <w:ins w:id="81" w:author="PuntLab" w:date="2021-05-22T11:03:00Z">
        <w:r w:rsidR="004268B5">
          <w:rPr>
            <w:rFonts w:ascii="Times New Roman" w:hAnsi="Times New Roman" w:cs="Times New Roman"/>
            <w:lang w:val="en-GB"/>
          </w:rPr>
          <w:t>sm</w:t>
        </w:r>
      </w:ins>
      <w:ins w:id="82" w:author="PuntLab" w:date="2021-05-22T11:04:00Z">
        <w:r w:rsidR="004268B5">
          <w:rPr>
            <w:rFonts w:ascii="Times New Roman" w:hAnsi="Times New Roman" w:cs="Times New Roman"/>
            <w:lang w:val="en-GB"/>
          </w:rPr>
          <w:t>all</w:t>
        </w:r>
      </w:ins>
      <w:ins w:id="83" w:author="PuntLab" w:date="2021-05-22T11:03:00Z">
        <w:r w:rsidR="004268B5">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chances </w:delText>
        </w:r>
      </w:del>
      <w:ins w:id="85"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6"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7" w:author="PuntLab" w:date="2021-05-22T11:04:00Z">
        <w:r w:rsidR="0033440B" w:rsidRPr="004D5109" w:rsidDel="004268B5">
          <w:rPr>
            <w:rFonts w:ascii="Times New Roman" w:hAnsi="Times New Roman" w:cs="Times New Roman"/>
            <w:lang w:val="en-GB"/>
          </w:rPr>
          <w:delText xml:space="preserve">come </w:delText>
        </w:r>
      </w:del>
      <w:ins w:id="88"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9"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90"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65FCFA08" w:rsidR="002C4250" w:rsidDel="0039285E" w:rsidRDefault="002C4250">
      <w:pPr>
        <w:spacing w:after="0" w:line="360" w:lineRule="auto"/>
        <w:ind w:firstLine="284"/>
        <w:rPr>
          <w:ins w:id="91" w:author="PuntLab" w:date="2021-05-22T11:45:00Z"/>
          <w:del w:id="92" w:author="Grant Adams" w:date="2021-06-10T16:59:00Z"/>
          <w:rFonts w:ascii="Times New Roman" w:eastAsiaTheme="minorEastAsia" w:hAnsi="Times New Roman" w:cs="Times New Roman"/>
          <w:lang w:val="en-US"/>
        </w:rPr>
      </w:pPr>
    </w:p>
    <w:p w14:paraId="17CA8D9D" w14:textId="1E59532B" w:rsidR="002C4250" w:rsidRPr="002C4250" w:rsidRDefault="002C4250">
      <w:pPr>
        <w:spacing w:after="0" w:line="360" w:lineRule="auto"/>
        <w:ind w:firstLine="284"/>
        <w:rPr>
          <w:ins w:id="93" w:author="PuntLab" w:date="2021-05-22T11:09:00Z"/>
          <w:rFonts w:ascii="Times New Roman" w:eastAsiaTheme="minorEastAsia" w:hAnsi="Times New Roman" w:cs="Times New Roman"/>
          <w:lang w:val="en-US"/>
        </w:rPr>
      </w:pPr>
      <w:ins w:id="94" w:author="PuntLab" w:date="2021-05-22T11:45:00Z">
        <w:del w:id="95" w:author="Grant Adams" w:date="2021-06-10T16:59:00Z">
          <w:r w:rsidRPr="002C4250" w:rsidDel="0039285E">
            <w:rPr>
              <w:rFonts w:ascii="Times New Roman" w:eastAsiaTheme="minorEastAsia" w:hAnsi="Times New Roman" w:cs="Times New Roman"/>
              <w:highlight w:val="yellow"/>
              <w:lang w:val="en-US"/>
              <w:rPrChange w:id="96" w:author="PuntLab" w:date="2021-05-22T11:46:00Z">
                <w:rPr>
                  <w:rFonts w:ascii="Times New Roman" w:eastAsiaTheme="minorEastAsia" w:hAnsi="Times New Roman" w:cs="Times New Roman"/>
                  <w:lang w:val="en-US"/>
                </w:rPr>
              </w:rPrChange>
            </w:rPr>
            <w:delText>OTHER INDICES OF RELATIVE ABUNDANCE D</w:delText>
          </w:r>
        </w:del>
      </w:ins>
      <w:ins w:id="97" w:author="PuntLab" w:date="2021-05-22T11:46:00Z">
        <w:del w:id="98" w:author="Grant Adams" w:date="2021-06-10T16:59:00Z">
          <w:r w:rsidRPr="002C4250" w:rsidDel="0039285E">
            <w:rPr>
              <w:rFonts w:ascii="Times New Roman" w:eastAsiaTheme="minorEastAsia" w:hAnsi="Times New Roman" w:cs="Times New Roman"/>
              <w:highlight w:val="yellow"/>
              <w:lang w:val="en-US"/>
              <w:rPrChange w:id="99" w:author="PuntLab" w:date="2021-05-22T11:46:00Z">
                <w:rPr>
                  <w:rFonts w:ascii="Times New Roman" w:eastAsiaTheme="minorEastAsia" w:hAnsi="Times New Roman" w:cs="Times New Roman"/>
                  <w:lang w:val="en-US"/>
                </w:rPr>
              </w:rPrChange>
            </w:rPr>
            <w:delText>ESCRIPTION</w:delText>
          </w:r>
        </w:del>
      </w:ins>
    </w:p>
    <w:p w14:paraId="18EAAC22" w14:textId="71FA817E" w:rsidR="00EF343A" w:rsidRDefault="00EF343A" w:rsidP="00F769C0">
      <w:pPr>
        <w:spacing w:after="0" w:line="360" w:lineRule="auto"/>
        <w:ind w:firstLine="284"/>
        <w:rPr>
          <w:ins w:id="100"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101" w:author="PuntLab" w:date="2021-05-22T11:09:00Z"/>
          <w:rFonts w:ascii="Times New Roman" w:eastAsiaTheme="minorEastAsia" w:hAnsi="Times New Roman" w:cs="Times New Roman"/>
          <w:lang w:val="en-US"/>
        </w:rPr>
      </w:pPr>
      <w:ins w:id="102"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103" w:author="PuntLab" w:date="2021-05-22T11:09:00Z">
          <w:pPr>
            <w:spacing w:after="0" w:line="360" w:lineRule="auto"/>
            <w:ind w:firstLine="284"/>
          </w:pPr>
        </w:pPrChange>
      </w:pPr>
      <w:ins w:id="104"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5"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6" w:author="PuntLab" w:date="2021-05-22T10:56:00Z"/>
          <w:rFonts w:ascii="Times New Roman" w:eastAsiaTheme="minorEastAsia" w:hAnsi="Times New Roman" w:cs="Times New Roman"/>
          <w:lang w:val="en-US"/>
        </w:rPr>
      </w:pPr>
      <w:del w:id="107"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8"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9"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10"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11"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12"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13" w:author="PuntLab" w:date="2021-05-22T11:08:00Z">
        <w:r w:rsidR="0030592A">
          <w:rPr>
            <w:rFonts w:ascii="Times New Roman" w:hAnsi="Times New Roman" w:cs="Times New Roman"/>
            <w:lang w:val="en-US"/>
          </w:rPr>
          <w:t>48</w:t>
        </w:r>
      </w:ins>
      <w:del w:id="114"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5" w:author="PuntLab" w:date="2021-05-22T11:08:00Z">
        <w:r w:rsidR="0030592A">
          <w:rPr>
            <w:rFonts w:ascii="Times New Roman" w:hAnsi="Times New Roman" w:cs="Times New Roman"/>
            <w:lang w:val="en-US"/>
          </w:rPr>
          <w:t>9</w:t>
        </w:r>
      </w:ins>
      <w:del w:id="116"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7" w:author="PuntLab" w:date="2021-05-22T11:08:00Z">
        <w:r w:rsidR="0030592A">
          <w:rPr>
            <w:rFonts w:ascii="Times New Roman" w:hAnsi="Times New Roman" w:cs="Times New Roman"/>
            <w:lang w:val="en-US"/>
          </w:rPr>
          <w:t>30</w:t>
        </w:r>
      </w:ins>
      <w:del w:id="118"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9" w:author="PuntLab" w:date="2021-05-22T11:08:00Z">
        <w:r w:rsidR="0030592A">
          <w:rPr>
            <w:rFonts w:ascii="Times New Roman" w:hAnsi="Times New Roman" w:cs="Times New Roman"/>
            <w:color w:val="000000"/>
            <w:lang w:val="en-US"/>
          </w:rPr>
          <w:t xml:space="preserve">, relative </w:t>
        </w:r>
      </w:ins>
      <w:del w:id="120"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21" w:author="PuntLab" w:date="2021-05-22T11:08:00Z">
        <w:r w:rsidR="0030592A">
          <w:rPr>
            <w:rFonts w:ascii="Times New Roman" w:hAnsi="Times New Roman" w:cs="Times New Roman"/>
            <w:color w:val="000000"/>
            <w:lang w:val="en-US"/>
          </w:rPr>
          <w:t xml:space="preserve"> (accumulated number</w:t>
        </w:r>
      </w:ins>
      <w:ins w:id="122" w:author="PuntLab" w:date="2021-05-22T11:09:00Z">
        <w:r w:rsidR="0030592A">
          <w:rPr>
            <w:rFonts w:ascii="Times New Roman" w:hAnsi="Times New Roman" w:cs="Times New Roman"/>
            <w:color w:val="000000"/>
            <w:lang w:val="en-US"/>
          </w:rPr>
          <w:t>s of whales), and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3B30E9"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23" w:author="PuntLab" w:date="2021-05-22T11:11:00Z">
        <w:r w:rsidR="00D721D0">
          <w:rPr>
            <w:rFonts w:ascii="Times New Roman" w:hAnsi="Times New Roman" w:cs="Times New Roman"/>
            <w:color w:val="000000"/>
            <w:lang w:val="en-GB"/>
          </w:rPr>
          <w:t>48</w:t>
        </w:r>
      </w:ins>
      <w:del w:id="124"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5" w:author="PuntLab" w:date="2021-05-22T11:11:00Z">
        <w:r w:rsidR="00D721D0">
          <w:rPr>
            <w:rFonts w:ascii="Times New Roman" w:hAnsi="Times New Roman" w:cs="Times New Roman"/>
            <w:color w:val="000000"/>
            <w:lang w:val="en-GB"/>
          </w:rPr>
          <w:t>9</w:t>
        </w:r>
      </w:ins>
      <w:del w:id="126"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3B30E9"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7"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8"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9" w:author="PuntLab" w:date="2021-05-22T11:19:00Z">
              <w:rPr>
                <w:rFonts w:ascii="Times New Roman" w:hAnsi="Times New Roman" w:cs="Times New Roman"/>
                <w:lang w:val="en-GB"/>
              </w:rPr>
            </w:rPrChange>
          </w:rPr>
          <w:t>P</w:t>
        </w:r>
      </w:ins>
      <w:ins w:id="130" w:author="PuntLab" w:date="2021-05-22T11:19:00Z">
        <w:r w:rsidR="0030576A" w:rsidRPr="00991A8B">
          <w:rPr>
            <w:rFonts w:ascii="Times New Roman" w:hAnsi="Times New Roman" w:cs="Times New Roman"/>
            <w:i/>
            <w:lang w:val="en-GB"/>
            <w:rPrChange w:id="131"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3B30E9"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32"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33" w:author="PuntLab" w:date="2021-05-22T11:19:00Z">
                <w:rPr>
                  <w:rFonts w:ascii="Cambria Math" w:hAnsi="Cambria Math" w:cs="Times New Roman"/>
                  <w:i/>
                  <w:color w:val="000000"/>
                  <w:lang w:val="en-GB"/>
                </w:rPr>
              </w:del>
            </m:ctrlPr>
          </m:sSubPr>
          <m:e>
            <m:r>
              <w:del w:id="134" w:author="PuntLab" w:date="2021-05-22T11:19:00Z">
                <w:rPr>
                  <w:rFonts w:ascii="Cambria Math" w:hAnsi="Cambria Math" w:cs="Times New Roman"/>
                  <w:color w:val="000000"/>
                  <w:lang w:val="en-GB"/>
                </w:rPr>
                <m:t>P</m:t>
              </w:del>
            </m:r>
          </m:e>
          <m:sub>
            <m:r>
              <w:del w:id="135" w:author="PuntLab" w:date="2021-05-22T11:19:00Z">
                <w:rPr>
                  <w:rFonts w:ascii="Cambria Math" w:hAnsi="Cambria Math" w:cs="Times New Roman"/>
                  <w:color w:val="000000"/>
                  <w:lang w:val="en-GB"/>
                </w:rPr>
                <m:t>y</m:t>
              </w:del>
            </m:r>
          </m:sub>
        </m:sSub>
        <m:r>
          <w:del w:id="136" w:author="PuntLab" w:date="2021-05-22T11:19:00Z">
            <w:rPr>
              <w:rFonts w:ascii="Cambria Math" w:hAnsi="Cambria Math" w:cs="Times New Roman"/>
              <w:color w:val="000000"/>
              <w:lang w:val="en-GB"/>
            </w:rPr>
            <m:t>=</m:t>
          </w:del>
        </m:r>
        <m:f>
          <m:fPr>
            <m:ctrlPr>
              <w:del w:id="137" w:author="PuntLab" w:date="2021-05-22T11:19:00Z">
                <w:rPr>
                  <w:rFonts w:ascii="Cambria Math" w:hAnsi="Cambria Math" w:cs="Times New Roman"/>
                  <w:i/>
                  <w:lang w:val="en-GB"/>
                </w:rPr>
              </w:del>
            </m:ctrlPr>
          </m:fPr>
          <m:num>
            <m:sSub>
              <m:sSubPr>
                <m:ctrlPr>
                  <w:del w:id="138" w:author="PuntLab" w:date="2021-05-22T11:19:00Z">
                    <w:rPr>
                      <w:rFonts w:ascii="Cambria Math" w:hAnsi="Cambria Math" w:cs="Times New Roman"/>
                      <w:i/>
                      <w:lang w:val="en-GB"/>
                    </w:rPr>
                  </w:del>
                </m:ctrlPr>
              </m:sSubPr>
              <m:e>
                <m:r>
                  <w:del w:id="139" w:author="PuntLab" w:date="2021-05-22T11:19:00Z">
                    <w:rPr>
                      <w:rFonts w:ascii="Cambria Math" w:hAnsi="Cambria Math" w:cs="Times New Roman"/>
                      <w:lang w:val="en-GB"/>
                    </w:rPr>
                    <m:t>N</m:t>
                  </w:del>
                </m:r>
              </m:e>
              <m:sub>
                <m:r>
                  <w:del w:id="140" w:author="PuntLab" w:date="2021-05-22T11:19:00Z">
                    <w:rPr>
                      <w:rFonts w:ascii="Cambria Math" w:hAnsi="Cambria Math" w:cs="Times New Roman"/>
                      <w:lang w:val="en-GB"/>
                    </w:rPr>
                    <m:t>y</m:t>
                  </w:del>
                </m:r>
              </m:sub>
            </m:sSub>
          </m:num>
          <m:den>
            <m:r>
              <w:del w:id="141" w:author="PuntLab" w:date="2021-05-22T11:19:00Z">
                <w:rPr>
                  <w:rFonts w:ascii="Cambria Math" w:hAnsi="Cambria Math" w:cs="Times New Roman"/>
                  <w:lang w:val="en-GB"/>
                </w:rPr>
                <m:t>K</m:t>
              </w:del>
            </m:r>
          </m:den>
        </m:f>
      </m:oMath>
      <w:del w:id="142"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43" w:author="PuntLab" w:date="2021-05-22T11:19:00Z">
                <w:rPr>
                  <w:rFonts w:ascii="Cambria Math" w:hAnsi="Cambria Math" w:cs="Times New Roman"/>
                  <w:lang w:val="en-GB"/>
                </w:rPr>
                <m:t>48</m:t>
              </w:ins>
            </m:r>
            <m:r>
              <w:del w:id="144"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5" w:author="PuntLab" w:date="2021-05-22T11:23:00Z">
        <w:r w:rsidR="00294740" w:rsidRPr="00294740"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7" w:author="PuntLab" w:date="2021-05-22T11:23:00Z">
                    <w:rPr>
                      <w:rFonts w:ascii="Cambria Math" w:hAnsi="Cambria Math" w:cs="Times New Roman"/>
                      <w:lang w:val="en-GB"/>
                    </w:rPr>
                    <m:t>N</m:t>
                  </w:ins>
                </m:r>
                <m:r>
                  <w:del w:id="148"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9" w:author="PuntLab" w:date="2021-05-22T11:23:00Z">
        <w:r w:rsidR="00723E31" w:rsidRPr="00723E31" w:rsidDel="000A714D">
          <w:rPr>
            <w:rFonts w:ascii="Times New Roman" w:hAnsi="Times New Roman" w:cs="Times New Roman"/>
            <w:lang w:val="en-GB"/>
          </w:rPr>
          <w:delText xml:space="preserve">depletion </w:delText>
        </w:r>
      </w:del>
      <w:ins w:id="150"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51" w:author="PuntLab" w:date="2021-05-22T11:23:00Z">
        <w:r w:rsidR="000A714D">
          <w:rPr>
            <w:rFonts w:ascii="Times New Roman" w:hAnsi="Times New Roman" w:cs="Times New Roman"/>
            <w:lang w:val="en-GB"/>
          </w:rPr>
          <w:t xml:space="preserve"> </w:t>
        </w:r>
      </w:ins>
      <w:del w:id="152"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3" w:author="PuntLab" w:date="2021-05-22T11:23:00Z">
                    <w:rPr>
                      <w:rFonts w:ascii="Cambria Math" w:hAnsi="Cambria Math" w:cs="Times New Roman"/>
                      <w:lang w:val="en-GB"/>
                    </w:rPr>
                    <m:t>N</m:t>
                  </w:ins>
                </m:r>
                <m:r>
                  <w:del w:id="15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3B30E9"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3:00Z">
                      <w:rPr>
                        <w:rFonts w:ascii="Cambria Math" w:hAnsi="Cambria Math" w:cs="Times New Roman"/>
                        <w:lang w:val="en-GB"/>
                      </w:rPr>
                      <m:t>N</m:t>
                    </w:ins>
                  </m:r>
                  <m:r>
                    <w:del w:id="156"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7" w:author="PuntLab" w:date="2021-05-22T11:23:00Z">
              <w:rPr>
                <w:rFonts w:ascii="Cambria Math" w:eastAsiaTheme="minorEastAsia" w:hAnsi="Cambria Math" w:cs="Times New Roman"/>
                <w:lang w:val="en-GB"/>
              </w:rPr>
              <m:t>K</m:t>
            </w:ins>
          </m:r>
          <m:r>
            <w:del w:id="158"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3B30E9"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9" w:author="PuntLab" w:date="2021-05-22T11:24:00Z">
                    <w:rPr>
                      <w:rFonts w:ascii="Cambria Math" w:hAnsi="Cambria Math" w:cs="Times New Roman"/>
                      <w:lang w:val="en-GB"/>
                    </w:rPr>
                    <m:t>N</m:t>
                  </w:ins>
                </m:r>
                <m:r>
                  <w:del w:id="160"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61" w:author="PuntLab" w:date="2021-05-22T11:25:00Z">
            <m:rPr>
              <m:sty m:val="p"/>
            </m:rPr>
            <w:rPr>
              <w:rFonts w:ascii="Cambria Math" w:hAnsi="Cambria Math" w:cs="Times New Roman"/>
              <w:lang w:val="en-GB"/>
            </w:rPr>
            <m:t>max</m:t>
          </w:ins>
        </m:r>
        <m:d>
          <m:dPr>
            <m:begChr m:val="{"/>
            <m:endChr m:val=""/>
            <m:ctrlPr>
              <w:ins w:id="162" w:author="PuntLab" w:date="2021-05-22T11:25:00Z">
                <w:rPr>
                  <w:rFonts w:ascii="Cambria Math" w:hAnsi="Cambria Math" w:cs="Times New Roman"/>
                  <w:lang w:val="en-GB"/>
                </w:rPr>
              </w:ins>
            </m:ctrlPr>
          </m:dPr>
          <m:e>
            <m:r>
              <w:ins w:id="163" w:author="PuntLab" w:date="2021-05-22T11:25:00Z">
                <w:rPr>
                  <w:rFonts w:ascii="Cambria Math" w:hAnsi="Cambria Math" w:cs="Times New Roman"/>
                  <w:lang w:val="en-GB"/>
                </w:rPr>
                <m:t xml:space="preserve">0, </m:t>
              </w:ins>
            </m:r>
            <m:sSub>
              <m:sSubPr>
                <m:ctrlPr>
                  <w:ins w:id="164" w:author="PuntLab" w:date="2021-05-22T11:25:00Z">
                    <w:rPr>
                      <w:rFonts w:ascii="Cambria Math" w:hAnsi="Cambria Math" w:cs="Times New Roman"/>
                      <w:i/>
                      <w:lang w:val="en-GB"/>
                    </w:rPr>
                  </w:ins>
                </m:ctrlPr>
              </m:sSubPr>
              <m:e>
                <m:r>
                  <w:ins w:id="165" w:author="PuntLab" w:date="2021-05-22T11:25:00Z">
                    <w:rPr>
                      <w:rFonts w:ascii="Cambria Math" w:hAnsi="Cambria Math" w:cs="Times New Roman"/>
                      <w:lang w:val="en-GB"/>
                    </w:rPr>
                    <m:t>N</m:t>
                  </w:ins>
                </m:r>
              </m:e>
              <m:sub>
                <m:r>
                  <w:ins w:id="166" w:author="PuntLab" w:date="2021-05-22T11:25:00Z">
                    <w:rPr>
                      <w:rFonts w:ascii="Cambria Math" w:hAnsi="Cambria Math" w:cs="Times New Roman"/>
                      <w:lang w:val="en-GB"/>
                    </w:rPr>
                    <m:t>y</m:t>
                  </w:ins>
                </m:r>
              </m:sub>
            </m:sSub>
            <m:r>
              <w:ins w:id="167" w:author="PuntLab" w:date="2021-05-22T11:25:00Z">
                <w:rPr>
                  <w:rFonts w:ascii="Cambria Math" w:hAnsi="Cambria Math" w:cs="Times New Roman"/>
                  <w:lang w:val="en-GB"/>
                </w:rPr>
                <m:t>+f</m:t>
              </w:ins>
            </m:r>
            <m:d>
              <m:dPr>
                <m:ctrlPr>
                  <w:ins w:id="168" w:author="PuntLab" w:date="2021-05-22T11:25:00Z">
                    <w:rPr>
                      <w:rFonts w:ascii="Cambria Math" w:hAnsi="Cambria Math" w:cs="Times New Roman"/>
                      <w:i/>
                      <w:lang w:val="en-GB"/>
                    </w:rPr>
                  </w:ins>
                </m:ctrlPr>
              </m:dPr>
              <m:e>
                <m:sSub>
                  <m:sSubPr>
                    <m:ctrlPr>
                      <w:ins w:id="169" w:author="PuntLab" w:date="2021-05-22T11:25:00Z">
                        <w:rPr>
                          <w:rFonts w:ascii="Cambria Math" w:hAnsi="Cambria Math" w:cs="Times New Roman"/>
                          <w:i/>
                          <w:lang w:val="en-GB"/>
                        </w:rPr>
                      </w:ins>
                    </m:ctrlPr>
                  </m:sSubPr>
                  <m:e>
                    <m:r>
                      <w:ins w:id="170" w:author="PuntLab" w:date="2021-05-22T11:25:00Z">
                        <w:rPr>
                          <w:rFonts w:ascii="Cambria Math" w:hAnsi="Cambria Math" w:cs="Times New Roman"/>
                          <w:lang w:val="en-GB"/>
                        </w:rPr>
                        <m:t>N</m:t>
                      </w:ins>
                    </m:r>
                  </m:e>
                  <m:sub>
                    <m:r>
                      <w:ins w:id="171" w:author="PuntLab" w:date="2021-05-22T11:25:00Z">
                        <w:rPr>
                          <w:rFonts w:ascii="Cambria Math" w:hAnsi="Cambria Math" w:cs="Times New Roman"/>
                          <w:lang w:val="en-GB"/>
                        </w:rPr>
                        <m:t>y</m:t>
                      </w:ins>
                    </m:r>
                  </m:sub>
                </m:sSub>
              </m:e>
            </m:d>
            <m:r>
              <w:ins w:id="172" w:author="PuntLab" w:date="2021-05-22T11:25: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C</m:t>
                  </w:ins>
                </m:r>
              </m:e>
              <m:sub>
                <m:r>
                  <w:ins w:id="175" w:author="PuntLab" w:date="2021-05-22T11:26:00Z">
                    <w:rPr>
                      <w:rFonts w:ascii="Cambria Math" w:eastAsiaTheme="minorEastAsia" w:hAnsi="Cambria Math" w:cs="Times New Roman"/>
                      <w:lang w:val="en-GB"/>
                    </w:rPr>
                    <m:t>y</m:t>
                  </w:ins>
                </m:r>
              </m:sub>
            </m:sSub>
            <m:r>
              <w:ins w:id="176" w:author="PuntLab" w:date="2021-05-22T11:26:00Z">
                <w:rPr>
                  <w:rFonts w:ascii="Cambria Math" w:eastAsiaTheme="minorEastAsia" w:hAnsi="Cambria Math" w:cs="Times New Roman"/>
                  <w:lang w:val="en-GB"/>
                </w:rPr>
                <m:t>*</m:t>
              </w:ins>
            </m:r>
            <m:sSub>
              <m:sSubPr>
                <m:ctrlPr>
                  <w:ins w:id="177" w:author="PuntLab" w:date="2021-05-22T11:26:00Z">
                    <w:rPr>
                      <w:rFonts w:ascii="Cambria Math" w:eastAsiaTheme="minorEastAsia" w:hAnsi="Cambria Math" w:cs="Times New Roman"/>
                      <w:i/>
                      <w:lang w:val="en-GB"/>
                    </w:rPr>
                  </w:ins>
                </m:ctrlPr>
              </m:sSubPr>
              <m:e>
                <m:r>
                  <w:ins w:id="178" w:author="PuntLab" w:date="2021-05-22T11:26:00Z">
                    <w:rPr>
                      <w:rFonts w:ascii="Cambria Math" w:eastAsiaTheme="minorEastAsia" w:hAnsi="Cambria Math" w:cs="Times New Roman"/>
                      <w:lang w:val="en-GB"/>
                    </w:rPr>
                    <m:t>SLR</m:t>
                  </w:ins>
                </m:r>
              </m:e>
              <m:sub>
                <m:r>
                  <w:ins w:id="179" w:author="PuntLab" w:date="2021-05-22T11:26:00Z">
                    <w:rPr>
                      <w:rFonts w:ascii="Cambria Math" w:eastAsiaTheme="minorEastAsia" w:hAnsi="Cambria Math" w:cs="Times New Roman"/>
                      <w:lang w:val="en-GB"/>
                    </w:rPr>
                    <m:t>y</m:t>
                  </w:ins>
                </m:r>
              </m:sub>
            </m:sSub>
          </m:e>
        </m:d>
        <m:r>
          <w:del w:id="180" w:author="PuntLab" w:date="2021-05-22T11:25:00Z">
            <m:rPr>
              <m:sty m:val="p"/>
            </m:rPr>
            <w:rPr>
              <w:rFonts w:ascii="Cambria Math" w:hAnsi="Cambria Math" w:cs="Times New Roman"/>
              <w:lang w:val="en-GB"/>
            </w:rPr>
            <m:t>max</m:t>
          </w:del>
        </m:r>
        <m:d>
          <m:dPr>
            <m:begChr m:val="{"/>
            <m:endChr m:val=""/>
            <m:ctrlPr>
              <w:del w:id="181" w:author="PuntLab" w:date="2021-05-22T11:25:00Z">
                <w:rPr>
                  <w:rFonts w:ascii="Cambria Math" w:hAnsi="Cambria Math" w:cs="Times New Roman"/>
                  <w:i/>
                  <w:lang w:val="en-GB"/>
                </w:rPr>
              </w:del>
            </m:ctrlPr>
          </m:dPr>
          <m:e>
            <m:eqArr>
              <m:eqArrPr>
                <m:ctrlPr>
                  <w:del w:id="182" w:author="PuntLab" w:date="2021-05-22T11:24:00Z">
                    <w:rPr>
                      <w:rFonts w:ascii="Cambria Math" w:hAnsi="Cambria Math" w:cs="Times New Roman"/>
                      <w:i/>
                      <w:lang w:val="en-GB"/>
                    </w:rPr>
                  </w:del>
                </m:ctrlPr>
              </m:eqArrPr>
              <m:e>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P</m:t>
                      </w:del>
                    </m:r>
                  </m:e>
                  <m:sub>
                    <m:r>
                      <w:del w:id="185" w:author="PuntLab" w:date="2021-05-22T11:24:00Z">
                        <w:rPr>
                          <w:rFonts w:ascii="Cambria Math" w:hAnsi="Cambria Math" w:cs="Times New Roman"/>
                          <w:lang w:val="en-GB"/>
                        </w:rPr>
                        <m:t>y</m:t>
                      </w:del>
                    </m:r>
                  </m:sub>
                </m:sSub>
                <m:r>
                  <w:del w:id="186" w:author="PuntLab" w:date="2021-05-22T11:24:00Z">
                    <w:rPr>
                      <w:rFonts w:ascii="Cambria Math" w:hAnsi="Cambria Math" w:cs="Times New Roman"/>
                      <w:lang w:val="en-GB"/>
                    </w:rPr>
                    <m:t>+</m:t>
                  </w:del>
                </m:r>
                <m:sSub>
                  <m:sSubPr>
                    <m:ctrlPr>
                      <w:del w:id="187" w:author="PuntLab" w:date="2021-05-22T11:24:00Z">
                        <w:rPr>
                          <w:rFonts w:ascii="Cambria Math" w:hAnsi="Cambria Math" w:cs="Times New Roman"/>
                          <w:i/>
                          <w:lang w:val="en-GB"/>
                        </w:rPr>
                      </w:del>
                    </m:ctrlPr>
                  </m:sSubPr>
                  <m:e>
                    <m:r>
                      <w:del w:id="188" w:author="PuntLab" w:date="2021-05-22T11:24:00Z">
                        <w:rPr>
                          <w:rFonts w:ascii="Cambria Math" w:hAnsi="Cambria Math" w:cs="Times New Roman"/>
                          <w:lang w:val="en-GB"/>
                        </w:rPr>
                        <m:t>R</m:t>
                      </w:del>
                    </m:r>
                  </m:e>
                  <m:sub>
                    <m:r>
                      <w:del w:id="189" w:author="PuntLab" w:date="2021-05-22T11:24:00Z">
                        <w:rPr>
                          <w:rFonts w:ascii="Cambria Math" w:hAnsi="Cambria Math" w:cs="Times New Roman"/>
                          <w:lang w:val="en-GB"/>
                        </w:rPr>
                        <m:t>max</m:t>
                      </w:del>
                    </m:r>
                  </m:sub>
                </m:sSub>
                <m:sSub>
                  <m:sSubPr>
                    <m:ctrlPr>
                      <w:del w:id="190" w:author="PuntLab" w:date="2021-05-22T11:24:00Z">
                        <w:rPr>
                          <w:rFonts w:ascii="Cambria Math" w:hAnsi="Cambria Math" w:cs="Times New Roman"/>
                          <w:i/>
                          <w:lang w:val="en-GB"/>
                        </w:rPr>
                      </w:del>
                    </m:ctrlPr>
                  </m:sSubPr>
                  <m:e>
                    <m:r>
                      <w:del w:id="191" w:author="PuntLab" w:date="2021-05-22T11:24:00Z">
                        <w:rPr>
                          <w:rFonts w:ascii="Cambria Math" w:hAnsi="Cambria Math" w:cs="Times New Roman"/>
                          <w:lang w:val="en-GB"/>
                        </w:rPr>
                        <m:t>P</m:t>
                      </w:del>
                    </m:r>
                  </m:e>
                  <m:sub>
                    <m:r>
                      <w:del w:id="192" w:author="PuntLab" w:date="2021-05-22T11:24:00Z">
                        <w:rPr>
                          <w:rFonts w:ascii="Cambria Math" w:hAnsi="Cambria Math" w:cs="Times New Roman"/>
                          <w:lang w:val="en-GB"/>
                        </w:rPr>
                        <m:t>y</m:t>
                      </w:del>
                    </m:r>
                  </m:sub>
                </m:sSub>
                <m:d>
                  <m:dPr>
                    <m:begChr m:val="["/>
                    <m:endChr m:val="]"/>
                    <m:ctrlPr>
                      <w:del w:id="193" w:author="PuntLab" w:date="2021-05-22T11:24:00Z">
                        <w:rPr>
                          <w:rFonts w:ascii="Cambria Math" w:hAnsi="Cambria Math" w:cs="Times New Roman"/>
                          <w:i/>
                          <w:lang w:val="en-GB"/>
                        </w:rPr>
                      </w:del>
                    </m:ctrlPr>
                  </m:dPr>
                  <m:e>
                    <m:r>
                      <w:del w:id="194" w:author="PuntLab" w:date="2021-05-22T11:24:00Z">
                        <w:rPr>
                          <w:rFonts w:ascii="Cambria Math" w:hAnsi="Cambria Math" w:cs="Times New Roman"/>
                          <w:lang w:val="en-GB"/>
                        </w:rPr>
                        <m:t>1-</m:t>
                      </w:del>
                    </m:r>
                    <m:sSubSup>
                      <m:sSubSupPr>
                        <m:ctrlPr>
                          <w:del w:id="195" w:author="PuntLab" w:date="2021-05-22T11:24:00Z">
                            <w:rPr>
                              <w:rFonts w:ascii="Cambria Math" w:hAnsi="Cambria Math" w:cs="Times New Roman"/>
                              <w:i/>
                              <w:lang w:val="en-GB"/>
                            </w:rPr>
                          </w:del>
                        </m:ctrlPr>
                      </m:sSubSupPr>
                      <m:e>
                        <m:r>
                          <w:del w:id="196" w:author="PuntLab" w:date="2021-05-22T11:24:00Z">
                            <w:rPr>
                              <w:rFonts w:ascii="Cambria Math" w:hAnsi="Cambria Math" w:cs="Times New Roman"/>
                              <w:lang w:val="en-GB"/>
                            </w:rPr>
                            <m:t>P</m:t>
                          </w:del>
                        </m:r>
                      </m:e>
                      <m:sub>
                        <m:r>
                          <w:del w:id="197" w:author="PuntLab" w:date="2021-05-22T11:24:00Z">
                            <w:rPr>
                              <w:rFonts w:ascii="Cambria Math" w:hAnsi="Cambria Math" w:cs="Times New Roman"/>
                              <w:lang w:val="en-GB"/>
                            </w:rPr>
                            <m:t>y</m:t>
                          </w:del>
                        </m:r>
                      </m:sub>
                      <m:sup>
                        <m:r>
                          <w:del w:id="198" w:author="PuntLab" w:date="2021-05-22T11:24:00Z">
                            <w:rPr>
                              <w:rFonts w:ascii="Cambria Math" w:hAnsi="Cambria Math" w:cs="Times New Roman"/>
                              <w:lang w:val="en-GB"/>
                            </w:rPr>
                            <m:t>z</m:t>
                          </w:del>
                        </m:r>
                      </m:sup>
                    </m:sSubSup>
                  </m:e>
                </m:d>
                <m:r>
                  <w:del w:id="199" w:author="PuntLab" w:date="2021-05-22T11:24:00Z">
                    <w:rPr>
                      <w:rFonts w:ascii="Cambria Math" w:eastAsiaTheme="minorEastAsia" w:hAnsi="Cambria Math" w:cs="Times New Roman"/>
                      <w:lang w:val="en-GB"/>
                    </w:rPr>
                    <m:t>-</m:t>
                  </w:del>
                </m:r>
                <m:f>
                  <m:fPr>
                    <m:ctrlPr>
                      <w:del w:id="200" w:author="PuntLab" w:date="2021-05-22T11:24:00Z">
                        <w:rPr>
                          <w:rFonts w:ascii="Cambria Math" w:eastAsiaTheme="minorEastAsia" w:hAnsi="Cambria Math" w:cs="Times New Roman"/>
                          <w:i/>
                          <w:lang w:val="en-GB"/>
                        </w:rPr>
                      </w:del>
                    </m:ctrlPr>
                  </m:fPr>
                  <m:num>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C</m:t>
                          </w:del>
                        </m:r>
                      </m:e>
                      <m:sub>
                        <m:r>
                          <w:del w:id="203" w:author="PuntLab" w:date="2021-05-22T11:24:00Z">
                            <w:rPr>
                              <w:rFonts w:ascii="Cambria Math" w:eastAsiaTheme="minorEastAsia" w:hAnsi="Cambria Math" w:cs="Times New Roman"/>
                              <w:lang w:val="en-GB"/>
                            </w:rPr>
                            <m:t>y</m:t>
                          </w:del>
                        </m:r>
                      </m:sub>
                    </m:sSub>
                    <m:r>
                      <w:del w:id="204" w:author="PuntLab" w:date="2021-05-22T11:24:00Z">
                        <w:rPr>
                          <w:rFonts w:ascii="Cambria Math" w:eastAsiaTheme="minorEastAsia" w:hAnsi="Cambria Math" w:cs="Times New Roman"/>
                          <w:lang w:val="en-GB"/>
                        </w:rPr>
                        <m:t>*</m:t>
                      </w:del>
                    </m:r>
                    <m:sSub>
                      <m:sSubPr>
                        <m:ctrlPr>
                          <w:del w:id="205" w:author="PuntLab" w:date="2021-05-22T11:24:00Z">
                            <w:rPr>
                              <w:rFonts w:ascii="Cambria Math" w:eastAsiaTheme="minorEastAsia" w:hAnsi="Cambria Math" w:cs="Times New Roman"/>
                              <w:i/>
                              <w:lang w:val="en-GB"/>
                            </w:rPr>
                          </w:del>
                        </m:ctrlPr>
                      </m:sSubPr>
                      <m:e>
                        <m:r>
                          <w:del w:id="206" w:author="PuntLab" w:date="2021-05-22T11:24:00Z">
                            <w:rPr>
                              <w:rFonts w:ascii="Cambria Math" w:eastAsiaTheme="minorEastAsia" w:hAnsi="Cambria Math" w:cs="Times New Roman"/>
                              <w:lang w:val="en-GB"/>
                            </w:rPr>
                            <m:t>SLR</m:t>
                          </w:del>
                        </m:r>
                      </m:e>
                      <m:sub>
                        <m:r>
                          <w:del w:id="207" w:author="PuntLab" w:date="2021-05-22T11:24:00Z">
                            <w:rPr>
                              <w:rFonts w:ascii="Cambria Math" w:eastAsiaTheme="minorEastAsia" w:hAnsi="Cambria Math" w:cs="Times New Roman"/>
                              <w:lang w:val="en-GB"/>
                            </w:rPr>
                            <m:t>y</m:t>
                          </w:del>
                        </m:r>
                      </m:sub>
                    </m:sSub>
                  </m:num>
                  <m:den>
                    <m:r>
                      <w:del w:id="208" w:author="PuntLab" w:date="2021-05-22T11:24:00Z">
                        <w:rPr>
                          <w:rFonts w:ascii="Cambria Math" w:eastAsiaTheme="minorEastAsia" w:hAnsi="Cambria Math" w:cs="Times New Roman"/>
                          <w:lang w:val="en-GB"/>
                        </w:rPr>
                        <m:t>K</m:t>
                      </w:del>
                    </m:r>
                  </m:den>
                </m:f>
              </m:e>
              <m:e>
                <m:r>
                  <w:del w:id="209"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3B30E9"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10" w:author="PuntLab" w:date="2021-05-22T11:27:00Z">
                        <w:rPr>
                          <w:rFonts w:ascii="Cambria Math" w:hAnsi="Cambria Math" w:cs="Times New Roman"/>
                          <w:lang w:val="en-GB"/>
                        </w:rPr>
                        <m:t>N</m:t>
                      </w:ins>
                    </m:r>
                    <m:r>
                      <w:del w:id="211"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12" w:author="PuntLab" w:date="2021-05-22T11:27:00Z">
                    <w:rPr>
                      <w:rFonts w:ascii="Cambria Math" w:hAnsi="Cambria Math" w:cs="Times New Roman"/>
                      <w:lang w:val="en-GB"/>
                    </w:rPr>
                    <m:t>N</m:t>
                  </w:ins>
                </m:r>
                <m:r>
                  <w:del w:id="213"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4" w:author="PuntLab" w:date="2021-05-22T11:26:00Z">
                        <w:rPr>
                          <w:rFonts w:ascii="Cambria Math" w:hAnsi="Cambria Math" w:cs="Times New Roman"/>
                          <w:lang w:val="en-GB"/>
                        </w:rPr>
                        <m:t>N</m:t>
                      </w:ins>
                    </m:r>
                    <m:r>
                      <w:del w:id="215"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6" w:author="PuntLab" w:date="2021-05-22T11:27:00Z">
            <w:rPr>
              <w:rFonts w:ascii="Cambria Math" w:eastAsiaTheme="minorEastAsia" w:hAnsi="Cambria Math" w:cs="Times New Roman"/>
              <w:lang w:val="en-GB"/>
            </w:rPr>
            <m:t>4</m:t>
          </w:ins>
        </m:r>
        <m:r>
          <w:del w:id="217" w:author="PuntLab" w:date="2021-05-22T11:27:00Z">
            <w:rPr>
              <w:rFonts w:ascii="Cambria Math" w:eastAsiaTheme="minorEastAsia" w:hAnsi="Cambria Math" w:cs="Times New Roman"/>
              <w:lang w:val="en-GB"/>
            </w:rPr>
            <m:t>5</m:t>
          </w:del>
        </m:r>
        <m:r>
          <w:ins w:id="218" w:author="PuntLab" w:date="2021-05-22T11:27:00Z">
            <w:rPr>
              <w:rFonts w:ascii="Cambria Math" w:eastAsiaTheme="minorEastAsia" w:hAnsi="Cambria Math" w:cs="Times New Roman"/>
              <w:lang w:val="en-GB"/>
            </w:rPr>
            <m:t>8</m:t>
          </w:ins>
        </m:r>
        <m:r>
          <w:del w:id="219"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20" w:author="PuntLab" w:date="2021-05-22T11:29:00Z">
            <w:rPr>
              <w:rFonts w:ascii="Cambria Math" w:eastAsiaTheme="minorEastAsia" w:hAnsi="Cambria Math" w:cs="Times New Roman"/>
              <w:lang w:val="en-GB"/>
            </w:rPr>
            <m:t>30</m:t>
          </w:ins>
        </m:r>
        <m:r>
          <w:del w:id="221"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22"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23" w:author="PuntLab" w:date="2021-05-22T11:27:00Z">
            <w:rPr>
              <w:rFonts w:ascii="Cambria Math" w:hAnsi="Cambria Math" w:cs="Times New Roman"/>
              <w:color w:val="000000"/>
              <w:lang w:val="en-GB"/>
            </w:rPr>
            <m:t>9</m:t>
          </w:ins>
        </m:r>
        <m:r>
          <w:del w:id="224"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5" w:author="PuntLab" w:date="2021-05-22T11:27:00Z">
            <w:rPr>
              <w:rFonts w:ascii="Cambria Math" w:hAnsi="Cambria Math" w:cs="Times New Roman"/>
              <w:color w:val="000000"/>
              <w:lang w:val="en-GB"/>
            </w:rPr>
            <m:t>9</m:t>
          </w:ins>
        </m:r>
        <m:r>
          <w:del w:id="226"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7"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8"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9" w:author="PuntLab" w:date="2021-05-22T11:38:00Z">
        <w:r w:rsidR="00EB5168">
          <w:rPr>
            <w:rFonts w:ascii="Times New Roman" w:hAnsi="Times New Roman" w:cs="Times New Roman"/>
            <w:color w:val="000000"/>
            <w:lang w:val="en-GB"/>
          </w:rPr>
          <w:t xml:space="preserve"> </w:t>
        </w:r>
      </w:ins>
      <w:del w:id="230"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31"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32" w:author="PuntLab" w:date="2021-05-22T11:27:00Z">
        <w:r w:rsidRPr="00432CB8" w:rsidDel="0025074C">
          <w:rPr>
            <w:rFonts w:ascii="Times New Roman" w:eastAsiaTheme="minorEastAsia" w:hAnsi="Times New Roman" w:cs="Times New Roman"/>
            <w:lang w:val="en-GB"/>
          </w:rPr>
          <w:delText xml:space="preserve">multiplicative </w:delText>
        </w:r>
      </w:del>
      <w:ins w:id="233"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4"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5" w:author="PuntLab" w:date="2021-05-22T11:28:00Z">
                <w:rPr>
                  <w:rFonts w:ascii="Cambria Math" w:hAnsi="Cambria Math" w:cs="Times New Roman"/>
                  <w:i/>
                  <w:lang w:val="en-GB"/>
                </w:rPr>
              </w:del>
            </m:ctrlPr>
          </m:sSupPr>
          <m:e>
            <m:r>
              <w:del w:id="236" w:author="PuntLab" w:date="2021-05-22T11:28:00Z">
                <w:rPr>
                  <w:rFonts w:ascii="Cambria Math" w:hAnsi="Cambria Math" w:cs="Times New Roman"/>
                  <w:lang w:val="en-GB"/>
                </w:rPr>
                <m:t>τ</m:t>
              </w:del>
            </m:r>
          </m:e>
          <m:sup>
            <m:r>
              <w:del w:id="237" w:author="PuntLab" w:date="2021-05-22T11:28:00Z">
                <w:rPr>
                  <w:rFonts w:ascii="Cambria Math" w:hAnsi="Cambria Math" w:cs="Times New Roman"/>
                  <w:lang w:val="en-GB"/>
                </w:rPr>
                <m:t>2</m:t>
              </w:del>
            </m:r>
          </m:sup>
        </m:sSup>
        <m:r>
          <w:del w:id="238" w:author="PuntLab" w:date="2021-05-22T11:28:00Z">
            <m:rPr>
              <m:sty m:val="p"/>
            </m:rPr>
            <w:rPr>
              <w:rFonts w:ascii="Cambria Math" w:eastAsiaTheme="minorEastAsia" w:hAnsi="Cambria Math" w:cs="Times New Roman"/>
              <w:lang w:val="en-GB"/>
              <w:rPrChange w:id="239"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40" w:author="PuntLab" w:date="2021-05-22T11:40:00Z">
          <w:pPr>
            <w:spacing w:after="0" w:line="360" w:lineRule="auto"/>
          </w:pPr>
        </w:pPrChange>
      </w:pPr>
    </w:p>
    <w:p w14:paraId="08A3CFCD" w14:textId="644F20A5" w:rsidR="007A22E6" w:rsidRDefault="003B30E9" w:rsidP="00F769C0">
      <w:pPr>
        <w:spacing w:after="0" w:line="360" w:lineRule="auto"/>
        <w:jc w:val="center"/>
        <w:rPr>
          <w:ins w:id="241"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42" w:author="PuntLab" w:date="2021-05-22T11:29:00Z">
            <m:rPr>
              <m:sty m:val="bi"/>
            </m:rPr>
            <w:rPr>
              <w:rFonts w:ascii="Cambria Math" w:hAnsi="Cambria Math" w:cs="Times New Roman"/>
              <w:lang w:val="en-GB"/>
            </w:rPr>
            <m:t>Σ</m:t>
          </w:ins>
        </m:r>
        <m:sSup>
          <m:sSupPr>
            <m:ctrlPr>
              <w:del w:id="243" w:author="PuntLab" w:date="2021-05-22T11:29:00Z">
                <w:rPr>
                  <w:rFonts w:ascii="Cambria Math" w:hAnsi="Cambria Math" w:cs="Times New Roman"/>
                  <w:i/>
                  <w:lang w:val="en-GB"/>
                </w:rPr>
              </w:del>
            </m:ctrlPr>
          </m:sSupPr>
          <m:e>
            <m:r>
              <w:del w:id="244" w:author="PuntLab" w:date="2021-05-22T11:29:00Z">
                <w:rPr>
                  <w:rFonts w:ascii="Cambria Math" w:hAnsi="Cambria Math" w:cs="Times New Roman"/>
                  <w:lang w:val="en-GB"/>
                </w:rPr>
                <m:t>τ</m:t>
              </w:del>
            </m:r>
          </m:e>
          <m:sup>
            <m:r>
              <w:del w:id="245"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6" w:author="PuntLab" w:date="2021-05-22T11:30:00Z">
                <m:rPr>
                  <m:sty m:val="bi"/>
                </m:rPr>
                <w:rPr>
                  <w:rFonts w:ascii="Cambria Math" w:hAnsi="Cambria Math" w:cs="Times New Roman"/>
                  <w:lang w:val="en-GB"/>
                </w:rPr>
                <m:t>Σ</m:t>
              </w:ins>
            </m:r>
            <m:sSup>
              <m:sSupPr>
                <m:ctrlPr>
                  <w:del w:id="247" w:author="PuntLab" w:date="2021-05-22T11:30:00Z">
                    <w:rPr>
                      <w:rFonts w:ascii="Cambria Math" w:hAnsi="Cambria Math" w:cs="Times New Roman"/>
                      <w:i/>
                      <w:lang w:val="en-GB"/>
                    </w:rPr>
                  </w:del>
                </m:ctrlPr>
              </m:sSupPr>
              <m:e>
                <m:r>
                  <w:del w:id="248" w:author="PuntLab" w:date="2021-05-22T11:30:00Z">
                    <w:rPr>
                      <w:rFonts w:ascii="Cambria Math" w:hAnsi="Cambria Math" w:cs="Times New Roman"/>
                      <w:lang w:val="en-GB"/>
                    </w:rPr>
                    <m:t>τ</m:t>
                  </w:del>
                </m:r>
              </m:e>
              <m:sup>
                <m:r>
                  <w:del w:id="249" w:author="PuntLab" w:date="2021-05-22T11:30:00Z">
                    <w:rPr>
                      <w:rFonts w:ascii="Cambria Math" w:hAnsi="Cambria Math" w:cs="Times New Roman"/>
                      <w:lang w:val="en-GB"/>
                    </w:rPr>
                    <m:t>2</m:t>
                  </w:del>
                </m:r>
              </m:sup>
            </m:sSup>
          </m:e>
        </m:d>
      </m:oMath>
      <w:del w:id="250" w:author="PuntLab" w:date="2021-05-22T11:29:00Z">
        <w:r w:rsidR="006E4544" w:rsidDel="0025074C">
          <w:rPr>
            <w:rFonts w:ascii="Times New Roman" w:eastAsiaTheme="minorEastAsia" w:hAnsi="Times New Roman" w:cs="Times New Roman"/>
            <w:iCs/>
            <w:lang w:val="en-GB"/>
          </w:rPr>
          <w:tab/>
        </w:r>
      </w:del>
      <m:oMath>
        <m:r>
          <w:del w:id="251"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52" w:author="PuntLab" w:date="2021-05-22T11:31:00Z">
            <w:rPr>
              <w:rFonts w:ascii="Cambria Math" w:eastAsiaTheme="minorEastAsia" w:hAnsi="Cambria Math" w:cs="Times New Roman"/>
              <w:lang w:val="en-GB"/>
            </w:rPr>
            <m:t>y=1999</m:t>
          </w:ins>
        </m:r>
        <m:r>
          <w:ins w:id="253" w:author="PuntLab" w:date="2021-05-22T11:33:00Z">
            <w:rPr>
              <w:rFonts w:ascii="Cambria Math" w:eastAsiaTheme="minorEastAsia" w:hAnsi="Cambria Math" w:cs="Times New Roman"/>
              <w:lang w:val="en-GB"/>
            </w:rPr>
            <m:t>,2000</m:t>
          </w:ins>
        </m:r>
        <m:r>
          <w:ins w:id="254" w:author="PuntLab" w:date="2021-05-22T11:31:00Z">
            <w:rPr>
              <w:rFonts w:ascii="Cambria Math" w:eastAsiaTheme="minorEastAsia" w:hAnsi="Cambria Math" w:cs="Times New Roman"/>
              <w:lang w:val="en-GB"/>
            </w:rPr>
            <m:t>, 200</m:t>
          </w:ins>
        </m:r>
        <m:r>
          <w:ins w:id="255"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6" w:author="PuntLab" w:date="2021-05-22T11:40:00Z"/>
          <w:rFonts w:ascii="Times New Roman" w:hAnsi="Times New Roman" w:cs="Times New Roman"/>
          <w:color w:val="000000"/>
          <w:lang w:val="en-GB"/>
        </w:rPr>
      </w:pPr>
      <w:ins w:id="257" w:author="PuntLab" w:date="2021-05-22T11:36:00Z">
        <w:r>
          <w:rPr>
            <w:rFonts w:ascii="Times New Roman" w:hAnsi="Times New Roman" w:cs="Times New Roman"/>
            <w:color w:val="000000"/>
            <w:lang w:val="en-GB"/>
          </w:rPr>
          <w:t>Where</w:t>
        </w:r>
      </w:ins>
      <w:ins w:id="258" w:author="PuntLab" w:date="2021-05-22T11:44:00Z">
        <w:r w:rsidR="009B6436">
          <w:rPr>
            <w:rFonts w:ascii="Times New Roman" w:hAnsi="Times New Roman" w:cs="Times New Roman"/>
            <w:color w:val="000000"/>
            <w:lang w:val="en-GB"/>
          </w:rPr>
          <w:t xml:space="preserve"> </w:t>
        </w:r>
      </w:ins>
      <m:oMath>
        <m:sSub>
          <m:sSubPr>
            <m:ctrlPr>
              <w:ins w:id="259" w:author="PuntLab" w:date="2021-05-22T11:44:00Z">
                <w:rPr>
                  <w:rFonts w:ascii="Cambria Math" w:hAnsi="Cambria Math" w:cs="Times New Roman"/>
                  <w:b/>
                  <w:i/>
                  <w:lang w:val="en-GB"/>
                </w:rPr>
              </w:ins>
            </m:ctrlPr>
          </m:sSubPr>
          <m:e>
            <m:r>
              <w:ins w:id="260" w:author="PuntLab" w:date="2021-05-22T11:44:00Z">
                <m:rPr>
                  <m:sty m:val="bi"/>
                </m:rPr>
                <w:rPr>
                  <w:rFonts w:ascii="Cambria Math" w:hAnsi="Cambria Math" w:cs="Times New Roman"/>
                  <w:lang w:val="en-GB"/>
                </w:rPr>
                <m:t>A</m:t>
              </w:ins>
            </m:r>
          </m:e>
          <m:sub>
            <m:r>
              <w:ins w:id="261" w:author="PuntLab" w:date="2021-05-22T11:44:00Z">
                <m:rPr>
                  <m:sty m:val="bi"/>
                </m:rPr>
                <w:rPr>
                  <w:rFonts w:ascii="Cambria Math" w:hAnsi="Cambria Math" w:cs="Times New Roman"/>
                  <w:lang w:val="en-GB"/>
                </w:rPr>
                <m:t>y</m:t>
              </w:ins>
            </m:r>
          </m:sub>
        </m:sSub>
      </m:oMath>
      <w:ins w:id="262"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3"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4" w:author="PuntLab" w:date="2021-05-22T11:44:00Z">
                <w:rPr>
                  <w:rFonts w:ascii="Cambria Math" w:hAnsi="Cambria Math" w:cs="Times New Roman"/>
                  <w:b/>
                  <w:i/>
                  <w:lang w:val="en-GB"/>
                </w:rPr>
              </w:ins>
            </m:ctrlPr>
          </m:sSubPr>
          <m:e>
            <m:r>
              <w:ins w:id="265" w:author="PuntLab" w:date="2021-05-22T11:44:00Z">
                <m:rPr>
                  <m:sty m:val="bi"/>
                </m:rPr>
                <w:rPr>
                  <w:rFonts w:ascii="Cambria Math" w:hAnsi="Cambria Math" w:cs="Times New Roman"/>
                  <w:lang w:val="en-GB"/>
                </w:rPr>
                <m:t>N</m:t>
              </w:ins>
            </m:r>
          </m:e>
          <m:sub>
            <m:r>
              <w:ins w:id="266" w:author="PuntLab" w:date="2021-05-22T11:44:00Z">
                <m:rPr>
                  <m:sty m:val="bi"/>
                </m:rPr>
                <w:rPr>
                  <w:rFonts w:ascii="Cambria Math" w:hAnsi="Cambria Math" w:cs="Times New Roman"/>
                  <w:lang w:val="en-GB"/>
                </w:rPr>
                <m:t>y</m:t>
              </w:ins>
            </m:r>
          </m:sub>
        </m:sSub>
      </m:oMath>
      <w:ins w:id="267"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are vectors of the accumulated</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xml:space="preserve"> and estimated</w:t>
        </w:r>
      </w:ins>
      <w:ins w:id="271" w:author="PuntLab" w:date="2021-05-22T11:44:00Z">
        <w:r w:rsidR="009B6436" w:rsidRPr="009B6436">
          <w:rPr>
            <w:rFonts w:ascii="Times New Roman" w:eastAsiaTheme="minorEastAsia" w:hAnsi="Times New Roman" w:cs="Times New Roman"/>
            <w:lang w:val="en-GB"/>
            <w:rPrChange w:id="272" w:author="PuntLab" w:date="2021-05-22T11:45:00Z">
              <w:rPr>
                <w:rFonts w:ascii="Times New Roman" w:eastAsiaTheme="minorEastAsia" w:hAnsi="Times New Roman" w:cs="Times New Roman"/>
                <w:b/>
                <w:lang w:val="en-GB"/>
              </w:rPr>
            </w:rPrChange>
          </w:rPr>
          <w:t xml:space="preserve"> number of observed whales</w:t>
        </w:r>
      </w:ins>
      <w:ins w:id="273" w:author="PuntLab" w:date="2021-05-22T11:45:00Z">
        <w:r w:rsidR="009B6436" w:rsidRPr="009B6436">
          <w:rPr>
            <w:rFonts w:ascii="Times New Roman" w:eastAsiaTheme="minorEastAsia" w:hAnsi="Times New Roman" w:cs="Times New Roman"/>
            <w:lang w:val="en-GB"/>
            <w:rPrChange w:id="274" w:author="PuntLab" w:date="2021-05-22T11:45:00Z">
              <w:rPr>
                <w:rFonts w:ascii="Times New Roman" w:eastAsiaTheme="minorEastAsia" w:hAnsi="Times New Roman" w:cs="Times New Roman"/>
                <w:b/>
                <w:lang w:val="en-GB"/>
              </w:rPr>
            </w:rPrChange>
          </w:rPr>
          <w:t>, respectively. and</w:t>
        </w:r>
      </w:ins>
      <w:ins w:id="275" w:author="PuntLab" w:date="2021-05-22T11:36:00Z">
        <w:r>
          <w:rPr>
            <w:rFonts w:ascii="Times New Roman" w:hAnsi="Times New Roman" w:cs="Times New Roman"/>
            <w:color w:val="000000"/>
            <w:lang w:val="en-GB"/>
          </w:rPr>
          <w:t xml:space="preserve"> </w:t>
        </w:r>
      </w:ins>
      <m:oMath>
        <m:r>
          <w:ins w:id="276" w:author="PuntLab" w:date="2021-05-22T11:36:00Z">
            <m:rPr>
              <m:sty m:val="bi"/>
            </m:rPr>
            <w:rPr>
              <w:rFonts w:ascii="Cambria Math" w:hAnsi="Cambria Math" w:cs="Times New Roman"/>
              <w:lang w:val="en-GB"/>
            </w:rPr>
            <m:t>Σ</m:t>
          </w:ins>
        </m:r>
      </m:oMath>
      <w:ins w:id="277"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8"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9" w:author="PuntLab" w:date="2021-05-22T11:38:00Z">
        <w:r w:rsidR="00D91848">
          <w:rPr>
            <w:rFonts w:ascii="Times New Roman" w:eastAsiaTheme="minorEastAsia" w:hAnsi="Times New Roman" w:cs="Times New Roman"/>
            <w:lang w:val="en-GB"/>
          </w:rPr>
          <w:t>by numerical simulation</w:t>
        </w:r>
      </w:ins>
      <w:ins w:id="280" w:author="PuntLab" w:date="2021-05-22T11:37:00Z">
        <w:r>
          <w:rPr>
            <w:rFonts w:ascii="Times New Roman" w:eastAsiaTheme="minorEastAsia" w:hAnsi="Times New Roman" w:cs="Times New Roman"/>
            <w:lang w:val="en-GB"/>
          </w:rPr>
          <w:t>.</w:t>
        </w:r>
      </w:ins>
      <w:ins w:id="281"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82"/>
        <w:r w:rsidR="00EB5168" w:rsidRPr="00A50F8E">
          <w:rPr>
            <w:rFonts w:ascii="Times New Roman" w:hAnsi="Times New Roman" w:cs="Times New Roman"/>
            <w:color w:val="000000"/>
            <w:highlight w:val="yellow"/>
            <w:lang w:val="en-GB"/>
            <w:rPrChange w:id="283" w:author="Grant Adams" w:date="2021-06-06T10:25:00Z">
              <w:rPr>
                <w:rFonts w:ascii="Times New Roman" w:hAnsi="Times New Roman" w:cs="Times New Roman"/>
                <w:color w:val="000000"/>
                <w:lang w:val="en-GB"/>
              </w:rPr>
            </w:rPrChange>
          </w:rPr>
          <w:t xml:space="preserve">Ludwig &amp; Walters </w:t>
        </w:r>
        <w:commentRangeEnd w:id="282"/>
        <w:r w:rsidR="00EB5168" w:rsidRPr="00A50F8E">
          <w:rPr>
            <w:rStyle w:val="CommentReference"/>
            <w:highlight w:val="yellow"/>
            <w:rPrChange w:id="284" w:author="Grant Adams" w:date="2021-06-06T10:25:00Z">
              <w:rPr>
                <w:rStyle w:val="CommentReference"/>
              </w:rPr>
            </w:rPrChange>
          </w:rPr>
          <w:commentReference w:id="282"/>
        </w:r>
        <w:r w:rsidR="00EB5168" w:rsidRPr="00A50F8E">
          <w:rPr>
            <w:rFonts w:ascii="Times New Roman" w:hAnsi="Times New Roman" w:cs="Times New Roman"/>
            <w:color w:val="000000"/>
            <w:highlight w:val="yellow"/>
            <w:lang w:val="en-GB"/>
            <w:rPrChange w:id="285"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6" w:author="PuntLab" w:date="2021-05-22T11:57:00Z"/>
          <w:rFonts w:ascii="Times New Roman" w:eastAsiaTheme="minorEastAsia" w:hAnsi="Times New Roman" w:cs="Times New Roman"/>
          <w:lang w:val="en-GB"/>
        </w:rPr>
      </w:pPr>
      <m:oMathPara>
        <m:oMath>
          <m:r>
            <w:ins w:id="287"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8" w:author="PuntLab" w:date="2021-05-22T11:40:00Z">
                  <w:rPr>
                    <w:rFonts w:ascii="Cambria Math" w:hAnsi="Cambria Math" w:cs="Times New Roman"/>
                    <w:i/>
                    <w:lang w:val="en-GB"/>
                  </w:rPr>
                </w:ins>
              </m:ctrlPr>
            </m:dPr>
            <m:e>
              <m:f>
                <m:fPr>
                  <m:type m:val="lin"/>
                  <m:ctrlPr>
                    <w:ins w:id="289" w:author="PuntLab" w:date="2021-05-22T12:53:00Z">
                      <w:rPr>
                        <w:rFonts w:ascii="Cambria Math" w:hAnsi="Cambria Math" w:cs="Times New Roman"/>
                        <w:i/>
                        <w:lang w:val="en-GB"/>
                      </w:rPr>
                    </w:ins>
                  </m:ctrlPr>
                </m:fPr>
                <m:num>
                  <m:nary>
                    <m:naryPr>
                      <m:chr m:val="∑"/>
                      <m:limLoc m:val="undOvr"/>
                      <m:subHide m:val="1"/>
                      <m:supHide m:val="1"/>
                      <m:ctrlPr>
                        <w:ins w:id="290" w:author="PuntLab" w:date="2021-05-22T12:54:00Z">
                          <w:rPr>
                            <w:rFonts w:ascii="Cambria Math" w:hAnsi="Cambria Math" w:cs="Times New Roman"/>
                            <w:i/>
                            <w:lang w:val="en-GB"/>
                          </w:rPr>
                        </w:ins>
                      </m:ctrlPr>
                    </m:naryPr>
                    <m:sub/>
                    <m:sup/>
                    <m:e>
                      <m:sSup>
                        <m:sSupPr>
                          <m:ctrlPr>
                            <w:ins w:id="291" w:author="PuntLab" w:date="2021-05-22T12:54:00Z">
                              <w:rPr>
                                <w:rFonts w:ascii="Cambria Math" w:hAnsi="Cambria Math" w:cs="Times New Roman"/>
                                <w:i/>
                                <w:lang w:val="en-GB"/>
                              </w:rPr>
                            </w:ins>
                          </m:ctrlPr>
                        </m:sSupPr>
                        <m:e>
                          <m:r>
                            <w:ins w:id="292" w:author="PuntLab" w:date="2021-05-22T12:54:00Z">
                              <m:rPr>
                                <m:sty m:val="bi"/>
                              </m:rPr>
                              <w:rPr>
                                <w:rFonts w:ascii="Cambria Math" w:hAnsi="Cambria Math" w:cs="Times New Roman"/>
                                <w:lang w:val="en-GB"/>
                              </w:rPr>
                              <m:t>Σ</m:t>
                            </w:ins>
                          </m:r>
                        </m:e>
                        <m:sup>
                          <m:r>
                            <w:ins w:id="293" w:author="PuntLab" w:date="2021-05-22T12:54:00Z">
                              <w:rPr>
                                <w:rFonts w:ascii="Cambria Math" w:hAnsi="Cambria Math" w:cs="Times New Roman"/>
                                <w:lang w:val="en-GB"/>
                              </w:rPr>
                              <m:t>-1</m:t>
                            </w:ins>
                          </m:r>
                        </m:sup>
                      </m:sSup>
                      <m:r>
                        <w:ins w:id="294" w:author="PuntLab" w:date="2021-05-22T12:54:00Z">
                          <m:rPr>
                            <m:sty m:val="p"/>
                          </m:rPr>
                          <w:rPr>
                            <w:rFonts w:ascii="Cambria Math" w:hAnsi="Cambria Math" w:cs="Times New Roman"/>
                            <w:lang w:val="en-GB"/>
                          </w:rPr>
                          <m:t>ln⁡</m:t>
                        </w:ins>
                      </m:r>
                      <m:d>
                        <m:dPr>
                          <m:ctrlPr>
                            <w:ins w:id="295" w:author="PuntLab" w:date="2021-05-22T12:54:00Z">
                              <w:rPr>
                                <w:rFonts w:ascii="Cambria Math" w:hAnsi="Cambria Math" w:cs="Times New Roman"/>
                                <w:b/>
                                <w:i/>
                                <w:lang w:val="en-GB"/>
                              </w:rPr>
                            </w:ins>
                          </m:ctrlPr>
                        </m:dPr>
                        <m:e>
                          <m:f>
                            <m:fPr>
                              <m:ctrlPr>
                                <w:ins w:id="296" w:author="PuntLab" w:date="2021-05-22T12:54:00Z">
                                  <w:rPr>
                                    <w:rFonts w:ascii="Cambria Math" w:hAnsi="Cambria Math" w:cs="Times New Roman"/>
                                    <w:b/>
                                    <w:i/>
                                    <w:lang w:val="en-GB"/>
                                  </w:rPr>
                                </w:ins>
                              </m:ctrlPr>
                            </m:fPr>
                            <m:num>
                              <m:sSub>
                                <m:sSubPr>
                                  <m:ctrlPr>
                                    <w:ins w:id="297" w:author="PuntLab" w:date="2021-05-22T12:54:00Z">
                                      <w:rPr>
                                        <w:rFonts w:ascii="Cambria Math" w:hAnsi="Cambria Math" w:cs="Times New Roman"/>
                                        <w:b/>
                                        <w:i/>
                                        <w:lang w:val="en-GB"/>
                                      </w:rPr>
                                    </w:ins>
                                  </m:ctrlPr>
                                </m:sSubPr>
                                <m:e>
                                  <m:r>
                                    <w:ins w:id="298" w:author="PuntLab" w:date="2021-05-22T12:54:00Z">
                                      <m:rPr>
                                        <m:sty m:val="bi"/>
                                      </m:rPr>
                                      <w:rPr>
                                        <w:rFonts w:ascii="Cambria Math" w:hAnsi="Cambria Math" w:cs="Times New Roman"/>
                                        <w:lang w:val="en-GB"/>
                                      </w:rPr>
                                      <m:t>A</m:t>
                                    </w:ins>
                                  </m:r>
                                </m:e>
                                <m:sub>
                                  <m:r>
                                    <w:ins w:id="299" w:author="PuntLab" w:date="2021-05-22T12:54:00Z">
                                      <m:rPr>
                                        <m:sty m:val="bi"/>
                                      </m:rPr>
                                      <w:rPr>
                                        <w:rFonts w:ascii="Cambria Math" w:hAnsi="Cambria Math" w:cs="Times New Roman"/>
                                        <w:lang w:val="en-GB"/>
                                      </w:rPr>
                                      <m:t>y</m:t>
                                    </w:ins>
                                  </m:r>
                                </m:sub>
                              </m:sSub>
                            </m:num>
                            <m:den>
                              <m:sSub>
                                <m:sSubPr>
                                  <m:ctrlPr>
                                    <w:ins w:id="300" w:author="PuntLab" w:date="2021-05-22T12:54:00Z">
                                      <w:rPr>
                                        <w:rFonts w:ascii="Cambria Math" w:hAnsi="Cambria Math" w:cs="Times New Roman"/>
                                        <w:b/>
                                        <w:i/>
                                        <w:lang w:val="en-GB"/>
                                      </w:rPr>
                                    </w:ins>
                                  </m:ctrlPr>
                                </m:sSubPr>
                                <m:e>
                                  <m:r>
                                    <w:ins w:id="301" w:author="PuntLab" w:date="2021-05-22T12:54:00Z">
                                      <m:rPr>
                                        <m:sty m:val="bi"/>
                                      </m:rPr>
                                      <w:rPr>
                                        <w:rFonts w:ascii="Cambria Math" w:hAnsi="Cambria Math" w:cs="Times New Roman"/>
                                        <w:lang w:val="en-GB"/>
                                      </w:rPr>
                                      <m:t>N</m:t>
                                    </w:ins>
                                  </m:r>
                                </m:e>
                                <m:sub>
                                  <m:r>
                                    <w:ins w:id="302"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303" w:author="PuntLab" w:date="2021-05-22T12:53:00Z">
                          <w:rPr>
                            <w:rFonts w:ascii="Cambria Math" w:hAnsi="Cambria Math" w:cs="Times New Roman"/>
                            <w:i/>
                            <w:lang w:val="en-GB"/>
                          </w:rPr>
                        </w:ins>
                      </m:ctrlPr>
                    </m:naryPr>
                    <m:sub/>
                    <m:sup/>
                    <m:e>
                      <m:sSup>
                        <m:sSupPr>
                          <m:ctrlPr>
                            <w:ins w:id="304" w:author="PuntLab" w:date="2021-05-22T12:53:00Z">
                              <w:rPr>
                                <w:rFonts w:ascii="Cambria Math" w:hAnsi="Cambria Math" w:cs="Times New Roman"/>
                                <w:i/>
                                <w:lang w:val="en-GB"/>
                              </w:rPr>
                            </w:ins>
                          </m:ctrlPr>
                        </m:sSupPr>
                        <m:e>
                          <m:r>
                            <w:ins w:id="305" w:author="PuntLab" w:date="2021-05-22T12:53:00Z">
                              <m:rPr>
                                <m:sty m:val="bi"/>
                              </m:rPr>
                              <w:rPr>
                                <w:rFonts w:ascii="Cambria Math" w:hAnsi="Cambria Math" w:cs="Times New Roman"/>
                                <w:lang w:val="en-GB"/>
                              </w:rPr>
                              <m:t>Σ</m:t>
                            </w:ins>
                          </m:r>
                        </m:e>
                        <m:sup>
                          <m:r>
                            <w:ins w:id="306"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7" w:author="PuntLab" w:date="2021-05-22T11:58:00Z"/>
          <w:rFonts w:ascii="Times New Roman" w:hAnsi="Times New Roman" w:cs="Times New Roman"/>
          <w:color w:val="000000"/>
          <w:lang w:val="en-GB"/>
        </w:rPr>
      </w:pPr>
      <w:ins w:id="308" w:author="PuntLab" w:date="2021-05-22T11:57:00Z">
        <w:r>
          <w:rPr>
            <w:rFonts w:ascii="Times New Roman" w:hAnsi="Times New Roman" w:cs="Times New Roman"/>
            <w:color w:val="000000"/>
            <w:lang w:val="en-GB"/>
          </w:rPr>
          <w:t>Observation error for absolute abundance in 2010 was accounted for by assuming a univa</w:t>
        </w:r>
      </w:ins>
      <w:ins w:id="309" w:author="PuntLab" w:date="2021-05-22T11:58:00Z">
        <w:r>
          <w:rPr>
            <w:rFonts w:ascii="Times New Roman" w:hAnsi="Times New Roman" w:cs="Times New Roman"/>
            <w:color w:val="000000"/>
            <w:lang w:val="en-GB"/>
          </w:rPr>
          <w:t>riate lognormal error structure:</w:t>
        </w:r>
      </w:ins>
    </w:p>
    <w:p w14:paraId="719435B8" w14:textId="3FFFE32A" w:rsidR="00F67988" w:rsidRPr="005F6FF9" w:rsidRDefault="003B30E9">
      <w:pPr>
        <w:spacing w:after="0" w:line="360" w:lineRule="auto"/>
        <w:rPr>
          <w:ins w:id="310" w:author="Grant Adams" w:date="2021-06-07T13:25:00Z"/>
          <w:rFonts w:ascii="Times New Roman" w:eastAsiaTheme="minorEastAsia" w:hAnsi="Times New Roman" w:cs="Times New Roman"/>
          <w:iCs/>
          <w:lang w:val="en-GB"/>
        </w:rPr>
      </w:pPr>
      <m:oMathPara>
        <m:oMath>
          <m:sSub>
            <m:sSubPr>
              <m:ctrlPr>
                <w:ins w:id="311" w:author="PuntLab" w:date="2021-05-22T11:58:00Z">
                  <w:rPr>
                    <w:rFonts w:ascii="Cambria Math" w:hAnsi="Cambria Math" w:cs="Times New Roman"/>
                    <w:i/>
                    <w:lang w:val="en-GB"/>
                  </w:rPr>
                </w:ins>
              </m:ctrlPr>
            </m:sSubPr>
            <m:e>
              <m:d>
                <m:dPr>
                  <m:begChr m:val=""/>
                  <m:endChr m:val="|"/>
                  <m:ctrlPr>
                    <w:ins w:id="312" w:author="PuntLab" w:date="2021-05-22T11:58:00Z">
                      <w:rPr>
                        <w:rFonts w:ascii="Cambria Math" w:hAnsi="Cambria Math" w:cs="Times New Roman"/>
                        <w:i/>
                        <w:lang w:val="en-GB"/>
                      </w:rPr>
                    </w:ins>
                  </m:ctrlPr>
                </m:dPr>
                <m:e>
                  <m:sSub>
                    <m:sSubPr>
                      <m:ctrlPr>
                        <w:ins w:id="313" w:author="PuntLab" w:date="2021-05-22T11:58:00Z">
                          <w:rPr>
                            <w:rFonts w:ascii="Cambria Math" w:hAnsi="Cambria Math" w:cs="Times New Roman"/>
                            <w:i/>
                            <w:lang w:val="en-GB"/>
                          </w:rPr>
                        </w:ins>
                      </m:ctrlPr>
                    </m:sSubPr>
                    <m:e>
                      <m:r>
                        <w:ins w:id="314" w:author="PuntLab" w:date="2021-05-22T11:58:00Z">
                          <w:rPr>
                            <w:rFonts w:ascii="Cambria Math" w:hAnsi="Cambria Math" w:cs="Times New Roman"/>
                            <w:lang w:val="en-GB"/>
                          </w:rPr>
                          <m:t>A</m:t>
                        </w:ins>
                      </m:r>
                    </m:e>
                    <m:sub>
                      <m:r>
                        <w:ins w:id="315" w:author="PuntLab" w:date="2021-05-22T11:59:00Z">
                          <w:rPr>
                            <w:rFonts w:ascii="Cambria Math" w:hAnsi="Cambria Math" w:cs="Times New Roman"/>
                            <w:lang w:val="en-GB"/>
                          </w:rPr>
                          <m:t>2010</m:t>
                        </w:ins>
                      </m:r>
                    </m:sub>
                  </m:sSub>
                </m:e>
              </m:d>
              <m:r>
                <w:ins w:id="316" w:author="PuntLab" w:date="2021-05-22T11:58:00Z">
                  <w:rPr>
                    <w:rFonts w:ascii="Cambria Math" w:hAnsi="Cambria Math" w:cs="Times New Roman"/>
                    <w:lang w:val="en-GB"/>
                  </w:rPr>
                  <m:t>N</m:t>
                </w:ins>
              </m:r>
            </m:e>
            <m:sub>
              <m:r>
                <w:ins w:id="317" w:author="PuntLab" w:date="2021-05-22T11:59:00Z">
                  <w:rPr>
                    <w:rFonts w:ascii="Cambria Math" w:hAnsi="Cambria Math" w:cs="Times New Roman"/>
                    <w:lang w:val="en-GB"/>
                  </w:rPr>
                  <m:t>2010</m:t>
                </w:ins>
              </m:r>
            </m:sub>
          </m:sSub>
          <m:r>
            <w:ins w:id="318" w:author="PuntLab" w:date="2021-05-22T11:58:00Z">
              <w:rPr>
                <w:rFonts w:ascii="Cambria Math" w:hAnsi="Cambria Math" w:cs="Times New Roman"/>
                <w:lang w:val="en-GB"/>
              </w:rPr>
              <m:t>,</m:t>
            </w:ins>
          </m:r>
          <m:sSup>
            <m:sSupPr>
              <m:ctrlPr>
                <w:ins w:id="319" w:author="PuntLab" w:date="2021-05-22T11:59:00Z">
                  <w:rPr>
                    <w:rFonts w:ascii="Cambria Math" w:hAnsi="Cambria Math" w:cs="Times New Roman"/>
                    <w:i/>
                    <w:lang w:val="en-GB"/>
                  </w:rPr>
                </w:ins>
              </m:ctrlPr>
            </m:sSupPr>
            <m:e>
              <m:r>
                <w:ins w:id="320" w:author="PuntLab" w:date="2021-05-22T11:59:00Z">
                  <w:rPr>
                    <w:rFonts w:ascii="Cambria Math" w:hAnsi="Cambria Math" w:cs="Times New Roman"/>
                    <w:lang w:val="en-GB"/>
                  </w:rPr>
                  <m:t xml:space="preserve"> τ</m:t>
                </w:ins>
              </m:r>
            </m:e>
            <m:sup>
              <m:r>
                <w:ins w:id="321" w:author="PuntLab" w:date="2021-05-22T12:00:00Z">
                  <w:rPr>
                    <w:rFonts w:ascii="Cambria Math" w:hAnsi="Cambria Math" w:cs="Times New Roman"/>
                    <w:lang w:val="en-GB"/>
                  </w:rPr>
                  <m:t>2</m:t>
                </w:ins>
              </m:r>
            </m:sup>
          </m:sSup>
          <m:r>
            <w:ins w:id="322" w:author="PuntLab" w:date="2021-05-22T11:58:00Z">
              <w:rPr>
                <w:rFonts w:ascii="Cambria Math" w:hAnsi="Cambria Math" w:cs="Times New Roman"/>
                <w:lang w:val="en-GB"/>
              </w:rPr>
              <m:t xml:space="preserve"> ~</m:t>
            </w:ins>
          </m:r>
          <m:r>
            <w:ins w:id="323" w:author="PuntLab" w:date="2021-05-22T11:58:00Z">
              <m:rPr>
                <m:sty m:val="p"/>
              </m:rPr>
              <w:rPr>
                <w:rFonts w:ascii="Cambria Math" w:eastAsiaTheme="minorEastAsia" w:hAnsi="Cambria Math" w:cs="Times New Roman"/>
                <w:lang w:val="en-GB"/>
              </w:rPr>
              <m:t xml:space="preserve">  log-normal</m:t>
            </w:ins>
          </m:r>
          <m:d>
            <m:dPr>
              <m:ctrlPr>
                <w:ins w:id="324" w:author="PuntLab" w:date="2021-05-22T11:58:00Z">
                  <w:rPr>
                    <w:rFonts w:ascii="Cambria Math" w:eastAsiaTheme="minorEastAsia" w:hAnsi="Cambria Math" w:cs="Times New Roman"/>
                    <w:iCs/>
                    <w:lang w:val="en-GB"/>
                  </w:rPr>
                </w:ins>
              </m:ctrlPr>
            </m:dPr>
            <m:e>
              <m:r>
                <w:ins w:id="325" w:author="PuntLab" w:date="2021-05-22T11:58:00Z">
                  <m:rPr>
                    <m:sty m:val="p"/>
                  </m:rPr>
                  <w:rPr>
                    <w:rFonts w:ascii="Cambria Math" w:eastAsiaTheme="minorEastAsia" w:hAnsi="Cambria Math" w:cs="Times New Roman"/>
                    <w:lang w:val="en-GB"/>
                  </w:rPr>
                  <m:t>log</m:t>
                </w:ins>
              </m:r>
              <m:d>
                <m:dPr>
                  <m:begChr m:val="["/>
                  <m:endChr m:val="]"/>
                  <m:ctrlPr>
                    <w:ins w:id="326" w:author="PuntLab" w:date="2021-05-22T11:58:00Z">
                      <w:rPr>
                        <w:rFonts w:ascii="Cambria Math" w:hAnsi="Cambria Math" w:cs="Times New Roman"/>
                        <w:i/>
                        <w:lang w:val="en-GB"/>
                      </w:rPr>
                    </w:ins>
                  </m:ctrlPr>
                </m:dPr>
                <m:e>
                  <m:sSub>
                    <m:sSubPr>
                      <m:ctrlPr>
                        <w:ins w:id="327" w:author="PuntLab" w:date="2021-05-22T11:58:00Z">
                          <w:rPr>
                            <w:rFonts w:ascii="Cambria Math" w:hAnsi="Cambria Math" w:cs="Times New Roman"/>
                            <w:i/>
                            <w:lang w:val="en-GB"/>
                          </w:rPr>
                        </w:ins>
                      </m:ctrlPr>
                    </m:sSubPr>
                    <m:e>
                      <m:r>
                        <w:ins w:id="328" w:author="PuntLab" w:date="2021-05-22T11:58:00Z">
                          <w:rPr>
                            <w:rFonts w:ascii="Cambria Math" w:hAnsi="Cambria Math" w:cs="Times New Roman"/>
                            <w:lang w:val="en-GB"/>
                          </w:rPr>
                          <m:t>N</m:t>
                        </w:ins>
                      </m:r>
                    </m:e>
                    <m:sub>
                      <m:r>
                        <w:ins w:id="329" w:author="PuntLab" w:date="2021-05-22T12:00:00Z">
                          <w:rPr>
                            <w:rFonts w:ascii="Cambria Math" w:hAnsi="Cambria Math" w:cs="Times New Roman"/>
                            <w:lang w:val="en-GB"/>
                          </w:rPr>
                          <m:t>2010</m:t>
                        </w:ins>
                      </m:r>
                    </m:sub>
                  </m:sSub>
                </m:e>
              </m:d>
              <m:r>
                <w:ins w:id="330" w:author="PuntLab" w:date="2021-05-22T11:58:00Z">
                  <w:rPr>
                    <w:rFonts w:ascii="Cambria Math" w:hAnsi="Cambria Math" w:cs="Times New Roman"/>
                    <w:lang w:val="en-GB"/>
                  </w:rPr>
                  <m:t>,</m:t>
                </w:ins>
              </m:r>
              <m:sSup>
                <m:sSupPr>
                  <m:ctrlPr>
                    <w:ins w:id="331" w:author="PuntLab" w:date="2021-05-22T12:00:00Z">
                      <w:rPr>
                        <w:rFonts w:ascii="Cambria Math" w:hAnsi="Cambria Math" w:cs="Times New Roman"/>
                        <w:i/>
                        <w:lang w:val="en-GB"/>
                      </w:rPr>
                    </w:ins>
                  </m:ctrlPr>
                </m:sSupPr>
                <m:e>
                  <m:r>
                    <w:ins w:id="332" w:author="PuntLab" w:date="2021-05-22T12:00:00Z">
                      <w:rPr>
                        <w:rFonts w:ascii="Cambria Math" w:hAnsi="Cambria Math" w:cs="Times New Roman"/>
                        <w:lang w:val="en-GB"/>
                      </w:rPr>
                      <m:t xml:space="preserve"> τ</m:t>
                    </w:ins>
                  </m:r>
                </m:e>
                <m:sup>
                  <m:r>
                    <w:ins w:id="333" w:author="PuntLab" w:date="2021-05-22T12:00:00Z">
                      <w:rPr>
                        <w:rFonts w:ascii="Cambria Math" w:hAnsi="Cambria Math" w:cs="Times New Roman"/>
                        <w:lang w:val="en-GB"/>
                      </w:rPr>
                      <m:t>2</m:t>
                    </w:ins>
                  </m:r>
                </m:sup>
              </m:sSup>
            </m:e>
          </m:d>
        </m:oMath>
      </m:oMathPara>
    </w:p>
    <w:p w14:paraId="56BAA264" w14:textId="7606EF39" w:rsidR="005F6FF9" w:rsidRDefault="005F6FF9">
      <w:pPr>
        <w:spacing w:after="0" w:line="360" w:lineRule="auto"/>
        <w:rPr>
          <w:ins w:id="334" w:author="Grant Adams" w:date="2021-06-07T13:25:00Z"/>
          <w:rFonts w:ascii="Times New Roman" w:eastAsiaTheme="minorEastAsia" w:hAnsi="Times New Roman" w:cs="Times New Roman"/>
          <w:iCs/>
          <w:lang w:val="en-GB"/>
        </w:rPr>
      </w:pPr>
    </w:p>
    <w:p w14:paraId="03144F9A" w14:textId="32FE7CC7" w:rsidR="005F6FF9" w:rsidRDefault="005F6FF9">
      <w:pPr>
        <w:spacing w:after="0" w:line="360" w:lineRule="auto"/>
        <w:rPr>
          <w:ins w:id="335" w:author="Grant Adams" w:date="2021-06-07T13:26:00Z"/>
          <w:rFonts w:ascii="Times New Roman" w:eastAsiaTheme="minorEastAsia" w:hAnsi="Times New Roman" w:cs="Times New Roman"/>
          <w:i/>
          <w:lang w:val="en-GB"/>
        </w:rPr>
      </w:pPr>
      <w:ins w:id="336" w:author="Grant Adams" w:date="2021-06-07T13:26:00Z">
        <w:r>
          <w:rPr>
            <w:rFonts w:ascii="Times New Roman" w:eastAsiaTheme="minorEastAsia" w:hAnsi="Times New Roman" w:cs="Times New Roman"/>
            <w:i/>
            <w:lang w:val="en-GB"/>
          </w:rPr>
          <w:t>Minimum population size</w:t>
        </w:r>
      </w:ins>
    </w:p>
    <w:p w14:paraId="6805A59F" w14:textId="38C96E07" w:rsidR="005F6FF9" w:rsidRPr="005F6FF9" w:rsidRDefault="005F6FF9">
      <w:pPr>
        <w:spacing w:after="0" w:line="360" w:lineRule="auto"/>
        <w:rPr>
          <w:rFonts w:ascii="Times New Roman" w:hAnsi="Times New Roman" w:cs="Times New Roman"/>
          <w:iCs/>
          <w:color w:val="000000"/>
          <w:lang w:val="en-GB"/>
          <w:rPrChange w:id="337" w:author="Grant Adams" w:date="2021-06-07T13:26:00Z">
            <w:rPr>
              <w:rFonts w:ascii="Times New Roman" w:hAnsi="Times New Roman" w:cs="Times New Roman"/>
              <w:color w:val="000000"/>
              <w:lang w:val="en-GB"/>
            </w:rPr>
          </w:rPrChange>
        </w:rPr>
        <w:pPrChange w:id="338" w:author="PuntLab" w:date="2021-05-22T11:36:00Z">
          <w:pPr>
            <w:spacing w:after="0" w:line="360" w:lineRule="auto"/>
            <w:jc w:val="center"/>
          </w:pPr>
        </w:pPrChange>
      </w:pPr>
      <w:ins w:id="339" w:author="Grant Adams" w:date="2021-06-07T13:27:00Z">
        <w:r>
          <w:rPr>
            <w:rFonts w:ascii="Times New Roman" w:eastAsiaTheme="minorEastAsia" w:hAnsi="Times New Roman" w:cs="Times New Roman"/>
            <w:iCs/>
            <w:lang w:val="en-GB"/>
          </w:rPr>
          <w:lastRenderedPageBreak/>
          <w:tab/>
        </w:r>
      </w:ins>
      <w:ins w:id="340" w:author="Grant Adams" w:date="2021-06-07T13:32:00Z">
        <w:r>
          <w:rPr>
            <w:rFonts w:ascii="Times New Roman" w:eastAsiaTheme="minorEastAsia" w:hAnsi="Times New Roman" w:cs="Times New Roman"/>
            <w:iCs/>
            <w:lang w:val="en-GB"/>
          </w:rPr>
          <w:t>We</w:t>
        </w:r>
      </w:ins>
      <w:ins w:id="341" w:author="Grant Adams" w:date="2021-06-07T13:27:00Z">
        <w:r>
          <w:rPr>
            <w:rFonts w:ascii="Times New Roman" w:eastAsiaTheme="minorEastAsia" w:hAnsi="Times New Roman" w:cs="Times New Roman"/>
            <w:iCs/>
            <w:lang w:val="en-GB"/>
          </w:rPr>
          <w:t xml:space="preserve"> constrain</w:t>
        </w:r>
      </w:ins>
      <w:ins w:id="342" w:author="Grant Adams" w:date="2021-06-07T13:32:00Z">
        <w:r>
          <w:rPr>
            <w:rFonts w:ascii="Times New Roman" w:eastAsiaTheme="minorEastAsia" w:hAnsi="Times New Roman" w:cs="Times New Roman"/>
            <w:iCs/>
            <w:lang w:val="en-GB"/>
          </w:rPr>
          <w:t>ed</w:t>
        </w:r>
      </w:ins>
      <w:ins w:id="343" w:author="Grant Adams" w:date="2021-06-07T13:27:00Z">
        <w:r>
          <w:rPr>
            <w:rFonts w:ascii="Times New Roman" w:eastAsiaTheme="minorEastAsia" w:hAnsi="Times New Roman" w:cs="Times New Roman"/>
            <w:iCs/>
            <w:lang w:val="en-GB"/>
          </w:rPr>
          <w:t xml:space="preserve"> the minimum abundance of right whales </w:t>
        </w:r>
      </w:ins>
      <w:ins w:id="344" w:author="Grant Adams" w:date="2021-06-07T13:32:00Z">
        <w:r>
          <w:rPr>
            <w:rFonts w:ascii="Times New Roman" w:eastAsiaTheme="minorEastAsia" w:hAnsi="Times New Roman" w:cs="Times New Roman"/>
            <w:iCs/>
            <w:lang w:val="en-GB"/>
          </w:rPr>
          <w:t>based on the number of</w:t>
        </w:r>
      </w:ins>
      <w:ins w:id="345" w:author="Grant Adams" w:date="2021-06-07T13:27:00Z">
        <w:r>
          <w:rPr>
            <w:rFonts w:ascii="Times New Roman" w:eastAsiaTheme="minorEastAsia" w:hAnsi="Times New Roman" w:cs="Times New Roman"/>
            <w:iCs/>
            <w:lang w:val="en-GB"/>
          </w:rPr>
          <w:t xml:space="preserve"> maternally inherited mitochondrial DNA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haplotypes.</w:t>
        </w:r>
      </w:ins>
      <w:ins w:id="346" w:author="Grant Adams" w:date="2021-06-07T13:29:00Z">
        <w:r>
          <w:rPr>
            <w:rFonts w:ascii="Times New Roman" w:eastAsiaTheme="minorEastAsia" w:hAnsi="Times New Roman" w:cs="Times New Roman"/>
            <w:iCs/>
            <w:lang w:val="en-GB"/>
          </w:rPr>
          <w:t xml:space="preserve"> </w:t>
        </w:r>
      </w:ins>
      <w:ins w:id="347" w:author="Grant Adams" w:date="2021-06-07T13:30:00Z">
        <w:r>
          <w:rPr>
            <w:rFonts w:ascii="Times New Roman" w:eastAsiaTheme="minorEastAsia" w:hAnsi="Times New Roman" w:cs="Times New Roman"/>
            <w:iCs/>
            <w:lang w:val="en-GB"/>
          </w:rPr>
          <w:t xml:space="preserve">Recent work has sequenced 24 unique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xml:space="preserve"> haplotypes</w:t>
        </w:r>
      </w:ins>
      <w:ins w:id="348" w:author="Grant Adams" w:date="2021-06-07T13:32:00Z">
        <w:r>
          <w:rPr>
            <w:rFonts w:ascii="Times New Roman" w:eastAsiaTheme="minorEastAsia" w:hAnsi="Times New Roman" w:cs="Times New Roman"/>
            <w:iCs/>
            <w:lang w:val="en-GB"/>
          </w:rPr>
          <w:t xml:space="preserve"> </w:t>
        </w:r>
      </w:ins>
      <w:ins w:id="349" w:author="Grant Adams" w:date="2021-06-07T13:35:00Z">
        <w:r w:rsidR="000419AE">
          <w:rPr>
            <w:rFonts w:ascii="Times New Roman" w:eastAsiaTheme="minorEastAsia" w:hAnsi="Times New Roman" w:cs="Times New Roman"/>
            <w:iCs/>
            <w:lang w:val="en-GB"/>
          </w:rPr>
          <w:t>of SRW in Southern Brazil</w:t>
        </w:r>
      </w:ins>
      <w:ins w:id="350" w:author="Grant Adams" w:date="2021-06-07T13:38:00Z">
        <w:r w:rsidR="000419AE">
          <w:rPr>
            <w:rFonts w:ascii="Times New Roman" w:eastAsiaTheme="minorEastAsia" w:hAnsi="Times New Roman" w:cs="Times New Roman"/>
            <w:iCs/>
            <w:lang w:val="en-GB"/>
          </w:rPr>
          <w:t xml:space="preserve"> (</w:t>
        </w:r>
        <w:commentRangeStart w:id="351"/>
        <w:r w:rsidR="000419AE" w:rsidRPr="000419AE">
          <w:rPr>
            <w:rFonts w:ascii="Times New Roman" w:eastAsiaTheme="minorEastAsia" w:hAnsi="Times New Roman" w:cs="Times New Roman"/>
            <w:iCs/>
            <w:highlight w:val="yellow"/>
            <w:lang w:val="en-GB"/>
            <w:rPrChange w:id="352" w:author="Grant Adams" w:date="2021-06-07T13:38:00Z">
              <w:rPr>
                <w:rFonts w:ascii="Times New Roman" w:eastAsiaTheme="minorEastAsia" w:hAnsi="Times New Roman" w:cs="Times New Roman"/>
                <w:iCs/>
                <w:lang w:val="en-GB"/>
              </w:rPr>
            </w:rPrChange>
          </w:rPr>
          <w:t>CITE</w:t>
        </w:r>
        <w:commentRangeEnd w:id="351"/>
        <w:r w:rsidR="000419AE">
          <w:rPr>
            <w:rStyle w:val="CommentReference"/>
          </w:rPr>
          <w:commentReference w:id="351"/>
        </w:r>
        <w:r w:rsidR="000419AE">
          <w:rPr>
            <w:rFonts w:ascii="Times New Roman" w:eastAsiaTheme="minorEastAsia" w:hAnsi="Times New Roman" w:cs="Times New Roman"/>
            <w:iCs/>
            <w:lang w:val="en-GB"/>
          </w:rPr>
          <w:t>)</w:t>
        </w:r>
      </w:ins>
      <w:ins w:id="353" w:author="Grant Adams" w:date="2021-06-07T13:35:00Z">
        <w:r w:rsidR="000419AE">
          <w:rPr>
            <w:rFonts w:ascii="Times New Roman" w:eastAsiaTheme="minorEastAsia" w:hAnsi="Times New Roman" w:cs="Times New Roman"/>
            <w:iCs/>
            <w:lang w:val="en-GB"/>
          </w:rPr>
          <w:t xml:space="preserve"> </w:t>
        </w:r>
      </w:ins>
      <w:ins w:id="354" w:author="Grant Adams" w:date="2021-06-07T13:32:00Z">
        <w:r>
          <w:rPr>
            <w:rFonts w:ascii="Times New Roman" w:eastAsiaTheme="minorEastAsia" w:hAnsi="Times New Roman" w:cs="Times New Roman"/>
            <w:iCs/>
            <w:lang w:val="en-GB"/>
          </w:rPr>
          <w:t>and w</w:t>
        </w:r>
      </w:ins>
      <w:ins w:id="355" w:author="Grant Adams" w:date="2021-06-07T13:29:00Z">
        <w:r>
          <w:rPr>
            <w:rFonts w:ascii="Times New Roman" w:eastAsiaTheme="minorEastAsia" w:hAnsi="Times New Roman" w:cs="Times New Roman"/>
            <w:iCs/>
            <w:lang w:val="en-GB"/>
          </w:rPr>
          <w:t xml:space="preserve">e used the IWC recommended 3x correction for constraining population models </w:t>
        </w:r>
      </w:ins>
      <w:ins w:id="356" w:author="Grant Adams" w:date="2021-06-07T13:30:00Z">
        <w:r>
          <w:rPr>
            <w:rFonts w:ascii="Times New Roman" w:eastAsiaTheme="minorEastAsia" w:hAnsi="Times New Roman" w:cs="Times New Roman"/>
            <w:iCs/>
            <w:lang w:val="en-GB"/>
          </w:rPr>
          <w:t xml:space="preserve">to account for </w:t>
        </w:r>
      </w:ins>
      <w:ins w:id="357" w:author="Grant Adams" w:date="2021-06-07T13:31:00Z">
        <w:r>
          <w:rPr>
            <w:rFonts w:ascii="Times New Roman" w:eastAsiaTheme="minorEastAsia" w:hAnsi="Times New Roman" w:cs="Times New Roman"/>
            <w:iCs/>
            <w:lang w:val="en-GB"/>
          </w:rPr>
          <w:t>males and non-contributing individuals</w:t>
        </w:r>
      </w:ins>
      <w:ins w:id="358" w:author="Grant Adams" w:date="2021-06-07T13:34:00Z">
        <w:r>
          <w:rPr>
            <w:rFonts w:ascii="Times New Roman" w:eastAsiaTheme="minorEastAsia" w:hAnsi="Times New Roman" w:cs="Times New Roman"/>
            <w:iCs/>
            <w:lang w:val="en-GB"/>
          </w:rPr>
          <w:t xml:space="preserve"> (</w:t>
        </w:r>
        <w:commentRangeStart w:id="359"/>
        <w:r w:rsidRPr="005F6FF9">
          <w:rPr>
            <w:rFonts w:ascii="Times New Roman" w:eastAsiaTheme="minorEastAsia" w:hAnsi="Times New Roman" w:cs="Times New Roman"/>
            <w:iCs/>
            <w:highlight w:val="yellow"/>
            <w:lang w:val="en-GB"/>
            <w:rPrChange w:id="360" w:author="Grant Adams" w:date="2021-06-07T13:34:00Z">
              <w:rPr>
                <w:rFonts w:ascii="Times New Roman" w:eastAsiaTheme="minorEastAsia" w:hAnsi="Times New Roman" w:cs="Times New Roman"/>
                <w:iCs/>
                <w:lang w:val="en-GB"/>
              </w:rPr>
            </w:rPrChange>
          </w:rPr>
          <w:t>CITE</w:t>
        </w:r>
        <w:commentRangeEnd w:id="359"/>
        <w:r>
          <w:rPr>
            <w:rStyle w:val="CommentReference"/>
          </w:rPr>
          <w:commentReference w:id="359"/>
        </w:r>
        <w:r>
          <w:rPr>
            <w:rFonts w:ascii="Times New Roman" w:eastAsiaTheme="minorEastAsia" w:hAnsi="Times New Roman" w:cs="Times New Roman"/>
            <w:iCs/>
            <w:lang w:val="en-GB"/>
          </w:rPr>
          <w:t>)</w:t>
        </w:r>
      </w:ins>
      <w:ins w:id="361" w:author="Grant Adams" w:date="2021-06-07T13:31:00Z">
        <w:r>
          <w:rPr>
            <w:rFonts w:ascii="Times New Roman" w:eastAsiaTheme="minorEastAsia" w:hAnsi="Times New Roman" w:cs="Times New Roman"/>
            <w:iCs/>
            <w:lang w:val="en-GB"/>
          </w:rPr>
          <w:t xml:space="preserve">. </w:t>
        </w:r>
      </w:ins>
      <w:ins w:id="362" w:author="Grant Adams" w:date="2021-06-07T13:32:00Z">
        <w:r>
          <w:rPr>
            <w:rFonts w:ascii="Times New Roman" w:eastAsiaTheme="minorEastAsia" w:hAnsi="Times New Roman" w:cs="Times New Roman"/>
            <w:iCs/>
            <w:lang w:val="en-GB"/>
          </w:rPr>
          <w:t>Therefore, the mi</w:t>
        </w:r>
      </w:ins>
      <w:ins w:id="363" w:author="Grant Adams" w:date="2021-06-07T13:33:00Z">
        <w:r>
          <w:rPr>
            <w:rFonts w:ascii="Times New Roman" w:eastAsiaTheme="minorEastAsia" w:hAnsi="Times New Roman" w:cs="Times New Roman"/>
            <w:iCs/>
            <w:lang w:val="en-GB"/>
          </w:rPr>
          <w:t>nimum abundance was constrained to 72 individuals.</w:t>
        </w:r>
      </w:ins>
      <w:ins w:id="364" w:author="Grant Adams" w:date="2021-06-07T13:39:00Z">
        <w:r w:rsidR="00976AE4">
          <w:rPr>
            <w:rFonts w:ascii="Times New Roman" w:eastAsiaTheme="minorEastAsia" w:hAnsi="Times New Roman" w:cs="Times New Roman"/>
            <w:iCs/>
            <w:lang w:val="en-GB"/>
          </w:rPr>
          <w:t xml:space="preserve"> Sensit</w:t>
        </w:r>
      </w:ins>
      <w:ins w:id="365" w:author="Grant Adams" w:date="2021-06-07T13:40:00Z">
        <w:r w:rsidR="00976AE4">
          <w:rPr>
            <w:rFonts w:ascii="Times New Roman" w:eastAsiaTheme="minorEastAsia" w:hAnsi="Times New Roman" w:cs="Times New Roman"/>
            <w:iCs/>
            <w:lang w:val="en-GB"/>
          </w:rPr>
          <w:t xml:space="preserve">ivity to the minimum population size was also explored </w:t>
        </w:r>
      </w:ins>
      <w:ins w:id="366" w:author="Grant Adams" w:date="2021-06-07T13:39:00Z">
        <w:r w:rsidR="00976AE4">
          <w:rPr>
            <w:rFonts w:ascii="Times New Roman" w:eastAsiaTheme="minorEastAsia" w:hAnsi="Times New Roman" w:cs="Times New Roman"/>
            <w:iCs/>
            <w:lang w:val="en-GB"/>
          </w:rPr>
          <w:t xml:space="preserve"> </w:t>
        </w:r>
      </w:ins>
      <w:ins w:id="367" w:author="Grant Adams" w:date="2021-06-07T13:40:00Z">
        <w:r w:rsidR="00976AE4">
          <w:rPr>
            <w:rFonts w:ascii="Times New Roman" w:eastAsiaTheme="minorEastAsia" w:hAnsi="Times New Roman" w:cs="Times New Roman"/>
            <w:iCs/>
            <w:lang w:val="en-GB"/>
          </w:rPr>
          <w:t>given multiple estimates of the</w:t>
        </w:r>
      </w:ins>
      <w:ins w:id="368" w:author="Grant Adams" w:date="2021-06-07T13:39:00Z">
        <w:r w:rsidR="00976AE4">
          <w:rPr>
            <w:rFonts w:ascii="Times New Roman" w:eastAsiaTheme="minorEastAsia" w:hAnsi="Times New Roman" w:cs="Times New Roman"/>
            <w:iCs/>
            <w:lang w:val="en-GB"/>
          </w:rPr>
          <w:t xml:space="preserve"> number of haplotypes </w:t>
        </w:r>
      </w:ins>
      <w:ins w:id="369" w:author="Grant Adams" w:date="2021-06-07T13:40:00Z">
        <w:r w:rsidR="00976AE4">
          <w:rPr>
            <w:rFonts w:ascii="Times New Roman" w:eastAsiaTheme="minorEastAsia" w:hAnsi="Times New Roman" w:cs="Times New Roman"/>
            <w:iCs/>
            <w:lang w:val="en-GB"/>
          </w:rPr>
          <w:t>(described below).</w:t>
        </w:r>
      </w:ins>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6D9A10D8"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70"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71"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72" w:author="PuntLab" w:date="2021-05-22T11:46:00Z">
                <w:rPr>
                  <w:rFonts w:ascii="Cambria Math" w:eastAsiaTheme="minorEastAsia" w:hAnsi="Cambria Math" w:cs="Times New Roman"/>
                  <w:color w:val="000000"/>
                  <w:lang w:val="en-GB"/>
                </w:rPr>
                <m:t>N</m:t>
              </w:ins>
            </m:r>
            <m:r>
              <w:del w:id="373"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74" w:author="PuntLab" w:date="2021-05-22T11:46:00Z">
                <w:rPr>
                  <w:rFonts w:ascii="Cambria Math" w:eastAsiaTheme="minorEastAsia" w:hAnsi="Cambria Math" w:cs="Times New Roman"/>
                  <w:color w:val="000000"/>
                  <w:lang w:val="en-GB"/>
                </w:rPr>
                <m:t>N</m:t>
              </w:ins>
            </m:r>
            <m:r>
              <w:del w:id="375"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76" w:author="PuntLab" w:date="2021-05-22T11:46:00Z">
        <w:r w:rsidR="00F60A2D">
          <w:rPr>
            <w:rFonts w:ascii="Times New Roman" w:eastAsiaTheme="minorEastAsia" w:hAnsi="Times New Roman" w:cs="Times New Roman"/>
            <w:color w:val="000000"/>
            <w:lang w:val="en-GB"/>
          </w:rPr>
          <w:t>4</w:t>
        </w:r>
      </w:ins>
      <w:del w:id="377" w:author="PuntLab" w:date="2021-05-22T11:46:00Z">
        <w:r w:rsidR="0051504B" w:rsidDel="00F60A2D">
          <w:rPr>
            <w:rFonts w:ascii="Times New Roman" w:eastAsiaTheme="minorEastAsia" w:hAnsi="Times New Roman" w:cs="Times New Roman"/>
            <w:color w:val="000000"/>
            <w:lang w:val="en-GB"/>
          </w:rPr>
          <w:delText>5</w:delText>
        </w:r>
      </w:del>
      <w:ins w:id="378" w:author="PuntLab" w:date="2021-05-22T11:46:00Z">
        <w:r w:rsidR="00F60A2D">
          <w:rPr>
            <w:rFonts w:ascii="Times New Roman" w:eastAsiaTheme="minorEastAsia" w:hAnsi="Times New Roman" w:cs="Times New Roman"/>
            <w:color w:val="000000"/>
            <w:lang w:val="en-GB"/>
          </w:rPr>
          <w:t>8</w:t>
        </w:r>
      </w:ins>
      <w:del w:id="379"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80" w:author="PuntLab" w:date="2021-05-22T11:46:00Z">
        <w:r w:rsidR="00F60A2D">
          <w:rPr>
            <w:rFonts w:ascii="Times New Roman" w:eastAsiaTheme="minorEastAsia" w:hAnsi="Times New Roman" w:cs="Times New Roman"/>
            <w:color w:val="000000"/>
            <w:lang w:val="en-GB"/>
          </w:rPr>
          <w:t>3</w:t>
        </w:r>
      </w:ins>
      <w:del w:id="381" w:author="PuntLab" w:date="2021-05-22T11:46:00Z">
        <w:r w:rsidR="009525A1" w:rsidDel="00F60A2D">
          <w:rPr>
            <w:rFonts w:ascii="Times New Roman" w:eastAsiaTheme="minorEastAsia" w:hAnsi="Times New Roman" w:cs="Times New Roman"/>
            <w:color w:val="000000"/>
            <w:lang w:val="en-GB"/>
          </w:rPr>
          <w:delText>2</w:delText>
        </w:r>
      </w:del>
      <w:ins w:id="382" w:author="PuntLab" w:date="2021-05-22T11:46:00Z">
        <w:r w:rsidR="00F60A2D">
          <w:rPr>
            <w:rFonts w:ascii="Times New Roman" w:eastAsiaTheme="minorEastAsia" w:hAnsi="Times New Roman" w:cs="Times New Roman"/>
            <w:color w:val="000000"/>
            <w:lang w:val="en-GB"/>
          </w:rPr>
          <w:t>0</w:t>
        </w:r>
      </w:ins>
      <w:del w:id="383"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84" w:author="PuntLab" w:date="2021-05-22T12:55:00Z">
        <w:r w:rsidR="00EB13D3">
          <w:rPr>
            <w:rFonts w:ascii="Times New Roman" w:hAnsi="Times New Roman" w:cs="Times New Roman"/>
            <w:color w:val="000000"/>
            <w:lang w:val="en-GB"/>
          </w:rPr>
          <w:t xml:space="preserve"> following </w:t>
        </w:r>
      </w:ins>
      <w:ins w:id="385" w:author="PuntLab" w:date="2021-05-22T12:57:00Z">
        <w:r w:rsidR="00EB13D3">
          <w:rPr>
            <w:rFonts w:ascii="Times New Roman" w:hAnsi="Times New Roman" w:cs="Times New Roman"/>
            <w:color w:val="000000"/>
            <w:lang w:val="en-GB"/>
          </w:rPr>
          <w:t>a backwards approach (</w:t>
        </w:r>
        <w:commentRangeStart w:id="386"/>
        <w:r w:rsidR="00EB13D3" w:rsidRPr="00A50F8E">
          <w:rPr>
            <w:rFonts w:ascii="Times New Roman" w:hAnsi="Times New Roman" w:cs="Times New Roman"/>
            <w:color w:val="000000"/>
            <w:highlight w:val="yellow"/>
            <w:lang w:val="en-GB"/>
            <w:rPrChange w:id="387"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86"/>
        <w:r w:rsidR="00EB13D3">
          <w:rPr>
            <w:rStyle w:val="CommentReference"/>
          </w:rPr>
          <w:commentReference w:id="386"/>
        </w:r>
        <w:r w:rsidR="00EB13D3">
          <w:rPr>
            <w:rFonts w:ascii="Times New Roman" w:hAnsi="Times New Roman" w:cs="Times New Roman"/>
            <w:color w:val="000000"/>
            <w:lang w:val="en-GB"/>
          </w:rPr>
          <w:t xml:space="preserve"> </w:t>
        </w:r>
      </w:ins>
      <w:ins w:id="388" w:author="PuntLab" w:date="2021-05-22T12:58:00Z">
        <w:r w:rsidR="00EB13D3">
          <w:rPr>
            <w:rFonts w:ascii="Times New Roman" w:hAnsi="Times New Roman" w:cs="Times New Roman"/>
            <w:color w:val="000000"/>
            <w:lang w:val="en-GB"/>
          </w:rPr>
          <w:t>using a sampling-importance-resampling (SIR) algorithm implemented by (</w:t>
        </w:r>
        <w:commentRangeStart w:id="389"/>
        <w:r w:rsidR="00EB13D3" w:rsidRPr="00A50F8E">
          <w:rPr>
            <w:rFonts w:ascii="Times New Roman" w:hAnsi="Times New Roman" w:cs="Times New Roman"/>
            <w:color w:val="000000"/>
            <w:highlight w:val="yellow"/>
            <w:lang w:val="en-GB"/>
            <w:rPrChange w:id="390" w:author="Grant Adams" w:date="2021-06-06T10:25:00Z">
              <w:rPr>
                <w:rFonts w:ascii="Times New Roman" w:hAnsi="Times New Roman" w:cs="Times New Roman"/>
                <w:color w:val="000000"/>
                <w:lang w:val="en-GB"/>
              </w:rPr>
            </w:rPrChange>
          </w:rPr>
          <w:t>CITE</w:t>
        </w:r>
      </w:ins>
      <w:commentRangeEnd w:id="389"/>
      <w:ins w:id="391" w:author="PuntLab" w:date="2021-05-22T12:59:00Z">
        <w:r w:rsidR="00EB13D3" w:rsidRPr="00A50F8E">
          <w:rPr>
            <w:rStyle w:val="CommentReference"/>
            <w:highlight w:val="yellow"/>
            <w:rPrChange w:id="392" w:author="Grant Adams" w:date="2021-06-06T10:25:00Z">
              <w:rPr>
                <w:rStyle w:val="CommentReference"/>
              </w:rPr>
            </w:rPrChange>
          </w:rPr>
          <w:commentReference w:id="389"/>
        </w:r>
      </w:ins>
      <w:ins w:id="393"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94" w:author="PuntLab" w:date="2021-05-22T12:59:00Z">
        <w:r w:rsidR="00EB13D3">
          <w:rPr>
            <w:rFonts w:ascii="Times New Roman" w:hAnsi="Times New Roman" w:cs="Times New Roman"/>
            <w:color w:val="000000"/>
            <w:lang w:val="en-GB"/>
          </w:rPr>
          <w:t>Rather than estimat</w:t>
        </w:r>
      </w:ins>
      <w:ins w:id="395" w:author="PuntLab" w:date="2021-05-22T13:00:00Z">
        <w:r w:rsidR="00EB13D3">
          <w:rPr>
            <w:rFonts w:ascii="Times New Roman" w:hAnsi="Times New Roman" w:cs="Times New Roman"/>
            <w:color w:val="000000"/>
            <w:lang w:val="en-GB"/>
          </w:rPr>
          <w:t>ing and assigning a pri</w:t>
        </w:r>
      </w:ins>
      <w:ins w:id="396" w:author="PuntLab" w:date="2021-05-22T13:01:00Z">
        <w:r w:rsidR="00EB13D3">
          <w:rPr>
            <w:rFonts w:ascii="Times New Roman" w:hAnsi="Times New Roman" w:cs="Times New Roman"/>
            <w:color w:val="000000"/>
            <w:lang w:val="en-GB"/>
          </w:rPr>
          <w:t>or to</w:t>
        </w:r>
      </w:ins>
      <w:ins w:id="397" w:author="PuntLab" w:date="2021-05-22T12:59:00Z">
        <w:r w:rsidR="00EB13D3">
          <w:rPr>
            <w:rFonts w:ascii="Times New Roman" w:hAnsi="Times New Roman" w:cs="Times New Roman"/>
            <w:color w:val="000000"/>
            <w:lang w:val="en-GB"/>
          </w:rPr>
          <w:t xml:space="preserve"> carryi</w:t>
        </w:r>
      </w:ins>
      <w:ins w:id="398" w:author="PuntLab" w:date="2021-05-22T13:00:00Z">
        <w:r w:rsidR="00EB13D3">
          <w:rPr>
            <w:rFonts w:ascii="Times New Roman" w:hAnsi="Times New Roman" w:cs="Times New Roman"/>
            <w:color w:val="000000"/>
            <w:lang w:val="en-GB"/>
          </w:rPr>
          <w:t>ng capacity (</w:t>
        </w:r>
      </w:ins>
      <m:oMath>
        <m:r>
          <w:ins w:id="399" w:author="PuntLab" w:date="2021-05-22T13:00:00Z">
            <w:rPr>
              <w:rFonts w:ascii="Cambria Math" w:hAnsi="Cambria Math" w:cs="Times New Roman"/>
              <w:color w:val="000000"/>
              <w:lang w:val="en-GB"/>
            </w:rPr>
            <m:t>K</m:t>
          </w:ins>
        </m:r>
      </m:oMath>
      <w:ins w:id="400"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401" w:author="PuntLab" w:date="2021-05-22T13:02:00Z">
        <w:r w:rsidR="00837285">
          <w:rPr>
            <w:rFonts w:ascii="Times New Roman" w:hAnsi="Times New Roman" w:cs="Times New Roman"/>
            <w:color w:val="000000"/>
            <w:lang w:val="en-GB"/>
          </w:rPr>
          <w:t>assigns</w:t>
        </w:r>
      </w:ins>
      <w:ins w:id="402" w:author="PuntLab" w:date="2021-05-22T13:01:00Z">
        <w:r w:rsidR="00EB13D3">
          <w:rPr>
            <w:rFonts w:ascii="Times New Roman" w:hAnsi="Times New Roman" w:cs="Times New Roman"/>
            <w:color w:val="000000"/>
            <w:lang w:val="en-GB"/>
          </w:rPr>
          <w:t xml:space="preserve"> a prior to a recent abundance </w:t>
        </w:r>
      </w:ins>
      <m:oMath>
        <m:sSub>
          <m:sSubPr>
            <m:ctrlPr>
              <w:ins w:id="403" w:author="PuntLab" w:date="2021-05-22T13:01:00Z">
                <w:rPr>
                  <w:rFonts w:ascii="Cambria Math" w:eastAsiaTheme="minorEastAsia" w:hAnsi="Cambria Math" w:cs="Times New Roman"/>
                  <w:i/>
                  <w:lang w:val="en-GB"/>
                </w:rPr>
              </w:ins>
            </m:ctrlPr>
          </m:sSubPr>
          <m:e>
            <m:r>
              <w:ins w:id="404" w:author="PuntLab" w:date="2021-05-22T13:01:00Z">
                <w:rPr>
                  <w:rFonts w:ascii="Cambria Math" w:eastAsiaTheme="minorEastAsia" w:hAnsi="Cambria Math" w:cs="Times New Roman"/>
                  <w:lang w:val="en-GB"/>
                </w:rPr>
                <m:t>N</m:t>
              </w:ins>
            </m:r>
          </m:e>
          <m:sub>
            <m:r>
              <w:ins w:id="405" w:author="PuntLab" w:date="2021-05-22T13:01:00Z">
                <w:rPr>
                  <w:rFonts w:ascii="Cambria Math" w:eastAsiaTheme="minorEastAsia" w:hAnsi="Cambria Math" w:cs="Times New Roman"/>
                  <w:lang w:val="en-GB"/>
                </w:rPr>
                <m:t>recent</m:t>
              </w:ins>
            </m:r>
          </m:sub>
        </m:sSub>
      </m:oMath>
      <w:ins w:id="406"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407"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408" w:author="PuntLab" w:date="2021-05-22T13:01:00Z">
            <w:rPr>
              <w:rFonts w:ascii="Cambria Math" w:hAnsi="Cambria Math" w:cs="Times New Roman"/>
              <w:lang w:val="en-GB"/>
            </w:rPr>
            <m:t xml:space="preserve"> </m:t>
          </w:ins>
        </m:r>
      </m:oMath>
      <w:del w:id="409"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410" w:author="PuntLab" w:date="2021-05-22T12:57:00Z">
                <w:rPr>
                  <w:rFonts w:ascii="Cambria Math" w:eastAsiaTheme="minorEastAsia" w:hAnsi="Cambria Math" w:cs="Times New Roman"/>
                  <w:i/>
                  <w:lang w:val="en-GB"/>
                </w:rPr>
              </w:ins>
            </m:ctrlPr>
          </m:sSubPr>
          <m:e>
            <m:r>
              <w:ins w:id="411" w:author="PuntLab" w:date="2021-05-22T12:57:00Z">
                <w:rPr>
                  <w:rFonts w:ascii="Cambria Math" w:eastAsiaTheme="minorEastAsia" w:hAnsi="Cambria Math" w:cs="Times New Roman"/>
                  <w:lang w:val="en-GB"/>
                </w:rPr>
                <m:t>N</m:t>
              </w:ins>
            </m:r>
          </m:e>
          <m:sub>
            <m:r>
              <w:ins w:id="412" w:author="PuntLab" w:date="2021-05-22T12:57:00Z">
                <w:rPr>
                  <w:rFonts w:ascii="Cambria Math" w:eastAsiaTheme="minorEastAsia" w:hAnsi="Cambria Math" w:cs="Times New Roman"/>
                  <w:lang w:val="en-GB"/>
                </w:rPr>
                <m:t>recent</m:t>
              </w:ins>
            </m:r>
          </m:sub>
        </m:sSub>
        <m:r>
          <w:del w:id="413"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414"/>
        <m:r>
          <w:del w:id="415" w:author="PuntLab" w:date="2021-05-22T11:46:00Z">
            <w:rPr>
              <w:rFonts w:ascii="Cambria Math" w:eastAsiaTheme="minorEastAsia" w:hAnsi="Cambria Math" w:cs="Times New Roman"/>
              <w:color w:val="000000"/>
              <w:lang w:val="en-GB"/>
            </w:rPr>
            <m:t>z</m:t>
          </w:del>
        </m:r>
        <w:commentRangeEnd w:id="414"/>
        <m:r>
          <w:del w:id="416" w:author="PuntLab" w:date="2021-05-22T11:46:00Z">
            <m:rPr>
              <m:sty m:val="p"/>
            </m:rPr>
            <w:rPr>
              <w:rStyle w:val="CommentReference"/>
            </w:rPr>
            <w:commentReference w:id="414"/>
          </w:del>
        </m:r>
        <m:r>
          <w:del w:id="417" w:author="PuntLab" w:date="2021-05-22T11:46:00Z">
            <m:rPr>
              <m:sty m:val="p"/>
            </m:rPr>
            <w:rPr>
              <w:rFonts w:ascii="Cambria Math" w:eastAsiaTheme="minorEastAsia" w:hAnsi="Cambria Math" w:cs="Times New Roman"/>
              <w:color w:val="000000"/>
              <w:lang w:val="en-GB"/>
            </w:rPr>
            <m:t>,</m:t>
          </w:del>
        </m:r>
        <m:r>
          <w:ins w:id="418"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419" w:author="PuntLab" w:date="2021-05-22T11:47:00Z">
            <w:rPr>
              <w:rFonts w:ascii="Cambria Math" w:eastAsiaTheme="minorEastAsia" w:hAnsi="Cambria Math" w:cs="Times New Roman"/>
              <w:lang w:val="en-GB"/>
            </w:rPr>
            <m:t xml:space="preserve"> </m:t>
          </w:ins>
        </m:r>
        <m:r>
          <w:ins w:id="420" w:author="PuntLab" w:date="2021-05-22T11:47:00Z">
            <m:rPr>
              <m:sty m:val="p"/>
            </m:rPr>
            <w:rPr>
              <w:rFonts w:ascii="Cambria Math" w:eastAsiaTheme="minorEastAsia" w:hAnsi="Cambria Math" w:cs="Times New Roman"/>
              <w:lang w:val="en-GB"/>
            </w:rPr>
            <m:t>and</m:t>
          </w:ins>
        </m:r>
        <m:r>
          <w:ins w:id="421"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22"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423" w:author="PuntLab" w:date="2021-05-22T11:47:00Z">
                <w:rPr>
                  <w:rFonts w:ascii="Cambria Math" w:eastAsiaTheme="minorEastAsia" w:hAnsi="Cambria Math" w:cs="Times New Roman"/>
                  <w:i/>
                  <w:color w:val="000000"/>
                  <w:lang w:val="en-GB"/>
                </w:rPr>
              </w:del>
            </m:ctrlPr>
          </m:sSupPr>
          <m:e>
            <m:r>
              <w:del w:id="424" w:author="PuntLab" w:date="2021-05-22T11:47:00Z">
                <w:rPr>
                  <w:rFonts w:ascii="Cambria Math" w:eastAsiaTheme="minorEastAsia" w:hAnsi="Cambria Math" w:cs="Times New Roman"/>
                  <w:color w:val="000000"/>
                  <w:lang w:val="en-GB"/>
                </w:rPr>
                <m:t>τ</m:t>
              </w:del>
            </m:r>
          </m:e>
          <m:sup>
            <m:r>
              <w:del w:id="425" w:author="PuntLab" w:date="2021-05-22T11:47:00Z">
                <w:rPr>
                  <w:rFonts w:ascii="Cambria Math" w:eastAsiaTheme="minorEastAsia" w:hAnsi="Cambria Math" w:cs="Times New Roman"/>
                  <w:color w:val="000000"/>
                  <w:lang w:val="en-GB"/>
                </w:rPr>
                <m:t>2</m:t>
              </w:del>
            </m:r>
          </m:sup>
        </m:sSup>
      </m:oMath>
      <w:del w:id="426"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427" w:author="PuntLab" w:date="2021-05-22T11:56:00Z">
                <w:rPr>
                  <w:rFonts w:ascii="Cambria Math" w:hAnsi="Cambria Math" w:cs="Times New Roman"/>
                  <w:b/>
                  <w:i/>
                  <w:color w:val="000000"/>
                  <w:lang w:val="en-GB"/>
                </w:rPr>
              </w:del>
            </m:ctrlPr>
          </m:sSubPr>
          <m:e>
            <m:r>
              <w:del w:id="428" w:author="PuntLab" w:date="2021-05-22T11:56:00Z">
                <m:rPr>
                  <m:sty m:val="bi"/>
                </m:rPr>
                <w:rPr>
                  <w:rFonts w:ascii="Cambria Math" w:hAnsi="Cambria Math" w:cs="Times New Roman"/>
                  <w:color w:val="000000"/>
                  <w:lang w:val="en-GB"/>
                  <w:rPrChange w:id="429" w:author="PuntLab" w:date="2021-05-22T11:47:00Z">
                    <w:rPr>
                      <w:rFonts w:ascii="Cambria Math" w:hAnsi="Cambria Math" w:cs="Times New Roman"/>
                      <w:color w:val="000000"/>
                      <w:lang w:val="en-GB"/>
                    </w:rPr>
                  </w:rPrChange>
                </w:rPr>
                <m:t>A</m:t>
              </w:del>
            </m:r>
          </m:e>
          <m:sub>
            <m:r>
              <w:del w:id="430" w:author="PuntLab" w:date="2021-05-22T11:56:00Z">
                <m:rPr>
                  <m:sty m:val="bi"/>
                </m:rPr>
                <w:rPr>
                  <w:rFonts w:ascii="Cambria Math" w:hAnsi="Cambria Math" w:cs="Times New Roman"/>
                  <w:color w:val="000000"/>
                  <w:lang w:val="en-GB"/>
                  <w:rPrChange w:id="431" w:author="PuntLab" w:date="2021-05-22T11:47:00Z">
                    <w:rPr>
                      <w:rFonts w:ascii="Cambria Math" w:hAnsi="Cambria Math" w:cs="Times New Roman"/>
                      <w:color w:val="000000"/>
                      <w:lang w:val="en-GB"/>
                    </w:rPr>
                  </w:rPrChange>
                </w:rPr>
                <m:t>y</m:t>
              </w:del>
            </m:r>
          </m:sub>
        </m:sSub>
      </m:oMath>
      <w:del w:id="432"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433" w:author="PuntLab" w:date="2021-05-22T13:02:00Z">
        <w:r w:rsidR="00837285">
          <w:rPr>
            <w:rFonts w:ascii="Times New Roman" w:hAnsi="Times New Roman" w:cs="Times New Roman"/>
            <w:color w:val="000000"/>
            <w:lang w:val="en-GB"/>
          </w:rPr>
          <w:t>Priors for base cas</w:t>
        </w:r>
      </w:ins>
      <w:ins w:id="434" w:author="PuntLab" w:date="2021-05-22T13:03:00Z">
        <w:r w:rsidR="00837285">
          <w:rPr>
            <w:rFonts w:ascii="Times New Roman" w:hAnsi="Times New Roman" w:cs="Times New Roman"/>
            <w:color w:val="000000"/>
            <w:lang w:val="en-GB"/>
          </w:rPr>
          <w:t xml:space="preserve">e and sensitivity models are described below. A total of </w:t>
        </w:r>
      </w:ins>
      <w:ins w:id="435" w:author="Grant Adams" w:date="2021-07-16T10:16:00Z">
        <w:r w:rsidR="004E31DC">
          <w:rPr>
            <w:rFonts w:ascii="Times New Roman" w:hAnsi="Times New Roman" w:cs="Times New Roman"/>
            <w:color w:val="000000"/>
            <w:lang w:val="en-GB"/>
          </w:rPr>
          <w:t>2</w:t>
        </w:r>
      </w:ins>
      <w:ins w:id="436" w:author="PuntLab" w:date="2021-05-22T13:03:00Z">
        <w:del w:id="437" w:author="Grant Adams" w:date="2021-07-16T10:16:00Z">
          <w:r w:rsidR="00837285" w:rsidDel="004E31DC">
            <w:rPr>
              <w:rFonts w:ascii="Times New Roman" w:hAnsi="Times New Roman" w:cs="Times New Roman"/>
              <w:color w:val="000000"/>
              <w:lang w:val="en-GB"/>
            </w:rPr>
            <w:delText>1</w:delText>
          </w:r>
        </w:del>
        <w:r w:rsidR="00837285">
          <w:rPr>
            <w:rFonts w:ascii="Times New Roman" w:hAnsi="Times New Roman" w:cs="Times New Roman"/>
            <w:color w:val="000000"/>
            <w:lang w:val="en-GB"/>
          </w:rPr>
          <w:t>0,000 posterior draws were generated for each model.</w:t>
        </w:r>
      </w:ins>
    </w:p>
    <w:p w14:paraId="1CD5854C" w14:textId="13A02A5C" w:rsidR="00BF6D26" w:rsidDel="00BF6D26" w:rsidRDefault="00771212" w:rsidP="00BF6D26">
      <w:pPr>
        <w:autoSpaceDE w:val="0"/>
        <w:autoSpaceDN w:val="0"/>
        <w:adjustRightInd w:val="0"/>
        <w:spacing w:after="0" w:line="360" w:lineRule="auto"/>
        <w:ind w:firstLine="284"/>
        <w:rPr>
          <w:del w:id="438" w:author="Grant Adams" w:date="2021-07-16T10:27:00Z"/>
          <w:moveTo w:id="439" w:author="Grant Adams" w:date="2021-07-16T10:27:00Z"/>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del w:id="440" w:author="Grant Adams" w:date="2021-07-16T10:17:00Z">
        <w:r w:rsidR="00901DDA" w:rsidDel="00D836CC">
          <w:rPr>
            <w:rFonts w:ascii="Times New Roman" w:hAnsi="Times New Roman" w:cs="Times New Roman"/>
            <w:lang w:val="en-GB"/>
          </w:rPr>
          <w:delText xml:space="preserve">Owing </w:delText>
        </w:r>
        <w:r w:rsidR="003B416D" w:rsidDel="00D836CC">
          <w:rPr>
            <w:rFonts w:ascii="Times New Roman" w:hAnsi="Times New Roman" w:cs="Times New Roman"/>
            <w:lang w:val="en-GB"/>
          </w:rPr>
          <w:delText xml:space="preserve">to </w:delText>
        </w:r>
        <w:r w:rsidR="00E12ED1" w:rsidRPr="006274AA" w:rsidDel="00D836CC">
          <w:rPr>
            <w:rFonts w:ascii="Times New Roman" w:hAnsi="Times New Roman" w:cs="Times New Roman"/>
            <w:lang w:val="en-GB"/>
          </w:rPr>
          <w:delText>uncertainty about an appropriate prior</w:delText>
        </w:r>
      </w:del>
      <w:ins w:id="441" w:author="Grant Adams" w:date="2021-07-16T10:17:00Z">
        <w:r w:rsidR="00D836CC">
          <w:rPr>
            <w:rFonts w:ascii="Times New Roman" w:hAnsi="Times New Roman" w:cs="Times New Roman"/>
            <w:lang w:val="en-GB"/>
          </w:rPr>
          <w:t>A vaguely informative lognormal prior</w:t>
        </w:r>
      </w:ins>
      <w:r w:rsidR="00E12ED1" w:rsidRPr="006274AA">
        <w:rPr>
          <w:rFonts w:ascii="Times New Roman" w:hAnsi="Times New Roman" w:cs="Times New Roman"/>
          <w:lang w:val="en-GB"/>
        </w:rPr>
        <w:t xml:space="preserve"> </w:t>
      </w:r>
      <w:del w:id="442" w:author="Grant Adams" w:date="2021-07-16T10:17:00Z">
        <w:r w:rsidR="00E12ED1" w:rsidRPr="006274AA" w:rsidDel="00D836CC">
          <w:rPr>
            <w:rFonts w:ascii="Times New Roman" w:hAnsi="Times New Roman" w:cs="Times New Roman"/>
            <w:lang w:val="en-GB"/>
          </w:rPr>
          <w:delText>mean for</w:delText>
        </w:r>
      </w:del>
      <w:ins w:id="443" w:author="Grant Adams" w:date="2021-07-16T10:17:00Z">
        <w:r w:rsidR="00D836CC">
          <w:rPr>
            <w:rFonts w:ascii="Times New Roman" w:hAnsi="Times New Roman" w:cs="Times New Roman"/>
            <w:lang w:val="en-GB"/>
          </w:rPr>
          <w:t>distribution was used for</w:t>
        </w:r>
      </w:ins>
      <w:r w:rsidR="00E12ED1"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ins w:id="444" w:author="Grant Adams" w:date="2021-07-16T10:17:00Z">
        <w:r w:rsidR="00D836CC">
          <w:rPr>
            <w:rFonts w:ascii="Times New Roman" w:hAnsi="Times New Roman" w:cs="Times New Roman"/>
            <w:lang w:val="en-GB"/>
          </w:rPr>
          <w:t xml:space="preserve"> with a </w:t>
        </w:r>
        <w:proofErr w:type="spellStart"/>
        <w:r w:rsidR="00D836CC">
          <w:rPr>
            <w:rFonts w:ascii="Times New Roman" w:hAnsi="Times New Roman" w:cs="Times New Roman"/>
            <w:lang w:val="en-GB"/>
          </w:rPr>
          <w:t>logmean</w:t>
        </w:r>
        <w:proofErr w:type="spellEnd"/>
        <w:r w:rsidR="00D836CC">
          <w:rPr>
            <w:rFonts w:ascii="Times New Roman" w:hAnsi="Times New Roman" w:cs="Times New Roman"/>
            <w:lang w:val="en-GB"/>
          </w:rPr>
          <w:t xml:space="preserve"> of -2.67</w:t>
        </w:r>
      </w:ins>
      <w:ins w:id="445" w:author="Grant Adams" w:date="2021-07-16T10:27:00Z">
        <w:r w:rsidR="00BF6D26">
          <w:rPr>
            <w:rFonts w:ascii="Times New Roman" w:hAnsi="Times New Roman" w:cs="Times New Roman"/>
            <w:lang w:val="en-GB"/>
          </w:rPr>
          <w:t xml:space="preserve">. </w:t>
        </w:r>
      </w:ins>
      <w:moveToRangeStart w:id="446" w:author="Grant Adams" w:date="2021-07-16T10:27:00Z" w:name="move77323651"/>
      <w:moveTo w:id="447" w:author="Grant Adams" w:date="2021-07-16T10:27:00Z">
        <w:r w:rsidR="00BF6D26" w:rsidRPr="00AD1A9F">
          <w:rPr>
            <w:rFonts w:ascii="Times New Roman" w:hAnsi="Times New Roman" w:cs="Times New Roman"/>
            <w:lang w:val="en-GB"/>
          </w:rPr>
          <w:t>Distribution parameters were computed from SRW life-history data [26,</w:t>
        </w:r>
        <w:r w:rsidR="00BF6D26">
          <w:rPr>
            <w:rFonts w:ascii="Times New Roman" w:hAnsi="Times New Roman" w:cs="Times New Roman"/>
            <w:lang w:val="en-GB"/>
          </w:rPr>
          <w:t>93</w:t>
        </w:r>
        <w:r w:rsidR="00BF6D26" w:rsidRPr="00AD1A9F">
          <w:rPr>
            <w:rFonts w:ascii="Times New Roman" w:hAnsi="Times New Roman" w:cs="Times New Roman"/>
            <w:lang w:val="en-GB"/>
          </w:rPr>
          <w:t xml:space="preserve">] with </w:t>
        </w:r>
        <w:r w:rsidR="00BF6D26">
          <w:rPr>
            <w:rFonts w:ascii="Times New Roman" w:hAnsi="Times New Roman" w:cs="Times New Roman"/>
            <w:lang w:val="en-GB"/>
          </w:rPr>
          <w:t xml:space="preserve">a </w:t>
        </w:r>
        <w:r w:rsidR="00BF6D26" w:rsidRPr="00AD1A9F">
          <w:rPr>
            <w:rFonts w:ascii="Times New Roman" w:hAnsi="Times New Roman" w:cs="Times New Roman"/>
            <w:lang w:val="en-GB"/>
          </w:rPr>
          <w:t xml:space="preserve">CV of </w:t>
        </w:r>
      </w:moveTo>
      <w:ins w:id="448" w:author="Grant Adams" w:date="2021-07-16T10:27:00Z">
        <w:r w:rsidR="00BF6D26">
          <w:rPr>
            <w:rFonts w:ascii="Times New Roman" w:hAnsi="Times New Roman" w:cs="Times New Roman"/>
            <w:lang w:val="en-GB"/>
          </w:rPr>
          <w:t>3</w:t>
        </w:r>
      </w:ins>
      <w:moveTo w:id="449" w:author="Grant Adams" w:date="2021-07-16T10:27:00Z">
        <w:del w:id="450" w:author="Grant Adams" w:date="2021-07-16T10:27:00Z">
          <w:r w:rsidR="00BF6D26" w:rsidRPr="00AD1A9F" w:rsidDel="00BF6D26">
            <w:rPr>
              <w:rFonts w:ascii="Times New Roman" w:hAnsi="Times New Roman" w:cs="Times New Roman"/>
              <w:lang w:val="en-GB"/>
            </w:rPr>
            <w:delText>5</w:delText>
          </w:r>
        </w:del>
        <w:r w:rsidR="00BF6D26" w:rsidRPr="00AD1A9F">
          <w:rPr>
            <w:rFonts w:ascii="Times New Roman" w:hAnsi="Times New Roman" w:cs="Times New Roman"/>
            <w:lang w:val="en-GB"/>
          </w:rPr>
          <w:t xml:space="preserve">0%, </w:t>
        </w:r>
        <w:r w:rsidR="00BF6D26">
          <w:rPr>
            <w:rFonts w:ascii="Times New Roman" w:hAnsi="Times New Roman" w:cs="Times New Roman"/>
            <w:lang w:val="en-GB"/>
          </w:rPr>
          <w:t xml:space="preserve">enabling </w:t>
        </w:r>
        <w:r w:rsidR="00BF6D26" w:rsidRPr="00AD1A9F">
          <w:rPr>
            <w:rFonts w:ascii="Times New Roman" w:hAnsi="Times New Roman" w:cs="Times New Roman"/>
            <w:lang w:val="en-GB"/>
          </w:rPr>
          <w:t xml:space="preserve">sufficient flexibility to </w:t>
        </w:r>
        <w:r w:rsidR="00BF6D26">
          <w:rPr>
            <w:rFonts w:ascii="Times New Roman" w:hAnsi="Times New Roman" w:cs="Times New Roman"/>
            <w:lang w:val="en-GB"/>
          </w:rPr>
          <w:t xml:space="preserve">be able to </w:t>
        </w:r>
        <w:r w:rsidR="00BF6D26"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ins w:id="451" w:author="Grant Adams" w:date="2021-07-16T10:27:00Z">
          <w:r w:rsidR="00BF6D26">
            <w:rPr>
              <w:rFonts w:ascii="Times New Roman" w:hAnsi="Times New Roman" w:cs="Times New Roman"/>
              <w:lang w:val="en-GB"/>
            </w:rPr>
            <w:t xml:space="preserve">. </w:t>
          </w:r>
        </w:ins>
        <w:moveTo w:id="452" w:author="Grant Adams" w:date="2021-07-16T10:27:00Z">
          <w:del w:id="453" w:author="Grant Adams" w:date="2021-07-16T10:27:00Z">
            <w:r w:rsidR="00BF6D26" w:rsidRPr="00AD1A9F" w:rsidDel="00BF6D26">
              <w:rPr>
                <w:rFonts w:ascii="Times New Roman" w:hAnsi="Times New Roman" w:cs="Times New Roman"/>
                <w:lang w:val="en-GB"/>
              </w:rPr>
              <w:delText xml:space="preserve">. </w:delText>
            </w:r>
          </w:del>
        </w:moveTo>
      </w:moveTo>
    </w:p>
    <w:moveToRangeEnd w:id="446"/>
    <w:p w14:paraId="43102CD6" w14:textId="46677E7D" w:rsidR="006B3688" w:rsidRPr="007A3275" w:rsidRDefault="00E12ED1" w:rsidP="00BF6D26">
      <w:pPr>
        <w:autoSpaceDE w:val="0"/>
        <w:autoSpaceDN w:val="0"/>
        <w:adjustRightInd w:val="0"/>
        <w:spacing w:after="0" w:line="360" w:lineRule="auto"/>
        <w:ind w:firstLine="284"/>
        <w:rPr>
          <w:rFonts w:ascii="Times New Roman" w:hAnsi="Times New Roman" w:cs="Times New Roman"/>
          <w:lang w:val="en-GB"/>
        </w:rPr>
        <w:pPrChange w:id="454" w:author="Grant Adams" w:date="2021-07-16T10:27:00Z">
          <w:pPr>
            <w:autoSpaceDE w:val="0"/>
            <w:autoSpaceDN w:val="0"/>
            <w:adjustRightInd w:val="0"/>
            <w:spacing w:after="0" w:line="360" w:lineRule="auto"/>
            <w:ind w:firstLine="284"/>
          </w:pPr>
        </w:pPrChange>
      </w:pPr>
      <w:del w:id="455" w:author="Grant Adams" w:date="2021-07-16T10:17:00Z">
        <w:r w:rsidRPr="006274AA" w:rsidDel="00D836CC">
          <w:rPr>
            <w:rFonts w:ascii="Times New Roman" w:hAnsi="Times New Roman" w:cs="Times New Roman"/>
            <w:lang w:val="en-GB"/>
          </w:rPr>
          <w:delText>,</w:delText>
        </w:r>
      </w:del>
      <w:del w:id="456" w:author="Grant Adams" w:date="2021-07-16T10:21:00Z">
        <w:r w:rsidRPr="006274AA" w:rsidDel="00D836CC">
          <w:rPr>
            <w:rFonts w:ascii="Times New Roman" w:hAnsi="Times New Roman" w:cs="Times New Roman"/>
            <w:lang w:val="en-GB"/>
          </w:rPr>
          <w:delText xml:space="preserve"> </w:delText>
        </w:r>
      </w:del>
      <w:del w:id="457" w:author="Grant Adams" w:date="2021-07-16T10:18:00Z">
        <w:r w:rsidRPr="006274AA" w:rsidDel="00D836CC">
          <w:rPr>
            <w:rFonts w:ascii="Times New Roman" w:hAnsi="Times New Roman" w:cs="Times New Roman"/>
            <w:lang w:val="en-GB"/>
          </w:rPr>
          <w:delText>a uniform prior distribution spanning 0.01 – 0.1</w:delText>
        </w:r>
        <w:r w:rsidR="00C54956" w:rsidRPr="006274AA" w:rsidDel="00D836CC">
          <w:rPr>
            <w:rFonts w:ascii="Times New Roman" w:hAnsi="Times New Roman" w:cs="Times New Roman"/>
            <w:lang w:val="en-GB"/>
          </w:rPr>
          <w:delText>1</w:delText>
        </w:r>
        <w:r w:rsidR="008B41DD" w:rsidDel="00D836CC">
          <w:rPr>
            <w:rFonts w:ascii="Times New Roman" w:hAnsi="Times New Roman" w:cs="Times New Roman"/>
            <w:lang w:val="en-GB"/>
          </w:rPr>
          <w:delText xml:space="preserve"> was chosen</w:delText>
        </w:r>
        <w:r w:rsidRPr="006274AA" w:rsidDel="00D836CC">
          <w:rPr>
            <w:rFonts w:ascii="Times New Roman" w:hAnsi="Times New Roman" w:cs="Times New Roman"/>
            <w:lang w:val="en-GB"/>
          </w:rPr>
          <w:delText xml:space="preserve">. The uniform prior </w:delText>
        </w:r>
        <w:r w:rsidR="001133DB" w:rsidDel="00D836CC">
          <w:rPr>
            <w:rFonts w:ascii="Times New Roman" w:hAnsi="Times New Roman" w:cs="Times New Roman"/>
            <w:lang w:val="en-GB"/>
          </w:rPr>
          <w:delText xml:space="preserve">distribution </w:delText>
        </w:r>
        <w:r w:rsidRPr="006274AA" w:rsidDel="00D836CC">
          <w:rPr>
            <w:rFonts w:ascii="Times New Roman" w:hAnsi="Times New Roman" w:cs="Times New Roman"/>
            <w:lang w:val="en-GB"/>
          </w:rPr>
          <w:delText>was restricted to a maximum</w:delText>
        </w:r>
        <w:r w:rsidDel="00D836CC">
          <w:rPr>
            <w:rFonts w:ascii="Times New Roman" w:eastAsiaTheme="minorEastAsia" w:hAnsi="Times New Roman" w:cs="Times New Roman"/>
            <w:color w:val="000000"/>
            <w:lang w:val="en-GB"/>
          </w:rPr>
          <w:delText xml:space="preserve"> </w:delText>
        </w:r>
        <w:r w:rsidRPr="00A9360A" w:rsidDel="00D836CC">
          <w:rPr>
            <w:rFonts w:ascii="Times New Roman" w:eastAsiaTheme="minorEastAsia" w:hAnsi="Times New Roman" w:cs="Times New Roman"/>
            <w:color w:val="000000"/>
            <w:lang w:val="en-GB"/>
          </w:rPr>
          <w:delText xml:space="preserve">value of </w:delText>
        </w:r>
        <w:r w:rsidDel="00D836CC">
          <w:rPr>
            <w:rFonts w:ascii="Times New Roman" w:eastAsiaTheme="minorEastAsia" w:hAnsi="Times New Roman" w:cs="Times New Roman"/>
            <w:color w:val="000000"/>
            <w:lang w:val="en-GB"/>
          </w:rPr>
          <w:delText>0.11</w:delText>
        </w:r>
        <w:r w:rsidRPr="00A9360A" w:rsidDel="00D836CC">
          <w:rPr>
            <w:rFonts w:ascii="Times New Roman" w:eastAsiaTheme="minorEastAsia" w:hAnsi="Times New Roman" w:cs="Times New Roman"/>
            <w:color w:val="000000"/>
            <w:lang w:val="en-GB"/>
          </w:rPr>
          <w:delText>, based on the maximum biologically possible rate of</w:delText>
        </w:r>
        <w:r w:rsidDel="00D836CC">
          <w:rPr>
            <w:rFonts w:ascii="Times New Roman" w:eastAsiaTheme="minorEastAsia" w:hAnsi="Times New Roman" w:cs="Times New Roman"/>
            <w:color w:val="000000"/>
            <w:lang w:val="en-GB"/>
          </w:rPr>
          <w:delText xml:space="preserve"> </w:delText>
        </w:r>
        <w:r w:rsidRPr="00A9360A" w:rsidDel="00D836CC">
          <w:rPr>
            <w:rFonts w:ascii="Times New Roman" w:eastAsiaTheme="minorEastAsia" w:hAnsi="Times New Roman" w:cs="Times New Roman"/>
            <w:color w:val="000000"/>
            <w:lang w:val="en-GB"/>
          </w:rPr>
          <w:delText>increase</w:delText>
        </w:r>
        <w:r w:rsidDel="00D836CC">
          <w:rPr>
            <w:rFonts w:ascii="Times New Roman" w:eastAsiaTheme="minorEastAsia" w:hAnsi="Times New Roman" w:cs="Times New Roman"/>
            <w:color w:val="000000"/>
            <w:lang w:val="en-GB"/>
          </w:rPr>
          <w:delText xml:space="preserve"> </w:delText>
        </w:r>
        <w:r w:rsidRPr="00941200" w:rsidDel="00D836CC">
          <w:rPr>
            <w:rFonts w:ascii="Times New Roman" w:eastAsiaTheme="minorEastAsia" w:hAnsi="Times New Roman" w:cs="Times New Roman"/>
            <w:color w:val="000000"/>
            <w:lang w:val="en-US"/>
          </w:rPr>
          <w:delText>[</w:delText>
        </w:r>
        <w:r w:rsidR="004B5A90" w:rsidDel="00D836CC">
          <w:rPr>
            <w:rFonts w:ascii="Times New Roman" w:eastAsiaTheme="minorEastAsia" w:hAnsi="Times New Roman" w:cs="Times New Roman"/>
            <w:color w:val="000000"/>
            <w:lang w:val="en-US"/>
          </w:rPr>
          <w:delText>93</w:delText>
        </w:r>
        <w:r w:rsidDel="00D836CC">
          <w:rPr>
            <w:rFonts w:ascii="Times New Roman" w:eastAsiaTheme="minorEastAsia" w:hAnsi="Times New Roman" w:cs="Times New Roman"/>
            <w:color w:val="000000"/>
            <w:lang w:val="en-US"/>
          </w:rPr>
          <w:delText>]</w:delText>
        </w:r>
        <w:r w:rsidRPr="00A9360A" w:rsidDel="00D836CC">
          <w:rPr>
            <w:rFonts w:ascii="Times New Roman" w:eastAsiaTheme="minorEastAsia" w:hAnsi="Times New Roman" w:cs="Times New Roman"/>
            <w:color w:val="000000"/>
            <w:lang w:val="en-GB"/>
          </w:rPr>
          <w:delText>.</w:delText>
        </w:r>
        <w:r w:rsidR="007A3275" w:rsidDel="00D836CC">
          <w:rPr>
            <w:rFonts w:ascii="Times New Roman" w:hAnsi="Times New Roman" w:cs="Times New Roman"/>
            <w:lang w:val="en-GB"/>
          </w:rPr>
          <w:delText xml:space="preserve"> </w:delText>
        </w:r>
      </w:del>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458"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459" w:author="PuntLab" w:date="2021-05-22T12:54:00Z">
        <w:r w:rsidR="00991425">
          <w:rPr>
            <w:rFonts w:ascii="Times New Roman" w:hAnsi="Times New Roman" w:cs="Times New Roman"/>
            <w:lang w:val="en-GB"/>
          </w:rPr>
          <w:t>10,00</w:t>
        </w:r>
      </w:ins>
      <w:del w:id="460"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461"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62" w:author="PuntLab" w:date="2021-05-22T12:56:00Z">
                <w:rPr>
                  <w:rFonts w:ascii="Cambria Math" w:eastAsiaTheme="minorEastAsia" w:hAnsi="Cambria Math" w:cs="Times New Roman"/>
                  <w:i/>
                  <w:lang w:val="en-GB"/>
                </w:rPr>
              </w:ins>
            </m:ctrlPr>
          </m:sSubPr>
          <m:e>
            <m:r>
              <w:ins w:id="463" w:author="PuntLab" w:date="2021-05-22T12:56:00Z">
                <w:rPr>
                  <w:rFonts w:ascii="Cambria Math" w:eastAsiaTheme="minorEastAsia" w:hAnsi="Cambria Math" w:cs="Times New Roman"/>
                  <w:lang w:val="en-GB"/>
                </w:rPr>
                <m:t>N</m:t>
              </w:ins>
            </m:r>
          </m:e>
          <m:sub>
            <m:r>
              <w:ins w:id="464" w:author="PuntLab" w:date="2021-05-22T12:56:00Z">
                <w:rPr>
                  <w:rFonts w:ascii="Cambria Math" w:eastAsiaTheme="minorEastAsia" w:hAnsi="Cambria Math" w:cs="Times New Roman"/>
                  <w:lang w:val="en-GB"/>
                </w:rPr>
                <m:t>recent</m:t>
              </w:ins>
            </m:r>
          </m:sub>
        </m:sSub>
        <m:r>
          <w:del w:id="465"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66"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67"/>
      <w:del w:id="468"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69" w:author="PuntLab" w:date="2021-05-22T12:55:00Z">
            <w:rPr>
              <w:rFonts w:ascii="Cambria Math" w:eastAsiaTheme="minorEastAsia" w:hAnsi="Cambria Math" w:cs="Times New Roman"/>
              <w:lang w:val="en-GB"/>
            </w:rPr>
            <m:t>q</m:t>
          </w:del>
        </m:r>
      </m:oMath>
      <w:del w:id="470"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71" w:author="PuntLab" w:date="2021-05-22T12:55:00Z">
            <w:rPr>
              <w:rFonts w:ascii="Cambria Math" w:eastAsiaTheme="minorEastAsia" w:hAnsi="Cambria Math" w:cs="Times New Roman"/>
              <w:lang w:val="en-GB"/>
            </w:rPr>
            <m:t>q</m:t>
          </w:del>
        </m:r>
      </m:oMath>
      <w:del w:id="472"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67"/>
        <w:r w:rsidR="002250E0" w:rsidDel="00410BD1">
          <w:rPr>
            <w:rStyle w:val="CommentReference"/>
          </w:rPr>
          <w:commentReference w:id="467"/>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73"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74" w:author="PuntLab" w:date="2021-05-22T13:04:00Z">
        <w:r w:rsidR="008E0167">
          <w:rPr>
            <w:rFonts w:ascii="Times New Roman" w:hAnsi="Times New Roman" w:cs="Times New Roman"/>
            <w:lang w:val="en-GB"/>
          </w:rPr>
          <w:t xml:space="preserve">The prior </w:t>
        </w:r>
      </w:ins>
      <w:del w:id="475"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76" w:author="PuntLab" w:date="2021-05-22T13:04:00Z">
        <w:r w:rsidR="006B3688" w:rsidRPr="00253AF9" w:rsidDel="008E0167">
          <w:rPr>
            <w:rFonts w:ascii="Times New Roman" w:hAnsi="Times New Roman" w:cs="Times New Roman"/>
            <w:lang w:val="en-GB"/>
          </w:rPr>
          <w:delText xml:space="preserve">and observation error variance </w:delText>
        </w:r>
      </w:del>
      <m:oMath>
        <m:r>
          <w:del w:id="477" w:author="PuntLab" w:date="2021-05-22T13:04:00Z">
            <w:rPr>
              <w:rFonts w:ascii="Cambria Math" w:hAnsi="Cambria Math" w:cs="Times New Roman"/>
              <w:lang w:val="en-GB"/>
            </w:rPr>
            <m:t>p</m:t>
          </w:del>
        </m:r>
        <m:d>
          <m:dPr>
            <m:ctrlPr>
              <w:del w:id="478" w:author="PuntLab" w:date="2021-05-22T13:04:00Z">
                <w:rPr>
                  <w:rFonts w:ascii="Cambria Math" w:hAnsi="Cambria Math" w:cs="Times New Roman"/>
                  <w:i/>
                  <w:lang w:val="en-GB"/>
                </w:rPr>
              </w:del>
            </m:ctrlPr>
          </m:dPr>
          <m:e>
            <m:sSup>
              <m:sSupPr>
                <m:ctrlPr>
                  <w:del w:id="479" w:author="PuntLab" w:date="2021-05-22T13:04:00Z">
                    <w:rPr>
                      <w:rFonts w:ascii="Cambria Math" w:eastAsiaTheme="minorEastAsia" w:hAnsi="Cambria Math" w:cs="Times New Roman"/>
                      <w:i/>
                      <w:lang w:val="en-GB"/>
                    </w:rPr>
                  </w:del>
                </m:ctrlPr>
              </m:sSupPr>
              <m:e>
                <m:r>
                  <w:del w:id="480" w:author="PuntLab" w:date="2021-05-22T13:04:00Z">
                    <w:rPr>
                      <w:rFonts w:ascii="Cambria Math" w:eastAsiaTheme="minorEastAsia" w:hAnsi="Cambria Math" w:cs="Times New Roman"/>
                      <w:lang w:val="en-GB"/>
                    </w:rPr>
                    <m:t>τ</m:t>
                  </w:del>
                </m:r>
              </m:e>
              <m:sup>
                <m:r>
                  <w:del w:id="481" w:author="PuntLab" w:date="2021-05-22T13:04:00Z">
                    <w:rPr>
                      <w:rFonts w:ascii="Cambria Math" w:eastAsiaTheme="minorEastAsia" w:hAnsi="Cambria Math" w:cs="Times New Roman"/>
                      <w:lang w:val="en-GB"/>
                    </w:rPr>
                    <m:t>2</m:t>
                  </w:del>
                </m:r>
              </m:sup>
            </m:sSup>
            <m:ctrlPr>
              <w:del w:id="482" w:author="PuntLab" w:date="2021-05-22T13:04:00Z">
                <w:rPr>
                  <w:rFonts w:ascii="Cambria Math" w:eastAsiaTheme="minorEastAsia" w:hAnsi="Cambria Math" w:cs="Times New Roman"/>
                  <w:i/>
                  <w:lang w:val="en-GB"/>
                </w:rPr>
              </w:del>
            </m:ctrlPr>
          </m:e>
        </m:d>
      </m:oMath>
      <w:del w:id="483" w:author="PuntLab" w:date="2021-05-22T13:04:00Z">
        <w:r w:rsidR="006B3688" w:rsidRPr="00253AF9" w:rsidDel="008E0167">
          <w:rPr>
            <w:rFonts w:ascii="Times New Roman" w:hAnsi="Times New Roman" w:cs="Times New Roman"/>
            <w:lang w:val="en-GB"/>
          </w:rPr>
          <w:delText xml:space="preserve"> were</w:delText>
        </w:r>
      </w:del>
      <w:ins w:id="484"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85" w:author="Grant Adams" w:date="2021-06-06T10:07:00Z">
        <w:r w:rsidR="006B3688" w:rsidRPr="00253AF9" w:rsidDel="00F03152">
          <w:rPr>
            <w:rFonts w:ascii="Times New Roman" w:hAnsi="Times New Roman" w:cs="Times New Roman"/>
            <w:lang w:val="en-GB"/>
          </w:rPr>
          <w:delText xml:space="preserve">diffuse </w:delText>
        </w:r>
      </w:del>
      <w:ins w:id="486" w:author="Grant Adams" w:date="2021-06-06T10:07:00Z">
        <w:r w:rsidR="00F03152">
          <w:rPr>
            <w:rFonts w:ascii="Times New Roman" w:hAnsi="Times New Roman" w:cs="Times New Roman"/>
            <w:lang w:val="en-GB"/>
          </w:rPr>
          <w:t>a uniform distribution</w:t>
        </w:r>
      </w:ins>
      <w:ins w:id="487" w:author="Grant Adams" w:date="2021-06-06T10:14:00Z">
        <w:r w:rsidR="00F03152">
          <w:rPr>
            <w:rFonts w:ascii="Times New Roman" w:hAnsi="Times New Roman" w:cs="Times New Roman"/>
            <w:lang w:val="en-GB"/>
          </w:rPr>
          <w:t>. T</w:t>
        </w:r>
      </w:ins>
      <w:ins w:id="488" w:author="Grant Adams" w:date="2021-06-06T10:12:00Z">
        <w:r w:rsidR="00F03152">
          <w:rPr>
            <w:rFonts w:ascii="Times New Roman" w:hAnsi="Times New Roman" w:cs="Times New Roman"/>
            <w:lang w:val="en-GB"/>
          </w:rPr>
          <w:t>he lower bound</w:t>
        </w:r>
      </w:ins>
      <w:ins w:id="489" w:author="Grant Adams" w:date="2021-06-06T10:14:00Z">
        <w:r w:rsidR="00F03152">
          <w:rPr>
            <w:rFonts w:ascii="Times New Roman" w:hAnsi="Times New Roman" w:cs="Times New Roman"/>
            <w:lang w:val="en-GB"/>
          </w:rPr>
          <w:t xml:space="preserve"> </w:t>
        </w:r>
      </w:ins>
      <w:ins w:id="490" w:author="Grant Adams" w:date="2021-06-07T12:50:00Z">
        <w:r w:rsidR="00120F32">
          <w:rPr>
            <w:rFonts w:ascii="Times New Roman" w:hAnsi="Times New Roman" w:cs="Times New Roman"/>
            <w:lang w:val="en-GB"/>
          </w:rPr>
          <w:t xml:space="preserve">of the uniform distribution </w:t>
        </w:r>
      </w:ins>
      <w:ins w:id="491" w:author="Grant Adams" w:date="2021-06-06T10:14:00Z">
        <w:r w:rsidR="00F03152">
          <w:rPr>
            <w:rFonts w:ascii="Times New Roman" w:hAnsi="Times New Roman" w:cs="Times New Roman"/>
            <w:lang w:val="en-GB"/>
          </w:rPr>
          <w:t>was</w:t>
        </w:r>
      </w:ins>
      <w:ins w:id="492" w:author="Grant Adams" w:date="2021-06-06T10:12:00Z">
        <w:r w:rsidR="00F03152">
          <w:rPr>
            <w:rFonts w:ascii="Times New Roman" w:hAnsi="Times New Roman" w:cs="Times New Roman"/>
            <w:lang w:val="en-GB"/>
          </w:rPr>
          <w:t xml:space="preserve"> derived </w:t>
        </w:r>
      </w:ins>
      <w:ins w:id="493" w:author="Grant Adams" w:date="2021-06-06T10:22:00Z">
        <w:r w:rsidR="00A50F8E">
          <w:rPr>
            <w:rFonts w:ascii="Times New Roman" w:hAnsi="Times New Roman" w:cs="Times New Roman"/>
            <w:lang w:val="en-GB"/>
          </w:rPr>
          <w:t>by simulating an age-structured population</w:t>
        </w:r>
      </w:ins>
      <w:ins w:id="494" w:author="Grant Adams" w:date="2021-06-06T10:23:00Z">
        <w:r w:rsidR="00A50F8E">
          <w:rPr>
            <w:rFonts w:ascii="Times New Roman" w:hAnsi="Times New Roman" w:cs="Times New Roman"/>
            <w:lang w:val="en-GB"/>
          </w:rPr>
          <w:t xml:space="preserve"> </w:t>
        </w:r>
      </w:ins>
      <w:ins w:id="495" w:author="Grant Adams" w:date="2021-06-07T12:53:00Z">
        <w:r w:rsidR="008152ED">
          <w:rPr>
            <w:rFonts w:ascii="Times New Roman" w:hAnsi="Times New Roman" w:cs="Times New Roman"/>
            <w:lang w:val="en-GB"/>
          </w:rPr>
          <w:t xml:space="preserve">through time </w:t>
        </w:r>
      </w:ins>
      <w:ins w:id="496" w:author="Grant Adams" w:date="2021-06-06T10:23:00Z">
        <w:r w:rsidR="00A50F8E">
          <w:rPr>
            <w:rFonts w:ascii="Times New Roman" w:hAnsi="Times New Roman" w:cs="Times New Roman"/>
            <w:lang w:val="en-GB"/>
          </w:rPr>
          <w:t>with process error in juvenile and adult survival</w:t>
        </w:r>
      </w:ins>
      <w:ins w:id="497" w:author="Grant Adams" w:date="2021-06-06T10:22:00Z">
        <w:r w:rsidR="00A50F8E">
          <w:rPr>
            <w:rFonts w:ascii="Times New Roman" w:hAnsi="Times New Roman" w:cs="Times New Roman"/>
            <w:lang w:val="en-GB"/>
          </w:rPr>
          <w:t xml:space="preserve"> using the model implement</w:t>
        </w:r>
      </w:ins>
      <w:ins w:id="498"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99" w:author="Grant Adams" w:date="2021-06-06T10:25:00Z">
              <w:rPr>
                <w:rFonts w:ascii="Times New Roman" w:hAnsi="Times New Roman" w:cs="Times New Roman"/>
                <w:lang w:val="en-GB"/>
              </w:rPr>
            </w:rPrChange>
          </w:rPr>
          <w:t>by</w:t>
        </w:r>
      </w:ins>
      <w:ins w:id="500" w:author="Grant Adams" w:date="2021-06-06T10:22:00Z">
        <w:r w:rsidR="00A50F8E" w:rsidRPr="00A50F8E">
          <w:rPr>
            <w:rFonts w:ascii="Times New Roman" w:hAnsi="Times New Roman" w:cs="Times New Roman"/>
            <w:highlight w:val="yellow"/>
            <w:lang w:val="en-GB"/>
            <w:rPrChange w:id="501" w:author="Grant Adams" w:date="2021-06-06T10:25:00Z">
              <w:rPr>
                <w:rFonts w:ascii="Times New Roman" w:hAnsi="Times New Roman" w:cs="Times New Roman"/>
                <w:lang w:val="en-GB"/>
              </w:rPr>
            </w:rPrChange>
          </w:rPr>
          <w:t xml:space="preserve"> </w:t>
        </w:r>
      </w:ins>
      <w:ins w:id="502" w:author="Grant Adams" w:date="2021-06-06T10:16:00Z">
        <w:r w:rsidR="00F03152" w:rsidRPr="00A50F8E">
          <w:rPr>
            <w:rFonts w:ascii="Times New Roman" w:hAnsi="Times New Roman" w:cs="Times New Roman"/>
            <w:highlight w:val="yellow"/>
            <w:lang w:val="en-GB"/>
            <w:rPrChange w:id="503" w:author="Grant Adams" w:date="2021-06-06T10:25:00Z">
              <w:rPr>
                <w:rFonts w:ascii="Times New Roman" w:hAnsi="Times New Roman" w:cs="Times New Roman"/>
                <w:lang w:val="en-GB"/>
              </w:rPr>
            </w:rPrChange>
          </w:rPr>
          <w:t>(</w:t>
        </w:r>
        <w:commentRangeStart w:id="504"/>
        <w:r w:rsidR="00F03152" w:rsidRPr="00A50F8E">
          <w:rPr>
            <w:rFonts w:ascii="Times New Roman" w:hAnsi="Times New Roman" w:cs="Times New Roman"/>
            <w:highlight w:val="yellow"/>
            <w:lang w:val="en-GB"/>
            <w:rPrChange w:id="505" w:author="Grant Adams" w:date="2021-06-06T10:25:00Z">
              <w:rPr>
                <w:rFonts w:ascii="Times New Roman" w:hAnsi="Times New Roman" w:cs="Times New Roman"/>
                <w:lang w:val="en-GB"/>
              </w:rPr>
            </w:rPrChange>
          </w:rPr>
          <w:t>CITE</w:t>
        </w:r>
      </w:ins>
      <w:commentRangeEnd w:id="504"/>
      <w:ins w:id="506" w:author="Grant Adams" w:date="2021-06-06T10:25:00Z">
        <w:r w:rsidR="00A50F8E" w:rsidRPr="00A50F8E">
          <w:rPr>
            <w:rStyle w:val="CommentReference"/>
            <w:highlight w:val="yellow"/>
            <w:rPrChange w:id="507" w:author="Grant Adams" w:date="2021-06-06T10:25:00Z">
              <w:rPr>
                <w:rStyle w:val="CommentReference"/>
              </w:rPr>
            </w:rPrChange>
          </w:rPr>
          <w:commentReference w:id="504"/>
        </w:r>
      </w:ins>
      <w:ins w:id="508" w:author="Grant Adams" w:date="2021-06-06T10:16:00Z">
        <w:r w:rsidR="00F03152" w:rsidRPr="00A50F8E">
          <w:rPr>
            <w:rFonts w:ascii="Times New Roman" w:hAnsi="Times New Roman" w:cs="Times New Roman"/>
            <w:highlight w:val="yellow"/>
            <w:lang w:val="en-GB"/>
            <w:rPrChange w:id="509" w:author="Grant Adams" w:date="2021-06-06T10:25:00Z">
              <w:rPr>
                <w:rFonts w:ascii="Times New Roman" w:hAnsi="Times New Roman" w:cs="Times New Roman"/>
                <w:lang w:val="en-GB"/>
              </w:rPr>
            </w:rPrChange>
          </w:rPr>
          <w:t>)</w:t>
        </w:r>
      </w:ins>
      <w:ins w:id="510" w:author="Grant Adams" w:date="2021-06-06T10:23:00Z">
        <w:r w:rsidR="00A50F8E">
          <w:rPr>
            <w:rFonts w:ascii="Times New Roman" w:hAnsi="Times New Roman" w:cs="Times New Roman"/>
            <w:lang w:val="en-GB"/>
          </w:rPr>
          <w:t xml:space="preserve"> and calculating the variance in total abundance at equil</w:t>
        </w:r>
      </w:ins>
      <w:ins w:id="511" w:author="Grant Adams" w:date="2021-06-06T10:24:00Z">
        <w:r w:rsidR="00A50F8E">
          <w:rPr>
            <w:rFonts w:ascii="Times New Roman" w:hAnsi="Times New Roman" w:cs="Times New Roman"/>
            <w:lang w:val="en-GB"/>
          </w:rPr>
          <w:t>ibrium</w:t>
        </w:r>
      </w:ins>
      <w:ins w:id="512" w:author="Grant Adams" w:date="2021-06-06T10:16:00Z">
        <w:r w:rsidR="00F03152">
          <w:rPr>
            <w:rFonts w:ascii="Times New Roman" w:hAnsi="Times New Roman" w:cs="Times New Roman"/>
            <w:lang w:val="en-GB"/>
          </w:rPr>
          <w:t>.</w:t>
        </w:r>
      </w:ins>
      <w:del w:id="513"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ins w:id="514" w:author="Grant Adams" w:date="2021-06-06T11:10:00Z">
        <w:r w:rsidR="006269D2">
          <w:rPr>
            <w:rFonts w:ascii="Times New Roman" w:hAnsi="Times New Roman" w:cs="Times New Roman"/>
            <w:color w:val="000000"/>
            <w:lang w:val="en-GB"/>
          </w:rPr>
          <w:t>To simulate the age-structured population we</w:t>
        </w:r>
      </w:ins>
      <w:ins w:id="515" w:author="Grant Adams" w:date="2021-06-06T11:11:00Z">
        <w:r w:rsidR="006269D2">
          <w:rPr>
            <w:rFonts w:ascii="Times New Roman" w:hAnsi="Times New Roman" w:cs="Times New Roman"/>
            <w:color w:val="000000"/>
            <w:lang w:val="en-GB"/>
          </w:rPr>
          <w:t xml:space="preserve"> </w:t>
        </w:r>
      </w:ins>
      <w:ins w:id="516" w:author="Grant Adams" w:date="2021-06-07T12:51:00Z">
        <w:r w:rsidR="008152ED">
          <w:rPr>
            <w:rFonts w:ascii="Times New Roman" w:hAnsi="Times New Roman" w:cs="Times New Roman"/>
            <w:color w:val="000000"/>
            <w:lang w:val="en-GB"/>
          </w:rPr>
          <w:t>sampled the following</w:t>
        </w:r>
      </w:ins>
      <w:ins w:id="517" w:author="Grant Adams" w:date="2021-06-06T11:11:00Z">
        <w:r w:rsidR="006269D2">
          <w:rPr>
            <w:rFonts w:ascii="Times New Roman" w:hAnsi="Times New Roman" w:cs="Times New Roman"/>
            <w:color w:val="000000"/>
            <w:lang w:val="en-GB"/>
          </w:rPr>
          <w:t xml:space="preserve"> input parameters</w:t>
        </w:r>
      </w:ins>
      <w:ins w:id="518" w:author="Grant Adams" w:date="2021-06-06T11:28:00Z">
        <w:r w:rsidR="008D27C5">
          <w:rPr>
            <w:rFonts w:ascii="Times New Roman" w:hAnsi="Times New Roman" w:cs="Times New Roman"/>
            <w:color w:val="000000"/>
            <w:lang w:val="en-GB"/>
          </w:rPr>
          <w:t xml:space="preserve"> from </w:t>
        </w:r>
        <w:commentRangeStart w:id="519"/>
        <w:r w:rsidR="008D27C5" w:rsidRPr="008D27C5">
          <w:rPr>
            <w:rFonts w:ascii="Times New Roman" w:hAnsi="Times New Roman" w:cs="Times New Roman"/>
            <w:color w:val="000000"/>
            <w:highlight w:val="yellow"/>
            <w:lang w:val="en-GB"/>
            <w:rPrChange w:id="520" w:author="Grant Adams" w:date="2021-06-06T11:28:00Z">
              <w:rPr>
                <w:rFonts w:ascii="Times New Roman" w:hAnsi="Times New Roman" w:cs="Times New Roman"/>
                <w:color w:val="000000"/>
                <w:lang w:val="en-GB"/>
              </w:rPr>
            </w:rPrChange>
          </w:rPr>
          <w:t>CITE</w:t>
        </w:r>
        <w:commentRangeEnd w:id="519"/>
        <w:r w:rsidR="008D27C5">
          <w:rPr>
            <w:rStyle w:val="CommentReference"/>
          </w:rPr>
          <w:commentReference w:id="519"/>
        </w:r>
      </w:ins>
      <w:ins w:id="521" w:author="Grant Adams" w:date="2021-06-06T11:11:00Z">
        <w:r w:rsidR="006269D2">
          <w:rPr>
            <w:rFonts w:ascii="Times New Roman" w:hAnsi="Times New Roman" w:cs="Times New Roman"/>
            <w:color w:val="000000"/>
            <w:lang w:val="en-GB"/>
          </w:rPr>
          <w:t>:</w:t>
        </w:r>
      </w:ins>
      <w:ins w:id="522" w:author="Grant Adams" w:date="2021-06-06T11:12:00Z">
        <w:r w:rsidR="006269D2">
          <w:rPr>
            <w:rFonts w:ascii="Times New Roman" w:hAnsi="Times New Roman" w:cs="Times New Roman"/>
            <w:color w:val="000000"/>
            <w:lang w:val="en-GB"/>
          </w:rPr>
          <w:t xml:space="preserve"> annual</w:t>
        </w:r>
      </w:ins>
      <w:ins w:id="523" w:author="Grant Adams" w:date="2021-06-06T11:11:00Z">
        <w:r w:rsidR="006269D2">
          <w:rPr>
            <w:rFonts w:ascii="Times New Roman" w:hAnsi="Times New Roman" w:cs="Times New Roman"/>
            <w:color w:val="000000"/>
            <w:lang w:val="en-GB"/>
          </w:rPr>
          <w:t xml:space="preserve"> </w:t>
        </w:r>
      </w:ins>
      <w:ins w:id="524" w:author="Grant Adams" w:date="2021-06-06T11:13:00Z">
        <w:r w:rsidR="006269D2">
          <w:rPr>
            <w:rFonts w:ascii="Times New Roman" w:hAnsi="Times New Roman" w:cs="Times New Roman"/>
            <w:color w:val="000000"/>
            <w:lang w:val="en-GB"/>
          </w:rPr>
          <w:t>calf</w:t>
        </w:r>
      </w:ins>
      <w:ins w:id="525" w:author="Grant Adams" w:date="2021-06-06T11:12:00Z">
        <w:r w:rsidR="006269D2">
          <w:rPr>
            <w:rFonts w:ascii="Times New Roman" w:hAnsi="Times New Roman" w:cs="Times New Roman"/>
            <w:color w:val="000000"/>
            <w:lang w:val="en-GB"/>
          </w:rPr>
          <w:t xml:space="preserve"> </w:t>
        </w:r>
      </w:ins>
      <w:ins w:id="526" w:author="Grant Adams" w:date="2021-06-06T11:13:00Z">
        <w:r w:rsidR="006269D2">
          <w:rPr>
            <w:rFonts w:ascii="Times New Roman" w:hAnsi="Times New Roman" w:cs="Times New Roman"/>
            <w:color w:val="000000"/>
            <w:lang w:val="en-GB"/>
          </w:rPr>
          <w:t>mortality</w:t>
        </w:r>
      </w:ins>
      <w:ins w:id="527" w:author="Grant Adams" w:date="2021-06-06T11:18:00Z">
        <w:r w:rsidR="00D11139">
          <w:rPr>
            <w:rFonts w:ascii="Times New Roman" w:hAnsi="Times New Roman" w:cs="Times New Roman"/>
            <w:color w:val="000000"/>
            <w:lang w:val="en-GB"/>
          </w:rPr>
          <w:t xml:space="preserve"> rate</w:t>
        </w:r>
      </w:ins>
      <w:ins w:id="528" w:author="Grant Adams" w:date="2021-06-06T11:08:00Z">
        <w:r w:rsidR="006269D2">
          <w:rPr>
            <w:rFonts w:ascii="Times New Roman" w:hAnsi="Times New Roman" w:cs="Times New Roman"/>
            <w:color w:val="000000"/>
            <w:lang w:val="en-GB"/>
          </w:rPr>
          <w:t xml:space="preserve"> (</w:t>
        </w:r>
      </w:ins>
      <w:ins w:id="529" w:author="Grant Adams" w:date="2021-06-06T11:13:00Z">
        <w:r w:rsidR="006269D2">
          <w:rPr>
            <w:rFonts w:ascii="Times New Roman" w:hAnsi="Times New Roman" w:cs="Times New Roman"/>
            <w:color w:val="000000"/>
            <w:lang w:val="en-GB"/>
          </w:rPr>
          <w:t xml:space="preserve">0.179; </w:t>
        </w:r>
      </w:ins>
      <w:ins w:id="530" w:author="Grant Adams" w:date="2021-06-06T11:08:00Z">
        <w:r w:rsidR="006269D2">
          <w:rPr>
            <w:rFonts w:ascii="Times New Roman" w:hAnsi="Times New Roman" w:cs="Times New Roman"/>
            <w:color w:val="000000"/>
            <w:lang w:val="en-GB"/>
          </w:rPr>
          <w:t>S.E. 0.027</w:t>
        </w:r>
      </w:ins>
      <w:ins w:id="531" w:author="Grant Adams" w:date="2021-06-06T11:13:00Z">
        <w:r w:rsidR="006269D2">
          <w:rPr>
            <w:rFonts w:ascii="Times New Roman" w:hAnsi="Times New Roman" w:cs="Times New Roman"/>
            <w:color w:val="000000"/>
            <w:lang w:val="en-GB"/>
          </w:rPr>
          <w:t xml:space="preserve">; </w:t>
        </w:r>
        <w:commentRangeStart w:id="532"/>
        <w:r w:rsidR="006269D2" w:rsidRPr="006269D2">
          <w:rPr>
            <w:rFonts w:ascii="Times New Roman" w:hAnsi="Times New Roman" w:cs="Times New Roman"/>
            <w:color w:val="000000"/>
            <w:highlight w:val="yellow"/>
            <w:lang w:val="en-GB"/>
            <w:rPrChange w:id="533" w:author="Grant Adams" w:date="2021-06-06T11:13:00Z">
              <w:rPr>
                <w:rFonts w:ascii="Times New Roman" w:hAnsi="Times New Roman" w:cs="Times New Roman"/>
                <w:color w:val="000000"/>
                <w:lang w:val="en-GB"/>
              </w:rPr>
            </w:rPrChange>
          </w:rPr>
          <w:t>CITE</w:t>
        </w:r>
      </w:ins>
      <w:commentRangeEnd w:id="532"/>
      <w:ins w:id="534" w:author="Grant Adams" w:date="2021-06-06T11:15:00Z">
        <w:r w:rsidR="006269D2">
          <w:rPr>
            <w:rStyle w:val="CommentReference"/>
          </w:rPr>
          <w:commentReference w:id="532"/>
        </w:r>
      </w:ins>
      <w:ins w:id="535" w:author="Grant Adams" w:date="2021-06-06T11:08:00Z">
        <w:r w:rsidR="006269D2">
          <w:rPr>
            <w:rFonts w:ascii="Times New Roman" w:hAnsi="Times New Roman" w:cs="Times New Roman"/>
            <w:color w:val="000000"/>
            <w:lang w:val="en-GB"/>
          </w:rPr>
          <w:t>)</w:t>
        </w:r>
      </w:ins>
      <w:ins w:id="536" w:author="Grant Adams" w:date="2021-06-06T11:13:00Z">
        <w:r w:rsidR="006269D2">
          <w:rPr>
            <w:rFonts w:ascii="Times New Roman" w:hAnsi="Times New Roman" w:cs="Times New Roman"/>
            <w:color w:val="000000"/>
            <w:lang w:val="en-GB"/>
          </w:rPr>
          <w:t xml:space="preserve">, </w:t>
        </w:r>
      </w:ins>
      <w:ins w:id="537" w:author="Grant Adams" w:date="2021-06-06T11:19:00Z">
        <w:r w:rsidR="00D11139">
          <w:rPr>
            <w:rFonts w:ascii="Times New Roman" w:hAnsi="Times New Roman" w:cs="Times New Roman"/>
            <w:color w:val="000000"/>
            <w:lang w:val="en-GB"/>
          </w:rPr>
          <w:t>annual adult mortality rate (0.026; S.E. 0.003),</w:t>
        </w:r>
      </w:ins>
      <w:ins w:id="538" w:author="Grant Adams" w:date="2021-06-06T11:22:00Z">
        <w:r w:rsidR="00D11139">
          <w:rPr>
            <w:rFonts w:ascii="Times New Roman" w:hAnsi="Times New Roman" w:cs="Times New Roman"/>
            <w:color w:val="000000"/>
            <w:lang w:val="en-GB"/>
          </w:rPr>
          <w:t xml:space="preserve">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.002</w:t>
        </w:r>
      </w:ins>
      <w:ins w:id="539" w:author="Grant Adams" w:date="2021-06-06T11:23:00Z">
        <w:r w:rsidR="00D11139" w:rsidRPr="00AE061E">
          <w:rPr>
            <w:rFonts w:ascii="Times New Roman" w:hAnsi="Times New Roman" w:cs="Times New Roman"/>
            <w:color w:val="000000"/>
            <w:lang w:val="en-GB"/>
          </w:rPr>
          <w:t xml:space="preserve">), </w:t>
        </w:r>
        <w:r w:rsidR="008D27C5" w:rsidRPr="00AE061E">
          <w:rPr>
            <w:rFonts w:ascii="Times New Roman" w:hAnsi="Times New Roman" w:cs="Times New Roman"/>
            <w:color w:val="000000"/>
            <w:lang w:val="en-GB"/>
          </w:rPr>
          <w:t>age-at-</w:t>
        </w:r>
      </w:ins>
      <w:ins w:id="540" w:author="Grant Adams" w:date="2021-06-06T11:29:00Z">
        <w:r w:rsidR="007B1F2B" w:rsidRPr="00AE061E">
          <w:rPr>
            <w:rFonts w:ascii="Times New Roman" w:hAnsi="Times New Roman" w:cs="Times New Roman"/>
            <w:color w:val="000000"/>
            <w:lang w:val="en-GB"/>
          </w:rPr>
          <w:t>first-pregnancy (7.58, S.E. 0.18)</w:t>
        </w:r>
      </w:ins>
      <w:ins w:id="541" w:author="Grant Adams" w:date="2021-06-06T11:30:00Z">
        <w:r w:rsidR="007B1F2B" w:rsidRPr="00AE061E">
          <w:rPr>
            <w:rFonts w:ascii="Times New Roman" w:hAnsi="Times New Roman" w:cs="Times New Roman"/>
            <w:color w:val="000000"/>
            <w:lang w:val="en-GB"/>
          </w:rPr>
          <w:t xml:space="preserve">. </w:t>
        </w:r>
      </w:ins>
      <w:ins w:id="542" w:author="Grant Adams" w:date="2021-06-07T12:53:00Z">
        <w:r w:rsidR="008152ED" w:rsidRPr="00AE061E">
          <w:rPr>
            <w:rFonts w:ascii="Times New Roman" w:hAnsi="Times New Roman" w:cs="Times New Roman"/>
            <w:color w:val="000000"/>
            <w:lang w:val="en-GB"/>
          </w:rPr>
          <w:t>Annual p</w:t>
        </w:r>
      </w:ins>
      <w:ins w:id="543" w:author="Grant Adams" w:date="2021-06-07T12:52:00Z">
        <w:r w:rsidR="008152ED" w:rsidRPr="00AE061E">
          <w:rPr>
            <w:rFonts w:ascii="Times New Roman" w:hAnsi="Times New Roman" w:cs="Times New Roman"/>
            <w:color w:val="000000"/>
            <w:lang w:val="en-GB"/>
          </w:rPr>
          <w:t xml:space="preserve">rocess errors were then added by </w:t>
        </w:r>
      </w:ins>
      <w:ins w:id="544" w:author="Grant Adams" w:date="2021-06-07T12:54:00Z">
        <w:r w:rsidR="008152ED" w:rsidRPr="00AE061E">
          <w:rPr>
            <w:rFonts w:ascii="Times New Roman" w:hAnsi="Times New Roman" w:cs="Times New Roman"/>
            <w:color w:val="000000"/>
            <w:lang w:val="en-GB"/>
          </w:rPr>
          <w:t>adding</w:t>
        </w:r>
      </w:ins>
      <w:ins w:id="545" w:author="Grant Adams" w:date="2021-06-07T12:52:00Z">
        <w:r w:rsidR="008152ED" w:rsidRPr="00AE061E">
          <w:rPr>
            <w:rFonts w:ascii="Times New Roman" w:hAnsi="Times New Roman" w:cs="Times New Roman"/>
            <w:color w:val="000000"/>
            <w:lang w:val="en-GB"/>
          </w:rPr>
          <w:t xml:space="preserve"> </w:t>
        </w:r>
      </w:ins>
      <w:ins w:id="546" w:author="Grant Adams" w:date="2021-06-07T12:56:00Z">
        <w:r w:rsidR="008152ED" w:rsidRPr="00AE061E">
          <w:rPr>
            <w:rFonts w:ascii="Times New Roman" w:hAnsi="Times New Roman" w:cs="Times New Roman"/>
            <w:color w:val="000000"/>
            <w:lang w:val="en-GB"/>
          </w:rPr>
          <w:t>normally distributed</w:t>
        </w:r>
      </w:ins>
      <w:ins w:id="547" w:author="Grant Adams" w:date="2021-06-07T12:52:00Z">
        <w:r w:rsidR="008152ED" w:rsidRPr="00AE061E">
          <w:rPr>
            <w:rFonts w:ascii="Times New Roman" w:hAnsi="Times New Roman" w:cs="Times New Roman"/>
            <w:color w:val="000000"/>
            <w:lang w:val="en-GB"/>
          </w:rPr>
          <w:t xml:space="preserve"> deviates </w:t>
        </w:r>
      </w:ins>
      <w:ins w:id="548" w:author="Grant Adams" w:date="2021-06-07T12:54:00Z">
        <w:r w:rsidR="008152ED" w:rsidRPr="00AE061E">
          <w:rPr>
            <w:rFonts w:ascii="Times New Roman" w:hAnsi="Times New Roman" w:cs="Times New Roman"/>
            <w:color w:val="000000"/>
            <w:lang w:val="en-GB"/>
          </w:rPr>
          <w:t>of</w:t>
        </w:r>
      </w:ins>
      <w:ins w:id="549" w:author="Grant Adams" w:date="2021-06-07T12:52:00Z">
        <w:r w:rsidR="008152ED" w:rsidRPr="00AE061E">
          <w:rPr>
            <w:rFonts w:ascii="Times New Roman" w:hAnsi="Times New Roman" w:cs="Times New Roman"/>
            <w:color w:val="000000"/>
            <w:lang w:val="en-GB"/>
          </w:rPr>
          <w:t xml:space="preserve"> annual calf</w:t>
        </w:r>
      </w:ins>
      <w:ins w:id="550" w:author="Grant Adams" w:date="2021-06-07T12:57:00Z">
        <w:r w:rsidR="008152ED" w:rsidRPr="00AE061E">
          <w:rPr>
            <w:rFonts w:ascii="Times New Roman" w:hAnsi="Times New Roman" w:cs="Times New Roman"/>
            <w:color w:val="000000"/>
            <w:lang w:val="en-GB"/>
          </w:rPr>
          <w:t xml:space="preserve"> (0; S.D. 0.097; </w:t>
        </w:r>
        <w:commentRangeStart w:id="551"/>
        <w:r w:rsidR="008152ED" w:rsidRPr="00AE061E">
          <w:rPr>
            <w:rFonts w:ascii="Times New Roman" w:hAnsi="Times New Roman" w:cs="Times New Roman"/>
            <w:highlight w:val="yellow"/>
            <w:lang w:val="en-GB"/>
          </w:rPr>
          <w:t>CITE</w:t>
        </w:r>
        <w:commentRangeEnd w:id="551"/>
        <w:r w:rsidR="008152ED" w:rsidRPr="00AE061E">
          <w:rPr>
            <w:rStyle w:val="CommentReference"/>
            <w:sz w:val="22"/>
            <w:szCs w:val="22"/>
            <w:highlight w:val="yellow"/>
            <w:rPrChange w:id="552" w:author="Grant Adams" w:date="2021-06-07T12:58:00Z">
              <w:rPr>
                <w:rStyle w:val="CommentReference"/>
                <w:highlight w:val="yellow"/>
              </w:rPr>
            </w:rPrChange>
          </w:rPr>
          <w:commentReference w:id="551"/>
        </w:r>
        <w:r w:rsidR="008152ED" w:rsidRPr="00AE061E">
          <w:rPr>
            <w:rFonts w:ascii="Times New Roman" w:hAnsi="Times New Roman" w:cs="Times New Roman"/>
            <w:color w:val="000000"/>
            <w:lang w:val="en-GB"/>
          </w:rPr>
          <w:t>)</w:t>
        </w:r>
      </w:ins>
      <w:ins w:id="553" w:author="Grant Adams" w:date="2021-06-07T12:52:00Z">
        <w:r w:rsidR="008152ED" w:rsidRPr="00AE061E">
          <w:rPr>
            <w:rFonts w:ascii="Times New Roman" w:hAnsi="Times New Roman" w:cs="Times New Roman"/>
            <w:color w:val="000000"/>
            <w:lang w:val="en-GB"/>
          </w:rPr>
          <w:t xml:space="preserve"> and adult survival</w:t>
        </w:r>
      </w:ins>
      <w:ins w:id="554" w:author="Grant Adams" w:date="2021-06-07T12:57:00Z">
        <w:r w:rsidR="008152ED" w:rsidRPr="00AE061E">
          <w:rPr>
            <w:rFonts w:ascii="Times New Roman" w:hAnsi="Times New Roman" w:cs="Times New Roman"/>
            <w:color w:val="000000"/>
            <w:lang w:val="en-GB"/>
          </w:rPr>
          <w:t xml:space="preserve"> (0; S.D. 0.19423;</w:t>
        </w:r>
      </w:ins>
      <w:ins w:id="555" w:author="Grant Adams" w:date="2021-06-07T12:58:00Z">
        <w:r w:rsidR="008152ED" w:rsidRPr="00AE061E">
          <w:rPr>
            <w:rFonts w:ascii="Times New Roman" w:hAnsi="Times New Roman" w:cs="Times New Roman"/>
            <w:color w:val="000000"/>
            <w:lang w:val="en-GB"/>
          </w:rPr>
          <w:t xml:space="preserve"> </w:t>
        </w:r>
        <w:commentRangeStart w:id="556"/>
        <w:r w:rsidR="008152ED" w:rsidRPr="00AE061E">
          <w:rPr>
            <w:rFonts w:ascii="Times New Roman" w:hAnsi="Times New Roman" w:cs="Times New Roman"/>
            <w:color w:val="000000"/>
            <w:highlight w:val="yellow"/>
            <w:lang w:val="en-GB"/>
          </w:rPr>
          <w:t>CITE</w:t>
        </w:r>
      </w:ins>
      <w:commentRangeEnd w:id="556"/>
      <w:ins w:id="557" w:author="Grant Adams" w:date="2021-06-07T12:59:00Z">
        <w:r w:rsidR="00AE061E">
          <w:rPr>
            <w:rStyle w:val="CommentReference"/>
          </w:rPr>
          <w:commentReference w:id="556"/>
        </w:r>
      </w:ins>
      <w:ins w:id="558" w:author="Grant Adams" w:date="2021-06-07T12:58:00Z">
        <w:r w:rsidR="00AE061E" w:rsidRPr="00AE061E">
          <w:rPr>
            <w:rStyle w:val="CommentReference"/>
            <w:rFonts w:ascii="Times New Roman" w:hAnsi="Times New Roman" w:cs="Times New Roman"/>
            <w:sz w:val="22"/>
            <w:szCs w:val="22"/>
            <w:rPrChange w:id="559" w:author="Grant Adams" w:date="2021-06-07T12:58:00Z">
              <w:rPr>
                <w:rStyle w:val="CommentReference"/>
              </w:rPr>
            </w:rPrChange>
          </w:rPr>
          <w:t>).</w:t>
        </w:r>
      </w:ins>
      <w:ins w:id="560" w:author="Grant Adams" w:date="2021-06-07T12:52:00Z">
        <w:r w:rsidR="008152ED" w:rsidRPr="00AE061E">
          <w:rPr>
            <w:rFonts w:ascii="Times New Roman" w:hAnsi="Times New Roman" w:cs="Times New Roman"/>
            <w:color w:val="000000"/>
            <w:lang w:val="en-GB"/>
          </w:rPr>
          <w:t xml:space="preserve"> </w:t>
        </w:r>
      </w:ins>
      <w:ins w:id="561" w:author="Grant Adams" w:date="2021-06-06T11:30:00Z">
        <w:r w:rsidR="007B1F2B" w:rsidRPr="00AE061E">
          <w:rPr>
            <w:rFonts w:ascii="Times New Roman" w:hAnsi="Times New Roman" w:cs="Times New Roman"/>
            <w:color w:val="000000"/>
            <w:lang w:val="en-GB"/>
          </w:rPr>
          <w:t xml:space="preserve">To our knowledge, there are no </w:t>
        </w:r>
      </w:ins>
      <w:ins w:id="562" w:author="Grant Adams" w:date="2021-06-06T11:32:00Z">
        <w:r w:rsidR="007B1F2B" w:rsidRPr="00AE061E">
          <w:rPr>
            <w:rFonts w:ascii="Times New Roman" w:hAnsi="Times New Roman" w:cs="Times New Roman"/>
            <w:color w:val="000000"/>
            <w:lang w:val="en-GB"/>
          </w:rPr>
          <w:t xml:space="preserve">current </w:t>
        </w:r>
      </w:ins>
      <w:ins w:id="563" w:author="Grant Adams" w:date="2021-06-06T11:30:00Z">
        <w:r w:rsidR="007B1F2B" w:rsidRPr="00AE061E">
          <w:rPr>
            <w:rFonts w:ascii="Times New Roman" w:hAnsi="Times New Roman" w:cs="Times New Roman"/>
            <w:color w:val="000000"/>
            <w:lang w:val="en-GB"/>
          </w:rPr>
          <w:t>estimates of interannual variation in adult mortality rate</w:t>
        </w:r>
      </w:ins>
      <w:ins w:id="564" w:author="Grant Adams" w:date="2021-06-06T11:32:00Z">
        <w:r w:rsidR="007B1F2B" w:rsidRPr="00AE061E">
          <w:rPr>
            <w:rFonts w:ascii="Times New Roman" w:hAnsi="Times New Roman" w:cs="Times New Roman"/>
            <w:color w:val="000000"/>
            <w:lang w:val="en-GB"/>
          </w:rPr>
          <w:t xml:space="preserve"> of SRW. We therefore </w:t>
        </w:r>
      </w:ins>
      <w:ins w:id="565" w:author="Grant Adams" w:date="2021-06-06T11:35:00Z">
        <w:r w:rsidR="007B1F2B" w:rsidRPr="00AE061E">
          <w:rPr>
            <w:rFonts w:ascii="Times New Roman" w:hAnsi="Times New Roman" w:cs="Times New Roman"/>
            <w:color w:val="000000"/>
            <w:lang w:val="en-GB"/>
          </w:rPr>
          <w:t>assumed</w:t>
        </w:r>
      </w:ins>
      <w:ins w:id="566" w:author="Grant Adams" w:date="2021-06-06T11:32:00Z">
        <w:r w:rsidR="007B1F2B" w:rsidRPr="00AE061E">
          <w:rPr>
            <w:rFonts w:ascii="Times New Roman" w:hAnsi="Times New Roman" w:cs="Times New Roman"/>
            <w:color w:val="000000"/>
            <w:lang w:val="en-GB"/>
          </w:rPr>
          <w:t xml:space="preserve"> interannual</w:t>
        </w:r>
      </w:ins>
      <w:ins w:id="567" w:author="Grant Adams" w:date="2021-06-06T11:30:00Z">
        <w:r w:rsidR="007B1F2B" w:rsidRPr="00AE061E">
          <w:rPr>
            <w:rFonts w:ascii="Times New Roman" w:hAnsi="Times New Roman" w:cs="Times New Roman"/>
            <w:color w:val="000000"/>
            <w:lang w:val="en-GB"/>
          </w:rPr>
          <w:t xml:space="preserve"> </w:t>
        </w:r>
      </w:ins>
      <w:ins w:id="568" w:author="Grant Adams" w:date="2021-06-06T11:33:00Z">
        <w:r w:rsidR="007B1F2B" w:rsidRPr="00AE061E">
          <w:rPr>
            <w:rFonts w:ascii="Times New Roman" w:hAnsi="Times New Roman" w:cs="Times New Roman"/>
            <w:color w:val="000000"/>
            <w:lang w:val="en-GB"/>
          </w:rPr>
          <w:t xml:space="preserve">variation in </w:t>
        </w:r>
      </w:ins>
      <w:ins w:id="569" w:author="Grant Adams" w:date="2021-06-07T12:55:00Z">
        <w:r w:rsidR="008152ED" w:rsidRPr="00AE061E">
          <w:rPr>
            <w:rFonts w:ascii="Times New Roman" w:hAnsi="Times New Roman" w:cs="Times New Roman"/>
            <w:color w:val="000000"/>
            <w:lang w:val="en-GB"/>
          </w:rPr>
          <w:t xml:space="preserve">the log-odds of </w:t>
        </w:r>
      </w:ins>
      <w:ins w:id="570" w:author="Grant Adams" w:date="2021-06-06T11:33:00Z">
        <w:r w:rsidR="007B1F2B" w:rsidRPr="00AE061E">
          <w:rPr>
            <w:rFonts w:ascii="Times New Roman" w:hAnsi="Times New Roman" w:cs="Times New Roman"/>
            <w:color w:val="000000"/>
            <w:lang w:val="en-GB"/>
          </w:rPr>
          <w:t xml:space="preserve">survival </w:t>
        </w:r>
        <w:r w:rsidR="007B1F2B" w:rsidRPr="00AE061E">
          <w:rPr>
            <w:rFonts w:ascii="Times New Roman" w:hAnsi="Times New Roman" w:cs="Times New Roman"/>
            <w:color w:val="000000"/>
            <w:lang w:val="en-GB"/>
          </w:rPr>
          <w:lastRenderedPageBreak/>
          <w:t xml:space="preserve">of </w:t>
        </w:r>
      </w:ins>
      <w:ins w:id="571" w:author="Grant Adams" w:date="2021-06-06T11:35:00Z">
        <w:r w:rsidR="007B1F2B" w:rsidRPr="00AE061E">
          <w:rPr>
            <w:rFonts w:ascii="Times New Roman" w:hAnsi="Times New Roman" w:cs="Times New Roman"/>
            <w:color w:val="000000"/>
            <w:lang w:val="en-GB"/>
          </w:rPr>
          <w:t xml:space="preserve">SRW was similar to that </w:t>
        </w:r>
      </w:ins>
      <w:ins w:id="572" w:author="Grant Adams" w:date="2021-06-07T12:55:00Z">
        <w:r w:rsidR="008152ED" w:rsidRPr="00AE061E">
          <w:rPr>
            <w:rFonts w:ascii="Times New Roman" w:hAnsi="Times New Roman" w:cs="Times New Roman"/>
            <w:color w:val="000000"/>
            <w:lang w:val="en-GB"/>
          </w:rPr>
          <w:t>estimated for</w:t>
        </w:r>
      </w:ins>
      <w:ins w:id="573" w:author="Grant Adams" w:date="2021-06-06T11:35:00Z">
        <w:r w:rsidR="007B1F2B" w:rsidRPr="00AE061E">
          <w:rPr>
            <w:rFonts w:ascii="Times New Roman" w:hAnsi="Times New Roman" w:cs="Times New Roman"/>
            <w:color w:val="000000"/>
            <w:lang w:val="en-GB"/>
          </w:rPr>
          <w:t xml:space="preserve"> </w:t>
        </w:r>
      </w:ins>
      <w:ins w:id="574" w:author="Grant Adams" w:date="2021-06-06T11:33:00Z">
        <w:r w:rsidR="007B1F2B" w:rsidRPr="00AE061E">
          <w:rPr>
            <w:rFonts w:ascii="Times New Roman" w:hAnsi="Times New Roman" w:cs="Times New Roman"/>
            <w:color w:val="000000"/>
            <w:lang w:val="en-GB"/>
          </w:rPr>
          <w:t>North Atlantic Right whales</w:t>
        </w:r>
      </w:ins>
      <w:ins w:id="575" w:author="Grant Adams" w:date="2021-06-06T11:34:00Z">
        <w:r w:rsidR="007B1F2B" w:rsidRPr="00AE061E">
          <w:rPr>
            <w:rFonts w:ascii="Times New Roman" w:hAnsi="Times New Roman" w:cs="Times New Roman"/>
            <w:color w:val="000000"/>
            <w:lang w:val="en-GB"/>
          </w:rPr>
          <w:t>.</w:t>
        </w:r>
      </w:ins>
      <w:ins w:id="576" w:author="Grant Adams" w:date="2021-06-07T12:59:00Z">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w:t>
        </w:r>
      </w:ins>
      <w:ins w:id="577" w:author="Grant Adams" w:date="2021-06-07T13:00:00Z">
        <w:r w:rsidR="00AE061E">
          <w:rPr>
            <w:rFonts w:ascii="Times New Roman" w:hAnsi="Times New Roman" w:cs="Times New Roman"/>
            <w:color w:val="000000"/>
            <w:lang w:val="en-GB"/>
          </w:rPr>
          <w:t xml:space="preserve">ess error in reproduction. The upper bound of the uniform distribution was derived by multiplying the lower bound by 10. </w:t>
        </w:r>
      </w:ins>
      <w:del w:id="578"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579" w:author="Grant Adams" w:date="2021-06-06T10:26:00Z">
                <w:rPr>
                  <w:rFonts w:ascii="Cambria Math" w:eastAsiaTheme="minorEastAsia" w:hAnsi="Cambria Math" w:cs="Times New Roman"/>
                  <w:i/>
                  <w:color w:val="000000"/>
                  <w:lang w:val="en-GB"/>
                </w:rPr>
              </w:del>
            </m:ctrlPr>
          </m:sSupPr>
          <m:e>
            <m:r>
              <w:del w:id="580" w:author="Grant Adams" w:date="2021-06-06T10:26:00Z">
                <w:rPr>
                  <w:rFonts w:ascii="Cambria Math" w:eastAsiaTheme="minorEastAsia" w:hAnsi="Cambria Math" w:cs="Times New Roman"/>
                  <w:color w:val="000000"/>
                  <w:lang w:val="en-GB"/>
                </w:rPr>
                <m:t>σ</m:t>
              </w:del>
            </m:r>
          </m:e>
          <m:sup>
            <m:r>
              <w:del w:id="581" w:author="Grant Adams" w:date="2021-06-06T10:26:00Z">
                <w:rPr>
                  <w:rFonts w:ascii="Cambria Math" w:eastAsiaTheme="minorEastAsia" w:hAnsi="Cambria Math" w:cs="Times New Roman"/>
                  <w:color w:val="000000"/>
                  <w:lang w:val="en-GB"/>
                </w:rPr>
                <m:t>2</m:t>
              </w:del>
            </m:r>
          </m:sup>
        </m:sSup>
      </m:oMath>
      <w:del w:id="582"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83" w:author="Grant Adams" w:date="2021-06-06T10:26:00Z">
                <w:rPr>
                  <w:rFonts w:ascii="Cambria Math" w:eastAsiaTheme="minorEastAsia" w:hAnsi="Cambria Math" w:cs="Times New Roman"/>
                  <w:i/>
                  <w:color w:val="000000"/>
                  <w:lang w:val="en-GB"/>
                </w:rPr>
              </w:del>
            </m:ctrlPr>
          </m:sSupPr>
          <m:e>
            <m:r>
              <w:del w:id="584" w:author="Grant Adams" w:date="2021-06-06T10:26:00Z">
                <w:rPr>
                  <w:rFonts w:ascii="Cambria Math" w:eastAsiaTheme="minorEastAsia" w:hAnsi="Cambria Math" w:cs="Times New Roman"/>
                  <w:color w:val="000000"/>
                  <w:lang w:val="en-GB"/>
                </w:rPr>
                <m:t>τ</m:t>
              </w:del>
            </m:r>
          </m:e>
          <m:sup>
            <m:r>
              <w:del w:id="585" w:author="Grant Adams" w:date="2021-06-06T10:26:00Z">
                <w:rPr>
                  <w:rFonts w:ascii="Cambria Math" w:eastAsiaTheme="minorEastAsia" w:hAnsi="Cambria Math" w:cs="Times New Roman"/>
                  <w:color w:val="000000"/>
                  <w:lang w:val="en-GB"/>
                </w:rPr>
                <m:t>2</m:t>
              </w:del>
            </m:r>
          </m:sup>
        </m:sSup>
      </m:oMath>
      <w:del w:id="586"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587" w:author="Grant Adams" w:date="2021-06-06T10:26:00Z">
                <w:rPr>
                  <w:rFonts w:ascii="Cambria Math" w:eastAsiaTheme="minorEastAsia" w:hAnsi="Cambria Math" w:cs="Times New Roman"/>
                  <w:i/>
                  <w:color w:val="000000"/>
                  <w:lang w:val="en-GB"/>
                </w:rPr>
              </w:del>
            </m:ctrlPr>
          </m:sSupPr>
          <m:e>
            <m:r>
              <w:del w:id="588" w:author="Grant Adams" w:date="2021-06-06T10:26:00Z">
                <w:rPr>
                  <w:rFonts w:ascii="Cambria Math" w:eastAsiaTheme="minorEastAsia" w:hAnsi="Cambria Math" w:cs="Times New Roman"/>
                  <w:color w:val="000000"/>
                  <w:lang w:val="en-GB"/>
                </w:rPr>
                <m:t>σ</m:t>
              </w:del>
            </m:r>
          </m:e>
          <m:sup>
            <m:r>
              <w:del w:id="589" w:author="Grant Adams" w:date="2021-06-06T10:26:00Z">
                <w:rPr>
                  <w:rFonts w:ascii="Cambria Math" w:eastAsiaTheme="minorEastAsia" w:hAnsi="Cambria Math" w:cs="Times New Roman"/>
                  <w:color w:val="000000"/>
                  <w:lang w:val="en-GB"/>
                </w:rPr>
                <m:t>2</m:t>
              </w:del>
            </m:r>
          </m:sup>
        </m:sSup>
      </m:oMath>
      <w:del w:id="590"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91" w:author="Grant Adams" w:date="2021-06-06T10:26:00Z">
                <w:rPr>
                  <w:rFonts w:ascii="Cambria Math" w:eastAsiaTheme="minorEastAsia" w:hAnsi="Cambria Math" w:cs="Times New Roman"/>
                  <w:i/>
                  <w:color w:val="000000"/>
                  <w:lang w:val="en-GB"/>
                </w:rPr>
              </w:del>
            </m:ctrlPr>
          </m:sSupPr>
          <m:e>
            <m:r>
              <w:del w:id="592" w:author="Grant Adams" w:date="2021-06-06T10:26:00Z">
                <w:rPr>
                  <w:rFonts w:ascii="Cambria Math" w:eastAsiaTheme="minorEastAsia" w:hAnsi="Cambria Math" w:cs="Times New Roman"/>
                  <w:color w:val="000000"/>
                  <w:lang w:val="en-GB"/>
                </w:rPr>
                <m:t>τ</m:t>
              </w:del>
            </m:r>
          </m:e>
          <m:sup>
            <m:r>
              <w:del w:id="593" w:author="Grant Adams" w:date="2021-06-06T10:26:00Z">
                <w:rPr>
                  <w:rFonts w:ascii="Cambria Math" w:eastAsiaTheme="minorEastAsia" w:hAnsi="Cambria Math" w:cs="Times New Roman"/>
                  <w:color w:val="000000"/>
                  <w:lang w:val="en-GB"/>
                </w:rPr>
                <m:t>2</m:t>
              </w:del>
            </m:r>
          </m:sup>
        </m:sSup>
      </m:oMath>
      <w:del w:id="594"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595" w:author="PuntLab" w:date="2021-05-22T13:05:00Z"/>
          <w:rFonts w:ascii="Times New Roman" w:hAnsi="Times New Roman" w:cs="Times New Roman"/>
          <w:lang w:val="en-GB"/>
        </w:rPr>
      </w:pPr>
      <w:del w:id="596"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597" w:author="PuntLab" w:date="2021-05-22T13:05:00Z">
                <w:rPr>
                  <w:rFonts w:ascii="Cambria Math" w:hAnsi="Cambria Math" w:cs="Times New Roman"/>
                  <w:i/>
                  <w:lang w:val="en-GB"/>
                </w:rPr>
              </w:del>
            </m:ctrlPr>
          </m:accPr>
          <m:e>
            <m:r>
              <w:del w:id="598" w:author="PuntLab" w:date="2021-05-22T13:05:00Z">
                <w:rPr>
                  <w:rFonts w:ascii="Cambria Math" w:hAnsi="Cambria Math" w:cs="Times New Roman"/>
                  <w:lang w:val="en-GB"/>
                </w:rPr>
                <m:t>R</m:t>
              </w:del>
            </m:r>
          </m:e>
        </m:acc>
        <m:r>
          <w:del w:id="599" w:author="PuntLab" w:date="2021-05-22T13:05:00Z">
            <w:rPr>
              <w:rFonts w:ascii="Cambria Math" w:hAnsi="Cambria Math" w:cs="Times New Roman"/>
              <w:color w:val="000000"/>
              <w:lang w:val="en-GB"/>
            </w:rPr>
            <m:t>=</m:t>
          </w:del>
        </m:r>
      </m:oMath>
      <w:del w:id="600"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601"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602"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603"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403E230F" w14:textId="77777777" w:rsidR="00316E7D" w:rsidRDefault="007D36E3" w:rsidP="00201BAA">
      <w:pPr>
        <w:autoSpaceDE w:val="0"/>
        <w:autoSpaceDN w:val="0"/>
        <w:adjustRightInd w:val="0"/>
        <w:spacing w:after="0" w:line="360" w:lineRule="auto"/>
        <w:rPr>
          <w:ins w:id="604" w:author="Grant Adams" w:date="2021-07-16T10:31:00Z"/>
          <w:rFonts w:ascii="Times New Roman" w:hAnsi="Times New Roman" w:cs="Times New Roman"/>
          <w:color w:val="000000"/>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605"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606" w:author="PuntLab" w:date="2021-05-22T13:06:00Z">
        <w:del w:id="607" w:author="Grant Adams" w:date="2021-06-07T13:01:00Z">
          <w:r w:rsidR="0098776B" w:rsidDel="00953790">
            <w:rPr>
              <w:rFonts w:ascii="Times New Roman" w:hAnsi="Times New Roman" w:cs="Times New Roman"/>
              <w:lang w:val="en-GB"/>
            </w:rPr>
            <w:delText>eight</w:delText>
          </w:r>
        </w:del>
      </w:ins>
      <w:ins w:id="608" w:author="Grant Adams" w:date="2021-06-07T13:01:00Z">
        <w:r w:rsidR="00953790">
          <w:rPr>
            <w:rFonts w:ascii="Times New Roman" w:hAnsi="Times New Roman" w:cs="Times New Roman"/>
            <w:lang w:val="en-GB"/>
          </w:rPr>
          <w:t>1</w:t>
        </w:r>
      </w:ins>
      <w:ins w:id="609" w:author="Grant Adams" w:date="2021-07-16T10:19:00Z">
        <w:r w:rsidR="00D836CC">
          <w:rPr>
            <w:rFonts w:ascii="Times New Roman" w:hAnsi="Times New Roman" w:cs="Times New Roman"/>
            <w:lang w:val="en-GB"/>
          </w:rPr>
          <w:t>3</w:t>
        </w:r>
      </w:ins>
      <w:ins w:id="610" w:author="PuntLab" w:date="2021-05-22T13:06:00Z">
        <w:r w:rsidR="0098776B">
          <w:rPr>
            <w:rFonts w:ascii="Times New Roman" w:hAnsi="Times New Roman" w:cs="Times New Roman"/>
            <w:lang w:val="en-GB"/>
          </w:rPr>
          <w:t xml:space="preserve">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ins w:id="611" w:author="Grant Adams" w:date="2021-07-16T10:24:00Z">
        <w:r w:rsidR="00BF6D26">
          <w:rPr>
            <w:rFonts w:ascii="Times New Roman" w:hAnsi="Times New Roman" w:cs="Times New Roman"/>
            <w:lang w:val="en-GB"/>
          </w:rPr>
          <w:t xml:space="preserve"> (Supplementary Table 1)</w:t>
        </w:r>
      </w:ins>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612"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613" w:author="PuntLab" w:date="2021-05-22T13:06:00Z">
                <w:rPr>
                  <w:rFonts w:ascii="Cambria Math" w:eastAsiaTheme="minorEastAsia" w:hAnsi="Cambria Math" w:cs="Times New Roman"/>
                  <w:i/>
                  <w:color w:val="000000"/>
                  <w:lang w:val="en-GB"/>
                </w:rPr>
              </w:del>
            </m:ctrlPr>
          </m:sSupPr>
          <m:e>
            <m:r>
              <w:del w:id="614" w:author="PuntLab" w:date="2021-05-22T13:06:00Z">
                <w:rPr>
                  <w:rFonts w:ascii="Cambria Math" w:eastAsiaTheme="minorEastAsia" w:hAnsi="Cambria Math" w:cs="Times New Roman"/>
                  <w:color w:val="000000"/>
                  <w:lang w:val="en-GB"/>
                </w:rPr>
                <m:t>τ</m:t>
              </w:del>
            </m:r>
          </m:e>
          <m:sup>
            <m:r>
              <w:del w:id="615"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616" w:author="PuntLab" w:date="2021-05-22T13:08:00Z">
                <w:rPr>
                  <w:rFonts w:ascii="Cambria Math" w:eastAsiaTheme="minorEastAsia" w:hAnsi="Cambria Math" w:cs="Times New Roman"/>
                  <w:i/>
                  <w:lang w:val="en-GB"/>
                </w:rPr>
              </w:ins>
            </m:ctrlPr>
          </m:sSubPr>
          <m:e>
            <m:r>
              <w:ins w:id="617" w:author="PuntLab" w:date="2021-05-22T13:08:00Z">
                <w:rPr>
                  <w:rFonts w:ascii="Cambria Math" w:eastAsiaTheme="minorEastAsia" w:hAnsi="Cambria Math" w:cs="Times New Roman"/>
                  <w:lang w:val="en-GB"/>
                </w:rPr>
                <m:t>N</m:t>
              </w:ins>
            </m:r>
          </m:e>
          <m:sub>
            <m:r>
              <w:ins w:id="618" w:author="PuntLab" w:date="2021-05-22T13:08:00Z">
                <w:rPr>
                  <w:rFonts w:ascii="Cambria Math" w:eastAsiaTheme="minorEastAsia" w:hAnsi="Cambria Math" w:cs="Times New Roman"/>
                  <w:lang w:val="en-GB"/>
                </w:rPr>
                <m:t>recent</m:t>
              </w:ins>
            </m:r>
          </m:sub>
        </m:sSub>
        <m:r>
          <w:del w:id="619"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ins w:id="620" w:author="Grant Adams" w:date="2021-07-16T10:20:00Z">
        <w:r w:rsidR="00D836CC">
          <w:rPr>
            <w:rFonts w:ascii="Times New Roman" w:hAnsi="Times New Roman" w:cs="Times New Roman"/>
            <w:lang w:val="en-GB"/>
          </w:rPr>
          <w:t xml:space="preserve">a </w:t>
        </w:r>
      </w:ins>
      <w:ins w:id="621" w:author="Grant Adams" w:date="2021-07-16T10:22:00Z">
        <w:r w:rsidR="00BF6D26">
          <w:rPr>
            <w:rFonts w:ascii="Times New Roman" w:hAnsi="Times New Roman" w:cs="Times New Roman"/>
            <w:lang w:val="en-GB"/>
          </w:rPr>
          <w:t>larger</w:t>
        </w:r>
      </w:ins>
      <w:ins w:id="622" w:author="Grant Adams" w:date="2021-07-16T10:20:00Z">
        <w:r w:rsidR="00D836CC">
          <w:rPr>
            <w:rFonts w:ascii="Times New Roman" w:hAnsi="Times New Roman" w:cs="Times New Roman"/>
            <w:lang w:val="en-GB"/>
          </w:rPr>
          <w:t xml:space="preserve"> CV o</w:t>
        </w:r>
      </w:ins>
      <w:ins w:id="623" w:author="Grant Adams" w:date="2021-07-16T10:22:00Z">
        <w:r w:rsidR="00BF6D26">
          <w:rPr>
            <w:rFonts w:ascii="Times New Roman" w:hAnsi="Times New Roman" w:cs="Times New Roman"/>
            <w:lang w:val="en-GB"/>
          </w:rPr>
          <w:t>f 50% for</w:t>
        </w:r>
      </w:ins>
      <w:ins w:id="624" w:author="Grant Adams" w:date="2021-07-16T10:20:00Z">
        <w:r w:rsidR="00D836CC">
          <w:rPr>
            <w:rFonts w:ascii="Times New Roman" w:hAnsi="Times New Roman" w:cs="Times New Roman"/>
            <w:lang w:val="en-GB"/>
          </w:rPr>
          <w:t xml:space="preserve"> the lognormal prior </w:t>
        </w:r>
      </w:ins>
      <w:ins w:id="625" w:author="Grant Adams" w:date="2021-07-16T10:22:00Z">
        <w:r w:rsidR="00BF6D26">
          <w:rPr>
            <w:rFonts w:ascii="Times New Roman" w:hAnsi="Times New Roman" w:cs="Times New Roman"/>
            <w:lang w:val="en-GB"/>
          </w:rPr>
          <w:t xml:space="preserve">of </w:t>
        </w:r>
      </w:ins>
      <m:oMath>
        <m:sSub>
          <m:sSubPr>
            <m:ctrlPr>
              <w:ins w:id="626" w:author="Grant Adams" w:date="2021-07-16T10:22:00Z">
                <w:rPr>
                  <w:rFonts w:ascii="Cambria Math" w:hAnsi="Cambria Math" w:cs="Times New Roman"/>
                  <w:lang w:val="en-GB"/>
                </w:rPr>
              </w:ins>
            </m:ctrlPr>
          </m:sSubPr>
          <m:e>
            <m:r>
              <w:ins w:id="627" w:author="Grant Adams" w:date="2021-07-16T10:22:00Z">
                <w:rPr>
                  <w:rFonts w:ascii="Cambria Math" w:hAnsi="Cambria Math" w:cs="Times New Roman"/>
                  <w:lang w:val="en-GB"/>
                </w:rPr>
                <m:t>R</m:t>
              </w:ins>
            </m:r>
          </m:e>
          <m:sub>
            <m:r>
              <w:ins w:id="628" w:author="Grant Adams" w:date="2021-07-16T10:22:00Z">
                <w:rPr>
                  <w:rFonts w:ascii="Cambria Math" w:hAnsi="Cambria Math" w:cs="Times New Roman"/>
                  <w:lang w:val="en-GB"/>
                </w:rPr>
                <m:t>max</m:t>
              </w:ins>
            </m:r>
          </m:sub>
        </m:sSub>
      </m:oMath>
      <w:ins w:id="629" w:author="Grant Adams" w:date="2021-07-16T10:24:00Z">
        <w:r w:rsidR="00BF6D26">
          <w:rPr>
            <w:rFonts w:ascii="Times New Roman" w:eastAsiaTheme="minorEastAsia" w:hAnsi="Times New Roman" w:cs="Times New Roman"/>
            <w:lang w:val="en-GB"/>
          </w:rPr>
          <w:t xml:space="preserve"> to evaluate greater uncertainty in estimates from previous </w:t>
        </w:r>
        <w:r w:rsidR="00BF6D26" w:rsidRPr="00AD1A9F">
          <w:rPr>
            <w:rFonts w:ascii="Times New Roman" w:hAnsi="Times New Roman" w:cs="Times New Roman"/>
            <w:lang w:val="en-GB"/>
          </w:rPr>
          <w:t>life-history data [26,</w:t>
        </w:r>
        <w:r w:rsidR="00BF6D26">
          <w:rPr>
            <w:rFonts w:ascii="Times New Roman" w:hAnsi="Times New Roman" w:cs="Times New Roman"/>
            <w:lang w:val="en-GB"/>
          </w:rPr>
          <w:t>93</w:t>
        </w:r>
        <w:r w:rsidR="00BF6D26" w:rsidRPr="00AD1A9F">
          <w:rPr>
            <w:rFonts w:ascii="Times New Roman" w:hAnsi="Times New Roman" w:cs="Times New Roman"/>
            <w:lang w:val="en-GB"/>
          </w:rPr>
          <w:t>]</w:t>
        </w:r>
      </w:ins>
      <w:ins w:id="630" w:author="Grant Adams" w:date="2021-07-16T10:22:00Z">
        <w:r w:rsidR="00BF6D26">
          <w:rPr>
            <w:rFonts w:ascii="Times New Roman" w:eastAsiaTheme="minorEastAsia" w:hAnsi="Times New Roman" w:cs="Times New Roman"/>
            <w:lang w:val="en-GB"/>
          </w:rPr>
          <w:t>.</w:t>
        </w:r>
      </w:ins>
      <w:ins w:id="631" w:author="Grant Adams" w:date="2021-07-16T10:20:00Z">
        <w:r w:rsidR="00D836CC">
          <w:rPr>
            <w:rFonts w:ascii="Times New Roman" w:hAnsi="Times New Roman" w:cs="Times New Roman"/>
            <w:lang w:val="en-GB"/>
          </w:rPr>
          <w:t xml:space="preserve"> </w:t>
        </w:r>
      </w:ins>
      <w:ins w:id="632" w:author="Grant Adams" w:date="2021-07-16T10:26:00Z">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ins>
      <w:del w:id="633" w:author="Grant Adams" w:date="2021-07-16T10:26:00Z">
        <w:r w:rsidR="000C097C" w:rsidRPr="00AD1A9F" w:rsidDel="00BF6D26">
          <w:rPr>
            <w:rFonts w:ascii="Times New Roman" w:hAnsi="Times New Roman" w:cs="Times New Roman"/>
            <w:lang w:val="en-GB"/>
          </w:rPr>
          <w:delText xml:space="preserve">variation in the model outputs when </w:delText>
        </w:r>
      </w:del>
      <w:r w:rsidR="000C097C" w:rsidRPr="00AD1A9F">
        <w:rPr>
          <w:rFonts w:ascii="Times New Roman" w:hAnsi="Times New Roman" w:cs="Times New Roman"/>
          <w:lang w:val="en-GB"/>
        </w:rPr>
        <w:t>a</w:t>
      </w:r>
      <w:ins w:id="634" w:author="Grant Adams" w:date="2021-07-16T10:26:00Z">
        <w:r w:rsidR="00BF6D26">
          <w:rPr>
            <w:rFonts w:ascii="Times New Roman" w:hAnsi="Times New Roman" w:cs="Times New Roman"/>
            <w:lang w:val="en-GB"/>
          </w:rPr>
          <w:t xml:space="preserve"> </w:t>
        </w:r>
      </w:ins>
      <w:del w:id="635" w:author="Grant Adams" w:date="2021-07-16T10:26:00Z">
        <w:r w:rsidR="002B0E3E" w:rsidRPr="00AD1A9F" w:rsidDel="00BF6D26">
          <w:rPr>
            <w:rFonts w:ascii="Times New Roman" w:hAnsi="Times New Roman" w:cs="Times New Roman"/>
            <w:lang w:val="en-GB"/>
          </w:rPr>
          <w:delText>n informative</w:delText>
        </w:r>
      </w:del>
      <w:ins w:id="636" w:author="PuntLab" w:date="2021-05-22T13:06:00Z">
        <w:del w:id="637" w:author="Grant Adams" w:date="2021-07-16T10:26:00Z">
          <w:r w:rsidR="00246A3E" w:rsidDel="00BF6D26">
            <w:rPr>
              <w:rFonts w:ascii="Times New Roman" w:hAnsi="Times New Roman" w:cs="Times New Roman"/>
              <w:lang w:val="en-GB"/>
            </w:rPr>
            <w:delText xml:space="preserve"> </w:delText>
          </w:r>
        </w:del>
        <w:r w:rsidR="00246A3E">
          <w:rPr>
            <w:rFonts w:ascii="Times New Roman" w:hAnsi="Times New Roman" w:cs="Times New Roman"/>
            <w:lang w:val="en-GB"/>
          </w:rPr>
          <w:t>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del w:id="638" w:author="Grant Adams" w:date="2021-07-16T10:26:00Z">
        <w:r w:rsidR="00FB4546" w:rsidRPr="00AD1A9F" w:rsidDel="00BF6D26">
          <w:rPr>
            <w:rFonts w:ascii="Times New Roman" w:hAnsi="Times New Roman" w:cs="Times New Roman"/>
            <w:lang w:val="en-GB"/>
          </w:rPr>
          <w:delText>uniform</w:delText>
        </w:r>
      </w:del>
      <w:ins w:id="639" w:author="Grant Adams" w:date="2021-07-16T10:26:00Z">
        <w:r w:rsidR="00BF6D26">
          <w:rPr>
            <w:rFonts w:ascii="Times New Roman" w:hAnsi="Times New Roman" w:cs="Times New Roman"/>
            <w:lang w:val="en-GB"/>
          </w:rPr>
          <w:t>lognormal prior</w:t>
        </w:r>
      </w:ins>
      <w:del w:id="640" w:author="Grant Adams" w:date="2021-07-16T10:26:00Z">
        <w:r w:rsidR="00FB4546" w:rsidRPr="00AD1A9F" w:rsidDel="00BF6D26">
          <w:rPr>
            <w:rFonts w:ascii="Times New Roman" w:hAnsi="Times New Roman" w:cs="Times New Roman"/>
            <w:lang w:val="en-GB"/>
          </w:rPr>
          <w:delText>, non-informative prior</w:delText>
        </w:r>
      </w:del>
      <w:r w:rsidR="00FB4546" w:rsidRPr="00AD1A9F">
        <w:rPr>
          <w:rFonts w:ascii="Times New Roman" w:hAnsi="Times New Roman" w:cs="Times New Roman"/>
          <w:lang w:val="en-GB"/>
        </w:rPr>
        <w:t xml:space="preserve">. </w:t>
      </w:r>
      <w:moveFromRangeStart w:id="641" w:author="Grant Adams" w:date="2021-07-16T10:27:00Z" w:name="move77323651"/>
      <w:moveFrom w:id="642" w:author="Grant Adams" w:date="2021-07-16T10:27:00Z">
        <w:r w:rsidR="004629FA" w:rsidRPr="00AD1A9F" w:rsidDel="00BF6D26">
          <w:rPr>
            <w:rFonts w:ascii="Times New Roman" w:hAnsi="Times New Roman" w:cs="Times New Roman"/>
            <w:lang w:val="en-GB"/>
          </w:rPr>
          <w:t>Distribution parameters w</w:t>
        </w:r>
        <w:r w:rsidR="00BB5F06" w:rsidRPr="00AD1A9F" w:rsidDel="00BF6D26">
          <w:rPr>
            <w:rFonts w:ascii="Times New Roman" w:hAnsi="Times New Roman" w:cs="Times New Roman"/>
            <w:lang w:val="en-GB"/>
          </w:rPr>
          <w:t>ere</w:t>
        </w:r>
        <w:r w:rsidR="004629FA" w:rsidRPr="00AD1A9F" w:rsidDel="00BF6D26">
          <w:rPr>
            <w:rFonts w:ascii="Times New Roman" w:hAnsi="Times New Roman" w:cs="Times New Roman"/>
            <w:lang w:val="en-GB"/>
          </w:rPr>
          <w:t xml:space="preserve"> computed from SRW life-history data </w:t>
        </w:r>
        <w:r w:rsidR="00BB5F06" w:rsidRPr="00AD1A9F" w:rsidDel="00BF6D26">
          <w:rPr>
            <w:rFonts w:ascii="Times New Roman" w:hAnsi="Times New Roman" w:cs="Times New Roman"/>
            <w:lang w:val="en-GB"/>
          </w:rPr>
          <w:t>[26,</w:t>
        </w:r>
        <w:r w:rsidR="004F15A5" w:rsidDel="00BF6D26">
          <w:rPr>
            <w:rFonts w:ascii="Times New Roman" w:hAnsi="Times New Roman" w:cs="Times New Roman"/>
            <w:lang w:val="en-GB"/>
          </w:rPr>
          <w:t>93</w:t>
        </w:r>
        <w:r w:rsidR="00BB5F06" w:rsidRPr="00AD1A9F" w:rsidDel="00BF6D26">
          <w:rPr>
            <w:rFonts w:ascii="Times New Roman" w:hAnsi="Times New Roman" w:cs="Times New Roman"/>
            <w:lang w:val="en-GB"/>
          </w:rPr>
          <w:t xml:space="preserve">] </w:t>
        </w:r>
        <w:r w:rsidR="006D5652" w:rsidRPr="00AD1A9F" w:rsidDel="00BF6D26">
          <w:rPr>
            <w:rFonts w:ascii="Times New Roman" w:hAnsi="Times New Roman" w:cs="Times New Roman"/>
            <w:lang w:val="en-GB"/>
          </w:rPr>
          <w:t xml:space="preserve">with </w:t>
        </w:r>
        <w:r w:rsidR="005C65EB" w:rsidDel="00BF6D26">
          <w:rPr>
            <w:rFonts w:ascii="Times New Roman" w:hAnsi="Times New Roman" w:cs="Times New Roman"/>
            <w:lang w:val="en-GB"/>
          </w:rPr>
          <w:t xml:space="preserve">a </w:t>
        </w:r>
        <w:r w:rsidR="006D5652" w:rsidRPr="00AD1A9F" w:rsidDel="00BF6D26">
          <w:rPr>
            <w:rFonts w:ascii="Times New Roman" w:hAnsi="Times New Roman" w:cs="Times New Roman"/>
            <w:lang w:val="en-GB"/>
          </w:rPr>
          <w:t>CV of 50%</w:t>
        </w:r>
        <w:r w:rsidR="00D91BD0" w:rsidRPr="00AD1A9F" w:rsidDel="00BF6D26">
          <w:rPr>
            <w:rFonts w:ascii="Times New Roman" w:hAnsi="Times New Roman" w:cs="Times New Roman"/>
            <w:lang w:val="en-GB"/>
          </w:rPr>
          <w:t xml:space="preserve">, </w:t>
        </w:r>
        <w:r w:rsidR="003C0F74" w:rsidDel="00BF6D26">
          <w:rPr>
            <w:rFonts w:ascii="Times New Roman" w:hAnsi="Times New Roman" w:cs="Times New Roman"/>
            <w:lang w:val="en-GB"/>
          </w:rPr>
          <w:t>e</w:t>
        </w:r>
        <w:r w:rsidR="003761AD" w:rsidDel="00BF6D26">
          <w:rPr>
            <w:rFonts w:ascii="Times New Roman" w:hAnsi="Times New Roman" w:cs="Times New Roman"/>
            <w:lang w:val="en-GB"/>
          </w:rPr>
          <w:t xml:space="preserve">nabling </w:t>
        </w:r>
        <w:r w:rsidR="00D91BD0" w:rsidRPr="00AD1A9F" w:rsidDel="00BF6D26">
          <w:rPr>
            <w:rFonts w:ascii="Times New Roman" w:hAnsi="Times New Roman" w:cs="Times New Roman"/>
            <w:lang w:val="en-GB"/>
          </w:rPr>
          <w:t xml:space="preserve">sufficient flexibility to </w:t>
        </w:r>
        <w:r w:rsidR="00176C14" w:rsidDel="00BF6D26">
          <w:rPr>
            <w:rFonts w:ascii="Times New Roman" w:hAnsi="Times New Roman" w:cs="Times New Roman"/>
            <w:lang w:val="en-GB"/>
          </w:rPr>
          <w:t xml:space="preserve">be able to </w:t>
        </w:r>
        <w:r w:rsidR="00D91BD0" w:rsidRPr="00AD1A9F" w:rsidDel="00BF6D26">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moveFrom w:id="643" w:author="Grant Adams" w:date="2021-07-16T10:27:00Z">
          <w:r w:rsidR="00D91BD0" w:rsidRPr="00AD1A9F" w:rsidDel="00BF6D26">
            <w:rPr>
              <w:rFonts w:ascii="Times New Roman" w:hAnsi="Times New Roman" w:cs="Times New Roman"/>
              <w:lang w:val="en-GB"/>
            </w:rPr>
            <w:t xml:space="preserve">. </w:t>
          </w:r>
        </w:moveFrom>
        <w:moveFromRangeEnd w:id="641"/>
        <w:ins w:id="644" w:author="Grant Adams" w:date="2021-07-16T10:26:00Z">
          <w:r w:rsidR="00BF6D26" w:rsidRPr="00AD1A9F">
            <w:rPr>
              <w:rFonts w:ascii="Times New Roman" w:hAnsi="Times New Roman" w:cs="Times New Roman"/>
              <w:lang w:val="en-GB"/>
            </w:rPr>
            <w:t>Th</w:t>
          </w:r>
        </w:ins>
        <w:ins w:id="645" w:author="Grant Adams" w:date="2021-07-16T10:27:00Z">
          <w:r w:rsidR="00201BAA">
            <w:rPr>
              <w:rFonts w:ascii="Times New Roman" w:hAnsi="Times New Roman" w:cs="Times New Roman"/>
              <w:lang w:val="en-GB"/>
            </w:rPr>
            <w:t>e</w:t>
          </w:r>
        </w:ins>
        <w:ins w:id="646" w:author="Grant Adams" w:date="2021-07-16T10:26:00Z">
          <w:r w:rsidR="00BF6D26" w:rsidRPr="00AD1A9F">
            <w:rPr>
              <w:rFonts w:ascii="Times New Roman" w:hAnsi="Times New Roman" w:cs="Times New Roman"/>
              <w:lang w:val="en-GB"/>
            </w:rPr>
            <w:t xml:space="preserve"> prior was truncated at</w:t>
          </w:r>
        </w:ins>
        <w:ins w:id="647" w:author="Grant Adams" w:date="2021-07-16T10:28:00Z">
          <w:r w:rsidR="00201BAA">
            <w:rPr>
              <w:rFonts w:ascii="Times New Roman" w:hAnsi="Times New Roman" w:cs="Times New Roman"/>
              <w:lang w:val="en-GB"/>
            </w:rPr>
            <w:t xml:space="preserve"> 2% and</w:t>
          </w:r>
        </w:ins>
        <w:ins w:id="648" w:author="Grant Adams" w:date="2021-07-16T10:26:00Z">
          <w:r w:rsidR="00BF6D26" w:rsidRPr="00AD1A9F">
            <w:rPr>
              <w:rFonts w:ascii="Times New Roman" w:hAnsi="Times New Roman" w:cs="Times New Roman"/>
              <w:lang w:val="en-GB"/>
            </w:rPr>
            <w:t xml:space="preserve"> 11% (maximum plausible) [</w:t>
          </w:r>
          <w:r w:rsidR="00BF6D26">
            <w:rPr>
              <w:rFonts w:ascii="Times New Roman" w:hAnsi="Times New Roman" w:cs="Times New Roman"/>
              <w:lang w:val="en-GB"/>
            </w:rPr>
            <w:t>93</w:t>
          </w:r>
          <w:r w:rsidR="00BF6D26" w:rsidRPr="00AD1A9F">
            <w:rPr>
              <w:rFonts w:ascii="Times New Roman" w:hAnsi="Times New Roman" w:cs="Times New Roman"/>
              <w:lang w:val="en-GB"/>
            </w:rPr>
            <w:t>]</w:t>
          </w:r>
        </w:ins>
        <w:ins w:id="649" w:author="Grant Adams" w:date="2021-07-16T10:29:00Z">
          <w:r w:rsidR="00201BAA">
            <w:rPr>
              <w:rFonts w:ascii="Times New Roman" w:hAnsi="Times New Roman" w:cs="Times New Roman"/>
              <w:lang w:val="en-GB"/>
            </w:rPr>
            <w:t>. To evaluate</w:t>
          </w:r>
        </w:ins>
        <w:ins w:id="650" w:author="Grant Adams" w:date="2021-07-16T10:26:00Z">
          <w:r w:rsidR="00BF6D26">
            <w:rPr>
              <w:rFonts w:ascii="Times New Roman" w:hAnsi="Times New Roman" w:cs="Times New Roman"/>
              <w:lang w:val="en-GB"/>
            </w:rPr>
            <w:t xml:space="preserve"> </w:t>
          </w:r>
          <w:r w:rsidR="00BF6D26" w:rsidRPr="006274AA">
            <w:rPr>
              <w:rFonts w:ascii="Times New Roman" w:hAnsi="Times New Roman" w:cs="Times New Roman"/>
              <w:lang w:val="en-GB"/>
            </w:rPr>
            <w:t xml:space="preserve">uncertainty about an appropriate prior mean for </w:t>
          </w:r>
        </w:ins>
        <m:oMath>
          <m:sSub>
            <m:sSubPr>
              <m:ctrlPr>
                <w:ins w:id="651" w:author="Grant Adams" w:date="2021-07-16T10:26:00Z">
                  <w:rPr>
                    <w:rFonts w:ascii="Cambria Math" w:hAnsi="Cambria Math" w:cs="Times New Roman"/>
                    <w:lang w:val="en-GB"/>
                  </w:rPr>
                </w:ins>
              </m:ctrlPr>
            </m:sSubPr>
            <m:e>
              <m:r>
                <w:ins w:id="652" w:author="Grant Adams" w:date="2021-07-16T10:26:00Z">
                  <w:rPr>
                    <w:rFonts w:ascii="Cambria Math" w:hAnsi="Cambria Math" w:cs="Times New Roman"/>
                    <w:lang w:val="en-GB"/>
                  </w:rPr>
                  <m:t>R</m:t>
                </w:ins>
              </m:r>
            </m:e>
            <m:sub>
              <m:r>
                <w:ins w:id="653" w:author="Grant Adams" w:date="2021-07-16T10:26:00Z">
                  <w:rPr>
                    <w:rFonts w:ascii="Cambria Math" w:hAnsi="Cambria Math" w:cs="Times New Roman"/>
                    <w:lang w:val="en-GB"/>
                  </w:rPr>
                  <m:t>max</m:t>
                </w:ins>
              </m:r>
            </m:sub>
          </m:sSub>
        </m:oMath>
        <w:ins w:id="654" w:author="Grant Adams" w:date="2021-07-16T10:26:00Z">
          <w:r w:rsidR="00BF6D26" w:rsidRPr="006274AA">
            <w:rPr>
              <w:rFonts w:ascii="Times New Roman" w:hAnsi="Times New Roman" w:cs="Times New Roman"/>
              <w:lang w:val="en-GB"/>
            </w:rPr>
            <w:t>, a uniform prior distribution spanning 0 – 0.11</w:t>
          </w:r>
          <w:r w:rsidR="00BF6D26">
            <w:rPr>
              <w:rFonts w:ascii="Times New Roman" w:hAnsi="Times New Roman" w:cs="Times New Roman"/>
              <w:lang w:val="en-GB"/>
            </w:rPr>
            <w:t xml:space="preserve"> was </w:t>
          </w:r>
        </w:ins>
        <w:ins w:id="655" w:author="Grant Adams" w:date="2021-07-16T10:29:00Z">
          <w:r w:rsidR="00201BAA">
            <w:rPr>
              <w:rFonts w:ascii="Times New Roman" w:hAnsi="Times New Roman" w:cs="Times New Roman"/>
              <w:lang w:val="en-GB"/>
            </w:rPr>
            <w:t xml:space="preserve">used for </w:t>
          </w:r>
          <w:proofErr w:type="spellStart"/>
          <w:r w:rsidR="00201BAA">
            <w:rPr>
              <w:rFonts w:ascii="Times New Roman" w:hAnsi="Times New Roman" w:cs="Times New Roman"/>
              <w:lang w:val="en-GB"/>
            </w:rPr>
            <w:t>Scen</w:t>
          </w:r>
          <w:proofErr w:type="spellEnd"/>
          <w:r w:rsidR="00201BAA">
            <w:rPr>
              <w:rFonts w:ascii="Times New Roman" w:hAnsi="Times New Roman" w:cs="Times New Roman"/>
              <w:lang w:val="en-GB"/>
            </w:rPr>
            <w:t xml:space="preserve"> 3</w:t>
          </w:r>
        </w:ins>
        <w:ins w:id="656" w:author="Grant Adams" w:date="2021-07-16T10:26:00Z">
          <w:r w:rsidR="00BF6D26" w:rsidRPr="006274AA">
            <w:rPr>
              <w:rFonts w:ascii="Times New Roman" w:hAnsi="Times New Roman" w:cs="Times New Roman"/>
              <w:lang w:val="en-GB"/>
            </w:rPr>
            <w:t xml:space="preserve">. The uniform prior </w:t>
          </w:r>
          <w:r w:rsidR="00BF6D26">
            <w:rPr>
              <w:rFonts w:ascii="Times New Roman" w:hAnsi="Times New Roman" w:cs="Times New Roman"/>
              <w:lang w:val="en-GB"/>
            </w:rPr>
            <w:t xml:space="preserve">distribution </w:t>
          </w:r>
          <w:r w:rsidR="00BF6D26" w:rsidRPr="006274AA">
            <w:rPr>
              <w:rFonts w:ascii="Times New Roman" w:hAnsi="Times New Roman" w:cs="Times New Roman"/>
              <w:lang w:val="en-GB"/>
            </w:rPr>
            <w:t>was restricted to a maximum</w:t>
          </w:r>
          <w:r w:rsidR="00BF6D26">
            <w:rPr>
              <w:rFonts w:ascii="Times New Roman" w:eastAsiaTheme="minorEastAsia" w:hAnsi="Times New Roman" w:cs="Times New Roman"/>
              <w:color w:val="000000"/>
              <w:lang w:val="en-GB"/>
            </w:rPr>
            <w:t xml:space="preserve"> </w:t>
          </w:r>
          <w:r w:rsidR="00BF6D26" w:rsidRPr="00A9360A">
            <w:rPr>
              <w:rFonts w:ascii="Times New Roman" w:eastAsiaTheme="minorEastAsia" w:hAnsi="Times New Roman" w:cs="Times New Roman"/>
              <w:color w:val="000000"/>
              <w:lang w:val="en-GB"/>
            </w:rPr>
            <w:t xml:space="preserve">value of </w:t>
          </w:r>
          <w:r w:rsidR="00BF6D26">
            <w:rPr>
              <w:rFonts w:ascii="Times New Roman" w:eastAsiaTheme="minorEastAsia" w:hAnsi="Times New Roman" w:cs="Times New Roman"/>
              <w:color w:val="000000"/>
              <w:lang w:val="en-GB"/>
            </w:rPr>
            <w:t>0.11</w:t>
          </w:r>
          <w:r w:rsidR="00BF6D26" w:rsidRPr="00A9360A">
            <w:rPr>
              <w:rFonts w:ascii="Times New Roman" w:eastAsiaTheme="minorEastAsia" w:hAnsi="Times New Roman" w:cs="Times New Roman"/>
              <w:color w:val="000000"/>
              <w:lang w:val="en-GB"/>
            </w:rPr>
            <w:t>, based on the maximum biologically possible rate of</w:t>
          </w:r>
          <w:r w:rsidR="00BF6D26">
            <w:rPr>
              <w:rFonts w:ascii="Times New Roman" w:eastAsiaTheme="minorEastAsia" w:hAnsi="Times New Roman" w:cs="Times New Roman"/>
              <w:color w:val="000000"/>
              <w:lang w:val="en-GB"/>
            </w:rPr>
            <w:t xml:space="preserve"> </w:t>
          </w:r>
          <w:r w:rsidR="00BF6D26" w:rsidRPr="00A9360A">
            <w:rPr>
              <w:rFonts w:ascii="Times New Roman" w:eastAsiaTheme="minorEastAsia" w:hAnsi="Times New Roman" w:cs="Times New Roman"/>
              <w:color w:val="000000"/>
              <w:lang w:val="en-GB"/>
            </w:rPr>
            <w:t>increase</w:t>
          </w:r>
          <w:r w:rsidR="00BF6D26">
            <w:rPr>
              <w:rFonts w:ascii="Times New Roman" w:eastAsiaTheme="minorEastAsia" w:hAnsi="Times New Roman" w:cs="Times New Roman"/>
              <w:color w:val="000000"/>
              <w:lang w:val="en-GB"/>
            </w:rPr>
            <w:t xml:space="preserve"> </w:t>
          </w:r>
          <w:r w:rsidR="00BF6D26" w:rsidRPr="00941200">
            <w:rPr>
              <w:rFonts w:ascii="Times New Roman" w:eastAsiaTheme="minorEastAsia" w:hAnsi="Times New Roman" w:cs="Times New Roman"/>
              <w:color w:val="000000"/>
              <w:lang w:val="en-US"/>
            </w:rPr>
            <w:t>[</w:t>
          </w:r>
          <w:r w:rsidR="00BF6D26">
            <w:rPr>
              <w:rFonts w:ascii="Times New Roman" w:eastAsiaTheme="minorEastAsia" w:hAnsi="Times New Roman" w:cs="Times New Roman"/>
              <w:color w:val="000000"/>
              <w:lang w:val="en-US"/>
            </w:rPr>
            <w:t>93]</w:t>
          </w:r>
          <w:r w:rsidR="00BF6D26" w:rsidRPr="00A9360A">
            <w:rPr>
              <w:rFonts w:ascii="Times New Roman" w:eastAsiaTheme="minorEastAsia" w:hAnsi="Times New Roman" w:cs="Times New Roman"/>
              <w:color w:val="000000"/>
              <w:lang w:val="en-GB"/>
            </w:rPr>
            <w:t>.</w:t>
          </w:r>
          <w:r w:rsidR="00BF6D26">
            <w:rPr>
              <w:rFonts w:ascii="Times New Roman" w:hAnsi="Times New Roman" w:cs="Times New Roman"/>
              <w:lang w:val="en-GB"/>
            </w:rPr>
            <w:t xml:space="preserve"> </w:t>
          </w:r>
        </w:ins>
        <w:del w:id="657" w:author="Grant Adams" w:date="2021-07-16T10:25:00Z">
          <w:r w:rsidR="00D91BD0" w:rsidRPr="00AD1A9F" w:rsidDel="00BF6D26">
            <w:rPr>
              <w:rFonts w:ascii="Times New Roman" w:hAnsi="Times New Roman" w:cs="Times New Roman"/>
              <w:lang w:val="en-GB"/>
            </w:rPr>
            <w:delText>This prior was truncated at 11% (maximum plausible)</w:delText>
          </w:r>
          <w:r w:rsidR="0086000F" w:rsidRPr="00AD1A9F" w:rsidDel="00BF6D26">
            <w:rPr>
              <w:rFonts w:ascii="Times New Roman" w:hAnsi="Times New Roman" w:cs="Times New Roman"/>
              <w:lang w:val="en-GB"/>
            </w:rPr>
            <w:delText xml:space="preserve"> [</w:delText>
          </w:r>
          <w:r w:rsidR="00CA6E0C" w:rsidDel="00BF6D26">
            <w:rPr>
              <w:rFonts w:ascii="Times New Roman" w:hAnsi="Times New Roman" w:cs="Times New Roman"/>
              <w:lang w:val="en-GB"/>
            </w:rPr>
            <w:delText>93</w:delText>
          </w:r>
          <w:r w:rsidR="0086000F" w:rsidRPr="00AD1A9F" w:rsidDel="00BF6D26">
            <w:rPr>
              <w:rFonts w:ascii="Times New Roman" w:hAnsi="Times New Roman" w:cs="Times New Roman"/>
              <w:lang w:val="en-GB"/>
            </w:rPr>
            <w:delText>]</w:delText>
          </w:r>
          <w:r w:rsidR="00D91BD0" w:rsidRPr="00AD1A9F" w:rsidDel="00BF6D26">
            <w:rPr>
              <w:rFonts w:ascii="Times New Roman" w:hAnsi="Times New Roman" w:cs="Times New Roman"/>
              <w:lang w:val="en-GB"/>
            </w:rPr>
            <w:delText xml:space="preserve">. </w:delText>
          </w:r>
        </w:del>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58" w:author="Grant Adams" w:date="2021-07-16T10:30:00Z">
          <w:r w:rsidR="00201BAA">
            <w:rPr>
              <w:rFonts w:ascii="Times New Roman" w:hAnsi="Times New Roman" w:cs="Times New Roman"/>
              <w:lang w:val="en-GB"/>
            </w:rPr>
            <w:t>4</w:t>
          </w:r>
        </w:ins>
        <w:del w:id="659" w:author="Grant Adams" w:date="2021-07-16T10:30:00Z">
          <w:r w:rsidR="000F1F99" w:rsidDel="00201BAA">
            <w:rPr>
              <w:rFonts w:ascii="Times New Roman" w:hAnsi="Times New Roman" w:cs="Times New Roman"/>
              <w:lang w:val="en-GB"/>
            </w:rPr>
            <w:delText>2</w:delText>
          </w:r>
        </w:del>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60" w:author="Grant Adams" w:date="2021-07-16T10:30:00Z">
          <w:r w:rsidR="00201BAA">
            <w:rPr>
              <w:rFonts w:ascii="Times New Roman" w:hAnsi="Times New Roman" w:cs="Times New Roman"/>
              <w:lang w:val="en-GB"/>
            </w:rPr>
            <w:t>5</w:t>
          </w:r>
        </w:ins>
        <w:del w:id="661" w:author="Grant Adams" w:date="2021-07-16T10:30:00Z">
          <w:r w:rsidR="000F1F99" w:rsidDel="00201BAA">
            <w:rPr>
              <w:rFonts w:ascii="Times New Roman" w:hAnsi="Times New Roman" w:cs="Times New Roman"/>
              <w:lang w:val="en-GB"/>
            </w:rPr>
            <w:delText>3</w:delText>
          </w:r>
        </w:del>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w:t>
        </w:r>
        <w:del w:id="662" w:author="Grant Adams" w:date="2021-06-07T13:01:00Z">
          <w:r w:rsidR="0058056A" w:rsidRPr="00AD1A9F" w:rsidDel="00953790">
            <w:rPr>
              <w:rFonts w:ascii="Times New Roman" w:hAnsi="Times New Roman" w:cs="Times New Roman"/>
              <w:lang w:val="en-GB"/>
            </w:rPr>
            <w:delText>inverse-gamma</w:delText>
          </w:r>
        </w:del>
        <w:ins w:id="663" w:author="Grant Adams" w:date="2021-06-07T13:01:00Z">
          <w:r w:rsidR="00953790">
            <w:rPr>
              <w:rFonts w:ascii="Times New Roman" w:hAnsi="Times New Roman" w:cs="Times New Roman"/>
              <w:lang w:val="en-GB"/>
            </w:rPr>
            <w:t>upper bound of the uniform</w:t>
          </w:r>
        </w:ins>
        <w:r w:rsidR="0058056A" w:rsidRPr="00AD1A9F">
          <w:rPr>
            <w:rFonts w:ascii="Times New Roman" w:hAnsi="Times New Roman" w:cs="Times New Roman"/>
            <w:lang w:val="en-GB"/>
          </w:rPr>
          <w:t xml:space="preserve">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 xml:space="preserve">to </w:t>
        </w:r>
        <w:del w:id="664" w:author="Grant Adams" w:date="2021-06-07T13:01:00Z">
          <w:r w:rsidR="0058056A" w:rsidRPr="00AD1A9F" w:rsidDel="00953790">
            <w:rPr>
              <w:rFonts w:ascii="Times New Roman" w:hAnsi="Times New Roman" w:cs="Times New Roman"/>
              <w:lang w:val="en-GB"/>
            </w:rPr>
            <w:delText>half</w:delText>
          </w:r>
          <w:r w:rsidR="00DE0A05" w:rsidRPr="00AD1A9F" w:rsidDel="00953790">
            <w:rPr>
              <w:rFonts w:ascii="Times New Roman" w:hAnsi="Times New Roman" w:cs="Times New Roman"/>
              <w:lang w:val="en-GB"/>
            </w:rPr>
            <w:delText xml:space="preserve"> </w:delText>
          </w:r>
        </w:del>
        <w:ins w:id="665" w:author="Grant Adams" w:date="2021-06-07T13:01:00Z">
          <w:r w:rsidR="00953790">
            <w:rPr>
              <w:rFonts w:ascii="Times New Roman" w:hAnsi="Times New Roman" w:cs="Times New Roman"/>
              <w:lang w:val="en-GB"/>
            </w:rPr>
            <w:t>twice</w:t>
          </w:r>
          <w:r w:rsidR="00953790" w:rsidRPr="00AD1A9F">
            <w:rPr>
              <w:rFonts w:ascii="Times New Roman" w:hAnsi="Times New Roman" w:cs="Times New Roman"/>
              <w:lang w:val="en-GB"/>
            </w:rPr>
            <w:t xml:space="preserve"> </w:t>
          </w:r>
        </w:ins>
        <w:r w:rsidR="00DE0A05" w:rsidRPr="00AD1A9F">
          <w:rPr>
            <w:rFonts w:ascii="Times New Roman" w:hAnsi="Times New Roman" w:cs="Times New Roman"/>
            <w:lang w:val="en-GB"/>
          </w:rPr>
          <w:t xml:space="preserve">and </w:t>
        </w:r>
        <w:del w:id="666" w:author="Grant Adams" w:date="2021-06-07T13:01:00Z">
          <w:r w:rsidR="0058056A" w:rsidRPr="00AD1A9F" w:rsidDel="00953790">
            <w:rPr>
              <w:rFonts w:ascii="Times New Roman" w:hAnsi="Times New Roman" w:cs="Times New Roman"/>
              <w:lang w:val="en-GB"/>
            </w:rPr>
            <w:delText>double</w:delText>
          </w:r>
          <w:r w:rsidR="0058056A" w:rsidRPr="0058056A" w:rsidDel="00953790">
            <w:rPr>
              <w:rFonts w:ascii="Times New Roman" w:hAnsi="Times New Roman" w:cs="Times New Roman"/>
              <w:color w:val="000000"/>
              <w:lang w:val="en-GB"/>
            </w:rPr>
            <w:delText xml:space="preserve"> </w:delText>
          </w:r>
        </w:del>
        <w:ins w:id="667" w:author="Grant Adams" w:date="2021-06-07T13:01:00Z">
          <w:r w:rsidR="00953790">
            <w:rPr>
              <w:rFonts w:ascii="Times New Roman" w:hAnsi="Times New Roman" w:cs="Times New Roman"/>
              <w:lang w:val="en-GB"/>
            </w:rPr>
            <w:t>100 times the lower bound</w:t>
          </w:r>
        </w:ins>
        <w:del w:id="668" w:author="Grant Adams" w:date="2021-06-07T13:01:00Z">
          <w:r w:rsidR="00FD2447" w:rsidDel="00953790">
            <w:rPr>
              <w:rFonts w:ascii="Times New Roman" w:hAnsi="Times New Roman" w:cs="Times New Roman"/>
              <w:color w:val="000000"/>
              <w:lang w:val="en-GB"/>
            </w:rPr>
            <w:delText xml:space="preserve">from </w:delText>
          </w:r>
          <w:r w:rsidR="0058056A" w:rsidRPr="0058056A" w:rsidDel="00953790">
            <w:rPr>
              <w:rFonts w:ascii="Times New Roman" w:hAnsi="Times New Roman" w:cs="Times New Roman"/>
              <w:color w:val="000000"/>
              <w:lang w:val="en-GB"/>
            </w:rPr>
            <w:delText>the baseline</w:delText>
          </w:r>
        </w:del>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moveFrom>
    </w:p>
    <w:p w14:paraId="4D5DCA6B" w14:textId="77777777" w:rsidR="00316E7D" w:rsidRDefault="00316E7D" w:rsidP="00201BAA">
      <w:pPr>
        <w:autoSpaceDE w:val="0"/>
        <w:autoSpaceDN w:val="0"/>
        <w:adjustRightInd w:val="0"/>
        <w:spacing w:after="0" w:line="360" w:lineRule="auto"/>
        <w:rPr>
          <w:ins w:id="669" w:author="Grant Adams" w:date="2021-07-16T10:31:00Z"/>
          <w:rFonts w:ascii="Times New Roman" w:hAnsi="Times New Roman" w:cs="Times New Roman"/>
          <w:color w:val="000000"/>
          <w:lang w:val="en-GB"/>
        </w:rPr>
      </w:pPr>
    </w:p>
    <w:p w14:paraId="393550BB" w14:textId="588EBE1A" w:rsidR="0081292A" w:rsidRPr="00EF4B08" w:rsidDel="00EF4B08" w:rsidRDefault="006C19A0" w:rsidP="00EF4B08">
      <w:pPr>
        <w:autoSpaceDE w:val="0"/>
        <w:autoSpaceDN w:val="0"/>
        <w:adjustRightInd w:val="0"/>
        <w:spacing w:after="0" w:line="360" w:lineRule="auto"/>
        <w:rPr>
          <w:del w:id="670" w:author="Grant Adams" w:date="2021-07-16T10:45:00Z"/>
          <w:rFonts w:ascii="Times New Roman" w:hAnsi="Times New Roman" w:cs="Times New Roman"/>
          <w:bCs/>
          <w:lang w:val="en-GB"/>
          <w:rPrChange w:id="671" w:author="Grant Adams" w:date="2021-07-16T10:48:00Z">
            <w:rPr>
              <w:del w:id="672" w:author="Grant Adams" w:date="2021-07-16T10:45:00Z"/>
              <w:rFonts w:ascii="Times New Roman" w:hAnsi="Times New Roman" w:cs="Times New Roman"/>
              <w:lang w:val="en-GB"/>
            </w:rPr>
          </w:rPrChange>
        </w:rPr>
        <w:pPrChange w:id="673" w:author="Grant Adams" w:date="2021-07-16T10:45:00Z">
          <w:pPr>
            <w:autoSpaceDE w:val="0"/>
            <w:autoSpaceDN w:val="0"/>
            <w:adjustRightInd w:val="0"/>
            <w:spacing w:after="0" w:line="360" w:lineRule="auto"/>
            <w:ind w:firstLine="284"/>
          </w:pPr>
        </w:pPrChange>
      </w:pPr>
      <w:r>
        <w:rPr>
          <w:rFonts w:ascii="Times New Roman" w:hAnsi="Times New Roman" w:cs="Times New Roman"/>
          <w:color w:val="000000"/>
          <w:lang w:val="en-GB"/>
        </w:rPr>
        <w:t xml:space="preserve"> </w:t>
      </w:r>
      <w:ins w:id="674"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ins>
      <w:ins w:id="675" w:author="Grant Adams" w:date="2021-07-16T10:32:00Z">
        <w:r w:rsidR="00316E7D">
          <w:rPr>
            <w:rFonts w:ascii="Times New Roman" w:hAnsi="Times New Roman" w:cs="Times New Roman"/>
            <w:color w:val="000000"/>
            <w:lang w:val="en-GB"/>
          </w:rPr>
          <w:t>6</w:t>
        </w:r>
      </w:ins>
      <w:ins w:id="676" w:author="PuntLab" w:date="2021-05-22T13:09:00Z">
        <w:del w:id="677" w:author="Grant Adams" w:date="2021-07-16T10:32:00Z">
          <w:r w:rsidR="00C12D13" w:rsidDel="00316E7D">
            <w:rPr>
              <w:rFonts w:ascii="Times New Roman" w:hAnsi="Times New Roman" w:cs="Times New Roman"/>
              <w:color w:val="000000"/>
              <w:lang w:val="en-GB"/>
            </w:rPr>
            <w:delText>4</w:delText>
          </w:r>
        </w:del>
        <w:r w:rsidR="00C12D13">
          <w:rPr>
            <w:rFonts w:ascii="Times New Roman" w:hAnsi="Times New Roman" w:cs="Times New Roman"/>
            <w:color w:val="000000"/>
            <w:lang w:val="en-GB"/>
          </w:rPr>
          <w:t xml:space="preserve">, a uniform prior from 100 to 10,000 was used for </w:t>
        </w:r>
      </w:ins>
      <m:oMath>
        <m:sSub>
          <m:sSubPr>
            <m:ctrlPr>
              <w:ins w:id="678" w:author="PuntLab" w:date="2021-05-22T13:09:00Z">
                <w:rPr>
                  <w:rFonts w:ascii="Cambria Math" w:eastAsiaTheme="minorEastAsia" w:hAnsi="Cambria Math" w:cs="Times New Roman"/>
                  <w:i/>
                  <w:lang w:val="en-GB"/>
                </w:rPr>
              </w:ins>
            </m:ctrlPr>
          </m:sSubPr>
          <m:e>
            <m:r>
              <w:ins w:id="679" w:author="PuntLab" w:date="2021-05-22T13:09:00Z">
                <w:rPr>
                  <w:rFonts w:ascii="Cambria Math" w:eastAsiaTheme="minorEastAsia" w:hAnsi="Cambria Math" w:cs="Times New Roman"/>
                  <w:lang w:val="en-GB"/>
                </w:rPr>
                <m:t>N</m:t>
              </w:ins>
            </m:r>
          </m:e>
          <m:sub>
            <m:r>
              <w:ins w:id="680" w:author="PuntLab" w:date="2021-05-22T13:09:00Z">
                <w:rPr>
                  <w:rFonts w:ascii="Cambria Math" w:eastAsiaTheme="minorEastAsia" w:hAnsi="Cambria Math" w:cs="Times New Roman"/>
                  <w:lang w:val="en-GB"/>
                </w:rPr>
                <m:t>recent</m:t>
              </w:ins>
            </m:r>
          </m:sub>
        </m:sSub>
      </m:oMath>
      <w:commentRangeStart w:id="681"/>
      <w:ins w:id="682" w:author="PuntLab" w:date="2021-05-22T13:09:00Z">
        <w:r w:rsidR="00C12D13">
          <w:rPr>
            <w:rFonts w:ascii="Times New Roman" w:eastAsiaTheme="minorEastAsia" w:hAnsi="Times New Roman" w:cs="Times New Roman"/>
            <w:lang w:val="en-GB"/>
          </w:rPr>
          <w:t xml:space="preserve"> for 2004</w:t>
        </w:r>
        <w:commentRangeEnd w:id="681"/>
        <w:r w:rsidR="00C12D13">
          <w:rPr>
            <w:rStyle w:val="CommentReference"/>
          </w:rPr>
          <w:commentReference w:id="681"/>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683"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684" w:author="PuntLab" w:date="2021-05-22T13:07:00Z">
                <w:rPr>
                  <w:rFonts w:ascii="Cambria Math" w:hAnsi="Cambria Math" w:cs="Times New Roman"/>
                  <w:color w:val="000000"/>
                  <w:lang w:val="en-GB"/>
                </w:rPr>
              </w:del>
            </m:ctrlPr>
          </m:sSupPr>
          <m:e>
            <m:r>
              <w:del w:id="685" w:author="PuntLab" w:date="2021-05-22T13:07:00Z">
                <m:rPr>
                  <m:sty m:val="p"/>
                </m:rPr>
                <w:rPr>
                  <w:rFonts w:ascii="Cambria Math" w:hAnsi="Cambria Math" w:cs="Times New Roman"/>
                  <w:color w:val="000000"/>
                  <w:lang w:val="en-GB"/>
                </w:rPr>
                <m:t>τ</m:t>
              </w:del>
            </m:r>
          </m:e>
          <m:sup>
            <m:r>
              <w:del w:id="686" w:author="PuntLab" w:date="2021-05-22T13:07:00Z">
                <m:rPr>
                  <m:sty m:val="p"/>
                </m:rPr>
                <w:rPr>
                  <w:rFonts w:ascii="Cambria Math" w:hAnsi="Cambria Math" w:cs="Times New Roman"/>
                  <w:color w:val="000000"/>
                  <w:lang w:val="en-GB"/>
                </w:rPr>
                <m:t>2</m:t>
              </w:del>
            </m:r>
          </m:sup>
        </m:sSup>
      </m:oMath>
      <w:del w:id="687"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688" w:author="PuntLab" w:date="2021-05-22T13:07:00Z">
            <w:rPr>
              <w:rFonts w:ascii="Cambria Math" w:hAnsi="Cambria Math" w:cs="Times New Roman"/>
              <w:color w:val="000000"/>
              <w:lang w:val="en-GB"/>
            </w:rPr>
            <m:t>z</m:t>
          </w:del>
        </m:r>
      </m:oMath>
      <w:del w:id="689"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690" w:author="PuntLab" w:date="2021-05-22T13:07:00Z">
            <w:rPr>
              <w:rFonts w:ascii="Cambria Math" w:eastAsiaTheme="minorEastAsia" w:hAnsi="Cambria Math" w:cs="Times New Roman"/>
              <w:color w:val="000000"/>
              <w:lang w:val="en-GB"/>
            </w:rPr>
            <m:t>K</m:t>
          </w:del>
        </m:r>
      </m:oMath>
      <w:del w:id="691"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92" w:author="Grant Adams" w:date="2021-07-16T10:32:00Z">
        <w:r w:rsidR="00316E7D">
          <w:rPr>
            <w:rFonts w:ascii="Times New Roman" w:hAnsi="Times New Roman" w:cs="Times New Roman"/>
            <w:lang w:val="en-GB"/>
          </w:rPr>
          <w:t>7</w:t>
        </w:r>
      </w:ins>
      <w:ins w:id="693" w:author="PuntLab" w:date="2021-05-22T13:10:00Z">
        <w:del w:id="694" w:author="Grant Adams" w:date="2021-07-16T10:32:00Z">
          <w:r w:rsidR="00C12D13" w:rsidDel="00316E7D">
            <w:rPr>
              <w:rFonts w:ascii="Times New Roman" w:hAnsi="Times New Roman" w:cs="Times New Roman"/>
              <w:lang w:val="en-GB"/>
            </w:rPr>
            <w:delText>5</w:delText>
          </w:r>
        </w:del>
      </w:ins>
      <w:del w:id="695"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696"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97" w:author="Grant Adams" w:date="2021-07-16T10:32:00Z">
        <w:r w:rsidR="00316E7D">
          <w:rPr>
            <w:rFonts w:ascii="Times New Roman" w:hAnsi="Times New Roman" w:cs="Times New Roman"/>
            <w:lang w:val="en-GB"/>
          </w:rPr>
          <w:t>8</w:t>
        </w:r>
      </w:ins>
      <w:ins w:id="698" w:author="PuntLab" w:date="2021-05-22T13:10:00Z">
        <w:del w:id="699" w:author="Grant Adams" w:date="2021-07-16T10:32:00Z">
          <w:r w:rsidR="00C12D13" w:rsidDel="00316E7D">
            <w:rPr>
              <w:rFonts w:ascii="Times New Roman" w:hAnsi="Times New Roman" w:cs="Times New Roman"/>
              <w:lang w:val="en-GB"/>
            </w:rPr>
            <w:delText>6</w:delText>
          </w:r>
        </w:del>
      </w:ins>
      <w:del w:id="700"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701" w:author="Grant Adams" w:date="2021-07-16T10:32:00Z">
        <w:r w:rsidR="00316E7D">
          <w:rPr>
            <w:rFonts w:ascii="Times New Roman" w:hAnsi="Times New Roman" w:cs="Times New Roman"/>
            <w:lang w:val="en-GB"/>
          </w:rPr>
          <w:t>9</w:t>
        </w:r>
      </w:ins>
      <w:ins w:id="702" w:author="PuntLab" w:date="2021-05-22T13:10:00Z">
        <w:del w:id="703" w:author="Grant Adams" w:date="2021-07-16T10:32:00Z">
          <w:r w:rsidR="00C12D13" w:rsidDel="00316E7D">
            <w:rPr>
              <w:rFonts w:ascii="Times New Roman" w:hAnsi="Times New Roman" w:cs="Times New Roman"/>
              <w:lang w:val="en-GB"/>
            </w:rPr>
            <w:delText>7</w:delText>
          </w:r>
        </w:del>
      </w:ins>
      <w:del w:id="704"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705" w:author="PuntLab" w:date="2021-05-22T13:10:00Z">
        <w:r w:rsidR="00C12D13">
          <w:rPr>
            <w:rFonts w:ascii="Times New Roman" w:hAnsi="Times New Roman" w:cs="Times New Roman"/>
            <w:lang w:val="en-GB"/>
          </w:rPr>
          <w:t>The `</w:t>
        </w:r>
        <w:del w:id="706" w:author="Grant Adams" w:date="2021-06-07T13:41:00Z">
          <w:r w:rsidR="00C12D13" w:rsidDel="005E1484">
            <w:rPr>
              <w:rFonts w:ascii="Times New Roman" w:hAnsi="Times New Roman" w:cs="Times New Roman"/>
              <w:lang w:val="en-GB"/>
            </w:rPr>
            <w:delText>relative abundance</w:delText>
          </w:r>
        </w:del>
      </w:ins>
      <w:ins w:id="707" w:author="Grant Adams" w:date="2021-06-07T13:41:00Z">
        <w:r w:rsidR="005E1484">
          <w:rPr>
            <w:rFonts w:ascii="Times New Roman" w:hAnsi="Times New Roman" w:cs="Times New Roman"/>
            <w:lang w:val="en-GB"/>
          </w:rPr>
          <w:t>minimum population size</w:t>
        </w:r>
      </w:ins>
      <w:ins w:id="708" w:author="PuntLab" w:date="2021-05-22T13:10:00Z">
        <w:r w:rsidR="00C12D13">
          <w:rPr>
            <w:rFonts w:ascii="Times New Roman" w:hAnsi="Times New Roman" w:cs="Times New Roman"/>
            <w:lang w:val="en-GB"/>
          </w:rPr>
          <w:t>` scenario</w:t>
        </w:r>
      </w:ins>
      <w:ins w:id="709" w:author="Grant Adams" w:date="2021-06-07T13:41:00Z">
        <w:r w:rsidR="005E1484">
          <w:rPr>
            <w:rFonts w:ascii="Times New Roman" w:hAnsi="Times New Roman" w:cs="Times New Roman"/>
            <w:lang w:val="en-GB"/>
          </w:rPr>
          <w:t>s</w:t>
        </w:r>
      </w:ins>
      <w:ins w:id="710" w:author="PuntLab" w:date="2021-05-22T13:10:00Z">
        <w:r w:rsidR="00C12D13">
          <w:rPr>
            <w:rFonts w:ascii="Times New Roman" w:hAnsi="Times New Roman" w:cs="Times New Roman"/>
            <w:lang w:val="en-GB"/>
          </w:rPr>
          <w:t xml:space="preserve"> </w:t>
        </w:r>
        <w:del w:id="711" w:author="Grant Adams" w:date="2021-06-07T13:41:00Z">
          <w:r w:rsidR="00C12D13" w:rsidDel="005E1484">
            <w:rPr>
              <w:rFonts w:ascii="Times New Roman" w:hAnsi="Times New Roman" w:cs="Times New Roman"/>
              <w:lang w:val="en-GB"/>
            </w:rPr>
            <w:delText xml:space="preserve">(Scen 8) </w:delText>
          </w:r>
        </w:del>
        <w:r w:rsidR="00C12D13">
          <w:rPr>
            <w:rFonts w:ascii="Times New Roman" w:hAnsi="Times New Roman" w:cs="Times New Roman"/>
            <w:lang w:val="en-GB"/>
          </w:rPr>
          <w:t>investigated the impact of</w:t>
        </w:r>
      </w:ins>
      <w:ins w:id="712" w:author="PuntLab" w:date="2021-05-22T13:11:00Z">
        <w:r w:rsidR="00C12D13">
          <w:rPr>
            <w:rFonts w:ascii="Times New Roman" w:hAnsi="Times New Roman" w:cs="Times New Roman"/>
            <w:lang w:val="en-GB"/>
          </w:rPr>
          <w:t xml:space="preserve"> an alternative</w:t>
        </w:r>
      </w:ins>
      <w:ins w:id="713" w:author="PuntLab" w:date="2021-05-22T13:10:00Z">
        <w:r w:rsidR="00C12D13">
          <w:rPr>
            <w:rFonts w:ascii="Times New Roman" w:hAnsi="Times New Roman" w:cs="Times New Roman"/>
            <w:lang w:val="en-GB"/>
          </w:rPr>
          <w:t xml:space="preserve"> </w:t>
        </w:r>
        <w:del w:id="714" w:author="Grant Adams" w:date="2021-06-07T13:41:00Z">
          <w:r w:rsidR="00C12D13" w:rsidDel="005E1484">
            <w:rPr>
              <w:rFonts w:ascii="Times New Roman" w:hAnsi="Times New Roman" w:cs="Times New Roman"/>
              <w:lang w:val="en-GB"/>
            </w:rPr>
            <w:delText>relative abun</w:delText>
          </w:r>
        </w:del>
      </w:ins>
      <w:ins w:id="715" w:author="PuntLab" w:date="2021-05-22T13:11:00Z">
        <w:del w:id="716" w:author="Grant Adams" w:date="2021-06-07T13:41:00Z">
          <w:r w:rsidR="00C12D13" w:rsidDel="005E1484">
            <w:rPr>
              <w:rFonts w:ascii="Times New Roman" w:hAnsi="Times New Roman" w:cs="Times New Roman"/>
              <w:lang w:val="en-GB"/>
            </w:rPr>
            <w:delText>dance estimate</w:delText>
          </w:r>
        </w:del>
      </w:ins>
      <w:ins w:id="717" w:author="Grant Adams" w:date="2021-06-07T13:41:00Z">
        <w:r w:rsidR="005E1484">
          <w:rPr>
            <w:rFonts w:ascii="Times New Roman" w:hAnsi="Times New Roman" w:cs="Times New Roman"/>
            <w:lang w:val="en-GB"/>
          </w:rPr>
          <w:t xml:space="preserve">minimum population sizes based given multiple </w:t>
        </w:r>
      </w:ins>
      <w:ins w:id="718" w:author="Grant Adams" w:date="2021-06-07T13:42:00Z">
        <w:r w:rsidR="005E1484">
          <w:rPr>
            <w:rFonts w:ascii="Times New Roman" w:hAnsi="Times New Roman" w:cs="Times New Roman"/>
            <w:lang w:val="en-GB"/>
          </w:rPr>
          <w:t xml:space="preserve">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commentRangeStart w:id="719"/>
        <w:r w:rsidR="00444305" w:rsidRPr="00444305">
          <w:rPr>
            <w:rFonts w:ascii="Times New Roman" w:hAnsi="Times New Roman" w:cs="Times New Roman"/>
            <w:highlight w:val="yellow"/>
            <w:lang w:val="en-GB"/>
            <w:rPrChange w:id="720" w:author="Grant Adams" w:date="2021-06-07T13:42:00Z">
              <w:rPr>
                <w:rFonts w:ascii="Times New Roman" w:hAnsi="Times New Roman" w:cs="Times New Roman"/>
                <w:lang w:val="en-GB"/>
              </w:rPr>
            </w:rPrChange>
          </w:rPr>
          <w:t>CITE</w:t>
        </w:r>
        <w:commentRangeEnd w:id="719"/>
        <w:r w:rsidR="00444305">
          <w:rPr>
            <w:rStyle w:val="CommentReference"/>
          </w:rPr>
          <w:commentReference w:id="719"/>
        </w:r>
        <w:r w:rsidR="00444305">
          <w:rPr>
            <w:rFonts w:ascii="Times New Roman" w:hAnsi="Times New Roman" w:cs="Times New Roman"/>
            <w:lang w:val="en-GB"/>
          </w:rPr>
          <w:t>)</w:t>
        </w:r>
      </w:ins>
      <w:ins w:id="721" w:author="PuntLab" w:date="2021-05-22T13:11:00Z">
        <w:r w:rsidR="00C12D13">
          <w:rPr>
            <w:rFonts w:ascii="Times New Roman" w:hAnsi="Times New Roman" w:cs="Times New Roman"/>
            <w:lang w:val="en-GB"/>
          </w:rPr>
          <w:t>.</w:t>
        </w:r>
      </w:ins>
      <w:ins w:id="722" w:author="Grant Adams" w:date="2021-06-07T13:42:00Z">
        <w:r w:rsidR="00444305">
          <w:rPr>
            <w:rFonts w:ascii="Times New Roman" w:hAnsi="Times New Roman" w:cs="Times New Roman"/>
            <w:lang w:val="en-GB"/>
          </w:rPr>
          <w:t xml:space="preserve"> Minimum population </w:t>
        </w:r>
      </w:ins>
      <w:ins w:id="723" w:author="Grant Adams" w:date="2021-06-07T13:43:00Z">
        <w:r w:rsidR="00444305">
          <w:rPr>
            <w:rFonts w:ascii="Times New Roman" w:hAnsi="Times New Roman" w:cs="Times New Roman"/>
            <w:lang w:val="en-GB"/>
          </w:rPr>
          <w:t>sizes of zero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4" w:author="Grant Adams" w:date="2021-07-16T10:32:00Z">
        <w:r w:rsidR="00316E7D">
          <w:rPr>
            <w:rFonts w:ascii="Times New Roman" w:hAnsi="Times New Roman" w:cs="Times New Roman"/>
            <w:lang w:val="en-GB"/>
          </w:rPr>
          <w:t>10</w:t>
        </w:r>
      </w:ins>
      <w:ins w:id="725" w:author="Grant Adams" w:date="2021-06-07T13:43:00Z">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6" w:author="Grant Adams" w:date="2021-07-16T10:32:00Z">
        <w:r w:rsidR="00316E7D">
          <w:rPr>
            <w:rFonts w:ascii="Times New Roman" w:hAnsi="Times New Roman" w:cs="Times New Roman"/>
            <w:lang w:val="en-GB"/>
          </w:rPr>
          <w:t>11</w:t>
        </w:r>
      </w:ins>
      <w:ins w:id="727" w:author="Grant Adams" w:date="2021-06-07T13:43:00Z">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8" w:author="Grant Adams" w:date="2021-07-16T10:32:00Z">
        <w:r w:rsidR="00316E7D">
          <w:rPr>
            <w:rFonts w:ascii="Times New Roman" w:hAnsi="Times New Roman" w:cs="Times New Roman"/>
            <w:lang w:val="en-GB"/>
          </w:rPr>
          <w:t>12</w:t>
        </w:r>
      </w:ins>
      <w:ins w:id="729" w:author="Grant Adams" w:date="2021-06-07T13:43:00Z">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w:t>
        </w:r>
      </w:ins>
      <w:ins w:id="730" w:author="Grant Adams" w:date="2021-06-07T13:44:00Z">
        <w:r w:rsidR="00444305">
          <w:rPr>
            <w:rFonts w:ascii="Times New Roman" w:hAnsi="Times New Roman" w:cs="Times New Roman"/>
            <w:lang w:val="en-GB"/>
          </w:rPr>
          <w:t>aplotypes.</w:t>
        </w:r>
      </w:ins>
      <w:ins w:id="731" w:author="Grant Adams" w:date="2021-07-16T10:34:00Z">
        <w:r w:rsidR="00316E7D">
          <w:rPr>
            <w:rFonts w:ascii="Times New Roman" w:hAnsi="Times New Roman" w:cs="Times New Roman"/>
            <w:lang w:val="en-GB"/>
          </w:rPr>
          <w:t xml:space="preserve"> An “Index” scenario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w:t>
        </w:r>
      </w:ins>
      <w:ins w:id="732" w:author="Grant Adams" w:date="2021-07-16T10:35:00Z">
        <w:r w:rsidR="00316E7D">
          <w:rPr>
            <w:rFonts w:ascii="Times New Roman" w:hAnsi="Times New Roman" w:cs="Times New Roman"/>
            <w:lang w:val="en-GB"/>
          </w:rPr>
          <w:t xml:space="preserve">the potential for additional observation error </w:t>
        </w:r>
      </w:ins>
      <w:ins w:id="733" w:author="Grant Adams" w:date="2021-07-16T10:45:00Z">
        <w:r w:rsidR="00EF4B08">
          <w:rPr>
            <w:rFonts w:ascii="Times New Roman" w:hAnsi="Times New Roman" w:cs="Times New Roman"/>
            <w:lang w:val="en-GB"/>
          </w:rPr>
          <w:t>from</w:t>
        </w:r>
      </w:ins>
      <w:ins w:id="734" w:author="Grant Adams" w:date="2021-07-16T10:35:00Z">
        <w:r w:rsidR="00316E7D">
          <w:rPr>
            <w:rFonts w:ascii="Times New Roman" w:hAnsi="Times New Roman" w:cs="Times New Roman"/>
            <w:lang w:val="en-GB"/>
          </w:rPr>
          <w:t xml:space="preserve"> </w:t>
        </w:r>
      </w:ins>
      <w:ins w:id="735" w:author="Grant Adams" w:date="2021-07-16T10:45:00Z">
        <w:r w:rsidR="00EF4B08">
          <w:rPr>
            <w:rFonts w:ascii="Times New Roman" w:hAnsi="Times New Roman" w:cs="Times New Roman"/>
            <w:lang w:val="en-GB"/>
          </w:rPr>
          <w:t>variation</w:t>
        </w:r>
      </w:ins>
      <w:ins w:id="736" w:author="Grant Adams" w:date="2021-07-16T10:35:00Z">
        <w:r w:rsidR="00316E7D">
          <w:rPr>
            <w:rFonts w:ascii="Times New Roman" w:hAnsi="Times New Roman" w:cs="Times New Roman"/>
            <w:lang w:val="en-GB"/>
          </w:rPr>
          <w:t xml:space="preserve"> </w:t>
        </w:r>
      </w:ins>
      <w:ins w:id="737" w:author="Grant Adams" w:date="2021-07-16T10:45:00Z">
        <w:r w:rsidR="00EF4B08">
          <w:rPr>
            <w:rFonts w:ascii="Times New Roman" w:hAnsi="Times New Roman" w:cs="Times New Roman"/>
            <w:lang w:val="en-GB"/>
          </w:rPr>
          <w:t xml:space="preserve">in </w:t>
        </w:r>
      </w:ins>
      <w:ins w:id="738" w:author="Grant Adams" w:date="2021-07-16T10:35:00Z">
        <w:r w:rsidR="00316E7D">
          <w:rPr>
            <w:rFonts w:ascii="Times New Roman" w:hAnsi="Times New Roman" w:cs="Times New Roman"/>
            <w:lang w:val="en-GB"/>
          </w:rPr>
          <w:t>catchability</w:t>
        </w:r>
      </w:ins>
      <w:ins w:id="739" w:author="Grant Adams" w:date="2021-07-16T10:45:00Z">
        <w:r w:rsidR="00EF4B08">
          <w:rPr>
            <w:rFonts w:ascii="Times New Roman" w:hAnsi="Times New Roman" w:cs="Times New Roman"/>
            <w:lang w:val="en-GB"/>
          </w:rPr>
          <w:t xml:space="preserve">. An </w:t>
        </w:r>
      </w:ins>
      <w:ins w:id="740" w:author="Grant Adams" w:date="2021-07-16T10:47:00Z">
        <w:r w:rsidR="00EF4B08">
          <w:rPr>
            <w:rFonts w:ascii="Times New Roman" w:hAnsi="Times New Roman" w:cs="Times New Roman"/>
            <w:lang w:val="en-GB"/>
          </w:rPr>
          <w:t>estimated</w:t>
        </w:r>
      </w:ins>
      <w:ins w:id="741" w:author="Grant Adams" w:date="2021-07-16T10:46:00Z">
        <w:r w:rsidR="00EF4B08">
          <w:rPr>
            <w:rFonts w:ascii="Times New Roman" w:hAnsi="Times New Roman" w:cs="Times New Roman"/>
            <w:lang w:val="en-GB"/>
          </w:rPr>
          <w:t xml:space="preserve"> observation error term </w:t>
        </w:r>
      </w:ins>
      <m:oMath>
        <m:sSup>
          <m:sSupPr>
            <m:ctrlPr>
              <w:ins w:id="742" w:author="Grant Adams" w:date="2021-07-16T10:46:00Z">
                <w:rPr>
                  <w:rFonts w:ascii="Cambria Math" w:eastAsiaTheme="minorEastAsia" w:hAnsi="Cambria Math" w:cs="Times New Roman"/>
                  <w:i/>
                  <w:color w:val="000000"/>
                  <w:lang w:val="en-US"/>
                </w:rPr>
              </w:ins>
            </m:ctrlPr>
          </m:sSupPr>
          <m:e>
            <m:r>
              <w:ins w:id="743" w:author="Grant Adams" w:date="2021-07-16T10:46:00Z">
                <w:rPr>
                  <w:rFonts w:ascii="Cambria Math" w:eastAsiaTheme="minorEastAsia" w:hAnsi="Cambria Math" w:cs="Times New Roman"/>
                  <w:color w:val="000000"/>
                  <w:lang w:val="en-US"/>
                </w:rPr>
                <m:t>τ</m:t>
              </w:ins>
            </m:r>
          </m:e>
          <m:sup>
            <m:r>
              <w:ins w:id="744" w:author="Grant Adams" w:date="2021-07-16T10:46:00Z">
                <w:rPr>
                  <w:rFonts w:ascii="Cambria Math" w:eastAsiaTheme="minorEastAsia" w:hAnsi="Cambria Math" w:cs="Times New Roman"/>
                  <w:color w:val="000000"/>
                  <w:lang w:val="en-US"/>
                </w:rPr>
                <m:t>2</m:t>
              </w:ins>
            </m:r>
          </m:sup>
        </m:sSup>
      </m:oMath>
      <w:ins w:id="745" w:author="Grant Adams" w:date="2021-07-16T10:46:00Z">
        <w:r w:rsidR="00EF4B08">
          <w:rPr>
            <w:rFonts w:ascii="Times New Roman" w:eastAsiaTheme="minorEastAsia" w:hAnsi="Times New Roman" w:cs="Times New Roman"/>
            <w:color w:val="000000"/>
            <w:lang w:val="en-US"/>
          </w:rPr>
          <w:t xml:space="preserve"> </w:t>
        </w:r>
      </w:ins>
      <w:ins w:id="746" w:author="Grant Adams" w:date="2021-07-16T10:47:00Z">
        <w:r w:rsidR="00EF4B08">
          <w:rPr>
            <w:rFonts w:ascii="Times New Roman" w:eastAsiaTheme="minorEastAsia" w:hAnsi="Times New Roman" w:cs="Times New Roman"/>
            <w:color w:val="000000"/>
            <w:lang w:val="en-US"/>
          </w:rPr>
          <w:t>that</w:t>
        </w:r>
      </w:ins>
      <w:ins w:id="747" w:author="Grant Adams" w:date="2021-07-16T10:46:00Z">
        <w:r w:rsidR="00EF4B08">
          <w:rPr>
            <w:rFonts w:ascii="Times New Roman" w:eastAsiaTheme="minorEastAsia" w:hAnsi="Times New Roman" w:cs="Times New Roman"/>
            <w:color w:val="000000"/>
            <w:lang w:val="en-US"/>
          </w:rPr>
          <w:t xml:space="preserve"> account for variation in catchability was added to the</w:t>
        </w:r>
      </w:ins>
      <w:ins w:id="748" w:author="Grant Adams" w:date="2021-07-16T10:47:00Z">
        <w:r w:rsidR="00EF4B08">
          <w:rPr>
            <w:rFonts w:ascii="Times New Roman" w:eastAsiaTheme="minorEastAsia" w:hAnsi="Times New Roman" w:cs="Times New Roman"/>
            <w:color w:val="000000"/>
            <w:lang w:val="en-US"/>
          </w:rPr>
          <w:t xml:space="preserve"> diagonal of</w:t>
        </w:r>
      </w:ins>
      <w:ins w:id="749" w:author="Grant Adams" w:date="2021-07-16T10:46:00Z">
        <w:r w:rsidR="00EF4B08">
          <w:rPr>
            <w:rFonts w:ascii="Times New Roman" w:eastAsiaTheme="minorEastAsia" w:hAnsi="Times New Roman" w:cs="Times New Roman"/>
            <w:color w:val="000000"/>
            <w:lang w:val="en-US"/>
          </w:rPr>
          <w:t xml:space="preserve"> </w:t>
        </w:r>
      </w:ins>
      <m:oMath>
        <m:r>
          <w:ins w:id="750" w:author="Grant Adams" w:date="2021-07-16T10:47:00Z">
            <m:rPr>
              <m:sty m:val="bi"/>
            </m:rPr>
            <w:rPr>
              <w:rFonts w:ascii="Cambria Math" w:hAnsi="Cambria Math" w:cs="Times New Roman"/>
              <w:lang w:val="en-GB"/>
            </w:rPr>
            <m:t>Σ</m:t>
          </w:ins>
        </m:r>
      </m:oMath>
      <w:ins w:id="751" w:author="Grant Adams" w:date="2021-07-16T10:49:00Z">
        <w:r w:rsidR="00EF4B08">
          <w:rPr>
            <w:rFonts w:ascii="Times New Roman" w:eastAsiaTheme="minorEastAsia" w:hAnsi="Times New Roman" w:cs="Times New Roman"/>
            <w:b/>
            <w:lang w:val="en-GB"/>
          </w:rPr>
          <w:t xml:space="preserve"> </w:t>
        </w:r>
        <w:r w:rsidR="00EF4B08" w:rsidRPr="00EF4B08">
          <w:rPr>
            <w:rFonts w:ascii="Times New Roman" w:eastAsiaTheme="minorEastAsia" w:hAnsi="Times New Roman" w:cs="Times New Roman"/>
            <w:bCs/>
            <w:highlight w:val="yellow"/>
            <w:lang w:val="en-GB"/>
            <w:rPrChange w:id="752" w:author="Grant Adams" w:date="2021-07-16T10:49:00Z">
              <w:rPr>
                <w:rFonts w:ascii="Times New Roman" w:eastAsiaTheme="minorEastAsia" w:hAnsi="Times New Roman" w:cs="Times New Roman"/>
                <w:b/>
                <w:lang w:val="en-GB"/>
              </w:rPr>
            </w:rPrChange>
          </w:rPr>
          <w:t>(</w:t>
        </w:r>
        <w:commentRangeStart w:id="753"/>
        <w:r w:rsidR="00EF4B08" w:rsidRPr="00EF4B08">
          <w:rPr>
            <w:rFonts w:ascii="Times New Roman" w:eastAsiaTheme="minorEastAsia" w:hAnsi="Times New Roman" w:cs="Times New Roman"/>
            <w:bCs/>
            <w:highlight w:val="yellow"/>
            <w:lang w:val="en-GB"/>
            <w:rPrChange w:id="754" w:author="Grant Adams" w:date="2021-07-16T10:49:00Z">
              <w:rPr>
                <w:rFonts w:ascii="Times New Roman" w:eastAsiaTheme="minorEastAsia" w:hAnsi="Times New Roman" w:cs="Times New Roman"/>
                <w:b/>
                <w:lang w:val="en-GB"/>
              </w:rPr>
            </w:rPrChange>
          </w:rPr>
          <w:t>CITE</w:t>
        </w:r>
        <w:commentRangeEnd w:id="753"/>
        <w:r w:rsidR="00EF4B08">
          <w:rPr>
            <w:rStyle w:val="CommentReference"/>
          </w:rPr>
          <w:commentReference w:id="753"/>
        </w:r>
        <w:r w:rsidR="00EF4B08" w:rsidRPr="00EF4B08">
          <w:rPr>
            <w:rFonts w:ascii="Times New Roman" w:eastAsiaTheme="minorEastAsia" w:hAnsi="Times New Roman" w:cs="Times New Roman"/>
            <w:bCs/>
            <w:highlight w:val="yellow"/>
            <w:lang w:val="en-GB"/>
            <w:rPrChange w:id="755" w:author="Grant Adams" w:date="2021-07-16T10:49:00Z">
              <w:rPr>
                <w:rFonts w:ascii="Times New Roman" w:eastAsiaTheme="minorEastAsia" w:hAnsi="Times New Roman" w:cs="Times New Roman"/>
                <w:b/>
                <w:lang w:val="en-GB"/>
              </w:rPr>
            </w:rPrChange>
          </w:rPr>
          <w:t>)</w:t>
        </w:r>
      </w:ins>
      <w:ins w:id="756" w:author="Grant Adams" w:date="2021-07-16T10:48:00Z">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w:ins>
      <m:oMath>
        <m:r>
          <w:ins w:id="757" w:author="Grant Adams" w:date="2021-07-16T10:48:00Z">
            <w:rPr>
              <w:rFonts w:ascii="Cambria Math" w:eastAsiaTheme="minorEastAsia" w:hAnsi="Cambria Math" w:cs="Times New Roman"/>
              <w:color w:val="000000"/>
              <w:lang w:val="en-US"/>
            </w:rPr>
            <m:t>τ</m:t>
          </w:ins>
        </m:r>
      </m:oMath>
      <w:ins w:id="758" w:author="Grant Adams" w:date="2021-07-16T10:48:00Z">
        <w:r w:rsidR="00EF4B08">
          <w:rPr>
            <w:rFonts w:ascii="Times New Roman" w:eastAsiaTheme="minorEastAsia" w:hAnsi="Times New Roman" w:cs="Times New Roman"/>
            <w:color w:val="000000"/>
            <w:lang w:val="en-US"/>
          </w:rPr>
          <w:t xml:space="preserve"> with a mean of 0.2 and CV of </w:t>
        </w:r>
      </w:ins>
      <w:ins w:id="759" w:author="Grant Adams" w:date="2021-07-16T10:49:00Z">
        <w:r w:rsidR="00EF4B08">
          <w:rPr>
            <w:rFonts w:ascii="Times New Roman" w:eastAsiaTheme="minorEastAsia" w:hAnsi="Times New Roman" w:cs="Times New Roman"/>
            <w:color w:val="000000"/>
            <w:lang w:val="en-US"/>
          </w:rPr>
          <w:t>50%.</w:t>
        </w:r>
      </w:ins>
    </w:p>
    <w:p w14:paraId="5AD96DBB" w14:textId="0ED88BD7" w:rsidR="006F5FC2" w:rsidRDefault="00832C07" w:rsidP="00EF4B08">
      <w:pPr>
        <w:autoSpaceDE w:val="0"/>
        <w:autoSpaceDN w:val="0"/>
        <w:adjustRightInd w:val="0"/>
        <w:spacing w:after="0" w:line="360" w:lineRule="auto"/>
        <w:rPr>
          <w:rFonts w:ascii="Times New Roman" w:hAnsi="Times New Roman" w:cs="Times New Roman"/>
          <w:lang w:val="en-GB"/>
        </w:rPr>
        <w:pPrChange w:id="760" w:author="Grant Adams" w:date="2021-07-16T10:45:00Z">
          <w:pPr>
            <w:autoSpaceDE w:val="0"/>
            <w:autoSpaceDN w:val="0"/>
            <w:adjustRightInd w:val="0"/>
            <w:spacing w:after="0" w:line="360" w:lineRule="auto"/>
            <w:ind w:firstLine="284"/>
          </w:pPr>
        </w:pPrChange>
      </w:pPr>
      <w:del w:id="761" w:author="Grant Adams" w:date="2021-07-16T10:45:00Z">
        <w:r w:rsidRPr="00832C07" w:rsidDel="00EF4B08">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EF4B08">
          <w:rPr>
            <w:rFonts w:ascii="Times New Roman" w:hAnsi="Times New Roman" w:cs="Times New Roman"/>
            <w:lang w:val="en-GB"/>
          </w:rPr>
          <w:delText xml:space="preserve"> </w:delText>
        </w:r>
        <w:r w:rsidR="00B37A1C" w:rsidDel="00EF4B08">
          <w:rPr>
            <w:rFonts w:ascii="Times New Roman" w:hAnsi="Times New Roman" w:cs="Times New Roman"/>
            <w:lang w:val="en-GB"/>
          </w:rPr>
          <w:delText>This</w:delText>
        </w:r>
        <w:r w:rsidR="00ED7289" w:rsidDel="00EF4B08">
          <w:rPr>
            <w:rFonts w:ascii="Times New Roman" w:hAnsi="Times New Roman" w:cs="Times New Roman"/>
            <w:lang w:val="en-GB"/>
          </w:rPr>
          <w:delText xml:space="preserve"> approach </w:delText>
        </w:r>
        <w:r w:rsidR="00B804CD" w:rsidDel="00EF4B08">
          <w:rPr>
            <w:rFonts w:ascii="Times New Roman" w:hAnsi="Times New Roman" w:cs="Times New Roman"/>
            <w:lang w:val="en-GB"/>
          </w:rPr>
          <w:delText xml:space="preserve">does not require </w:delText>
        </w:r>
        <w:r w:rsidR="00B804CD" w:rsidRPr="00B804CD" w:rsidDel="00EF4B08">
          <w:rPr>
            <w:rFonts w:ascii="Times New Roman" w:hAnsi="Times New Roman" w:cs="Times New Roman"/>
            <w:color w:val="222222"/>
            <w:shd w:val="clear" w:color="auto" w:fill="FFFFFF"/>
            <w:lang w:val="en-US"/>
          </w:rPr>
          <w:delText xml:space="preserve">an explicit prior </w:delText>
        </w:r>
        <w:r w:rsidR="002701DC" w:rsidDel="00EF4B08">
          <w:rPr>
            <w:rFonts w:ascii="Times New Roman" w:hAnsi="Times New Roman" w:cs="Times New Roman"/>
            <w:color w:val="222222"/>
            <w:shd w:val="clear" w:color="auto" w:fill="FFFFFF"/>
            <w:lang w:val="en-US"/>
          </w:rPr>
          <w:delText>for the</w:delText>
        </w:r>
        <w:r w:rsidR="00B804CD" w:rsidRPr="00B804CD" w:rsidDel="00EF4B08">
          <w:rPr>
            <w:rFonts w:ascii="Times New Roman" w:hAnsi="Times New Roman" w:cs="Times New Roman"/>
            <w:color w:val="222222"/>
            <w:shd w:val="clear" w:color="auto" w:fill="FFFFFF"/>
            <w:lang w:val="en-US"/>
          </w:rPr>
          <w:delText xml:space="preserve"> carrying capacity</w:delText>
        </w:r>
        <w:r w:rsidR="00976B2F" w:rsidDel="00EF4B08">
          <w:rPr>
            <w:rFonts w:ascii="Times New Roman" w:hAnsi="Times New Roman" w:cs="Times New Roman"/>
            <w:color w:val="222222"/>
            <w:shd w:val="clear" w:color="auto" w:fill="FFFFFF"/>
            <w:lang w:val="en-US"/>
          </w:rPr>
          <w:delText xml:space="preserve"> </w:delText>
        </w:r>
        <w:r w:rsidR="00603AC0" w:rsidDel="00EF4B08">
          <w:rPr>
            <w:rFonts w:ascii="Times New Roman" w:hAnsi="Times New Roman" w:cs="Times New Roman"/>
            <w:color w:val="222222"/>
            <w:shd w:val="clear" w:color="auto" w:fill="FFFFFF"/>
            <w:lang w:val="en-US"/>
          </w:rPr>
          <w:delText xml:space="preserve">as </w:delText>
        </w:r>
        <w:r w:rsidR="00A07ABC" w:rsidDel="00EF4B08">
          <w:rPr>
            <w:rFonts w:ascii="Times New Roman" w:hAnsi="Times New Roman" w:cs="Times New Roman"/>
            <w:color w:val="222222"/>
            <w:shd w:val="clear" w:color="auto" w:fill="FFFFFF"/>
            <w:lang w:val="en-US"/>
          </w:rPr>
          <w:delText xml:space="preserve">in </w:delText>
        </w:r>
        <w:r w:rsidR="00603AC0" w:rsidDel="00EF4B08">
          <w:rPr>
            <w:rFonts w:ascii="Times New Roman" w:hAnsi="Times New Roman" w:cs="Times New Roman"/>
            <w:color w:val="222222"/>
            <w:shd w:val="clear" w:color="auto" w:fill="FFFFFF"/>
            <w:lang w:val="en-US"/>
          </w:rPr>
          <w:delText xml:space="preserve">the </w:delText>
        </w:r>
        <w:r w:rsidR="00976B2F" w:rsidDel="00EF4B08">
          <w:rPr>
            <w:rFonts w:ascii="Times New Roman" w:hAnsi="Times New Roman" w:cs="Times New Roman"/>
            <w:color w:val="222222"/>
            <w:shd w:val="clear" w:color="auto" w:fill="FFFFFF"/>
            <w:lang w:val="en-US"/>
          </w:rPr>
          <w:delText xml:space="preserve">forward </w:delText>
        </w:r>
        <w:r w:rsidR="00BF7EA3" w:rsidDel="00EF4B08">
          <w:rPr>
            <w:rFonts w:ascii="Times New Roman" w:hAnsi="Times New Roman" w:cs="Times New Roman"/>
            <w:color w:val="222222"/>
            <w:shd w:val="clear" w:color="auto" w:fill="FFFFFF"/>
            <w:lang w:val="en-US"/>
          </w:rPr>
          <w:delText xml:space="preserve">approach </w:delText>
        </w:r>
        <w:r w:rsidR="00BF7EA3" w:rsidRPr="00BF7EA3" w:rsidDel="00EF4B08">
          <w:rPr>
            <w:rFonts w:ascii="Times New Roman" w:hAnsi="Times New Roman" w:cs="Times New Roman"/>
            <w:lang w:val="en-GB"/>
          </w:rPr>
          <w:delText>and</w:delText>
        </w:r>
        <w:r w:rsidR="006D26D4" w:rsidRPr="00BF7EA3" w:rsidDel="00EF4B08">
          <w:rPr>
            <w:rFonts w:ascii="Times New Roman" w:hAnsi="Times New Roman" w:cs="Times New Roman"/>
            <w:lang w:val="en-GB"/>
          </w:rPr>
          <w:delText xml:space="preserve"> </w:delText>
        </w:r>
        <w:r w:rsidR="00673AA3" w:rsidDel="00EF4B08">
          <w:rPr>
            <w:rFonts w:ascii="Times New Roman" w:hAnsi="Times New Roman" w:cs="Times New Roman"/>
            <w:lang w:val="en-GB"/>
          </w:rPr>
          <w:delText xml:space="preserve">enables </w:delText>
        </w:r>
        <w:r w:rsidR="006F5FC2" w:rsidRPr="00BF7EA3" w:rsidDel="00EF4B08">
          <w:rPr>
            <w:rFonts w:ascii="Times New Roman" w:hAnsi="Times New Roman" w:cs="Times New Roman"/>
            <w:lang w:val="en-GB"/>
          </w:rPr>
          <w:delText xml:space="preserve">the recent available abundance and trend data to drive the estimation of </w:delText>
        </w:r>
      </w:del>
      <m:oMath>
        <m:r>
          <w:del w:id="762" w:author="Grant Adams" w:date="2021-07-16T10:45:00Z">
            <w:rPr>
              <w:rFonts w:ascii="Cambria Math" w:hAnsi="Cambria Math" w:cs="Times New Roman"/>
              <w:lang w:val="en-GB"/>
            </w:rPr>
            <m:t>K</m:t>
          </w:del>
        </m:r>
      </m:oMath>
      <w:del w:id="763" w:author="Grant Adams" w:date="2021-07-16T10:45:00Z">
        <w:r w:rsidR="00313F16" w:rsidRPr="00BF7EA3" w:rsidDel="00EF4B08">
          <w:rPr>
            <w:rFonts w:ascii="Times New Roman" w:hAnsi="Times New Roman" w:cs="Times New Roman"/>
            <w:lang w:val="en-GB"/>
          </w:rPr>
          <w:delText xml:space="preserve">. </w:delText>
        </w:r>
        <w:r w:rsidR="00E96A77" w:rsidDel="00EF4B08">
          <w:rPr>
            <w:rFonts w:ascii="Times New Roman" w:hAnsi="Times New Roman" w:cs="Times New Roman"/>
            <w:lang w:val="en-GB"/>
          </w:rPr>
          <w:delText>To perform this analysis</w:delText>
        </w:r>
        <w:r w:rsidR="00F64F90" w:rsidDel="00EF4B08">
          <w:rPr>
            <w:rFonts w:ascii="Times New Roman" w:hAnsi="Times New Roman" w:cs="Times New Roman"/>
            <w:lang w:val="en-GB"/>
          </w:rPr>
          <w:delText xml:space="preserve">, </w:delText>
        </w:r>
        <w:r w:rsidR="00D34A19" w:rsidDel="00EF4B08">
          <w:rPr>
            <w:rFonts w:ascii="Times New Roman" w:hAnsi="Times New Roman" w:cs="Times New Roman"/>
            <w:lang w:val="en-GB"/>
          </w:rPr>
          <w:delText xml:space="preserve">the </w:delText>
        </w:r>
        <w:r w:rsidR="00027A35" w:rsidDel="00EF4B08">
          <w:rPr>
            <w:rFonts w:ascii="Times New Roman" w:hAnsi="Times New Roman" w:cs="Times New Roman"/>
            <w:lang w:val="en-GB"/>
          </w:rPr>
          <w:delText>script</w:delText>
        </w:r>
        <w:r w:rsidR="00EA65C9" w:rsidDel="00EF4B08">
          <w:rPr>
            <w:rFonts w:ascii="Times New Roman" w:hAnsi="Times New Roman" w:cs="Times New Roman"/>
            <w:lang w:val="en-GB"/>
          </w:rPr>
          <w:delText>s</w:delText>
        </w:r>
        <w:r w:rsidR="00027A35" w:rsidDel="00EF4B08">
          <w:rPr>
            <w:rFonts w:ascii="Times New Roman" w:hAnsi="Times New Roman" w:cs="Times New Roman"/>
            <w:lang w:val="en-GB"/>
          </w:rPr>
          <w:delText xml:space="preserve"> available from Zerbini et al. [</w:delText>
        </w:r>
        <w:r w:rsidR="00ED7CE4" w:rsidDel="00EF4B08">
          <w:rPr>
            <w:rFonts w:ascii="Times New Roman" w:hAnsi="Times New Roman" w:cs="Times New Roman"/>
            <w:lang w:val="en-GB"/>
          </w:rPr>
          <w:delText>8</w:delText>
        </w:r>
        <w:r w:rsidR="00A90271" w:rsidDel="00EF4B08">
          <w:rPr>
            <w:rFonts w:ascii="Times New Roman" w:hAnsi="Times New Roman" w:cs="Times New Roman"/>
            <w:lang w:val="en-GB"/>
          </w:rPr>
          <w:delText>9</w:delText>
        </w:r>
        <w:r w:rsidR="00ED7CE4" w:rsidDel="00EF4B08">
          <w:rPr>
            <w:rFonts w:ascii="Times New Roman" w:hAnsi="Times New Roman" w:cs="Times New Roman"/>
            <w:lang w:val="en-GB"/>
          </w:rPr>
          <w:delText>,</w:delText>
        </w:r>
        <w:r w:rsidR="00BE2023" w:rsidDel="00EF4B08">
          <w:rPr>
            <w:rFonts w:ascii="Times New Roman" w:hAnsi="Times New Roman" w:cs="Times New Roman"/>
            <w:lang w:val="en-GB"/>
          </w:rPr>
          <w:delText>103</w:delText>
        </w:r>
        <w:r w:rsidR="00027A35" w:rsidDel="00EF4B08">
          <w:rPr>
            <w:rFonts w:ascii="Times New Roman" w:hAnsi="Times New Roman" w:cs="Times New Roman"/>
            <w:lang w:val="en-GB"/>
          </w:rPr>
          <w:delText>]</w:delText>
        </w:r>
        <w:r w:rsidR="00573091" w:rsidDel="00EF4B08">
          <w:rPr>
            <w:rFonts w:ascii="Times New Roman" w:hAnsi="Times New Roman" w:cs="Times New Roman"/>
            <w:lang w:val="en-GB"/>
          </w:rPr>
          <w:delText xml:space="preserve"> w</w:delText>
        </w:r>
        <w:r w:rsidR="00EA65C9" w:rsidDel="00EF4B08">
          <w:rPr>
            <w:rFonts w:ascii="Times New Roman" w:hAnsi="Times New Roman" w:cs="Times New Roman"/>
            <w:lang w:val="en-GB"/>
          </w:rPr>
          <w:delText>ere</w:delText>
        </w:r>
        <w:r w:rsidR="00573091" w:rsidDel="00EF4B08">
          <w:rPr>
            <w:rFonts w:ascii="Times New Roman" w:hAnsi="Times New Roman" w:cs="Times New Roman"/>
            <w:lang w:val="en-GB"/>
          </w:rPr>
          <w:delText xml:space="preserve"> used.</w:delText>
        </w:r>
        <w:r w:rsidR="00264A94" w:rsidDel="00EF4B08">
          <w:rPr>
            <w:rFonts w:ascii="Times New Roman" w:hAnsi="Times New Roman" w:cs="Times New Roman"/>
            <w:lang w:val="en-GB"/>
          </w:rPr>
          <w:delText xml:space="preserve"> A detailed description of this method is </w:delText>
        </w:r>
        <w:r w:rsidR="00046AA6" w:rsidDel="00EF4B08">
          <w:rPr>
            <w:rFonts w:ascii="Times New Roman" w:hAnsi="Times New Roman" w:cs="Times New Roman"/>
            <w:lang w:val="en-GB"/>
          </w:rPr>
          <w:delText>provided</w:delText>
        </w:r>
        <w:r w:rsidR="00264A94" w:rsidDel="00EF4B08">
          <w:rPr>
            <w:rFonts w:ascii="Times New Roman" w:hAnsi="Times New Roman" w:cs="Times New Roman"/>
            <w:lang w:val="en-GB"/>
          </w:rPr>
          <w:delText xml:space="preserve"> in </w:delText>
        </w:r>
        <w:r w:rsidR="00046AA6" w:rsidDel="00EF4B08">
          <w:rPr>
            <w:rFonts w:ascii="Times New Roman" w:hAnsi="Times New Roman" w:cs="Times New Roman"/>
            <w:lang w:val="en-GB"/>
          </w:rPr>
          <w:delText xml:space="preserve">the </w:delText>
        </w:r>
        <w:r w:rsidR="00264A94" w:rsidDel="00EF4B08">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048CC225" w:rsidR="007747F3" w:rsidDel="00027F5F" w:rsidRDefault="00791D9C">
      <w:pPr>
        <w:autoSpaceDE w:val="0"/>
        <w:autoSpaceDN w:val="0"/>
        <w:adjustRightInd w:val="0"/>
        <w:spacing w:after="0" w:line="360" w:lineRule="auto"/>
        <w:ind w:firstLine="284"/>
        <w:rPr>
          <w:del w:id="764" w:author="Grant Adams" w:date="2021-06-07T14:35:00Z"/>
          <w:rFonts w:ascii="Times New Roman" w:hAnsi="Times New Roman" w:cs="Times New Roman"/>
          <w:color w:val="000000"/>
          <w:lang w:val="en-GB"/>
        </w:rPr>
      </w:pPr>
      <w:r w:rsidRPr="007F434E">
        <w:rPr>
          <w:rFonts w:ascii="Times New Roman" w:hAnsi="Times New Roman" w:cs="Times New Roman"/>
          <w:color w:val="000000"/>
          <w:lang w:val="en-GB"/>
        </w:rPr>
        <w:t xml:space="preserve">The </w:t>
      </w:r>
      <w:del w:id="765" w:author="Grant Adams" w:date="2021-06-07T14:26:00Z">
        <w:r w:rsidRPr="007F434E" w:rsidDel="00CD097D">
          <w:rPr>
            <w:rFonts w:ascii="Times New Roman" w:hAnsi="Times New Roman" w:cs="Times New Roman"/>
            <w:color w:val="000000"/>
            <w:lang w:val="en-GB"/>
          </w:rPr>
          <w:delText>goodness-of-fit</w:delText>
        </w:r>
      </w:del>
      <w:ins w:id="766" w:author="Grant Adams" w:date="2021-06-07T14:26:00Z">
        <w:r w:rsidR="00CD097D">
          <w:rPr>
            <w:rFonts w:ascii="Times New Roman" w:hAnsi="Times New Roman" w:cs="Times New Roman"/>
            <w:color w:val="000000"/>
            <w:lang w:val="en-GB"/>
          </w:rPr>
          <w:t xml:space="preserve">relative probabilities </w:t>
        </w:r>
      </w:ins>
      <w:ins w:id="767" w:author="Grant Adams" w:date="2021-06-07T14:27:00Z">
        <w:r w:rsidR="00CD097D">
          <w:rPr>
            <w:rFonts w:ascii="Times New Roman" w:hAnsi="Times New Roman" w:cs="Times New Roman"/>
            <w:color w:val="000000"/>
            <w:lang w:val="en-GB"/>
          </w:rPr>
          <w:t>of</w:t>
        </w:r>
      </w:ins>
      <w:r w:rsidRPr="007F434E">
        <w:rPr>
          <w:rFonts w:ascii="Times New Roman" w:hAnsi="Times New Roman" w:cs="Times New Roman"/>
          <w:color w:val="000000"/>
          <w:lang w:val="en-GB"/>
        </w:rPr>
        <w:t xml:space="preserve"> </w:t>
      </w:r>
      <w:del w:id="768" w:author="Grant Adams" w:date="2021-06-07T14:26:00Z">
        <w:r w:rsidRPr="007F434E" w:rsidDel="00CD097D">
          <w:rPr>
            <w:rFonts w:ascii="Times New Roman" w:hAnsi="Times New Roman" w:cs="Times New Roman"/>
            <w:color w:val="000000"/>
            <w:lang w:val="en-GB"/>
          </w:rPr>
          <w:delText xml:space="preserve">of </w:delText>
        </w:r>
      </w:del>
      <w:r w:rsidRPr="007F434E">
        <w:rPr>
          <w:rFonts w:ascii="Times New Roman" w:hAnsi="Times New Roman" w:cs="Times New Roman"/>
          <w:color w:val="000000"/>
          <w:lang w:val="en-GB"/>
        </w:rPr>
        <w:t xml:space="preserve">the competing models </w:t>
      </w:r>
      <w:del w:id="769" w:author="Grant Adams" w:date="2021-06-07T14:27:00Z">
        <w:r w:rsidRPr="007F434E" w:rsidDel="00CD097D">
          <w:rPr>
            <w:rFonts w:ascii="Times New Roman" w:hAnsi="Times New Roman" w:cs="Times New Roman"/>
            <w:color w:val="000000"/>
            <w:lang w:val="en-GB"/>
          </w:rPr>
          <w:delText xml:space="preserve">was </w:delText>
        </w:r>
      </w:del>
      <w:ins w:id="770" w:author="Grant Adams" w:date="2021-06-07T14:27:00Z">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ins>
      <w:r w:rsidRPr="007F434E">
        <w:rPr>
          <w:rFonts w:ascii="Times New Roman" w:hAnsi="Times New Roman" w:cs="Times New Roman"/>
          <w:color w:val="000000"/>
          <w:lang w:val="en-GB"/>
        </w:rPr>
        <w:t xml:space="preserve">inferred by </w:t>
      </w:r>
      <w:del w:id="771" w:author="Grant Adams" w:date="2021-06-07T14:28:00Z">
        <w:r w:rsidRPr="007F434E" w:rsidDel="00CD097D">
          <w:rPr>
            <w:rFonts w:ascii="Times New Roman" w:hAnsi="Times New Roman" w:cs="Times New Roman"/>
            <w:color w:val="000000"/>
            <w:lang w:val="en-GB"/>
          </w:rPr>
          <w:delText xml:space="preserve">the </w:delText>
        </w:r>
      </w:del>
      <w:del w:id="772" w:author="Grant Adams" w:date="2021-06-07T14:26:00Z">
        <w:r w:rsidRPr="007F434E" w:rsidDel="00CD097D">
          <w:rPr>
            <w:rFonts w:ascii="Times New Roman" w:hAnsi="Times New Roman" w:cs="Times New Roman"/>
            <w:color w:val="000000"/>
            <w:lang w:val="en-GB"/>
          </w:rPr>
          <w:delText xml:space="preserve">Deviance Information </w:delText>
        </w:r>
        <w:r w:rsidRPr="00F45DDF" w:rsidDel="00CD097D">
          <w:rPr>
            <w:rFonts w:ascii="Times New Roman" w:hAnsi="Times New Roman" w:cs="Times New Roman"/>
            <w:color w:val="000000"/>
            <w:lang w:val="en-GB"/>
          </w:rPr>
          <w:delText>Criterion (</w:delText>
        </w:r>
        <w:r w:rsidRPr="00F45DDF" w:rsidDel="00CD097D">
          <w:rPr>
            <w:rFonts w:ascii="Times New Roman" w:hAnsi="Times New Roman" w:cs="Times New Roman"/>
            <w:i/>
            <w:color w:val="000000"/>
            <w:lang w:val="en-GB"/>
          </w:rPr>
          <w:delText>DIC</w:delText>
        </w:r>
        <w:r w:rsidRPr="00F45DDF" w:rsidDel="00CD097D">
          <w:rPr>
            <w:rFonts w:ascii="Times New Roman" w:hAnsi="Times New Roman" w:cs="Times New Roman"/>
            <w:color w:val="000000"/>
            <w:lang w:val="en-GB"/>
          </w:rPr>
          <w:delText>)</w:delText>
        </w:r>
      </w:del>
      <w:ins w:id="773" w:author="Grant Adams" w:date="2021-06-07T14:26:00Z">
        <w:r w:rsidR="00CD097D">
          <w:rPr>
            <w:rFonts w:ascii="Times New Roman" w:hAnsi="Times New Roman" w:cs="Times New Roman"/>
            <w:color w:val="000000"/>
            <w:lang w:val="en-GB"/>
          </w:rPr>
          <w:t>calculating Bayes factors</w:t>
        </w:r>
      </w:ins>
      <w:r w:rsidR="004F6C59" w:rsidRPr="00F45DDF">
        <w:rPr>
          <w:rFonts w:ascii="Times New Roman" w:hAnsi="Times New Roman" w:cs="Times New Roman"/>
          <w:color w:val="000000"/>
          <w:lang w:val="en-GB"/>
        </w:rPr>
        <w:t xml:space="preserve"> </w:t>
      </w:r>
      <w:ins w:id="774" w:author="Grant Adams" w:date="2021-06-07T14:27:00Z">
        <w:r w:rsidR="00CD097D">
          <w:rPr>
            <w:rFonts w:ascii="Times New Roman" w:hAnsi="Times New Roman" w:cs="Times New Roman"/>
            <w:color w:val="000000"/>
            <w:lang w:val="en-GB"/>
          </w:rPr>
          <w:t>assuming</w:t>
        </w:r>
      </w:ins>
      <w:ins w:id="775" w:author="Grant Adams" w:date="2021-06-07T14:28:00Z">
        <w:r w:rsidR="00CD097D">
          <w:rPr>
            <w:rFonts w:ascii="Times New Roman" w:hAnsi="Times New Roman" w:cs="Times New Roman"/>
            <w:color w:val="000000"/>
            <w:lang w:val="en-GB"/>
          </w:rPr>
          <w:t xml:space="preserve"> all models were equally probable </w:t>
        </w:r>
        <w:r w:rsidR="00CD097D">
          <w:rPr>
            <w:rFonts w:ascii="Times New Roman" w:hAnsi="Times New Roman" w:cs="Times New Roman"/>
            <w:i/>
            <w:iCs/>
            <w:color w:val="000000"/>
            <w:lang w:val="en-GB"/>
          </w:rPr>
          <w:t>a priori</w:t>
        </w:r>
      </w:ins>
      <w:ins w:id="776" w:author="Grant Adams" w:date="2021-06-07T14:27:00Z">
        <w:r w:rsidR="00CD097D">
          <w:rPr>
            <w:rFonts w:ascii="Times New Roman" w:hAnsi="Times New Roman" w:cs="Times New Roman"/>
            <w:color w:val="000000"/>
            <w:lang w:val="en-GB"/>
          </w:rPr>
          <w:t xml:space="preserve"> </w:t>
        </w:r>
      </w:ins>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ins w:id="777" w:author="Grant Adams" w:date="2021-06-07T14:28:00Z">
        <w:r w:rsidR="00D37CFE">
          <w:rPr>
            <w:rFonts w:ascii="Times New Roman" w:hAnsi="Times New Roman" w:cs="Times New Roman"/>
            <w:color w:val="000000"/>
            <w:lang w:val="en-GB"/>
          </w:rPr>
          <w:t xml:space="preserve">All </w:t>
        </w:r>
      </w:ins>
      <w:ins w:id="778" w:author="Grant Adams" w:date="2021-06-07T14:29:00Z">
        <w:r w:rsidR="00D37CFE">
          <w:rPr>
            <w:rFonts w:ascii="Times New Roman" w:hAnsi="Times New Roman" w:cs="Times New Roman"/>
            <w:color w:val="000000"/>
            <w:lang w:val="en-GB"/>
          </w:rPr>
          <w:t xml:space="preserve">models were comparable given they contained the same data. </w:t>
        </w:r>
      </w:ins>
      <w:del w:id="779" w:author="Grant Adams" w:date="2021-06-07T14:28:00Z">
        <w:r w:rsidR="00F45DDF" w:rsidRPr="00F45DDF" w:rsidDel="00D37CFE">
          <w:rPr>
            <w:rFonts w:ascii="Times New Roman" w:hAnsi="Times New Roman" w:cs="Times New Roman"/>
            <w:lang w:val="en-GB"/>
          </w:rPr>
          <w:delText>The estimator of model complexity</w:delText>
        </w:r>
        <w:r w:rsidR="00D51BCF" w:rsidDel="00D37CFE">
          <w:rPr>
            <w:rFonts w:ascii="Times New Roman" w:hAnsi="Times New Roman" w:cs="Times New Roman"/>
            <w:lang w:val="en-GB"/>
          </w:rPr>
          <w:delText xml:space="preserve"> was</w:delText>
        </w:r>
        <w:r w:rsidR="00F45DDF" w:rsidRPr="00F45DDF" w:rsidDel="00D37CFE">
          <w:rPr>
            <w:rFonts w:ascii="Times New Roman" w:hAnsi="Times New Roman" w:cs="Times New Roman"/>
            <w:lang w:val="en-GB"/>
          </w:rPr>
          <w:delText xml:space="preserve"> </w:delText>
        </w:r>
      </w:del>
      <m:oMath>
        <m:r>
          <w:del w:id="780" w:author="Grant Adams" w:date="2021-06-07T14:28:00Z">
            <w:rPr>
              <w:rFonts w:ascii="Cambria Math" w:hAnsi="Cambria Math" w:cs="Times New Roman"/>
              <w:lang w:val="en-GB"/>
            </w:rPr>
            <m:t>pV=</m:t>
          </w:del>
        </m:r>
        <m:f>
          <m:fPr>
            <m:ctrlPr>
              <w:del w:id="781" w:author="Grant Adams" w:date="2021-06-07T14:28:00Z">
                <w:rPr>
                  <w:rFonts w:ascii="Cambria Math" w:hAnsi="Cambria Math" w:cs="Times New Roman"/>
                  <w:i/>
                  <w:lang w:val="en-GB"/>
                </w:rPr>
              </w:del>
            </m:ctrlPr>
          </m:fPr>
          <m:num>
            <m:r>
              <w:del w:id="782" w:author="Grant Adams" w:date="2021-06-07T14:28:00Z">
                <w:rPr>
                  <w:rFonts w:ascii="Cambria Math" w:hAnsi="Cambria Math" w:cs="Times New Roman"/>
                  <w:lang w:val="en-GB"/>
                </w:rPr>
                <m:t>1</m:t>
              </w:del>
            </m:r>
          </m:num>
          <m:den>
            <m:r>
              <w:del w:id="783" w:author="Grant Adams" w:date="2021-06-07T14:28:00Z">
                <w:rPr>
                  <w:rFonts w:ascii="Cambria Math" w:hAnsi="Cambria Math" w:cs="Times New Roman"/>
                  <w:lang w:val="en-GB"/>
                </w:rPr>
                <m:t>2</m:t>
              </w:del>
            </m:r>
          </m:den>
        </m:f>
        <m:r>
          <w:del w:id="784" w:author="Grant Adams" w:date="2021-06-07T14:28:00Z">
            <w:rPr>
              <w:rFonts w:ascii="Cambria Math" w:hAnsi="Cambria Math" w:cs="Times New Roman"/>
              <w:lang w:val="en-GB"/>
            </w:rPr>
            <m:t>Var</m:t>
          </w:del>
        </m:r>
        <m:d>
          <m:dPr>
            <m:ctrlPr>
              <w:del w:id="785" w:author="Grant Adams" w:date="2021-06-07T14:28:00Z">
                <w:rPr>
                  <w:rFonts w:ascii="Cambria Math" w:hAnsi="Cambria Math" w:cs="Times New Roman"/>
                  <w:i/>
                  <w:lang w:val="en-GB"/>
                </w:rPr>
              </w:del>
            </m:ctrlPr>
          </m:dPr>
          <m:e>
            <m:acc>
              <m:accPr>
                <m:chr m:val="̅"/>
                <m:ctrlPr>
                  <w:del w:id="786" w:author="Grant Adams" w:date="2021-06-07T14:28:00Z">
                    <w:rPr>
                      <w:rFonts w:ascii="Cambria Math" w:hAnsi="Cambria Math" w:cs="Times New Roman"/>
                      <w:i/>
                      <w:lang w:val="en-GB"/>
                    </w:rPr>
                  </w:del>
                </m:ctrlPr>
              </m:accPr>
              <m:e>
                <m:r>
                  <w:del w:id="787" w:author="Grant Adams" w:date="2021-06-07T14:28:00Z">
                    <w:rPr>
                      <w:rFonts w:ascii="Cambria Math" w:hAnsi="Cambria Math" w:cs="Times New Roman"/>
                      <w:lang w:val="en-GB"/>
                    </w:rPr>
                    <m:t>D</m:t>
                  </w:del>
                </m:r>
              </m:e>
            </m:acc>
          </m:e>
        </m:d>
      </m:oMath>
      <w:del w:id="788" w:author="Grant Adams" w:date="2021-06-07T14:28:00Z">
        <w:r w:rsidR="00F45DDF" w:rsidRPr="00F45DDF" w:rsidDel="00D37CFE">
          <w:rPr>
            <w:rFonts w:ascii="Times New Roman" w:hAnsi="Times New Roman" w:cs="Times New Roman"/>
            <w:lang w:val="en-GB"/>
          </w:rPr>
          <w:delText xml:space="preserve">, where </w:delText>
        </w:r>
      </w:del>
      <m:oMath>
        <m:acc>
          <m:accPr>
            <m:chr m:val="̅"/>
            <m:ctrlPr>
              <w:del w:id="789" w:author="Grant Adams" w:date="2021-06-07T14:28:00Z">
                <w:rPr>
                  <w:rFonts w:ascii="Cambria Math" w:hAnsi="Cambria Math" w:cs="Times New Roman"/>
                  <w:i/>
                  <w:lang w:val="en-GB"/>
                </w:rPr>
              </w:del>
            </m:ctrlPr>
          </m:accPr>
          <m:e>
            <m:r>
              <w:del w:id="790" w:author="Grant Adams" w:date="2021-06-07T14:28:00Z">
                <w:rPr>
                  <w:rFonts w:ascii="Cambria Math" w:hAnsi="Cambria Math" w:cs="Times New Roman"/>
                  <w:lang w:val="en-GB"/>
                </w:rPr>
                <m:t>D</m:t>
              </w:del>
            </m:r>
          </m:e>
        </m:acc>
      </m:oMath>
      <w:del w:id="791" w:author="Grant Adams" w:date="2021-06-07T14:28:00Z">
        <w:r w:rsidR="00F45DDF" w:rsidRPr="00F45DDF" w:rsidDel="00D37CFE">
          <w:rPr>
            <w:rFonts w:ascii="Times New Roman" w:hAnsi="Times New Roman" w:cs="Times New Roman"/>
            <w:lang w:val="en-GB"/>
          </w:rPr>
          <w:delText xml:space="preserve"> is the posterior mean of the deviance. </w:delText>
        </w:r>
      </w:del>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del w:id="792" w:author="Grant Adams" w:date="2021-06-07T14:35:00Z">
        <w:r w:rsidR="00A13B18" w:rsidDel="00027F5F">
          <w:rPr>
            <w:rFonts w:ascii="Times New Roman" w:hAnsi="Times New Roman" w:cs="Times New Roman"/>
            <w:color w:val="000000"/>
            <w:lang w:val="en-GB"/>
          </w:rPr>
          <w:delText>T</w:delText>
        </w:r>
        <w:r w:rsidR="009974F0" w:rsidRPr="007F434E" w:rsidDel="00027F5F">
          <w:rPr>
            <w:rFonts w:ascii="Times New Roman" w:hAnsi="Times New Roman" w:cs="Times New Roman"/>
            <w:color w:val="000000"/>
            <w:lang w:val="en-GB"/>
          </w:rPr>
          <w:delText xml:space="preserve">he Bayesian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-value</w:delText>
        </w:r>
        <w:r w:rsidR="0078665B" w:rsidDel="00027F5F">
          <w:rPr>
            <w:rFonts w:ascii="Times New Roman" w:hAnsi="Times New Roman" w:cs="Times New Roman"/>
            <w:color w:val="000000"/>
            <w:lang w:val="en-GB"/>
          </w:rPr>
          <w:delText xml:space="preserve"> was calculated to assess </w:delText>
        </w:r>
        <w:r w:rsidR="009974F0" w:rsidRPr="007F434E" w:rsidDel="00027F5F">
          <w:rPr>
            <w:rFonts w:ascii="Times New Roman" w:hAnsi="Times New Roman" w:cs="Times New Roman"/>
            <w:color w:val="000000"/>
            <w:lang w:val="en-GB"/>
          </w:rPr>
          <w:delText xml:space="preserve">the probability that the </w:delText>
        </w:r>
        <w:r w:rsidR="000C2B71" w:rsidRPr="000C2B71" w:rsidDel="00027F5F">
          <w:rPr>
            <w:rFonts w:ascii="Times New Roman" w:hAnsi="Times New Roman" w:cs="Times New Roman"/>
            <w:color w:val="000000"/>
            <w:lang w:val="en-GB"/>
          </w:rPr>
          <w:delText>posterior predictive</w:delText>
        </w:r>
        <w:r w:rsidR="000C2B71" w:rsidDel="00027F5F">
          <w:rPr>
            <w:rFonts w:ascii="Times New Roman" w:hAnsi="Times New Roman" w:cs="Times New Roman"/>
            <w:color w:val="000000"/>
            <w:lang w:val="en-GB"/>
          </w:rPr>
          <w:delText xml:space="preserve"> </w:delText>
        </w:r>
        <w:r w:rsidR="000C2B71" w:rsidRPr="000C2B71" w:rsidDel="00027F5F">
          <w:rPr>
            <w:rFonts w:ascii="Times New Roman" w:hAnsi="Times New Roman" w:cs="Times New Roman"/>
            <w:color w:val="000000"/>
            <w:lang w:val="en-GB"/>
          </w:rPr>
          <w:delText>replicates</w:delText>
        </w:r>
        <w:r w:rsidR="009974F0" w:rsidRPr="007F434E" w:rsidDel="00027F5F">
          <w:rPr>
            <w:rFonts w:ascii="Times New Roman" w:hAnsi="Times New Roman" w:cs="Times New Roman"/>
            <w:color w:val="000000"/>
            <w:lang w:val="en-GB"/>
          </w:rPr>
          <w:delText xml:space="preserve"> could be as extreme as or more </w:delText>
        </w:r>
        <w:r w:rsidR="00570AE3" w:rsidDel="00027F5F">
          <w:rPr>
            <w:rFonts w:ascii="Times New Roman" w:hAnsi="Times New Roman" w:cs="Times New Roman"/>
            <w:color w:val="000000"/>
            <w:lang w:val="en-GB"/>
          </w:rPr>
          <w:delText xml:space="preserve">so </w:delText>
        </w:r>
        <w:r w:rsidR="009974F0" w:rsidRPr="007F434E" w:rsidDel="00027F5F">
          <w:rPr>
            <w:rFonts w:ascii="Times New Roman" w:hAnsi="Times New Roman" w:cs="Times New Roman"/>
            <w:color w:val="000000"/>
            <w:lang w:val="en-GB"/>
          </w:rPr>
          <w:delText>than the observed data</w:delText>
        </w:r>
        <w:r w:rsidR="00D113F3" w:rsidDel="00027F5F">
          <w:rPr>
            <w:rFonts w:ascii="Times New Roman" w:hAnsi="Times New Roman" w:cs="Times New Roman"/>
            <w:color w:val="000000"/>
            <w:lang w:val="en-GB"/>
          </w:rPr>
          <w:delText xml:space="preserve"> </w:delText>
        </w:r>
        <w:r w:rsidR="00B34879" w:rsidDel="00027F5F">
          <w:rPr>
            <w:rFonts w:ascii="Times New Roman" w:hAnsi="Times New Roman" w:cs="Times New Roman"/>
            <w:color w:val="000000"/>
            <w:lang w:val="en-GB"/>
          </w:rPr>
          <w:delText>[</w:delText>
        </w:r>
        <w:r w:rsidR="00242C6F" w:rsidDel="00027F5F">
          <w:rPr>
            <w:rFonts w:ascii="Times New Roman" w:hAnsi="Times New Roman" w:cs="Times New Roman"/>
            <w:color w:val="000000"/>
            <w:lang w:val="en-GB"/>
          </w:rPr>
          <w:delText>105</w:delText>
        </w:r>
        <w:r w:rsidR="00B34879" w:rsidDel="00027F5F">
          <w:rPr>
            <w:rFonts w:ascii="Times New Roman" w:hAnsi="Times New Roman" w:cs="Times New Roman"/>
            <w:color w:val="000000"/>
            <w:lang w:val="en-GB"/>
          </w:rPr>
          <w:delText>]</w:delText>
        </w:r>
        <w:r w:rsidR="009974F0" w:rsidRPr="007F434E" w:rsidDel="00027F5F">
          <w:rPr>
            <w:rFonts w:ascii="Times New Roman" w:hAnsi="Times New Roman" w:cs="Times New Roman"/>
            <w:color w:val="000000"/>
            <w:lang w:val="en-GB"/>
          </w:rPr>
          <w:delText xml:space="preserve">. We assumed a reasonable fit if 0.1 &lt;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 xml:space="preserve">-value &lt; 0.9. </w:delText>
        </w:r>
        <w:r w:rsidR="00237DD6" w:rsidDel="00027F5F">
          <w:rPr>
            <w:rFonts w:ascii="Times New Roman" w:hAnsi="Times New Roman" w:cs="Times New Roman"/>
            <w:color w:val="000000"/>
            <w:lang w:val="en-GB"/>
          </w:rPr>
          <w:delText>For</w:delText>
        </w:r>
        <w:r w:rsidR="007747F3" w:rsidRPr="007747F3" w:rsidDel="00027F5F">
          <w:rPr>
            <w:rFonts w:ascii="Times New Roman" w:hAnsi="Times New Roman" w:cs="Times New Roman"/>
            <w:color w:val="000000"/>
            <w:lang w:val="en-GB"/>
          </w:rPr>
          <w:delText xml:space="preserve"> each iteration of the MCMC sampling, the posterior predictive distribution of replicated data</w:delText>
        </w:r>
        <w:r w:rsidR="007747F3" w:rsidDel="00027F5F">
          <w:rPr>
            <w:rFonts w:ascii="Times New Roman" w:hAnsi="Times New Roman" w:cs="Times New Roman"/>
            <w:color w:val="000000"/>
            <w:lang w:val="en-GB"/>
          </w:rPr>
          <w:delText xml:space="preserve"> </w:delText>
        </w:r>
        <w:r w:rsidR="007747F3" w:rsidRPr="007747F3" w:rsidDel="00027F5F">
          <w:rPr>
            <w:rFonts w:ascii="Times New Roman" w:hAnsi="Times New Roman" w:cs="Times New Roman"/>
            <w:color w:val="000000"/>
            <w:lang w:val="en-GB"/>
          </w:rPr>
          <w:delText>w</w:delText>
        </w:r>
        <w:r w:rsidR="00237DD6" w:rsidDel="00027F5F">
          <w:rPr>
            <w:rFonts w:ascii="Times New Roman" w:hAnsi="Times New Roman" w:cs="Times New Roman"/>
            <w:color w:val="000000"/>
            <w:lang w:val="en-GB"/>
          </w:rPr>
          <w:delText>as</w:delText>
        </w:r>
        <w:r w:rsidR="007747F3" w:rsidRPr="007747F3" w:rsidDel="00027F5F">
          <w:rPr>
            <w:rFonts w:ascii="Times New Roman" w:hAnsi="Times New Roman" w:cs="Times New Roman"/>
            <w:color w:val="000000"/>
            <w:lang w:val="en-GB"/>
          </w:rPr>
          <w:delText xml:space="preserve"> computed</w:delText>
        </w:r>
        <w:r w:rsidR="00237DD6" w:rsidDel="00027F5F">
          <w:rPr>
            <w:rFonts w:ascii="Times New Roman" w:hAnsi="Times New Roman" w:cs="Times New Roman"/>
            <w:color w:val="000000"/>
            <w:lang w:val="en-GB"/>
          </w:rPr>
          <w:delText>.</w:delText>
        </w:r>
      </w:del>
    </w:p>
    <w:p w14:paraId="6B1D1C1D" w14:textId="38D5693B" w:rsidR="00CB4ADC" w:rsidRPr="00750CEE" w:rsidRDefault="00D5397C">
      <w:pPr>
        <w:autoSpaceDE w:val="0"/>
        <w:autoSpaceDN w:val="0"/>
        <w:adjustRightInd w:val="0"/>
        <w:spacing w:after="0" w:line="360" w:lineRule="auto"/>
        <w:ind w:firstLine="284"/>
        <w:rPr>
          <w:rFonts w:ascii="Times New Roman" w:hAnsi="Times New Roman" w:cs="Times New Roman"/>
          <w:color w:val="000000"/>
          <w:lang w:val="en-GB"/>
        </w:rPr>
      </w:pPr>
      <w:del w:id="793" w:author="Grant Adams" w:date="2021-06-07T14:35:00Z">
        <w:r w:rsidRPr="00D5397C" w:rsidDel="00027F5F">
          <w:rPr>
            <w:rFonts w:ascii="Times New Roman" w:hAnsi="Times New Roman" w:cs="Times New Roman"/>
            <w:color w:val="000000"/>
            <w:lang w:val="en-GB"/>
          </w:rPr>
          <w:delText>After the Bayesian analysis of each model,</w:delText>
        </w:r>
        <w:r w:rsidDel="00027F5F">
          <w:rPr>
            <w:rFonts w:ascii="Times New Roman" w:hAnsi="Times New Roman" w:cs="Times New Roman"/>
            <w:color w:val="000000"/>
            <w:lang w:val="en-GB"/>
          </w:rPr>
          <w:delText xml:space="preserve"> </w:delText>
        </w:r>
      </w:del>
      <w:ins w:id="794" w:author="Grant Adams" w:date="2021-06-07T14:35:00Z">
        <w:r w:rsidR="00027F5F">
          <w:rPr>
            <w:rFonts w:ascii="Times New Roman" w:hAnsi="Times New Roman" w:cs="Times New Roman"/>
            <w:color w:val="000000"/>
            <w:lang w:val="en-GB"/>
          </w:rPr>
          <w:t>Additionally, w</w:t>
        </w:r>
      </w:ins>
      <w:del w:id="795" w:author="Grant Adams" w:date="2021-06-07T14:35:00Z">
        <w:r w:rsidR="00495F0B" w:rsidDel="00027F5F">
          <w:rPr>
            <w:rFonts w:ascii="Times New Roman" w:hAnsi="Times New Roman" w:cs="Times New Roman"/>
            <w:color w:val="000000"/>
            <w:lang w:val="en-GB"/>
          </w:rPr>
          <w:delText>w</w:delText>
        </w:r>
      </w:del>
      <w:r w:rsidR="00495F0B">
        <w:rPr>
          <w:rFonts w:ascii="Times New Roman" w:hAnsi="Times New Roman" w:cs="Times New Roman"/>
          <w:color w:val="000000"/>
          <w:lang w:val="en-GB"/>
        </w:rPr>
        <w:t xml:space="preserve">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commentRangeStart w:id="796"/>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commentRangeEnd w:id="796"/>
      <w:r w:rsidR="00643088">
        <w:rPr>
          <w:rStyle w:val="CommentReference"/>
        </w:rPr>
        <w:commentReference w:id="796"/>
      </w:r>
      <w:r w:rsidR="00731873" w:rsidRPr="00731873">
        <w:rPr>
          <w:rFonts w:ascii="Times New Roman" w:hAnsi="Times New Roman" w:cs="Times New Roman"/>
          <w:color w:val="000000"/>
          <w:lang w:val="en-GB"/>
        </w:rPr>
        <w:t xml:space="preserve">The </w:t>
      </w:r>
      <w:del w:id="797" w:author="Grant Adams" w:date="2021-06-07T14:30:00Z">
        <w:r w:rsidR="00731873" w:rsidRPr="00731873" w:rsidDel="00ED5FB5">
          <w:rPr>
            <w:rFonts w:ascii="Times New Roman" w:hAnsi="Times New Roman" w:cs="Times New Roman"/>
            <w:color w:val="000000"/>
            <w:lang w:val="en-GB"/>
          </w:rPr>
          <w:delText>mean values of the</w:delText>
        </w:r>
        <w:r w:rsidR="00731873" w:rsidDel="00ED5FB5">
          <w:rPr>
            <w:rFonts w:ascii="Times New Roman" w:hAnsi="Times New Roman" w:cs="Times New Roman"/>
            <w:color w:val="000000"/>
            <w:lang w:val="en-GB"/>
          </w:rPr>
          <w:delText xml:space="preserve"> </w:delText>
        </w:r>
      </w:del>
      <w:r w:rsidR="00731873" w:rsidRPr="00731873">
        <w:rPr>
          <w:rFonts w:ascii="Times New Roman" w:hAnsi="Times New Roman" w:cs="Times New Roman"/>
          <w:color w:val="000000"/>
          <w:lang w:val="en-GB"/>
        </w:rPr>
        <w:t xml:space="preserve">posterior distributions </w:t>
      </w:r>
      <w:del w:id="798" w:author="Grant Adams" w:date="2021-06-07T14:30:00Z">
        <w:r w:rsidR="00731873" w:rsidRPr="00731873" w:rsidDel="00ED5FB5">
          <w:rPr>
            <w:rFonts w:ascii="Times New Roman" w:hAnsi="Times New Roman" w:cs="Times New Roman"/>
            <w:color w:val="000000"/>
            <w:lang w:val="en-GB"/>
          </w:rPr>
          <w:delText xml:space="preserve">of </w:delText>
        </w:r>
        <w:r w:rsidR="009974B8" w:rsidDel="00ED5FB5">
          <w:rPr>
            <w:rFonts w:ascii="Times New Roman" w:hAnsi="Times New Roman" w:cs="Times New Roman"/>
            <w:color w:val="000000"/>
            <w:lang w:val="en-GB"/>
          </w:rPr>
          <w:delText xml:space="preserve">the </w:delText>
        </w:r>
        <w:r w:rsidR="00731873" w:rsidRPr="00731873" w:rsidDel="00ED5FB5">
          <w:rPr>
            <w:rFonts w:ascii="Times New Roman" w:hAnsi="Times New Roman" w:cs="Times New Roman"/>
            <w:color w:val="000000"/>
            <w:lang w:val="en-GB"/>
          </w:rPr>
          <w:delText xml:space="preserve">outcomes </w:delText>
        </w:r>
      </w:del>
      <w:r w:rsidR="00731873" w:rsidRPr="00731873">
        <w:rPr>
          <w:rFonts w:ascii="Times New Roman" w:hAnsi="Times New Roman" w:cs="Times New Roman"/>
          <w:color w:val="000000"/>
          <w:lang w:val="en-GB"/>
        </w:rPr>
        <w:t>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del w:id="799" w:author="Grant Adams" w:date="2021-06-07T14:31:00Z">
        <w:r w:rsidR="00731873" w:rsidRPr="00731873" w:rsidDel="00ED5FB5">
          <w:rPr>
            <w:rFonts w:ascii="Times New Roman" w:hAnsi="Times New Roman" w:cs="Times New Roman"/>
            <w:color w:val="000000"/>
            <w:lang w:val="en-GB"/>
          </w:rPr>
          <w:delText xml:space="preserve">weighted </w:delText>
        </w:r>
      </w:del>
      <w:ins w:id="800" w:author="Grant Adams" w:date="2021-06-07T14:31:00Z">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ins>
      <w:del w:id="801" w:author="Grant Adams" w:date="2021-06-07T14:32:00Z">
        <w:r w:rsidR="005905B4" w:rsidDel="00ED5FB5">
          <w:rPr>
            <w:rFonts w:ascii="Times New Roman" w:hAnsi="Times New Roman" w:cs="Times New Roman"/>
            <w:color w:val="000000"/>
            <w:lang w:val="en-GB"/>
          </w:rPr>
          <w:delText xml:space="preserve">on the basis of </w:delText>
        </w:r>
        <w:r w:rsidR="00731873" w:rsidRPr="00731873" w:rsidDel="00ED5FB5">
          <w:rPr>
            <w:rFonts w:ascii="Times New Roman" w:hAnsi="Times New Roman" w:cs="Times New Roman"/>
            <w:color w:val="000000"/>
            <w:lang w:val="en-GB"/>
          </w:rPr>
          <w:delText xml:space="preserve">their </w:delText>
        </w:r>
        <w:r w:rsidR="007B599F" w:rsidRPr="00F45DDF" w:rsidDel="00ED5FB5">
          <w:rPr>
            <w:rFonts w:ascii="Times New Roman" w:hAnsi="Times New Roman" w:cs="Times New Roman"/>
            <w:i/>
            <w:color w:val="000000"/>
            <w:lang w:val="en-GB"/>
          </w:rPr>
          <w:delText>DIC</w:delText>
        </w:r>
        <w:r w:rsidR="00761C9A" w:rsidDel="00ED5FB5">
          <w:rPr>
            <w:rFonts w:ascii="Times New Roman" w:hAnsi="Times New Roman" w:cs="Times New Roman"/>
            <w:iCs/>
            <w:color w:val="000000"/>
            <w:lang w:val="en-GB"/>
          </w:rPr>
          <w:delText>s</w:delText>
        </w:r>
      </w:del>
      <w:ins w:id="802" w:author="Grant Adams" w:date="2021-06-07T14:32:00Z">
        <w:r w:rsidR="00ED5FB5">
          <w:rPr>
            <w:rFonts w:ascii="Times New Roman" w:hAnsi="Times New Roman" w:cs="Times New Roman"/>
            <w:color w:val="000000"/>
            <w:lang w:val="en-GB"/>
          </w:rPr>
          <w:t>based on the calculated Bayes factors</w:t>
        </w:r>
      </w:ins>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del w:id="803" w:author="Grant Adams" w:date="2021-06-07T14:32:00Z">
        <w:r w:rsidR="00507687" w:rsidRPr="00507687" w:rsidDel="00ED5FB5">
          <w:rPr>
            <w:rFonts w:ascii="Times New Roman" w:hAnsi="Times New Roman" w:cs="Times New Roman"/>
            <w:color w:val="000000"/>
            <w:lang w:val="en-GB"/>
          </w:rPr>
          <w:delText xml:space="preserve">According to the </w:delText>
        </w:r>
        <w:r w:rsidR="003E25A3" w:rsidDel="00ED5FB5">
          <w:rPr>
            <w:rFonts w:ascii="Times New Roman" w:hAnsi="Times New Roman" w:cs="Times New Roman"/>
            <w:color w:val="000000"/>
            <w:lang w:val="en-GB"/>
          </w:rPr>
          <w:delText xml:space="preserve">resulting </w:delText>
        </w:r>
        <w:r w:rsidR="00507687" w:rsidRPr="00507687" w:rsidDel="00ED5FB5">
          <w:rPr>
            <w:rFonts w:ascii="Times New Roman" w:hAnsi="Times New Roman" w:cs="Times New Roman"/>
            <w:color w:val="000000"/>
            <w:lang w:val="en-GB"/>
          </w:rPr>
          <w:delText xml:space="preserve">weight of each model, the corresponding proportion of the posterior MCMC runs from each model </w:delText>
        </w:r>
        <w:r w:rsidR="0084140F" w:rsidDel="00ED5FB5">
          <w:rPr>
            <w:rFonts w:ascii="Times New Roman" w:hAnsi="Times New Roman" w:cs="Times New Roman"/>
            <w:color w:val="000000"/>
            <w:lang w:val="en-GB"/>
          </w:rPr>
          <w:delText xml:space="preserve">were selected </w:delText>
        </w:r>
        <w:r w:rsidR="004A479A" w:rsidRPr="00507687" w:rsidDel="00ED5FB5">
          <w:rPr>
            <w:rFonts w:ascii="Times New Roman" w:hAnsi="Times New Roman" w:cs="Times New Roman"/>
            <w:color w:val="000000"/>
            <w:lang w:val="en-GB"/>
          </w:rPr>
          <w:delText xml:space="preserve">randomly </w:delText>
        </w:r>
        <w:r w:rsidR="00507687" w:rsidRPr="00507687" w:rsidDel="00ED5FB5">
          <w:rPr>
            <w:rFonts w:ascii="Times New Roman" w:hAnsi="Times New Roman" w:cs="Times New Roman"/>
            <w:color w:val="000000"/>
            <w:lang w:val="en-GB"/>
          </w:rPr>
          <w:delText xml:space="preserve">and then all the selected posterior MCMC runs </w:delText>
        </w:r>
        <w:r w:rsidR="004A479A" w:rsidRPr="00507687" w:rsidDel="00ED5FB5">
          <w:rPr>
            <w:rFonts w:ascii="Times New Roman" w:hAnsi="Times New Roman" w:cs="Times New Roman"/>
            <w:color w:val="000000"/>
            <w:lang w:val="en-GB"/>
          </w:rPr>
          <w:delText xml:space="preserve">combined </w:delText>
        </w:r>
        <w:r w:rsidR="004A479A" w:rsidDel="00ED5FB5">
          <w:rPr>
            <w:rFonts w:ascii="Times New Roman" w:hAnsi="Times New Roman" w:cs="Times New Roman"/>
            <w:color w:val="000000"/>
            <w:lang w:val="en-GB"/>
          </w:rPr>
          <w:delText xml:space="preserve">to give </w:delText>
        </w:r>
        <w:r w:rsidR="00507687" w:rsidRPr="00507687" w:rsidDel="00ED5FB5">
          <w:rPr>
            <w:rFonts w:ascii="Times New Roman" w:hAnsi="Times New Roman" w:cs="Times New Roman"/>
            <w:color w:val="000000"/>
            <w:lang w:val="en-GB"/>
          </w:rPr>
          <w:delText>the model-averaged MCMC. When weighting the models, models with</w:delText>
        </w:r>
        <w:r w:rsidR="00750DA9" w:rsidDel="00ED5FB5">
          <w:rPr>
            <w:rFonts w:ascii="Times New Roman" w:hAnsi="Times New Roman" w:cs="Times New Roman"/>
            <w:color w:val="000000"/>
            <w:lang w:val="en-GB"/>
          </w:rPr>
          <w:delText xml:space="preserve"> </w:delText>
        </w:r>
      </w:del>
      <m:oMath>
        <m:r>
          <w:del w:id="804" w:author="Grant Adams" w:date="2021-06-07T14:32:00Z">
            <w:rPr>
              <w:rFonts w:ascii="Cambria Math" w:hAnsi="Cambria Math" w:cs="Times New Roman"/>
              <w:color w:val="000000"/>
              <w:lang w:val="en-GB"/>
            </w:rPr>
            <m:t>∆</m:t>
          </w:del>
        </m:r>
      </m:oMath>
      <w:del w:id="805" w:author="Grant Adams" w:date="2021-06-07T14:32:00Z">
        <w:r w:rsidR="007B599F" w:rsidRPr="00F45DDF" w:rsidDel="00ED5FB5">
          <w:rPr>
            <w:rFonts w:ascii="Times New Roman" w:hAnsi="Times New Roman" w:cs="Times New Roman"/>
            <w:i/>
            <w:color w:val="000000"/>
            <w:lang w:val="en-GB"/>
          </w:rPr>
          <w:delText>DIC</w:delText>
        </w:r>
        <w:r w:rsidR="007B599F" w:rsidRPr="00507687" w:rsidDel="00ED5FB5">
          <w:rPr>
            <w:rFonts w:ascii="Times New Roman" w:hAnsi="Times New Roman" w:cs="Times New Roman"/>
            <w:color w:val="000000"/>
            <w:lang w:val="en-GB"/>
          </w:rPr>
          <w:delText xml:space="preserve"> </w:delText>
        </w:r>
        <w:r w:rsidR="00507687" w:rsidRPr="00507687" w:rsidDel="00ED5FB5">
          <w:rPr>
            <w:rFonts w:ascii="Times New Roman" w:hAnsi="Times New Roman" w:cs="Times New Roman"/>
            <w:color w:val="000000"/>
            <w:lang w:val="en-GB"/>
          </w:rPr>
          <w:delText xml:space="preserve">larger than </w:delText>
        </w:r>
        <w:r w:rsidR="00D060C4" w:rsidDel="00ED5FB5">
          <w:rPr>
            <w:rFonts w:ascii="Times New Roman" w:hAnsi="Times New Roman" w:cs="Times New Roman"/>
            <w:color w:val="000000"/>
            <w:lang w:val="en-GB"/>
          </w:rPr>
          <w:delText>5</w:delText>
        </w:r>
        <w:r w:rsidR="00507687" w:rsidRPr="00507687" w:rsidDel="00ED5FB5">
          <w:rPr>
            <w:rFonts w:ascii="Times New Roman" w:hAnsi="Times New Roman" w:cs="Times New Roman"/>
            <w:color w:val="000000"/>
            <w:lang w:val="en-GB"/>
          </w:rPr>
          <w:delText xml:space="preserve"> were ruled out because of the extremely small weight </w:delText>
        </w:r>
        <w:r w:rsidR="00072AF9" w:rsidDel="00ED5FB5">
          <w:rPr>
            <w:rFonts w:ascii="Times New Roman" w:hAnsi="Times New Roman" w:cs="Times New Roman"/>
            <w:color w:val="000000"/>
            <w:lang w:val="en-GB"/>
          </w:rPr>
          <w:delText>[</w:delText>
        </w:r>
        <w:r w:rsidR="00531046" w:rsidDel="00ED5FB5">
          <w:rPr>
            <w:rFonts w:ascii="Times New Roman" w:hAnsi="Times New Roman" w:cs="Times New Roman"/>
            <w:color w:val="000000"/>
            <w:lang w:val="en-GB"/>
          </w:rPr>
          <w:delText>104</w:delText>
        </w:r>
        <w:r w:rsidR="00072AF9" w:rsidDel="00ED5FB5">
          <w:rPr>
            <w:rFonts w:ascii="Times New Roman" w:hAnsi="Times New Roman" w:cs="Times New Roman"/>
            <w:color w:val="000000"/>
            <w:lang w:val="en-GB"/>
          </w:rPr>
          <w:delText>]</w:delText>
        </w:r>
        <w:r w:rsidR="00507687" w:rsidRPr="00507687" w:rsidDel="00ED5FB5">
          <w:rPr>
            <w:rFonts w:ascii="Times New Roman" w:hAnsi="Times New Roman" w:cs="Times New Roman"/>
            <w:color w:val="000000"/>
            <w:lang w:val="en-GB"/>
          </w:rPr>
          <w:delText>.</w:delText>
        </w:r>
        <w:r w:rsidR="00750CEE" w:rsidDel="00ED5FB5">
          <w:rPr>
            <w:rFonts w:ascii="Times New Roman" w:hAnsi="Times New Roman" w:cs="Times New Roman"/>
            <w:color w:val="000000"/>
            <w:lang w:val="en-GB"/>
          </w:rPr>
          <w:delText xml:space="preserve"> </w:delText>
        </w:r>
      </w:del>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64063E16"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806"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807" w:author="Grant Adams" w:date="2021-06-10T16:04:00Z">
        <w:r w:rsidR="00012111">
          <w:rPr>
            <w:rFonts w:ascii="Times New Roman" w:hAnsi="Times New Roman" w:cs="Times New Roman"/>
            <w:color w:val="000000"/>
            <w:lang w:val="en-GB"/>
          </w:rPr>
          <w:t xml:space="preserve">nine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w:t>
      </w:r>
      <w:ins w:id="808" w:author="Grant Adams" w:date="2021-06-10T16:05:00Z">
        <w:r w:rsidR="00012111">
          <w:rPr>
            <w:rFonts w:ascii="Times New Roman" w:hAnsi="Times New Roman" w:cs="Times New Roman"/>
            <w:color w:val="000000"/>
            <w:lang w:val="en-GB"/>
          </w:rPr>
          <w:t xml:space="preserve">le </w:t>
        </w:r>
      </w:ins>
      <w:del w:id="809" w:author="Grant Adams" w:date="2021-06-10T16:05:00Z">
        <w:r w:rsidR="003D5D26" w:rsidDel="00012111">
          <w:rPr>
            <w:rFonts w:ascii="Times New Roman" w:hAnsi="Times New Roman" w:cs="Times New Roman"/>
            <w:color w:val="000000"/>
            <w:lang w:val="en-GB"/>
          </w:rPr>
          <w:delText>le S</w:delText>
        </w:r>
      </w:del>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w:t>
      </w:r>
      <w:ins w:id="810" w:author="Grant Adams" w:date="2021-06-10T16:05:00Z">
        <w:r w:rsidR="00012111">
          <w:rPr>
            <w:rFonts w:ascii="Times New Roman" w:hAnsi="Times New Roman" w:cs="Times New Roman"/>
            <w:color w:val="000000"/>
            <w:lang w:val="en-GB"/>
          </w:rPr>
          <w:t>2</w:t>
        </w:r>
      </w:ins>
      <w:del w:id="811" w:author="Grant Adams" w:date="2021-06-10T16:05:00Z">
        <w:r w:rsidR="005D62C2" w:rsidDel="00012111">
          <w:rPr>
            <w:rFonts w:ascii="Times New Roman" w:hAnsi="Times New Roman" w:cs="Times New Roman"/>
            <w:color w:val="000000"/>
            <w:lang w:val="en-GB"/>
          </w:rPr>
          <w:delText>4</w:delText>
        </w:r>
      </w:del>
      <w:r w:rsidR="005D62C2">
        <w:rPr>
          <w:rFonts w:ascii="Times New Roman" w:hAnsi="Times New Roman" w:cs="Times New Roman"/>
          <w:color w:val="000000"/>
          <w:lang w:val="en-GB"/>
        </w:rPr>
        <w:t xml:space="preserve"> </w:t>
      </w:r>
      <w:r w:rsidR="007C2A88">
        <w:rPr>
          <w:rFonts w:ascii="Times New Roman" w:hAnsi="Times New Roman" w:cs="Times New Roman"/>
          <w:color w:val="000000"/>
          <w:lang w:val="en-GB"/>
        </w:rPr>
        <w:t>(</w:t>
      </w:r>
      <w:del w:id="812" w:author="Grant Adams" w:date="2021-06-10T16:05:00Z">
        <w:r w:rsidR="007C2A88" w:rsidDel="00012111">
          <w:rPr>
            <w:rFonts w:ascii="Times New Roman" w:hAnsi="Times New Roman" w:cs="Times New Roman"/>
            <w:color w:val="000000"/>
            <w:lang w:val="en-GB"/>
          </w:rPr>
          <w:delText xml:space="preserve">Weight </w:delText>
        </w:r>
      </w:del>
      <w:ins w:id="813" w:author="Grant Adams" w:date="2021-06-10T16:05:00Z">
        <w:r w:rsidR="00012111">
          <w:rPr>
            <w:rFonts w:ascii="Times New Roman" w:hAnsi="Times New Roman" w:cs="Times New Roman"/>
            <w:color w:val="000000"/>
            <w:lang w:val="en-GB"/>
          </w:rPr>
          <w:t xml:space="preserve">Bayes Factor </w:t>
        </w:r>
      </w:ins>
      <w:r w:rsidR="007C2A88">
        <w:rPr>
          <w:rFonts w:ascii="Times New Roman" w:hAnsi="Times New Roman" w:cs="Times New Roman"/>
          <w:color w:val="000000"/>
          <w:lang w:val="en-GB"/>
        </w:rPr>
        <w:t xml:space="preserve">= </w:t>
      </w:r>
      <w:r w:rsidR="007C2A88" w:rsidRPr="007C2A88">
        <w:rPr>
          <w:rFonts w:ascii="Times New Roman" w:hAnsi="Times New Roman" w:cs="Times New Roman"/>
          <w:color w:val="000000"/>
          <w:lang w:val="en-US"/>
        </w:rPr>
        <w:t>0.</w:t>
      </w:r>
      <w:ins w:id="814" w:author="Grant Adams" w:date="2021-06-10T16:05:00Z">
        <w:r w:rsidR="00012111">
          <w:rPr>
            <w:rFonts w:ascii="Times New Roman" w:hAnsi="Times New Roman" w:cs="Times New Roman"/>
            <w:color w:val="000000"/>
            <w:lang w:val="en-US"/>
          </w:rPr>
          <w:t>8</w:t>
        </w:r>
      </w:ins>
      <w:del w:id="815" w:author="Grant Adams" w:date="2021-06-10T16:05:00Z">
        <w:r w:rsidR="007C2A88" w:rsidRPr="007C2A88" w:rsidDel="00012111">
          <w:rPr>
            <w:rFonts w:ascii="Times New Roman" w:hAnsi="Times New Roman" w:cs="Times New Roman"/>
            <w:color w:val="000000"/>
            <w:lang w:val="en-US"/>
          </w:rPr>
          <w:delText>9</w:delText>
        </w:r>
      </w:del>
      <w:ins w:id="816" w:author="Grant Adams" w:date="2021-06-10T16:05:00Z">
        <w:r w:rsidR="00012111">
          <w:rPr>
            <w:rFonts w:ascii="Times New Roman" w:hAnsi="Times New Roman" w:cs="Times New Roman"/>
            <w:color w:val="000000"/>
            <w:lang w:val="en-US"/>
          </w:rPr>
          <w:t>8</w:t>
        </w:r>
      </w:ins>
      <w:del w:id="817" w:author="Grant Adams" w:date="2021-06-10T16:05:00Z">
        <w:r w:rsidR="007C2A88" w:rsidRPr="007C2A88" w:rsidDel="00012111">
          <w:rPr>
            <w:rFonts w:ascii="Times New Roman" w:hAnsi="Times New Roman" w:cs="Times New Roman"/>
            <w:color w:val="000000"/>
            <w:lang w:val="en-US"/>
          </w:rPr>
          <w:delText>9</w:delText>
        </w:r>
      </w:del>
      <w:r w:rsidR="007C2A88">
        <w:rPr>
          <w:rFonts w:ascii="Times New Roman" w:hAnsi="Times New Roman" w:cs="Times New Roman"/>
          <w:color w:val="000000"/>
          <w:lang w:val="en-US"/>
        </w:rPr>
        <w:t>)</w:t>
      </w:r>
      <w:ins w:id="818" w:author="Grant Adams" w:date="2021-06-10T16:59:00Z">
        <w:r w:rsidR="0039285E">
          <w:rPr>
            <w:rFonts w:ascii="Times New Roman" w:hAnsi="Times New Roman" w:cs="Times New Roman"/>
            <w:color w:val="000000"/>
            <w:lang w:val="en-US"/>
          </w:rPr>
          <w:t>, which had the greatest prior range of process error</w:t>
        </w:r>
      </w:ins>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proofErr w:type="spellStart"/>
      <w:r w:rsidR="0034684B">
        <w:rPr>
          <w:rFonts w:ascii="Times New Roman" w:hAnsi="Times New Roman" w:cs="Times New Roman"/>
          <w:color w:val="000000"/>
          <w:lang w:val="en-GB"/>
        </w:rPr>
        <w:t>stimated</w:t>
      </w:r>
      <w:proofErr w:type="spellEnd"/>
      <w:r w:rsidR="0034684B">
        <w:rPr>
          <w:rFonts w:ascii="Times New Roman" w:hAnsi="Times New Roman" w:cs="Times New Roman"/>
          <w:color w:val="000000"/>
          <w:lang w:val="en-GB"/>
        </w:rPr>
        <w:t xml:space="preserve">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w:t>
      </w:r>
      <w:r w:rsidR="003002D0" w:rsidRPr="00E124F7">
        <w:rPr>
          <w:rFonts w:ascii="Times New Roman" w:hAnsi="Times New Roman" w:cs="Times New Roman"/>
          <w:color w:val="000000"/>
          <w:lang w:val="en-GB"/>
        </w:rPr>
        <w:lastRenderedPageBreak/>
        <w:t xml:space="preserve">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 xml:space="preserve">to be </w:t>
      </w:r>
      <w:del w:id="819" w:author="Grant Adams" w:date="2021-06-10T16:06:00Z">
        <w:r w:rsidR="00033C9D" w:rsidRPr="00033C9D" w:rsidDel="00012111">
          <w:rPr>
            <w:rFonts w:ascii="Times New Roman" w:hAnsi="Times New Roman" w:cs="Times New Roman"/>
            <w:color w:val="000000"/>
            <w:lang w:val="en-GB"/>
          </w:rPr>
          <w:delText xml:space="preserve">slightly </w:delText>
        </w:r>
      </w:del>
      <w:r w:rsidR="00033C9D" w:rsidRPr="00033C9D">
        <w:rPr>
          <w:rFonts w:ascii="Times New Roman" w:hAnsi="Times New Roman" w:cs="Times New Roman"/>
          <w:color w:val="000000"/>
          <w:lang w:val="en-GB"/>
        </w:rPr>
        <w:t>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w:t>
      </w:r>
      <w:ins w:id="820" w:author="Grant Adams" w:date="2021-06-10T16:06:00Z">
        <w:r w:rsidR="00012111">
          <w:rPr>
            <w:rFonts w:ascii="Times New Roman" w:hAnsi="Times New Roman" w:cs="Times New Roman"/>
            <w:color w:val="000000"/>
            <w:lang w:val="en-GB"/>
          </w:rPr>
          <w:t xml:space="preserve">median model-averaged </w:t>
        </w:r>
      </w:ins>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ins w:id="821" w:author="Grant Adams" w:date="2021-06-10T16:07:00Z">
        <w:r w:rsidR="00012111">
          <w:rPr>
            <w:rFonts w:ascii="Times New Roman" w:hAnsi="Times New Roman" w:cs="Times New Roman"/>
            <w:color w:val="000000"/>
            <w:lang w:val="en-GB"/>
          </w:rPr>
          <w:t>8</w:t>
        </w:r>
      </w:ins>
      <w:del w:id="822" w:author="Grant Adams" w:date="2021-06-10T16:07:00Z">
        <w:r w:rsidR="00F112FA" w:rsidRPr="00E54C9C" w:rsidDel="00012111">
          <w:rPr>
            <w:rFonts w:ascii="Times New Roman" w:hAnsi="Times New Roman" w:cs="Times New Roman"/>
            <w:color w:val="000000"/>
            <w:lang w:val="en-GB"/>
          </w:rPr>
          <w:delText>7</w:delText>
        </w:r>
      </w:del>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7594F10E"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del w:id="823" w:author="Grant Adams" w:date="2021-06-10T16:07:00Z">
        <w:r w:rsidR="006F6380" w:rsidRPr="00707358" w:rsidDel="00012111">
          <w:rPr>
            <w:rFonts w:ascii="Times New Roman" w:hAnsi="Times New Roman" w:cs="Times New Roman"/>
            <w:color w:val="000000"/>
            <w:lang w:val="en-GB"/>
          </w:rPr>
          <w:delText xml:space="preserve">The estimated states were </w:delText>
        </w:r>
        <w:r w:rsidR="00354C2A" w:rsidRPr="00707358" w:rsidDel="00012111">
          <w:rPr>
            <w:rFonts w:ascii="Times New Roman" w:hAnsi="Times New Roman" w:cs="Times New Roman"/>
            <w:color w:val="000000"/>
            <w:lang w:val="en-GB"/>
          </w:rPr>
          <w:delText xml:space="preserve">also </w:delText>
        </w:r>
        <w:r w:rsidR="006F6380" w:rsidRPr="00707358" w:rsidDel="00012111">
          <w:rPr>
            <w:rFonts w:ascii="Times New Roman" w:hAnsi="Times New Roman" w:cs="Times New Roman"/>
            <w:color w:val="000000"/>
            <w:lang w:val="en-GB"/>
          </w:rPr>
          <w:delText xml:space="preserve">compared with abundance data not included in the modelling procedure. All past and current values were well captured by the model (Fig. </w:delText>
        </w:r>
        <w:r w:rsidR="00036354" w:rsidRPr="00707358" w:rsidDel="00012111">
          <w:rPr>
            <w:rFonts w:ascii="Times New Roman" w:hAnsi="Times New Roman" w:cs="Times New Roman"/>
            <w:color w:val="000000"/>
            <w:lang w:val="en-GB"/>
          </w:rPr>
          <w:delText>3</w:delText>
        </w:r>
        <w:r w:rsidR="006F6380" w:rsidRPr="00707358" w:rsidDel="00012111">
          <w:rPr>
            <w:rFonts w:ascii="Times New Roman" w:hAnsi="Times New Roman" w:cs="Times New Roman"/>
            <w:color w:val="000000"/>
            <w:lang w:val="en-GB"/>
          </w:rPr>
          <w:delText xml:space="preserve">). </w:delText>
        </w:r>
      </w:del>
    </w:p>
    <w:p w14:paraId="34A9F495" w14:textId="10EA7B10"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del w:id="824" w:author="Grant Adams" w:date="2021-06-10T16:08:00Z">
        <w:r w:rsidR="0076490B" w:rsidRPr="00B17E1E" w:rsidDel="00012111">
          <w:rPr>
            <w:rFonts w:ascii="Times New Roman" w:hAnsi="Times New Roman" w:cs="Times New Roman"/>
            <w:color w:val="000000"/>
            <w:lang w:val="en-GB"/>
          </w:rPr>
          <w:delText>3</w:delText>
        </w:r>
        <w:r w:rsidR="00FC4D1E" w:rsidDel="00012111">
          <w:rPr>
            <w:rFonts w:ascii="Times New Roman" w:hAnsi="Times New Roman" w:cs="Times New Roman"/>
            <w:color w:val="000000"/>
            <w:lang w:val="en-GB"/>
          </w:rPr>
          <w:delText>2</w:delText>
        </w:r>
      </w:del>
      <w:ins w:id="825" w:author="Grant Adams" w:date="2021-06-10T16:08:00Z">
        <w:r w:rsidR="00012111">
          <w:rPr>
            <w:rFonts w:ascii="Times New Roman" w:hAnsi="Times New Roman" w:cs="Times New Roman"/>
            <w:color w:val="000000"/>
            <w:lang w:val="en-GB"/>
          </w:rPr>
          <w:t>59</w:t>
        </w:r>
      </w:ins>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ins w:id="826" w:author="Grant Adams" w:date="2021-06-10T16:07:00Z">
        <w:r w:rsidR="00012111">
          <w:rPr>
            <w:rFonts w:ascii="Times New Roman" w:hAnsi="Times New Roman" w:cs="Times New Roman"/>
            <w:color w:val="000000"/>
            <w:lang w:val="en-GB"/>
          </w:rPr>
          <w:t>58</w:t>
        </w:r>
      </w:ins>
      <w:del w:id="827" w:author="Grant Adams" w:date="2021-06-10T16:07:00Z">
        <w:r w:rsidR="002D36ED" w:rsidRPr="00B17E1E" w:rsidDel="00012111">
          <w:rPr>
            <w:rFonts w:ascii="Times New Roman" w:hAnsi="Times New Roman" w:cs="Times New Roman"/>
            <w:color w:val="000000"/>
            <w:lang w:val="en-GB"/>
          </w:rPr>
          <w:delText>3</w:delText>
        </w:r>
        <w:r w:rsidR="004C2154" w:rsidDel="00012111">
          <w:rPr>
            <w:rFonts w:ascii="Times New Roman" w:hAnsi="Times New Roman" w:cs="Times New Roman"/>
            <w:color w:val="000000"/>
            <w:lang w:val="en-GB"/>
          </w:rPr>
          <w:delText>1</w:delText>
        </w:r>
      </w:del>
      <w:r w:rsidR="00123AAC" w:rsidRPr="00B17E1E">
        <w:rPr>
          <w:rFonts w:ascii="Times New Roman" w:hAnsi="Times New Roman" w:cs="Times New Roman"/>
          <w:color w:val="000000"/>
          <w:lang w:val="en-US"/>
        </w:rPr>
        <w:t>,</w:t>
      </w:r>
      <w:del w:id="828" w:author="Grant Adams" w:date="2021-06-10T16:07:00Z">
        <w:r w:rsidR="002D36ED" w:rsidRPr="00B17E1E" w:rsidDel="00012111">
          <w:rPr>
            <w:rFonts w:ascii="Times New Roman" w:hAnsi="Times New Roman" w:cs="Times New Roman"/>
            <w:color w:val="000000"/>
            <w:lang w:val="en-US"/>
          </w:rPr>
          <w:delText>1</w:delText>
        </w:r>
        <w:r w:rsidR="004C2154" w:rsidDel="00012111">
          <w:rPr>
            <w:rFonts w:ascii="Times New Roman" w:hAnsi="Times New Roman" w:cs="Times New Roman"/>
            <w:color w:val="000000"/>
            <w:lang w:val="en-US"/>
          </w:rPr>
          <w:delText>9</w:delText>
        </w:r>
        <w:r w:rsidR="002D36ED" w:rsidRPr="00B17E1E" w:rsidDel="00012111">
          <w:rPr>
            <w:rFonts w:ascii="Times New Roman" w:hAnsi="Times New Roman" w:cs="Times New Roman"/>
            <w:color w:val="000000"/>
            <w:lang w:val="en-US"/>
          </w:rPr>
          <w:delText>0</w:delText>
        </w:r>
      </w:del>
      <w:ins w:id="829" w:author="Grant Adams" w:date="2021-06-10T16:07:00Z">
        <w:r w:rsidR="00012111">
          <w:rPr>
            <w:rFonts w:ascii="Times New Roman" w:hAnsi="Times New Roman" w:cs="Times New Roman"/>
            <w:color w:val="000000"/>
            <w:lang w:val="en-US"/>
          </w:rPr>
          <w:t>680</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del w:id="830" w:author="Grant Adams" w:date="2021-06-10T16:09:00Z">
        <w:r w:rsidR="009F33D9" w:rsidDel="006E61B1">
          <w:rPr>
            <w:rFonts w:ascii="Times New Roman" w:hAnsi="Times New Roman" w:cs="Times New Roman"/>
            <w:color w:val="000000"/>
            <w:lang w:val="en-GB"/>
          </w:rPr>
          <w:delText xml:space="preserve">fewer </w:delText>
        </w:r>
        <w:r w:rsidR="00525247" w:rsidRPr="002F08F7" w:rsidDel="006E61B1">
          <w:rPr>
            <w:rFonts w:ascii="Times New Roman" w:hAnsi="Times New Roman" w:cs="Times New Roman"/>
            <w:color w:val="000000"/>
            <w:lang w:val="en-GB"/>
          </w:rPr>
          <w:delText>than</w:delText>
        </w:r>
      </w:del>
      <w:ins w:id="831" w:author="Grant Adams" w:date="2021-06-10T16:09:00Z">
        <w:r w:rsidR="006E61B1">
          <w:rPr>
            <w:rFonts w:ascii="Times New Roman" w:hAnsi="Times New Roman" w:cs="Times New Roman"/>
            <w:color w:val="000000"/>
            <w:lang w:val="en-GB"/>
          </w:rPr>
          <w:t>close to</w:t>
        </w:r>
      </w:ins>
      <w:r w:rsidR="00525247" w:rsidRPr="002F08F7">
        <w:rPr>
          <w:rFonts w:ascii="Times New Roman" w:hAnsi="Times New Roman" w:cs="Times New Roman"/>
          <w:color w:val="000000"/>
          <w:lang w:val="en-GB"/>
        </w:rPr>
        <w:t xml:space="preserve">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del w:id="832" w:author="Grant Adams" w:date="2021-06-10T16:09:00Z">
        <w:r w:rsidR="006739CD" w:rsidRPr="002F08F7" w:rsidDel="006E61B1">
          <w:rPr>
            <w:rFonts w:ascii="Times New Roman" w:hAnsi="Times New Roman" w:cs="Times New Roman"/>
            <w:color w:val="000000"/>
            <w:lang w:val="en-GB"/>
          </w:rPr>
          <w:delText>330</w:delText>
        </w:r>
      </w:del>
      <w:ins w:id="833" w:author="Grant Adams" w:date="2021-06-10T16:09:00Z">
        <w:r w:rsidR="006E61B1">
          <w:rPr>
            <w:rFonts w:ascii="Times New Roman" w:hAnsi="Times New Roman" w:cs="Times New Roman"/>
            <w:color w:val="000000"/>
            <w:lang w:val="en-GB"/>
          </w:rPr>
          <w:t>1,143</w:t>
        </w:r>
      </w:ins>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w:t>
      </w:r>
      <w:ins w:id="834" w:author="Grant Adams" w:date="2021-06-10T16:10:00Z">
        <w:r w:rsidR="006E61B1">
          <w:rPr>
            <w:rFonts w:ascii="Times New Roman" w:hAnsi="Times New Roman" w:cs="Times New Roman"/>
            <w:color w:val="000000"/>
            <w:lang w:val="en-GB"/>
          </w:rPr>
          <w:t>79</w:t>
        </w:r>
      </w:ins>
      <w:del w:id="835" w:author="Grant Adams" w:date="2021-06-10T16:10:00Z">
        <w:r w:rsidR="00AB347C" w:rsidRPr="002F08F7" w:rsidDel="006E61B1">
          <w:rPr>
            <w:rFonts w:ascii="Times New Roman" w:hAnsi="Times New Roman" w:cs="Times New Roman"/>
            <w:color w:val="000000"/>
            <w:lang w:val="en-GB"/>
          </w:rPr>
          <w:delText>14</w:delText>
        </w:r>
      </w:del>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ins w:id="836" w:author="Grant Adams" w:date="2021-06-10T16:10:00Z">
        <w:r w:rsidR="006E61B1">
          <w:rPr>
            <w:rFonts w:ascii="Times New Roman" w:hAnsi="Times New Roman" w:cs="Times New Roman"/>
            <w:color w:val="000000"/>
            <w:lang w:val="en-GB"/>
          </w:rPr>
          <w:t>43</w:t>
        </w:r>
      </w:ins>
      <w:del w:id="837" w:author="Grant Adams" w:date="2021-06-10T16:10:00Z">
        <w:r w:rsidR="006E2B7D" w:rsidRPr="002F08F7" w:rsidDel="006E61B1">
          <w:rPr>
            <w:rFonts w:ascii="Times New Roman" w:hAnsi="Times New Roman" w:cs="Times New Roman"/>
            <w:color w:val="000000"/>
            <w:lang w:val="en-GB"/>
          </w:rPr>
          <w:delText>00</w:delText>
        </w:r>
      </w:del>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m:t>
            </m:r>
            <m:r>
              <w:ins w:id="838" w:author="Grant Adams" w:date="2021-06-10T16:10:00Z">
                <w:rPr>
                  <w:rFonts w:ascii="Cambria Math" w:hAnsi="Cambria Math" w:cs="Times New Roman"/>
                  <w:lang w:val="en-GB"/>
                </w:rPr>
                <m:t>21</m:t>
              </w:ins>
            </m:r>
            <m:r>
              <w:del w:id="839" w:author="Grant Adams" w:date="2021-06-10T16:10:00Z">
                <w:rPr>
                  <w:rFonts w:ascii="Cambria Math" w:hAnsi="Cambria Math" w:cs="Times New Roman"/>
                  <w:lang w:val="en-GB"/>
                </w:rPr>
                <m:t>17</m:t>
              </w:del>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ins w:id="840" w:author="Grant Adams" w:date="2021-06-10T16:10:00Z">
        <w:r w:rsidR="006E61B1">
          <w:rPr>
            <w:rFonts w:ascii="Times New Roman" w:eastAsiaTheme="minorEastAsia" w:hAnsi="Times New Roman" w:cs="Times New Roman"/>
            <w:lang w:val="en-GB"/>
          </w:rPr>
          <w:t>4</w:t>
        </w:r>
      </w:ins>
      <w:del w:id="841" w:author="Grant Adams" w:date="2021-06-10T16:10:00Z">
        <w:r w:rsidR="00A91EA3" w:rsidDel="006E61B1">
          <w:rPr>
            <w:rFonts w:ascii="Times New Roman" w:eastAsiaTheme="minorEastAsia" w:hAnsi="Times New Roman" w:cs="Times New Roman"/>
            <w:lang w:val="en-GB"/>
          </w:rPr>
          <w:delText>5</w:delText>
        </w:r>
      </w:del>
      <w:r w:rsidR="004647C5" w:rsidRPr="00F676F2">
        <w:rPr>
          <w:rFonts w:ascii="Times New Roman" w:eastAsiaTheme="minorEastAsia" w:hAnsi="Times New Roman" w:cs="Times New Roman"/>
          <w:lang w:val="en-GB"/>
        </w:rPr>
        <w:t>,</w:t>
      </w:r>
      <w:del w:id="842" w:author="Grant Adams" w:date="2021-06-10T16:11:00Z">
        <w:r w:rsidR="00A91EA3" w:rsidDel="006E61B1">
          <w:rPr>
            <w:rFonts w:ascii="Times New Roman" w:eastAsiaTheme="minorEastAsia" w:hAnsi="Times New Roman" w:cs="Times New Roman"/>
            <w:lang w:val="en-GB"/>
          </w:rPr>
          <w:delText>6</w:delText>
        </w:r>
        <w:r w:rsidR="00C90784" w:rsidRPr="00F676F2" w:rsidDel="006E61B1">
          <w:rPr>
            <w:rFonts w:ascii="Times New Roman" w:eastAsiaTheme="minorEastAsia" w:hAnsi="Times New Roman" w:cs="Times New Roman"/>
            <w:lang w:val="en-GB"/>
          </w:rPr>
          <w:delText xml:space="preserve">00 </w:delText>
        </w:r>
      </w:del>
      <w:ins w:id="843" w:author="Grant Adams" w:date="2021-06-10T16:11:00Z">
        <w:r w:rsidR="006E61B1">
          <w:rPr>
            <w:rFonts w:ascii="Times New Roman" w:eastAsiaTheme="minorEastAsia" w:hAnsi="Times New Roman" w:cs="Times New Roman"/>
            <w:lang w:val="en-GB"/>
          </w:rPr>
          <w:t>434</w:t>
        </w:r>
        <w:r w:rsidR="006E61B1" w:rsidRPr="00F676F2">
          <w:rPr>
            <w:rFonts w:ascii="Times New Roman" w:eastAsiaTheme="minorEastAsia" w:hAnsi="Times New Roman" w:cs="Times New Roman"/>
            <w:lang w:val="en-GB"/>
          </w:rPr>
          <w:t xml:space="preserve"> </w:t>
        </w:r>
      </w:ins>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del w:id="844" w:author="Grant Adams" w:date="2021-06-10T16:11:00Z">
        <w:r w:rsidR="00212971" w:rsidRPr="00F676F2" w:rsidDel="006E61B1">
          <w:rPr>
            <w:rFonts w:ascii="Times New Roman" w:hAnsi="Times New Roman" w:cs="Times New Roman"/>
            <w:color w:val="000000"/>
            <w:lang w:val="en-GB"/>
          </w:rPr>
          <w:delText>2,</w:delText>
        </w:r>
        <w:r w:rsidR="001B4D44" w:rsidRPr="00F676F2" w:rsidDel="006E61B1">
          <w:rPr>
            <w:rFonts w:ascii="Times New Roman" w:hAnsi="Times New Roman" w:cs="Times New Roman"/>
            <w:color w:val="000000"/>
            <w:lang w:val="en-GB"/>
          </w:rPr>
          <w:delText>1</w:delText>
        </w:r>
        <w:r w:rsidR="00212971" w:rsidRPr="00F676F2" w:rsidDel="006E61B1">
          <w:rPr>
            <w:rFonts w:ascii="Times New Roman" w:hAnsi="Times New Roman" w:cs="Times New Roman"/>
            <w:color w:val="000000"/>
            <w:lang w:val="en-GB"/>
          </w:rPr>
          <w:delText>00</w:delText>
        </w:r>
      </w:del>
      <w:ins w:id="845" w:author="Grant Adams" w:date="2021-06-10T16:11:00Z">
        <w:r w:rsidR="006E61B1">
          <w:rPr>
            <w:rFonts w:ascii="Times New Roman" w:hAnsi="Times New Roman" w:cs="Times New Roman"/>
            <w:color w:val="000000"/>
            <w:lang w:val="en-GB"/>
          </w:rPr>
          <w:t>3,075</w:t>
        </w:r>
      </w:ins>
      <w:r w:rsidR="005B146A" w:rsidRPr="00F676F2">
        <w:rPr>
          <w:rFonts w:ascii="Times New Roman" w:hAnsi="Times New Roman" w:cs="Times New Roman"/>
          <w:color w:val="000000"/>
          <w:lang w:val="en-GB"/>
        </w:rPr>
        <w:t>–</w:t>
      </w:r>
      <w:del w:id="846" w:author="Grant Adams" w:date="2021-06-10T16:11:00Z">
        <w:r w:rsidR="00CC6747" w:rsidRPr="00F676F2" w:rsidDel="006E61B1">
          <w:rPr>
            <w:rFonts w:ascii="Times New Roman" w:hAnsi="Times New Roman" w:cs="Times New Roman"/>
            <w:color w:val="000000"/>
            <w:lang w:val="en-GB"/>
          </w:rPr>
          <w:delText>1</w:delText>
        </w:r>
        <w:r w:rsidR="00C70513" w:rsidDel="006E61B1">
          <w:rPr>
            <w:rFonts w:ascii="Times New Roman" w:hAnsi="Times New Roman" w:cs="Times New Roman"/>
            <w:color w:val="000000"/>
            <w:lang w:val="en-GB"/>
          </w:rPr>
          <w:delText>2</w:delText>
        </w:r>
        <w:r w:rsidR="00212971" w:rsidRPr="00F676F2" w:rsidDel="006E61B1">
          <w:rPr>
            <w:rFonts w:ascii="Times New Roman" w:hAnsi="Times New Roman" w:cs="Times New Roman"/>
            <w:color w:val="000000"/>
            <w:lang w:val="en-GB"/>
          </w:rPr>
          <w:delText>,</w:delText>
        </w:r>
        <w:r w:rsidR="00CC6747" w:rsidRPr="00F676F2" w:rsidDel="006E61B1">
          <w:rPr>
            <w:rFonts w:ascii="Times New Roman" w:hAnsi="Times New Roman" w:cs="Times New Roman"/>
            <w:color w:val="000000"/>
            <w:lang w:val="en-GB"/>
          </w:rPr>
          <w:delText>0</w:delText>
        </w:r>
        <w:r w:rsidR="00212971" w:rsidRPr="00F676F2" w:rsidDel="006E61B1">
          <w:rPr>
            <w:rFonts w:ascii="Times New Roman" w:hAnsi="Times New Roman" w:cs="Times New Roman"/>
            <w:color w:val="000000"/>
            <w:lang w:val="en-GB"/>
          </w:rPr>
          <w:delText>00</w:delText>
        </w:r>
      </w:del>
      <w:ins w:id="847" w:author="Grant Adams" w:date="2021-06-10T16:11:00Z">
        <w:r w:rsidR="006E61B1">
          <w:rPr>
            <w:rFonts w:ascii="Times New Roman" w:hAnsi="Times New Roman" w:cs="Times New Roman"/>
            <w:color w:val="000000"/>
            <w:lang w:val="en-GB"/>
          </w:rPr>
          <w:t>6,132</w:t>
        </w:r>
      </w:ins>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del w:id="848" w:author="Grant Adams" w:date="2021-06-10T16:12:00Z">
        <w:r w:rsidR="00C54F9A" w:rsidRPr="00F676F2" w:rsidDel="006E61B1">
          <w:rPr>
            <w:rFonts w:ascii="Times New Roman" w:eastAsiaTheme="minorEastAsia" w:hAnsi="Times New Roman" w:cs="Times New Roman"/>
            <w:lang w:val="en-GB"/>
          </w:rPr>
          <w:delText xml:space="preserve">recovery </w:delText>
        </w:r>
      </w:del>
      <w:ins w:id="849" w:author="Grant Adams" w:date="2021-06-10T16:12:00Z">
        <w:r w:rsidR="006E61B1">
          <w:rPr>
            <w:rFonts w:ascii="Times New Roman" w:eastAsiaTheme="minorEastAsia" w:hAnsi="Times New Roman" w:cs="Times New Roman"/>
            <w:lang w:val="en-GB"/>
          </w:rPr>
          <w:t xml:space="preserve">median depletion </w:t>
        </w:r>
      </w:ins>
      <m:oMath>
        <m:sSub>
          <m:sSubPr>
            <m:ctrlPr>
              <w:ins w:id="850" w:author="Grant Adams" w:date="2021-06-10T16:12:00Z">
                <w:rPr>
                  <w:rFonts w:ascii="Cambria Math" w:hAnsi="Cambria Math" w:cs="Times New Roman"/>
                  <w:i/>
                  <w:lang w:val="en-GB"/>
                </w:rPr>
              </w:ins>
            </m:ctrlPr>
          </m:sSubPr>
          <m:e>
            <m:r>
              <w:ins w:id="851" w:author="Grant Adams" w:date="2021-06-10T16:12:00Z">
                <w:rPr>
                  <w:rFonts w:ascii="Cambria Math" w:hAnsi="Cambria Math" w:cs="Times New Roman"/>
                  <w:lang w:val="en-GB"/>
                </w:rPr>
                <m:t>P</m:t>
              </w:ins>
            </m:r>
          </m:e>
          <m:sub>
            <m:r>
              <w:ins w:id="852" w:author="Grant Adams" w:date="2021-06-10T16:12:00Z">
                <w:rPr>
                  <w:rFonts w:ascii="Cambria Math" w:hAnsi="Cambria Math" w:cs="Times New Roman"/>
                  <w:lang w:val="en-GB"/>
                </w:rPr>
                <m:t>2021</m:t>
              </w:ins>
            </m:r>
          </m:sub>
        </m:sSub>
      </m:oMath>
      <w:ins w:id="853" w:author="Grant Adams" w:date="2021-06-10T16:12:00Z">
        <w:r w:rsidR="006E61B1"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7</w:t>
        </w:r>
      </w:ins>
      <w:ins w:id="854" w:author="Grant Adams" w:date="2021-06-10T16:13:00Z">
        <w:r w:rsidR="006E61B1">
          <w:rPr>
            <w:rFonts w:ascii="Times New Roman" w:eastAsiaTheme="minorEastAsia" w:hAnsi="Times New Roman" w:cs="Times New Roman"/>
            <w:lang w:val="en-GB"/>
          </w:rPr>
          <w:t>.</w:t>
        </w:r>
      </w:ins>
      <w:ins w:id="855" w:author="Grant Adams" w:date="2021-06-10T16:12:00Z">
        <w:r w:rsidR="006E61B1">
          <w:rPr>
            <w:rFonts w:ascii="Times New Roman" w:eastAsiaTheme="minorEastAsia" w:hAnsi="Times New Roman" w:cs="Times New Roman"/>
            <w:lang w:val="en-GB"/>
          </w:rPr>
          <w:t>5</w:t>
        </w:r>
      </w:ins>
      <w:ins w:id="856" w:author="Grant Adams" w:date="2021-06-10T16:13:00Z">
        <w:r w:rsidR="006E61B1">
          <w:rPr>
            <w:rFonts w:ascii="Times New Roman" w:eastAsiaTheme="minorEastAsia" w:hAnsi="Times New Roman" w:cs="Times New Roman"/>
            <w:lang w:val="en-GB"/>
          </w:rPr>
          <w:t>%</w:t>
        </w:r>
      </w:ins>
      <w:del w:id="857" w:author="Grant Adams" w:date="2021-06-10T16:12:00Z">
        <w:r w:rsidR="00C54F9A" w:rsidRPr="00F676F2" w:rsidDel="006E61B1">
          <w:rPr>
            <w:rFonts w:ascii="Times New Roman" w:eastAsiaTheme="minorEastAsia" w:hAnsi="Times New Roman" w:cs="Times New Roman"/>
            <w:lang w:val="en-GB"/>
          </w:rPr>
          <w:delText>level</w:delText>
        </w:r>
      </w:del>
      <w:r w:rsidR="00C54F9A" w:rsidRPr="00F676F2">
        <w:rPr>
          <w:rFonts w:ascii="Times New Roman" w:eastAsiaTheme="minorEastAsia" w:hAnsi="Times New Roman" w:cs="Times New Roman"/>
          <w:lang w:val="en-GB"/>
        </w:rPr>
        <w:t>:</w:t>
      </w:r>
      <w:ins w:id="858" w:author="Grant Adams" w:date="2021-06-10T16:12:00Z">
        <w:r w:rsidR="006E61B1">
          <w:rPr>
            <w:rFonts w:ascii="Times New Roman" w:eastAsiaTheme="minorEastAsia" w:hAnsi="Times New Roman" w:cs="Times New Roman"/>
            <w:lang w:val="en-GB"/>
          </w:rPr>
          <w:t xml:space="preserve"> 95% CI =</w:t>
        </w:r>
      </w:ins>
      <w:r w:rsidR="00C54F9A" w:rsidRPr="00F676F2">
        <w:rPr>
          <w:rFonts w:ascii="Times New Roman" w:eastAsiaTheme="minorEastAsia" w:hAnsi="Times New Roman" w:cs="Times New Roman"/>
          <w:lang w:val="en-GB"/>
        </w:rPr>
        <w:t xml:space="preserve"> </w:t>
      </w:r>
      <w:ins w:id="859" w:author="Grant Adams" w:date="2021-06-10T16:13:00Z">
        <w:r w:rsidR="006E61B1">
          <w:rPr>
            <w:rFonts w:ascii="Times New Roman" w:eastAsiaTheme="minorEastAsia" w:hAnsi="Times New Roman" w:cs="Times New Roman"/>
            <w:lang w:val="en-GB"/>
          </w:rPr>
          <w:t>2.4</w:t>
        </w:r>
      </w:ins>
      <w:del w:id="860" w:author="Grant Adams" w:date="2021-06-10T16:12:00Z">
        <w:r w:rsidR="00F224AE"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5</w:delText>
        </w:r>
      </w:del>
      <w:r w:rsidR="00AA59F4" w:rsidRPr="00F676F2">
        <w:rPr>
          <w:rFonts w:ascii="Times New Roman" w:eastAsiaTheme="minorEastAsia" w:hAnsi="Times New Roman" w:cs="Times New Roman"/>
          <w:lang w:val="en-GB"/>
        </w:rPr>
        <w:t>-</w:t>
      </w:r>
      <w:ins w:id="861" w:author="Grant Adams" w:date="2021-06-10T16:13:00Z">
        <w:r w:rsidR="006E61B1">
          <w:rPr>
            <w:rFonts w:ascii="Times New Roman" w:eastAsiaTheme="minorEastAsia" w:hAnsi="Times New Roman" w:cs="Times New Roman"/>
            <w:lang w:val="en-GB"/>
          </w:rPr>
          <w:t>16.6</w:t>
        </w:r>
      </w:ins>
      <w:del w:id="862" w:author="Grant Adams" w:date="2021-06-10T16:13:00Z">
        <w:r w:rsidR="00AA59F4"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8</w:delText>
        </w:r>
      </w:del>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28C1C9D3"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del w:id="863" w:author="Grant Adams" w:date="2021-06-10T16:15:00Z">
        <w:r w:rsidR="00B52D69" w:rsidRPr="00A1705D" w:rsidDel="004D60BF">
          <w:rPr>
            <w:rFonts w:ascii="Times New Roman" w:hAnsi="Times New Roman" w:cs="Times New Roman"/>
            <w:color w:val="000000"/>
            <w:lang w:val="en-GB"/>
          </w:rPr>
          <w:delText>in all three chains.</w:delText>
        </w:r>
      </w:del>
      <w:ins w:id="864" w:author="Grant Adams" w:date="2021-06-10T16:15:00Z">
        <w:r w:rsidR="004D60BF">
          <w:rPr>
            <w:rFonts w:ascii="Times New Roman" w:hAnsi="Times New Roman" w:cs="Times New Roman"/>
            <w:color w:val="000000"/>
            <w:lang w:val="en-GB"/>
          </w:rPr>
          <w:t>given the number of unique samples derived fr</w:t>
        </w:r>
      </w:ins>
      <w:ins w:id="865" w:author="Grant Adams" w:date="2021-06-10T16:16:00Z">
        <w:r w:rsidR="004D60BF">
          <w:rPr>
            <w:rFonts w:ascii="Times New Roman" w:hAnsi="Times New Roman" w:cs="Times New Roman"/>
            <w:color w:val="000000"/>
            <w:lang w:val="en-GB"/>
          </w:rPr>
          <w:t xml:space="preserve">om the SIR algorithm (&gt; 9,000). </w:t>
        </w:r>
      </w:ins>
      <w:r w:rsidR="00BB05D2" w:rsidRPr="00A1705D">
        <w:rPr>
          <w:rFonts w:ascii="Times New Roman" w:hAnsi="Times New Roman" w:cs="Times New Roman"/>
          <w:color w:val="000000"/>
          <w:lang w:val="en-GB"/>
        </w:rPr>
        <w:t xml:space="preserve"> </w:t>
      </w:r>
      <w:del w:id="866" w:author="Grant Adams" w:date="2021-06-10T16:16:00Z">
        <w:r w:rsidR="00BB05D2" w:rsidRPr="00A1705D" w:rsidDel="004D60BF">
          <w:rPr>
            <w:rFonts w:ascii="Times New Roman" w:hAnsi="Times New Roman" w:cs="Times New Roman"/>
            <w:color w:val="000000"/>
            <w:lang w:val="en-GB"/>
          </w:rPr>
          <w:delText xml:space="preserve">The Gelman and Rubin statistics equalled </w:delText>
        </w:r>
      </w:del>
      <m:oMath>
        <m:acc>
          <m:accPr>
            <m:ctrlPr>
              <w:del w:id="867" w:author="Grant Adams" w:date="2021-06-10T16:16:00Z">
                <w:rPr>
                  <w:rFonts w:ascii="Cambria Math" w:hAnsi="Cambria Math" w:cs="Times New Roman"/>
                  <w:i/>
                  <w:lang w:val="en-GB"/>
                </w:rPr>
              </w:del>
            </m:ctrlPr>
          </m:accPr>
          <m:e>
            <m:r>
              <w:del w:id="868" w:author="Grant Adams" w:date="2021-06-10T16:16:00Z">
                <w:rPr>
                  <w:rFonts w:ascii="Cambria Math" w:hAnsi="Cambria Math" w:cs="Times New Roman"/>
                  <w:lang w:val="en-GB"/>
                </w:rPr>
                <m:t>R</m:t>
              </w:del>
            </m:r>
          </m:e>
        </m:acc>
        <m:r>
          <w:del w:id="869" w:author="Grant Adams" w:date="2021-06-10T16:16:00Z">
            <w:rPr>
              <w:rFonts w:ascii="Cambria Math" w:hAnsi="Cambria Math" w:cs="Times New Roman"/>
              <w:color w:val="000000"/>
              <w:lang w:val="en-GB"/>
            </w:rPr>
            <m:t>=</m:t>
          </w:del>
        </m:r>
      </m:oMath>
      <w:del w:id="870" w:author="Grant Adams" w:date="2021-06-10T16:16:00Z">
        <w:r w:rsidR="00203DC8" w:rsidRPr="00A1705D" w:rsidDel="004D60BF">
          <w:rPr>
            <w:rFonts w:ascii="Times New Roman" w:eastAsiaTheme="minorEastAsia" w:hAnsi="Times New Roman" w:cs="Times New Roman"/>
            <w:color w:val="000000"/>
            <w:lang w:val="en-GB"/>
          </w:rPr>
          <w:delText xml:space="preserve"> </w:delText>
        </w:r>
        <w:r w:rsidR="00BB05D2" w:rsidRPr="00A1705D" w:rsidDel="004D60BF">
          <w:rPr>
            <w:rFonts w:ascii="Times New Roman" w:hAnsi="Times New Roman" w:cs="Times New Roman"/>
            <w:color w:val="000000"/>
            <w:lang w:val="en-GB"/>
          </w:rPr>
          <w:delText>1.0</w:delText>
        </w:r>
        <w:r w:rsidR="009D59CC" w:rsidRPr="00A1705D" w:rsidDel="004D60BF">
          <w:rPr>
            <w:rFonts w:ascii="Times New Roman" w:hAnsi="Times New Roman" w:cs="Times New Roman"/>
            <w:color w:val="000000"/>
            <w:lang w:val="en-GB"/>
          </w:rPr>
          <w:delText>5 or lower</w:delText>
        </w:r>
        <w:r w:rsidR="005F6A1F" w:rsidRPr="00A1705D" w:rsidDel="004D60BF">
          <w:rPr>
            <w:rFonts w:ascii="Times New Roman" w:hAnsi="Times New Roman" w:cs="Times New Roman"/>
            <w:color w:val="000000"/>
            <w:lang w:val="en-GB"/>
          </w:rPr>
          <w:delText xml:space="preserve"> for all </w:delText>
        </w:r>
        <w:r w:rsidR="005C7A3A" w:rsidDel="004D60BF">
          <w:rPr>
            <w:rFonts w:ascii="Times New Roman" w:hAnsi="Times New Roman" w:cs="Times New Roman"/>
            <w:color w:val="000000"/>
            <w:lang w:val="en-GB"/>
          </w:rPr>
          <w:delText xml:space="preserve">the </w:delText>
        </w:r>
        <w:r w:rsidR="005F6A1F" w:rsidRPr="00A1705D" w:rsidDel="004D60BF">
          <w:rPr>
            <w:rFonts w:ascii="Times New Roman" w:hAnsi="Times New Roman" w:cs="Times New Roman"/>
            <w:color w:val="000000"/>
            <w:lang w:val="en-GB"/>
          </w:rPr>
          <w:delText>model parameters</w:delText>
        </w:r>
        <w:r w:rsidR="00BB05D2" w:rsidRPr="00A1705D" w:rsidDel="004D60BF">
          <w:rPr>
            <w:rFonts w:ascii="Times New Roman" w:hAnsi="Times New Roman" w:cs="Times New Roman"/>
            <w:color w:val="000000"/>
            <w:lang w:val="en-GB"/>
          </w:rPr>
          <w:delText xml:space="preserve">, </w:delText>
        </w:r>
        <w:r w:rsidR="005C7A3A" w:rsidDel="004D60BF">
          <w:rPr>
            <w:rFonts w:ascii="Times New Roman" w:hAnsi="Times New Roman" w:cs="Times New Roman"/>
            <w:color w:val="000000"/>
            <w:lang w:val="en-GB"/>
          </w:rPr>
          <w:delText xml:space="preserve">thus </w:delText>
        </w:r>
        <w:r w:rsidR="00BB05D2" w:rsidRPr="00A1705D" w:rsidDel="004D60BF">
          <w:rPr>
            <w:rFonts w:ascii="Times New Roman" w:hAnsi="Times New Roman" w:cs="Times New Roman"/>
            <w:color w:val="000000"/>
            <w:lang w:val="en-GB"/>
          </w:rPr>
          <w:delText>providing no evidence for a lack of convergence in the distribution of the MCMC samples with the posterior distribution</w:delText>
        </w:r>
        <w:r w:rsidR="00671D83" w:rsidRPr="00A1705D" w:rsidDel="004D60BF">
          <w:rPr>
            <w:rFonts w:ascii="Times New Roman" w:hAnsi="Times New Roman" w:cs="Times New Roman"/>
            <w:color w:val="000000"/>
            <w:lang w:val="en-GB"/>
          </w:rPr>
          <w:delText xml:space="preserve">. </w:delText>
        </w:r>
        <w:r w:rsidR="00741558" w:rsidRPr="00D375A4" w:rsidDel="004D60BF">
          <w:rPr>
            <w:rFonts w:ascii="Times New Roman" w:hAnsi="Times New Roman" w:cs="Times New Roman"/>
            <w:color w:val="000000"/>
            <w:lang w:val="en-GB"/>
          </w:rPr>
          <w:delText xml:space="preserve">No </w:delText>
        </w:r>
        <w:r w:rsidR="00607752" w:rsidRPr="00D375A4" w:rsidDel="004D60BF">
          <w:rPr>
            <w:rFonts w:ascii="Times New Roman" w:hAnsi="Times New Roman" w:cs="Times New Roman"/>
            <w:color w:val="000000"/>
            <w:lang w:val="en-GB"/>
          </w:rPr>
          <w:delText>s</w:delText>
        </w:r>
        <w:r w:rsidR="00883204" w:rsidRPr="00D375A4" w:rsidDel="004D60BF">
          <w:rPr>
            <w:rFonts w:ascii="Times New Roman" w:hAnsi="Times New Roman" w:cs="Times New Roman"/>
            <w:color w:val="000000"/>
            <w:lang w:val="en-GB"/>
          </w:rPr>
          <w:delText>trong posterior correlations between parameters emerge</w:delText>
        </w:r>
        <w:r w:rsidR="005F127C" w:rsidRPr="00D375A4" w:rsidDel="004D60BF">
          <w:rPr>
            <w:rFonts w:ascii="Times New Roman" w:hAnsi="Times New Roman" w:cs="Times New Roman"/>
            <w:color w:val="000000"/>
            <w:lang w:val="en-GB"/>
          </w:rPr>
          <w:delText>d</w:delText>
        </w:r>
        <w:r w:rsidR="00883204" w:rsidRPr="00D375A4" w:rsidDel="004D60BF">
          <w:rPr>
            <w:rFonts w:ascii="Times New Roman" w:hAnsi="Times New Roman" w:cs="Times New Roman"/>
            <w:color w:val="000000"/>
            <w:lang w:val="en-GB"/>
          </w:rPr>
          <w:delText xml:space="preserve"> in a</w:delText>
        </w:r>
        <w:r w:rsidR="005C7A3A" w:rsidDel="004D60BF">
          <w:rPr>
            <w:rFonts w:ascii="Times New Roman" w:hAnsi="Times New Roman" w:cs="Times New Roman"/>
            <w:color w:val="000000"/>
            <w:lang w:val="en-GB"/>
          </w:rPr>
          <w:delText>ny</w:delText>
        </w:r>
        <w:r w:rsidR="00883204" w:rsidRPr="00D375A4" w:rsidDel="004D60BF">
          <w:rPr>
            <w:rFonts w:ascii="Times New Roman" w:hAnsi="Times New Roman" w:cs="Times New Roman"/>
            <w:color w:val="000000"/>
            <w:lang w:val="en-GB"/>
          </w:rPr>
          <w:delText xml:space="preserve"> models</w:delText>
        </w:r>
        <w:r w:rsidR="00A70946" w:rsidRPr="00D375A4" w:rsidDel="004D60BF">
          <w:rPr>
            <w:rFonts w:ascii="Times New Roman" w:hAnsi="Times New Roman" w:cs="Times New Roman"/>
            <w:color w:val="000000"/>
            <w:lang w:val="en-GB"/>
          </w:rPr>
          <w:delText xml:space="preserve"> </w:delText>
        </w:r>
        <w:r w:rsidR="00C544B5" w:rsidRPr="00D375A4" w:rsidDel="004D60BF">
          <w:rPr>
            <w:rFonts w:ascii="Times New Roman" w:hAnsi="Times New Roman" w:cs="Times New Roman"/>
            <w:color w:val="000000"/>
            <w:lang w:val="en-GB"/>
          </w:rPr>
          <w:delText>(</w:delText>
        </w:r>
        <w:r w:rsidR="0023460B" w:rsidRPr="00D375A4" w:rsidDel="004D60BF">
          <w:rPr>
            <w:rFonts w:ascii="Times New Roman" w:hAnsi="Times New Roman" w:cs="Times New Roman"/>
            <w:color w:val="000000"/>
            <w:lang w:val="en-GB"/>
          </w:rPr>
          <w:delText xml:space="preserve">all correlations &lt; 0.5; </w:delText>
        </w:r>
        <w:r w:rsidR="00C544B5" w:rsidRPr="00D375A4" w:rsidDel="004D60BF">
          <w:rPr>
            <w:rFonts w:ascii="Times New Roman" w:hAnsi="Times New Roman" w:cs="Times New Roman"/>
            <w:color w:val="000000"/>
            <w:lang w:val="en-GB"/>
          </w:rPr>
          <w:delText>Fig. S</w:delText>
        </w:r>
        <w:r w:rsidR="001A5EDE" w:rsidRPr="00D375A4" w:rsidDel="004D60BF">
          <w:rPr>
            <w:rFonts w:ascii="Times New Roman" w:hAnsi="Times New Roman" w:cs="Times New Roman"/>
            <w:color w:val="000000"/>
            <w:lang w:val="en-GB"/>
          </w:rPr>
          <w:delText>1</w:delText>
        </w:r>
        <w:r w:rsidR="00C544B5" w:rsidRPr="00D375A4" w:rsidDel="004D60BF">
          <w:rPr>
            <w:rFonts w:ascii="Times New Roman" w:hAnsi="Times New Roman" w:cs="Times New Roman"/>
            <w:color w:val="000000"/>
            <w:lang w:val="en-GB"/>
          </w:rPr>
          <w:delText>.1-</w:delText>
        </w:r>
        <w:r w:rsidR="00714CD1" w:rsidRPr="00D375A4" w:rsidDel="004D60BF">
          <w:rPr>
            <w:rFonts w:ascii="Times New Roman" w:hAnsi="Times New Roman" w:cs="Times New Roman"/>
            <w:color w:val="000000"/>
            <w:lang w:val="en-GB"/>
          </w:rPr>
          <w:delText>1</w:delText>
        </w:r>
        <w:r w:rsidR="008A1ABE" w:rsidDel="004D60BF">
          <w:rPr>
            <w:rFonts w:ascii="Times New Roman" w:hAnsi="Times New Roman" w:cs="Times New Roman"/>
            <w:color w:val="000000"/>
            <w:lang w:val="en-GB"/>
          </w:rPr>
          <w:delText>0</w:delText>
        </w:r>
        <w:r w:rsidR="00C544B5" w:rsidRPr="00D375A4" w:rsidDel="004D60BF">
          <w:rPr>
            <w:rFonts w:ascii="Times New Roman" w:hAnsi="Times New Roman" w:cs="Times New Roman"/>
            <w:color w:val="000000"/>
            <w:lang w:val="en-GB"/>
          </w:rPr>
          <w:delText xml:space="preserve">). </w:delText>
        </w:r>
      </w:del>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ins w:id="871" w:author="Grant Adams" w:date="2021-06-10T16:17:00Z">
        <w:r w:rsidR="00F0354F">
          <w:rPr>
            <w:rFonts w:ascii="Times New Roman" w:hAnsi="Times New Roman" w:cs="Times New Roman"/>
            <w:color w:val="000000"/>
            <w:lang w:val="en-GB"/>
          </w:rPr>
          <w:t>1</w:t>
        </w:r>
      </w:ins>
      <w:del w:id="872" w:author="Grant Adams" w:date="2021-06-10T16:17:00Z">
        <w:r w:rsidR="001A5EDE" w:rsidRPr="009C5CF1" w:rsidDel="00F0354F">
          <w:rPr>
            <w:rFonts w:ascii="Times New Roman" w:hAnsi="Times New Roman" w:cs="Times New Roman"/>
            <w:color w:val="000000"/>
            <w:lang w:val="en-GB"/>
          </w:rPr>
          <w:delText>2</w:delText>
        </w:r>
      </w:del>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ins w:id="873" w:author="Grant Adams" w:date="2021-06-10T16:17:00Z">
        <w:r w:rsidR="00F0354F">
          <w:rPr>
            <w:rFonts w:ascii="Times New Roman" w:hAnsi="Times New Roman" w:cs="Times New Roman"/>
            <w:color w:val="000000"/>
            <w:lang w:val="en-GB"/>
          </w:rPr>
          <w:t>1</w:t>
        </w:r>
      </w:ins>
      <w:del w:id="874" w:author="Grant Adams" w:date="2021-06-10T16:17:00Z">
        <w:r w:rsidR="00030739" w:rsidDel="00F0354F">
          <w:rPr>
            <w:rFonts w:ascii="Times New Roman" w:hAnsi="Times New Roman" w:cs="Times New Roman"/>
            <w:color w:val="000000"/>
            <w:lang w:val="en-GB"/>
          </w:rPr>
          <w:delText>0</w:delText>
        </w:r>
      </w:del>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ins w:id="875" w:author="Grant Adams" w:date="2021-06-10T16:17:00Z">
        <w:r w:rsidR="00F0354F">
          <w:rPr>
            <w:rFonts w:ascii="Times New Roman" w:hAnsi="Times New Roman" w:cs="Times New Roman"/>
            <w:color w:val="000000"/>
            <w:lang w:val="en-GB"/>
          </w:rPr>
          <w:t>1</w:t>
        </w:r>
      </w:ins>
      <w:del w:id="876" w:author="Grant Adams" w:date="2021-06-10T16:17:00Z">
        <w:r w:rsidR="00E91924" w:rsidRPr="00BA2165" w:rsidDel="00F0354F">
          <w:rPr>
            <w:rFonts w:ascii="Times New Roman" w:hAnsi="Times New Roman" w:cs="Times New Roman"/>
            <w:color w:val="000000"/>
            <w:lang w:val="en-GB"/>
          </w:rPr>
          <w:delText>2</w:delText>
        </w:r>
      </w:del>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del w:id="877" w:author="Grant Adams" w:date="2021-06-10T16:42:00Z">
        <w:r w:rsidR="000010CE" w:rsidRPr="00D93B0F" w:rsidDel="00A17FE9">
          <w:rPr>
            <w:rFonts w:ascii="Times New Roman" w:hAnsi="Times New Roman" w:cs="Times New Roman"/>
            <w:color w:val="000000"/>
            <w:lang w:val="en-GB"/>
          </w:rPr>
          <w:delText xml:space="preserve">Posterior checking revealed no inconsistency between the model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and the data. </w:delText>
        </w:r>
        <w:r w:rsidR="000A4C2D" w:rsidDel="00A17FE9">
          <w:rPr>
            <w:rFonts w:ascii="Times New Roman" w:hAnsi="Times New Roman" w:cs="Times New Roman"/>
            <w:color w:val="000000"/>
            <w:lang w:val="en-GB"/>
          </w:rPr>
          <w:delText>The m</w:delText>
        </w:r>
        <w:r w:rsidR="000010CE" w:rsidRPr="00D93B0F" w:rsidDel="00A17FE9">
          <w:rPr>
            <w:rFonts w:ascii="Times New Roman" w:hAnsi="Times New Roman" w:cs="Times New Roman"/>
            <w:color w:val="000000"/>
            <w:lang w:val="en-GB"/>
          </w:rPr>
          <w:delText>odels</w:delText>
        </w:r>
        <w:r w:rsidR="0078199D" w:rsidRPr="00D93B0F" w:rsidDel="00A17FE9">
          <w:rPr>
            <w:rFonts w:ascii="Times New Roman" w:hAnsi="Times New Roman" w:cs="Times New Roman"/>
            <w:color w:val="000000"/>
            <w:lang w:val="en-GB"/>
          </w:rPr>
          <w:delText xml:space="preserve"> considered in the model-averaging procedure</w:delText>
        </w:r>
        <w:r w:rsidR="000010CE" w:rsidRPr="00D93B0F" w:rsidDel="00A17FE9">
          <w:rPr>
            <w:rFonts w:ascii="Times New Roman" w:hAnsi="Times New Roman" w:cs="Times New Roman"/>
            <w:color w:val="000000"/>
            <w:lang w:val="en-GB"/>
          </w:rPr>
          <w:delText xml:space="preserve"> had predictive Bayesian </w:delText>
        </w:r>
        <w:r w:rsidR="000010CE" w:rsidRPr="00E24096" w:rsidDel="00A17FE9">
          <w:rPr>
            <w:rFonts w:ascii="Times New Roman" w:hAnsi="Times New Roman" w:cs="Times New Roman"/>
            <w:i/>
            <w:iCs/>
            <w:color w:val="000000"/>
            <w:lang w:val="en-GB"/>
          </w:rPr>
          <w:delText>p</w:delText>
        </w:r>
        <w:r w:rsidR="000010CE" w:rsidRPr="00D93B0F" w:rsidDel="00A17FE9">
          <w:rPr>
            <w:rFonts w:ascii="Times New Roman" w:hAnsi="Times New Roman" w:cs="Times New Roman"/>
            <w:color w:val="000000"/>
            <w:lang w:val="en-GB"/>
          </w:rPr>
          <w:delText>-values close to 0.</w:delText>
        </w:r>
        <w:r w:rsidR="00E96FFD" w:rsidRPr="00D93B0F" w:rsidDel="00A17FE9">
          <w:rPr>
            <w:rFonts w:ascii="Times New Roman" w:hAnsi="Times New Roman" w:cs="Times New Roman"/>
            <w:color w:val="000000"/>
            <w:lang w:val="en-GB"/>
          </w:rPr>
          <w:delText>6</w:delText>
        </w:r>
        <w:r w:rsidR="000010CE" w:rsidRPr="00D93B0F" w:rsidDel="00A17FE9">
          <w:rPr>
            <w:rFonts w:ascii="Times New Roman" w:hAnsi="Times New Roman" w:cs="Times New Roman"/>
            <w:color w:val="000000"/>
            <w:lang w:val="en-GB"/>
          </w:rPr>
          <w:delText xml:space="preserve">, indicating </w:delText>
        </w:r>
        <w:r w:rsidR="00097CD8" w:rsidDel="00A17FE9">
          <w:rPr>
            <w:rFonts w:ascii="Times New Roman" w:hAnsi="Times New Roman" w:cs="Times New Roman"/>
            <w:color w:val="000000"/>
            <w:lang w:val="en-GB"/>
          </w:rPr>
          <w:delText xml:space="preserve">a satisfactory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ability to replicate the abundance data</w:delText>
        </w:r>
        <w:r w:rsidR="00EE40F9" w:rsidRPr="00D93B0F" w:rsidDel="00A17FE9">
          <w:rPr>
            <w:rFonts w:ascii="Times New Roman" w:hAnsi="Times New Roman" w:cs="Times New Roman"/>
            <w:color w:val="000000"/>
            <w:lang w:val="en-GB"/>
          </w:rPr>
          <w:delText xml:space="preserve"> (Table S</w:delText>
        </w:r>
        <w:r w:rsidR="001F5021" w:rsidRPr="00D93B0F" w:rsidDel="00A17FE9">
          <w:rPr>
            <w:rFonts w:ascii="Times New Roman" w:hAnsi="Times New Roman" w:cs="Times New Roman"/>
            <w:color w:val="000000"/>
            <w:lang w:val="en-GB"/>
          </w:rPr>
          <w:delText>2</w:delText>
        </w:r>
        <w:r w:rsidR="00EE40F9" w:rsidRPr="00D93B0F" w:rsidDel="00A17FE9">
          <w:rPr>
            <w:rFonts w:ascii="Times New Roman" w:hAnsi="Times New Roman" w:cs="Times New Roman"/>
            <w:color w:val="000000"/>
            <w:lang w:val="en-GB"/>
          </w:rPr>
          <w:delText>)</w:delText>
        </w:r>
        <w:r w:rsidR="000010CE" w:rsidRPr="00D93B0F" w:rsidDel="00A17FE9">
          <w:rPr>
            <w:rFonts w:ascii="Times New Roman" w:hAnsi="Times New Roman" w:cs="Times New Roman"/>
            <w:color w:val="000000"/>
            <w:lang w:val="en-GB"/>
          </w:rPr>
          <w:delText>.</w:delText>
        </w:r>
      </w:del>
    </w:p>
    <w:p w14:paraId="20412453" w14:textId="6230F16C"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lastRenderedPageBreak/>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del w:id="878" w:author="Grant Adams" w:date="2021-06-10T16:51:00Z">
        <w:r w:rsidR="00FD2F2F" w:rsidRPr="004439B3" w:rsidDel="00B97D71">
          <w:rPr>
            <w:rFonts w:ascii="Times New Roman" w:hAnsi="Times New Roman" w:cs="Times New Roman"/>
            <w:color w:val="000000"/>
            <w:lang w:val="en-GB"/>
          </w:rPr>
          <w:delText xml:space="preserve">Among the </w:delText>
        </w:r>
        <w:r w:rsidR="00493D99" w:rsidRPr="004439B3" w:rsidDel="00B97D71">
          <w:rPr>
            <w:rFonts w:ascii="Times New Roman" w:hAnsi="Times New Roman" w:cs="Times New Roman"/>
            <w:lang w:val="en-GB"/>
          </w:rPr>
          <w:delText>`Model assumption` scenarios</w:delText>
        </w:r>
        <w:r w:rsidR="003B5F90" w:rsidRPr="004439B3" w:rsidDel="00B97D71">
          <w:rPr>
            <w:rFonts w:ascii="Times New Roman" w:hAnsi="Times New Roman" w:cs="Times New Roman"/>
            <w:lang w:val="en-GB"/>
          </w:rPr>
          <w:delText>,</w:delText>
        </w:r>
      </w:del>
      <w:ins w:id="879" w:author="Grant Adams" w:date="2021-06-10T16:51:00Z">
        <w:r w:rsidR="00B97D71">
          <w:rPr>
            <w:rFonts w:ascii="Times New Roman" w:hAnsi="Times New Roman" w:cs="Times New Roman"/>
            <w:color w:val="000000"/>
            <w:lang w:val="en-GB"/>
          </w:rPr>
          <w:t>However,</w:t>
        </w:r>
      </w:ins>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C94FA1">
        <w:rPr>
          <w:rFonts w:ascii="Times New Roman" w:hAnsi="Times New Roman" w:cs="Times New Roman"/>
          <w:color w:val="222222"/>
          <w:shd w:val="clear" w:color="auto" w:fill="FFFFFF"/>
          <w:lang w:val="en-US"/>
        </w:rPr>
        <w:t xml:space="preserve">, the posterior distribution was updated to </w:t>
      </w:r>
      <w:del w:id="880" w:author="Grant Adams" w:date="2021-06-10T16:52:00Z">
        <w:r w:rsidR="00C94FA1" w:rsidDel="00B97D71">
          <w:rPr>
            <w:rFonts w:ascii="Times New Roman" w:hAnsi="Times New Roman" w:cs="Times New Roman"/>
            <w:color w:val="222222"/>
            <w:shd w:val="clear" w:color="auto" w:fill="FFFFFF"/>
            <w:lang w:val="en-US"/>
          </w:rPr>
          <w:delText xml:space="preserve">lower </w:delText>
        </w:r>
      </w:del>
      <w:ins w:id="881" w:author="Grant Adams" w:date="2021-06-10T16:52:00Z">
        <w:r w:rsidR="00B97D71">
          <w:rPr>
            <w:rFonts w:ascii="Times New Roman" w:hAnsi="Times New Roman" w:cs="Times New Roman"/>
            <w:color w:val="222222"/>
            <w:shd w:val="clear" w:color="auto" w:fill="FFFFFF"/>
            <w:lang w:val="en-US"/>
          </w:rPr>
          <w:t xml:space="preserve">higher </w:t>
        </w:r>
      </w:ins>
      <w:r w:rsidR="00C94FA1">
        <w:rPr>
          <w:rFonts w:ascii="Times New Roman" w:hAnsi="Times New Roman" w:cs="Times New Roman"/>
          <w:color w:val="222222"/>
          <w:shd w:val="clear" w:color="auto" w:fill="FFFFFF"/>
          <w:lang w:val="en-US"/>
        </w:rPr>
        <w:t>values</w:t>
      </w:r>
      <w:del w:id="882" w:author="Grant Adams" w:date="2021-06-10T16:52:00Z">
        <w:r w:rsidR="00001ADE" w:rsidDel="00B97D71">
          <w:rPr>
            <w:rFonts w:ascii="Times New Roman" w:hAnsi="Times New Roman" w:cs="Times New Roman"/>
            <w:color w:val="222222"/>
            <w:shd w:val="clear" w:color="auto" w:fill="FFFFFF"/>
            <w:lang w:val="en-US"/>
          </w:rPr>
          <w:delText xml:space="preserve">, similar to </w:delText>
        </w:r>
        <w:r w:rsidR="0000534E" w:rsidDel="00B97D71">
          <w:rPr>
            <w:rFonts w:ascii="Times New Roman" w:hAnsi="Times New Roman" w:cs="Times New Roman"/>
            <w:color w:val="222222"/>
            <w:shd w:val="clear" w:color="auto" w:fill="FFFFFF"/>
            <w:lang w:val="en-US"/>
          </w:rPr>
          <w:delText>those</w:delText>
        </w:r>
        <w:r w:rsidR="00001ADE" w:rsidDel="00B97D71">
          <w:rPr>
            <w:rFonts w:ascii="Times New Roman" w:hAnsi="Times New Roman" w:cs="Times New Roman"/>
            <w:color w:val="222222"/>
            <w:shd w:val="clear" w:color="auto" w:fill="FFFFFF"/>
            <w:lang w:val="en-US"/>
          </w:rPr>
          <w:delText xml:space="preserve"> observed when </w:delText>
        </w:r>
        <w:r w:rsidR="0000534E" w:rsidDel="00B97D71">
          <w:rPr>
            <w:rFonts w:ascii="Times New Roman" w:hAnsi="Times New Roman" w:cs="Times New Roman"/>
            <w:color w:val="222222"/>
            <w:shd w:val="clear" w:color="auto" w:fill="FFFFFF"/>
            <w:lang w:val="en-US"/>
          </w:rPr>
          <w:delText xml:space="preserve">a </w:delText>
        </w:r>
        <w:r w:rsidR="00001ADE" w:rsidDel="00B97D71">
          <w:rPr>
            <w:rFonts w:ascii="Times New Roman" w:hAnsi="Times New Roman" w:cs="Times New Roman"/>
            <w:color w:val="222222"/>
            <w:shd w:val="clear" w:color="auto" w:fill="FFFFFF"/>
            <w:lang w:val="en-US"/>
          </w:rPr>
          <w:delText>uniform prior was used</w:delText>
        </w:r>
      </w:del>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w:t>
      </w:r>
      <w:del w:id="883" w:author="Grant Adams" w:date="2021-06-10T16:53:00Z">
        <w:r w:rsidR="00FC6FD2" w:rsidRPr="00630775" w:rsidDel="00B97D71">
          <w:rPr>
            <w:rFonts w:ascii="Times New Roman" w:hAnsi="Times New Roman" w:cs="Times New Roman"/>
            <w:color w:val="000000"/>
            <w:lang w:val="en-GB"/>
          </w:rPr>
          <w:delText xml:space="preserve">and observation </w:delText>
        </w:r>
      </w:del>
      <w:r w:rsidR="00FC6FD2" w:rsidRPr="00630775">
        <w:rPr>
          <w:rFonts w:ascii="Times New Roman" w:hAnsi="Times New Roman" w:cs="Times New Roman"/>
          <w:color w:val="000000"/>
          <w:lang w:val="en-GB"/>
        </w:rPr>
        <w:t xml:space="preserve">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ins w:id="884" w:author="Grant Adams" w:date="2021-06-10T16:53:00Z">
        <w:r w:rsidR="00B97D71">
          <w:rPr>
            <w:rFonts w:ascii="Times New Roman" w:hAnsi="Times New Roman" w:cs="Times New Roman"/>
            <w:color w:val="000000"/>
            <w:lang w:val="en-GB"/>
          </w:rPr>
          <w:t>3</w:t>
        </w:r>
      </w:ins>
      <w:del w:id="885" w:author="Grant Adams" w:date="2021-06-10T16:53:00Z">
        <w:r w:rsidR="00F53D49" w:rsidRPr="00630775" w:rsidDel="00B97D71">
          <w:rPr>
            <w:rFonts w:ascii="Times New Roman" w:hAnsi="Times New Roman" w:cs="Times New Roman"/>
            <w:color w:val="000000"/>
            <w:lang w:val="en-GB"/>
          </w:rPr>
          <w:delText>5</w:delText>
        </w:r>
      </w:del>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del w:id="886" w:author="Grant Adams" w:date="2021-06-10T16:53:00Z">
        <w:r w:rsidR="00F7724E" w:rsidRPr="00630775" w:rsidDel="00B97D71">
          <w:rPr>
            <w:rFonts w:ascii="Times New Roman" w:hAnsi="Times New Roman" w:cs="Times New Roman"/>
            <w:color w:val="000000"/>
            <w:lang w:val="en-GB"/>
          </w:rPr>
          <w:delText xml:space="preserve">and </w:delText>
        </w:r>
        <w:r w:rsidR="00873AD4" w:rsidDel="00B97D71">
          <w:rPr>
            <w:rFonts w:ascii="Times New Roman" w:hAnsi="Times New Roman" w:cs="Times New Roman"/>
            <w:color w:val="000000"/>
            <w:lang w:val="en-GB"/>
          </w:rPr>
          <w:delText xml:space="preserve">for the </w:delText>
        </w:r>
        <w:r w:rsidR="00F7724E" w:rsidRPr="00630775" w:rsidDel="00B97D71">
          <w:rPr>
            <w:rFonts w:ascii="Times New Roman" w:hAnsi="Times New Roman" w:cs="Times New Roman"/>
            <w:lang w:val="en-US"/>
          </w:rPr>
          <w:delText xml:space="preserve">shape parameter </w:delText>
        </w:r>
        <w:r w:rsidR="0096264B" w:rsidRPr="00630775" w:rsidDel="00B97D71">
          <w:rPr>
            <w:rFonts w:ascii="Times New Roman" w:hAnsi="Times New Roman" w:cs="Times New Roman"/>
            <w:lang w:val="en-US"/>
          </w:rPr>
          <w:delText>(S</w:delText>
        </w:r>
        <w:r w:rsidR="00E20F8F" w:rsidRPr="00630775" w:rsidDel="00B97D71">
          <w:rPr>
            <w:rFonts w:ascii="Times New Roman" w:hAnsi="Times New Roman" w:cs="Times New Roman"/>
            <w:lang w:val="en-US"/>
          </w:rPr>
          <w:delText>c</w:delText>
        </w:r>
        <w:r w:rsidR="0096264B" w:rsidRPr="00630775" w:rsidDel="00B97D71">
          <w:rPr>
            <w:rFonts w:ascii="Times New Roman" w:hAnsi="Times New Roman" w:cs="Times New Roman"/>
            <w:lang w:val="en-US"/>
          </w:rPr>
          <w:delText xml:space="preserve">en </w:delText>
        </w:r>
        <w:r w:rsidR="008E6E53" w:rsidRPr="00630775" w:rsidDel="00B97D71">
          <w:rPr>
            <w:rFonts w:ascii="Times New Roman" w:hAnsi="Times New Roman" w:cs="Times New Roman"/>
            <w:lang w:val="en-US"/>
          </w:rPr>
          <w:delText>6</w:delText>
        </w:r>
        <w:r w:rsidR="0096264B" w:rsidRPr="00630775" w:rsidDel="00B97D71">
          <w:rPr>
            <w:rFonts w:ascii="Times New Roman" w:hAnsi="Times New Roman" w:cs="Times New Roman"/>
            <w:lang w:val="en-US"/>
          </w:rPr>
          <w:delText xml:space="preserve">) </w:delText>
        </w:r>
      </w:del>
      <w:r w:rsidR="00FC6FD2" w:rsidRPr="00630775">
        <w:rPr>
          <w:rFonts w:ascii="Times New Roman" w:hAnsi="Times New Roman" w:cs="Times New Roman"/>
          <w:color w:val="000000"/>
          <w:lang w:val="en-GB"/>
        </w:rPr>
        <w:t xml:space="preserve">were </w:t>
      </w:r>
      <w:del w:id="887" w:author="Grant Adams" w:date="2021-06-10T16:53:00Z">
        <w:r w:rsidR="00FC6FD2" w:rsidRPr="00630775" w:rsidDel="00B97D71">
          <w:rPr>
            <w:rFonts w:ascii="Times New Roman" w:hAnsi="Times New Roman" w:cs="Times New Roman"/>
            <w:color w:val="000000"/>
            <w:lang w:val="en-GB"/>
          </w:rPr>
          <w:delText xml:space="preserve">also </w:delText>
        </w:r>
      </w:del>
      <w:r w:rsidR="00FC6FD2" w:rsidRPr="00630775">
        <w:rPr>
          <w:rFonts w:ascii="Times New Roman" w:hAnsi="Times New Roman" w:cs="Times New Roman"/>
          <w:color w:val="000000"/>
          <w:lang w:val="en-GB"/>
        </w:rPr>
        <w:t>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del w:id="888" w:author="Grant Adams" w:date="2021-06-10T16:53:00Z">
        <w:r w:rsidR="00FC6FD2" w:rsidRPr="00630775" w:rsidDel="00B97D71">
          <w:rPr>
            <w:rFonts w:ascii="Times New Roman" w:hAnsi="Times New Roman" w:cs="Times New Roman"/>
            <w:color w:val="000000"/>
            <w:lang w:val="en-GB"/>
          </w:rPr>
          <w:delText xml:space="preserve">but </w:delText>
        </w:r>
      </w:del>
      <w:ins w:id="889" w:author="Grant Adams" w:date="2021-06-10T16:53:00Z">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ins>
      <w:del w:id="890" w:author="Grant Adams" w:date="2021-06-10T16:53:00Z">
        <w:r w:rsidR="00FC6FD2" w:rsidRPr="00630775" w:rsidDel="00B97D71">
          <w:rPr>
            <w:rFonts w:ascii="Times New Roman" w:hAnsi="Times New Roman" w:cs="Times New Roman"/>
            <w:color w:val="000000"/>
            <w:lang w:val="en-GB"/>
          </w:rPr>
          <w:delText xml:space="preserve">the </w:delText>
        </w:r>
      </w:del>
      <w:r w:rsidR="00FC6FD2" w:rsidRPr="00630775">
        <w:rPr>
          <w:rFonts w:ascii="Times New Roman" w:hAnsi="Times New Roman" w:cs="Times New Roman"/>
          <w:color w:val="000000"/>
          <w:lang w:val="en-GB"/>
        </w:rPr>
        <w:t>effect on the other estimated parameters</w:t>
      </w:r>
      <w:del w:id="891" w:author="Grant Adams" w:date="2021-06-10T16:53:00Z">
        <w:r w:rsidR="00FC6FD2" w:rsidRPr="00630775" w:rsidDel="00B97D71">
          <w:rPr>
            <w:rFonts w:ascii="Times New Roman" w:hAnsi="Times New Roman" w:cs="Times New Roman"/>
            <w:color w:val="000000"/>
            <w:lang w:val="en-GB"/>
          </w:rPr>
          <w:delText xml:space="preserve"> was limited</w:delText>
        </w:r>
      </w:del>
      <w:r w:rsidR="00852BFB" w:rsidRPr="00630775">
        <w:rPr>
          <w:rFonts w:ascii="Times New Roman" w:hAnsi="Times New Roman" w:cs="Times New Roman"/>
          <w:color w:val="000000"/>
          <w:lang w:val="en-GB"/>
        </w:rPr>
        <w:t>.</w:t>
      </w:r>
      <w:ins w:id="892" w:author="Grant Adams" w:date="2021-06-10T16:54:00Z">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3) led to increased uncertainty in</w:t>
        </w:r>
      </w:ins>
      <w:ins w:id="893" w:author="Grant Adams" w:date="2021-06-10T16:55:00Z">
        <w:r w:rsidR="00B97D71">
          <w:rPr>
            <w:rFonts w:ascii="Times New Roman" w:hAnsi="Times New Roman" w:cs="Times New Roman"/>
            <w:color w:val="000000"/>
            <w:lang w:val="en-GB"/>
          </w:rPr>
          <w:t xml:space="preserve"> </w:t>
        </w:r>
      </w:ins>
      <m:oMath>
        <m:sSub>
          <m:sSubPr>
            <m:ctrlPr>
              <w:ins w:id="894" w:author="Grant Adams" w:date="2021-06-10T16:55:00Z">
                <w:rPr>
                  <w:rFonts w:ascii="Cambria Math" w:hAnsi="Cambria Math" w:cs="Times New Roman"/>
                  <w:i/>
                  <w:color w:val="000000"/>
                  <w:lang w:val="en-GB"/>
                </w:rPr>
              </w:ins>
            </m:ctrlPr>
          </m:sSubPr>
          <m:e>
            <m:r>
              <w:ins w:id="895" w:author="Grant Adams" w:date="2021-06-10T16:55:00Z">
                <w:rPr>
                  <w:rFonts w:ascii="Cambria Math" w:hAnsi="Cambria Math" w:cs="Times New Roman"/>
                  <w:color w:val="000000"/>
                  <w:lang w:val="en-GB"/>
                </w:rPr>
                <m:t>R</m:t>
              </w:ins>
            </m:r>
          </m:e>
          <m:sub>
            <m:r>
              <w:ins w:id="896" w:author="Grant Adams" w:date="2021-06-10T16:55:00Z">
                <w:rPr>
                  <w:rFonts w:ascii="Cambria Math" w:hAnsi="Cambria Math" w:cs="Times New Roman"/>
                  <w:color w:val="000000"/>
                  <w:lang w:val="en-GB"/>
                </w:rPr>
                <m:t>max</m:t>
              </w:ins>
            </m:r>
          </m:sub>
        </m:sSub>
      </m:oMath>
      <w:ins w:id="897" w:author="Grant Adams" w:date="2021-06-10T16:55:00Z">
        <w:r w:rsidR="00B97D71">
          <w:rPr>
            <w:rFonts w:ascii="Times New Roman" w:eastAsiaTheme="minorEastAsia" w:hAnsi="Times New Roman" w:cs="Times New Roman"/>
            <w:color w:val="000000"/>
            <w:lang w:val="en-GB"/>
          </w:rPr>
          <w:t xml:space="preserve"> and </w:t>
        </w:r>
      </w:ins>
      <m:oMath>
        <m:r>
          <w:ins w:id="898" w:author="Grant Adams" w:date="2021-06-10T16:55:00Z">
            <w:rPr>
              <w:rFonts w:ascii="Cambria Math" w:eastAsiaTheme="minorEastAsia" w:hAnsi="Cambria Math" w:cs="Times New Roman"/>
              <w:color w:val="000000"/>
              <w:lang w:val="en-GB"/>
            </w:rPr>
            <m:t>K</m:t>
          </w:ins>
        </m:r>
      </m:oMath>
      <w:ins w:id="899" w:author="Grant Adams" w:date="2021-06-10T16:55:00Z">
        <w:r w:rsidR="00B97D71">
          <w:rPr>
            <w:rFonts w:ascii="Times New Roman" w:eastAsiaTheme="minorEastAsia" w:hAnsi="Times New Roman" w:cs="Times New Roman"/>
            <w:color w:val="000000"/>
            <w:lang w:val="en-GB"/>
          </w:rPr>
          <w:t xml:space="preserve"> and a lower minimum population size.</w:t>
        </w:r>
      </w:ins>
      <w:ins w:id="900" w:author="Grant Adams" w:date="2021-06-10T16:54:00Z">
        <w:r w:rsidR="00B97D71">
          <w:rPr>
            <w:rFonts w:ascii="Times New Roman" w:hAnsi="Times New Roman" w:cs="Times New Roman"/>
            <w:color w:val="000000"/>
            <w:lang w:val="en-GB"/>
          </w:rPr>
          <w:t xml:space="preserve"> </w:t>
        </w:r>
      </w:ins>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ins w:id="901" w:author="Grant Adams" w:date="2021-06-10T16:56:00Z">
        <w:r w:rsidR="00F54DDF">
          <w:rPr>
            <w:rFonts w:ascii="Times New Roman" w:hAnsi="Times New Roman" w:cs="Times New Roman"/>
            <w:color w:val="000000"/>
            <w:lang w:val="en-GB"/>
          </w:rPr>
          <w:t>4</w:t>
        </w:r>
      </w:ins>
      <w:del w:id="902" w:author="Grant Adams" w:date="2021-06-10T16:56:00Z">
        <w:r w:rsidR="005F26DC" w:rsidRPr="008D1C88" w:rsidDel="00F54DDF">
          <w:rPr>
            <w:rFonts w:ascii="Times New Roman" w:hAnsi="Times New Roman" w:cs="Times New Roman"/>
            <w:color w:val="000000"/>
            <w:lang w:val="en-GB"/>
          </w:rPr>
          <w:delText>7</w:delText>
        </w:r>
      </w:del>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ins w:id="903" w:author="Grant Adams" w:date="2021-06-10T16:56:00Z">
        <w:r w:rsidR="00F54DDF">
          <w:rPr>
            <w:rFonts w:ascii="Times New Roman" w:hAnsi="Times New Roman" w:cs="Times New Roman"/>
            <w:lang w:val="en-US"/>
          </w:rPr>
          <w:t>5</w:t>
        </w:r>
      </w:ins>
      <w:del w:id="904" w:author="Grant Adams" w:date="2021-06-10T16:56:00Z">
        <w:r w:rsidR="001E0A82" w:rsidRPr="008D1C88" w:rsidDel="00F54DDF">
          <w:rPr>
            <w:rFonts w:ascii="Times New Roman" w:hAnsi="Times New Roman" w:cs="Times New Roman"/>
            <w:lang w:val="en-US"/>
          </w:rPr>
          <w:delText>8</w:delText>
        </w:r>
      </w:del>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ins w:id="905" w:author="Grant Adams" w:date="2021-06-10T16:56:00Z">
        <w:r w:rsidR="00F54DDF">
          <w:rPr>
            <w:rFonts w:ascii="Times New Roman" w:hAnsi="Times New Roman" w:cs="Times New Roman"/>
            <w:color w:val="000000"/>
            <w:lang w:val="en-GB"/>
          </w:rPr>
          <w:t xml:space="preserve">apart from scaling the population size, </w:t>
        </w:r>
      </w:ins>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ins w:id="906" w:author="Grant Adams" w:date="2021-06-10T17:02:00Z">
        <w:r w:rsidR="00780729">
          <w:rPr>
            <w:rFonts w:ascii="Times New Roman" w:hAnsi="Times New Roman" w:cs="Times New Roman"/>
            <w:lang w:val="en-US"/>
          </w:rPr>
          <w:t xml:space="preserve"> Similarly, changing the prior for </w:t>
        </w:r>
      </w:ins>
      <m:oMath>
        <m:sSub>
          <m:sSubPr>
            <m:ctrlPr>
              <w:ins w:id="907" w:author="Grant Adams" w:date="2021-06-10T17:02:00Z">
                <w:rPr>
                  <w:rFonts w:ascii="Cambria Math" w:hAnsi="Cambria Math" w:cs="Times New Roman"/>
                  <w:i/>
                  <w:lang w:val="en-GB"/>
                </w:rPr>
              </w:ins>
            </m:ctrlPr>
          </m:sSubPr>
          <m:e>
            <m:r>
              <w:ins w:id="908" w:author="Grant Adams" w:date="2021-06-10T17:02:00Z">
                <w:rPr>
                  <w:rFonts w:ascii="Cambria Math" w:hAnsi="Cambria Math" w:cs="Times New Roman"/>
                  <w:lang w:val="en-GB"/>
                </w:rPr>
                <m:t>N</m:t>
              </w:ins>
            </m:r>
          </m:e>
          <m:sub>
            <m:r>
              <w:ins w:id="909" w:author="Grant Adams" w:date="2021-06-10T17:02:00Z">
                <w:rPr>
                  <w:rFonts w:ascii="Cambria Math" w:hAnsi="Cambria Math" w:cs="Times New Roman"/>
                  <w:lang w:val="en-GB"/>
                </w:rPr>
                <m:t>recent</m:t>
              </w:ins>
            </m:r>
          </m:sub>
        </m:sSub>
      </m:oMath>
      <w:ins w:id="910" w:author="Grant Adams" w:date="2021-06-10T17:02:00Z">
        <w:r w:rsidR="00780729">
          <w:rPr>
            <w:rFonts w:ascii="Times New Roman" w:eastAsiaTheme="minorEastAsia" w:hAnsi="Times New Roman" w:cs="Times New Roman"/>
            <w:lang w:val="en-GB"/>
          </w:rPr>
          <w:t xml:space="preserve"> and altering the number of mtDNA haplotypes (Scens 7-10) had</w:t>
        </w:r>
      </w:ins>
      <w:ins w:id="911" w:author="Grant Adams" w:date="2021-06-10T17:03:00Z">
        <w:r w:rsidR="00780729">
          <w:rPr>
            <w:rFonts w:ascii="Times New Roman" w:eastAsiaTheme="minorEastAsia" w:hAnsi="Times New Roman" w:cs="Times New Roman"/>
            <w:lang w:val="en-GB"/>
          </w:rPr>
          <w:t xml:space="preserve"> little impact on the results.</w:t>
        </w:r>
      </w:ins>
    </w:p>
    <w:p w14:paraId="12A73D22" w14:textId="2D5692A2" w:rsidR="000939E1" w:rsidRPr="0070704B" w:rsidDel="00BC6B3B" w:rsidRDefault="00D26777" w:rsidP="000939E1">
      <w:pPr>
        <w:spacing w:after="0" w:line="360" w:lineRule="auto"/>
        <w:ind w:firstLine="284"/>
        <w:rPr>
          <w:del w:id="912" w:author="Grant Adams" w:date="2021-06-10T16:57:00Z"/>
          <w:rFonts w:ascii="Times New Roman" w:hAnsi="Times New Roman" w:cs="Times New Roman"/>
          <w:lang w:val="en-US"/>
        </w:rPr>
      </w:pPr>
      <w:del w:id="913" w:author="Grant Adams" w:date="2021-06-10T16:57:00Z">
        <w:r w:rsidRPr="00D26777" w:rsidDel="00BC6B3B">
          <w:rPr>
            <w:rFonts w:ascii="Times New Roman" w:hAnsi="Times New Roman" w:cs="Times New Roman"/>
            <w:lang w:val="en-US"/>
          </w:rPr>
          <w:delText>Table S3 and Figs. S3</w:delText>
        </w:r>
        <w:r w:rsidR="00B40D64" w:rsidDel="00BC6B3B">
          <w:rPr>
            <w:rFonts w:ascii="Times New Roman" w:hAnsi="Times New Roman" w:cs="Times New Roman"/>
            <w:lang w:val="en-US"/>
          </w:rPr>
          <w:delText>-</w:delText>
        </w:r>
        <w:r w:rsidRPr="00D26777" w:rsidDel="00BC6B3B">
          <w:rPr>
            <w:rFonts w:ascii="Times New Roman" w:hAnsi="Times New Roman" w:cs="Times New Roman"/>
            <w:lang w:val="en-US"/>
          </w:rPr>
          <w:delText xml:space="preserve">S5 of the Supplementary Material present </w:delText>
        </w:r>
        <w:r w:rsidR="00C10449" w:rsidDel="00BC6B3B">
          <w:rPr>
            <w:rFonts w:ascii="Times New Roman" w:hAnsi="Times New Roman" w:cs="Times New Roman"/>
            <w:lang w:val="en-US"/>
          </w:rPr>
          <w:delText>t</w:delText>
        </w:r>
        <w:r w:rsidR="00617878" w:rsidDel="00BC6B3B">
          <w:rPr>
            <w:rFonts w:ascii="Times New Roman" w:hAnsi="Times New Roman" w:cs="Times New Roman"/>
            <w:lang w:val="en-US"/>
          </w:rPr>
          <w:delText>he</w:delText>
        </w:r>
        <w:r w:rsidR="00F70923" w:rsidDel="00BC6B3B">
          <w:rPr>
            <w:rFonts w:ascii="Times New Roman" w:hAnsi="Times New Roman" w:cs="Times New Roman"/>
            <w:lang w:val="en-US"/>
          </w:rPr>
          <w:delText xml:space="preserve"> </w:delText>
        </w:r>
        <w:r w:rsidR="00D27D93" w:rsidDel="00BC6B3B">
          <w:rPr>
            <w:rFonts w:ascii="Times New Roman" w:hAnsi="Times New Roman" w:cs="Times New Roman"/>
            <w:lang w:val="en-US"/>
          </w:rPr>
          <w:delText>results of</w:delText>
        </w:r>
        <w:r w:rsidR="00F344FE" w:rsidRPr="00F344FE" w:rsidDel="00BC6B3B">
          <w:rPr>
            <w:rFonts w:ascii="Times New Roman" w:hAnsi="Times New Roman" w:cs="Times New Roman"/>
            <w:lang w:val="en-US"/>
          </w:rPr>
          <w:delText xml:space="preserve"> </w:delText>
        </w:r>
        <w:r w:rsidR="00F344FE" w:rsidDel="00BC6B3B">
          <w:rPr>
            <w:rFonts w:ascii="Times New Roman" w:hAnsi="Times New Roman" w:cs="Times New Roman"/>
            <w:lang w:val="en-US"/>
          </w:rPr>
          <w:delText xml:space="preserve">the </w:delText>
        </w:r>
        <w:r w:rsidR="00DD4874" w:rsidDel="00BC6B3B">
          <w:rPr>
            <w:rFonts w:ascii="Times New Roman" w:hAnsi="Times New Roman" w:cs="Times New Roman"/>
            <w:lang w:val="en-US"/>
          </w:rPr>
          <w:delText>independent check</w:delText>
        </w:r>
        <w:r w:rsidR="000C2296" w:rsidDel="00BC6B3B">
          <w:rPr>
            <w:rFonts w:ascii="Times New Roman" w:hAnsi="Times New Roman" w:cs="Times New Roman"/>
            <w:lang w:val="en-US"/>
          </w:rPr>
          <w:delText>ing</w:delText>
        </w:r>
        <w:r w:rsidR="008C2ADF" w:rsidDel="00BC6B3B">
          <w:rPr>
            <w:rFonts w:ascii="Times New Roman" w:hAnsi="Times New Roman" w:cs="Times New Roman"/>
            <w:lang w:val="en-US"/>
          </w:rPr>
          <w:delText xml:space="preserve"> through implementation of </w:delText>
        </w:r>
        <w:r w:rsidR="00DD4874" w:rsidDel="00BC6B3B">
          <w:rPr>
            <w:rFonts w:ascii="Times New Roman" w:hAnsi="Times New Roman" w:cs="Times New Roman"/>
            <w:lang w:val="en-US"/>
          </w:rPr>
          <w:delText xml:space="preserve">the </w:delText>
        </w:r>
        <w:r w:rsidR="00D27D93" w:rsidDel="00BC6B3B">
          <w:rPr>
            <w:rFonts w:ascii="Times New Roman" w:hAnsi="Times New Roman" w:cs="Times New Roman"/>
            <w:lang w:val="en-US"/>
          </w:rPr>
          <w:delText>backward approach</w:delText>
        </w:r>
        <w:r w:rsidR="00652AB9" w:rsidDel="00BC6B3B">
          <w:rPr>
            <w:rFonts w:ascii="Times New Roman" w:hAnsi="Times New Roman" w:cs="Times New Roman"/>
            <w:lang w:val="en-US"/>
          </w:rPr>
          <w:delText>.</w:delText>
        </w:r>
        <w:r w:rsidR="00BA5F85" w:rsidDel="00BC6B3B">
          <w:rPr>
            <w:rFonts w:ascii="Times New Roman" w:hAnsi="Times New Roman" w:cs="Times New Roman"/>
            <w:lang w:val="en-US"/>
          </w:rPr>
          <w:delText xml:space="preserve"> </w:delText>
        </w:r>
        <w:r w:rsidR="00A06BE0" w:rsidDel="00BC6B3B">
          <w:rPr>
            <w:rFonts w:ascii="Times New Roman" w:hAnsi="Times New Roman" w:cs="Times New Roman"/>
            <w:lang w:val="en-US"/>
          </w:rPr>
          <w:delText xml:space="preserve">Since </w:delText>
        </w:r>
        <w:r w:rsidR="00D6024B" w:rsidDel="00BC6B3B">
          <w:rPr>
            <w:rFonts w:ascii="Times New Roman" w:hAnsi="Times New Roman" w:cs="Times New Roman"/>
            <w:lang w:val="en-US"/>
          </w:rPr>
          <w:delText>this model consider</w:delText>
        </w:r>
        <w:r w:rsidR="00D529FF" w:rsidDel="00BC6B3B">
          <w:rPr>
            <w:rFonts w:ascii="Times New Roman" w:hAnsi="Times New Roman" w:cs="Times New Roman"/>
            <w:lang w:val="en-US"/>
          </w:rPr>
          <w:delText>s fewer</w:delText>
        </w:r>
        <w:r w:rsidR="00D6024B" w:rsidDel="00BC6B3B">
          <w:rPr>
            <w:rFonts w:ascii="Times New Roman" w:hAnsi="Times New Roman" w:cs="Times New Roman"/>
            <w:lang w:val="en-US"/>
          </w:rPr>
          <w:delText xml:space="preserve"> source</w:delText>
        </w:r>
        <w:r w:rsidR="00D529FF" w:rsidDel="00BC6B3B">
          <w:rPr>
            <w:rFonts w:ascii="Times New Roman" w:hAnsi="Times New Roman" w:cs="Times New Roman"/>
            <w:lang w:val="en-US"/>
          </w:rPr>
          <w:delText>s</w:delText>
        </w:r>
        <w:r w:rsidR="00D6024B" w:rsidDel="00BC6B3B">
          <w:rPr>
            <w:rFonts w:ascii="Times New Roman" w:hAnsi="Times New Roman" w:cs="Times New Roman"/>
            <w:lang w:val="en-US"/>
          </w:rPr>
          <w:delText xml:space="preserve"> of uncertainty than the </w:delText>
        </w:r>
        <w:r w:rsidR="00D529FF" w:rsidDel="00BC6B3B">
          <w:rPr>
            <w:rFonts w:ascii="Times New Roman" w:hAnsi="Times New Roman" w:cs="Times New Roman"/>
            <w:lang w:val="en-US"/>
          </w:rPr>
          <w:delText xml:space="preserve">one </w:delText>
        </w:r>
        <w:r w:rsidR="00D6024B" w:rsidDel="00BC6B3B">
          <w:rPr>
            <w:rFonts w:ascii="Times New Roman" w:hAnsi="Times New Roman" w:cs="Times New Roman"/>
            <w:lang w:val="en-US"/>
          </w:rPr>
          <w:delText>implemented in this study</w:delText>
        </w:r>
        <w:r w:rsidR="00A06BE0" w:rsidRPr="00A06BE0" w:rsidDel="00BC6B3B">
          <w:rPr>
            <w:rFonts w:ascii="Times" w:hAnsi="Times" w:cs="Times"/>
            <w:sz w:val="26"/>
            <w:szCs w:val="26"/>
            <w:lang w:val="en-US"/>
          </w:rPr>
          <w:delText>—</w:delText>
        </w:r>
        <w:r w:rsidR="00720B86" w:rsidRPr="00A06BE0" w:rsidDel="00BC6B3B">
          <w:rPr>
            <w:rFonts w:ascii="Times New Roman" w:hAnsi="Times New Roman" w:cs="Times New Roman"/>
            <w:i/>
            <w:iCs/>
            <w:lang w:val="en-US"/>
          </w:rPr>
          <w:delText>i.e.</w:delText>
        </w:r>
        <w:r w:rsidR="00720B86" w:rsidDel="00BC6B3B">
          <w:rPr>
            <w:rFonts w:ascii="Times New Roman" w:hAnsi="Times New Roman" w:cs="Times New Roman"/>
            <w:lang w:val="en-US"/>
          </w:rPr>
          <w:delText xml:space="preserve">, </w:delText>
        </w:r>
        <w:r w:rsidR="00F13D2E" w:rsidDel="00BC6B3B">
          <w:rPr>
            <w:rFonts w:ascii="Times New Roman" w:hAnsi="Times New Roman" w:cs="Times New Roman"/>
            <w:lang w:val="en-US"/>
          </w:rPr>
          <w:delText xml:space="preserve">in treating </w:delText>
        </w:r>
        <w:r w:rsidR="00720B86" w:rsidDel="00BC6B3B">
          <w:rPr>
            <w:rFonts w:ascii="Times New Roman" w:hAnsi="Times New Roman" w:cs="Times New Roman"/>
            <w:lang w:val="en-US"/>
          </w:rPr>
          <w:delText>only observation error</w:delText>
        </w:r>
        <w:r w:rsidR="00E21F3D" w:rsidRPr="00A06BE0" w:rsidDel="00BC6B3B">
          <w:rPr>
            <w:rFonts w:ascii="Times" w:hAnsi="Times" w:cs="Times"/>
            <w:sz w:val="26"/>
            <w:szCs w:val="26"/>
            <w:lang w:val="en-US"/>
          </w:rPr>
          <w:delText>—</w:delText>
        </w:r>
        <w:r w:rsidR="00D6024B" w:rsidDel="00BC6B3B">
          <w:rPr>
            <w:rFonts w:ascii="Times New Roman" w:hAnsi="Times New Roman" w:cs="Times New Roman"/>
            <w:lang w:val="en-US"/>
          </w:rPr>
          <w:delText xml:space="preserve">the </w:delText>
        </w:r>
        <w:r w:rsidR="00720B86" w:rsidDel="00BC6B3B">
          <w:rPr>
            <w:rFonts w:ascii="Times New Roman" w:hAnsi="Times New Roman" w:cs="Times New Roman"/>
            <w:lang w:val="en-US"/>
          </w:rPr>
          <w:delText>dispersion of</w:delText>
        </w:r>
        <w:r w:rsidR="00D529FF" w:rsidDel="00BC6B3B">
          <w:rPr>
            <w:rFonts w:ascii="Times New Roman" w:hAnsi="Times New Roman" w:cs="Times New Roman"/>
            <w:lang w:val="en-US"/>
          </w:rPr>
          <w:delText xml:space="preserve"> the</w:delText>
        </w:r>
        <w:r w:rsidR="00720B86" w:rsidDel="00BC6B3B">
          <w:rPr>
            <w:rFonts w:ascii="Times New Roman" w:hAnsi="Times New Roman" w:cs="Times New Roman"/>
            <w:lang w:val="en-US"/>
          </w:rPr>
          <w:delText xml:space="preserve"> </w:delText>
        </w:r>
        <w:r w:rsidR="0082620D" w:rsidDel="00BC6B3B">
          <w:rPr>
            <w:rFonts w:ascii="Times New Roman" w:hAnsi="Times New Roman" w:cs="Times New Roman"/>
            <w:lang w:val="en-US"/>
          </w:rPr>
          <w:delText xml:space="preserve">estimated values </w:delText>
        </w:r>
        <w:r w:rsidR="00265958" w:rsidDel="00BC6B3B">
          <w:rPr>
            <w:rFonts w:ascii="Times New Roman" w:hAnsi="Times New Roman" w:cs="Times New Roman"/>
            <w:lang w:val="en-US"/>
          </w:rPr>
          <w:delText>was</w:delText>
        </w:r>
        <w:r w:rsidR="0082620D" w:rsidDel="00BC6B3B">
          <w:rPr>
            <w:rFonts w:ascii="Times New Roman" w:hAnsi="Times New Roman" w:cs="Times New Roman"/>
            <w:lang w:val="en-US"/>
          </w:rPr>
          <w:delText xml:space="preserve"> less</w:delText>
        </w:r>
        <w:r w:rsidR="00265958" w:rsidRPr="00D529FF" w:rsidDel="00BC6B3B">
          <w:rPr>
            <w:rFonts w:ascii="Times New Roman" w:hAnsi="Times New Roman" w:cs="Times New Roman"/>
            <w:lang w:val="en-US"/>
          </w:rPr>
          <w:delText>.</w:delText>
        </w:r>
        <w:r w:rsidR="00545D97" w:rsidDel="00BC6B3B">
          <w:rPr>
            <w:rFonts w:ascii="Times New Roman" w:hAnsi="Times New Roman" w:cs="Times New Roman"/>
            <w:lang w:val="en-US"/>
          </w:rPr>
          <w:delText xml:space="preserve"> </w:delText>
        </w:r>
        <w:r w:rsidR="00BA5F85" w:rsidDel="00BC6B3B">
          <w:rPr>
            <w:rFonts w:ascii="Times New Roman" w:hAnsi="Times New Roman" w:cs="Times New Roman"/>
            <w:lang w:val="en-US"/>
          </w:rPr>
          <w:delText xml:space="preserve">The model </w:delText>
        </w:r>
        <w:r w:rsidR="003E30E9" w:rsidRPr="003E30E9" w:rsidDel="00BC6B3B">
          <w:rPr>
            <w:rFonts w:ascii="Times New Roman" w:hAnsi="Times New Roman" w:cs="Times New Roman"/>
            <w:lang w:val="en-US"/>
          </w:rPr>
          <w:delText xml:space="preserve">properly </w:delText>
        </w:r>
        <w:r w:rsidR="00BA5F85" w:rsidDel="00BC6B3B">
          <w:rPr>
            <w:rFonts w:ascii="Times New Roman" w:hAnsi="Times New Roman" w:cs="Times New Roman"/>
            <w:lang w:val="en-US"/>
          </w:rPr>
          <w:delText>converge</w:delText>
        </w:r>
        <w:r w:rsidR="006D37EB" w:rsidDel="00BC6B3B">
          <w:rPr>
            <w:rFonts w:ascii="Times New Roman" w:hAnsi="Times New Roman" w:cs="Times New Roman"/>
            <w:lang w:val="en-US"/>
          </w:rPr>
          <w:delText>d</w:delText>
        </w:r>
        <w:r w:rsidR="00BA5F85" w:rsidDel="00BC6B3B">
          <w:rPr>
            <w:rFonts w:ascii="Times New Roman" w:hAnsi="Times New Roman" w:cs="Times New Roman"/>
            <w:lang w:val="en-US"/>
          </w:rPr>
          <w:delText xml:space="preserve"> </w:delText>
        </w:r>
        <w:r w:rsidR="006D37EB" w:rsidDel="00BC6B3B">
          <w:rPr>
            <w:rFonts w:ascii="Times New Roman" w:hAnsi="Times New Roman" w:cs="Times New Roman"/>
            <w:lang w:val="en-US"/>
          </w:rPr>
          <w:delText xml:space="preserve">and estimated a population trajectory that is </w:delText>
        </w:r>
        <w:r w:rsidR="00A317CD" w:rsidDel="00BC6B3B">
          <w:rPr>
            <w:rFonts w:ascii="Times New Roman" w:hAnsi="Times New Roman" w:cs="Times New Roman"/>
            <w:lang w:val="en-US"/>
          </w:rPr>
          <w:delText xml:space="preserve">consistent with the </w:delText>
        </w:r>
        <w:r w:rsidR="009D1B04" w:rsidDel="00BC6B3B">
          <w:rPr>
            <w:rFonts w:ascii="Times New Roman" w:hAnsi="Times New Roman" w:cs="Times New Roman"/>
            <w:lang w:val="en-US"/>
          </w:rPr>
          <w:delText xml:space="preserve">previous results </w:delText>
        </w:r>
        <w:r w:rsidR="004549B5" w:rsidDel="00BC6B3B">
          <w:rPr>
            <w:rFonts w:ascii="Times New Roman" w:hAnsi="Times New Roman" w:cs="Times New Roman"/>
            <w:lang w:val="en-US"/>
          </w:rPr>
          <w:delText>(Fig. S3)</w:delText>
        </w:r>
        <w:r w:rsidR="003E30E9" w:rsidDel="00BC6B3B">
          <w:rPr>
            <w:rFonts w:ascii="Times New Roman" w:hAnsi="Times New Roman" w:cs="Times New Roman"/>
            <w:lang w:val="en-US"/>
          </w:rPr>
          <w:delText>.</w:delText>
        </w:r>
        <w:r w:rsidR="004549B5"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 xml:space="preserve">The </w:delText>
        </w:r>
        <w:r w:rsidR="00FB270A" w:rsidRPr="00DE4B77" w:rsidDel="00BC6B3B">
          <w:rPr>
            <w:rFonts w:ascii="Times New Roman" w:hAnsi="Times New Roman" w:cs="Times New Roman"/>
            <w:lang w:val="en-US"/>
          </w:rPr>
          <w:delText xml:space="preserve">observed annual number of </w:delText>
        </w:r>
        <w:r w:rsidR="00FB270A" w:rsidDel="00BC6B3B">
          <w:rPr>
            <w:rFonts w:ascii="Times New Roman" w:hAnsi="Times New Roman" w:cs="Times New Roman"/>
            <w:lang w:val="en-US"/>
          </w:rPr>
          <w:delText>SRW</w:delText>
        </w:r>
        <w:r w:rsidR="00AE1FC4" w:rsidDel="00BC6B3B">
          <w:rPr>
            <w:rFonts w:ascii="Times New Roman" w:hAnsi="Times New Roman" w:cs="Times New Roman"/>
            <w:lang w:val="en-US"/>
          </w:rPr>
          <w:delText>s</w:delText>
        </w:r>
        <w:r w:rsidR="00FB270A" w:rsidDel="00BC6B3B">
          <w:rPr>
            <w:rFonts w:ascii="Times New Roman" w:hAnsi="Times New Roman" w:cs="Times New Roman"/>
            <w:lang w:val="en-US"/>
          </w:rPr>
          <w:delText xml:space="preserve"> was</w:delText>
        </w:r>
        <w:r w:rsidR="002A4804"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well approximated by the model (Fig. S4)</w:delText>
        </w:r>
        <w:r w:rsidR="00FB270A" w:rsidRPr="00DE4B77" w:rsidDel="00BC6B3B">
          <w:rPr>
            <w:rFonts w:ascii="Times New Roman" w:hAnsi="Times New Roman" w:cs="Times New Roman"/>
            <w:lang w:val="en-US"/>
          </w:rPr>
          <w:delText>.</w:delText>
        </w:r>
        <w:r w:rsidR="00FB270A" w:rsidDel="00BC6B3B">
          <w:rPr>
            <w:rFonts w:ascii="Times New Roman" w:hAnsi="Times New Roman" w:cs="Times New Roman"/>
            <w:lang w:val="en-US"/>
          </w:rPr>
          <w:delText xml:space="preserve"> </w:delText>
        </w:r>
        <w:r w:rsidR="00EA476D" w:rsidDel="00BC6B3B">
          <w:rPr>
            <w:rFonts w:ascii="Times New Roman" w:hAnsi="Times New Roman" w:cs="Times New Roman"/>
            <w:lang w:val="en-US"/>
          </w:rPr>
          <w:delText>Th</w:delText>
        </w:r>
        <w:r w:rsidR="002A4804" w:rsidDel="00BC6B3B">
          <w:rPr>
            <w:rFonts w:ascii="Times New Roman" w:hAnsi="Times New Roman" w:cs="Times New Roman"/>
            <w:lang w:val="en-US"/>
          </w:rPr>
          <w:delText>e</w:delText>
        </w:r>
        <w:r w:rsidR="003E30E9" w:rsidDel="00BC6B3B">
          <w:rPr>
            <w:rFonts w:ascii="Times New Roman" w:hAnsi="Times New Roman" w:cs="Times New Roman"/>
            <w:lang w:val="en-US"/>
          </w:rPr>
          <w:delText xml:space="preserve"> </w:delText>
        </w:r>
        <w:r w:rsidR="002A4804" w:rsidDel="00BC6B3B">
          <w:rPr>
            <w:rFonts w:ascii="Times New Roman" w:hAnsi="Times New Roman" w:cs="Times New Roman"/>
            <w:lang w:val="en-US"/>
          </w:rPr>
          <w:delText xml:space="preserve">population trajectory </w:delText>
        </w:r>
        <w:r w:rsidR="005410E8" w:rsidDel="00BC6B3B">
          <w:rPr>
            <w:rFonts w:ascii="Times New Roman" w:hAnsi="Times New Roman" w:cs="Times New Roman"/>
            <w:lang w:val="en-US"/>
          </w:rPr>
          <w:delText xml:space="preserve">also </w:delText>
        </w:r>
        <w:r w:rsidR="00ED4760" w:rsidRPr="005833F7" w:rsidDel="00BC6B3B">
          <w:rPr>
            <w:rFonts w:ascii="Times New Roman" w:hAnsi="Times New Roman" w:cs="Times New Roman"/>
            <w:lang w:val="en-US"/>
          </w:rPr>
          <w:delText xml:space="preserve">revealed a very protracted </w:delText>
        </w:r>
        <w:r w:rsidR="00AE1FC4" w:rsidDel="00BC6B3B">
          <w:rPr>
            <w:rFonts w:ascii="Times New Roman" w:hAnsi="Times New Roman" w:cs="Times New Roman"/>
            <w:lang w:val="en-US"/>
          </w:rPr>
          <w:delText xml:space="preserve">period of </w:delText>
        </w:r>
        <w:r w:rsidR="00ED4760" w:rsidRPr="005833F7" w:rsidDel="00BC6B3B">
          <w:rPr>
            <w:rFonts w:ascii="Times New Roman" w:hAnsi="Times New Roman" w:cs="Times New Roman"/>
            <w:lang w:val="en-US"/>
          </w:rPr>
          <w:delText xml:space="preserve">population bottleneck </w:delText>
        </w:r>
        <w:r w:rsidR="00366A5A" w:rsidDel="00BC6B3B">
          <w:rPr>
            <w:rFonts w:ascii="Times New Roman" w:hAnsi="Times New Roman" w:cs="Times New Roman"/>
            <w:lang w:val="en-US"/>
          </w:rPr>
          <w:delText xml:space="preserve">that </w:delText>
        </w:r>
        <w:r w:rsidR="00366A5A" w:rsidRPr="001A6CE8" w:rsidDel="00BC6B3B">
          <w:rPr>
            <w:rFonts w:ascii="Times New Roman" w:hAnsi="Times New Roman" w:cs="Times New Roman"/>
            <w:lang w:val="en-US"/>
          </w:rPr>
          <w:delText xml:space="preserve">started slightly later than </w:delText>
        </w:r>
        <w:r w:rsidR="00195C21" w:rsidDel="00BC6B3B">
          <w:rPr>
            <w:rFonts w:ascii="Times New Roman" w:hAnsi="Times New Roman" w:cs="Times New Roman"/>
            <w:lang w:val="en-US"/>
          </w:rPr>
          <w:delText xml:space="preserve">was </w:delText>
        </w:r>
        <w:r w:rsidR="00366A5A" w:rsidRPr="001A6CE8" w:rsidDel="00BC6B3B">
          <w:rPr>
            <w:rFonts w:ascii="Times New Roman" w:hAnsi="Times New Roman" w:cs="Times New Roman"/>
            <w:lang w:val="en-US"/>
          </w:rPr>
          <w:delText>estimated by the forward approach.</w:delText>
        </w:r>
        <w:r w:rsidR="002355B3" w:rsidDel="00BC6B3B">
          <w:rPr>
            <w:rFonts w:ascii="Times New Roman" w:hAnsi="Times New Roman" w:cs="Times New Roman"/>
            <w:lang w:val="en-US"/>
          </w:rPr>
          <w:delText xml:space="preserve"> </w:delText>
        </w:r>
        <w:r w:rsidR="00E12B1E" w:rsidDel="00BC6B3B">
          <w:rPr>
            <w:rFonts w:ascii="Times New Roman" w:hAnsi="Times New Roman" w:cs="Times New Roman"/>
            <w:lang w:val="en-US"/>
          </w:rPr>
          <w:delText xml:space="preserve">The </w:delText>
        </w:r>
        <w:r w:rsidR="00F75EC6" w:rsidDel="00BC6B3B">
          <w:rPr>
            <w:rFonts w:ascii="Times New Roman" w:hAnsi="Times New Roman" w:cs="Times New Roman"/>
            <w:lang w:val="en-US"/>
          </w:rPr>
          <w:delText>posterior median</w:delText>
        </w:r>
        <w:r w:rsidR="00935E76" w:rsidDel="00BC6B3B">
          <w:rPr>
            <w:rFonts w:ascii="Times New Roman" w:hAnsi="Times New Roman" w:cs="Times New Roman"/>
            <w:lang w:val="en-US"/>
          </w:rPr>
          <w:delText>s</w:delText>
        </w:r>
        <w:r w:rsidR="00F75EC6" w:rsidDel="00BC6B3B">
          <w:rPr>
            <w:rFonts w:ascii="Times New Roman" w:hAnsi="Times New Roman" w:cs="Times New Roman"/>
            <w:lang w:val="en-US"/>
          </w:rPr>
          <w:delText xml:space="preserve"> </w:delText>
        </w:r>
        <w:r w:rsidR="00935E76" w:rsidDel="00BC6B3B">
          <w:rPr>
            <w:rFonts w:ascii="Times New Roman" w:hAnsi="Times New Roman" w:cs="Times New Roman"/>
            <w:lang w:val="en-US"/>
          </w:rPr>
          <w:delText>for</w:delText>
        </w:r>
        <w:r w:rsidR="00F75EC6" w:rsidDel="00BC6B3B">
          <w:rPr>
            <w:rFonts w:ascii="Times New Roman" w:hAnsi="Times New Roman" w:cs="Times New Roman"/>
            <w:lang w:val="en-US"/>
          </w:rPr>
          <w:delText xml:space="preserve"> </w:delText>
        </w:r>
      </w:del>
      <m:oMath>
        <m:r>
          <w:del w:id="914" w:author="Grant Adams" w:date="2021-06-10T16:57:00Z">
            <w:rPr>
              <w:rFonts w:ascii="Cambria Math" w:eastAsiaTheme="minorEastAsia" w:hAnsi="Cambria Math" w:cs="Times New Roman"/>
              <w:color w:val="000000"/>
              <w:lang w:val="en-GB"/>
            </w:rPr>
            <m:t>K</m:t>
          </w:del>
        </m:r>
      </m:oMath>
      <w:del w:id="915" w:author="Grant Adams" w:date="2021-06-10T16:57:00Z">
        <w:r w:rsidR="00A67DD0" w:rsidDel="00BC6B3B">
          <w:rPr>
            <w:rFonts w:ascii="Times New Roman" w:eastAsiaTheme="minorEastAsia" w:hAnsi="Times New Roman" w:cs="Times New Roman"/>
            <w:color w:val="000000"/>
            <w:lang w:val="en-GB"/>
          </w:rPr>
          <w:delText xml:space="preserve"> </w:delText>
        </w:r>
        <w:r w:rsidR="00A76C91" w:rsidDel="00BC6B3B">
          <w:rPr>
            <w:rFonts w:ascii="Times New Roman" w:eastAsiaTheme="minorEastAsia" w:hAnsi="Times New Roman" w:cs="Times New Roman"/>
            <w:color w:val="000000"/>
            <w:lang w:val="en-GB"/>
          </w:rPr>
          <w:delText xml:space="preserve">and </w:delText>
        </w:r>
      </w:del>
      <m:oMath>
        <m:r>
          <w:del w:id="916" w:author="Grant Adams" w:date="2021-06-10T16:57:00Z">
            <w:rPr>
              <w:rFonts w:ascii="Cambria Math" w:eastAsiaTheme="minorEastAsia" w:hAnsi="Cambria Math" w:cs="Times New Roman"/>
              <w:color w:val="000000"/>
              <w:lang w:val="en-US"/>
            </w:rPr>
            <m:t>q</m:t>
          </w:del>
        </m:r>
      </m:oMath>
      <w:del w:id="917" w:author="Grant Adams" w:date="2021-06-10T16:57:00Z">
        <w:r w:rsidR="00A76C91" w:rsidDel="00BC6B3B">
          <w:rPr>
            <w:rFonts w:ascii="Times New Roman" w:eastAsiaTheme="minorEastAsia" w:hAnsi="Times New Roman" w:cs="Times New Roman"/>
            <w:color w:val="000000"/>
            <w:lang w:val="en-GB"/>
          </w:rPr>
          <w:delText xml:space="preserve"> </w:delText>
        </w:r>
        <w:r w:rsidR="00A67DD0" w:rsidDel="00BC6B3B">
          <w:rPr>
            <w:rFonts w:ascii="Times New Roman" w:eastAsiaTheme="minorEastAsia" w:hAnsi="Times New Roman" w:cs="Times New Roman"/>
            <w:color w:val="000000"/>
            <w:lang w:val="en-GB"/>
          </w:rPr>
          <w:delText>w</w:delText>
        </w:r>
        <w:r w:rsidR="00935E76" w:rsidDel="00BC6B3B">
          <w:rPr>
            <w:rFonts w:ascii="Times New Roman" w:eastAsiaTheme="minorEastAsia" w:hAnsi="Times New Roman" w:cs="Times New Roman"/>
            <w:color w:val="000000"/>
            <w:lang w:val="en-GB"/>
          </w:rPr>
          <w:delText>ere</w:delText>
        </w:r>
        <w:r w:rsidR="00A67DD0" w:rsidDel="00BC6B3B">
          <w:rPr>
            <w:rFonts w:ascii="Times New Roman" w:eastAsiaTheme="minorEastAsia" w:hAnsi="Times New Roman" w:cs="Times New Roman"/>
            <w:color w:val="000000"/>
            <w:lang w:val="en-GB"/>
          </w:rPr>
          <w:delText xml:space="preserve"> similar</w:delText>
        </w:r>
        <w:r w:rsidR="005703EA" w:rsidDel="00BC6B3B">
          <w:rPr>
            <w:rFonts w:ascii="Times New Roman" w:eastAsiaTheme="minorEastAsia" w:hAnsi="Times New Roman" w:cs="Times New Roman"/>
            <w:color w:val="000000"/>
            <w:lang w:val="en-GB"/>
          </w:rPr>
          <w:delText xml:space="preserve"> </w:delText>
        </w:r>
        <w:r w:rsidR="005703EA" w:rsidRPr="005703EA" w:rsidDel="00BC6B3B">
          <w:rPr>
            <w:rFonts w:ascii="Times New Roman" w:eastAsiaTheme="minorEastAsia" w:hAnsi="Times New Roman" w:cs="Times New Roman"/>
            <w:color w:val="000000"/>
            <w:lang w:val="en-GB"/>
          </w:rPr>
          <w:delText>to th</w:delText>
        </w:r>
        <w:r w:rsidR="00935E76" w:rsidDel="00BC6B3B">
          <w:rPr>
            <w:rFonts w:ascii="Times New Roman" w:eastAsiaTheme="minorEastAsia" w:hAnsi="Times New Roman" w:cs="Times New Roman"/>
            <w:color w:val="000000"/>
            <w:lang w:val="en-GB"/>
          </w:rPr>
          <w:delText>ose</w:delText>
        </w:r>
        <w:r w:rsidR="005703EA" w:rsidRPr="005703EA" w:rsidDel="00BC6B3B">
          <w:rPr>
            <w:rFonts w:ascii="Times New Roman" w:eastAsiaTheme="minorEastAsia" w:hAnsi="Times New Roman" w:cs="Times New Roman"/>
            <w:color w:val="000000"/>
            <w:lang w:val="en-GB"/>
          </w:rPr>
          <w:delText xml:space="preserve"> previously estimate</w:delText>
        </w:r>
        <w:r w:rsidR="00E82A6F" w:rsidDel="00BC6B3B">
          <w:rPr>
            <w:rFonts w:ascii="Times New Roman" w:eastAsiaTheme="minorEastAsia" w:hAnsi="Times New Roman" w:cs="Times New Roman"/>
            <w:color w:val="000000"/>
            <w:lang w:val="en-GB"/>
          </w:rPr>
          <w:delText>d</w:delText>
        </w:r>
        <w:r w:rsidR="00976214" w:rsidDel="00BC6B3B">
          <w:rPr>
            <w:rFonts w:ascii="Times New Roman" w:eastAsiaTheme="minorEastAsia" w:hAnsi="Times New Roman" w:cs="Times New Roman"/>
            <w:color w:val="000000"/>
            <w:lang w:val="en-GB"/>
          </w:rPr>
          <w:delText xml:space="preserve"> (Table </w:delText>
        </w:r>
        <w:r w:rsidR="00A76C91" w:rsidDel="00BC6B3B">
          <w:rPr>
            <w:rFonts w:ascii="Times New Roman" w:eastAsiaTheme="minorEastAsia" w:hAnsi="Times New Roman" w:cs="Times New Roman"/>
            <w:color w:val="000000"/>
            <w:lang w:val="en-GB"/>
          </w:rPr>
          <w:delText>S3</w:delText>
        </w:r>
        <w:r w:rsidR="00AD043A" w:rsidDel="00BC6B3B">
          <w:rPr>
            <w:rFonts w:ascii="Times New Roman" w:eastAsiaTheme="minorEastAsia" w:hAnsi="Times New Roman" w:cs="Times New Roman"/>
            <w:color w:val="000000"/>
            <w:lang w:val="en-GB"/>
          </w:rPr>
          <w:delText>, Fig. S5</w:delText>
        </w:r>
        <w:r w:rsidR="00A76C91" w:rsidDel="00BC6B3B">
          <w:rPr>
            <w:rFonts w:ascii="Times New Roman" w:eastAsiaTheme="minorEastAsia" w:hAnsi="Times New Roman" w:cs="Times New Roman"/>
            <w:color w:val="000000"/>
            <w:lang w:val="en-GB"/>
          </w:rPr>
          <w:delText>)</w:delText>
        </w:r>
        <w:r w:rsidR="00E82A6F" w:rsidDel="00BC6B3B">
          <w:rPr>
            <w:rFonts w:ascii="Times New Roman" w:eastAsiaTheme="minorEastAsia" w:hAnsi="Times New Roman" w:cs="Times New Roman"/>
            <w:color w:val="000000"/>
            <w:lang w:val="en-GB"/>
          </w:rPr>
          <w:delText>.</w:delText>
        </w:r>
        <w:r w:rsidR="00AD043A" w:rsidDel="00BC6B3B">
          <w:rPr>
            <w:rFonts w:ascii="Times New Roman" w:eastAsiaTheme="minorEastAsia" w:hAnsi="Times New Roman" w:cs="Times New Roman"/>
            <w:color w:val="000000"/>
            <w:lang w:val="en-GB"/>
          </w:rPr>
          <w:delText xml:space="preserve"> The main difference between both approach</w:delText>
        </w:r>
        <w:r w:rsidR="00F17D4C" w:rsidDel="00BC6B3B">
          <w:rPr>
            <w:rFonts w:ascii="Times New Roman" w:eastAsiaTheme="minorEastAsia" w:hAnsi="Times New Roman" w:cs="Times New Roman"/>
            <w:color w:val="000000"/>
            <w:lang w:val="en-GB"/>
          </w:rPr>
          <w:delText>es</w:delText>
        </w:r>
        <w:r w:rsidR="00AD043A" w:rsidDel="00BC6B3B">
          <w:rPr>
            <w:rFonts w:ascii="Times New Roman" w:eastAsiaTheme="minorEastAsia" w:hAnsi="Times New Roman" w:cs="Times New Roman"/>
            <w:color w:val="000000"/>
            <w:lang w:val="en-GB"/>
          </w:rPr>
          <w:delText xml:space="preserve"> was</w:delText>
        </w:r>
        <w:r w:rsidR="00DB150D" w:rsidDel="00BC6B3B">
          <w:rPr>
            <w:rFonts w:ascii="Times New Roman" w:eastAsiaTheme="minorEastAsia" w:hAnsi="Times New Roman" w:cs="Times New Roman"/>
            <w:color w:val="000000"/>
            <w:lang w:val="en-GB"/>
          </w:rPr>
          <w:delText xml:space="preserve"> the posterior distribution on </w:delText>
        </w:r>
      </w:del>
      <m:oMath>
        <m:sSub>
          <m:sSubPr>
            <m:ctrlPr>
              <w:del w:id="918" w:author="Grant Adams" w:date="2021-06-10T16:57:00Z">
                <w:rPr>
                  <w:rFonts w:ascii="Cambria Math" w:hAnsi="Cambria Math" w:cs="Times New Roman"/>
                  <w:i/>
                  <w:color w:val="000000"/>
                  <w:lang w:val="en-GB"/>
                </w:rPr>
              </w:del>
            </m:ctrlPr>
          </m:sSubPr>
          <m:e>
            <m:r>
              <w:del w:id="919" w:author="Grant Adams" w:date="2021-06-10T16:57:00Z">
                <w:rPr>
                  <w:rFonts w:ascii="Cambria Math" w:hAnsi="Cambria Math" w:cs="Times New Roman"/>
                  <w:color w:val="000000"/>
                  <w:lang w:val="en-GB"/>
                </w:rPr>
                <m:t>R</m:t>
              </w:del>
            </m:r>
          </m:e>
          <m:sub>
            <m:r>
              <w:del w:id="920" w:author="Grant Adams" w:date="2021-06-10T16:57:00Z">
                <w:rPr>
                  <w:rFonts w:ascii="Cambria Math" w:hAnsi="Cambria Math" w:cs="Times New Roman"/>
                  <w:color w:val="000000"/>
                  <w:lang w:val="en-GB"/>
                </w:rPr>
                <m:t>max</m:t>
              </w:del>
            </m:r>
          </m:sub>
        </m:sSub>
      </m:oMath>
      <w:del w:id="921" w:author="Grant Adams" w:date="2021-06-10T16:57:00Z">
        <w:r w:rsidR="00DB150D" w:rsidDel="00BC6B3B">
          <w:rPr>
            <w:rFonts w:ascii="Times New Roman" w:eastAsiaTheme="minorEastAsia" w:hAnsi="Times New Roman" w:cs="Times New Roman"/>
            <w:color w:val="000000"/>
            <w:lang w:val="en-GB"/>
          </w:rPr>
          <w:delText xml:space="preserve">. </w:delText>
        </w:r>
        <w:r w:rsidR="00F21126" w:rsidDel="00BC6B3B">
          <w:rPr>
            <w:rFonts w:ascii="Times New Roman" w:eastAsiaTheme="minorEastAsia" w:hAnsi="Times New Roman" w:cs="Times New Roman"/>
            <w:color w:val="000000"/>
            <w:lang w:val="en-GB"/>
          </w:rPr>
          <w:delText xml:space="preserve">The backward approach </w:delText>
        </w:r>
        <w:r w:rsidR="00F21126" w:rsidRPr="0070704B" w:rsidDel="00BC6B3B">
          <w:rPr>
            <w:rFonts w:ascii="Times New Roman" w:hAnsi="Times New Roman" w:cs="Times New Roman"/>
            <w:lang w:val="en-US"/>
          </w:rPr>
          <w:delText xml:space="preserve">favoured </w:delText>
        </w:r>
        <w:r w:rsidR="004965AD" w:rsidDel="00BC6B3B">
          <w:rPr>
            <w:rFonts w:ascii="Times New Roman" w:hAnsi="Times New Roman" w:cs="Times New Roman"/>
            <w:lang w:val="en-US"/>
          </w:rPr>
          <w:delText xml:space="preserve">a </w:delText>
        </w:r>
        <w:r w:rsidR="00F21126" w:rsidRPr="0070704B" w:rsidDel="00BC6B3B">
          <w:rPr>
            <w:rFonts w:ascii="Times New Roman" w:hAnsi="Times New Roman" w:cs="Times New Roman"/>
            <w:lang w:val="en-US"/>
          </w:rPr>
          <w:delText xml:space="preserve">very </w:delText>
        </w:r>
        <w:r w:rsidR="00F21126" w:rsidDel="00BC6B3B">
          <w:rPr>
            <w:rFonts w:ascii="Times New Roman" w:hAnsi="Times New Roman" w:cs="Times New Roman"/>
            <w:lang w:val="en-US"/>
          </w:rPr>
          <w:delText xml:space="preserve">low </w:delText>
        </w:r>
      </w:del>
      <m:oMath>
        <m:sSub>
          <m:sSubPr>
            <m:ctrlPr>
              <w:del w:id="922" w:author="Grant Adams" w:date="2021-06-10T16:57:00Z">
                <w:rPr>
                  <w:rFonts w:ascii="Cambria Math" w:hAnsi="Cambria Math" w:cs="Times New Roman"/>
                  <w:i/>
                  <w:color w:val="000000"/>
                  <w:lang w:val="en-GB"/>
                </w:rPr>
              </w:del>
            </m:ctrlPr>
          </m:sSubPr>
          <m:e>
            <m:r>
              <w:del w:id="923" w:author="Grant Adams" w:date="2021-06-10T16:57:00Z">
                <w:rPr>
                  <w:rFonts w:ascii="Cambria Math" w:hAnsi="Cambria Math" w:cs="Times New Roman"/>
                  <w:color w:val="000000"/>
                  <w:lang w:val="en-GB"/>
                </w:rPr>
                <m:t>R</m:t>
              </w:del>
            </m:r>
          </m:e>
          <m:sub>
            <m:r>
              <w:del w:id="924" w:author="Grant Adams" w:date="2021-06-10T16:57:00Z">
                <w:rPr>
                  <w:rFonts w:ascii="Cambria Math" w:hAnsi="Cambria Math" w:cs="Times New Roman"/>
                  <w:color w:val="000000"/>
                  <w:lang w:val="en-GB"/>
                </w:rPr>
                <m:t>max</m:t>
              </w:del>
            </m:r>
          </m:sub>
        </m:sSub>
      </m:oMath>
      <w:del w:id="925" w:author="Grant Adams" w:date="2021-06-10T16:57:00Z">
        <w:r w:rsidR="00B62D1A" w:rsidDel="00BC6B3B">
          <w:rPr>
            <w:rFonts w:ascii="Times New Roman" w:eastAsiaTheme="minorEastAsia" w:hAnsi="Times New Roman" w:cs="Times New Roman"/>
            <w:color w:val="000000"/>
            <w:lang w:val="en-GB"/>
          </w:rPr>
          <w:delText xml:space="preserve"> ranging between </w:delText>
        </w:r>
        <w:r w:rsidR="00743334" w:rsidDel="00BC6B3B">
          <w:rPr>
            <w:rFonts w:ascii="Times New Roman" w:eastAsiaTheme="minorEastAsia" w:hAnsi="Times New Roman" w:cs="Times New Roman"/>
            <w:color w:val="000000"/>
            <w:lang w:val="en-GB"/>
          </w:rPr>
          <w:delText xml:space="preserve">0.025 and 0.041. </w:delText>
        </w:r>
        <w:r w:rsidR="00F21126" w:rsidRPr="0070704B" w:rsidDel="00BC6B3B">
          <w:rPr>
            <w:rFonts w:ascii="Times New Roman" w:hAnsi="Times New Roman" w:cs="Times New Roman"/>
            <w:lang w:val="en-US"/>
          </w:rPr>
          <w:delText xml:space="preserve">This </w:delText>
        </w:r>
        <w:r w:rsidR="004965AD" w:rsidDel="00BC6B3B">
          <w:rPr>
            <w:rFonts w:ascii="Times New Roman" w:hAnsi="Times New Roman" w:cs="Times New Roman"/>
            <w:lang w:val="en-US"/>
          </w:rPr>
          <w:delText xml:space="preserve">value </w:delText>
        </w:r>
        <w:r w:rsidR="00F21126" w:rsidRPr="0070704B" w:rsidDel="00BC6B3B">
          <w:rPr>
            <w:rFonts w:ascii="Times New Roman" w:hAnsi="Times New Roman" w:cs="Times New Roman"/>
            <w:lang w:val="en-US"/>
          </w:rPr>
          <w:delText>is likely to be an</w:delText>
        </w:r>
        <w:r w:rsidR="000939E1" w:rsidDel="00BC6B3B">
          <w:rPr>
            <w:rFonts w:ascii="Times New Roman" w:hAnsi="Times New Roman" w:cs="Times New Roman"/>
            <w:lang w:val="en-US"/>
          </w:rPr>
          <w:delText xml:space="preserve"> </w:delText>
        </w:r>
        <w:r w:rsidR="00F21126" w:rsidRPr="0070704B" w:rsidDel="00BC6B3B">
          <w:rPr>
            <w:rFonts w:ascii="Times New Roman" w:hAnsi="Times New Roman" w:cs="Times New Roman"/>
            <w:lang w:val="en-US"/>
          </w:rPr>
          <w:delText xml:space="preserve">unrealistically </w:delText>
        </w:r>
        <w:r w:rsidR="000939E1" w:rsidDel="00BC6B3B">
          <w:rPr>
            <w:rFonts w:ascii="Times New Roman" w:hAnsi="Times New Roman" w:cs="Times New Roman"/>
            <w:lang w:val="en-US"/>
          </w:rPr>
          <w:delText xml:space="preserve">low </w:delText>
        </w:r>
        <w:r w:rsidR="00F21126" w:rsidRPr="0070704B" w:rsidDel="00BC6B3B">
          <w:rPr>
            <w:rFonts w:ascii="Times New Roman" w:hAnsi="Times New Roman" w:cs="Times New Roman"/>
            <w:lang w:val="en-US"/>
          </w:rPr>
          <w:delText xml:space="preserve">rate of increase for </w:delText>
        </w:r>
        <w:r w:rsidR="000B0683" w:rsidDel="00BC6B3B">
          <w:rPr>
            <w:rFonts w:ascii="Times New Roman" w:hAnsi="Times New Roman" w:cs="Times New Roman"/>
            <w:lang w:val="en-US"/>
          </w:rPr>
          <w:delText>s</w:delText>
        </w:r>
        <w:r w:rsidR="00F21126" w:rsidRPr="0070704B" w:rsidDel="00BC6B3B">
          <w:rPr>
            <w:rFonts w:ascii="Times New Roman" w:hAnsi="Times New Roman" w:cs="Times New Roman"/>
            <w:lang w:val="en-US"/>
          </w:rPr>
          <w:delText xml:space="preserve">outhern </w:delText>
        </w:r>
        <w:r w:rsidR="000B0683" w:rsidDel="00BC6B3B">
          <w:rPr>
            <w:rFonts w:ascii="Times New Roman" w:hAnsi="Times New Roman" w:cs="Times New Roman"/>
            <w:lang w:val="en-US"/>
          </w:rPr>
          <w:delText>r</w:delText>
        </w:r>
        <w:r w:rsidR="00F21126" w:rsidRPr="0070704B" w:rsidDel="00BC6B3B">
          <w:rPr>
            <w:rFonts w:ascii="Times New Roman" w:hAnsi="Times New Roman" w:cs="Times New Roman"/>
            <w:lang w:val="en-US"/>
          </w:rPr>
          <w:delText>ight whales</w:delText>
        </w:r>
        <w:r w:rsidR="000939E1" w:rsidDel="00BC6B3B">
          <w:rPr>
            <w:rFonts w:ascii="Times New Roman" w:hAnsi="Times New Roman" w:cs="Times New Roman"/>
            <w:lang w:val="en-US"/>
          </w:rPr>
          <w:delText>.</w:delText>
        </w:r>
      </w:del>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problems were diagnosed upon subjection to the analytical criteria. The posterior distribution </w:t>
      </w:r>
      <w:r w:rsidRPr="000F75A8">
        <w:rPr>
          <w:rFonts w:ascii="Times New Roman" w:hAnsi="Times New Roman" w:cs="Times New Roman"/>
          <w:lang w:val="en-US"/>
        </w:rPr>
        <w:lastRenderedPageBreak/>
        <w:t>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Particular caution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indicate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lastRenderedPageBreak/>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w:t>
      </w:r>
      <w:r w:rsidRPr="008702AD">
        <w:rPr>
          <w:rFonts w:ascii="Times New Roman" w:hAnsi="Times New Roman" w:cs="Times New Roman"/>
          <w:lang w:val="en-US"/>
        </w:rPr>
        <w:lastRenderedPageBreak/>
        <w:t xml:space="preserve">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r w:rsidR="00160D92">
        <w:rPr>
          <w:rFonts w:ascii="Times New Roman" w:hAnsi="Times New Roman" w:cs="Times New Roman"/>
          <w:lang w:val="en-US"/>
        </w:rPr>
        <w:t>s</w:t>
      </w:r>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w:t>
      </w:r>
      <w:r w:rsidRPr="005A0B8F">
        <w:rPr>
          <w:rFonts w:ascii="Times New Roman" w:hAnsi="Times New Roman" w:cs="Times New Roman"/>
          <w:lang w:val="en-US"/>
        </w:rPr>
        <w:lastRenderedPageBreak/>
        <w:t xml:space="preserve">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lastRenderedPageBreak/>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taken </w:t>
      </w:r>
      <w:r w:rsidR="00E20F8E">
        <w:rPr>
          <w:rFonts w:ascii="Times New Roman" w:hAnsi="Times New Roman" w:cs="Times New Roman"/>
          <w:lang w:val="en-US"/>
        </w:rPr>
        <w:t xml:space="preserve">into account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r w:rsidR="00ED13C1">
        <w:rPr>
          <w:rFonts w:ascii="Times New Roman" w:hAnsi="Times New Roman" w:cs="Times New Roman"/>
          <w:shd w:val="clear" w:color="auto" w:fill="FFFFFF"/>
          <w:lang w:val="en-US"/>
        </w:rPr>
        <w:t xml:space="preserve">on the basis of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xml:space="preserve">) [130]. A model with a growth rate that is not fixed and is </w:t>
      </w:r>
      <w:r w:rsidRPr="00C448B1">
        <w:rPr>
          <w:rFonts w:ascii="Times New Roman" w:hAnsi="Times New Roman" w:cs="Times New Roman"/>
          <w:color w:val="000000"/>
          <w:lang w:val="en-US"/>
        </w:rPr>
        <w:lastRenderedPageBreak/>
        <w:t>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3. Gaillard, J. M., Festa-</w:t>
      </w:r>
      <w:proofErr w:type="spellStart"/>
      <w:r w:rsidRPr="00B9357F">
        <w:rPr>
          <w:rFonts w:ascii="Times New Roman" w:hAnsi="Times New Roman" w:cs="Times New Roman"/>
          <w:lang w:val="en-US"/>
        </w:rPr>
        <w:t>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r w:rsidRPr="00B9357F">
        <w:rPr>
          <w:rFonts w:ascii="Times New Roman" w:hAnsi="Times New Roman" w:cs="Times New Roman"/>
          <w:i/>
          <w:iCs/>
          <w:color w:val="auto"/>
          <w:sz w:val="22"/>
          <w:szCs w:val="22"/>
          <w:lang w:val="en-US"/>
        </w:rPr>
        <w:t>The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australis).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w:t>
      </w:r>
      <w:proofErr w:type="spellStart"/>
      <w:r w:rsidRPr="00B9357F">
        <w:rPr>
          <w:rFonts w:ascii="Times New Roman" w:hAnsi="Times New Roman" w:cs="Times New Roman"/>
        </w:rPr>
        <w:t>anos</w:t>
      </w:r>
      <w:proofErr w:type="spellEnd"/>
      <w:r w:rsidRPr="00B9357F">
        <w:rPr>
          <w:rFonts w:ascii="Times New Roman" w:hAnsi="Times New Roman" w:cs="Times New Roman"/>
        </w:rPr>
        <w:t xml:space="preserve">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926" w:name="_Hlk44334825"/>
      <w:r w:rsidRPr="00B9357F">
        <w:rPr>
          <w:rFonts w:ascii="Times New Roman" w:hAnsi="Times New Roman" w:cs="Times New Roman"/>
          <w:color w:val="auto"/>
          <w:sz w:val="22"/>
          <w:szCs w:val="22"/>
        </w:rPr>
        <w:t xml:space="preserve"> Ellis</w:t>
      </w:r>
      <w:bookmarkEnd w:id="926"/>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lastRenderedPageBreak/>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na</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catarinense em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From the southern right whale hunting decline to the humpback whaling expansion: a review of whale catch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lastRenderedPageBreak/>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Gibbs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r w:rsidRPr="00B9357F">
        <w:rPr>
          <w:rFonts w:ascii="Times New Roman" w:hAnsi="Times New Roman" w:cs="Times New Roman"/>
          <w:i/>
          <w:iCs/>
        </w:rPr>
        <w:t xml:space="preserve">Fish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927" w:name="_Hlk42066306"/>
      <w:r w:rsidRPr="00B9357F">
        <w:rPr>
          <w:rFonts w:ascii="Times New Roman" w:hAnsi="Times New Roman" w:cs="Times New Roman"/>
          <w:color w:val="auto"/>
          <w:sz w:val="22"/>
          <w:szCs w:val="22"/>
          <w:lang w:val="en-US"/>
        </w:rPr>
        <w:t xml:space="preserve">Foley, C. M. &amp; Lynch, H. J. </w:t>
      </w:r>
      <w:bookmarkEnd w:id="927"/>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928" w:name="_Hlk41979708"/>
      <w:r w:rsidRPr="00B9357F">
        <w:rPr>
          <w:rFonts w:ascii="Times New Roman" w:hAnsi="Times New Roman" w:cs="Times New Roman"/>
          <w:lang w:val="en-US"/>
        </w:rPr>
        <w:t>Rowntree</w:t>
      </w:r>
      <w:bookmarkEnd w:id="928"/>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35B9372C"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929" w:author="Grant Adams" w:date="2021-06-07T13:48:00Z">
        <w:r w:rsidR="005879AA">
          <w:rPr>
            <w:rFonts w:ascii="Times New Roman" w:hAnsi="Times New Roman" w:cs="Times New Roman"/>
            <w:color w:val="000000"/>
            <w:lang w:val="en-US"/>
          </w:rPr>
          <w:t>1</w:t>
        </w:r>
      </w:ins>
      <w:ins w:id="930" w:author="Grant Adams" w:date="2021-07-16T10:50:00Z">
        <w:r w:rsidR="006754A3">
          <w:rPr>
            <w:rFonts w:ascii="Times New Roman" w:hAnsi="Times New Roman" w:cs="Times New Roman"/>
            <w:color w:val="000000"/>
            <w:lang w:val="en-US"/>
          </w:rPr>
          <w:t>3</w:t>
        </w:r>
      </w:ins>
      <w:del w:id="931"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32"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4"/>
        <w:gridCol w:w="3722"/>
        <w:tblGridChange w:id="933">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934"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935"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936"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937" w:author="PuntLab" w:date="2021-05-22T13:18:00Z">
              <w:tcPr>
                <w:tcW w:w="1262" w:type="pct"/>
                <w:tcBorders>
                  <w:top w:val="single" w:sz="4" w:space="0" w:color="auto"/>
                </w:tcBorders>
              </w:tcPr>
            </w:tcPrChange>
          </w:tcPr>
          <w:p w14:paraId="1DD83141" w14:textId="3CB3A4EE" w:rsidR="003026FA" w:rsidRPr="003410A5" w:rsidRDefault="003B30E9" w:rsidP="003026FA">
            <w:pPr>
              <w:autoSpaceDE w:val="0"/>
              <w:autoSpaceDN w:val="0"/>
              <w:adjustRightInd w:val="0"/>
              <w:jc w:val="center"/>
              <w:rPr>
                <w:rFonts w:ascii="Times New Roman" w:hAnsi="Times New Roman" w:cs="Times New Roman"/>
                <w:color w:val="000000"/>
                <w:lang w:val="en-US"/>
              </w:rPr>
            </w:pPr>
            <m:oMath>
              <m:sSub>
                <m:sSubPr>
                  <m:ctrlPr>
                    <w:ins w:id="938" w:author="PuntLab" w:date="2021-05-22T13:14:00Z">
                      <w:rPr>
                        <w:rFonts w:ascii="Cambria Math" w:eastAsiaTheme="minorEastAsia" w:hAnsi="Cambria Math" w:cs="Times New Roman"/>
                        <w:i/>
                        <w:color w:val="000000"/>
                        <w:lang w:val="en-US"/>
                      </w:rPr>
                    </w:ins>
                  </m:ctrlPr>
                </m:sSubPr>
                <m:e>
                  <m:r>
                    <w:ins w:id="939" w:author="PuntLab" w:date="2021-05-22T13:14:00Z">
                      <w:rPr>
                        <w:rFonts w:ascii="Cambria Math" w:eastAsiaTheme="minorEastAsia" w:hAnsi="Cambria Math" w:cs="Times New Roman"/>
                        <w:color w:val="000000"/>
                        <w:lang w:val="en-US"/>
                      </w:rPr>
                      <m:t>N</m:t>
                    </w:ins>
                  </m:r>
                </m:e>
                <m:sub>
                  <m:r>
                    <w:ins w:id="940" w:author="PuntLab" w:date="2021-05-22T13:14:00Z">
                      <w:rPr>
                        <w:rFonts w:ascii="Cambria Math" w:eastAsiaTheme="minorEastAsia" w:hAnsi="Cambria Math" w:cs="Times New Roman"/>
                        <w:color w:val="000000"/>
                        <w:lang w:val="en-US"/>
                      </w:rPr>
                      <m:t>recent</m:t>
                    </w:ins>
                  </m:r>
                </m:sub>
              </m:sSub>
            </m:oMath>
            <w:del w:id="941" w:author="PuntLab" w:date="2021-05-22T13:14:00Z">
              <w:r w:rsidR="003026FA"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942" w:author="PuntLab" w:date="2021-05-22T13:18:00Z">
              <w:tcPr>
                <w:tcW w:w="2063" w:type="pct"/>
                <w:tcBorders>
                  <w:top w:val="single" w:sz="4" w:space="0" w:color="auto"/>
                </w:tcBorders>
              </w:tcPr>
            </w:tcPrChange>
          </w:tcPr>
          <w:p w14:paraId="09E6449D" w14:textId="0768E77C" w:rsidR="003026FA" w:rsidRPr="003410A5" w:rsidRDefault="003B30E9" w:rsidP="003026FA">
            <w:pPr>
              <w:autoSpaceDE w:val="0"/>
              <w:autoSpaceDN w:val="0"/>
              <w:adjustRightInd w:val="0"/>
              <w:jc w:val="center"/>
              <w:rPr>
                <w:rFonts w:ascii="Times New Roman" w:hAnsi="Times New Roman" w:cs="Times New Roman"/>
                <w:color w:val="000000"/>
                <w:lang w:val="en-US"/>
              </w:rPr>
            </w:pPr>
            <m:oMathPara>
              <m:oMath>
                <m:sSub>
                  <m:sSubPr>
                    <m:ctrlPr>
                      <w:ins w:id="943" w:author="PuntLab" w:date="2021-05-22T13:17:00Z">
                        <w:rPr>
                          <w:rFonts w:ascii="Cambria Math" w:eastAsiaTheme="minorEastAsia" w:hAnsi="Cambria Math" w:cs="Times New Roman"/>
                          <w:i/>
                          <w:color w:val="000000"/>
                          <w:lang w:val="en-US"/>
                        </w:rPr>
                      </w:ins>
                    </m:ctrlPr>
                  </m:sSubPr>
                  <m:e>
                    <m:r>
                      <w:ins w:id="944" w:author="PuntLab" w:date="2021-05-22T13:17:00Z">
                        <w:rPr>
                          <w:rFonts w:ascii="Cambria Math" w:eastAsiaTheme="minorEastAsia" w:hAnsi="Cambria Math" w:cs="Times New Roman"/>
                          <w:color w:val="000000"/>
                          <w:lang w:val="en-US"/>
                        </w:rPr>
                        <m:t>N</m:t>
                      </w:ins>
                    </m:r>
                  </m:e>
                  <m:sub>
                    <m:r>
                      <w:ins w:id="945" w:author="PuntLab" w:date="2021-05-22T13:17:00Z">
                        <w:rPr>
                          <w:rFonts w:ascii="Cambria Math" w:eastAsiaTheme="minorEastAsia" w:hAnsi="Cambria Math" w:cs="Times New Roman"/>
                          <w:color w:val="000000"/>
                          <w:lang w:val="en-US"/>
                        </w:rPr>
                        <m:t>2019</m:t>
                      </w:ins>
                    </m:r>
                  </m:sub>
                </m:sSub>
                <m:r>
                  <w:del w:id="946"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947"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948" w:author="PuntLab" w:date="2021-05-22T13:17:00Z">
                    <w:rPr>
                      <w:rFonts w:ascii="Cambria Math" w:hAnsi="Cambria Math" w:cs="Times New Roman"/>
                      <w:color w:val="000000"/>
                      <w:lang w:val="en-US"/>
                    </w:rPr>
                    <m:t>10,00</m:t>
                  </w:ins>
                </m:r>
                <m:r>
                  <w:del w:id="949"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950" w:author="PuntLab" w:date="2021-05-22T13:18:00Z">
              <w:tcPr>
                <w:tcW w:w="1676" w:type="pct"/>
                <w:tcBorders>
                  <w:top w:val="single" w:sz="4" w:space="0" w:color="auto"/>
                </w:tcBorders>
              </w:tcPr>
            </w:tcPrChange>
          </w:tcPr>
          <w:p w14:paraId="674B29DE" w14:textId="0DC2A1D1" w:rsidR="003026FA" w:rsidRPr="00E71B46" w:rsidRDefault="003B30E9" w:rsidP="003026FA">
            <w:pPr>
              <w:autoSpaceDE w:val="0"/>
              <w:autoSpaceDN w:val="0"/>
              <w:adjustRightInd w:val="0"/>
              <w:jc w:val="center"/>
              <w:rPr>
                <w:rFonts w:ascii="Times New Roman" w:eastAsia="Calibri" w:hAnsi="Times New Roman" w:cs="Times New Roman"/>
                <w:color w:val="000000"/>
                <w:lang w:val="en-US"/>
              </w:rPr>
            </w:pPr>
            <m:oMath>
              <m:sSub>
                <m:sSubPr>
                  <m:ctrlPr>
                    <w:ins w:id="951" w:author="PuntLab" w:date="2021-05-22T13:17:00Z">
                      <w:rPr>
                        <w:rFonts w:ascii="Cambria Math" w:eastAsiaTheme="minorEastAsia" w:hAnsi="Cambria Math" w:cs="Times New Roman"/>
                        <w:i/>
                        <w:color w:val="000000"/>
                        <w:lang w:val="en-US"/>
                      </w:rPr>
                    </w:ins>
                  </m:ctrlPr>
                </m:sSubPr>
                <m:e>
                  <m:r>
                    <w:ins w:id="952" w:author="PuntLab" w:date="2021-05-22T13:17:00Z">
                      <w:rPr>
                        <w:rFonts w:ascii="Cambria Math" w:eastAsiaTheme="minorEastAsia" w:hAnsi="Cambria Math" w:cs="Times New Roman"/>
                        <w:color w:val="000000"/>
                        <w:lang w:val="en-US"/>
                      </w:rPr>
                      <m:t>N</m:t>
                    </w:ins>
                  </m:r>
                </m:e>
                <m:sub>
                  <m:r>
                    <w:ins w:id="953" w:author="PuntLab" w:date="2021-05-22T13:17:00Z">
                      <w:rPr>
                        <w:rFonts w:ascii="Cambria Math" w:eastAsiaTheme="minorEastAsia" w:hAnsi="Cambria Math" w:cs="Times New Roman"/>
                        <w:color w:val="000000"/>
                        <w:lang w:val="en-US"/>
                      </w:rPr>
                      <m:t>20</m:t>
                    </w:ins>
                  </m:r>
                  <m:r>
                    <w:ins w:id="954" w:author="PuntLab" w:date="2021-05-22T13:18:00Z">
                      <w:rPr>
                        <w:rFonts w:ascii="Cambria Math" w:eastAsiaTheme="minorEastAsia" w:hAnsi="Cambria Math" w:cs="Times New Roman"/>
                        <w:color w:val="000000"/>
                        <w:lang w:val="en-US"/>
                      </w:rPr>
                      <m:t>04</m:t>
                    </w:ins>
                  </m:r>
                </m:sub>
              </m:sSub>
              <m:r>
                <w:ins w:id="955" w:author="PuntLab" w:date="2021-05-22T13:17:00Z">
                  <w:rPr>
                    <w:rFonts w:ascii="Cambria Math" w:hAnsi="Cambria Math" w:cs="Times New Roman"/>
                    <w:color w:val="000000"/>
                    <w:lang w:val="en-US"/>
                  </w:rPr>
                  <m:t>~</m:t>
                </w:ins>
              </m:r>
              <m:r>
                <w:ins w:id="956" w:author="PuntLab" w:date="2021-05-22T13:17:00Z">
                  <w:rPr>
                    <w:rFonts w:ascii="Cambria Math" w:hAnsi="Cambria Math" w:cs="Times New Roman"/>
                    <w:color w:val="000000"/>
                  </w:rPr>
                  <m:t>unif</m:t>
                </w:ins>
              </m:r>
              <m:r>
                <w:ins w:id="957" w:author="PuntLab" w:date="2021-05-22T13:17:00Z">
                  <w:rPr>
                    <w:rFonts w:ascii="Cambria Math" w:hAnsi="Cambria Math" w:cs="Times New Roman"/>
                    <w:color w:val="000000"/>
                    <w:lang w:val="en-US"/>
                  </w:rPr>
                  <m:t>(100, 10,000)</m:t>
                </w:ins>
              </m:r>
            </m:oMath>
            <w:ins w:id="958" w:author="PuntLab" w:date="2021-05-22T13:37:00Z">
              <w:r w:rsidR="00862908">
                <w:rPr>
                  <w:rFonts w:ascii="Times New Roman" w:eastAsia="Calibri" w:hAnsi="Times New Roman" w:cs="Times New Roman"/>
                  <w:color w:val="000000"/>
                  <w:lang w:val="en-US"/>
                </w:rPr>
                <w:t xml:space="preserve"> (Scen4</w:t>
              </w:r>
            </w:ins>
            <w:ins w:id="959"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960"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961" w:author="PuntLab" w:date="2021-05-22T13:18:00Z">
              <w:tcPr>
                <w:tcW w:w="2063" w:type="pct"/>
              </w:tcPr>
            </w:tcPrChange>
          </w:tcPr>
          <w:p w14:paraId="3AD6BC7A" w14:textId="30AC3EB4" w:rsidR="003026FA" w:rsidRDefault="003B30E9"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962"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963"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1666" w:type="pct"/>
            <w:tcPrChange w:id="964" w:author="PuntLab" w:date="2021-05-22T13:18:00Z">
              <w:tcPr>
                <w:tcW w:w="1676" w:type="pct"/>
              </w:tcPr>
            </w:tcPrChange>
          </w:tcPr>
          <w:p w14:paraId="5B096E9C" w14:textId="39053935" w:rsidR="003026FA" w:rsidRDefault="003B30E9"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=-2.6</m:t>
              </m:r>
              <m:r>
                <w:ins w:id="965" w:author="Grant Adams" w:date="2021-07-16T10:43:00Z">
                  <w:rPr>
                    <w:rFonts w:ascii="Cambria Math" w:hAnsi="Cambria Math" w:cs="Times New Roman"/>
                    <w:color w:val="000000"/>
                    <w:lang w:val="en-US"/>
                  </w:rPr>
                  <m:t>7</m:t>
                </w:ins>
              </m:r>
              <m:r>
                <w:del w:id="966" w:author="Grant Adams" w:date="2021-07-16T10:43:00Z">
                  <w:rPr>
                    <w:rFonts w:ascii="Cambria Math" w:hAnsi="Cambria Math" w:cs="Times New Roman"/>
                    <w:color w:val="000000"/>
                    <w:lang w:val="en-US"/>
                  </w:rPr>
                  <m:t>5</m:t>
                </w:del>
              </m:r>
              <m:r>
                <w:rPr>
                  <w:rFonts w:ascii="Cambria Math" w:hAnsi="Cambria Math" w:cs="Times New Roman"/>
                  <w:color w:val="000000"/>
                  <w:lang w:val="en-US"/>
                </w:rPr>
                <m:t xml:space="preserve">,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m:t>
              </m:r>
              <m:r>
                <w:ins w:id="967" w:author="Grant Adams" w:date="2021-07-16T10:42:00Z">
                  <w:rPr>
                    <w:rFonts w:ascii="Cambria Math" w:hAnsi="Cambria Math" w:cs="Times New Roman"/>
                    <w:color w:val="000000"/>
                    <w:lang w:val="en-US"/>
                  </w:rPr>
                  <m:t>3</m:t>
                </w:ins>
              </m:r>
              <m:r>
                <w:del w:id="968" w:author="Grant Adams" w:date="2021-07-16T10:42:00Z">
                  <w:rPr>
                    <w:rFonts w:ascii="Cambria Math" w:hAnsi="Cambria Math" w:cs="Times New Roman"/>
                    <w:color w:val="000000"/>
                    <w:lang w:val="en-US"/>
                  </w:rPr>
                  <m:t>5</m:t>
                </w:del>
              </m:r>
              <m:r>
                <w:rPr>
                  <w:rFonts w:ascii="Cambria Math" w:hAnsi="Cambria Math" w:cs="Times New Roman"/>
                  <w:color w:val="000000"/>
                  <w:lang w:val="en-US"/>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969"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970" w:author="PuntLab" w:date="2021-05-22T13:18:00Z">
              <w:tcPr>
                <w:tcW w:w="2063" w:type="pct"/>
              </w:tcPr>
            </w:tcPrChange>
          </w:tcPr>
          <w:p w14:paraId="476D0BF7" w14:textId="39BE9FE5" w:rsidR="003026FA" w:rsidRPr="003410A5" w:rsidRDefault="003B30E9"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xml:space="preserve">~ </m:t>
                </m:r>
                <m:r>
                  <w:ins w:id="971" w:author="Grant Adams" w:date="2021-06-07T13:44:00Z">
                    <w:rPr>
                      <w:rFonts w:ascii="Cambria Math" w:hAnsi="Cambria Math" w:cs="Times New Roman"/>
                      <w:color w:val="000000"/>
                    </w:rPr>
                    <m:t>unif</m:t>
                  </w:ins>
                </m:r>
                <m:r>
                  <w:del w:id="972" w:author="Grant Adams" w:date="2021-06-07T13:44:00Z">
                    <w:rPr>
                      <w:rFonts w:ascii="Cambria Math" w:hAnsi="Cambria Math" w:cs="Times New Roman"/>
                      <w:color w:val="000000"/>
                    </w:rPr>
                    <m:t>invgamma</m:t>
                  </w:del>
                </m:r>
                <m:r>
                  <w:rPr>
                    <w:rFonts w:ascii="Cambria Math" w:hAnsi="Cambria Math" w:cs="Times New Roman"/>
                    <w:color w:val="000000"/>
                  </w:rPr>
                  <m:t>(</m:t>
                </m:r>
                <m:r>
                  <w:ins w:id="973" w:author="Grant Adams" w:date="2021-06-07T13:46:00Z">
                    <w:rPr>
                      <w:rFonts w:ascii="Cambria Math" w:hAnsi="Cambria Math" w:cs="Times New Roman"/>
                      <w:color w:val="000000"/>
                    </w:rPr>
                    <m:t>6.5</m:t>
                  </w:ins>
                </m:r>
                <m:sSup>
                  <m:sSupPr>
                    <m:ctrlPr>
                      <w:ins w:id="974" w:author="Grant Adams" w:date="2021-06-07T13:46:00Z">
                        <w:rPr>
                          <w:rFonts w:ascii="Cambria Math" w:hAnsi="Cambria Math" w:cs="Times New Roman"/>
                          <w:i/>
                          <w:color w:val="000000"/>
                        </w:rPr>
                      </w:ins>
                    </m:ctrlPr>
                  </m:sSupPr>
                  <m:e>
                    <m:r>
                      <w:ins w:id="975" w:author="Grant Adams" w:date="2021-06-07T13:46:00Z">
                        <w:rPr>
                          <w:rFonts w:ascii="Cambria Math" w:hAnsi="Cambria Math" w:cs="Times New Roman"/>
                          <w:color w:val="000000"/>
                        </w:rPr>
                        <m:t>e</m:t>
                      </w:ins>
                    </m:r>
                  </m:e>
                  <m:sup>
                    <m:r>
                      <w:ins w:id="976" w:author="Grant Adams" w:date="2021-06-07T13:46:00Z">
                        <w:rPr>
                          <w:rFonts w:ascii="Cambria Math" w:hAnsi="Cambria Math" w:cs="Times New Roman"/>
                          <w:color w:val="000000"/>
                        </w:rPr>
                        <m:t>-5</m:t>
                      </w:ins>
                    </m:r>
                  </m:sup>
                </m:sSup>
                <m:r>
                  <w:del w:id="977" w:author="Grant Adams" w:date="2021-06-07T13:44:00Z">
                    <w:rPr>
                      <w:rFonts w:ascii="Cambria Math" w:hAnsi="Cambria Math" w:cs="Times New Roman"/>
                      <w:color w:val="000000"/>
                    </w:rPr>
                    <m:t>4</m:t>
                  </w:del>
                </m:r>
                <m:r>
                  <w:rPr>
                    <w:rFonts w:ascii="Cambria Math" w:hAnsi="Cambria Math" w:cs="Times New Roman"/>
                    <w:color w:val="000000"/>
                  </w:rPr>
                  <m:t xml:space="preserve">, </m:t>
                </m:r>
                <m:r>
                  <w:ins w:id="978" w:author="Grant Adams" w:date="2021-06-07T13:46:00Z">
                    <w:rPr>
                      <w:rFonts w:ascii="Cambria Math" w:hAnsi="Cambria Math" w:cs="Times New Roman"/>
                      <w:color w:val="000000"/>
                    </w:rPr>
                    <m:t>6.5</m:t>
                  </w:ins>
                </m:r>
                <m:sSup>
                  <m:sSupPr>
                    <m:ctrlPr>
                      <w:ins w:id="979" w:author="Grant Adams" w:date="2021-06-07T13:46:00Z">
                        <w:rPr>
                          <w:rFonts w:ascii="Cambria Math" w:hAnsi="Cambria Math" w:cs="Times New Roman"/>
                          <w:i/>
                          <w:color w:val="000000"/>
                        </w:rPr>
                      </w:ins>
                    </m:ctrlPr>
                  </m:sSupPr>
                  <m:e>
                    <m:r>
                      <w:ins w:id="980" w:author="Grant Adams" w:date="2021-06-07T13:46:00Z">
                        <w:rPr>
                          <w:rFonts w:ascii="Cambria Math" w:hAnsi="Cambria Math" w:cs="Times New Roman"/>
                          <w:color w:val="000000"/>
                        </w:rPr>
                        <m:t>e</m:t>
                      </w:ins>
                    </m:r>
                  </m:e>
                  <m:sup>
                    <m:r>
                      <w:ins w:id="981" w:author="Grant Adams" w:date="2021-06-07T13:46:00Z">
                        <w:rPr>
                          <w:rFonts w:ascii="Cambria Math" w:hAnsi="Cambria Math" w:cs="Times New Roman"/>
                          <w:color w:val="000000"/>
                        </w:rPr>
                        <m:t>-4</m:t>
                      </w:ins>
                    </m:r>
                  </m:sup>
                </m:sSup>
                <m:r>
                  <w:del w:id="982" w:author="Grant Adams" w:date="2021-06-07T13:44:00Z">
                    <w:rPr>
                      <w:rFonts w:ascii="Cambria Math" w:hAnsi="Cambria Math" w:cs="Times New Roman"/>
                      <w:color w:val="000000"/>
                    </w:rPr>
                    <m:t>0.1</m:t>
                  </w:del>
                </m:r>
                <m:r>
                  <w:rPr>
                    <w:rFonts w:ascii="Cambria Math" w:hAnsi="Cambria Math" w:cs="Times New Roman"/>
                    <w:color w:val="000000"/>
                  </w:rPr>
                  <m:t>)</m:t>
                </m:r>
              </m:oMath>
            </m:oMathPara>
          </w:p>
        </w:tc>
        <w:tc>
          <w:tcPr>
            <w:tcW w:w="1666" w:type="pct"/>
            <w:tcPrChange w:id="983" w:author="PuntLab" w:date="2021-05-22T13:18:00Z">
              <w:tcPr>
                <w:tcW w:w="1676" w:type="pct"/>
              </w:tcPr>
            </w:tcPrChange>
          </w:tcPr>
          <w:p w14:paraId="3D70EEA1" w14:textId="6299706E" w:rsidR="003026FA" w:rsidRPr="003410A5" w:rsidRDefault="003B30E9"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984" w:author="Grant Adams" w:date="2021-06-07T13:46:00Z">
                  <w:rPr>
                    <w:rFonts w:ascii="Cambria Math" w:hAnsi="Cambria Math" w:cs="Times New Roman"/>
                    <w:color w:val="000000"/>
                  </w:rPr>
                  <m:t>unif(6.5</m:t>
                </w:ins>
              </m:r>
              <m:sSup>
                <m:sSupPr>
                  <m:ctrlPr>
                    <w:ins w:id="985" w:author="Grant Adams" w:date="2021-06-07T13:46:00Z">
                      <w:rPr>
                        <w:rFonts w:ascii="Cambria Math" w:hAnsi="Cambria Math" w:cs="Times New Roman"/>
                        <w:i/>
                        <w:color w:val="000000"/>
                      </w:rPr>
                    </w:ins>
                  </m:ctrlPr>
                </m:sSupPr>
                <m:e>
                  <m:r>
                    <w:ins w:id="986" w:author="Grant Adams" w:date="2021-06-07T13:46:00Z">
                      <w:rPr>
                        <w:rFonts w:ascii="Cambria Math" w:hAnsi="Cambria Math" w:cs="Times New Roman"/>
                        <w:color w:val="000000"/>
                      </w:rPr>
                      <m:t>e</m:t>
                    </w:ins>
                  </m:r>
                </m:e>
                <m:sup>
                  <m:r>
                    <w:ins w:id="987" w:author="Grant Adams" w:date="2021-06-07T13:46:00Z">
                      <w:rPr>
                        <w:rFonts w:ascii="Cambria Math" w:hAnsi="Cambria Math" w:cs="Times New Roman"/>
                        <w:color w:val="000000"/>
                      </w:rPr>
                      <m:t>-5</m:t>
                    </w:ins>
                  </m:r>
                </m:sup>
              </m:sSup>
              <m:r>
                <w:ins w:id="988" w:author="Grant Adams" w:date="2021-06-07T13:46:00Z">
                  <w:rPr>
                    <w:rFonts w:ascii="Cambria Math" w:hAnsi="Cambria Math" w:cs="Times New Roman"/>
                    <w:color w:val="000000"/>
                  </w:rPr>
                  <m:t>, 6.5</m:t>
                </w:ins>
              </m:r>
              <m:sSup>
                <m:sSupPr>
                  <m:ctrlPr>
                    <w:ins w:id="989" w:author="Grant Adams" w:date="2021-06-07T13:46:00Z">
                      <w:rPr>
                        <w:rFonts w:ascii="Cambria Math" w:hAnsi="Cambria Math" w:cs="Times New Roman"/>
                        <w:i/>
                        <w:color w:val="000000"/>
                      </w:rPr>
                    </w:ins>
                  </m:ctrlPr>
                </m:sSupPr>
                <m:e>
                  <m:r>
                    <w:ins w:id="990" w:author="Grant Adams" w:date="2021-06-07T13:46:00Z">
                      <w:rPr>
                        <w:rFonts w:ascii="Cambria Math" w:hAnsi="Cambria Math" w:cs="Times New Roman"/>
                        <w:color w:val="000000"/>
                      </w:rPr>
                      <m:t>e</m:t>
                    </w:ins>
                  </m:r>
                </m:e>
                <m:sup>
                  <m:r>
                    <w:ins w:id="991" w:author="Grant Adams" w:date="2021-06-07T13:46:00Z">
                      <w:rPr>
                        <w:rFonts w:ascii="Cambria Math" w:hAnsi="Cambria Math" w:cs="Times New Roman"/>
                        <w:color w:val="000000"/>
                      </w:rPr>
                      <m:t>-3</m:t>
                    </w:ins>
                  </m:r>
                </m:sup>
              </m:sSup>
              <m:r>
                <w:ins w:id="992" w:author="Grant Adams" w:date="2021-06-07T13:46:00Z">
                  <w:rPr>
                    <w:rFonts w:ascii="Cambria Math" w:hAnsi="Cambria Math" w:cs="Times New Roman"/>
                    <w:color w:val="000000"/>
                  </w:rPr>
                  <m:t>)</m:t>
                </w:ins>
              </m:r>
              <m:r>
                <w:del w:id="993" w:author="Grant Adams" w:date="2021-06-07T13:46:00Z">
                  <w:rPr>
                    <w:rFonts w:ascii="Cambria Math" w:hAnsi="Cambria Math" w:cs="Times New Roman"/>
                    <w:color w:val="000000"/>
                  </w:rPr>
                  <m:t>invgamma</m:t>
                </w:del>
              </m:r>
              <m:r>
                <w:del w:id="994" w:author="Grant Adams" w:date="2021-06-07T13:46:00Z">
                  <w:rPr>
                    <w:rFonts w:ascii="Cambria Math" w:hAnsi="Cambria Math" w:cs="Times New Roman"/>
                    <w:color w:val="000000"/>
                    <w:lang w:val="en-US"/>
                  </w:rPr>
                  <m:t>(2, 0.05</m:t>
                </w:del>
              </m:r>
            </m:oMath>
            <w:del w:id="995" w:author="Grant Adams" w:date="2021-06-07T13:46:00Z">
              <w:r w:rsidR="003026FA" w:rsidDel="005879AA">
                <w:rPr>
                  <w:rFonts w:ascii="Times New Roman" w:eastAsia="Calibri" w:hAnsi="Times New Roman" w:cs="Times New Roman"/>
                  <w:color w:val="000000"/>
                  <w:lang w:val="en-US"/>
                </w:rPr>
                <w:delText>)</w:delText>
              </w:r>
            </w:del>
            <w:r w:rsidR="003026FA">
              <w:rPr>
                <w:rFonts w:ascii="Times New Roman" w:eastAsia="Calibri" w:hAnsi="Times New Roman" w:cs="Times New Roman"/>
                <w:color w:val="000000"/>
                <w:lang w:val="en-US"/>
              </w:rPr>
              <w:t xml:space="preserve"> (Scen2)</w:t>
            </w:r>
          </w:p>
          <w:p w14:paraId="307F5F8B" w14:textId="0121959C" w:rsidR="003026FA" w:rsidRPr="0074557D" w:rsidRDefault="003B30E9"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996" w:author="Grant Adams" w:date="2021-06-07T13:47:00Z">
                  <w:rPr>
                    <w:rFonts w:ascii="Cambria Math" w:hAnsi="Cambria Math" w:cs="Times New Roman"/>
                    <w:color w:val="000000"/>
                  </w:rPr>
                  <m:t>unif(6.5</m:t>
                </w:ins>
              </m:r>
              <m:sSup>
                <m:sSupPr>
                  <m:ctrlPr>
                    <w:ins w:id="997" w:author="Grant Adams" w:date="2021-06-07T13:47:00Z">
                      <w:rPr>
                        <w:rFonts w:ascii="Cambria Math" w:hAnsi="Cambria Math" w:cs="Times New Roman"/>
                        <w:i/>
                        <w:color w:val="000000"/>
                      </w:rPr>
                    </w:ins>
                  </m:ctrlPr>
                </m:sSupPr>
                <m:e>
                  <m:r>
                    <w:ins w:id="998" w:author="Grant Adams" w:date="2021-06-07T13:47:00Z">
                      <w:rPr>
                        <w:rFonts w:ascii="Cambria Math" w:hAnsi="Cambria Math" w:cs="Times New Roman"/>
                        <w:color w:val="000000"/>
                      </w:rPr>
                      <m:t>e</m:t>
                    </w:ins>
                  </m:r>
                </m:e>
                <m:sup>
                  <m:r>
                    <w:ins w:id="999" w:author="Grant Adams" w:date="2021-06-07T13:47:00Z">
                      <w:rPr>
                        <w:rFonts w:ascii="Cambria Math" w:hAnsi="Cambria Math" w:cs="Times New Roman"/>
                        <w:color w:val="000000"/>
                      </w:rPr>
                      <m:t>-5</m:t>
                    </w:ins>
                  </m:r>
                </m:sup>
              </m:sSup>
              <m:r>
                <w:ins w:id="1000" w:author="Grant Adams" w:date="2021-06-07T13:47:00Z">
                  <w:rPr>
                    <w:rFonts w:ascii="Cambria Math" w:hAnsi="Cambria Math" w:cs="Times New Roman"/>
                    <w:color w:val="000000"/>
                  </w:rPr>
                  <m:t>, 1.3</m:t>
                </w:ins>
              </m:r>
              <m:sSup>
                <m:sSupPr>
                  <m:ctrlPr>
                    <w:ins w:id="1001" w:author="Grant Adams" w:date="2021-06-07T13:47:00Z">
                      <w:rPr>
                        <w:rFonts w:ascii="Cambria Math" w:hAnsi="Cambria Math" w:cs="Times New Roman"/>
                        <w:i/>
                        <w:color w:val="000000"/>
                      </w:rPr>
                    </w:ins>
                  </m:ctrlPr>
                </m:sSupPr>
                <m:e>
                  <m:r>
                    <w:ins w:id="1002" w:author="Grant Adams" w:date="2021-06-07T13:47:00Z">
                      <w:rPr>
                        <w:rFonts w:ascii="Cambria Math" w:hAnsi="Cambria Math" w:cs="Times New Roman"/>
                        <w:color w:val="000000"/>
                      </w:rPr>
                      <m:t>e</m:t>
                    </w:ins>
                  </m:r>
                </m:e>
                <m:sup>
                  <m:r>
                    <w:ins w:id="1003" w:author="Grant Adams" w:date="2021-06-07T13:47:00Z">
                      <w:rPr>
                        <w:rFonts w:ascii="Cambria Math" w:hAnsi="Cambria Math" w:cs="Times New Roman"/>
                        <w:color w:val="000000"/>
                      </w:rPr>
                      <m:t>-4</m:t>
                    </w:ins>
                  </m:r>
                </m:sup>
              </m:sSup>
              <m:r>
                <w:ins w:id="1004" w:author="Grant Adams" w:date="2021-06-07T13:47:00Z">
                  <w:rPr>
                    <w:rFonts w:ascii="Cambria Math" w:hAnsi="Cambria Math" w:cs="Times New Roman"/>
                    <w:color w:val="000000"/>
                  </w:rPr>
                  <m:t>)</m:t>
                </w:ins>
              </m:r>
              <m:r>
                <w:del w:id="1005" w:author="Grant Adams" w:date="2021-06-07T13:47:00Z">
                  <w:rPr>
                    <w:rFonts w:ascii="Cambria Math" w:hAnsi="Cambria Math" w:cs="Times New Roman"/>
                    <w:color w:val="000000"/>
                  </w:rPr>
                  <m:t>invgamma</m:t>
                </w:del>
              </m:r>
              <m:r>
                <w:del w:id="1006" w:author="Grant Adams" w:date="2021-06-07T13:47:00Z">
                  <w:rPr>
                    <w:rFonts w:ascii="Cambria Math" w:hAnsi="Cambria Math" w:cs="Times New Roman"/>
                    <w:color w:val="000000"/>
                    <w:lang w:val="en-US"/>
                  </w:rPr>
                  <m:t>(8, 0.2)</m:t>
                </w:del>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1007" w:author="PuntLab" w:date="2021-05-22T13:18:00Z"/>
        </w:trPr>
        <w:tc>
          <w:tcPr>
            <w:tcW w:w="1252" w:type="pct"/>
            <w:tcPrChange w:id="1008"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1009" w:author="PuntLab" w:date="2021-05-22T13:18:00Z"/>
                <w:rFonts w:ascii="Times New Roman" w:hAnsi="Times New Roman" w:cs="Times New Roman"/>
                <w:lang w:val="en-US"/>
              </w:rPr>
            </w:pPr>
            <w:del w:id="1010"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1011" w:author="PuntLab" w:date="2021-05-22T13:18:00Z">
              <w:tcPr>
                <w:tcW w:w="2063" w:type="pct"/>
              </w:tcPr>
            </w:tcPrChange>
          </w:tcPr>
          <w:p w14:paraId="7AE1DFD1" w14:textId="03B292C0" w:rsidR="003026FA" w:rsidRPr="003410A5" w:rsidDel="00A26618" w:rsidRDefault="003B30E9" w:rsidP="003026FA">
            <w:pPr>
              <w:autoSpaceDE w:val="0"/>
              <w:autoSpaceDN w:val="0"/>
              <w:adjustRightInd w:val="0"/>
              <w:rPr>
                <w:del w:id="1012" w:author="PuntLab" w:date="2021-05-22T13:18:00Z"/>
                <w:rFonts w:ascii="Times New Roman" w:eastAsia="Calibri" w:hAnsi="Times New Roman" w:cs="Times New Roman"/>
                <w:color w:val="000000"/>
              </w:rPr>
            </w:pPr>
            <m:oMathPara>
              <m:oMath>
                <m:sSup>
                  <m:sSupPr>
                    <m:ctrlPr>
                      <w:del w:id="1013" w:author="PuntLab" w:date="2021-05-22T13:18:00Z">
                        <w:rPr>
                          <w:rFonts w:ascii="Cambria Math" w:eastAsiaTheme="minorEastAsia" w:hAnsi="Cambria Math" w:cs="Times New Roman"/>
                          <w:i/>
                          <w:color w:val="000000"/>
                          <w:lang w:val="en-US"/>
                        </w:rPr>
                      </w:del>
                    </m:ctrlPr>
                  </m:sSupPr>
                  <m:e>
                    <m:r>
                      <w:del w:id="1014" w:author="PuntLab" w:date="2021-05-22T13:18:00Z">
                        <w:rPr>
                          <w:rFonts w:ascii="Cambria Math" w:eastAsiaTheme="minorEastAsia" w:hAnsi="Cambria Math" w:cs="Times New Roman"/>
                          <w:color w:val="000000"/>
                          <w:lang w:val="en-US"/>
                        </w:rPr>
                        <m:t>τ</m:t>
                      </w:del>
                    </m:r>
                  </m:e>
                  <m:sup>
                    <m:r>
                      <w:del w:id="1015" w:author="PuntLab" w:date="2021-05-22T13:18:00Z">
                        <w:rPr>
                          <w:rFonts w:ascii="Cambria Math" w:eastAsiaTheme="minorEastAsia" w:hAnsi="Cambria Math" w:cs="Times New Roman"/>
                          <w:color w:val="000000"/>
                          <w:lang w:val="en-US"/>
                        </w:rPr>
                        <m:t>2</m:t>
                      </w:del>
                    </m:r>
                  </m:sup>
                </m:sSup>
                <m:r>
                  <w:del w:id="1016" w:author="PuntLab" w:date="2021-05-22T13:18:00Z">
                    <w:rPr>
                      <w:rFonts w:ascii="Cambria Math" w:hAnsi="Cambria Math" w:cs="Times New Roman"/>
                      <w:color w:val="000000"/>
                    </w:rPr>
                    <m:t>~ invgamma(2, 0.5)</m:t>
                  </w:del>
                </m:r>
              </m:oMath>
            </m:oMathPara>
          </w:p>
        </w:tc>
        <w:tc>
          <w:tcPr>
            <w:tcW w:w="1666" w:type="pct"/>
            <w:tcPrChange w:id="1017" w:author="PuntLab" w:date="2021-05-22T13:18:00Z">
              <w:tcPr>
                <w:tcW w:w="1676" w:type="pct"/>
              </w:tcPr>
            </w:tcPrChange>
          </w:tcPr>
          <w:p w14:paraId="46545C9F" w14:textId="69C18123" w:rsidR="003026FA" w:rsidRPr="003410A5" w:rsidDel="00A26618" w:rsidRDefault="003B30E9" w:rsidP="003026FA">
            <w:pPr>
              <w:autoSpaceDE w:val="0"/>
              <w:autoSpaceDN w:val="0"/>
              <w:adjustRightInd w:val="0"/>
              <w:jc w:val="center"/>
              <w:rPr>
                <w:del w:id="1018" w:author="PuntLab" w:date="2021-05-22T13:18:00Z"/>
                <w:rFonts w:ascii="Times New Roman" w:eastAsia="Calibri" w:hAnsi="Times New Roman" w:cs="Times New Roman"/>
                <w:color w:val="000000"/>
                <w:lang w:val="en-US"/>
              </w:rPr>
            </w:pPr>
            <m:oMath>
              <m:sSup>
                <m:sSupPr>
                  <m:ctrlPr>
                    <w:del w:id="1019" w:author="PuntLab" w:date="2021-05-22T13:18:00Z">
                      <w:rPr>
                        <w:rFonts w:ascii="Cambria Math" w:eastAsiaTheme="minorEastAsia" w:hAnsi="Cambria Math" w:cs="Times New Roman"/>
                        <w:i/>
                        <w:color w:val="000000"/>
                        <w:lang w:val="en-US"/>
                      </w:rPr>
                    </w:del>
                  </m:ctrlPr>
                </m:sSupPr>
                <m:e>
                  <m:r>
                    <w:del w:id="1020" w:author="PuntLab" w:date="2021-05-22T13:18:00Z">
                      <w:rPr>
                        <w:rFonts w:ascii="Cambria Math" w:eastAsiaTheme="minorEastAsia" w:hAnsi="Cambria Math" w:cs="Times New Roman"/>
                        <w:color w:val="000000"/>
                        <w:lang w:val="en-US"/>
                      </w:rPr>
                      <m:t>τ</m:t>
                    </w:del>
                  </m:r>
                </m:e>
                <m:sup>
                  <m:r>
                    <w:del w:id="1021" w:author="PuntLab" w:date="2021-05-22T13:18:00Z">
                      <w:rPr>
                        <w:rFonts w:ascii="Cambria Math" w:eastAsiaTheme="minorEastAsia" w:hAnsi="Cambria Math" w:cs="Times New Roman"/>
                        <w:color w:val="000000"/>
                        <w:lang w:val="en-US"/>
                      </w:rPr>
                      <m:t>2</m:t>
                    </w:del>
                  </m:r>
                </m:sup>
              </m:sSup>
              <m:r>
                <w:del w:id="1022" w:author="PuntLab" w:date="2021-05-22T13:18:00Z">
                  <w:rPr>
                    <w:rFonts w:ascii="Cambria Math" w:hAnsi="Cambria Math" w:cs="Times New Roman"/>
                    <w:color w:val="000000"/>
                    <w:lang w:val="en-US"/>
                  </w:rPr>
                  <m:t xml:space="preserve">~ </m:t>
                </w:del>
              </m:r>
              <m:r>
                <w:del w:id="1023" w:author="PuntLab" w:date="2021-05-22T13:18:00Z">
                  <w:rPr>
                    <w:rFonts w:ascii="Cambria Math" w:hAnsi="Cambria Math" w:cs="Times New Roman"/>
                    <w:color w:val="000000"/>
                  </w:rPr>
                  <m:t>invgamma</m:t>
                </w:del>
              </m:r>
              <m:r>
                <w:del w:id="1024" w:author="PuntLab" w:date="2021-05-22T13:18:00Z">
                  <w:rPr>
                    <w:rFonts w:ascii="Cambria Math" w:hAnsi="Cambria Math" w:cs="Times New Roman"/>
                    <w:color w:val="000000"/>
                    <w:lang w:val="en-US"/>
                  </w:rPr>
                  <m:t>(1, 0.25)</m:t>
                </w:del>
              </m:r>
            </m:oMath>
            <w:del w:id="1025"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3B30E9" w:rsidP="003026FA">
            <w:pPr>
              <w:autoSpaceDE w:val="0"/>
              <w:autoSpaceDN w:val="0"/>
              <w:adjustRightInd w:val="0"/>
              <w:jc w:val="center"/>
              <w:rPr>
                <w:del w:id="1026" w:author="PuntLab" w:date="2021-05-22T13:18:00Z"/>
                <w:rFonts w:ascii="Times New Roman" w:eastAsia="Calibri" w:hAnsi="Times New Roman" w:cs="Times New Roman"/>
                <w:color w:val="000000"/>
                <w:lang w:val="en-US"/>
              </w:rPr>
            </w:pPr>
            <m:oMath>
              <m:sSup>
                <m:sSupPr>
                  <m:ctrlPr>
                    <w:del w:id="1027" w:author="PuntLab" w:date="2021-05-22T13:18:00Z">
                      <w:rPr>
                        <w:rFonts w:ascii="Cambria Math" w:eastAsiaTheme="minorEastAsia" w:hAnsi="Cambria Math" w:cs="Times New Roman"/>
                        <w:i/>
                        <w:color w:val="000000"/>
                        <w:lang w:val="en-US"/>
                      </w:rPr>
                    </w:del>
                  </m:ctrlPr>
                </m:sSupPr>
                <m:e>
                  <m:r>
                    <w:del w:id="1028" w:author="PuntLab" w:date="2021-05-22T13:18:00Z">
                      <w:rPr>
                        <w:rFonts w:ascii="Cambria Math" w:eastAsiaTheme="minorEastAsia" w:hAnsi="Cambria Math" w:cs="Times New Roman"/>
                        <w:color w:val="000000"/>
                        <w:lang w:val="en-US"/>
                      </w:rPr>
                      <m:t>τ</m:t>
                    </w:del>
                  </m:r>
                </m:e>
                <m:sup>
                  <m:r>
                    <w:del w:id="1029" w:author="PuntLab" w:date="2021-05-22T13:18:00Z">
                      <w:rPr>
                        <w:rFonts w:ascii="Cambria Math" w:eastAsiaTheme="minorEastAsia" w:hAnsi="Cambria Math" w:cs="Times New Roman"/>
                        <w:color w:val="000000"/>
                        <w:lang w:val="en-US"/>
                      </w:rPr>
                      <m:t>2</m:t>
                    </w:del>
                  </m:r>
                </m:sup>
              </m:sSup>
              <m:r>
                <w:del w:id="1030" w:author="PuntLab" w:date="2021-05-22T13:18:00Z">
                  <w:rPr>
                    <w:rFonts w:ascii="Cambria Math" w:hAnsi="Cambria Math" w:cs="Times New Roman"/>
                    <w:color w:val="000000"/>
                    <w:lang w:val="en-US"/>
                  </w:rPr>
                  <m:t xml:space="preserve">~ </m:t>
                </w:del>
              </m:r>
              <m:r>
                <w:del w:id="1031" w:author="PuntLab" w:date="2021-05-22T13:18:00Z">
                  <w:rPr>
                    <w:rFonts w:ascii="Cambria Math" w:hAnsi="Cambria Math" w:cs="Times New Roman"/>
                    <w:color w:val="000000"/>
                  </w:rPr>
                  <m:t>invgamma</m:t>
                </w:del>
              </m:r>
              <m:r>
                <w:del w:id="1032" w:author="PuntLab" w:date="2021-05-22T13:18:00Z">
                  <w:rPr>
                    <w:rFonts w:ascii="Cambria Math" w:hAnsi="Cambria Math" w:cs="Times New Roman"/>
                    <w:color w:val="000000"/>
                    <w:lang w:val="en-US"/>
                  </w:rPr>
                  <m:t>(4, 1)</m:t>
                </w:del>
              </m:r>
            </m:oMath>
            <w:del w:id="1033"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1034"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1035" w:author="PuntLab" w:date="2021-05-22T13:20:00Z">
              <w:r>
                <w:rPr>
                  <w:rFonts w:ascii="Times New Roman" w:hAnsi="Times New Roman" w:cs="Times New Roman"/>
                  <w:lang w:val="en-US"/>
                </w:rPr>
                <w:t>Depletion at maxi</w:t>
              </w:r>
            </w:ins>
            <w:ins w:id="1036" w:author="PuntLab" w:date="2021-05-22T13:21:00Z">
              <w:r>
                <w:rPr>
                  <w:rFonts w:ascii="Times New Roman" w:hAnsi="Times New Roman" w:cs="Times New Roman"/>
                  <w:lang w:val="en-US"/>
                </w:rPr>
                <w:t>mum sustainable yield</w:t>
              </w:r>
            </w:ins>
            <w:del w:id="1037" w:author="PuntLab" w:date="2021-05-22T13:18:00Z">
              <w:r w:rsidR="003026FA" w:rsidRPr="003410A5" w:rsidDel="00A26618">
                <w:rPr>
                  <w:rFonts w:ascii="Times New Roman" w:hAnsi="Times New Roman" w:cs="Times New Roman"/>
                  <w:lang w:val="en-US"/>
                </w:rPr>
                <w:delText>shape parameter</w:delText>
              </w:r>
            </w:del>
          </w:p>
        </w:tc>
        <w:tc>
          <w:tcPr>
            <w:tcW w:w="2082" w:type="pct"/>
            <w:tcPrChange w:id="1038" w:author="PuntLab" w:date="2021-05-22T13:18:00Z">
              <w:tcPr>
                <w:tcW w:w="2063" w:type="pct"/>
              </w:tcPr>
            </w:tcPrChange>
          </w:tcPr>
          <w:p w14:paraId="37C056B4" w14:textId="1A4B22F3" w:rsidR="003026FA" w:rsidRPr="003410A5" w:rsidRDefault="003B30E9" w:rsidP="003026FA">
            <w:pPr>
              <w:autoSpaceDE w:val="0"/>
              <w:autoSpaceDN w:val="0"/>
              <w:adjustRightInd w:val="0"/>
              <w:rPr>
                <w:rFonts w:ascii="Times New Roman" w:eastAsia="Calibri" w:hAnsi="Times New Roman" w:cs="Times New Roman"/>
                <w:color w:val="000000"/>
                <w:lang w:val="en-US"/>
              </w:rPr>
            </w:pPr>
            <m:oMathPara>
              <m:oMath>
                <m:sSub>
                  <m:sSubPr>
                    <m:ctrlPr>
                      <w:ins w:id="1039" w:author="PuntLab" w:date="2021-05-22T13:19:00Z">
                        <w:rPr>
                          <w:rFonts w:ascii="Cambria Math" w:eastAsiaTheme="minorEastAsia" w:hAnsi="Cambria Math" w:cs="Times New Roman"/>
                          <w:i/>
                          <w:color w:val="000000"/>
                          <w:lang w:val="en-US"/>
                        </w:rPr>
                      </w:ins>
                    </m:ctrlPr>
                  </m:sSubPr>
                  <m:e>
                    <m:r>
                      <w:ins w:id="1040" w:author="PuntLab" w:date="2021-05-22T13:19:00Z">
                        <w:rPr>
                          <w:rFonts w:ascii="Cambria Math" w:eastAsiaTheme="minorEastAsia" w:hAnsi="Cambria Math" w:cs="Times New Roman"/>
                          <w:color w:val="000000"/>
                          <w:lang w:val="en-US"/>
                        </w:rPr>
                        <m:t>P</m:t>
                      </w:ins>
                    </m:r>
                  </m:e>
                  <m:sub>
                    <m:r>
                      <w:ins w:id="1041" w:author="Grant Adams" w:date="2021-06-10T14:55:00Z">
                        <w:rPr>
                          <w:rFonts w:ascii="Cambria Math" w:eastAsiaTheme="minorEastAsia" w:hAnsi="Cambria Math" w:cs="Times New Roman"/>
                          <w:color w:val="000000"/>
                          <w:lang w:val="en-US"/>
                        </w:rPr>
                        <m:t>MSY</m:t>
                      </w:ins>
                    </m:r>
                    <m:r>
                      <w:ins w:id="1042" w:author="PuntLab" w:date="2021-05-22T13:19:00Z">
                        <w:del w:id="1043" w:author="Grant Adams" w:date="2021-06-10T14:55:00Z">
                          <w:rPr>
                            <w:rFonts w:ascii="Cambria Math" w:eastAsiaTheme="minorEastAsia" w:hAnsi="Cambria Math" w:cs="Times New Roman"/>
                            <w:color w:val="000000"/>
                            <w:lang w:val="en-US"/>
                          </w:rPr>
                          <m:t>msy</m:t>
                        </w:del>
                      </w:ins>
                    </m:r>
                  </m:sub>
                </m:sSub>
                <m:r>
                  <w:del w:id="1044" w:author="PuntLab" w:date="2021-05-22T13:19:00Z">
                    <w:rPr>
                      <w:rFonts w:ascii="Cambria Math" w:eastAsiaTheme="minorEastAsia" w:hAnsi="Cambria Math" w:cs="Times New Roman"/>
                      <w:color w:val="000000"/>
                      <w:lang w:val="en-US"/>
                    </w:rPr>
                    <m:t>z</m:t>
                  </w:del>
                </m:r>
                <m:r>
                  <w:del w:id="1045" w:author="PuntLab" w:date="2021-05-22T13:19:00Z">
                    <w:rPr>
                      <w:rFonts w:ascii="Cambria Math" w:hAnsi="Cambria Math" w:cs="Times New Roman"/>
                      <w:color w:val="000000"/>
                    </w:rPr>
                    <m:t>&lt;- 2.39</m:t>
                  </w:del>
                </m:r>
                <m:r>
                  <w:ins w:id="1046" w:author="PuntLab" w:date="2021-05-22T13:19:00Z">
                    <w:rPr>
                      <w:rFonts w:ascii="Cambria Math" w:hAnsi="Cambria Math" w:cs="Times New Roman"/>
                      <w:color w:val="000000"/>
                    </w:rPr>
                    <m:t>~unif(0.5, 0.8)</m:t>
                  </w:ins>
                </m:r>
              </m:oMath>
            </m:oMathPara>
          </w:p>
        </w:tc>
        <w:tc>
          <w:tcPr>
            <w:tcW w:w="1666" w:type="pct"/>
            <w:tcPrChange w:id="1047"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1048" w:author="PuntLab" w:date="2021-05-22T13:19:00Z">
                  <w:rPr>
                    <w:rFonts w:ascii="Cambria Math" w:eastAsiaTheme="minorEastAsia" w:hAnsi="Cambria Math" w:cs="Times New Roman"/>
                    <w:color w:val="000000"/>
                    <w:lang w:val="en-US"/>
                  </w:rPr>
                  <m:t>z</m:t>
                </w:del>
              </m:r>
              <m:r>
                <w:del w:id="1049" w:author="PuntLab" w:date="2021-05-22T13:19:00Z">
                  <w:rPr>
                    <w:rFonts w:ascii="Cambria Math" w:eastAsiaTheme="minorEastAsia" w:hAnsi="Cambria Math" w:cs="Times New Roman"/>
                    <w:color w:val="000000"/>
                  </w:rPr>
                  <m:t>=</m:t>
                </w:del>
              </m:r>
              <m:r>
                <w:del w:id="1050" w:author="PuntLab" w:date="2021-05-22T13:19:00Z">
                  <w:rPr>
                    <w:rFonts w:ascii="Cambria Math" w:hAnsi="Cambria Math" w:cs="Times New Roman"/>
                    <w:color w:val="000000"/>
                  </w:rPr>
                  <m:t xml:space="preserve"> 5.04</m:t>
                </w:del>
              </m:r>
            </m:oMath>
            <w:del w:id="1051"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1052" w:author="PuntLab" w:date="2021-05-22T13:20:00Z"/>
        </w:trPr>
        <w:tc>
          <w:tcPr>
            <w:tcW w:w="1252" w:type="pct"/>
            <w:tcPrChange w:id="1053"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1054" w:author="PuntLab" w:date="2021-05-22T13:20:00Z"/>
                <w:rFonts w:ascii="Times New Roman" w:hAnsi="Times New Roman" w:cs="Times New Roman"/>
                <w:color w:val="000000"/>
                <w:lang w:val="en-US"/>
              </w:rPr>
            </w:pPr>
            <w:del w:id="1055"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1056"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1057" w:author="PuntLab" w:date="2021-05-22T13:20:00Z"/>
                <w:rFonts w:ascii="Times New Roman" w:eastAsiaTheme="minorEastAsia" w:hAnsi="Times New Roman" w:cs="Times New Roman"/>
                <w:color w:val="000000"/>
                <w:highlight w:val="yellow"/>
                <w:lang w:val="en-US"/>
              </w:rPr>
            </w:pPr>
            <m:oMathPara>
              <m:oMath>
                <m:r>
                  <w:del w:id="1058" w:author="PuntLab" w:date="2021-05-22T13:20:00Z">
                    <w:rPr>
                      <w:rFonts w:ascii="Cambria Math" w:eastAsiaTheme="minorEastAsia" w:hAnsi="Cambria Math" w:cs="Times New Roman"/>
                      <w:color w:val="000000"/>
                      <w:lang w:val="en-US"/>
                    </w:rPr>
                    <m:t>q</m:t>
                  </w:del>
                </m:r>
                <m:r>
                  <w:del w:id="1059" w:author="PuntLab" w:date="2021-05-22T13:20:00Z">
                    <w:rPr>
                      <w:rFonts w:ascii="Cambria Math" w:hAnsi="Cambria Math" w:cs="Times New Roman"/>
                      <w:color w:val="000000"/>
                    </w:rPr>
                    <m:t>~norm(0.5,</m:t>
                  </w:del>
                </m:r>
                <m:sSup>
                  <m:sSupPr>
                    <m:ctrlPr>
                      <w:del w:id="1060" w:author="PuntLab" w:date="2021-05-22T13:20:00Z">
                        <w:rPr>
                          <w:rFonts w:ascii="Cambria Math" w:hAnsi="Cambria Math" w:cs="Times New Roman"/>
                          <w:i/>
                          <w:color w:val="000000"/>
                        </w:rPr>
                      </w:del>
                    </m:ctrlPr>
                  </m:sSupPr>
                  <m:e>
                    <m:r>
                      <w:del w:id="1061" w:author="PuntLab" w:date="2021-05-22T13:20:00Z">
                        <w:rPr>
                          <w:rFonts w:ascii="Cambria Math" w:hAnsi="Cambria Math" w:cs="Times New Roman"/>
                          <w:color w:val="000000"/>
                        </w:rPr>
                        <m:t>0.4</m:t>
                      </w:del>
                    </m:r>
                  </m:e>
                  <m:sup>
                    <m:r>
                      <w:del w:id="1062" w:author="PuntLab" w:date="2021-05-22T13:20:00Z">
                        <w:rPr>
                          <w:rFonts w:ascii="Cambria Math" w:hAnsi="Cambria Math" w:cs="Times New Roman"/>
                          <w:color w:val="000000"/>
                        </w:rPr>
                        <m:t>2</m:t>
                      </w:del>
                    </m:r>
                  </m:sup>
                </m:sSup>
                <m:r>
                  <w:del w:id="1063" w:author="PuntLab" w:date="2021-05-22T13:20:00Z">
                    <w:rPr>
                      <w:rFonts w:ascii="Cambria Math" w:hAnsi="Cambria Math" w:cs="Times New Roman"/>
                      <w:color w:val="000000"/>
                    </w:rPr>
                    <m:t>)</m:t>
                  </w:del>
                </m:r>
              </m:oMath>
            </m:oMathPara>
          </w:p>
        </w:tc>
        <w:tc>
          <w:tcPr>
            <w:tcW w:w="1666" w:type="pct"/>
            <w:tcPrChange w:id="1064"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1065"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1066"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067" w:author="PuntLab" w:date="2021-05-22T13:36:00Z">
              <w:r w:rsidR="00BF630D">
                <w:rPr>
                  <w:rFonts w:ascii="Times New Roman" w:hAnsi="Times New Roman"/>
                  <w:lang w:val="en-GB"/>
                </w:rPr>
                <w:t>771</w:t>
              </w:r>
            </w:ins>
            <w:del w:id="1068" w:author="PuntLab" w:date="2021-05-22T13:36:00Z">
              <w:r w:rsidDel="00BF630D">
                <w:rPr>
                  <w:rFonts w:ascii="Times New Roman" w:hAnsi="Times New Roman"/>
                  <w:lang w:val="en-GB"/>
                </w:rPr>
                <w:delText>678</w:delText>
              </w:r>
            </w:del>
            <w:r>
              <w:rPr>
                <w:rFonts w:ascii="Times New Roman" w:hAnsi="Times New Roman"/>
                <w:lang w:val="en-GB"/>
              </w:rPr>
              <w:t>-1</w:t>
            </w:r>
            <w:ins w:id="1069" w:author="PuntLab" w:date="2021-05-22T13:36:00Z">
              <w:r w:rsidR="00BF630D">
                <w:rPr>
                  <w:rFonts w:ascii="Times New Roman" w:hAnsi="Times New Roman"/>
                  <w:lang w:val="en-GB"/>
                </w:rPr>
                <w:t>850</w:t>
              </w:r>
            </w:ins>
            <w:del w:id="1070"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1071" w:author="PuntLab" w:date="2021-05-22T13:18:00Z">
              <w:tcPr>
                <w:tcW w:w="2063" w:type="pct"/>
              </w:tcPr>
            </w:tcPrChange>
          </w:tcPr>
          <w:p w14:paraId="1E5F147C" w14:textId="223C3279" w:rsidR="003026FA" w:rsidRPr="003410A5" w:rsidRDefault="003B30E9"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1072" w:author="PuntLab" w:date="2021-05-22T13:36:00Z">
                        <w:rPr>
                          <w:rFonts w:ascii="Cambria Math" w:hAnsi="Cambria Math" w:cs="Times New Roman"/>
                          <w:lang w:val="en-GB"/>
                        </w:rPr>
                        <m:t>6</m:t>
                      </w:ins>
                    </m:r>
                    <m:r>
                      <w:del w:id="1073"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074" w:author="PuntLab" w:date="2021-05-22T13:36:00Z">
                            <w:rPr>
                              <w:rFonts w:ascii="Cambria Math" w:hAnsi="Cambria Math" w:cs="Times New Roman"/>
                              <w:lang w:val="en-GB"/>
                            </w:rPr>
                            <m:t>4</m:t>
                          </w:ins>
                        </m:r>
                        <m:r>
                          <w:del w:id="1075"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1076"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1077"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078" w:author="PuntLab" w:date="2021-05-22T13:36:00Z">
              <w:r w:rsidR="00BF630D">
                <w:rPr>
                  <w:rFonts w:ascii="Times New Roman" w:hAnsi="Times New Roman"/>
                  <w:lang w:val="en-GB"/>
                </w:rPr>
                <w:t>851</w:t>
              </w:r>
            </w:ins>
            <w:del w:id="1079" w:author="PuntLab" w:date="2021-05-22T13:36:00Z">
              <w:r w:rsidDel="00BF630D">
                <w:rPr>
                  <w:rFonts w:ascii="Times New Roman" w:hAnsi="Times New Roman"/>
                  <w:lang w:val="en-GB"/>
                </w:rPr>
                <w:delText>900</w:delText>
              </w:r>
            </w:del>
            <w:r>
              <w:rPr>
                <w:rFonts w:ascii="Times New Roman" w:hAnsi="Times New Roman"/>
                <w:lang w:val="en-GB"/>
              </w:rPr>
              <w:t>-19</w:t>
            </w:r>
            <w:ins w:id="1080" w:author="PuntLab" w:date="2021-05-22T13:37:00Z">
              <w:r w:rsidR="00BF630D">
                <w:rPr>
                  <w:rFonts w:ascii="Times New Roman" w:hAnsi="Times New Roman"/>
                  <w:lang w:val="en-GB"/>
                </w:rPr>
                <w:t>73</w:t>
              </w:r>
            </w:ins>
            <w:del w:id="1081"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1082" w:author="PuntLab" w:date="2021-05-22T13:18:00Z">
              <w:tcPr>
                <w:tcW w:w="2063" w:type="pct"/>
              </w:tcPr>
            </w:tcPrChange>
          </w:tcPr>
          <w:p w14:paraId="3BAD0DF6" w14:textId="3E7B9B66" w:rsidR="003026FA" w:rsidRPr="003410A5" w:rsidRDefault="003B30E9"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1083" w:author="PuntLab" w:date="2021-05-22T13:36:00Z">
                        <w:rPr>
                          <w:rFonts w:ascii="Cambria Math" w:hAnsi="Cambria Math" w:cs="Times New Roman"/>
                          <w:lang w:val="en-GB"/>
                        </w:rPr>
                        <m:t>2</m:t>
                      </w:ins>
                    </m:r>
                    <m:r>
                      <w:del w:id="1084"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1085" w:author="PuntLab" w:date="2021-05-22T13:36:00Z">
                        <m:rPr>
                          <m:sty m:val="p"/>
                        </m:rPr>
                        <w:rPr>
                          <w:rFonts w:ascii="Cambria Math" w:hAnsi="Cambria Math"/>
                          <w:lang w:val="en-US"/>
                        </w:rPr>
                        <m:t>9</m:t>
                      </w:ins>
                    </m:r>
                    <m:r>
                      <w:del w:id="1086"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087" w:author="PuntLab" w:date="2021-05-22T13:36:00Z">
                            <w:rPr>
                              <w:rFonts w:ascii="Cambria Math" w:hAnsi="Cambria Math" w:cs="Times New Roman"/>
                              <w:lang w:val="en-GB"/>
                            </w:rPr>
                            <m:t>4</m:t>
                          </w:ins>
                        </m:r>
                        <m:r>
                          <w:del w:id="1088"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1089"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1090"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1091"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1092"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ins w:id="1093" w:author="Grant Adams" w:date="2021-06-10T14:48:00Z">
        <w:r w:rsidR="00DB6B1A">
          <w:rPr>
            <w:rFonts w:ascii="Times New Roman" w:hAnsi="Times New Roman" w:cs="Times New Roman"/>
            <w:lang w:val="en-US"/>
          </w:rPr>
          <w:t xml:space="preserve"> 50% and</w:t>
        </w:r>
      </w:ins>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Del="00DB6B1A" w14:paraId="0CBE9152" w14:textId="77777777" w:rsidTr="00822DAC">
        <w:trPr>
          <w:jc w:val="center"/>
          <w:del w:id="1094" w:author="Grant Adams" w:date="2021-06-10T14:48:00Z"/>
        </w:trPr>
        <w:tc>
          <w:tcPr>
            <w:tcW w:w="747" w:type="pct"/>
          </w:tcPr>
          <w:p w14:paraId="2497F0CD" w14:textId="124CBB13" w:rsidR="00DB6B1A" w:rsidDel="00DB6B1A" w:rsidRDefault="00DB6B1A" w:rsidP="007619AD">
            <w:pPr>
              <w:jc w:val="center"/>
              <w:rPr>
                <w:del w:id="1095" w:author="Grant Adams" w:date="2021-06-10T14:48:00Z"/>
                <w:rFonts w:ascii="Times New Roman" w:hAnsi="Times New Roman" w:cs="Times New Roman"/>
                <w:lang w:val="en-US"/>
              </w:rPr>
            </w:pPr>
          </w:p>
        </w:tc>
        <w:tc>
          <w:tcPr>
            <w:tcW w:w="746" w:type="pct"/>
          </w:tcPr>
          <w:p w14:paraId="22EEA0EF" w14:textId="1F46B1B7" w:rsidR="00DB6B1A" w:rsidDel="00DB6B1A" w:rsidRDefault="00DB6B1A" w:rsidP="007619AD">
            <w:pPr>
              <w:jc w:val="center"/>
              <w:rPr>
                <w:del w:id="1096" w:author="Grant Adams" w:date="2021-06-10T14:48:00Z"/>
                <w:rFonts w:ascii="Times New Roman" w:hAnsi="Times New Roman" w:cs="Times New Roman"/>
                <w:lang w:val="en-US"/>
              </w:rPr>
            </w:pPr>
            <m:oMathPara>
              <m:oMath>
                <m:r>
                  <w:del w:id="1097" w:author="Grant Adams" w:date="2021-06-10T14:48:00Z">
                    <w:rPr>
                      <w:rFonts w:ascii="Cambria Math" w:eastAsiaTheme="minorEastAsia" w:hAnsi="Cambria Math" w:cs="Times New Roman"/>
                      <w:color w:val="000000"/>
                      <w:lang w:val="en-US"/>
                    </w:rPr>
                    <m:t>K</m:t>
                  </w:del>
                </m:r>
              </m:oMath>
            </m:oMathPara>
          </w:p>
        </w:tc>
        <w:tc>
          <w:tcPr>
            <w:tcW w:w="746" w:type="pct"/>
          </w:tcPr>
          <w:p w14:paraId="37A0A580" w14:textId="7AD7DF68" w:rsidR="00DB6B1A" w:rsidDel="00DB6B1A" w:rsidRDefault="003B30E9" w:rsidP="007619AD">
            <w:pPr>
              <w:jc w:val="center"/>
              <w:rPr>
                <w:del w:id="1098" w:author="Grant Adams" w:date="2021-06-10T14:48:00Z"/>
                <w:rFonts w:ascii="Times New Roman" w:hAnsi="Times New Roman" w:cs="Times New Roman"/>
                <w:lang w:val="en-US"/>
              </w:rPr>
            </w:pPr>
            <m:oMathPara>
              <m:oMath>
                <m:sSup>
                  <m:sSupPr>
                    <m:ctrlPr>
                      <w:del w:id="1099" w:author="Grant Adams" w:date="2021-06-10T14:48:00Z">
                        <w:rPr>
                          <w:rFonts w:ascii="Cambria Math" w:eastAsiaTheme="minorEastAsia" w:hAnsi="Cambria Math" w:cs="Times New Roman"/>
                          <w:i/>
                          <w:color w:val="000000"/>
                          <w:lang w:val="en-US"/>
                        </w:rPr>
                      </w:del>
                    </m:ctrlPr>
                  </m:sSupPr>
                  <m:e>
                    <m:r>
                      <w:del w:id="1100" w:author="Grant Adams" w:date="2021-06-10T14:48:00Z">
                        <w:rPr>
                          <w:rFonts w:ascii="Cambria Math" w:eastAsiaTheme="minorEastAsia" w:hAnsi="Cambria Math" w:cs="Times New Roman"/>
                          <w:color w:val="000000"/>
                          <w:lang w:val="en-US"/>
                        </w:rPr>
                        <m:t>σ</m:t>
                      </w:del>
                    </m:r>
                  </m:e>
                  <m:sup>
                    <m:r>
                      <w:del w:id="1101" w:author="Grant Adams" w:date="2021-06-10T14:48:00Z">
                        <w:rPr>
                          <w:rFonts w:ascii="Cambria Math" w:eastAsiaTheme="minorEastAsia" w:hAnsi="Cambria Math" w:cs="Times New Roman"/>
                          <w:color w:val="000000"/>
                          <w:lang w:val="en-US"/>
                        </w:rPr>
                        <m:t>2</m:t>
                      </w:del>
                    </m:r>
                  </m:sup>
                </m:sSup>
              </m:oMath>
            </m:oMathPara>
          </w:p>
        </w:tc>
        <w:tc>
          <w:tcPr>
            <w:tcW w:w="515" w:type="pct"/>
          </w:tcPr>
          <w:p w14:paraId="171C0496" w14:textId="5022B7CC" w:rsidR="00DB6B1A" w:rsidDel="00DB6B1A" w:rsidRDefault="003B30E9" w:rsidP="007619AD">
            <w:pPr>
              <w:jc w:val="center"/>
              <w:rPr>
                <w:del w:id="1102" w:author="Grant Adams" w:date="2021-06-10T14:48:00Z"/>
                <w:rFonts w:ascii="Times New Roman" w:hAnsi="Times New Roman" w:cs="Times New Roman"/>
                <w:lang w:val="en-US"/>
              </w:rPr>
            </w:pPr>
            <m:oMathPara>
              <m:oMath>
                <m:sSub>
                  <m:sSubPr>
                    <m:ctrlPr>
                      <w:del w:id="1103" w:author="Grant Adams" w:date="2021-06-10T14:48:00Z">
                        <w:rPr>
                          <w:rFonts w:ascii="Cambria Math" w:hAnsi="Cambria Math" w:cs="Times New Roman"/>
                          <w:i/>
                          <w:color w:val="000000"/>
                        </w:rPr>
                      </w:del>
                    </m:ctrlPr>
                  </m:sSubPr>
                  <m:e>
                    <m:r>
                      <w:del w:id="1104" w:author="Grant Adams" w:date="2021-06-10T14:48:00Z">
                        <w:rPr>
                          <w:rFonts w:ascii="Cambria Math" w:hAnsi="Cambria Math" w:cs="Times New Roman"/>
                          <w:color w:val="000000"/>
                        </w:rPr>
                        <m:t>R</m:t>
                      </w:del>
                    </m:r>
                  </m:e>
                  <m:sub>
                    <m:r>
                      <w:del w:id="1105" w:author="Grant Adams" w:date="2021-06-10T14:48:00Z">
                        <w:rPr>
                          <w:rFonts w:ascii="Cambria Math" w:hAnsi="Cambria Math" w:cs="Times New Roman"/>
                          <w:color w:val="000000"/>
                        </w:rPr>
                        <m:t>max</m:t>
                      </w:del>
                    </m:r>
                  </m:sub>
                </m:sSub>
              </m:oMath>
            </m:oMathPara>
          </w:p>
        </w:tc>
        <w:tc>
          <w:tcPr>
            <w:tcW w:w="634" w:type="pct"/>
          </w:tcPr>
          <w:p w14:paraId="7EC2E276" w14:textId="04CDA092" w:rsidR="00DB6B1A" w:rsidDel="00DB6B1A" w:rsidRDefault="00DB6B1A" w:rsidP="007619AD">
            <w:pPr>
              <w:jc w:val="center"/>
              <w:rPr>
                <w:del w:id="1106" w:author="Grant Adams" w:date="2021-06-10T14:48:00Z"/>
                <w:rFonts w:ascii="Times New Roman" w:hAnsi="Times New Roman" w:cs="Times New Roman"/>
                <w:lang w:val="en-US"/>
              </w:rPr>
            </w:pPr>
            <m:oMathPara>
              <m:oMath>
                <m:r>
                  <w:del w:id="1107" w:author="Grant Adams" w:date="2021-06-10T14:48:00Z">
                    <w:rPr>
                      <w:rFonts w:ascii="Cambria Math" w:eastAsiaTheme="minorEastAsia" w:hAnsi="Cambria Math" w:cs="Times New Roman"/>
                      <w:color w:val="000000"/>
                      <w:lang w:val="en-US"/>
                    </w:rPr>
                    <m:t>q</m:t>
                  </w:del>
                </m:r>
              </m:oMath>
            </m:oMathPara>
          </w:p>
        </w:tc>
        <w:tc>
          <w:tcPr>
            <w:tcW w:w="793" w:type="pct"/>
          </w:tcPr>
          <w:p w14:paraId="1576CACC" w14:textId="0B01D73C" w:rsidR="00DB6B1A" w:rsidDel="00DB6B1A" w:rsidRDefault="00DB6B1A" w:rsidP="007619AD">
            <w:pPr>
              <w:jc w:val="center"/>
              <w:rPr>
                <w:del w:id="1108" w:author="Grant Adams" w:date="2021-06-10T14:48:00Z"/>
                <w:rFonts w:ascii="Times New Roman" w:hAnsi="Times New Roman" w:cs="Times New Roman"/>
                <w:lang w:val="en-US"/>
              </w:rPr>
            </w:pPr>
            <m:oMathPara>
              <m:oMath>
                <m:r>
                  <w:del w:id="1109" w:author="Grant Adams" w:date="2021-06-10T14:48:00Z">
                    <w:rPr>
                      <w:rFonts w:ascii="Cambria Math" w:hAnsi="Cambria Math" w:cs="Times New Roman"/>
                      <w:color w:val="000000"/>
                    </w:rPr>
                    <m:t>π</m:t>
                  </w:del>
                </m:r>
              </m:oMath>
            </m:oMathPara>
          </w:p>
        </w:tc>
        <w:tc>
          <w:tcPr>
            <w:tcW w:w="819" w:type="pct"/>
          </w:tcPr>
          <w:p w14:paraId="31BF236B" w14:textId="77777777" w:rsidR="00DB6B1A" w:rsidDel="00DB6B1A" w:rsidRDefault="00DB6B1A" w:rsidP="00837D76">
            <w:pPr>
              <w:jc w:val="center"/>
              <w:rPr>
                <w:ins w:id="1110" w:author="Grant Adams" w:date="2021-06-10T14:49:00Z"/>
                <w:rFonts w:ascii="Times New Roman" w:eastAsia="Calibri" w:hAnsi="Times New Roman" w:cs="Times New Roman"/>
                <w:color w:val="000000"/>
              </w:rPr>
            </w:pPr>
          </w:p>
        </w:tc>
      </w:tr>
      <w:tr w:rsidR="00C505B0" w:rsidRPr="00DA22AD" w14:paraId="19399C2F" w14:textId="05D9BB47" w:rsidTr="00822DAC">
        <w:trPr>
          <w:jc w:val="center"/>
          <w:ins w:id="1111" w:author="Grant Adams" w:date="2021-06-10T14:48:00Z"/>
        </w:trPr>
        <w:tc>
          <w:tcPr>
            <w:tcW w:w="747" w:type="pct"/>
            <w:tcBorders>
              <w:bottom w:val="single" w:sz="4" w:space="0" w:color="auto"/>
            </w:tcBorders>
            <w:vAlign w:val="bottom"/>
          </w:tcPr>
          <w:p w14:paraId="4C0DB0FE" w14:textId="77777777" w:rsidR="00DB6B1A" w:rsidRDefault="00DB6B1A" w:rsidP="00837D76">
            <w:pPr>
              <w:jc w:val="center"/>
              <w:rPr>
                <w:ins w:id="1112" w:author="Grant Adams" w:date="2021-06-10T14:48:00Z"/>
                <w:rFonts w:ascii="Calibri" w:eastAsia="Calibri" w:hAnsi="Calibri" w:cs="Times New Roman"/>
                <w:color w:val="000000"/>
              </w:rPr>
            </w:pPr>
          </w:p>
        </w:tc>
        <w:tc>
          <w:tcPr>
            <w:tcW w:w="746" w:type="pct"/>
            <w:tcBorders>
              <w:bottom w:val="single" w:sz="4" w:space="0" w:color="auto"/>
            </w:tcBorders>
            <w:vAlign w:val="bottom"/>
          </w:tcPr>
          <w:p w14:paraId="444BE042" w14:textId="320171D0" w:rsidR="00DB6B1A" w:rsidRDefault="00DB6B1A" w:rsidP="00837D76">
            <w:pPr>
              <w:jc w:val="center"/>
              <w:rPr>
                <w:ins w:id="1113" w:author="Grant Adams" w:date="2021-06-10T14:48:00Z"/>
                <w:rFonts w:ascii="Times New Roman" w:hAnsi="Times New Roman" w:cs="Times New Roman"/>
                <w:color w:val="000000"/>
              </w:rPr>
            </w:pPr>
            <w:ins w:id="1114"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1115" w:author="Grant Adams" w:date="2021-06-10T14:48:00Z"/>
                <w:rFonts w:ascii="Times New Roman" w:hAnsi="Times New Roman" w:cs="Times New Roman"/>
                <w:color w:val="000000"/>
              </w:rPr>
            </w:pPr>
            <w:ins w:id="1116"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1117" w:author="Grant Adams" w:date="2021-06-10T14:48:00Z"/>
                <w:rFonts w:ascii="Times New Roman" w:hAnsi="Times New Roman" w:cs="Times New Roman"/>
                <w:color w:val="000000"/>
              </w:rPr>
            </w:pPr>
            <w:ins w:id="1118"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1119" w:author="Grant Adams" w:date="2021-06-10T14:48:00Z"/>
                <w:rFonts w:ascii="Times New Roman" w:hAnsi="Times New Roman" w:cs="Times New Roman"/>
                <w:color w:val="000000"/>
              </w:rPr>
            </w:pPr>
            <w:ins w:id="1120"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1121" w:author="Grant Adams" w:date="2021-06-10T14:48:00Z"/>
                <w:rFonts w:ascii="Times New Roman" w:hAnsi="Times New Roman" w:cs="Times New Roman"/>
                <w:color w:val="000000"/>
              </w:rPr>
            </w:pPr>
            <w:ins w:id="1122"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1123" w:author="Grant Adams" w:date="2021-06-10T14:49:00Z"/>
                <w:rFonts w:ascii="Times New Roman" w:hAnsi="Times New Roman" w:cs="Times New Roman"/>
                <w:color w:val="000000"/>
              </w:rPr>
            </w:pPr>
            <w:ins w:id="1124" w:author="Grant Adams" w:date="2021-06-10T14:49:00Z">
              <w:r>
                <w:rPr>
                  <w:rFonts w:ascii="Times New Roman" w:hAnsi="Times New Roman" w:cs="Times New Roman"/>
                  <w:color w:val="000000"/>
                </w:rPr>
                <w:t>97.5%</w:t>
              </w:r>
            </w:ins>
          </w:p>
        </w:tc>
      </w:tr>
      <w:tr w:rsidR="000202D6" w:rsidRPr="00DA22AD" w14:paraId="7FDD48AD" w14:textId="459B5572" w:rsidTr="00822DAC">
        <w:trPr>
          <w:jc w:val="center"/>
        </w:trPr>
        <w:tc>
          <w:tcPr>
            <w:tcW w:w="747" w:type="pct"/>
            <w:tcBorders>
              <w:top w:val="single" w:sz="4" w:space="0" w:color="auto"/>
            </w:tcBorders>
            <w:vAlign w:val="bottom"/>
          </w:tcPr>
          <w:p w14:paraId="65BE8F24" w14:textId="38863A89" w:rsidR="000202D6" w:rsidRPr="00FF2C02" w:rsidRDefault="003B30E9" w:rsidP="000202D6">
            <w:pPr>
              <w:jc w:val="center"/>
              <w:rPr>
                <w:rFonts w:ascii="Times New Roman" w:hAnsi="Times New Roman" w:cs="Times New Roman"/>
                <w:lang w:val="en-US"/>
              </w:rPr>
            </w:pPr>
            <m:oMath>
              <m:sSub>
                <m:sSubPr>
                  <m:ctrlPr>
                    <w:ins w:id="1125" w:author="Grant Adams" w:date="2021-06-10T14:46:00Z">
                      <w:rPr>
                        <w:rFonts w:ascii="Cambria Math" w:hAnsi="Cambria Math" w:cs="Times New Roman"/>
                        <w:i/>
                        <w:color w:val="000000"/>
                      </w:rPr>
                    </w:ins>
                  </m:ctrlPr>
                </m:sSubPr>
                <m:e>
                  <m:r>
                    <w:ins w:id="1126" w:author="Grant Adams" w:date="2021-06-10T14:46:00Z">
                      <w:rPr>
                        <w:rFonts w:ascii="Cambria Math" w:hAnsi="Cambria Math" w:cs="Times New Roman"/>
                        <w:color w:val="000000"/>
                      </w:rPr>
                      <m:t>R</m:t>
                    </w:ins>
                  </m:r>
                </m:e>
                <m:sub>
                  <m:r>
                    <w:ins w:id="1127" w:author="Grant Adams" w:date="2021-06-10T14:46:00Z">
                      <w:rPr>
                        <w:rFonts w:ascii="Cambria Math" w:hAnsi="Cambria Math" w:cs="Times New Roman"/>
                        <w:color w:val="000000"/>
                      </w:rPr>
                      <m:t>max</m:t>
                    </w:ins>
                  </m:r>
                </m:sub>
              </m:sSub>
            </m:oMath>
            <w:del w:id="1128" w:author="Grant Adams" w:date="2021-06-10T14:46:00Z">
              <w:r w:rsidR="000202D6" w:rsidRPr="00FF2C02" w:rsidDel="009D6689">
                <w:rPr>
                  <w:rFonts w:ascii="Times New Roman" w:hAnsi="Times New Roman" w:cs="Times New Roman"/>
                  <w:lang w:val="en-US"/>
                </w:rPr>
                <w:delText>mean</w:delText>
              </w:r>
            </w:del>
          </w:p>
        </w:tc>
        <w:tc>
          <w:tcPr>
            <w:tcW w:w="746" w:type="pct"/>
            <w:tcBorders>
              <w:top w:val="single" w:sz="4" w:space="0" w:color="auto"/>
            </w:tcBorders>
            <w:vAlign w:val="bottom"/>
          </w:tcPr>
          <w:p w14:paraId="48D34165" w14:textId="5CAF6090" w:rsidR="000202D6" w:rsidRPr="000202D6" w:rsidRDefault="000202D6" w:rsidP="000202D6">
            <w:pPr>
              <w:jc w:val="center"/>
              <w:rPr>
                <w:rFonts w:ascii="Times New Roman" w:hAnsi="Times New Roman" w:cs="Times New Roman"/>
                <w:lang w:val="en-US"/>
              </w:rPr>
            </w:pPr>
            <w:ins w:id="1129" w:author="Grant Adams" w:date="2021-06-10T15:40:00Z">
              <w:r w:rsidRPr="000202D6">
                <w:rPr>
                  <w:rFonts w:ascii="Times New Roman" w:hAnsi="Times New Roman" w:cs="Times New Roman"/>
                  <w:color w:val="000000"/>
                  <w:rPrChange w:id="1130" w:author="Grant Adams" w:date="2021-06-10T15:40:00Z">
                    <w:rPr>
                      <w:rFonts w:ascii="Calibri" w:hAnsi="Calibri" w:cs="Calibri"/>
                      <w:color w:val="000000"/>
                    </w:rPr>
                  </w:rPrChange>
                </w:rPr>
                <w:t>0.018</w:t>
              </w:r>
            </w:ins>
            <w:del w:id="1131" w:author="Grant Adams" w:date="2021-06-10T14:52:00Z">
              <w:r w:rsidRPr="000202D6" w:rsidDel="000B6022">
                <w:rPr>
                  <w:rFonts w:ascii="Times New Roman" w:hAnsi="Times New Roman" w:cs="Times New Roman"/>
                  <w:color w:val="000000"/>
                </w:rPr>
                <w:delText>32.03</w:delText>
              </w:r>
            </w:del>
          </w:p>
        </w:tc>
        <w:tc>
          <w:tcPr>
            <w:tcW w:w="746" w:type="pct"/>
            <w:tcBorders>
              <w:top w:val="single" w:sz="4" w:space="0" w:color="auto"/>
            </w:tcBorders>
            <w:vAlign w:val="bottom"/>
          </w:tcPr>
          <w:p w14:paraId="6B80AE49" w14:textId="75C25A13" w:rsidR="000202D6" w:rsidRPr="000202D6" w:rsidRDefault="000202D6" w:rsidP="000202D6">
            <w:pPr>
              <w:jc w:val="center"/>
              <w:rPr>
                <w:rFonts w:ascii="Times New Roman" w:hAnsi="Times New Roman" w:cs="Times New Roman"/>
                <w:lang w:val="en-US"/>
              </w:rPr>
            </w:pPr>
            <w:ins w:id="1132" w:author="Grant Adams" w:date="2021-06-10T15:40:00Z">
              <w:r w:rsidRPr="000202D6">
                <w:rPr>
                  <w:rFonts w:ascii="Times New Roman" w:hAnsi="Times New Roman" w:cs="Times New Roman"/>
                  <w:color w:val="000000"/>
                  <w:rPrChange w:id="1133" w:author="Grant Adams" w:date="2021-06-10T15:40:00Z">
                    <w:rPr>
                      <w:rFonts w:ascii="Calibri" w:hAnsi="Calibri" w:cs="Calibri"/>
                      <w:color w:val="000000"/>
                    </w:rPr>
                  </w:rPrChange>
                </w:rPr>
                <w:t>0.015</w:t>
              </w:r>
            </w:ins>
            <w:del w:id="1134" w:author="Grant Adams" w:date="2021-06-10T14:52:00Z">
              <w:r w:rsidRPr="000202D6" w:rsidDel="000B6022">
                <w:rPr>
                  <w:rFonts w:ascii="Times New Roman" w:hAnsi="Times New Roman" w:cs="Times New Roman"/>
                  <w:color w:val="000000"/>
                </w:rPr>
                <w:delText>0.016</w:delText>
              </w:r>
            </w:del>
          </w:p>
        </w:tc>
        <w:tc>
          <w:tcPr>
            <w:tcW w:w="515" w:type="pct"/>
            <w:tcBorders>
              <w:top w:val="single" w:sz="4" w:space="0" w:color="auto"/>
            </w:tcBorders>
            <w:vAlign w:val="bottom"/>
          </w:tcPr>
          <w:p w14:paraId="35CF1472" w14:textId="5FE5B5A5" w:rsidR="000202D6" w:rsidRPr="000202D6" w:rsidRDefault="000202D6" w:rsidP="000202D6">
            <w:pPr>
              <w:jc w:val="center"/>
              <w:rPr>
                <w:rFonts w:ascii="Times New Roman" w:hAnsi="Times New Roman" w:cs="Times New Roman"/>
                <w:lang w:val="en-US"/>
              </w:rPr>
            </w:pPr>
            <w:ins w:id="1135" w:author="Grant Adams" w:date="2021-06-10T15:40:00Z">
              <w:r w:rsidRPr="000202D6">
                <w:rPr>
                  <w:rFonts w:ascii="Times New Roman" w:hAnsi="Times New Roman" w:cs="Times New Roman"/>
                  <w:color w:val="000000"/>
                  <w:rPrChange w:id="1136" w:author="Grant Adams" w:date="2021-06-10T15:40:00Z">
                    <w:rPr>
                      <w:rFonts w:ascii="Calibri" w:hAnsi="Calibri" w:cs="Calibri"/>
                      <w:color w:val="000000"/>
                    </w:rPr>
                  </w:rPrChange>
                </w:rPr>
                <w:t>0.001</w:t>
              </w:r>
            </w:ins>
            <w:del w:id="1137" w:author="Grant Adams" w:date="2021-06-10T14:52:00Z">
              <w:r w:rsidRPr="000202D6" w:rsidDel="000B6022">
                <w:rPr>
                  <w:rFonts w:ascii="Times New Roman" w:hAnsi="Times New Roman" w:cs="Times New Roman"/>
                  <w:color w:val="000000"/>
                </w:rPr>
                <w:delText>0.049</w:delText>
              </w:r>
            </w:del>
          </w:p>
        </w:tc>
        <w:tc>
          <w:tcPr>
            <w:tcW w:w="634" w:type="pct"/>
            <w:tcBorders>
              <w:top w:val="single" w:sz="4" w:space="0" w:color="auto"/>
            </w:tcBorders>
            <w:vAlign w:val="bottom"/>
          </w:tcPr>
          <w:p w14:paraId="7166D1D4" w14:textId="78ADADAE" w:rsidR="000202D6" w:rsidRPr="000202D6" w:rsidRDefault="000202D6" w:rsidP="000202D6">
            <w:pPr>
              <w:jc w:val="center"/>
              <w:rPr>
                <w:rFonts w:ascii="Times New Roman" w:hAnsi="Times New Roman" w:cs="Times New Roman"/>
                <w:lang w:val="en-US"/>
              </w:rPr>
            </w:pPr>
            <w:ins w:id="1138" w:author="Grant Adams" w:date="2021-06-10T15:40:00Z">
              <w:r w:rsidRPr="000202D6">
                <w:rPr>
                  <w:rFonts w:ascii="Times New Roman" w:hAnsi="Times New Roman" w:cs="Times New Roman"/>
                  <w:color w:val="000000"/>
                  <w:rPrChange w:id="1139" w:author="Grant Adams" w:date="2021-06-10T15:40:00Z">
                    <w:rPr>
                      <w:rFonts w:ascii="Calibri" w:hAnsi="Calibri" w:cs="Calibri"/>
                      <w:color w:val="000000"/>
                    </w:rPr>
                  </w:rPrChange>
                </w:rPr>
                <w:t>0.008</w:t>
              </w:r>
            </w:ins>
            <w:del w:id="1140" w:author="Grant Adams" w:date="2021-06-10T14:52:00Z">
              <w:r w:rsidRPr="000202D6" w:rsidDel="000B6022">
                <w:rPr>
                  <w:rFonts w:ascii="Times New Roman" w:hAnsi="Times New Roman" w:cs="Times New Roman"/>
                  <w:color w:val="000000"/>
                </w:rPr>
                <w:delText>0.415</w:delText>
              </w:r>
            </w:del>
          </w:p>
        </w:tc>
        <w:tc>
          <w:tcPr>
            <w:tcW w:w="793" w:type="pct"/>
            <w:tcBorders>
              <w:top w:val="single" w:sz="4" w:space="0" w:color="auto"/>
            </w:tcBorders>
            <w:vAlign w:val="bottom"/>
          </w:tcPr>
          <w:p w14:paraId="108CAD33" w14:textId="4E0EB4AB" w:rsidR="000202D6" w:rsidRPr="000202D6" w:rsidRDefault="000202D6" w:rsidP="000202D6">
            <w:pPr>
              <w:jc w:val="center"/>
              <w:rPr>
                <w:rFonts w:ascii="Times New Roman" w:hAnsi="Times New Roman" w:cs="Times New Roman"/>
                <w:lang w:val="en-US"/>
              </w:rPr>
            </w:pPr>
            <w:ins w:id="1141" w:author="Grant Adams" w:date="2021-06-10T15:40:00Z">
              <w:r w:rsidRPr="000202D6">
                <w:rPr>
                  <w:rFonts w:ascii="Times New Roman" w:hAnsi="Times New Roman" w:cs="Times New Roman"/>
                  <w:color w:val="000000"/>
                  <w:rPrChange w:id="1142" w:author="Grant Adams" w:date="2021-06-10T15:40:00Z">
                    <w:rPr>
                      <w:rFonts w:ascii="Calibri" w:hAnsi="Calibri" w:cs="Calibri"/>
                      <w:color w:val="000000"/>
                    </w:rPr>
                  </w:rPrChange>
                </w:rPr>
                <w:t>0.024</w:t>
              </w:r>
            </w:ins>
            <w:del w:id="1143" w:author="Grant Adams" w:date="2021-06-10T14:52:00Z">
              <w:r w:rsidRPr="000202D6" w:rsidDel="000B6022">
                <w:rPr>
                  <w:rFonts w:ascii="Times New Roman" w:hAnsi="Times New Roman" w:cs="Times New Roman"/>
                  <w:color w:val="000000"/>
                </w:rPr>
                <w:delText>0.556</w:delText>
              </w:r>
            </w:del>
          </w:p>
        </w:tc>
        <w:tc>
          <w:tcPr>
            <w:tcW w:w="819" w:type="pct"/>
            <w:tcBorders>
              <w:top w:val="single" w:sz="4" w:space="0" w:color="auto"/>
            </w:tcBorders>
            <w:vAlign w:val="bottom"/>
          </w:tcPr>
          <w:p w14:paraId="7329CCF4" w14:textId="21A7747A" w:rsidR="000202D6" w:rsidRPr="000202D6" w:rsidRDefault="000202D6" w:rsidP="000202D6">
            <w:pPr>
              <w:jc w:val="center"/>
              <w:rPr>
                <w:ins w:id="1144" w:author="Grant Adams" w:date="2021-06-10T14:49:00Z"/>
                <w:rFonts w:ascii="Times New Roman" w:hAnsi="Times New Roman" w:cs="Times New Roman"/>
                <w:color w:val="000000"/>
              </w:rPr>
            </w:pPr>
            <w:ins w:id="1145" w:author="Grant Adams" w:date="2021-06-10T15:40:00Z">
              <w:r w:rsidRPr="000202D6">
                <w:rPr>
                  <w:rFonts w:ascii="Times New Roman" w:hAnsi="Times New Roman" w:cs="Times New Roman"/>
                  <w:color w:val="000000"/>
                  <w:rPrChange w:id="1146" w:author="Grant Adams" w:date="2021-06-10T15:40:00Z">
                    <w:rPr>
                      <w:rFonts w:ascii="Calibri" w:hAnsi="Calibri" w:cs="Calibri"/>
                      <w:color w:val="000000"/>
                    </w:rPr>
                  </w:rPrChange>
                </w:rPr>
                <w:t>0.048</w:t>
              </w:r>
            </w:ins>
          </w:p>
        </w:tc>
      </w:tr>
      <w:tr w:rsidR="000202D6" w:rsidRPr="00DA22AD" w14:paraId="60729A50" w14:textId="25A8A4FA" w:rsidTr="00822DAC">
        <w:trPr>
          <w:jc w:val="center"/>
        </w:trPr>
        <w:tc>
          <w:tcPr>
            <w:tcW w:w="747" w:type="pct"/>
            <w:vAlign w:val="bottom"/>
          </w:tcPr>
          <w:p w14:paraId="6E5A5ACF" w14:textId="69F34C45" w:rsidR="000202D6" w:rsidRPr="00FF2C02" w:rsidRDefault="000202D6" w:rsidP="000202D6">
            <w:pPr>
              <w:jc w:val="center"/>
              <w:rPr>
                <w:rFonts w:ascii="Times New Roman" w:hAnsi="Times New Roman" w:cs="Times New Roman"/>
                <w:lang w:val="en-US"/>
              </w:rPr>
            </w:pPr>
            <m:oMath>
              <m:r>
                <w:ins w:id="1147" w:author="Grant Adams" w:date="2021-06-10T14:46:00Z">
                  <w:rPr>
                    <w:rFonts w:ascii="Cambria Math" w:eastAsiaTheme="minorEastAsia" w:hAnsi="Cambria Math" w:cs="Times New Roman"/>
                    <w:color w:val="000000"/>
                    <w:lang w:val="en-US"/>
                  </w:rPr>
                  <m:t>K</m:t>
                </w:ins>
              </m:r>
            </m:oMath>
            <w:del w:id="1148" w:author="Grant Adams" w:date="2021-06-10T14:46:00Z">
              <w:r w:rsidRPr="00FF2C02" w:rsidDel="009D6689">
                <w:rPr>
                  <w:rFonts w:ascii="Times New Roman" w:hAnsi="Times New Roman" w:cs="Times New Roman"/>
                  <w:lang w:val="en-US"/>
                </w:rPr>
                <w:delText>sd</w:delText>
              </w:r>
            </w:del>
          </w:p>
        </w:tc>
        <w:tc>
          <w:tcPr>
            <w:tcW w:w="746" w:type="pct"/>
            <w:vAlign w:val="bottom"/>
          </w:tcPr>
          <w:p w14:paraId="3B577942" w14:textId="2A5EE92B" w:rsidR="000202D6" w:rsidRPr="000202D6" w:rsidRDefault="000202D6" w:rsidP="000202D6">
            <w:pPr>
              <w:jc w:val="center"/>
              <w:rPr>
                <w:rFonts w:ascii="Times New Roman" w:hAnsi="Times New Roman" w:cs="Times New Roman"/>
                <w:lang w:val="en-US"/>
              </w:rPr>
            </w:pPr>
            <w:ins w:id="1149" w:author="Grant Adams" w:date="2021-06-10T15:40:00Z">
              <w:r w:rsidRPr="000202D6">
                <w:rPr>
                  <w:rFonts w:ascii="Times New Roman" w:hAnsi="Times New Roman" w:cs="Times New Roman"/>
                  <w:color w:val="000000"/>
                  <w:rPrChange w:id="1150" w:author="Grant Adams" w:date="2021-06-10T15:40:00Z">
                    <w:rPr>
                      <w:rFonts w:ascii="Calibri" w:hAnsi="Calibri" w:cs="Calibri"/>
                      <w:color w:val="000000"/>
                    </w:rPr>
                  </w:rPrChange>
                </w:rPr>
                <w:t>68,455</w:t>
              </w:r>
            </w:ins>
            <w:del w:id="1151" w:author="Grant Adams" w:date="2021-06-10T14:52:00Z">
              <w:r w:rsidRPr="000202D6" w:rsidDel="000B6022">
                <w:rPr>
                  <w:rFonts w:ascii="Times New Roman" w:hAnsi="Times New Roman" w:cs="Times New Roman"/>
                  <w:color w:val="000000"/>
                </w:rPr>
                <w:delText>13.11</w:delText>
              </w:r>
            </w:del>
          </w:p>
        </w:tc>
        <w:tc>
          <w:tcPr>
            <w:tcW w:w="746" w:type="pct"/>
            <w:vAlign w:val="bottom"/>
          </w:tcPr>
          <w:p w14:paraId="25D3B870" w14:textId="7848F904" w:rsidR="000202D6" w:rsidRPr="000202D6" w:rsidRDefault="000202D6" w:rsidP="000202D6">
            <w:pPr>
              <w:jc w:val="center"/>
              <w:rPr>
                <w:rFonts w:ascii="Times New Roman" w:hAnsi="Times New Roman" w:cs="Times New Roman"/>
                <w:lang w:val="en-US"/>
              </w:rPr>
            </w:pPr>
            <w:ins w:id="1152" w:author="Grant Adams" w:date="2021-06-10T15:40:00Z">
              <w:r w:rsidRPr="000202D6">
                <w:rPr>
                  <w:rFonts w:ascii="Times New Roman" w:hAnsi="Times New Roman" w:cs="Times New Roman"/>
                  <w:color w:val="000000"/>
                  <w:rPrChange w:id="1153" w:author="Grant Adams" w:date="2021-06-10T15:40:00Z">
                    <w:rPr>
                      <w:rFonts w:ascii="Calibri" w:hAnsi="Calibri" w:cs="Calibri"/>
                      <w:color w:val="000000"/>
                    </w:rPr>
                  </w:rPrChange>
                </w:rPr>
                <w:t>58,680</w:t>
              </w:r>
            </w:ins>
            <w:del w:id="1154" w:author="Grant Adams" w:date="2021-06-10T14:52:00Z">
              <w:r w:rsidRPr="000202D6" w:rsidDel="000B6022">
                <w:rPr>
                  <w:rFonts w:ascii="Times New Roman" w:hAnsi="Times New Roman" w:cs="Times New Roman"/>
                  <w:color w:val="000000"/>
                </w:rPr>
                <w:delText>0.005</w:delText>
              </w:r>
            </w:del>
          </w:p>
        </w:tc>
        <w:tc>
          <w:tcPr>
            <w:tcW w:w="515" w:type="pct"/>
            <w:vAlign w:val="bottom"/>
          </w:tcPr>
          <w:p w14:paraId="21A045C6" w14:textId="09B10E71" w:rsidR="000202D6" w:rsidRPr="000202D6" w:rsidRDefault="000202D6" w:rsidP="000202D6">
            <w:pPr>
              <w:jc w:val="center"/>
              <w:rPr>
                <w:rFonts w:ascii="Times New Roman" w:hAnsi="Times New Roman" w:cs="Times New Roman"/>
                <w:lang w:val="en-US"/>
              </w:rPr>
            </w:pPr>
            <w:ins w:id="1155" w:author="Grant Adams" w:date="2021-06-10T15:40:00Z">
              <w:r w:rsidRPr="000202D6">
                <w:rPr>
                  <w:rFonts w:ascii="Times New Roman" w:hAnsi="Times New Roman" w:cs="Times New Roman"/>
                  <w:color w:val="000000"/>
                  <w:rPrChange w:id="1156" w:author="Grant Adams" w:date="2021-06-10T15:40:00Z">
                    <w:rPr>
                      <w:rFonts w:ascii="Calibri" w:hAnsi="Calibri" w:cs="Calibri"/>
                      <w:color w:val="000000"/>
                    </w:rPr>
                  </w:rPrChange>
                </w:rPr>
                <w:t>31,129</w:t>
              </w:r>
            </w:ins>
            <w:del w:id="1157" w:author="Grant Adams" w:date="2021-06-10T14:52:00Z">
              <w:r w:rsidRPr="000202D6" w:rsidDel="000B6022">
                <w:rPr>
                  <w:rFonts w:ascii="Times New Roman" w:hAnsi="Times New Roman" w:cs="Times New Roman"/>
                  <w:color w:val="000000"/>
                </w:rPr>
                <w:delText>0.022</w:delText>
              </w:r>
            </w:del>
          </w:p>
        </w:tc>
        <w:tc>
          <w:tcPr>
            <w:tcW w:w="634" w:type="pct"/>
            <w:vAlign w:val="bottom"/>
          </w:tcPr>
          <w:p w14:paraId="7ADA7B00" w14:textId="22646C88" w:rsidR="000202D6" w:rsidRPr="000202D6" w:rsidRDefault="000202D6" w:rsidP="000202D6">
            <w:pPr>
              <w:jc w:val="center"/>
              <w:rPr>
                <w:rFonts w:ascii="Times New Roman" w:hAnsi="Times New Roman" w:cs="Times New Roman"/>
                <w:lang w:val="en-US"/>
              </w:rPr>
            </w:pPr>
            <w:ins w:id="1158" w:author="Grant Adams" w:date="2021-06-10T15:40:00Z">
              <w:r w:rsidRPr="000202D6">
                <w:rPr>
                  <w:rFonts w:ascii="Times New Roman" w:hAnsi="Times New Roman" w:cs="Times New Roman"/>
                  <w:color w:val="000000"/>
                  <w:rPrChange w:id="1159" w:author="Grant Adams" w:date="2021-06-10T15:40:00Z">
                    <w:rPr>
                      <w:rFonts w:ascii="Calibri" w:hAnsi="Calibri" w:cs="Calibri"/>
                      <w:color w:val="000000"/>
                    </w:rPr>
                  </w:rPrChange>
                </w:rPr>
                <w:t>46,340</w:t>
              </w:r>
            </w:ins>
            <w:del w:id="1160" w:author="Grant Adams" w:date="2021-06-10T14:52:00Z">
              <w:r w:rsidRPr="000202D6" w:rsidDel="000B6022">
                <w:rPr>
                  <w:rFonts w:ascii="Times New Roman" w:hAnsi="Times New Roman" w:cs="Times New Roman"/>
                  <w:color w:val="000000"/>
                </w:rPr>
                <w:delText>0.327</w:delText>
              </w:r>
            </w:del>
          </w:p>
        </w:tc>
        <w:tc>
          <w:tcPr>
            <w:tcW w:w="793" w:type="pct"/>
            <w:vAlign w:val="bottom"/>
          </w:tcPr>
          <w:p w14:paraId="2AAD967A" w14:textId="1CECE428" w:rsidR="000202D6" w:rsidRPr="000202D6" w:rsidRDefault="000202D6" w:rsidP="000202D6">
            <w:pPr>
              <w:jc w:val="center"/>
              <w:rPr>
                <w:rFonts w:ascii="Times New Roman" w:hAnsi="Times New Roman" w:cs="Times New Roman"/>
                <w:lang w:val="en-US"/>
              </w:rPr>
            </w:pPr>
            <w:ins w:id="1161" w:author="Grant Adams" w:date="2021-06-10T15:40:00Z">
              <w:r w:rsidRPr="000202D6">
                <w:rPr>
                  <w:rFonts w:ascii="Times New Roman" w:hAnsi="Times New Roman" w:cs="Times New Roman"/>
                  <w:color w:val="000000"/>
                  <w:rPrChange w:id="1162" w:author="Grant Adams" w:date="2021-06-10T15:40:00Z">
                    <w:rPr>
                      <w:rFonts w:ascii="Calibri" w:hAnsi="Calibri" w:cs="Calibri"/>
                      <w:color w:val="000000"/>
                    </w:rPr>
                  </w:rPrChange>
                </w:rPr>
                <w:t>77,117</w:t>
              </w:r>
            </w:ins>
            <w:del w:id="1163" w:author="Grant Adams" w:date="2021-06-10T14:52:00Z">
              <w:r w:rsidRPr="000202D6" w:rsidDel="000B6022">
                <w:rPr>
                  <w:rFonts w:ascii="Times New Roman" w:hAnsi="Times New Roman" w:cs="Times New Roman"/>
                  <w:color w:val="000000"/>
                </w:rPr>
                <w:delText>0.264</w:delText>
              </w:r>
            </w:del>
          </w:p>
        </w:tc>
        <w:tc>
          <w:tcPr>
            <w:tcW w:w="819" w:type="pct"/>
            <w:vAlign w:val="bottom"/>
          </w:tcPr>
          <w:p w14:paraId="51CDD9DE" w14:textId="7045D8FD" w:rsidR="000202D6" w:rsidRPr="000202D6" w:rsidRDefault="000202D6" w:rsidP="000202D6">
            <w:pPr>
              <w:jc w:val="center"/>
              <w:rPr>
                <w:ins w:id="1164" w:author="Grant Adams" w:date="2021-06-10T14:49:00Z"/>
                <w:rFonts w:ascii="Times New Roman" w:hAnsi="Times New Roman" w:cs="Times New Roman"/>
                <w:color w:val="000000"/>
              </w:rPr>
            </w:pPr>
            <w:ins w:id="1165" w:author="Grant Adams" w:date="2021-06-10T15:40:00Z">
              <w:r w:rsidRPr="000202D6">
                <w:rPr>
                  <w:rFonts w:ascii="Times New Roman" w:hAnsi="Times New Roman" w:cs="Times New Roman"/>
                  <w:color w:val="000000"/>
                  <w:rPrChange w:id="1166" w:author="Grant Adams" w:date="2021-06-10T15:40:00Z">
                    <w:rPr>
                      <w:rFonts w:ascii="Calibri" w:hAnsi="Calibri" w:cs="Calibri"/>
                      <w:color w:val="000000"/>
                    </w:rPr>
                  </w:rPrChange>
                </w:rPr>
                <w:t>165,014</w:t>
              </w:r>
            </w:ins>
          </w:p>
        </w:tc>
      </w:tr>
      <w:tr w:rsidR="000202D6" w:rsidRPr="00DA22AD" w14:paraId="09B9939E" w14:textId="612C0BB0" w:rsidTr="00822DAC">
        <w:trPr>
          <w:jc w:val="center"/>
        </w:trPr>
        <w:tc>
          <w:tcPr>
            <w:tcW w:w="747" w:type="pct"/>
            <w:vAlign w:val="bottom"/>
          </w:tcPr>
          <w:p w14:paraId="01044A23" w14:textId="7460CE8C" w:rsidR="000202D6" w:rsidRPr="00FF2C02" w:rsidRDefault="003B30E9" w:rsidP="000202D6">
            <w:pPr>
              <w:jc w:val="center"/>
              <w:rPr>
                <w:rFonts w:ascii="Times New Roman" w:hAnsi="Times New Roman" w:cs="Times New Roman"/>
                <w:lang w:val="en-US"/>
              </w:rPr>
            </w:pPr>
            <m:oMath>
              <m:sSub>
                <m:sSubPr>
                  <m:ctrlPr>
                    <w:ins w:id="1167" w:author="Grant Adams" w:date="2021-06-10T14:46:00Z">
                      <w:rPr>
                        <w:rFonts w:ascii="Cambria Math" w:hAnsi="Cambria Math" w:cs="Times New Roman"/>
                        <w:i/>
                        <w:color w:val="000000"/>
                      </w:rPr>
                    </w:ins>
                  </m:ctrlPr>
                </m:sSubPr>
                <m:e>
                  <m:r>
                    <w:ins w:id="1168" w:author="Grant Adams" w:date="2021-06-10T14:46:00Z">
                      <w:rPr>
                        <w:rFonts w:ascii="Cambria Math" w:hAnsi="Cambria Math" w:cs="Times New Roman"/>
                        <w:color w:val="000000"/>
                      </w:rPr>
                      <m:t>P</m:t>
                    </w:ins>
                  </m:r>
                </m:e>
                <m:sub>
                  <m:r>
                    <w:ins w:id="1169" w:author="Grant Adams" w:date="2021-06-10T14:46:00Z">
                      <w:rPr>
                        <w:rFonts w:ascii="Cambria Math" w:hAnsi="Cambria Math" w:cs="Times New Roman"/>
                        <w:color w:val="000000"/>
                      </w:rPr>
                      <m:t>MSY</m:t>
                    </w:ins>
                  </m:r>
                </m:sub>
              </m:sSub>
            </m:oMath>
            <w:del w:id="1170" w:author="Grant Adams" w:date="2021-06-10T14:46:00Z">
              <w:r w:rsidR="000202D6" w:rsidRPr="00FF2C02" w:rsidDel="009D6689">
                <w:rPr>
                  <w:rFonts w:ascii="Times New Roman" w:hAnsi="Times New Roman" w:cs="Times New Roman"/>
                  <w:lang w:val="en-US"/>
                </w:rPr>
                <w:delText>2</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62354E97" w14:textId="68DD3840" w:rsidR="000202D6" w:rsidRPr="000202D6" w:rsidRDefault="000202D6" w:rsidP="000202D6">
            <w:pPr>
              <w:jc w:val="center"/>
              <w:rPr>
                <w:rFonts w:ascii="Times New Roman" w:hAnsi="Times New Roman" w:cs="Times New Roman"/>
                <w:lang w:val="en-US"/>
              </w:rPr>
            </w:pPr>
            <w:ins w:id="1171" w:author="Grant Adams" w:date="2021-06-10T15:40:00Z">
              <w:r w:rsidRPr="000202D6">
                <w:rPr>
                  <w:rFonts w:ascii="Times New Roman" w:hAnsi="Times New Roman" w:cs="Times New Roman"/>
                  <w:color w:val="000000"/>
                  <w:rPrChange w:id="1172" w:author="Grant Adams" w:date="2021-06-10T15:40:00Z">
                    <w:rPr>
                      <w:rFonts w:ascii="Calibri" w:hAnsi="Calibri" w:cs="Calibri"/>
                      <w:color w:val="000000"/>
                    </w:rPr>
                  </w:rPrChange>
                </w:rPr>
                <w:t>0.651</w:t>
              </w:r>
            </w:ins>
            <w:del w:id="1173" w:author="Grant Adams" w:date="2021-06-10T14:52:00Z">
              <w:r w:rsidRPr="000202D6" w:rsidDel="000B6022">
                <w:rPr>
                  <w:rFonts w:ascii="Times New Roman" w:hAnsi="Times New Roman" w:cs="Times New Roman"/>
                  <w:color w:val="000000"/>
                </w:rPr>
                <w:delText>11.39</w:delText>
              </w:r>
            </w:del>
          </w:p>
        </w:tc>
        <w:tc>
          <w:tcPr>
            <w:tcW w:w="746" w:type="pct"/>
            <w:vAlign w:val="bottom"/>
          </w:tcPr>
          <w:p w14:paraId="3214F496" w14:textId="3AB23EBD" w:rsidR="000202D6" w:rsidRPr="000202D6" w:rsidRDefault="000202D6" w:rsidP="000202D6">
            <w:pPr>
              <w:jc w:val="center"/>
              <w:rPr>
                <w:rFonts w:ascii="Times New Roman" w:hAnsi="Times New Roman" w:cs="Times New Roman"/>
                <w:lang w:val="en-US"/>
              </w:rPr>
            </w:pPr>
            <w:ins w:id="1174" w:author="Grant Adams" w:date="2021-06-10T15:40:00Z">
              <w:r w:rsidRPr="000202D6">
                <w:rPr>
                  <w:rFonts w:ascii="Times New Roman" w:hAnsi="Times New Roman" w:cs="Times New Roman"/>
                  <w:color w:val="000000"/>
                  <w:rPrChange w:id="1175" w:author="Grant Adams" w:date="2021-06-10T15:40:00Z">
                    <w:rPr>
                      <w:rFonts w:ascii="Calibri" w:hAnsi="Calibri" w:cs="Calibri"/>
                      <w:color w:val="000000"/>
                    </w:rPr>
                  </w:rPrChange>
                </w:rPr>
                <w:t>0.651</w:t>
              </w:r>
            </w:ins>
            <w:del w:id="1176" w:author="Grant Adams" w:date="2021-06-10T14:52:00Z">
              <w:r w:rsidRPr="000202D6" w:rsidDel="000B6022">
                <w:rPr>
                  <w:rFonts w:ascii="Times New Roman" w:hAnsi="Times New Roman" w:cs="Times New Roman"/>
                  <w:color w:val="000000"/>
                </w:rPr>
                <w:delText>0.009</w:delText>
              </w:r>
            </w:del>
          </w:p>
        </w:tc>
        <w:tc>
          <w:tcPr>
            <w:tcW w:w="515" w:type="pct"/>
            <w:vAlign w:val="bottom"/>
          </w:tcPr>
          <w:p w14:paraId="0ACDF443" w14:textId="0489935C" w:rsidR="000202D6" w:rsidRPr="000202D6" w:rsidRDefault="000202D6" w:rsidP="000202D6">
            <w:pPr>
              <w:jc w:val="center"/>
              <w:rPr>
                <w:rFonts w:ascii="Times New Roman" w:hAnsi="Times New Roman" w:cs="Times New Roman"/>
                <w:lang w:val="en-US"/>
              </w:rPr>
            </w:pPr>
            <w:ins w:id="1177" w:author="Grant Adams" w:date="2021-06-10T15:40:00Z">
              <w:r w:rsidRPr="000202D6">
                <w:rPr>
                  <w:rFonts w:ascii="Times New Roman" w:hAnsi="Times New Roman" w:cs="Times New Roman"/>
                  <w:color w:val="000000"/>
                  <w:rPrChange w:id="1178" w:author="Grant Adams" w:date="2021-06-10T15:40:00Z">
                    <w:rPr>
                      <w:rFonts w:ascii="Calibri" w:hAnsi="Calibri" w:cs="Calibri"/>
                      <w:color w:val="000000"/>
                    </w:rPr>
                  </w:rPrChange>
                </w:rPr>
                <w:t>0.507</w:t>
              </w:r>
            </w:ins>
            <w:del w:id="1179" w:author="Grant Adams" w:date="2021-06-10T14:52:00Z">
              <w:r w:rsidRPr="000202D6" w:rsidDel="000B6022">
                <w:rPr>
                  <w:rFonts w:ascii="Times New Roman" w:hAnsi="Times New Roman" w:cs="Times New Roman"/>
                  <w:color w:val="000000"/>
                </w:rPr>
                <w:delText>0.021</w:delText>
              </w:r>
            </w:del>
          </w:p>
        </w:tc>
        <w:tc>
          <w:tcPr>
            <w:tcW w:w="634" w:type="pct"/>
            <w:vAlign w:val="bottom"/>
          </w:tcPr>
          <w:p w14:paraId="697D47C4" w14:textId="2E8B79B5" w:rsidR="000202D6" w:rsidRPr="000202D6" w:rsidRDefault="000202D6" w:rsidP="000202D6">
            <w:pPr>
              <w:jc w:val="center"/>
              <w:rPr>
                <w:rFonts w:ascii="Times New Roman" w:hAnsi="Times New Roman" w:cs="Times New Roman"/>
                <w:lang w:val="en-US"/>
              </w:rPr>
            </w:pPr>
            <w:ins w:id="1180" w:author="Grant Adams" w:date="2021-06-10T15:40:00Z">
              <w:r w:rsidRPr="000202D6">
                <w:rPr>
                  <w:rFonts w:ascii="Times New Roman" w:hAnsi="Times New Roman" w:cs="Times New Roman"/>
                  <w:color w:val="000000"/>
                  <w:rPrChange w:id="1181" w:author="Grant Adams" w:date="2021-06-10T15:40:00Z">
                    <w:rPr>
                      <w:rFonts w:ascii="Calibri" w:hAnsi="Calibri" w:cs="Calibri"/>
                      <w:color w:val="000000"/>
                    </w:rPr>
                  </w:rPrChange>
                </w:rPr>
                <w:t>0.575</w:t>
              </w:r>
            </w:ins>
            <w:del w:id="1182" w:author="Grant Adams" w:date="2021-06-10T14:52:00Z">
              <w:r w:rsidRPr="000202D6" w:rsidDel="000B6022">
                <w:rPr>
                  <w:rFonts w:ascii="Times New Roman" w:hAnsi="Times New Roman" w:cs="Times New Roman"/>
                  <w:color w:val="000000"/>
                </w:rPr>
                <w:delText>0.038</w:delText>
              </w:r>
            </w:del>
          </w:p>
        </w:tc>
        <w:tc>
          <w:tcPr>
            <w:tcW w:w="793" w:type="pct"/>
            <w:vAlign w:val="bottom"/>
          </w:tcPr>
          <w:p w14:paraId="063711FC" w14:textId="2D93A726" w:rsidR="000202D6" w:rsidRPr="000202D6" w:rsidRDefault="000202D6" w:rsidP="000202D6">
            <w:pPr>
              <w:jc w:val="center"/>
              <w:rPr>
                <w:rFonts w:ascii="Times New Roman" w:hAnsi="Times New Roman" w:cs="Times New Roman"/>
                <w:lang w:val="en-US"/>
              </w:rPr>
            </w:pPr>
            <w:ins w:id="1183" w:author="Grant Adams" w:date="2021-06-10T15:40:00Z">
              <w:r w:rsidRPr="000202D6">
                <w:rPr>
                  <w:rFonts w:ascii="Times New Roman" w:hAnsi="Times New Roman" w:cs="Times New Roman"/>
                  <w:color w:val="000000"/>
                  <w:rPrChange w:id="1184" w:author="Grant Adams" w:date="2021-06-10T15:40:00Z">
                    <w:rPr>
                      <w:rFonts w:ascii="Calibri" w:hAnsi="Calibri" w:cs="Calibri"/>
                      <w:color w:val="000000"/>
                    </w:rPr>
                  </w:rPrChange>
                </w:rPr>
                <w:t>0.726</w:t>
              </w:r>
            </w:ins>
            <w:del w:id="1185" w:author="Grant Adams" w:date="2021-06-10T14:52:00Z">
              <w:r w:rsidRPr="000202D6" w:rsidDel="000B6022">
                <w:rPr>
                  <w:rFonts w:ascii="Times New Roman" w:hAnsi="Times New Roman" w:cs="Times New Roman"/>
                  <w:color w:val="000000"/>
                </w:rPr>
                <w:delText>0.091</w:delText>
              </w:r>
            </w:del>
          </w:p>
        </w:tc>
        <w:tc>
          <w:tcPr>
            <w:tcW w:w="819" w:type="pct"/>
            <w:vAlign w:val="bottom"/>
          </w:tcPr>
          <w:p w14:paraId="71C94A4F" w14:textId="141C5C5E" w:rsidR="000202D6" w:rsidRPr="000202D6" w:rsidRDefault="000202D6" w:rsidP="000202D6">
            <w:pPr>
              <w:jc w:val="center"/>
              <w:rPr>
                <w:ins w:id="1186" w:author="Grant Adams" w:date="2021-06-10T14:49:00Z"/>
                <w:rFonts w:ascii="Times New Roman" w:hAnsi="Times New Roman" w:cs="Times New Roman"/>
                <w:color w:val="000000"/>
              </w:rPr>
            </w:pPr>
            <w:ins w:id="1187" w:author="Grant Adams" w:date="2021-06-10T15:40:00Z">
              <w:r w:rsidRPr="000202D6">
                <w:rPr>
                  <w:rFonts w:ascii="Times New Roman" w:hAnsi="Times New Roman" w:cs="Times New Roman"/>
                  <w:color w:val="000000"/>
                  <w:rPrChange w:id="1188" w:author="Grant Adams" w:date="2021-06-10T15:40:00Z">
                    <w:rPr>
                      <w:rFonts w:ascii="Calibri" w:hAnsi="Calibri" w:cs="Calibri"/>
                      <w:color w:val="000000"/>
                    </w:rPr>
                  </w:rPrChange>
                </w:rPr>
                <w:t>0.793</w:t>
              </w:r>
            </w:ins>
          </w:p>
        </w:tc>
      </w:tr>
      <w:tr w:rsidR="000202D6" w:rsidRPr="00DA22AD" w14:paraId="60E10F7D" w14:textId="52349DB4" w:rsidTr="00822DAC">
        <w:trPr>
          <w:jc w:val="center"/>
        </w:trPr>
        <w:tc>
          <w:tcPr>
            <w:tcW w:w="747" w:type="pct"/>
            <w:vAlign w:val="bottom"/>
          </w:tcPr>
          <w:p w14:paraId="4634DC9B" w14:textId="71E373EA" w:rsidR="000202D6" w:rsidRPr="00FF2C02" w:rsidRDefault="003B30E9" w:rsidP="000202D6">
            <w:pPr>
              <w:jc w:val="center"/>
              <w:rPr>
                <w:rFonts w:ascii="Times New Roman" w:hAnsi="Times New Roman" w:cs="Times New Roman"/>
                <w:lang w:val="en-US"/>
              </w:rPr>
            </w:pPr>
            <m:oMath>
              <m:sSup>
                <m:sSupPr>
                  <m:ctrlPr>
                    <w:ins w:id="1189" w:author="Grant Adams" w:date="2021-06-10T14:46:00Z">
                      <w:rPr>
                        <w:rFonts w:ascii="Cambria Math" w:eastAsiaTheme="minorEastAsia" w:hAnsi="Cambria Math" w:cs="Times New Roman"/>
                        <w:i/>
                        <w:color w:val="000000"/>
                        <w:lang w:val="en-US"/>
                      </w:rPr>
                    </w:ins>
                  </m:ctrlPr>
                </m:sSupPr>
                <m:e>
                  <m:r>
                    <w:ins w:id="1190" w:author="Grant Adams" w:date="2021-06-10T14:46:00Z">
                      <w:rPr>
                        <w:rFonts w:ascii="Cambria Math" w:eastAsiaTheme="minorEastAsia" w:hAnsi="Cambria Math" w:cs="Times New Roman"/>
                        <w:color w:val="000000"/>
                        <w:lang w:val="en-US"/>
                      </w:rPr>
                      <m:t>σ</m:t>
                    </w:ins>
                  </m:r>
                </m:e>
                <m:sup>
                  <m:r>
                    <w:ins w:id="1191" w:author="Grant Adams" w:date="2021-06-10T14:46:00Z">
                      <w:rPr>
                        <w:rFonts w:ascii="Cambria Math" w:eastAsiaTheme="minorEastAsia" w:hAnsi="Cambria Math" w:cs="Times New Roman"/>
                        <w:color w:val="000000"/>
                        <w:lang w:val="en-US"/>
                      </w:rPr>
                      <m:t>2</m:t>
                    </w:ins>
                  </m:r>
                </m:sup>
              </m:sSup>
            </m:oMath>
            <w:del w:id="1192" w:author="Grant Adams" w:date="2021-06-10T14:46:00Z">
              <w:r w:rsidR="000202D6" w:rsidRPr="00FF2C02" w:rsidDel="009D6689">
                <w:rPr>
                  <w:rFonts w:ascii="Times New Roman" w:hAnsi="Times New Roman" w:cs="Times New Roman"/>
                  <w:lang w:val="en-US"/>
                </w:rPr>
                <w:delText>25</w:delText>
              </w:r>
              <w:r w:rsidR="000202D6" w:rsidDel="009D6689">
                <w:rPr>
                  <w:rFonts w:ascii="Times New Roman" w:hAnsi="Times New Roman" w:cs="Times New Roman"/>
                  <w:lang w:val="en-US"/>
                </w:rPr>
                <w:delText>%</w:delText>
              </w:r>
            </w:del>
          </w:p>
        </w:tc>
        <w:tc>
          <w:tcPr>
            <w:tcW w:w="746" w:type="pct"/>
            <w:vAlign w:val="bottom"/>
          </w:tcPr>
          <w:p w14:paraId="2EEC2D88" w14:textId="4F24C76C" w:rsidR="000202D6" w:rsidRPr="000202D6" w:rsidRDefault="000202D6" w:rsidP="000202D6">
            <w:pPr>
              <w:jc w:val="center"/>
              <w:rPr>
                <w:rFonts w:ascii="Times New Roman" w:hAnsi="Times New Roman" w:cs="Times New Roman"/>
                <w:lang w:val="en-US"/>
              </w:rPr>
            </w:pPr>
            <w:ins w:id="1193" w:author="Grant Adams" w:date="2021-06-10T15:40:00Z">
              <w:r w:rsidRPr="000202D6">
                <w:rPr>
                  <w:rFonts w:ascii="Times New Roman" w:hAnsi="Times New Roman" w:cs="Times New Roman"/>
                  <w:color w:val="000000"/>
                  <w:rPrChange w:id="1194" w:author="Grant Adams" w:date="2021-06-10T15:40:00Z">
                    <w:rPr>
                      <w:rFonts w:ascii="Calibri" w:hAnsi="Calibri" w:cs="Calibri"/>
                      <w:color w:val="000000"/>
                    </w:rPr>
                  </w:rPrChange>
                </w:rPr>
                <w:t>0.0036</w:t>
              </w:r>
            </w:ins>
            <w:del w:id="1195" w:author="Grant Adams" w:date="2021-06-10T14:52:00Z">
              <w:r w:rsidRPr="000202D6" w:rsidDel="000B6022">
                <w:rPr>
                  <w:rFonts w:ascii="Times New Roman" w:hAnsi="Times New Roman" w:cs="Times New Roman"/>
                  <w:color w:val="000000"/>
                </w:rPr>
                <w:delText>20.87</w:delText>
              </w:r>
            </w:del>
          </w:p>
        </w:tc>
        <w:tc>
          <w:tcPr>
            <w:tcW w:w="746" w:type="pct"/>
            <w:vAlign w:val="bottom"/>
          </w:tcPr>
          <w:p w14:paraId="359B8350" w14:textId="0769D254" w:rsidR="000202D6" w:rsidRPr="000202D6" w:rsidRDefault="000202D6" w:rsidP="000202D6">
            <w:pPr>
              <w:jc w:val="center"/>
              <w:rPr>
                <w:rFonts w:ascii="Times New Roman" w:hAnsi="Times New Roman" w:cs="Times New Roman"/>
                <w:lang w:val="en-US"/>
              </w:rPr>
            </w:pPr>
            <w:ins w:id="1196" w:author="Grant Adams" w:date="2021-06-10T15:40:00Z">
              <w:r w:rsidRPr="000202D6">
                <w:rPr>
                  <w:rFonts w:ascii="Times New Roman" w:hAnsi="Times New Roman" w:cs="Times New Roman"/>
                  <w:color w:val="000000"/>
                  <w:rPrChange w:id="1197" w:author="Grant Adams" w:date="2021-06-10T15:40:00Z">
                    <w:rPr>
                      <w:rFonts w:ascii="Calibri" w:hAnsi="Calibri" w:cs="Calibri"/>
                      <w:color w:val="000000"/>
                    </w:rPr>
                  </w:rPrChange>
                </w:rPr>
                <w:t>0.004</w:t>
              </w:r>
            </w:ins>
            <w:del w:id="1198" w:author="Grant Adams" w:date="2021-06-10T14:52:00Z">
              <w:r w:rsidRPr="000202D6" w:rsidDel="000B6022">
                <w:rPr>
                  <w:rFonts w:ascii="Times New Roman" w:hAnsi="Times New Roman" w:cs="Times New Roman"/>
                  <w:color w:val="000000"/>
                </w:rPr>
                <w:delText>0.012</w:delText>
              </w:r>
            </w:del>
          </w:p>
        </w:tc>
        <w:tc>
          <w:tcPr>
            <w:tcW w:w="515" w:type="pct"/>
            <w:vAlign w:val="bottom"/>
          </w:tcPr>
          <w:p w14:paraId="4545FA0C" w14:textId="1990D433" w:rsidR="000202D6" w:rsidRPr="000202D6" w:rsidRDefault="000202D6" w:rsidP="000202D6">
            <w:pPr>
              <w:jc w:val="center"/>
              <w:rPr>
                <w:rFonts w:ascii="Times New Roman" w:hAnsi="Times New Roman" w:cs="Times New Roman"/>
                <w:lang w:val="en-US"/>
              </w:rPr>
            </w:pPr>
            <w:ins w:id="1199" w:author="Grant Adams" w:date="2021-06-10T15:40:00Z">
              <w:r>
                <w:rPr>
                  <w:rFonts w:ascii="Times New Roman" w:hAnsi="Times New Roman" w:cs="Times New Roman"/>
                  <w:color w:val="000000"/>
                </w:rPr>
                <w:t>0.0001</w:t>
              </w:r>
            </w:ins>
            <w:del w:id="1200" w:author="Grant Adams" w:date="2021-06-10T14:52:00Z">
              <w:r w:rsidRPr="000202D6" w:rsidDel="000B6022">
                <w:rPr>
                  <w:rFonts w:ascii="Times New Roman" w:hAnsi="Times New Roman" w:cs="Times New Roman"/>
                  <w:color w:val="000000"/>
                </w:rPr>
                <w:delText>0.031</w:delText>
              </w:r>
            </w:del>
          </w:p>
        </w:tc>
        <w:tc>
          <w:tcPr>
            <w:tcW w:w="634" w:type="pct"/>
            <w:vAlign w:val="bottom"/>
          </w:tcPr>
          <w:p w14:paraId="325F8DBD" w14:textId="585255A0" w:rsidR="000202D6" w:rsidRPr="000202D6" w:rsidRDefault="000202D6" w:rsidP="000202D6">
            <w:pPr>
              <w:jc w:val="center"/>
              <w:rPr>
                <w:rFonts w:ascii="Times New Roman" w:hAnsi="Times New Roman" w:cs="Times New Roman"/>
                <w:lang w:val="en-US"/>
              </w:rPr>
            </w:pPr>
            <w:ins w:id="1201" w:author="Grant Adams" w:date="2021-06-10T15:40:00Z">
              <w:r w:rsidRPr="000202D6">
                <w:rPr>
                  <w:rFonts w:ascii="Times New Roman" w:hAnsi="Times New Roman" w:cs="Times New Roman"/>
                  <w:color w:val="000000"/>
                  <w:rPrChange w:id="1202" w:author="Grant Adams" w:date="2021-06-10T15:40:00Z">
                    <w:rPr>
                      <w:rFonts w:ascii="Calibri" w:hAnsi="Calibri" w:cs="Calibri"/>
                      <w:color w:val="000000"/>
                    </w:rPr>
                  </w:rPrChange>
                </w:rPr>
                <w:t>0.0019</w:t>
              </w:r>
            </w:ins>
            <w:del w:id="1203" w:author="Grant Adams" w:date="2021-06-10T14:52:00Z">
              <w:r w:rsidRPr="000202D6" w:rsidDel="000B6022">
                <w:rPr>
                  <w:rFonts w:ascii="Times New Roman" w:hAnsi="Times New Roman" w:cs="Times New Roman"/>
                  <w:color w:val="000000"/>
                </w:rPr>
                <w:delText>0.084</w:delText>
              </w:r>
            </w:del>
          </w:p>
        </w:tc>
        <w:tc>
          <w:tcPr>
            <w:tcW w:w="793" w:type="pct"/>
            <w:vAlign w:val="bottom"/>
          </w:tcPr>
          <w:p w14:paraId="16CD667A" w14:textId="7FB6C672" w:rsidR="000202D6" w:rsidRPr="000202D6" w:rsidRDefault="000202D6" w:rsidP="000202D6">
            <w:pPr>
              <w:jc w:val="center"/>
              <w:rPr>
                <w:rFonts w:ascii="Times New Roman" w:hAnsi="Times New Roman" w:cs="Times New Roman"/>
                <w:lang w:val="en-US"/>
              </w:rPr>
            </w:pPr>
            <w:ins w:id="1204" w:author="Grant Adams" w:date="2021-06-10T15:40:00Z">
              <w:r w:rsidRPr="000202D6">
                <w:rPr>
                  <w:rFonts w:ascii="Times New Roman" w:hAnsi="Times New Roman" w:cs="Times New Roman"/>
                  <w:color w:val="000000"/>
                  <w:rPrChange w:id="1205" w:author="Grant Adams" w:date="2021-06-10T15:40:00Z">
                    <w:rPr>
                      <w:rFonts w:ascii="Calibri" w:hAnsi="Calibri" w:cs="Calibri"/>
                      <w:color w:val="000000"/>
                    </w:rPr>
                  </w:rPrChange>
                </w:rPr>
                <w:t>0.0054</w:t>
              </w:r>
            </w:ins>
            <w:del w:id="1206" w:author="Grant Adams" w:date="2021-06-10T14:52:00Z">
              <w:r w:rsidRPr="000202D6" w:rsidDel="000B6022">
                <w:rPr>
                  <w:rFonts w:ascii="Times New Roman" w:hAnsi="Times New Roman" w:cs="Times New Roman"/>
                  <w:color w:val="000000"/>
                </w:rPr>
                <w:delText>0.332</w:delText>
              </w:r>
            </w:del>
          </w:p>
        </w:tc>
        <w:tc>
          <w:tcPr>
            <w:tcW w:w="819" w:type="pct"/>
            <w:vAlign w:val="bottom"/>
          </w:tcPr>
          <w:p w14:paraId="4792D689" w14:textId="5AF12C63" w:rsidR="000202D6" w:rsidRPr="000202D6" w:rsidRDefault="000202D6" w:rsidP="000202D6">
            <w:pPr>
              <w:jc w:val="center"/>
              <w:rPr>
                <w:ins w:id="1207" w:author="Grant Adams" w:date="2021-06-10T14:49:00Z"/>
                <w:rFonts w:ascii="Times New Roman" w:hAnsi="Times New Roman" w:cs="Times New Roman"/>
                <w:color w:val="000000"/>
              </w:rPr>
            </w:pPr>
            <w:ins w:id="1208" w:author="Grant Adams" w:date="2021-06-10T15:40:00Z">
              <w:r w:rsidRPr="000202D6">
                <w:rPr>
                  <w:rFonts w:ascii="Times New Roman" w:hAnsi="Times New Roman" w:cs="Times New Roman"/>
                  <w:color w:val="000000"/>
                  <w:rPrChange w:id="1209" w:author="Grant Adams" w:date="2021-06-10T15:40:00Z">
                    <w:rPr>
                      <w:rFonts w:ascii="Calibri" w:hAnsi="Calibri" w:cs="Calibri"/>
                      <w:color w:val="000000"/>
                    </w:rPr>
                  </w:rPrChange>
                </w:rPr>
                <w:t>0.0064</w:t>
              </w:r>
            </w:ins>
          </w:p>
        </w:tc>
      </w:tr>
      <w:tr w:rsidR="000202D6" w:rsidRPr="00DA22AD" w14:paraId="766E91D2" w14:textId="673D1EEF" w:rsidTr="00822DAC">
        <w:trPr>
          <w:jc w:val="center"/>
        </w:trPr>
        <w:tc>
          <w:tcPr>
            <w:tcW w:w="747" w:type="pct"/>
            <w:vAlign w:val="bottom"/>
          </w:tcPr>
          <w:p w14:paraId="1B3F3CF2" w14:textId="5B3C168C" w:rsidR="000202D6" w:rsidRPr="00FF2C02" w:rsidRDefault="003B30E9" w:rsidP="000202D6">
            <w:pPr>
              <w:jc w:val="center"/>
              <w:rPr>
                <w:rFonts w:ascii="Times New Roman" w:hAnsi="Times New Roman" w:cs="Times New Roman"/>
                <w:lang w:val="en-US"/>
              </w:rPr>
            </w:pPr>
            <m:oMath>
              <m:sSub>
                <m:sSubPr>
                  <m:ctrlPr>
                    <w:ins w:id="1210" w:author="Grant Adams" w:date="2021-06-10T14:46:00Z">
                      <w:rPr>
                        <w:rFonts w:ascii="Cambria Math" w:hAnsi="Cambria Math" w:cs="Times New Roman"/>
                        <w:i/>
                        <w:color w:val="000000"/>
                      </w:rPr>
                    </w:ins>
                  </m:ctrlPr>
                </m:sSubPr>
                <m:e>
                  <m:r>
                    <w:ins w:id="1211" w:author="Grant Adams" w:date="2021-06-10T14:46:00Z">
                      <w:rPr>
                        <w:rFonts w:ascii="Cambria Math" w:hAnsi="Cambria Math" w:cs="Times New Roman"/>
                        <w:color w:val="000000"/>
                      </w:rPr>
                      <m:t>N</m:t>
                    </w:ins>
                  </m:r>
                </m:e>
                <m:sub>
                  <m:r>
                    <w:ins w:id="1212" w:author="Grant Adams" w:date="2021-06-10T14:46:00Z">
                      <w:rPr>
                        <w:rFonts w:ascii="Cambria Math" w:hAnsi="Cambria Math" w:cs="Times New Roman"/>
                        <w:color w:val="000000"/>
                      </w:rPr>
                      <m:t>Min</m:t>
                    </w:ins>
                  </m:r>
                </m:sub>
              </m:sSub>
            </m:oMath>
            <w:del w:id="1213" w:author="Grant Adams" w:date="2021-06-10T14:46:00Z">
              <w:r w:rsidR="000202D6" w:rsidRPr="00FF2C02" w:rsidDel="009D6689">
                <w:rPr>
                  <w:rFonts w:ascii="Times New Roman" w:hAnsi="Times New Roman" w:cs="Times New Roman"/>
                  <w:lang w:val="en-US"/>
                </w:rPr>
                <w:delText>median</w:delText>
              </w:r>
            </w:del>
          </w:p>
        </w:tc>
        <w:tc>
          <w:tcPr>
            <w:tcW w:w="746" w:type="pct"/>
            <w:vAlign w:val="bottom"/>
          </w:tcPr>
          <w:p w14:paraId="12DC49BD" w14:textId="5CC344B3" w:rsidR="000202D6" w:rsidRPr="000202D6" w:rsidRDefault="000202D6" w:rsidP="000202D6">
            <w:pPr>
              <w:jc w:val="center"/>
              <w:rPr>
                <w:rFonts w:ascii="Times New Roman" w:hAnsi="Times New Roman" w:cs="Times New Roman"/>
                <w:lang w:val="en-US"/>
              </w:rPr>
            </w:pPr>
            <w:ins w:id="1214" w:author="Grant Adams" w:date="2021-06-10T15:40:00Z">
              <w:r w:rsidRPr="000202D6">
                <w:rPr>
                  <w:rFonts w:ascii="Times New Roman" w:hAnsi="Times New Roman" w:cs="Times New Roman"/>
                  <w:color w:val="000000"/>
                  <w:rPrChange w:id="1215" w:author="Grant Adams" w:date="2021-06-10T15:40:00Z">
                    <w:rPr>
                      <w:rFonts w:ascii="Calibri" w:hAnsi="Calibri" w:cs="Calibri"/>
                      <w:color w:val="000000"/>
                    </w:rPr>
                  </w:rPrChange>
                </w:rPr>
                <w:t>1,375</w:t>
              </w:r>
            </w:ins>
            <w:del w:id="1216" w:author="Grant Adams" w:date="2021-06-10T14:52:00Z">
              <w:r w:rsidRPr="000202D6" w:rsidDel="000B6022">
                <w:rPr>
                  <w:rFonts w:ascii="Times New Roman" w:hAnsi="Times New Roman" w:cs="Times New Roman"/>
                  <w:color w:val="000000"/>
                </w:rPr>
                <w:delText>31.19</w:delText>
              </w:r>
            </w:del>
          </w:p>
        </w:tc>
        <w:tc>
          <w:tcPr>
            <w:tcW w:w="746" w:type="pct"/>
            <w:vAlign w:val="bottom"/>
          </w:tcPr>
          <w:p w14:paraId="28059BFF" w14:textId="1922199D" w:rsidR="000202D6" w:rsidRPr="000202D6" w:rsidRDefault="000202D6" w:rsidP="000202D6">
            <w:pPr>
              <w:jc w:val="center"/>
              <w:rPr>
                <w:rFonts w:ascii="Times New Roman" w:hAnsi="Times New Roman" w:cs="Times New Roman"/>
                <w:lang w:val="en-US"/>
              </w:rPr>
            </w:pPr>
            <w:ins w:id="1217" w:author="Grant Adams" w:date="2021-06-10T15:40:00Z">
              <w:r w:rsidRPr="000202D6">
                <w:rPr>
                  <w:rFonts w:ascii="Times New Roman" w:hAnsi="Times New Roman" w:cs="Times New Roman"/>
                  <w:color w:val="000000"/>
                  <w:rPrChange w:id="1218" w:author="Grant Adams" w:date="2021-06-10T15:40:00Z">
                    <w:rPr>
                      <w:rFonts w:ascii="Calibri" w:hAnsi="Calibri" w:cs="Calibri"/>
                      <w:color w:val="000000"/>
                    </w:rPr>
                  </w:rPrChange>
                </w:rPr>
                <w:t>1,143</w:t>
              </w:r>
            </w:ins>
            <w:del w:id="1219" w:author="Grant Adams" w:date="2021-06-10T14:52:00Z">
              <w:r w:rsidRPr="000202D6" w:rsidDel="000B6022">
                <w:rPr>
                  <w:rFonts w:ascii="Times New Roman" w:hAnsi="Times New Roman" w:cs="Times New Roman"/>
                  <w:color w:val="000000"/>
                </w:rPr>
                <w:delText>0.015</w:delText>
              </w:r>
            </w:del>
          </w:p>
        </w:tc>
        <w:tc>
          <w:tcPr>
            <w:tcW w:w="515" w:type="pct"/>
            <w:vAlign w:val="bottom"/>
          </w:tcPr>
          <w:p w14:paraId="43E7B3C1" w14:textId="67EF1CF3" w:rsidR="000202D6" w:rsidRPr="000202D6" w:rsidRDefault="000202D6" w:rsidP="000202D6">
            <w:pPr>
              <w:jc w:val="center"/>
              <w:rPr>
                <w:rFonts w:ascii="Times New Roman" w:hAnsi="Times New Roman" w:cs="Times New Roman"/>
                <w:lang w:val="en-US"/>
              </w:rPr>
            </w:pPr>
            <w:ins w:id="1220" w:author="Grant Adams" w:date="2021-06-10T15:40:00Z">
              <w:r w:rsidRPr="000202D6">
                <w:rPr>
                  <w:rFonts w:ascii="Times New Roman" w:hAnsi="Times New Roman" w:cs="Times New Roman"/>
                  <w:color w:val="000000"/>
                  <w:rPrChange w:id="1221" w:author="Grant Adams" w:date="2021-06-10T15:40:00Z">
                    <w:rPr>
                      <w:rFonts w:ascii="Calibri" w:hAnsi="Calibri" w:cs="Calibri"/>
                      <w:color w:val="000000"/>
                    </w:rPr>
                  </w:rPrChange>
                </w:rPr>
                <w:t>179</w:t>
              </w:r>
            </w:ins>
            <w:del w:id="1222" w:author="Grant Adams" w:date="2021-06-10T14:52:00Z">
              <w:r w:rsidRPr="000202D6" w:rsidDel="000B6022">
                <w:rPr>
                  <w:rFonts w:ascii="Times New Roman" w:hAnsi="Times New Roman" w:cs="Times New Roman"/>
                  <w:color w:val="000000"/>
                </w:rPr>
                <w:delText>0.044</w:delText>
              </w:r>
            </w:del>
          </w:p>
        </w:tc>
        <w:tc>
          <w:tcPr>
            <w:tcW w:w="634" w:type="pct"/>
            <w:vAlign w:val="bottom"/>
          </w:tcPr>
          <w:p w14:paraId="1919050A" w14:textId="53EDAFC2" w:rsidR="000202D6" w:rsidRPr="000202D6" w:rsidRDefault="000202D6" w:rsidP="000202D6">
            <w:pPr>
              <w:jc w:val="center"/>
              <w:rPr>
                <w:rFonts w:ascii="Times New Roman" w:hAnsi="Times New Roman" w:cs="Times New Roman"/>
                <w:lang w:val="en-US"/>
              </w:rPr>
            </w:pPr>
            <w:ins w:id="1223" w:author="Grant Adams" w:date="2021-06-10T15:40:00Z">
              <w:r w:rsidRPr="000202D6">
                <w:rPr>
                  <w:rFonts w:ascii="Times New Roman" w:hAnsi="Times New Roman" w:cs="Times New Roman"/>
                  <w:color w:val="000000"/>
                  <w:rPrChange w:id="1224" w:author="Grant Adams" w:date="2021-06-10T15:40:00Z">
                    <w:rPr>
                      <w:rFonts w:ascii="Calibri" w:hAnsi="Calibri" w:cs="Calibri"/>
                      <w:color w:val="000000"/>
                    </w:rPr>
                  </w:rPrChange>
                </w:rPr>
                <w:t>581</w:t>
              </w:r>
            </w:ins>
            <w:del w:id="1225" w:author="Grant Adams" w:date="2021-06-10T14:52:00Z">
              <w:r w:rsidRPr="000202D6" w:rsidDel="000B6022">
                <w:rPr>
                  <w:rFonts w:ascii="Times New Roman" w:hAnsi="Times New Roman" w:cs="Times New Roman"/>
                  <w:color w:val="000000"/>
                </w:rPr>
                <w:delText>0.368</w:delText>
              </w:r>
            </w:del>
          </w:p>
        </w:tc>
        <w:tc>
          <w:tcPr>
            <w:tcW w:w="793" w:type="pct"/>
            <w:vAlign w:val="bottom"/>
          </w:tcPr>
          <w:p w14:paraId="6FE31A23" w14:textId="234F968C" w:rsidR="000202D6" w:rsidRPr="000202D6" w:rsidRDefault="000202D6" w:rsidP="000202D6">
            <w:pPr>
              <w:jc w:val="center"/>
              <w:rPr>
                <w:rFonts w:ascii="Times New Roman" w:hAnsi="Times New Roman" w:cs="Times New Roman"/>
                <w:lang w:val="en-US"/>
              </w:rPr>
            </w:pPr>
            <w:ins w:id="1226" w:author="Grant Adams" w:date="2021-06-10T15:40:00Z">
              <w:r w:rsidRPr="000202D6">
                <w:rPr>
                  <w:rFonts w:ascii="Times New Roman" w:hAnsi="Times New Roman" w:cs="Times New Roman"/>
                  <w:color w:val="000000"/>
                  <w:rPrChange w:id="1227" w:author="Grant Adams" w:date="2021-06-10T15:40:00Z">
                    <w:rPr>
                      <w:rFonts w:ascii="Calibri" w:hAnsi="Calibri" w:cs="Calibri"/>
                      <w:color w:val="000000"/>
                    </w:rPr>
                  </w:rPrChange>
                </w:rPr>
                <w:t>2,007</w:t>
              </w:r>
            </w:ins>
            <w:del w:id="1228" w:author="Grant Adams" w:date="2021-06-10T14:52:00Z">
              <w:r w:rsidRPr="000202D6" w:rsidDel="000B6022">
                <w:rPr>
                  <w:rFonts w:ascii="Times New Roman" w:hAnsi="Times New Roman" w:cs="Times New Roman"/>
                  <w:color w:val="000000"/>
                </w:rPr>
                <w:delText>0.576</w:delText>
              </w:r>
            </w:del>
          </w:p>
        </w:tc>
        <w:tc>
          <w:tcPr>
            <w:tcW w:w="819" w:type="pct"/>
            <w:vAlign w:val="bottom"/>
          </w:tcPr>
          <w:p w14:paraId="2ED89682" w14:textId="5F69C29D" w:rsidR="000202D6" w:rsidRPr="000202D6" w:rsidRDefault="000202D6" w:rsidP="000202D6">
            <w:pPr>
              <w:jc w:val="center"/>
              <w:rPr>
                <w:ins w:id="1229" w:author="Grant Adams" w:date="2021-06-10T14:49:00Z"/>
                <w:rFonts w:ascii="Times New Roman" w:hAnsi="Times New Roman" w:cs="Times New Roman"/>
                <w:color w:val="000000"/>
              </w:rPr>
            </w:pPr>
            <w:ins w:id="1230" w:author="Grant Adams" w:date="2021-06-10T15:40:00Z">
              <w:r w:rsidRPr="000202D6">
                <w:rPr>
                  <w:rFonts w:ascii="Times New Roman" w:hAnsi="Times New Roman" w:cs="Times New Roman"/>
                  <w:color w:val="000000"/>
                  <w:rPrChange w:id="1231" w:author="Grant Adams" w:date="2021-06-10T15:40:00Z">
                    <w:rPr>
                      <w:rFonts w:ascii="Calibri" w:hAnsi="Calibri" w:cs="Calibri"/>
                      <w:color w:val="000000"/>
                    </w:rPr>
                  </w:rPrChange>
                </w:rPr>
                <w:t>3,543</w:t>
              </w:r>
            </w:ins>
          </w:p>
        </w:tc>
      </w:tr>
      <w:tr w:rsidR="000202D6" w:rsidRPr="00DA22AD" w14:paraId="024E7321" w14:textId="4612D158" w:rsidTr="00822DAC">
        <w:trPr>
          <w:jc w:val="center"/>
        </w:trPr>
        <w:tc>
          <w:tcPr>
            <w:tcW w:w="747" w:type="pct"/>
            <w:vAlign w:val="bottom"/>
          </w:tcPr>
          <w:p w14:paraId="1D16703D" w14:textId="387C43A2" w:rsidR="000202D6" w:rsidRPr="00FF2C02" w:rsidRDefault="003B30E9" w:rsidP="000202D6">
            <w:pPr>
              <w:jc w:val="center"/>
              <w:rPr>
                <w:rFonts w:ascii="Times New Roman" w:hAnsi="Times New Roman" w:cs="Times New Roman"/>
                <w:lang w:val="en-US"/>
              </w:rPr>
            </w:pPr>
            <m:oMath>
              <m:sSub>
                <m:sSubPr>
                  <m:ctrlPr>
                    <w:ins w:id="1232" w:author="Grant Adams" w:date="2021-06-10T14:46:00Z">
                      <w:rPr>
                        <w:rFonts w:ascii="Cambria Math" w:hAnsi="Cambria Math" w:cs="Times New Roman"/>
                        <w:i/>
                        <w:color w:val="000000"/>
                      </w:rPr>
                    </w:ins>
                  </m:ctrlPr>
                </m:sSubPr>
                <m:e>
                  <m:r>
                    <w:ins w:id="1233" w:author="Grant Adams" w:date="2021-06-10T14:47:00Z">
                      <w:rPr>
                        <w:rFonts w:ascii="Cambria Math" w:hAnsi="Cambria Math" w:cs="Times New Roman"/>
                        <w:color w:val="000000"/>
                      </w:rPr>
                      <m:t>N</m:t>
                    </w:ins>
                  </m:r>
                </m:e>
                <m:sub>
                  <m:r>
                    <w:ins w:id="1234" w:author="Grant Adams" w:date="2021-06-10T14:47:00Z">
                      <w:rPr>
                        <w:rFonts w:ascii="Cambria Math" w:hAnsi="Cambria Math" w:cs="Times New Roman"/>
                        <w:color w:val="000000"/>
                      </w:rPr>
                      <m:t>2021</m:t>
                    </w:ins>
                  </m:r>
                </m:sub>
              </m:sSub>
            </m:oMath>
            <w:del w:id="1235" w:author="Grant Adams" w:date="2021-06-10T14:46:00Z">
              <w:r w:rsidR="000202D6" w:rsidRPr="00FF2C02" w:rsidDel="009D6689">
                <w:rPr>
                  <w:rFonts w:ascii="Times New Roman" w:hAnsi="Times New Roman" w:cs="Times New Roman"/>
                  <w:lang w:val="en-US"/>
                </w:rPr>
                <w:delText>75</w:delText>
              </w:r>
              <w:r w:rsidR="000202D6" w:rsidDel="009D6689">
                <w:rPr>
                  <w:rFonts w:ascii="Times New Roman" w:hAnsi="Times New Roman" w:cs="Times New Roman"/>
                  <w:lang w:val="en-US"/>
                </w:rPr>
                <w:delText>%</w:delText>
              </w:r>
            </w:del>
          </w:p>
        </w:tc>
        <w:tc>
          <w:tcPr>
            <w:tcW w:w="746" w:type="pct"/>
            <w:vAlign w:val="bottom"/>
          </w:tcPr>
          <w:p w14:paraId="5D8A4BD5" w14:textId="1CF671DF" w:rsidR="000202D6" w:rsidRPr="000202D6" w:rsidRDefault="000202D6" w:rsidP="000202D6">
            <w:pPr>
              <w:jc w:val="center"/>
              <w:rPr>
                <w:rFonts w:ascii="Times New Roman" w:hAnsi="Times New Roman" w:cs="Times New Roman"/>
                <w:lang w:val="en-US"/>
              </w:rPr>
            </w:pPr>
            <w:ins w:id="1236" w:author="Grant Adams" w:date="2021-06-10T15:40:00Z">
              <w:r w:rsidRPr="000202D6">
                <w:rPr>
                  <w:rFonts w:ascii="Times New Roman" w:hAnsi="Times New Roman" w:cs="Times New Roman"/>
                  <w:color w:val="000000"/>
                  <w:rPrChange w:id="1237" w:author="Grant Adams" w:date="2021-06-10T15:40:00Z">
                    <w:rPr>
                      <w:rFonts w:ascii="Calibri" w:hAnsi="Calibri" w:cs="Calibri"/>
                      <w:color w:val="000000"/>
                    </w:rPr>
                  </w:rPrChange>
                </w:rPr>
                <w:t>4,469</w:t>
              </w:r>
            </w:ins>
            <w:del w:id="1238" w:author="Grant Adams" w:date="2021-06-10T14:52:00Z">
              <w:r w:rsidRPr="000202D6" w:rsidDel="000B6022">
                <w:rPr>
                  <w:rFonts w:ascii="Times New Roman" w:hAnsi="Times New Roman" w:cs="Times New Roman"/>
                  <w:color w:val="000000"/>
                </w:rPr>
                <w:delText>42.60</w:delText>
              </w:r>
            </w:del>
          </w:p>
        </w:tc>
        <w:tc>
          <w:tcPr>
            <w:tcW w:w="746" w:type="pct"/>
            <w:vAlign w:val="bottom"/>
          </w:tcPr>
          <w:p w14:paraId="1D8C23EA" w14:textId="55B278DE" w:rsidR="000202D6" w:rsidRPr="000202D6" w:rsidRDefault="000202D6" w:rsidP="000202D6">
            <w:pPr>
              <w:jc w:val="center"/>
              <w:rPr>
                <w:rFonts w:ascii="Times New Roman" w:hAnsi="Times New Roman" w:cs="Times New Roman"/>
                <w:lang w:val="en-US"/>
              </w:rPr>
            </w:pPr>
            <w:ins w:id="1239" w:author="Grant Adams" w:date="2021-06-10T15:40:00Z">
              <w:r w:rsidRPr="000202D6">
                <w:rPr>
                  <w:rFonts w:ascii="Times New Roman" w:hAnsi="Times New Roman" w:cs="Times New Roman"/>
                  <w:color w:val="000000"/>
                  <w:rPrChange w:id="1240" w:author="Grant Adams" w:date="2021-06-10T15:40:00Z">
                    <w:rPr>
                      <w:rFonts w:ascii="Calibri" w:hAnsi="Calibri" w:cs="Calibri"/>
                      <w:color w:val="000000"/>
                    </w:rPr>
                  </w:rPrChange>
                </w:rPr>
                <w:t>4,434</w:t>
              </w:r>
            </w:ins>
            <w:del w:id="1241" w:author="Grant Adams" w:date="2021-06-10T14:52:00Z">
              <w:r w:rsidRPr="000202D6" w:rsidDel="000B6022">
                <w:rPr>
                  <w:rFonts w:ascii="Times New Roman" w:hAnsi="Times New Roman" w:cs="Times New Roman"/>
                  <w:color w:val="000000"/>
                </w:rPr>
                <w:delText>0.019</w:delText>
              </w:r>
            </w:del>
          </w:p>
        </w:tc>
        <w:tc>
          <w:tcPr>
            <w:tcW w:w="515" w:type="pct"/>
            <w:vAlign w:val="bottom"/>
          </w:tcPr>
          <w:p w14:paraId="5C022C97" w14:textId="69A1CD56" w:rsidR="000202D6" w:rsidRPr="000202D6" w:rsidRDefault="000202D6" w:rsidP="000202D6">
            <w:pPr>
              <w:jc w:val="center"/>
              <w:rPr>
                <w:rFonts w:ascii="Times New Roman" w:hAnsi="Times New Roman" w:cs="Times New Roman"/>
                <w:lang w:val="en-US"/>
              </w:rPr>
            </w:pPr>
            <w:ins w:id="1242" w:author="Grant Adams" w:date="2021-06-10T15:40:00Z">
              <w:r w:rsidRPr="000202D6">
                <w:rPr>
                  <w:rFonts w:ascii="Times New Roman" w:hAnsi="Times New Roman" w:cs="Times New Roman"/>
                  <w:color w:val="000000"/>
                  <w:rPrChange w:id="1243" w:author="Grant Adams" w:date="2021-06-10T15:40:00Z">
                    <w:rPr>
                      <w:rFonts w:ascii="Calibri" w:hAnsi="Calibri" w:cs="Calibri"/>
                      <w:color w:val="000000"/>
                    </w:rPr>
                  </w:rPrChange>
                </w:rPr>
                <w:t>3,075</w:t>
              </w:r>
            </w:ins>
            <w:del w:id="1244" w:author="Grant Adams" w:date="2021-06-10T14:52:00Z">
              <w:r w:rsidRPr="000202D6" w:rsidDel="000B6022">
                <w:rPr>
                  <w:rFonts w:ascii="Times New Roman" w:hAnsi="Times New Roman" w:cs="Times New Roman"/>
                  <w:color w:val="000000"/>
                </w:rPr>
                <w:delText>0.064</w:delText>
              </w:r>
            </w:del>
          </w:p>
        </w:tc>
        <w:tc>
          <w:tcPr>
            <w:tcW w:w="634" w:type="pct"/>
            <w:vAlign w:val="bottom"/>
          </w:tcPr>
          <w:p w14:paraId="6C1A2580" w14:textId="1E7882AE" w:rsidR="000202D6" w:rsidRPr="000202D6" w:rsidRDefault="000202D6" w:rsidP="000202D6">
            <w:pPr>
              <w:jc w:val="center"/>
              <w:rPr>
                <w:rFonts w:ascii="Times New Roman" w:hAnsi="Times New Roman" w:cs="Times New Roman"/>
                <w:lang w:val="en-US"/>
              </w:rPr>
            </w:pPr>
            <w:ins w:id="1245" w:author="Grant Adams" w:date="2021-06-10T15:40:00Z">
              <w:r w:rsidRPr="000202D6">
                <w:rPr>
                  <w:rFonts w:ascii="Times New Roman" w:hAnsi="Times New Roman" w:cs="Times New Roman"/>
                  <w:color w:val="000000"/>
                  <w:rPrChange w:id="1246" w:author="Grant Adams" w:date="2021-06-10T15:40:00Z">
                    <w:rPr>
                      <w:rFonts w:ascii="Calibri" w:hAnsi="Calibri" w:cs="Calibri"/>
                      <w:color w:val="000000"/>
                    </w:rPr>
                  </w:rPrChange>
                </w:rPr>
                <w:t>3,947</w:t>
              </w:r>
            </w:ins>
            <w:del w:id="1247" w:author="Grant Adams" w:date="2021-06-10T14:52:00Z">
              <w:r w:rsidRPr="000202D6" w:rsidDel="000B6022">
                <w:rPr>
                  <w:rFonts w:ascii="Times New Roman" w:hAnsi="Times New Roman" w:cs="Times New Roman"/>
                  <w:color w:val="000000"/>
                </w:rPr>
                <w:delText>0.732</w:delText>
              </w:r>
            </w:del>
          </w:p>
        </w:tc>
        <w:tc>
          <w:tcPr>
            <w:tcW w:w="793" w:type="pct"/>
            <w:vAlign w:val="bottom"/>
          </w:tcPr>
          <w:p w14:paraId="421D8A46" w14:textId="1F3B8EF4" w:rsidR="000202D6" w:rsidRPr="000202D6" w:rsidRDefault="000202D6" w:rsidP="000202D6">
            <w:pPr>
              <w:jc w:val="center"/>
              <w:rPr>
                <w:rFonts w:ascii="Times New Roman" w:hAnsi="Times New Roman" w:cs="Times New Roman"/>
                <w:lang w:val="en-US"/>
              </w:rPr>
            </w:pPr>
            <w:ins w:id="1248" w:author="Grant Adams" w:date="2021-06-10T15:40:00Z">
              <w:r w:rsidRPr="000202D6">
                <w:rPr>
                  <w:rFonts w:ascii="Times New Roman" w:hAnsi="Times New Roman" w:cs="Times New Roman"/>
                  <w:color w:val="000000"/>
                  <w:rPrChange w:id="1249" w:author="Grant Adams" w:date="2021-06-10T15:40:00Z">
                    <w:rPr>
                      <w:rFonts w:ascii="Calibri" w:hAnsi="Calibri" w:cs="Calibri"/>
                      <w:color w:val="000000"/>
                    </w:rPr>
                  </w:rPrChange>
                </w:rPr>
                <w:t>4,938</w:t>
              </w:r>
            </w:ins>
            <w:del w:id="1250" w:author="Grant Adams" w:date="2021-06-10T14:52:00Z">
              <w:r w:rsidRPr="000202D6" w:rsidDel="000B6022">
                <w:rPr>
                  <w:rFonts w:ascii="Times New Roman" w:hAnsi="Times New Roman" w:cs="Times New Roman"/>
                  <w:color w:val="000000"/>
                </w:rPr>
                <w:delText>0.785</w:delText>
              </w:r>
            </w:del>
          </w:p>
        </w:tc>
        <w:tc>
          <w:tcPr>
            <w:tcW w:w="819" w:type="pct"/>
            <w:vAlign w:val="bottom"/>
          </w:tcPr>
          <w:p w14:paraId="5AF5E7D2" w14:textId="3CCCB561" w:rsidR="000202D6" w:rsidRPr="000202D6" w:rsidRDefault="000202D6" w:rsidP="000202D6">
            <w:pPr>
              <w:jc w:val="center"/>
              <w:rPr>
                <w:ins w:id="1251" w:author="Grant Adams" w:date="2021-06-10T14:49:00Z"/>
                <w:rFonts w:ascii="Times New Roman" w:hAnsi="Times New Roman" w:cs="Times New Roman"/>
                <w:color w:val="000000"/>
              </w:rPr>
            </w:pPr>
            <w:ins w:id="1252" w:author="Grant Adams" w:date="2021-06-10T15:40:00Z">
              <w:r w:rsidRPr="000202D6">
                <w:rPr>
                  <w:rFonts w:ascii="Times New Roman" w:hAnsi="Times New Roman" w:cs="Times New Roman"/>
                  <w:color w:val="000000"/>
                  <w:rPrChange w:id="1253" w:author="Grant Adams" w:date="2021-06-10T15:40:00Z">
                    <w:rPr>
                      <w:rFonts w:ascii="Calibri" w:hAnsi="Calibri" w:cs="Calibri"/>
                      <w:color w:val="000000"/>
                    </w:rPr>
                  </w:rPrChange>
                </w:rPr>
                <w:t>6,132</w:t>
              </w:r>
            </w:ins>
          </w:p>
        </w:tc>
      </w:tr>
      <w:tr w:rsidR="000202D6" w:rsidRPr="00DA22AD" w14:paraId="0AA273CE" w14:textId="26CB4EBD" w:rsidTr="00822DAC">
        <w:trPr>
          <w:jc w:val="center"/>
        </w:trPr>
        <w:tc>
          <w:tcPr>
            <w:tcW w:w="747" w:type="pct"/>
            <w:vAlign w:val="bottom"/>
          </w:tcPr>
          <w:p w14:paraId="2837FF49" w14:textId="15034CD9" w:rsidR="000202D6" w:rsidRPr="00FF2C02" w:rsidRDefault="003B30E9" w:rsidP="000202D6">
            <w:pPr>
              <w:jc w:val="center"/>
              <w:rPr>
                <w:rFonts w:ascii="Times New Roman" w:hAnsi="Times New Roman" w:cs="Times New Roman"/>
                <w:lang w:val="en-US"/>
              </w:rPr>
            </w:pPr>
            <m:oMath>
              <m:sSub>
                <m:sSubPr>
                  <m:ctrlPr>
                    <w:ins w:id="1254" w:author="Grant Adams" w:date="2021-06-10T14:47:00Z">
                      <w:rPr>
                        <w:rFonts w:ascii="Cambria Math" w:hAnsi="Cambria Math" w:cs="Times New Roman"/>
                        <w:i/>
                        <w:color w:val="000000"/>
                      </w:rPr>
                    </w:ins>
                  </m:ctrlPr>
                </m:sSubPr>
                <m:e>
                  <m:r>
                    <w:ins w:id="1255" w:author="Grant Adams" w:date="2021-06-10T14:47:00Z">
                      <w:rPr>
                        <w:rFonts w:ascii="Cambria Math" w:hAnsi="Cambria Math" w:cs="Times New Roman"/>
                        <w:color w:val="000000"/>
                      </w:rPr>
                      <m:t>N</m:t>
                    </w:ins>
                  </m:r>
                </m:e>
                <m:sub>
                  <m:r>
                    <w:ins w:id="1256" w:author="Grant Adams" w:date="2021-06-10T14:47:00Z">
                      <w:rPr>
                        <w:rFonts w:ascii="Cambria Math" w:hAnsi="Cambria Math" w:cs="Times New Roman"/>
                        <w:color w:val="000000"/>
                      </w:rPr>
                      <m:t>2030</m:t>
                    </w:ins>
                  </m:r>
                </m:sub>
              </m:sSub>
            </m:oMath>
            <w:del w:id="1257" w:author="Grant Adams" w:date="2021-06-10T14:47:00Z">
              <w:r w:rsidR="000202D6" w:rsidRPr="00FF2C02" w:rsidDel="009D6689">
                <w:rPr>
                  <w:rFonts w:ascii="Times New Roman" w:hAnsi="Times New Roman" w:cs="Times New Roman"/>
                  <w:lang w:val="en-US"/>
                </w:rPr>
                <w:delText>97</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15E6CA05" w14:textId="6E3DE2DE" w:rsidR="000202D6" w:rsidRPr="000202D6" w:rsidRDefault="000202D6" w:rsidP="000202D6">
            <w:pPr>
              <w:jc w:val="center"/>
              <w:rPr>
                <w:rFonts w:ascii="Times New Roman" w:hAnsi="Times New Roman" w:cs="Times New Roman"/>
                <w:lang w:val="en-US"/>
              </w:rPr>
            </w:pPr>
            <w:ins w:id="1258" w:author="Grant Adams" w:date="2021-06-10T15:40:00Z">
              <w:r w:rsidRPr="000202D6">
                <w:rPr>
                  <w:rFonts w:ascii="Times New Roman" w:hAnsi="Times New Roman" w:cs="Times New Roman"/>
                  <w:color w:val="000000"/>
                  <w:rPrChange w:id="1259" w:author="Grant Adams" w:date="2021-06-10T15:40:00Z">
                    <w:rPr>
                      <w:rFonts w:ascii="Calibri" w:hAnsi="Calibri" w:cs="Calibri"/>
                      <w:color w:val="000000"/>
                    </w:rPr>
                  </w:rPrChange>
                </w:rPr>
                <w:t>5,340</w:t>
              </w:r>
            </w:ins>
            <w:del w:id="1260" w:author="Grant Adams" w:date="2021-06-10T14:52:00Z">
              <w:r w:rsidRPr="000202D6" w:rsidDel="000B6022">
                <w:rPr>
                  <w:rFonts w:ascii="Times New Roman" w:hAnsi="Times New Roman" w:cs="Times New Roman"/>
                  <w:color w:val="000000"/>
                </w:rPr>
                <w:delText>54.11</w:delText>
              </w:r>
            </w:del>
          </w:p>
        </w:tc>
        <w:tc>
          <w:tcPr>
            <w:tcW w:w="746" w:type="pct"/>
            <w:vAlign w:val="bottom"/>
          </w:tcPr>
          <w:p w14:paraId="51E0E853" w14:textId="31519350" w:rsidR="000202D6" w:rsidRPr="000202D6" w:rsidRDefault="000202D6" w:rsidP="000202D6">
            <w:pPr>
              <w:jc w:val="center"/>
              <w:rPr>
                <w:rFonts w:ascii="Times New Roman" w:hAnsi="Times New Roman" w:cs="Times New Roman"/>
                <w:lang w:val="en-US"/>
              </w:rPr>
            </w:pPr>
            <w:ins w:id="1261" w:author="Grant Adams" w:date="2021-06-10T15:40:00Z">
              <w:r w:rsidRPr="000202D6">
                <w:rPr>
                  <w:rFonts w:ascii="Times New Roman" w:hAnsi="Times New Roman" w:cs="Times New Roman"/>
                  <w:color w:val="000000"/>
                  <w:rPrChange w:id="1262" w:author="Grant Adams" w:date="2021-06-10T15:40:00Z">
                    <w:rPr>
                      <w:rFonts w:ascii="Calibri" w:hAnsi="Calibri" w:cs="Calibri"/>
                      <w:color w:val="000000"/>
                    </w:rPr>
                  </w:rPrChange>
                </w:rPr>
                <w:t>5,107</w:t>
              </w:r>
            </w:ins>
            <w:del w:id="1263" w:author="Grant Adams" w:date="2021-06-10T14:52:00Z">
              <w:r w:rsidRPr="000202D6" w:rsidDel="000B6022">
                <w:rPr>
                  <w:rFonts w:ascii="Times New Roman" w:hAnsi="Times New Roman" w:cs="Times New Roman"/>
                  <w:color w:val="000000"/>
                </w:rPr>
                <w:delText>0.027</w:delText>
              </w:r>
            </w:del>
          </w:p>
        </w:tc>
        <w:tc>
          <w:tcPr>
            <w:tcW w:w="515" w:type="pct"/>
            <w:vAlign w:val="bottom"/>
          </w:tcPr>
          <w:p w14:paraId="20A673FE" w14:textId="3EC9A3EA" w:rsidR="000202D6" w:rsidRPr="000202D6" w:rsidRDefault="000202D6" w:rsidP="000202D6">
            <w:pPr>
              <w:jc w:val="center"/>
              <w:rPr>
                <w:rFonts w:ascii="Times New Roman" w:hAnsi="Times New Roman" w:cs="Times New Roman"/>
                <w:lang w:val="en-US"/>
              </w:rPr>
            </w:pPr>
            <w:ins w:id="1264" w:author="Grant Adams" w:date="2021-06-10T15:40:00Z">
              <w:r w:rsidRPr="000202D6">
                <w:rPr>
                  <w:rFonts w:ascii="Times New Roman" w:hAnsi="Times New Roman" w:cs="Times New Roman"/>
                  <w:color w:val="000000"/>
                  <w:rPrChange w:id="1265" w:author="Grant Adams" w:date="2021-06-10T15:40:00Z">
                    <w:rPr>
                      <w:rFonts w:ascii="Calibri" w:hAnsi="Calibri" w:cs="Calibri"/>
                      <w:color w:val="000000"/>
                    </w:rPr>
                  </w:rPrChange>
                </w:rPr>
                <w:t>2,922</w:t>
              </w:r>
            </w:ins>
            <w:del w:id="1266" w:author="Grant Adams" w:date="2021-06-10T14:52:00Z">
              <w:r w:rsidRPr="000202D6" w:rsidDel="000B6022">
                <w:rPr>
                  <w:rFonts w:ascii="Times New Roman" w:hAnsi="Times New Roman" w:cs="Times New Roman"/>
                  <w:color w:val="000000"/>
                </w:rPr>
                <w:delText>0.098</w:delText>
              </w:r>
            </w:del>
          </w:p>
        </w:tc>
        <w:tc>
          <w:tcPr>
            <w:tcW w:w="634" w:type="pct"/>
            <w:vAlign w:val="bottom"/>
          </w:tcPr>
          <w:p w14:paraId="59294DA7" w14:textId="5ED3F52F" w:rsidR="000202D6" w:rsidRPr="000202D6" w:rsidRDefault="000202D6" w:rsidP="000202D6">
            <w:pPr>
              <w:jc w:val="center"/>
              <w:rPr>
                <w:rFonts w:ascii="Times New Roman" w:hAnsi="Times New Roman" w:cs="Times New Roman"/>
                <w:lang w:val="en-US"/>
              </w:rPr>
            </w:pPr>
            <w:ins w:id="1267" w:author="Grant Adams" w:date="2021-06-10T15:40:00Z">
              <w:r w:rsidRPr="000202D6">
                <w:rPr>
                  <w:rFonts w:ascii="Times New Roman" w:hAnsi="Times New Roman" w:cs="Times New Roman"/>
                  <w:color w:val="000000"/>
                  <w:rPrChange w:id="1268" w:author="Grant Adams" w:date="2021-06-10T15:40:00Z">
                    <w:rPr>
                      <w:rFonts w:ascii="Calibri" w:hAnsi="Calibri" w:cs="Calibri"/>
                      <w:color w:val="000000"/>
                    </w:rPr>
                  </w:rPrChange>
                </w:rPr>
                <w:t>4,273</w:t>
              </w:r>
            </w:ins>
            <w:del w:id="1269" w:author="Grant Adams" w:date="2021-06-10T14:52:00Z">
              <w:r w:rsidRPr="000202D6" w:rsidDel="000B6022">
                <w:rPr>
                  <w:rFonts w:ascii="Times New Roman" w:hAnsi="Times New Roman" w:cs="Times New Roman"/>
                  <w:color w:val="000000"/>
                </w:rPr>
                <w:delText>0.954</w:delText>
              </w:r>
            </w:del>
          </w:p>
        </w:tc>
        <w:tc>
          <w:tcPr>
            <w:tcW w:w="793" w:type="pct"/>
            <w:vAlign w:val="bottom"/>
          </w:tcPr>
          <w:p w14:paraId="2094E1AD" w14:textId="22C45A34" w:rsidR="000202D6" w:rsidRPr="000202D6" w:rsidRDefault="000202D6" w:rsidP="000202D6">
            <w:pPr>
              <w:jc w:val="center"/>
              <w:rPr>
                <w:rFonts w:ascii="Times New Roman" w:hAnsi="Times New Roman" w:cs="Times New Roman"/>
                <w:lang w:val="en-US"/>
              </w:rPr>
            </w:pPr>
            <w:ins w:id="1270" w:author="Grant Adams" w:date="2021-06-10T15:40:00Z">
              <w:r w:rsidRPr="000202D6">
                <w:rPr>
                  <w:rFonts w:ascii="Times New Roman" w:hAnsi="Times New Roman" w:cs="Times New Roman"/>
                  <w:color w:val="000000"/>
                  <w:rPrChange w:id="1271" w:author="Grant Adams" w:date="2021-06-10T15:40:00Z">
                    <w:rPr>
                      <w:rFonts w:ascii="Calibri" w:hAnsi="Calibri" w:cs="Calibri"/>
                      <w:color w:val="000000"/>
                    </w:rPr>
                  </w:rPrChange>
                </w:rPr>
                <w:t>6,127</w:t>
              </w:r>
            </w:ins>
            <w:del w:id="1272" w:author="Grant Adams" w:date="2021-06-10T14:52:00Z">
              <w:r w:rsidRPr="000202D6" w:rsidDel="000B6022">
                <w:rPr>
                  <w:rFonts w:ascii="Times New Roman" w:hAnsi="Times New Roman" w:cs="Times New Roman"/>
                  <w:color w:val="000000"/>
                </w:rPr>
                <w:delText>0.962</w:delText>
              </w:r>
            </w:del>
          </w:p>
        </w:tc>
        <w:tc>
          <w:tcPr>
            <w:tcW w:w="819" w:type="pct"/>
            <w:vAlign w:val="bottom"/>
          </w:tcPr>
          <w:p w14:paraId="60986E44" w14:textId="699D411D" w:rsidR="000202D6" w:rsidRPr="000202D6" w:rsidRDefault="000202D6" w:rsidP="000202D6">
            <w:pPr>
              <w:jc w:val="center"/>
              <w:rPr>
                <w:ins w:id="1273" w:author="Grant Adams" w:date="2021-06-10T14:49:00Z"/>
                <w:rFonts w:ascii="Times New Roman" w:hAnsi="Times New Roman" w:cs="Times New Roman"/>
                <w:color w:val="000000"/>
              </w:rPr>
            </w:pPr>
            <w:ins w:id="1274" w:author="Grant Adams" w:date="2021-06-10T15:40:00Z">
              <w:r w:rsidRPr="000202D6">
                <w:rPr>
                  <w:rFonts w:ascii="Times New Roman" w:hAnsi="Times New Roman" w:cs="Times New Roman"/>
                  <w:color w:val="000000"/>
                  <w:rPrChange w:id="1275" w:author="Grant Adams" w:date="2021-06-10T15:40:00Z">
                    <w:rPr>
                      <w:rFonts w:ascii="Calibri" w:hAnsi="Calibri" w:cs="Calibri"/>
                      <w:color w:val="000000"/>
                    </w:rPr>
                  </w:rPrChange>
                </w:rPr>
                <w:t>9,181</w:t>
              </w:r>
            </w:ins>
          </w:p>
        </w:tc>
      </w:tr>
      <w:tr w:rsidR="000202D6" w:rsidRPr="00DA22AD" w14:paraId="5F56E0E2" w14:textId="52CB1D17" w:rsidTr="00822DAC">
        <w:trPr>
          <w:jc w:val="center"/>
          <w:ins w:id="1276" w:author="Grant Adams" w:date="2021-06-10T14:47:00Z"/>
        </w:trPr>
        <w:tc>
          <w:tcPr>
            <w:tcW w:w="747" w:type="pct"/>
            <w:vAlign w:val="bottom"/>
          </w:tcPr>
          <w:p w14:paraId="06612644" w14:textId="221531E7" w:rsidR="000202D6" w:rsidRDefault="003B30E9" w:rsidP="000202D6">
            <w:pPr>
              <w:jc w:val="center"/>
              <w:rPr>
                <w:ins w:id="1277" w:author="Grant Adams" w:date="2021-06-10T14:47:00Z"/>
                <w:rFonts w:ascii="Calibri" w:eastAsia="Calibri" w:hAnsi="Calibri" w:cs="Times New Roman"/>
                <w:color w:val="000000"/>
              </w:rPr>
            </w:pPr>
            <m:oMathPara>
              <m:oMath>
                <m:sSub>
                  <m:sSubPr>
                    <m:ctrlPr>
                      <w:ins w:id="1278" w:author="Grant Adams" w:date="2021-06-10T14:47:00Z">
                        <w:rPr>
                          <w:rFonts w:ascii="Cambria Math" w:hAnsi="Cambria Math" w:cs="Times New Roman"/>
                          <w:i/>
                          <w:color w:val="000000"/>
                        </w:rPr>
                      </w:ins>
                    </m:ctrlPr>
                  </m:sSubPr>
                  <m:e>
                    <m:r>
                      <w:ins w:id="1279" w:author="Grant Adams" w:date="2021-06-10T14:47:00Z">
                        <w:rPr>
                          <w:rFonts w:ascii="Cambria Math" w:hAnsi="Cambria Math" w:cs="Times New Roman"/>
                          <w:color w:val="000000"/>
                        </w:rPr>
                        <m:t>P</m:t>
                      </w:ins>
                    </m:r>
                  </m:e>
                  <m:sub>
                    <m:r>
                      <w:ins w:id="1280" w:author="Grant Adams" w:date="2021-06-10T14:47:00Z">
                        <w:rPr>
                          <w:rFonts w:ascii="Cambria Math" w:hAnsi="Cambria Math" w:cs="Times New Roman"/>
                          <w:color w:val="000000"/>
                        </w:rPr>
                        <m:t>Min</m:t>
                      </w:ins>
                    </m:r>
                  </m:sub>
                </m:sSub>
              </m:oMath>
            </m:oMathPara>
          </w:p>
        </w:tc>
        <w:tc>
          <w:tcPr>
            <w:tcW w:w="746" w:type="pct"/>
            <w:vAlign w:val="bottom"/>
          </w:tcPr>
          <w:p w14:paraId="5805BDDE" w14:textId="05632336" w:rsidR="000202D6" w:rsidRPr="000202D6" w:rsidRDefault="000202D6" w:rsidP="000202D6">
            <w:pPr>
              <w:jc w:val="center"/>
              <w:rPr>
                <w:ins w:id="1281" w:author="Grant Adams" w:date="2021-06-10T14:47:00Z"/>
                <w:rFonts w:ascii="Times New Roman" w:hAnsi="Times New Roman" w:cs="Times New Roman"/>
                <w:color w:val="000000"/>
              </w:rPr>
            </w:pPr>
            <w:ins w:id="1282" w:author="Grant Adams" w:date="2021-06-10T15:40:00Z">
              <w:r w:rsidRPr="000202D6">
                <w:rPr>
                  <w:rFonts w:ascii="Times New Roman" w:hAnsi="Times New Roman" w:cs="Times New Roman"/>
                  <w:color w:val="000000"/>
                  <w:rPrChange w:id="1283" w:author="Grant Adams" w:date="2021-06-10T15:40:00Z">
                    <w:rPr>
                      <w:rFonts w:ascii="Calibri" w:hAnsi="Calibri" w:cs="Calibri"/>
                      <w:color w:val="000000"/>
                    </w:rPr>
                  </w:rPrChange>
                </w:rPr>
                <w:t>0.021</w:t>
              </w:r>
            </w:ins>
          </w:p>
        </w:tc>
        <w:tc>
          <w:tcPr>
            <w:tcW w:w="746" w:type="pct"/>
            <w:vAlign w:val="bottom"/>
          </w:tcPr>
          <w:p w14:paraId="6F51CC35" w14:textId="0F4B5175" w:rsidR="000202D6" w:rsidRPr="000202D6" w:rsidRDefault="000202D6" w:rsidP="000202D6">
            <w:pPr>
              <w:jc w:val="center"/>
              <w:rPr>
                <w:ins w:id="1284" w:author="Grant Adams" w:date="2021-06-10T14:47:00Z"/>
                <w:rFonts w:ascii="Times New Roman" w:hAnsi="Times New Roman" w:cs="Times New Roman"/>
                <w:color w:val="000000"/>
              </w:rPr>
            </w:pPr>
            <w:ins w:id="1285" w:author="Grant Adams" w:date="2021-06-10T15:40:00Z">
              <w:r w:rsidRPr="000202D6">
                <w:rPr>
                  <w:rFonts w:ascii="Times New Roman" w:hAnsi="Times New Roman" w:cs="Times New Roman"/>
                  <w:color w:val="000000"/>
                  <w:rPrChange w:id="1286" w:author="Grant Adams" w:date="2021-06-10T15:40:00Z">
                    <w:rPr>
                      <w:rFonts w:ascii="Calibri" w:hAnsi="Calibri" w:cs="Calibri"/>
                      <w:color w:val="000000"/>
                    </w:rPr>
                  </w:rPrChange>
                </w:rPr>
                <w:t>0.017</w:t>
              </w:r>
            </w:ins>
          </w:p>
        </w:tc>
        <w:tc>
          <w:tcPr>
            <w:tcW w:w="515" w:type="pct"/>
            <w:vAlign w:val="bottom"/>
          </w:tcPr>
          <w:p w14:paraId="3013EFF0" w14:textId="7CF0E196" w:rsidR="000202D6" w:rsidRPr="000202D6" w:rsidRDefault="000202D6" w:rsidP="000202D6">
            <w:pPr>
              <w:jc w:val="center"/>
              <w:rPr>
                <w:ins w:id="1287" w:author="Grant Adams" w:date="2021-06-10T14:47:00Z"/>
                <w:rFonts w:ascii="Times New Roman" w:hAnsi="Times New Roman" w:cs="Times New Roman"/>
                <w:color w:val="000000"/>
              </w:rPr>
            </w:pPr>
            <w:ins w:id="1288" w:author="Grant Adams" w:date="2021-06-10T15:40:00Z">
              <w:r w:rsidRPr="000202D6">
                <w:rPr>
                  <w:rFonts w:ascii="Times New Roman" w:hAnsi="Times New Roman" w:cs="Times New Roman"/>
                  <w:color w:val="000000"/>
                  <w:rPrChange w:id="1289" w:author="Grant Adams" w:date="2021-06-10T15:40:00Z">
                    <w:rPr>
                      <w:rFonts w:ascii="Calibri" w:hAnsi="Calibri" w:cs="Calibri"/>
                      <w:color w:val="000000"/>
                    </w:rPr>
                  </w:rPrChange>
                </w:rPr>
                <w:t>0.004</w:t>
              </w:r>
            </w:ins>
          </w:p>
        </w:tc>
        <w:tc>
          <w:tcPr>
            <w:tcW w:w="634" w:type="pct"/>
            <w:vAlign w:val="bottom"/>
          </w:tcPr>
          <w:p w14:paraId="07E88635" w14:textId="08D79FD4" w:rsidR="000202D6" w:rsidRPr="000202D6" w:rsidRDefault="000202D6" w:rsidP="000202D6">
            <w:pPr>
              <w:jc w:val="center"/>
              <w:rPr>
                <w:ins w:id="1290" w:author="Grant Adams" w:date="2021-06-10T14:47:00Z"/>
                <w:rFonts w:ascii="Times New Roman" w:hAnsi="Times New Roman" w:cs="Times New Roman"/>
                <w:color w:val="000000"/>
              </w:rPr>
            </w:pPr>
            <w:ins w:id="1291" w:author="Grant Adams" w:date="2021-06-10T15:40:00Z">
              <w:r w:rsidRPr="000202D6">
                <w:rPr>
                  <w:rFonts w:ascii="Times New Roman" w:hAnsi="Times New Roman" w:cs="Times New Roman"/>
                  <w:color w:val="000000"/>
                  <w:rPrChange w:id="1292" w:author="Grant Adams" w:date="2021-06-10T15:40:00Z">
                    <w:rPr>
                      <w:rFonts w:ascii="Calibri" w:hAnsi="Calibri" w:cs="Calibri"/>
                      <w:color w:val="000000"/>
                    </w:rPr>
                  </w:rPrChange>
                </w:rPr>
                <w:t>0.01</w:t>
              </w:r>
            </w:ins>
          </w:p>
        </w:tc>
        <w:tc>
          <w:tcPr>
            <w:tcW w:w="793" w:type="pct"/>
            <w:vAlign w:val="bottom"/>
          </w:tcPr>
          <w:p w14:paraId="7E7165AF" w14:textId="548FDBEC" w:rsidR="000202D6" w:rsidRPr="000202D6" w:rsidRDefault="000202D6" w:rsidP="000202D6">
            <w:pPr>
              <w:jc w:val="center"/>
              <w:rPr>
                <w:ins w:id="1293" w:author="Grant Adams" w:date="2021-06-10T14:47:00Z"/>
                <w:rFonts w:ascii="Times New Roman" w:hAnsi="Times New Roman" w:cs="Times New Roman"/>
                <w:color w:val="000000"/>
              </w:rPr>
            </w:pPr>
            <w:ins w:id="1294" w:author="Grant Adams" w:date="2021-06-10T15:40:00Z">
              <w:r w:rsidRPr="000202D6">
                <w:rPr>
                  <w:rFonts w:ascii="Times New Roman" w:hAnsi="Times New Roman" w:cs="Times New Roman"/>
                  <w:color w:val="000000"/>
                  <w:rPrChange w:id="1295" w:author="Grant Adams" w:date="2021-06-10T15:40:00Z">
                    <w:rPr>
                      <w:rFonts w:ascii="Calibri" w:hAnsi="Calibri" w:cs="Calibri"/>
                      <w:color w:val="000000"/>
                    </w:rPr>
                  </w:rPrChange>
                </w:rPr>
                <w:t>0.029</w:t>
              </w:r>
            </w:ins>
          </w:p>
        </w:tc>
        <w:tc>
          <w:tcPr>
            <w:tcW w:w="819" w:type="pct"/>
            <w:vAlign w:val="bottom"/>
          </w:tcPr>
          <w:p w14:paraId="5527D4E5" w14:textId="23501D1E" w:rsidR="000202D6" w:rsidRPr="000202D6" w:rsidRDefault="000202D6" w:rsidP="000202D6">
            <w:pPr>
              <w:jc w:val="center"/>
              <w:rPr>
                <w:ins w:id="1296" w:author="Grant Adams" w:date="2021-06-10T14:49:00Z"/>
                <w:rFonts w:ascii="Times New Roman" w:hAnsi="Times New Roman" w:cs="Times New Roman"/>
                <w:color w:val="000000"/>
              </w:rPr>
            </w:pPr>
            <w:ins w:id="1297" w:author="Grant Adams" w:date="2021-06-10T15:40:00Z">
              <w:r w:rsidRPr="000202D6">
                <w:rPr>
                  <w:rFonts w:ascii="Times New Roman" w:hAnsi="Times New Roman" w:cs="Times New Roman"/>
                  <w:color w:val="000000"/>
                  <w:rPrChange w:id="1298" w:author="Grant Adams" w:date="2021-06-10T15:40:00Z">
                    <w:rPr>
                      <w:rFonts w:ascii="Calibri" w:hAnsi="Calibri" w:cs="Calibri"/>
                      <w:color w:val="000000"/>
                    </w:rPr>
                  </w:rPrChange>
                </w:rPr>
                <w:t>0.058</w:t>
              </w:r>
            </w:ins>
          </w:p>
        </w:tc>
      </w:tr>
      <w:tr w:rsidR="000202D6" w:rsidRPr="00DA22AD" w14:paraId="1A0F4E7A" w14:textId="741F315A" w:rsidTr="00822DAC">
        <w:trPr>
          <w:jc w:val="center"/>
          <w:ins w:id="1299" w:author="Grant Adams" w:date="2021-06-10T14:47:00Z"/>
        </w:trPr>
        <w:tc>
          <w:tcPr>
            <w:tcW w:w="747" w:type="pct"/>
            <w:vAlign w:val="bottom"/>
          </w:tcPr>
          <w:p w14:paraId="4E124B92" w14:textId="401AB8DC" w:rsidR="000202D6" w:rsidRDefault="003B30E9" w:rsidP="000202D6">
            <w:pPr>
              <w:jc w:val="center"/>
              <w:rPr>
                <w:ins w:id="1300" w:author="Grant Adams" w:date="2021-06-10T14:47:00Z"/>
                <w:rFonts w:ascii="Calibri" w:eastAsia="Calibri" w:hAnsi="Calibri" w:cs="Times New Roman"/>
                <w:color w:val="000000"/>
              </w:rPr>
            </w:pPr>
            <m:oMathPara>
              <m:oMath>
                <m:sSub>
                  <m:sSubPr>
                    <m:ctrlPr>
                      <w:ins w:id="1301" w:author="Grant Adams" w:date="2021-06-10T14:47:00Z">
                        <w:rPr>
                          <w:rFonts w:ascii="Cambria Math" w:hAnsi="Cambria Math" w:cs="Times New Roman"/>
                          <w:i/>
                          <w:color w:val="000000"/>
                        </w:rPr>
                      </w:ins>
                    </m:ctrlPr>
                  </m:sSubPr>
                  <m:e>
                    <m:r>
                      <w:ins w:id="1302" w:author="Grant Adams" w:date="2021-06-10T14:47:00Z">
                        <w:rPr>
                          <w:rFonts w:ascii="Cambria Math" w:hAnsi="Cambria Math" w:cs="Times New Roman"/>
                          <w:color w:val="000000"/>
                        </w:rPr>
                        <m:t>P</m:t>
                      </w:ins>
                    </m:r>
                  </m:e>
                  <m:sub>
                    <m:r>
                      <w:ins w:id="1303" w:author="Grant Adams" w:date="2021-06-10T14:47:00Z">
                        <w:rPr>
                          <w:rFonts w:ascii="Cambria Math" w:hAnsi="Cambria Math" w:cs="Times New Roman"/>
                          <w:color w:val="000000"/>
                        </w:rPr>
                        <m:t>2021</m:t>
                      </w:ins>
                    </m:r>
                  </m:sub>
                </m:sSub>
              </m:oMath>
            </m:oMathPara>
          </w:p>
        </w:tc>
        <w:tc>
          <w:tcPr>
            <w:tcW w:w="746" w:type="pct"/>
            <w:vAlign w:val="bottom"/>
          </w:tcPr>
          <w:p w14:paraId="2EEA0DE3" w14:textId="04351417" w:rsidR="000202D6" w:rsidRPr="000202D6" w:rsidRDefault="000202D6" w:rsidP="000202D6">
            <w:pPr>
              <w:jc w:val="center"/>
              <w:rPr>
                <w:ins w:id="1304" w:author="Grant Adams" w:date="2021-06-10T14:47:00Z"/>
                <w:rFonts w:ascii="Times New Roman" w:hAnsi="Times New Roman" w:cs="Times New Roman"/>
                <w:color w:val="000000"/>
              </w:rPr>
            </w:pPr>
            <w:ins w:id="1305" w:author="Grant Adams" w:date="2021-06-10T15:40:00Z">
              <w:r w:rsidRPr="000202D6">
                <w:rPr>
                  <w:rFonts w:ascii="Times New Roman" w:hAnsi="Times New Roman" w:cs="Times New Roman"/>
                  <w:color w:val="000000"/>
                  <w:rPrChange w:id="1306" w:author="Grant Adams" w:date="2021-06-10T15:40:00Z">
                    <w:rPr>
                      <w:rFonts w:ascii="Calibri" w:hAnsi="Calibri" w:cs="Calibri"/>
                      <w:color w:val="000000"/>
                    </w:rPr>
                  </w:rPrChange>
                </w:rPr>
                <w:t>0.08</w:t>
              </w:r>
            </w:ins>
          </w:p>
        </w:tc>
        <w:tc>
          <w:tcPr>
            <w:tcW w:w="746" w:type="pct"/>
            <w:vAlign w:val="bottom"/>
          </w:tcPr>
          <w:p w14:paraId="64237BE1" w14:textId="3C77DEE4" w:rsidR="000202D6" w:rsidRPr="000202D6" w:rsidRDefault="000202D6" w:rsidP="000202D6">
            <w:pPr>
              <w:jc w:val="center"/>
              <w:rPr>
                <w:ins w:id="1307" w:author="Grant Adams" w:date="2021-06-10T14:47:00Z"/>
                <w:rFonts w:ascii="Times New Roman" w:hAnsi="Times New Roman" w:cs="Times New Roman"/>
                <w:color w:val="000000"/>
              </w:rPr>
            </w:pPr>
            <w:ins w:id="1308" w:author="Grant Adams" w:date="2021-06-10T15:40:00Z">
              <w:r w:rsidRPr="000202D6">
                <w:rPr>
                  <w:rFonts w:ascii="Times New Roman" w:hAnsi="Times New Roman" w:cs="Times New Roman"/>
                  <w:color w:val="000000"/>
                  <w:rPrChange w:id="1309" w:author="Grant Adams" w:date="2021-06-10T15:40:00Z">
                    <w:rPr>
                      <w:rFonts w:ascii="Calibri" w:hAnsi="Calibri" w:cs="Calibri"/>
                      <w:color w:val="000000"/>
                    </w:rPr>
                  </w:rPrChange>
                </w:rPr>
                <w:t>0.075</w:t>
              </w:r>
            </w:ins>
          </w:p>
        </w:tc>
        <w:tc>
          <w:tcPr>
            <w:tcW w:w="515" w:type="pct"/>
            <w:vAlign w:val="bottom"/>
          </w:tcPr>
          <w:p w14:paraId="40544C57" w14:textId="1082EE8D" w:rsidR="000202D6" w:rsidRPr="000202D6" w:rsidRDefault="000202D6" w:rsidP="000202D6">
            <w:pPr>
              <w:jc w:val="center"/>
              <w:rPr>
                <w:ins w:id="1310" w:author="Grant Adams" w:date="2021-06-10T14:47:00Z"/>
                <w:rFonts w:ascii="Times New Roman" w:hAnsi="Times New Roman" w:cs="Times New Roman"/>
                <w:color w:val="000000"/>
              </w:rPr>
            </w:pPr>
            <w:ins w:id="1311" w:author="Grant Adams" w:date="2021-06-10T15:40:00Z">
              <w:r w:rsidRPr="000202D6">
                <w:rPr>
                  <w:rFonts w:ascii="Times New Roman" w:hAnsi="Times New Roman" w:cs="Times New Roman"/>
                  <w:color w:val="000000"/>
                  <w:rPrChange w:id="1312" w:author="Grant Adams" w:date="2021-06-10T15:40:00Z">
                    <w:rPr>
                      <w:rFonts w:ascii="Calibri" w:hAnsi="Calibri" w:cs="Calibri"/>
                      <w:color w:val="000000"/>
                    </w:rPr>
                  </w:rPrChange>
                </w:rPr>
                <w:t>0.024</w:t>
              </w:r>
            </w:ins>
          </w:p>
        </w:tc>
        <w:tc>
          <w:tcPr>
            <w:tcW w:w="634" w:type="pct"/>
            <w:vAlign w:val="bottom"/>
          </w:tcPr>
          <w:p w14:paraId="7D018B21" w14:textId="2DA90F7F" w:rsidR="000202D6" w:rsidRPr="000202D6" w:rsidRDefault="000202D6" w:rsidP="000202D6">
            <w:pPr>
              <w:jc w:val="center"/>
              <w:rPr>
                <w:ins w:id="1313" w:author="Grant Adams" w:date="2021-06-10T14:47:00Z"/>
                <w:rFonts w:ascii="Times New Roman" w:hAnsi="Times New Roman" w:cs="Times New Roman"/>
                <w:color w:val="000000"/>
              </w:rPr>
            </w:pPr>
            <w:ins w:id="1314" w:author="Grant Adams" w:date="2021-06-10T15:40:00Z">
              <w:r w:rsidRPr="000202D6">
                <w:rPr>
                  <w:rFonts w:ascii="Times New Roman" w:hAnsi="Times New Roman" w:cs="Times New Roman"/>
                  <w:color w:val="000000"/>
                  <w:rPrChange w:id="1315" w:author="Grant Adams" w:date="2021-06-10T15:40:00Z">
                    <w:rPr>
                      <w:rFonts w:ascii="Calibri" w:hAnsi="Calibri" w:cs="Calibri"/>
                      <w:color w:val="000000"/>
                    </w:rPr>
                  </w:rPrChange>
                </w:rPr>
                <w:t>0.054</w:t>
              </w:r>
            </w:ins>
          </w:p>
        </w:tc>
        <w:tc>
          <w:tcPr>
            <w:tcW w:w="793" w:type="pct"/>
            <w:vAlign w:val="bottom"/>
          </w:tcPr>
          <w:p w14:paraId="3F4375E9" w14:textId="07EC3B50" w:rsidR="000202D6" w:rsidRPr="000202D6" w:rsidRDefault="000202D6" w:rsidP="000202D6">
            <w:pPr>
              <w:jc w:val="center"/>
              <w:rPr>
                <w:ins w:id="1316" w:author="Grant Adams" w:date="2021-06-10T14:47:00Z"/>
                <w:rFonts w:ascii="Times New Roman" w:hAnsi="Times New Roman" w:cs="Times New Roman"/>
                <w:color w:val="000000"/>
              </w:rPr>
            </w:pPr>
            <w:ins w:id="1317" w:author="Grant Adams" w:date="2021-06-10T15:40:00Z">
              <w:r w:rsidRPr="000202D6">
                <w:rPr>
                  <w:rFonts w:ascii="Times New Roman" w:hAnsi="Times New Roman" w:cs="Times New Roman"/>
                  <w:color w:val="000000"/>
                  <w:rPrChange w:id="1318" w:author="Grant Adams" w:date="2021-06-10T15:40:00Z">
                    <w:rPr>
                      <w:rFonts w:ascii="Calibri" w:hAnsi="Calibri" w:cs="Calibri"/>
                      <w:color w:val="000000"/>
                    </w:rPr>
                  </w:rPrChange>
                </w:rPr>
                <w:t>0.099</w:t>
              </w:r>
            </w:ins>
          </w:p>
        </w:tc>
        <w:tc>
          <w:tcPr>
            <w:tcW w:w="819" w:type="pct"/>
            <w:vAlign w:val="bottom"/>
          </w:tcPr>
          <w:p w14:paraId="6BB53391" w14:textId="418ACB15" w:rsidR="000202D6" w:rsidRPr="000202D6" w:rsidRDefault="000202D6" w:rsidP="000202D6">
            <w:pPr>
              <w:jc w:val="center"/>
              <w:rPr>
                <w:ins w:id="1319" w:author="Grant Adams" w:date="2021-06-10T14:49:00Z"/>
                <w:rFonts w:ascii="Times New Roman" w:hAnsi="Times New Roman" w:cs="Times New Roman"/>
                <w:color w:val="000000"/>
              </w:rPr>
            </w:pPr>
            <w:ins w:id="1320" w:author="Grant Adams" w:date="2021-06-10T15:40:00Z">
              <w:r w:rsidRPr="000202D6">
                <w:rPr>
                  <w:rFonts w:ascii="Times New Roman" w:hAnsi="Times New Roman" w:cs="Times New Roman"/>
                  <w:color w:val="000000"/>
                  <w:rPrChange w:id="1321" w:author="Grant Adams" w:date="2021-06-10T15:40:00Z">
                    <w:rPr>
                      <w:rFonts w:ascii="Calibri" w:hAnsi="Calibri" w:cs="Calibri"/>
                      <w:color w:val="000000"/>
                    </w:rPr>
                  </w:rPrChange>
                </w:rPr>
                <w:t>0.166</w:t>
              </w:r>
            </w:ins>
          </w:p>
        </w:tc>
      </w:tr>
      <w:tr w:rsidR="000202D6" w:rsidRPr="00DA22AD" w14:paraId="27950F54" w14:textId="218834D8" w:rsidTr="00822DAC">
        <w:trPr>
          <w:jc w:val="center"/>
          <w:ins w:id="1322" w:author="Grant Adams" w:date="2021-06-10T14:47:00Z"/>
        </w:trPr>
        <w:tc>
          <w:tcPr>
            <w:tcW w:w="747" w:type="pct"/>
            <w:tcBorders>
              <w:bottom w:val="single" w:sz="4" w:space="0" w:color="auto"/>
            </w:tcBorders>
            <w:vAlign w:val="bottom"/>
          </w:tcPr>
          <w:p w14:paraId="030FF8A1" w14:textId="2CC40211" w:rsidR="000202D6" w:rsidRDefault="003B30E9" w:rsidP="000202D6">
            <w:pPr>
              <w:jc w:val="center"/>
              <w:rPr>
                <w:ins w:id="1323" w:author="Grant Adams" w:date="2021-06-10T14:47:00Z"/>
                <w:rFonts w:ascii="Calibri" w:eastAsia="Calibri" w:hAnsi="Calibri" w:cs="Times New Roman"/>
                <w:color w:val="000000"/>
              </w:rPr>
            </w:pPr>
            <m:oMathPara>
              <m:oMath>
                <m:sSub>
                  <m:sSubPr>
                    <m:ctrlPr>
                      <w:ins w:id="1324" w:author="Grant Adams" w:date="2021-06-10T14:47:00Z">
                        <w:rPr>
                          <w:rFonts w:ascii="Cambria Math" w:hAnsi="Cambria Math" w:cs="Times New Roman"/>
                          <w:i/>
                          <w:color w:val="000000"/>
                        </w:rPr>
                      </w:ins>
                    </m:ctrlPr>
                  </m:sSubPr>
                  <m:e>
                    <m:r>
                      <w:ins w:id="1325" w:author="Grant Adams" w:date="2021-06-10T14:47:00Z">
                        <w:rPr>
                          <w:rFonts w:ascii="Cambria Math" w:hAnsi="Cambria Math" w:cs="Times New Roman"/>
                          <w:color w:val="000000"/>
                        </w:rPr>
                        <m:t>P</m:t>
                      </w:ins>
                    </m:r>
                  </m:e>
                  <m:sub>
                    <m:r>
                      <w:ins w:id="1326" w:author="Grant Adams" w:date="2021-06-10T14:47:00Z">
                        <w:rPr>
                          <w:rFonts w:ascii="Cambria Math" w:hAnsi="Cambria Math" w:cs="Times New Roman"/>
                          <w:color w:val="000000"/>
                        </w:rPr>
                        <m:t>2030</m:t>
                      </w:ins>
                    </m:r>
                  </m:sub>
                </m:sSub>
              </m:oMath>
            </m:oMathPara>
          </w:p>
        </w:tc>
        <w:tc>
          <w:tcPr>
            <w:tcW w:w="746" w:type="pct"/>
            <w:tcBorders>
              <w:bottom w:val="single" w:sz="4" w:space="0" w:color="auto"/>
            </w:tcBorders>
            <w:vAlign w:val="bottom"/>
          </w:tcPr>
          <w:p w14:paraId="16C1EAD8" w14:textId="31D79C52" w:rsidR="000202D6" w:rsidRPr="000202D6" w:rsidRDefault="000202D6" w:rsidP="000202D6">
            <w:pPr>
              <w:jc w:val="center"/>
              <w:rPr>
                <w:ins w:id="1327" w:author="Grant Adams" w:date="2021-06-10T14:47:00Z"/>
                <w:rFonts w:ascii="Times New Roman" w:hAnsi="Times New Roman" w:cs="Times New Roman"/>
                <w:color w:val="000000"/>
              </w:rPr>
            </w:pPr>
            <w:ins w:id="1328" w:author="Grant Adams" w:date="2021-06-10T15:40:00Z">
              <w:r w:rsidRPr="000202D6">
                <w:rPr>
                  <w:rFonts w:ascii="Times New Roman" w:hAnsi="Times New Roman" w:cs="Times New Roman"/>
                  <w:color w:val="000000"/>
                  <w:rPrChange w:id="1329" w:author="Grant Adams" w:date="2021-06-10T15:40:00Z">
                    <w:rPr>
                      <w:rFonts w:ascii="Calibri" w:hAnsi="Calibri" w:cs="Calibri"/>
                      <w:color w:val="000000"/>
                    </w:rPr>
                  </w:rPrChange>
                </w:rPr>
                <w:t>0.097</w:t>
              </w:r>
            </w:ins>
          </w:p>
        </w:tc>
        <w:tc>
          <w:tcPr>
            <w:tcW w:w="746" w:type="pct"/>
            <w:tcBorders>
              <w:bottom w:val="single" w:sz="4" w:space="0" w:color="auto"/>
            </w:tcBorders>
            <w:vAlign w:val="bottom"/>
          </w:tcPr>
          <w:p w14:paraId="285B1659" w14:textId="6019C5C0" w:rsidR="000202D6" w:rsidRPr="000202D6" w:rsidRDefault="000202D6" w:rsidP="000202D6">
            <w:pPr>
              <w:jc w:val="center"/>
              <w:rPr>
                <w:ins w:id="1330" w:author="Grant Adams" w:date="2021-06-10T14:47:00Z"/>
                <w:rFonts w:ascii="Times New Roman" w:hAnsi="Times New Roman" w:cs="Times New Roman"/>
                <w:color w:val="000000"/>
              </w:rPr>
            </w:pPr>
            <w:ins w:id="1331" w:author="Grant Adams" w:date="2021-06-10T15:40:00Z">
              <w:r w:rsidRPr="000202D6">
                <w:rPr>
                  <w:rFonts w:ascii="Times New Roman" w:hAnsi="Times New Roman" w:cs="Times New Roman"/>
                  <w:color w:val="000000"/>
                  <w:rPrChange w:id="1332" w:author="Grant Adams" w:date="2021-06-10T15:40:00Z">
                    <w:rPr>
                      <w:rFonts w:ascii="Calibri" w:hAnsi="Calibri" w:cs="Calibri"/>
                      <w:color w:val="000000"/>
                    </w:rPr>
                  </w:rPrChange>
                </w:rPr>
                <w:t>0.086</w:t>
              </w:r>
            </w:ins>
          </w:p>
        </w:tc>
        <w:tc>
          <w:tcPr>
            <w:tcW w:w="515" w:type="pct"/>
            <w:tcBorders>
              <w:bottom w:val="single" w:sz="4" w:space="0" w:color="auto"/>
            </w:tcBorders>
            <w:vAlign w:val="bottom"/>
          </w:tcPr>
          <w:p w14:paraId="49750F73" w14:textId="1CDF1EA6" w:rsidR="000202D6" w:rsidRPr="000202D6" w:rsidRDefault="000202D6" w:rsidP="000202D6">
            <w:pPr>
              <w:jc w:val="center"/>
              <w:rPr>
                <w:ins w:id="1333" w:author="Grant Adams" w:date="2021-06-10T14:47:00Z"/>
                <w:rFonts w:ascii="Times New Roman" w:hAnsi="Times New Roman" w:cs="Times New Roman"/>
                <w:color w:val="000000"/>
              </w:rPr>
            </w:pPr>
            <w:ins w:id="1334" w:author="Grant Adams" w:date="2021-06-10T15:40:00Z">
              <w:r w:rsidRPr="000202D6">
                <w:rPr>
                  <w:rFonts w:ascii="Times New Roman" w:hAnsi="Times New Roman" w:cs="Times New Roman"/>
                  <w:color w:val="000000"/>
                  <w:rPrChange w:id="1335" w:author="Grant Adams" w:date="2021-06-10T15:40:00Z">
                    <w:rPr>
                      <w:rFonts w:ascii="Calibri" w:hAnsi="Calibri" w:cs="Calibri"/>
                      <w:color w:val="000000"/>
                    </w:rPr>
                  </w:rPrChange>
                </w:rPr>
                <w:t>0.024</w:t>
              </w:r>
            </w:ins>
          </w:p>
        </w:tc>
        <w:tc>
          <w:tcPr>
            <w:tcW w:w="634" w:type="pct"/>
            <w:tcBorders>
              <w:bottom w:val="single" w:sz="4" w:space="0" w:color="auto"/>
            </w:tcBorders>
            <w:vAlign w:val="bottom"/>
          </w:tcPr>
          <w:p w14:paraId="2ADE94AE" w14:textId="565E8CA2" w:rsidR="000202D6" w:rsidRPr="000202D6" w:rsidRDefault="000202D6" w:rsidP="000202D6">
            <w:pPr>
              <w:jc w:val="center"/>
              <w:rPr>
                <w:ins w:id="1336" w:author="Grant Adams" w:date="2021-06-10T14:47:00Z"/>
                <w:rFonts w:ascii="Times New Roman" w:hAnsi="Times New Roman" w:cs="Times New Roman"/>
                <w:color w:val="000000"/>
              </w:rPr>
            </w:pPr>
            <w:ins w:id="1337" w:author="Grant Adams" w:date="2021-06-10T15:40:00Z">
              <w:r w:rsidRPr="000202D6">
                <w:rPr>
                  <w:rFonts w:ascii="Times New Roman" w:hAnsi="Times New Roman" w:cs="Times New Roman"/>
                  <w:color w:val="000000"/>
                  <w:rPrChange w:id="1338" w:author="Grant Adams" w:date="2021-06-10T15:40:00Z">
                    <w:rPr>
                      <w:rFonts w:ascii="Calibri" w:hAnsi="Calibri" w:cs="Calibri"/>
                      <w:color w:val="000000"/>
                    </w:rPr>
                  </w:rPrChange>
                </w:rPr>
                <w:t>0.059</w:t>
              </w:r>
            </w:ins>
          </w:p>
        </w:tc>
        <w:tc>
          <w:tcPr>
            <w:tcW w:w="793" w:type="pct"/>
            <w:tcBorders>
              <w:bottom w:val="single" w:sz="4" w:space="0" w:color="auto"/>
            </w:tcBorders>
            <w:vAlign w:val="bottom"/>
          </w:tcPr>
          <w:p w14:paraId="37FAB240" w14:textId="0B49ABFF" w:rsidR="000202D6" w:rsidRPr="000202D6" w:rsidRDefault="000202D6" w:rsidP="000202D6">
            <w:pPr>
              <w:jc w:val="center"/>
              <w:rPr>
                <w:ins w:id="1339" w:author="Grant Adams" w:date="2021-06-10T14:47:00Z"/>
                <w:rFonts w:ascii="Times New Roman" w:hAnsi="Times New Roman" w:cs="Times New Roman"/>
                <w:color w:val="000000"/>
              </w:rPr>
            </w:pPr>
            <w:ins w:id="1340" w:author="Grant Adams" w:date="2021-06-10T15:40:00Z">
              <w:r w:rsidRPr="000202D6">
                <w:rPr>
                  <w:rFonts w:ascii="Times New Roman" w:hAnsi="Times New Roman" w:cs="Times New Roman"/>
                  <w:color w:val="000000"/>
                  <w:rPrChange w:id="1341" w:author="Grant Adams" w:date="2021-06-10T15:40:00Z">
                    <w:rPr>
                      <w:rFonts w:ascii="Calibri" w:hAnsi="Calibri" w:cs="Calibri"/>
                      <w:color w:val="000000"/>
                    </w:rPr>
                  </w:rPrChange>
                </w:rPr>
                <w:t>0.122</w:t>
              </w:r>
            </w:ins>
          </w:p>
        </w:tc>
        <w:tc>
          <w:tcPr>
            <w:tcW w:w="819" w:type="pct"/>
            <w:tcBorders>
              <w:bottom w:val="single" w:sz="4" w:space="0" w:color="auto"/>
            </w:tcBorders>
            <w:vAlign w:val="bottom"/>
          </w:tcPr>
          <w:p w14:paraId="015FFCFE" w14:textId="5E5D067C" w:rsidR="000202D6" w:rsidRPr="000202D6" w:rsidRDefault="000202D6" w:rsidP="000202D6">
            <w:pPr>
              <w:jc w:val="center"/>
              <w:rPr>
                <w:ins w:id="1342" w:author="Grant Adams" w:date="2021-06-10T14:49:00Z"/>
                <w:rFonts w:ascii="Times New Roman" w:hAnsi="Times New Roman" w:cs="Times New Roman"/>
                <w:color w:val="000000"/>
              </w:rPr>
            </w:pPr>
            <w:ins w:id="1343" w:author="Grant Adams" w:date="2021-06-10T15:40:00Z">
              <w:r w:rsidRPr="000202D6">
                <w:rPr>
                  <w:rFonts w:ascii="Times New Roman" w:hAnsi="Times New Roman" w:cs="Times New Roman"/>
                  <w:color w:val="000000"/>
                  <w:rPrChange w:id="1344" w:author="Grant Adams" w:date="2021-06-10T15:40:00Z">
                    <w:rPr>
                      <w:rFonts w:ascii="Calibri" w:hAnsi="Calibri" w:cs="Calibri"/>
                      <w:color w:val="000000"/>
                    </w:rPr>
                  </w:rPrChange>
                </w:rPr>
                <w:t>0.24</w:t>
              </w:r>
            </w:ins>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2F22D804" w:rsidR="00CF1422" w:rsidRDefault="00A05FB3" w:rsidP="00A05FB3">
      <w:pPr>
        <w:spacing w:after="0" w:line="360" w:lineRule="auto"/>
        <w:rPr>
          <w:ins w:id="1345" w:author="Grant Adams" w:date="2021-06-10T14:57:00Z"/>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ins w:id="1346" w:author="Grant Adams" w:date="2021-06-10T14:57:00Z"/>
          <w:rFonts w:ascii="Times New Roman" w:hAnsi="Times New Roman" w:cs="Times New Roman"/>
          <w:lang w:val="en-US"/>
        </w:rPr>
      </w:pPr>
      <w:ins w:id="1347" w:author="Grant Adams" w:date="2021-06-10T14:57:00Z">
        <w:r>
          <w:rPr>
            <w:rFonts w:ascii="Times New Roman" w:hAnsi="Times New Roman" w:cs="Times New Roman"/>
            <w:lang w:val="en-US"/>
          </w:rPr>
          <w:br w:type="page"/>
        </w:r>
      </w:ins>
    </w:p>
    <w:p w14:paraId="7B6D675A" w14:textId="6CA17577" w:rsidR="00A05FB3" w:rsidDel="00CF1422" w:rsidRDefault="001B32A3" w:rsidP="00A05FB3">
      <w:pPr>
        <w:spacing w:after="0" w:line="360" w:lineRule="auto"/>
        <w:rPr>
          <w:del w:id="1348" w:author="Grant Adams" w:date="2021-06-10T14:58:00Z"/>
          <w:rFonts w:ascii="Times New Roman" w:hAnsi="Times New Roman" w:cs="Times New Roman"/>
          <w:lang w:val="en-US"/>
        </w:rPr>
      </w:pPr>
      <w:ins w:id="1349" w:author="Grant Adams" w:date="2021-06-10T15:37:00Z">
        <w:r>
          <w:rPr>
            <w:rFonts w:ascii="Times New Roman" w:hAnsi="Times New Roman" w:cs="Times New Roman"/>
            <w:noProof/>
            <w:lang w:val="en-US"/>
          </w:rPr>
          <w:lastRenderedPageBreak/>
          <w:drawing>
            <wp:inline distT="0" distB="0" distL="0" distR="0" wp14:anchorId="6C16CF22" wp14:editId="5361DE7E">
              <wp:extent cx="54006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ins>
    </w:p>
    <w:p w14:paraId="2CCCDBB4" w14:textId="561B46EA" w:rsidR="00A05FB3" w:rsidRDefault="00A974A9">
      <w:pPr>
        <w:spacing w:after="0" w:line="360" w:lineRule="auto"/>
        <w:rPr>
          <w:rFonts w:ascii="Times New Roman" w:hAnsi="Times New Roman" w:cs="Times New Roman"/>
          <w:lang w:val="en-US"/>
        </w:rPr>
        <w:pPrChange w:id="1350" w:author="Grant Adams" w:date="2021-06-10T14:58:00Z">
          <w:pPr>
            <w:spacing w:after="0" w:line="360" w:lineRule="auto"/>
            <w:jc w:val="center"/>
          </w:pPr>
        </w:pPrChange>
      </w:pPr>
      <w:del w:id="1351" w:author="Grant Adams" w:date="2021-06-10T14:57:00Z">
        <w:r w:rsidDel="00CF1422">
          <w:rPr>
            <w:noProof/>
          </w:rPr>
          <w:drawing>
            <wp:inline distT="0" distB="0" distL="0" distR="0" wp14:anchorId="0332B89C" wp14:editId="6F7C6AFA">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del>
    </w:p>
    <w:p w14:paraId="11FAB2B1" w14:textId="06B5047F" w:rsidR="0085593E" w:rsidRDefault="00A05FB3" w:rsidP="00A05FB3">
      <w:pPr>
        <w:spacing w:after="0" w:line="360" w:lineRule="auto"/>
        <w:rPr>
          <w:ins w:id="1352" w:author="Grant Adams" w:date="2021-06-10T15:31:00Z"/>
          <w:rFonts w:ascii="Times New Roman" w:eastAsiaTheme="minorEastAsia" w:hAnsi="Times New Roman" w:cs="Times New Roman"/>
          <w:lang w:val="en-GB"/>
        </w:rPr>
      </w:pPr>
      <w:r w:rsidRPr="00103B40">
        <w:rPr>
          <w:rFonts w:ascii="Times New Roman" w:hAnsi="Times New Roman" w:cs="Times New Roman"/>
          <w:lang w:val="en-US"/>
        </w:rPr>
        <w:t>Figure 2. Population trajectories</w:t>
      </w:r>
      <w:ins w:id="1353" w:author="Grant Adams" w:date="2021-06-10T14:58:00Z">
        <w:r w:rsidR="001E6D5C">
          <w:rPr>
            <w:rFonts w:ascii="Times New Roman" w:hAnsi="Times New Roman" w:cs="Times New Roman"/>
            <w:lang w:val="en-US"/>
          </w:rPr>
          <w:t xml:space="preserve"> (blue lines)</w:t>
        </w:r>
      </w:ins>
      <w:r w:rsidRPr="00103B40">
        <w:rPr>
          <w:rFonts w:ascii="Times New Roman" w:hAnsi="Times New Roman" w:cs="Times New Roman"/>
          <w:lang w:val="en-US"/>
        </w:rPr>
        <w:t xml:space="preserve"> </w:t>
      </w:r>
      <w:del w:id="1354"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A) </w:delText>
        </w:r>
      </w:del>
      <w:r w:rsidRPr="00103B40">
        <w:rPr>
          <w:rFonts w:ascii="Times New Roman" w:hAnsi="Times New Roman" w:cs="Times New Roman"/>
          <w:lang w:val="en-US"/>
        </w:rPr>
        <w:t xml:space="preserve">and time series of </w:t>
      </w:r>
      <w:ins w:id="1355" w:author="Grant Adams" w:date="2021-06-10T14:58:00Z">
        <w:r w:rsidR="001E6D5C">
          <w:rPr>
            <w:rFonts w:ascii="Times New Roman" w:hAnsi="Times New Roman" w:cs="Times New Roman"/>
            <w:lang w:val="en-US"/>
          </w:rPr>
          <w:t xml:space="preserve">estimated </w:t>
        </w:r>
      </w:ins>
      <w:r w:rsidRPr="00103B40">
        <w:rPr>
          <w:rFonts w:ascii="Times New Roman" w:hAnsi="Times New Roman" w:cs="Times New Roman"/>
          <w:lang w:val="en-US"/>
        </w:rPr>
        <w:t xml:space="preserve">catches </w:t>
      </w:r>
      <w:ins w:id="1356" w:author="Grant Adams" w:date="2021-06-10T14:58:00Z">
        <w:r w:rsidR="001E6D5C">
          <w:rPr>
            <w:rFonts w:ascii="Times New Roman" w:hAnsi="Times New Roman" w:cs="Times New Roman"/>
            <w:lang w:val="en-US"/>
          </w:rPr>
          <w:t xml:space="preserve">(red lines) </w:t>
        </w:r>
      </w:ins>
      <w:del w:id="1357"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B) </w:delText>
        </w:r>
      </w:del>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ins w:id="1358" w:author="Grant Adams" w:date="2021-06-10T15:24:00Z">
        <w:r w:rsidR="002751B3">
          <w:rPr>
            <w:rFonts w:ascii="Times New Roman" w:hAnsi="Times New Roman" w:cs="Times New Roman"/>
            <w:i/>
            <w:iCs/>
            <w:lang w:val="en-US"/>
          </w:rPr>
          <w:t xml:space="preserve">. </w:t>
        </w:r>
      </w:ins>
      <w:del w:id="1359" w:author="Grant Adams" w:date="2021-06-10T15:24:00Z">
        <w:r w:rsidRPr="00103B40" w:rsidDel="002751B3">
          <w:rPr>
            <w:rFonts w:ascii="Times New Roman" w:hAnsi="Times New Roman" w:cs="Times New Roman"/>
            <w:lang w:val="en-US"/>
          </w:rPr>
          <w:delText xml:space="preserve">. </w:delText>
        </w:r>
        <w:r w:rsidR="00F3055D" w:rsidDel="002751B3">
          <w:rPr>
            <w:rFonts w:ascii="Times New Roman" w:hAnsi="Times New Roman" w:cs="Times New Roman"/>
            <w:lang w:val="en-US"/>
          </w:rPr>
          <w:delText xml:space="preserve">Panel </w:delText>
        </w:r>
        <w:r w:rsidRPr="00103B40" w:rsidDel="002751B3">
          <w:rPr>
            <w:rFonts w:ascii="Times New Roman" w:hAnsi="Times New Roman" w:cs="Times New Roman"/>
            <w:lang w:val="en-US"/>
          </w:rPr>
          <w:delText>A</w:delText>
        </w:r>
        <w:r w:rsidR="00F3055D" w:rsidDel="002751B3">
          <w:rPr>
            <w:rFonts w:ascii="Times New Roman" w:hAnsi="Times New Roman" w:cs="Times New Roman"/>
            <w:lang w:val="en-US"/>
          </w:rPr>
          <w:delText>:</w:delText>
        </w:r>
        <w:r w:rsidRPr="00103B40" w:rsidDel="002751B3">
          <w:rPr>
            <w:rFonts w:ascii="Times New Roman" w:hAnsi="Times New Roman" w:cs="Times New Roman"/>
            <w:lang w:val="en-US"/>
          </w:rPr>
          <w:delText xml:space="preserve"> </w:delText>
        </w:r>
      </w:del>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del w:id="1360" w:author="Grant Adams" w:date="2021-06-10T15:37:00Z">
        <w:r w:rsidRPr="00DE4B77" w:rsidDel="001B32A3">
          <w:rPr>
            <w:rFonts w:ascii="Times New Roman" w:hAnsi="Times New Roman" w:cs="Times New Roman"/>
            <w:lang w:val="en-US"/>
          </w:rPr>
          <w:delText xml:space="preserve">first </w:delText>
        </w:r>
      </w:del>
      <w:ins w:id="1361" w:author="Grant Adams" w:date="2021-06-10T15:37:00Z">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ins>
      <w:r w:rsidRPr="00DE4B77">
        <w:rPr>
          <w:rFonts w:ascii="Times New Roman" w:hAnsi="Times New Roman" w:cs="Times New Roman"/>
          <w:lang w:val="en-US"/>
        </w:rPr>
        <w:t xml:space="preserve">and </w:t>
      </w:r>
      <w:del w:id="1362" w:author="Grant Adams" w:date="2021-06-10T15:37:00Z">
        <w:r w:rsidRPr="00DE4B77" w:rsidDel="001B32A3">
          <w:rPr>
            <w:rFonts w:ascii="Times New Roman" w:hAnsi="Times New Roman" w:cs="Times New Roman"/>
            <w:lang w:val="en-US"/>
          </w:rPr>
          <w:delText xml:space="preserve">third </w:delText>
        </w:r>
      </w:del>
      <w:ins w:id="1363" w:author="Grant Adams" w:date="2021-06-10T15:37:00Z">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ins>
      <w:del w:id="1364" w:author="Grant Adams" w:date="2021-06-10T15:37:00Z">
        <w:r w:rsidRPr="00DE4B77" w:rsidDel="001B32A3">
          <w:rPr>
            <w:rFonts w:ascii="Times New Roman" w:hAnsi="Times New Roman" w:cs="Times New Roman"/>
            <w:lang w:val="en-US"/>
          </w:rPr>
          <w:delText>quartiles</w:delText>
        </w:r>
      </w:del>
      <w:ins w:id="1365" w:author="Grant Adams" w:date="2021-06-10T15:37:00Z">
        <w:r w:rsidR="001B32A3">
          <w:rPr>
            <w:rFonts w:ascii="Times New Roman" w:hAnsi="Times New Roman" w:cs="Times New Roman"/>
            <w:lang w:val="en-US"/>
          </w:rPr>
          <w:t>credible intervals</w:t>
        </w:r>
      </w:ins>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del w:id="1366" w:author="Grant Adams" w:date="2021-06-10T14:59:00Z">
        <w:r w:rsidR="00ED7B81" w:rsidDel="00D325E1">
          <w:rPr>
            <w:rFonts w:ascii="Times New Roman" w:eastAsiaTheme="minorEastAsia" w:hAnsi="Times New Roman" w:cs="Times New Roman"/>
            <w:lang w:val="en-GB"/>
          </w:rPr>
          <w:delText>v</w:delText>
        </w:r>
        <w:r w:rsidDel="00D325E1">
          <w:rPr>
            <w:rFonts w:ascii="Times New Roman" w:hAnsi="Times New Roman" w:cs="Times New Roman"/>
            <w:lang w:val="en-US"/>
          </w:rPr>
          <w:delText>e</w:delText>
        </w:r>
        <w:r w:rsidRPr="00826BA7" w:rsidDel="00D325E1">
          <w:rPr>
            <w:rFonts w:ascii="Times New Roman" w:hAnsi="Times New Roman" w:cs="Times New Roman"/>
            <w:lang w:val="en-US"/>
          </w:rPr>
          <w:delText xml:space="preserve">rtical </w:delText>
        </w:r>
      </w:del>
      <w:r w:rsidRPr="00826BA7">
        <w:rPr>
          <w:rFonts w:ascii="Times New Roman" w:hAnsi="Times New Roman" w:cs="Times New Roman"/>
          <w:lang w:val="en-US"/>
        </w:rPr>
        <w:t>dashed line</w:t>
      </w:r>
      <w:r>
        <w:rPr>
          <w:rFonts w:ascii="Times New Roman" w:hAnsi="Times New Roman" w:cs="Times New Roman"/>
          <w:lang w:val="en-US"/>
        </w:rPr>
        <w:t xml:space="preserve"> </w:t>
      </w:r>
      <w:del w:id="1367" w:author="Grant Adams" w:date="2021-06-10T14:59:00Z">
        <w:r w:rsidR="00E23374" w:rsidDel="00D325E1">
          <w:rPr>
            <w:rFonts w:ascii="Times New Roman" w:hAnsi="Times New Roman" w:cs="Times New Roman"/>
            <w:lang w:val="en-US"/>
          </w:rPr>
          <w:delText>demarcates</w:delText>
        </w:r>
        <w:r w:rsidRPr="00826BA7" w:rsidDel="00D325E1">
          <w:rPr>
            <w:rFonts w:ascii="Times New Roman" w:hAnsi="Times New Roman" w:cs="Times New Roman"/>
            <w:lang w:val="en-US"/>
          </w:rPr>
          <w:delText xml:space="preserve"> </w:delText>
        </w:r>
      </w:del>
      <w:ins w:id="1368" w:author="Grant Adams" w:date="2021-06-10T14:59:00Z">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ins>
      <w:del w:id="1369" w:author="Grant Adams" w:date="2021-06-10T14:59:00Z">
        <w:r w:rsidRPr="00826BA7" w:rsidDel="00D325E1">
          <w:rPr>
            <w:rFonts w:ascii="Times New Roman" w:hAnsi="Times New Roman" w:cs="Times New Roman"/>
            <w:lang w:val="en-US"/>
          </w:rPr>
          <w:delText>where projections start (year 201</w:delText>
        </w:r>
        <w:r w:rsidDel="00D325E1">
          <w:rPr>
            <w:rFonts w:ascii="Times New Roman" w:hAnsi="Times New Roman" w:cs="Times New Roman"/>
            <w:lang w:val="en-US"/>
          </w:rPr>
          <w:delText>8</w:delText>
        </w:r>
        <w:r w:rsidRPr="00826BA7" w:rsidDel="00D325E1">
          <w:rPr>
            <w:rFonts w:ascii="Times New Roman" w:hAnsi="Times New Roman" w:cs="Times New Roman"/>
            <w:lang w:val="en-US"/>
          </w:rPr>
          <w:delText>).</w:delText>
        </w:r>
        <w:r w:rsidRPr="00103B40" w:rsidDel="00D325E1">
          <w:rPr>
            <w:rFonts w:ascii="Times New Roman" w:eastAsiaTheme="minorEastAsia" w:hAnsi="Times New Roman" w:cs="Times New Roman"/>
            <w:lang w:val="en-GB"/>
          </w:rPr>
          <w:delText xml:space="preserve"> </w:delText>
        </w:r>
        <w:r w:rsidR="00011616" w:rsidDel="00D325E1">
          <w:rPr>
            <w:rFonts w:ascii="Times New Roman" w:eastAsiaTheme="minorEastAsia" w:hAnsi="Times New Roman" w:cs="Times New Roman"/>
            <w:lang w:val="en-GB"/>
          </w:rPr>
          <w:delText xml:space="preserve">Panel </w:delText>
        </w:r>
        <w:r w:rsidRPr="00103B40" w:rsidDel="00D325E1">
          <w:rPr>
            <w:rFonts w:ascii="Times New Roman" w:eastAsiaTheme="minorEastAsia" w:hAnsi="Times New Roman" w:cs="Times New Roman"/>
            <w:lang w:val="en-GB"/>
          </w:rPr>
          <w:delText>B</w:delText>
        </w:r>
        <w:r w:rsidR="00011616" w:rsidDel="00D325E1">
          <w:rPr>
            <w:rFonts w:ascii="Times New Roman" w:eastAsiaTheme="minorEastAsia" w:hAnsi="Times New Roman" w:cs="Times New Roman"/>
            <w:lang w:val="en-GB"/>
          </w:rPr>
          <w:delText>:</w:delText>
        </w:r>
        <w:r w:rsidRPr="00103B40" w:rsidDel="00D325E1">
          <w:rPr>
            <w:rFonts w:ascii="Times New Roman" w:eastAsiaTheme="minorEastAsia" w:hAnsi="Times New Roman" w:cs="Times New Roman"/>
            <w:lang w:val="en-GB"/>
          </w:rPr>
          <w:delText xml:space="preserve"> </w:delText>
        </w:r>
      </w:del>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ins w:id="1370" w:author="Grant Adams" w:date="2021-06-10T14:59:00Z">
        <w:r w:rsidR="00D325E1">
          <w:rPr>
            <w:rFonts w:ascii="Times New Roman" w:hAnsi="Times New Roman" w:cs="Times New Roman"/>
            <w:lang w:val="en-US"/>
          </w:rPr>
          <w:t xml:space="preserve"> red</w:t>
        </w:r>
      </w:ins>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ins w:id="1371" w:author="Grant Adams" w:date="2021-06-10T15:00:00Z">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ins>
      <w:ins w:id="1372" w:author="Grant Adams" w:date="2021-06-10T15:37:00Z">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ins>
      <w:ins w:id="1373" w:author="Grant Adams" w:date="2021-06-10T15:00:00Z">
        <w:r w:rsidR="00D325E1" w:rsidRPr="00103B40">
          <w:rPr>
            <w:rFonts w:ascii="Times New Roman" w:eastAsiaTheme="minorEastAsia" w:hAnsi="Times New Roman" w:cs="Times New Roman"/>
            <w:lang w:val="en-GB"/>
          </w:rPr>
          <w:t>.</w:t>
        </w:r>
      </w:ins>
      <w:ins w:id="1374" w:author="Grant Adams" w:date="2021-06-10T15:01:00Z">
        <w:r w:rsidR="003D56F4">
          <w:rPr>
            <w:rFonts w:ascii="Times New Roman" w:eastAsiaTheme="minorEastAsia" w:hAnsi="Times New Roman" w:cs="Times New Roman"/>
            <w:lang w:val="en-GB"/>
          </w:rPr>
          <w:t xml:space="preserve"> The grey and black</w:t>
        </w:r>
      </w:ins>
      <w:ins w:id="1375" w:author="Grant Adams" w:date="2021-06-10T15:30:00Z">
        <w:r w:rsidR="00417BF8">
          <w:rPr>
            <w:rFonts w:ascii="Times New Roman" w:eastAsiaTheme="minorEastAsia" w:hAnsi="Times New Roman" w:cs="Times New Roman"/>
            <w:lang w:val="en-GB"/>
          </w:rPr>
          <w:t xml:space="preserve"> dots represent the estimated and observed, respectively, absolute abundance in 2010.</w:t>
        </w:r>
      </w:ins>
      <w:ins w:id="1376" w:author="Grant Adams" w:date="2021-06-10T15:01:00Z">
        <w:r w:rsidR="003D56F4">
          <w:rPr>
            <w:rFonts w:ascii="Times New Roman" w:eastAsiaTheme="minorEastAsia" w:hAnsi="Times New Roman" w:cs="Times New Roman"/>
            <w:lang w:val="en-GB"/>
          </w:rPr>
          <w:t xml:space="preserve"> </w:t>
        </w:r>
      </w:ins>
    </w:p>
    <w:p w14:paraId="4C3719EE" w14:textId="77777777" w:rsidR="0085593E" w:rsidRDefault="0085593E">
      <w:pPr>
        <w:rPr>
          <w:ins w:id="1377" w:author="Grant Adams" w:date="2021-06-10T15:31:00Z"/>
          <w:rFonts w:ascii="Times New Roman" w:eastAsiaTheme="minorEastAsia" w:hAnsi="Times New Roman" w:cs="Times New Roman"/>
          <w:lang w:val="en-GB"/>
        </w:rPr>
      </w:pPr>
      <w:ins w:id="1378" w:author="Grant Adams" w:date="2021-06-10T15:31:00Z">
        <w:r>
          <w:rPr>
            <w:rFonts w:ascii="Times New Roman" w:eastAsiaTheme="minorEastAsia" w:hAnsi="Times New Roman" w:cs="Times New Roman"/>
            <w:lang w:val="en-GB"/>
          </w:rPr>
          <w:br w:type="page"/>
        </w:r>
      </w:ins>
    </w:p>
    <w:p w14:paraId="4A154156" w14:textId="16EAACD3" w:rsidR="00A05FB3" w:rsidRDefault="001B32A3" w:rsidP="00A05FB3">
      <w:pPr>
        <w:spacing w:after="0" w:line="360" w:lineRule="auto"/>
        <w:rPr>
          <w:rFonts w:ascii="Times New Roman" w:hAnsi="Times New Roman" w:cs="Times New Roman"/>
          <w:lang w:val="en-US"/>
        </w:rPr>
      </w:pPr>
      <w:ins w:id="1379" w:author="Grant Adams" w:date="2021-06-10T15:36:00Z">
        <w:r>
          <w:rPr>
            <w:rFonts w:ascii="Times New Roman" w:eastAsiaTheme="minorEastAsia" w:hAnsi="Times New Roman" w:cs="Times New Roman"/>
            <w:noProof/>
            <w:color w:val="000000"/>
            <w:lang w:val="en-US"/>
          </w:rPr>
          <w:lastRenderedPageBreak/>
          <w:drawing>
            <wp:inline distT="0" distB="0" distL="0" distR="0" wp14:anchorId="1BDAEED2" wp14:editId="16535B85">
              <wp:extent cx="54006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ins>
      <w:del w:id="1380" w:author="Grant Adams" w:date="2021-06-10T15:00:00Z">
        <w:r w:rsidR="00A05FB3" w:rsidRPr="00103B40" w:rsidDel="00D325E1">
          <w:rPr>
            <w:rFonts w:ascii="Times New Roman" w:eastAsiaTheme="minorEastAsia" w:hAnsi="Times New Roman" w:cs="Times New Roman"/>
            <w:color w:val="000000"/>
            <w:lang w:val="en-US"/>
          </w:rPr>
          <w:delText xml:space="preserve">and blue dotted lines represent the low and high </w:delText>
        </w:r>
        <w:r w:rsidR="00A05FB3" w:rsidRPr="00103B40" w:rsidDel="00D325E1">
          <w:rPr>
            <w:rFonts w:ascii="Times New Roman" w:hAnsi="Times New Roman" w:cs="Times New Roman"/>
            <w:lang w:val="en-US"/>
          </w:rPr>
          <w:delText>SRW catch series, respectively</w:delText>
        </w:r>
        <w:r w:rsidR="00A05FB3" w:rsidRPr="00103B40" w:rsidDel="003D56F4">
          <w:rPr>
            <w:rFonts w:ascii="Times New Roman" w:hAnsi="Times New Roman" w:cs="Times New Roman"/>
            <w:lang w:val="en-US"/>
          </w:rPr>
          <w:delText>.</w:delText>
        </w:r>
        <w:r w:rsidR="00A05FB3" w:rsidDel="003D56F4">
          <w:rPr>
            <w:rFonts w:ascii="Times New Roman" w:hAnsi="Times New Roman" w:cs="Times New Roman"/>
            <w:lang w:val="en-US"/>
          </w:rPr>
          <w:delText xml:space="preserve"> </w:delText>
        </w:r>
      </w:del>
    </w:p>
    <w:p w14:paraId="2C785BE2" w14:textId="4C9932C0" w:rsidR="00A05FB3" w:rsidDel="0085593E" w:rsidRDefault="00A05FB3" w:rsidP="00A05FB3">
      <w:pPr>
        <w:spacing w:after="0" w:line="360" w:lineRule="auto"/>
        <w:rPr>
          <w:del w:id="1381" w:author="Grant Adams" w:date="2021-06-10T15:31:00Z"/>
          <w:rFonts w:ascii="Times New Roman" w:hAnsi="Times New Roman" w:cs="Times New Roman"/>
          <w:lang w:val="en-US"/>
        </w:rPr>
      </w:pPr>
    </w:p>
    <w:p w14:paraId="1019B5BE" w14:textId="2C3CD594" w:rsidR="00A05FB3" w:rsidDel="0085593E" w:rsidRDefault="005E0D57" w:rsidP="00A05FB3">
      <w:pPr>
        <w:spacing w:after="0" w:line="360" w:lineRule="auto"/>
        <w:rPr>
          <w:del w:id="1382" w:author="Grant Adams" w:date="2021-06-10T15:31:00Z"/>
          <w:rFonts w:ascii="Times New Roman" w:hAnsi="Times New Roman" w:cs="Times New Roman"/>
          <w:lang w:val="en-US"/>
        </w:rPr>
      </w:pPr>
      <w:del w:id="1383" w:author="Grant Adams" w:date="2021-06-10T15:30:00Z">
        <w:r w:rsidDel="0085593E">
          <w:rPr>
            <w:noProof/>
          </w:rPr>
          <w:drawing>
            <wp:inline distT="0" distB="0" distL="0" distR="0" wp14:anchorId="15C97943" wp14:editId="10A65B4A">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del>
    </w:p>
    <w:p w14:paraId="7E9515B5" w14:textId="77777777" w:rsidR="000F754D" w:rsidRDefault="00A05FB3" w:rsidP="00A05FB3">
      <w:pPr>
        <w:spacing w:after="0" w:line="360" w:lineRule="auto"/>
        <w:rPr>
          <w:ins w:id="1384" w:author="Grant Adams" w:date="2021-06-10T15:41:00Z"/>
          <w:rFonts w:ascii="Times New Roman" w:eastAsiaTheme="minorEastAsia" w:hAnsi="Times New Roman" w:cs="Times New Roman"/>
          <w:lang w:val="en-GB"/>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ins w:id="1385" w:author="Grant Adams" w:date="2021-06-10T15:31:00Z">
        <w:r w:rsidR="0085593E">
          <w:rPr>
            <w:rFonts w:ascii="Times New Roman" w:hAnsi="Times New Roman" w:cs="Times New Roman"/>
            <w:lang w:val="en-US"/>
          </w:rPr>
          <w:t xml:space="preserve"> (black dots) and estimated (grey dots)</w:t>
        </w:r>
      </w:ins>
      <w:r w:rsidRPr="00DE4B77">
        <w:rPr>
          <w:rFonts w:ascii="Times New Roman" w:hAnsi="Times New Roman" w:cs="Times New Roman"/>
          <w:lang w:val="en-US"/>
        </w:rPr>
        <w:t xml:space="preserve"> </w:t>
      </w:r>
      <w:del w:id="1386" w:author="Grant Adams" w:date="2021-06-10T15:31:00Z">
        <w:r w:rsidRPr="00DE4B77" w:rsidDel="0085593E">
          <w:rPr>
            <w:rFonts w:ascii="Times New Roman" w:hAnsi="Times New Roman" w:cs="Times New Roman"/>
            <w:lang w:val="en-US"/>
          </w:rPr>
          <w:delText xml:space="preserve">annual </w:delText>
        </w:r>
      </w:del>
      <w:ins w:id="1387" w:author="Grant Adams" w:date="2021-06-10T15:31:00Z">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ins>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ins w:id="1388" w:author="Grant Adams" w:date="2021-06-10T15:31:00Z">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w:t>
        </w:r>
      </w:ins>
      <w:ins w:id="1389" w:author="Grant Adams" w:date="2021-06-10T15:32:00Z">
        <w:r w:rsidR="0085593E">
          <w:rPr>
            <w:rFonts w:ascii="Times New Roman" w:hAnsi="Times New Roman" w:cs="Times New Roman"/>
            <w:lang w:val="en-US"/>
          </w:rPr>
          <w:t>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w:ins>
      <m:oMath>
        <m:sSub>
          <m:sSubPr>
            <m:ctrlPr>
              <w:ins w:id="1390" w:author="Grant Adams" w:date="2021-06-10T15:32:00Z">
                <w:rPr>
                  <w:rFonts w:ascii="Cambria Math" w:hAnsi="Cambria Math" w:cs="Times New Roman"/>
                  <w:i/>
                  <w:lang w:val="en-GB"/>
                </w:rPr>
              </w:ins>
            </m:ctrlPr>
          </m:sSubPr>
          <m:e>
            <m:r>
              <w:ins w:id="1391" w:author="Grant Adams" w:date="2021-06-10T15:32:00Z">
                <w:rPr>
                  <w:rFonts w:ascii="Cambria Math" w:hAnsi="Cambria Math" w:cs="Times New Roman"/>
                  <w:lang w:val="en-GB"/>
                </w:rPr>
                <m:t>N</m:t>
              </w:ins>
            </m:r>
          </m:e>
          <m:sub>
            <m:r>
              <w:ins w:id="1392" w:author="Grant Adams" w:date="2021-06-10T15:32:00Z">
                <w:rPr>
                  <w:rFonts w:ascii="Cambria Math" w:hAnsi="Cambria Math" w:cs="Times New Roman"/>
                  <w:lang w:val="en-GB"/>
                </w:rPr>
                <m:t>y</m:t>
              </w:ins>
            </m:r>
          </m:sub>
        </m:sSub>
      </m:oMath>
      <w:ins w:id="1393" w:author="Grant Adams" w:date="2021-06-10T15:32:00Z">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ins>
    </w:p>
    <w:p w14:paraId="0AD9552B" w14:textId="77777777" w:rsidR="000F754D" w:rsidRDefault="000F754D">
      <w:pPr>
        <w:rPr>
          <w:ins w:id="1394" w:author="Grant Adams" w:date="2021-06-10T15:41:00Z"/>
          <w:rFonts w:ascii="Times New Roman" w:eastAsiaTheme="minorEastAsia" w:hAnsi="Times New Roman" w:cs="Times New Roman"/>
          <w:lang w:val="en-GB"/>
        </w:rPr>
      </w:pPr>
      <w:ins w:id="1395" w:author="Grant Adams" w:date="2021-06-10T15:41:00Z">
        <w:r>
          <w:rPr>
            <w:rFonts w:ascii="Times New Roman" w:eastAsiaTheme="minorEastAsia" w:hAnsi="Times New Roman" w:cs="Times New Roman"/>
            <w:lang w:val="en-GB"/>
          </w:rPr>
          <w:br w:type="page"/>
        </w:r>
      </w:ins>
    </w:p>
    <w:p w14:paraId="455DEAE0" w14:textId="06E241A2" w:rsidR="00A05FB3" w:rsidDel="000F754D" w:rsidRDefault="000F754D" w:rsidP="00A05FB3">
      <w:pPr>
        <w:spacing w:after="0" w:line="360" w:lineRule="auto"/>
        <w:rPr>
          <w:del w:id="1396" w:author="Grant Adams" w:date="2021-06-10T15:41:00Z"/>
          <w:rFonts w:ascii="Times New Roman" w:hAnsi="Times New Roman" w:cs="Times New Roman"/>
          <w:lang w:val="en-US"/>
        </w:rPr>
      </w:pPr>
      <w:ins w:id="1397" w:author="Grant Adams" w:date="2021-06-10T15:43:00Z">
        <w:r>
          <w:rPr>
            <w:rFonts w:ascii="Times New Roman" w:hAnsi="Times New Roman" w:cs="Times New Roman"/>
            <w:noProof/>
            <w:lang w:val="en-US"/>
          </w:rPr>
          <w:lastRenderedPageBreak/>
          <w:drawing>
            <wp:inline distT="0" distB="0" distL="0" distR="0" wp14:anchorId="1F316258" wp14:editId="2F66694B">
              <wp:extent cx="5391150" cy="431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4314825"/>
                      </a:xfrm>
                      <a:prstGeom prst="rect">
                        <a:avLst/>
                      </a:prstGeom>
                      <a:noFill/>
                      <a:ln>
                        <a:noFill/>
                      </a:ln>
                    </pic:spPr>
                  </pic:pic>
                </a:graphicData>
              </a:graphic>
            </wp:inline>
          </w:drawing>
        </w:r>
      </w:ins>
      <w:del w:id="1398" w:author="Grant Adams" w:date="2021-06-10T15:32:00Z">
        <w:r w:rsidR="00A05FB3" w:rsidRPr="00DE4B77" w:rsidDel="0085593E">
          <w:rPr>
            <w:rFonts w:ascii="Times New Roman" w:hAnsi="Times New Roman" w:cs="Times New Roman"/>
            <w:lang w:val="en-US"/>
          </w:rPr>
          <w:delText>. Time series of observed annual number (white dots), together with posterior medians (</w:delText>
        </w:r>
        <w:r w:rsidR="00AE2E9E" w:rsidDel="0085593E">
          <w:rPr>
            <w:rFonts w:ascii="Times New Roman" w:hAnsi="Times New Roman" w:cs="Times New Roman"/>
            <w:lang w:val="en-US"/>
          </w:rPr>
          <w:delText xml:space="preserve">black </w:delText>
        </w:r>
        <w:r w:rsidR="00A05FB3" w:rsidRPr="00DE4B77" w:rsidDel="0085593E">
          <w:rPr>
            <w:rFonts w:ascii="Times New Roman" w:hAnsi="Times New Roman" w:cs="Times New Roman"/>
            <w:lang w:val="en-US"/>
          </w:rPr>
          <w:delText xml:space="preserve">horizontal </w:delText>
        </w:r>
        <w:r w:rsidR="00AE2E9E" w:rsidDel="0085593E">
          <w:rPr>
            <w:rFonts w:ascii="Times New Roman" w:hAnsi="Times New Roman" w:cs="Times New Roman"/>
            <w:lang w:val="en-US"/>
          </w:rPr>
          <w:delText>lines</w:delText>
        </w:r>
        <w:r w:rsidR="00A05FB3" w:rsidRPr="00DE4B77" w:rsidDel="0085593E">
          <w:rPr>
            <w:rFonts w:ascii="Times New Roman" w:hAnsi="Times New Roman" w:cs="Times New Roman"/>
            <w:lang w:val="en-US"/>
          </w:rPr>
          <w:delText xml:space="preserve">), first and third quartiles (boxes), and </w:delText>
        </w:r>
        <w:r w:rsidR="005701E0" w:rsidDel="0085593E">
          <w:rPr>
            <w:rFonts w:ascii="Times New Roman" w:hAnsi="Times New Roman" w:cs="Times New Roman"/>
            <w:lang w:val="en-US"/>
          </w:rPr>
          <w:delText xml:space="preserve">the </w:delText>
        </w:r>
        <w:r w:rsidR="00A05FB3" w:rsidRPr="00DE4B77" w:rsidDel="0085593E">
          <w:rPr>
            <w:rFonts w:ascii="Times New Roman" w:hAnsi="Times New Roman" w:cs="Times New Roman"/>
            <w:lang w:val="en-US"/>
          </w:rPr>
          <w:delText>2.5/97.5 percentiles (whiskers) provided by the model averaging</w:delText>
        </w:r>
        <w:r w:rsidR="00FC03E8" w:rsidDel="0085593E">
          <w:rPr>
            <w:rFonts w:ascii="Times New Roman" w:hAnsi="Times New Roman" w:cs="Times New Roman"/>
            <w:lang w:val="en-US"/>
          </w:rPr>
          <w:delText xml:space="preserve"> are plotted on the ordinate</w:delText>
        </w:r>
        <w:r w:rsidR="00A05FB3" w:rsidRPr="00DE4B77" w:rsidDel="0085593E">
          <w:rPr>
            <w:rFonts w:ascii="Times New Roman" w:hAnsi="Times New Roman" w:cs="Times New Roman"/>
            <w:lang w:val="en-US"/>
          </w:rPr>
          <w:delText>.</w:delText>
        </w:r>
        <w:r w:rsidR="00A05FB3" w:rsidDel="0085593E">
          <w:rPr>
            <w:rFonts w:ascii="Times New Roman" w:hAnsi="Times New Roman" w:cs="Times New Roman"/>
            <w:lang w:val="en-US"/>
          </w:rPr>
          <w:delText xml:space="preserve"> </w:delText>
        </w:r>
        <w:r w:rsidR="00C25796" w:rsidDel="0085593E">
          <w:rPr>
            <w:rFonts w:ascii="Times New Roman" w:hAnsi="Times New Roman" w:cs="Times New Roman"/>
            <w:lang w:val="en-US"/>
          </w:rPr>
          <w:delText>The a</w:delText>
        </w:r>
        <w:r w:rsidR="00A05FB3" w:rsidRPr="0015300D" w:rsidDel="0085593E">
          <w:rPr>
            <w:rFonts w:ascii="Times New Roman" w:hAnsi="Times New Roman" w:cs="Times New Roman"/>
            <w:lang w:val="en-US"/>
          </w:rPr>
          <w:delText xml:space="preserve">sterisks represent the </w:delText>
        </w:r>
        <w:r w:rsidR="00A05FB3" w:rsidDel="0085593E">
          <w:rPr>
            <w:rFonts w:ascii="Times New Roman" w:hAnsi="Times New Roman" w:cs="Times New Roman"/>
            <w:lang w:val="en-US"/>
          </w:rPr>
          <w:delText>abundance</w:delText>
        </w:r>
        <w:r w:rsidR="00A05FB3" w:rsidRPr="0015300D" w:rsidDel="0085593E">
          <w:rPr>
            <w:rFonts w:ascii="Times New Roman" w:hAnsi="Times New Roman" w:cs="Times New Roman"/>
            <w:lang w:val="en-US"/>
          </w:rPr>
          <w:delText xml:space="preserve"> estimates</w:delText>
        </w:r>
        <w:r w:rsidR="00A05FB3" w:rsidDel="0085593E">
          <w:rPr>
            <w:rFonts w:ascii="Times New Roman" w:hAnsi="Times New Roman" w:cs="Times New Roman"/>
            <w:lang w:val="en-US"/>
          </w:rPr>
          <w:delText xml:space="preserve"> used to validate the model </w:delText>
        </w:r>
        <w:r w:rsidR="00374D66" w:rsidDel="0085593E">
          <w:rPr>
            <w:rFonts w:ascii="Times New Roman" w:hAnsi="Times New Roman" w:cs="Times New Roman"/>
            <w:lang w:val="en-US"/>
          </w:rPr>
          <w:delText xml:space="preserve">but </w:delText>
        </w:r>
        <w:r w:rsidR="00A05FB3" w:rsidDel="0085593E">
          <w:rPr>
            <w:rFonts w:ascii="Times New Roman" w:hAnsi="Times New Roman" w:cs="Times New Roman"/>
            <w:lang w:val="en-US"/>
          </w:rPr>
          <w:delText>not considered in the population assessment</w:delText>
        </w:r>
        <w:r w:rsidR="00A05FB3" w:rsidRPr="0015300D" w:rsidDel="0085593E">
          <w:rPr>
            <w:rFonts w:ascii="Times New Roman" w:hAnsi="Times New Roman" w:cs="Times New Roman"/>
            <w:lang w:val="en-US"/>
          </w:rPr>
          <w:delText>.</w:delText>
        </w:r>
      </w:del>
    </w:p>
    <w:p w14:paraId="3F087DB3" w14:textId="77777777" w:rsidR="00A05FB3" w:rsidDel="000F754D" w:rsidRDefault="00A05FB3" w:rsidP="00A05FB3">
      <w:pPr>
        <w:spacing w:after="0" w:line="360" w:lineRule="auto"/>
        <w:rPr>
          <w:del w:id="1399" w:author="Grant Adams" w:date="2021-06-10T15:41:00Z"/>
          <w:rFonts w:ascii="Times New Roman" w:hAnsi="Times New Roman" w:cs="Times New Roman"/>
          <w:lang w:val="en-US"/>
        </w:rPr>
      </w:pPr>
    </w:p>
    <w:p w14:paraId="43CB0C33" w14:textId="77777777" w:rsidR="00A05FB3" w:rsidDel="000F754D" w:rsidRDefault="00A05FB3" w:rsidP="00A05FB3">
      <w:pPr>
        <w:spacing w:after="0" w:line="360" w:lineRule="auto"/>
        <w:rPr>
          <w:del w:id="1400" w:author="Grant Adams" w:date="2021-06-10T15:41:00Z"/>
          <w:rFonts w:ascii="Times New Roman" w:hAnsi="Times New Roman" w:cs="Times New Roman"/>
          <w:lang w:val="en-US"/>
        </w:rPr>
      </w:pPr>
    </w:p>
    <w:p w14:paraId="16BFAEC8" w14:textId="6B46FF0C" w:rsidR="00A05FB3" w:rsidRDefault="00A817B6">
      <w:pPr>
        <w:spacing w:after="0" w:line="360" w:lineRule="auto"/>
        <w:rPr>
          <w:rFonts w:ascii="Times New Roman" w:hAnsi="Times New Roman" w:cs="Times New Roman"/>
          <w:lang w:val="en-US"/>
        </w:rPr>
        <w:pPrChange w:id="1401" w:author="Grant Adams" w:date="2021-06-10T15:41:00Z">
          <w:pPr>
            <w:spacing w:after="0" w:line="360" w:lineRule="auto"/>
            <w:jc w:val="center"/>
          </w:pPr>
        </w:pPrChange>
      </w:pPr>
      <w:del w:id="1402" w:author="Grant Adams" w:date="2021-06-10T15:38:00Z">
        <w:r w:rsidDel="000202D6">
          <w:rPr>
            <w:noProof/>
          </w:rPr>
          <w:drawing>
            <wp:inline distT="0" distB="0" distL="0" distR="0" wp14:anchorId="28A6638C" wp14:editId="1DB36526">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del>
    </w:p>
    <w:p w14:paraId="52A0F457" w14:textId="30A6096A"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ins w:id="1403" w:author="Grant Adams" w:date="2021-06-10T15:43:00Z">
        <w:r w:rsidR="000F754D">
          <w:rPr>
            <w:rFonts w:ascii="Times New Roman" w:hAnsi="Times New Roman" w:cs="Times New Roman"/>
            <w:lang w:val="en-US"/>
          </w:rPr>
          <w:t xml:space="preserve"> (blue</w:t>
        </w:r>
      </w:ins>
      <w:ins w:id="1404" w:author="Grant Adams" w:date="2021-06-10T15:44:00Z">
        <w:r w:rsidR="000F754D">
          <w:rPr>
            <w:rFonts w:ascii="Times New Roman" w:hAnsi="Times New Roman" w:cs="Times New Roman"/>
            <w:lang w:val="en-US"/>
          </w:rPr>
          <w:t>)</w:t>
        </w:r>
      </w:ins>
      <w:ins w:id="1405" w:author="Grant Adams" w:date="2021-06-10T15:43:00Z">
        <w:r w:rsidR="000F754D">
          <w:rPr>
            <w:rFonts w:ascii="Times New Roman" w:hAnsi="Times New Roman" w:cs="Times New Roman"/>
            <w:lang w:val="en-US"/>
          </w:rPr>
          <w:t xml:space="preserve">, </w:t>
        </w:r>
      </w:ins>
      <w:del w:id="1406" w:author="Grant Adams" w:date="2021-06-10T15:43:00Z">
        <w:r w:rsidRPr="00F22927" w:rsidDel="000F754D">
          <w:rPr>
            <w:rFonts w:ascii="Times New Roman" w:hAnsi="Times New Roman" w:cs="Times New Roman"/>
            <w:lang w:val="en-US"/>
          </w:rPr>
          <w:delText xml:space="preserve"> and the </w:delText>
        </w:r>
      </w:del>
      <w:r w:rsidRPr="00F22927">
        <w:rPr>
          <w:rFonts w:ascii="Times New Roman" w:hAnsi="Times New Roman" w:cs="Times New Roman"/>
          <w:lang w:val="en-US"/>
        </w:rPr>
        <w:t>sensitivity scenarios</w:t>
      </w:r>
      <w:ins w:id="1407" w:author="Grant Adams" w:date="2021-06-10T15:44:00Z">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ins>
      <w:r w:rsidRPr="00F22927">
        <w:rPr>
          <w:rFonts w:ascii="Times New Roman" w:hAnsi="Times New Roman" w:cs="Times New Roman"/>
          <w:lang w:val="en-US"/>
        </w:rPr>
        <w:t xml:space="preserve">. </w:t>
      </w:r>
      <w:r w:rsidR="0088746A">
        <w:rPr>
          <w:rFonts w:ascii="Times New Roman" w:hAnsi="Times New Roman" w:cs="Times New Roman"/>
          <w:lang w:val="en-US"/>
        </w:rPr>
        <w:t>The mean (</w:t>
      </w:r>
      <w:del w:id="1408" w:author="Grant Adams" w:date="2021-06-10T15:45:00Z">
        <w:r w:rsidR="0088746A" w:rsidDel="000F754D">
          <w:rPr>
            <w:rFonts w:ascii="Times New Roman" w:hAnsi="Times New Roman" w:cs="Times New Roman"/>
            <w:lang w:val="en-US"/>
          </w:rPr>
          <w:delText>gr</w:delText>
        </w:r>
        <w:r w:rsidR="004B648A" w:rsidDel="000F754D">
          <w:rPr>
            <w:rFonts w:ascii="Times New Roman" w:hAnsi="Times New Roman" w:cs="Times New Roman"/>
            <w:lang w:val="en-US"/>
          </w:rPr>
          <w:delText>a</w:delText>
        </w:r>
        <w:r w:rsidR="0088746A" w:rsidDel="000F754D">
          <w:rPr>
            <w:rFonts w:ascii="Times New Roman" w:hAnsi="Times New Roman" w:cs="Times New Roman"/>
            <w:lang w:val="en-US"/>
          </w:rPr>
          <w:delText xml:space="preserve">y </w:delText>
        </w:r>
      </w:del>
      <w:r w:rsidR="0088746A">
        <w:rPr>
          <w:rFonts w:ascii="Times New Roman" w:hAnsi="Times New Roman" w:cs="Times New Roman"/>
          <w:lang w:val="en-US"/>
        </w:rPr>
        <w:t>dot</w:t>
      </w:r>
      <w:ins w:id="1409" w:author="Grant Adams" w:date="2021-06-10T15:45:00Z">
        <w:r w:rsidR="000F754D">
          <w:rPr>
            <w:rFonts w:ascii="Times New Roman" w:hAnsi="Times New Roman" w:cs="Times New Roman"/>
            <w:lang w:val="en-US"/>
          </w:rPr>
          <w:t>ted line</w:t>
        </w:r>
      </w:ins>
      <w:del w:id="1410" w:author="Grant Adams" w:date="2021-06-10T15:45:00Z">
        <w:r w:rsidR="0088746A" w:rsidDel="000F754D">
          <w:rPr>
            <w:rFonts w:ascii="Times New Roman" w:hAnsi="Times New Roman" w:cs="Times New Roman"/>
            <w:lang w:val="en-US"/>
          </w:rPr>
          <w:delText>s</w:delText>
        </w:r>
      </w:del>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ins w:id="1411" w:author="Grant Adams" w:date="2021-06-10T15:45:00Z">
        <w:r w:rsidR="000F754D">
          <w:rPr>
            <w:rFonts w:ascii="Times New Roman" w:hAnsi="Times New Roman" w:cs="Times New Roman"/>
            <w:lang w:val="en-US"/>
          </w:rPr>
          <w:t>Bayes factors are presented for each scenario at the bottom.</w:t>
        </w:r>
      </w:ins>
      <w:del w:id="1412" w:author="Grant Adams" w:date="2021-06-10T15:45:00Z">
        <w:r w:rsidRPr="00F22927" w:rsidDel="000F754D">
          <w:rPr>
            <w:rFonts w:ascii="Times New Roman" w:hAnsi="Times New Roman" w:cs="Times New Roman"/>
            <w:lang w:val="en-US"/>
          </w:rPr>
          <w:delText xml:space="preserve">For each </w:delText>
        </w:r>
        <w:r w:rsidR="0002022E" w:rsidDel="000F754D">
          <w:rPr>
            <w:rFonts w:ascii="Times New Roman" w:hAnsi="Times New Roman" w:cs="Times New Roman"/>
            <w:lang w:val="en-US"/>
          </w:rPr>
          <w:delText xml:space="preserve">of the </w:delText>
        </w:r>
        <w:r w:rsidRPr="00F22927" w:rsidDel="000F754D">
          <w:rPr>
            <w:rFonts w:ascii="Times New Roman" w:hAnsi="Times New Roman" w:cs="Times New Roman"/>
            <w:lang w:val="en-US"/>
          </w:rPr>
          <w:delText>parameter</w:delText>
        </w:r>
        <w:r w:rsidR="0002022E" w:rsidDel="000F754D">
          <w:rPr>
            <w:rFonts w:ascii="Times New Roman" w:hAnsi="Times New Roman" w:cs="Times New Roman"/>
            <w:lang w:val="en-US"/>
          </w:rPr>
          <w:delText>s</w:delText>
        </w:r>
        <w:r w:rsidRPr="00F22927" w:rsidDel="000F754D">
          <w:rPr>
            <w:rFonts w:ascii="Times New Roman" w:hAnsi="Times New Roman" w:cs="Times New Roman"/>
            <w:lang w:val="en-US"/>
          </w:rPr>
          <w:delText xml:space="preserve"> considered</w:delText>
        </w:r>
        <w:r w:rsidR="006872FA" w:rsidRPr="006872FA" w:rsidDel="000F754D">
          <w:rPr>
            <w:rFonts w:ascii="Times" w:hAnsi="Times" w:cs="Times"/>
            <w:sz w:val="26"/>
            <w:szCs w:val="26"/>
            <w:lang w:val="en-US"/>
          </w:rPr>
          <w:delText>—</w:delText>
        </w:r>
        <w:r w:rsidRPr="00F22927" w:rsidDel="000F754D">
          <w:rPr>
            <w:rFonts w:ascii="Times New Roman" w:eastAsiaTheme="minorEastAsia" w:hAnsi="Times New Roman" w:cs="Times New Roman"/>
            <w:lang w:val="en-US"/>
          </w:rPr>
          <w:delText xml:space="preserve">carrying capacity </w:delText>
        </w:r>
      </w:del>
      <m:oMath>
        <m:r>
          <w:del w:id="1413" w:author="Grant Adams" w:date="2021-06-10T15:45:00Z">
            <w:rPr>
              <w:rFonts w:ascii="Cambria Math" w:eastAsiaTheme="minorEastAsia" w:hAnsi="Cambria Math" w:cs="Times New Roman"/>
              <w:color w:val="000000"/>
              <w:lang w:val="en-GB"/>
            </w:rPr>
            <m:t>K</m:t>
          </w:del>
        </m:r>
      </m:oMath>
      <w:del w:id="1414"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color w:val="000000"/>
            <w:lang w:val="en-US"/>
          </w:rPr>
          <w:delText>catch parameter</w:delText>
        </w:r>
      </w:del>
      <m:oMath>
        <m:r>
          <w:del w:id="1415" w:author="Grant Adams" w:date="2021-06-10T15:45:00Z">
            <w:rPr>
              <w:rFonts w:ascii="Cambria Math" w:eastAsiaTheme="minorEastAsia" w:hAnsi="Cambria Math" w:cs="Times New Roman"/>
              <w:lang w:val="en-GB"/>
            </w:rPr>
            <m:t xml:space="preserve"> π</m:t>
          </w:del>
        </m:r>
      </m:oMath>
      <w:del w:id="1416" w:author="Grant Adams" w:date="2021-06-10T15:45:00Z">
        <w:r w:rsidRPr="00F22927" w:rsidDel="000F754D">
          <w:rPr>
            <w:rFonts w:ascii="Times New Roman" w:eastAsiaTheme="minorEastAsia" w:hAnsi="Times New Roman" w:cs="Times New Roman"/>
            <w:lang w:val="en-GB"/>
          </w:rPr>
          <w:delText xml:space="preserve">, </w:delText>
        </w:r>
        <w:r w:rsidRPr="00F22927" w:rsidDel="000F754D">
          <w:rPr>
            <w:rFonts w:ascii="Times New Roman" w:hAnsi="Times New Roman" w:cs="Times New Roman"/>
            <w:lang w:val="en-US"/>
          </w:rPr>
          <w:delText xml:space="preserve">detectability coefficient </w:delText>
        </w:r>
      </w:del>
      <m:oMath>
        <m:r>
          <w:del w:id="1417" w:author="Grant Adams" w:date="2021-06-10T15:45:00Z">
            <w:rPr>
              <w:rFonts w:ascii="Cambria Math" w:eastAsiaTheme="minorEastAsia" w:hAnsi="Cambria Math" w:cs="Times New Roman"/>
              <w:color w:val="000000"/>
              <w:lang w:val="en-GB"/>
            </w:rPr>
            <m:t>q</m:t>
          </w:del>
        </m:r>
      </m:oMath>
      <w:del w:id="1418"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maximum rate of increase </w:delText>
        </w:r>
      </w:del>
      <m:oMath>
        <m:sSub>
          <m:sSubPr>
            <m:ctrlPr>
              <w:del w:id="1419" w:author="Grant Adams" w:date="2021-06-10T15:45:00Z">
                <w:rPr>
                  <w:rFonts w:ascii="Cambria Math" w:hAnsi="Cambria Math" w:cs="Times New Roman"/>
                  <w:i/>
                  <w:color w:val="000000"/>
                  <w:lang w:val="en-GB"/>
                </w:rPr>
              </w:del>
            </m:ctrlPr>
          </m:sSubPr>
          <m:e>
            <m:r>
              <w:del w:id="1420" w:author="Grant Adams" w:date="2021-06-10T15:45:00Z">
                <w:rPr>
                  <w:rFonts w:ascii="Cambria Math" w:hAnsi="Cambria Math" w:cs="Times New Roman"/>
                  <w:color w:val="000000"/>
                  <w:lang w:val="en-GB"/>
                </w:rPr>
                <m:t>R</m:t>
              </w:del>
            </m:r>
          </m:e>
          <m:sub>
            <m:r>
              <w:del w:id="1421" w:author="Grant Adams" w:date="2021-06-10T15:45:00Z">
                <w:rPr>
                  <w:rFonts w:ascii="Cambria Math" w:hAnsi="Cambria Math" w:cs="Times New Roman"/>
                  <w:color w:val="000000"/>
                  <w:lang w:val="en-GB"/>
                </w:rPr>
                <m:t>max</m:t>
              </w:del>
            </m:r>
          </m:sub>
        </m:sSub>
      </m:oMath>
      <w:del w:id="1422"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process variance </w:delText>
        </w:r>
      </w:del>
      <m:oMath>
        <m:sSup>
          <m:sSupPr>
            <m:ctrlPr>
              <w:del w:id="1423" w:author="Grant Adams" w:date="2021-06-10T15:45:00Z">
                <w:rPr>
                  <w:rFonts w:ascii="Cambria Math" w:eastAsiaTheme="minorEastAsia" w:hAnsi="Cambria Math" w:cs="Times New Roman"/>
                  <w:i/>
                  <w:color w:val="000000"/>
                  <w:lang w:val="en-GB"/>
                </w:rPr>
              </w:del>
            </m:ctrlPr>
          </m:sSupPr>
          <m:e>
            <m:r>
              <w:del w:id="1424" w:author="Grant Adams" w:date="2021-06-10T15:45:00Z">
                <w:rPr>
                  <w:rFonts w:ascii="Cambria Math" w:eastAsiaTheme="minorEastAsia" w:hAnsi="Cambria Math" w:cs="Times New Roman"/>
                  <w:color w:val="000000"/>
                  <w:lang w:val="en-GB"/>
                </w:rPr>
                <m:t>σ</m:t>
              </w:del>
            </m:r>
          </m:e>
          <m:sup>
            <m:r>
              <w:del w:id="1425" w:author="Grant Adams" w:date="2021-06-10T15:45:00Z">
                <w:rPr>
                  <w:rFonts w:ascii="Cambria Math" w:eastAsiaTheme="minorEastAsia" w:hAnsi="Cambria Math" w:cs="Times New Roman"/>
                  <w:color w:val="000000"/>
                  <w:lang w:val="en-GB"/>
                </w:rPr>
                <m:t>2</m:t>
              </w:del>
            </m:r>
          </m:sup>
        </m:sSup>
      </m:oMath>
      <w:del w:id="1426" w:author="Grant Adams" w:date="2021-06-10T15:45:00Z">
        <w:r w:rsidR="00B97356" w:rsidDel="000F754D">
          <w:rPr>
            <w:rFonts w:ascii="Times New Roman" w:eastAsiaTheme="minorEastAsia" w:hAnsi="Times New Roman" w:cs="Times New Roman"/>
            <w:color w:val="000000"/>
            <w:lang w:val="en-GB"/>
          </w:rPr>
          <w:delText xml:space="preserve"> and</w:delText>
        </w:r>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observation variance </w:delText>
        </w:r>
      </w:del>
      <m:oMath>
        <m:sSup>
          <m:sSupPr>
            <m:ctrlPr>
              <w:del w:id="1427" w:author="Grant Adams" w:date="2021-06-10T15:45:00Z">
                <w:rPr>
                  <w:rFonts w:ascii="Cambria Math" w:eastAsiaTheme="minorEastAsia" w:hAnsi="Cambria Math" w:cs="Times New Roman"/>
                  <w:i/>
                  <w:color w:val="000000"/>
                  <w:lang w:val="en-GB"/>
                </w:rPr>
              </w:del>
            </m:ctrlPr>
          </m:sSupPr>
          <m:e>
            <m:r>
              <w:del w:id="1428" w:author="Grant Adams" w:date="2021-06-10T15:45:00Z">
                <w:rPr>
                  <w:rFonts w:ascii="Cambria Math" w:eastAsiaTheme="minorEastAsia" w:hAnsi="Cambria Math" w:cs="Times New Roman"/>
                  <w:color w:val="000000"/>
                  <w:lang w:val="en-GB"/>
                </w:rPr>
                <m:t>τ</m:t>
              </w:del>
            </m:r>
          </m:e>
          <m:sup>
            <m:r>
              <w:del w:id="1429" w:author="Grant Adams" w:date="2021-06-10T15:45:00Z">
                <w:rPr>
                  <w:rFonts w:ascii="Cambria Math" w:eastAsiaTheme="minorEastAsia" w:hAnsi="Cambria Math" w:cs="Times New Roman"/>
                  <w:color w:val="000000"/>
                  <w:lang w:val="en-GB"/>
                </w:rPr>
                <m:t>2</m:t>
              </w:del>
            </m:r>
          </m:sup>
        </m:sSup>
      </m:oMath>
      <w:del w:id="1430" w:author="Grant Adams" w:date="2021-06-10T15:45:00Z">
        <w:r w:rsidR="00AD459A" w:rsidRPr="006872FA" w:rsidDel="000F754D">
          <w:rPr>
            <w:rFonts w:ascii="Times" w:hAnsi="Times" w:cs="Times"/>
            <w:sz w:val="26"/>
            <w:szCs w:val="26"/>
            <w:lang w:val="en-US"/>
          </w:rPr>
          <w:delText>—</w:delText>
        </w:r>
        <w:r w:rsidR="00AD459A" w:rsidRPr="00BE5C94" w:rsidDel="000F754D">
          <w:rPr>
            <w:rFonts w:ascii="Times" w:hAnsi="Times" w:cs="Times"/>
            <w:lang w:val="en-US"/>
          </w:rPr>
          <w:delText xml:space="preserve">the </w:delText>
        </w:r>
        <w:r w:rsidRPr="00F22927" w:rsidDel="000F754D">
          <w:rPr>
            <w:rFonts w:ascii="Times New Roman" w:hAnsi="Times New Roman" w:cs="Times New Roman"/>
            <w:lang w:val="en-US"/>
          </w:rPr>
          <w:delText>two gr</w:delText>
        </w:r>
        <w:r w:rsidR="001B05AC" w:rsidDel="000F754D">
          <w:rPr>
            <w:rFonts w:ascii="Times New Roman" w:hAnsi="Times New Roman" w:cs="Times New Roman"/>
            <w:lang w:val="en-US"/>
          </w:rPr>
          <w:delText>a</w:delText>
        </w:r>
        <w:r w:rsidRPr="00F22927" w:rsidDel="000F754D">
          <w:rPr>
            <w:rFonts w:ascii="Times New Roman" w:hAnsi="Times New Roman" w:cs="Times New Roman"/>
            <w:lang w:val="en-US"/>
          </w:rPr>
          <w:delText xml:space="preserve">y </w:delText>
        </w:r>
        <w:r w:rsidR="0018201F" w:rsidDel="000F754D">
          <w:rPr>
            <w:rFonts w:ascii="Times New Roman" w:hAnsi="Times New Roman" w:cs="Times New Roman"/>
            <w:lang w:val="en-US"/>
          </w:rPr>
          <w:delText xml:space="preserve">horizontal </w:delText>
        </w:r>
        <w:r w:rsidRPr="00F22927" w:rsidDel="000F754D">
          <w:rPr>
            <w:rFonts w:ascii="Times New Roman" w:hAnsi="Times New Roman" w:cs="Times New Roman"/>
            <w:lang w:val="en-US"/>
          </w:rPr>
          <w:delText xml:space="preserve">dotted lines </w:delText>
        </w:r>
        <w:r w:rsidR="00C74553" w:rsidDel="000F754D">
          <w:rPr>
            <w:rFonts w:ascii="Times New Roman" w:hAnsi="Times New Roman" w:cs="Times New Roman"/>
            <w:lang w:val="en-US"/>
          </w:rPr>
          <w:delText xml:space="preserve">outside the boxes </w:delText>
        </w:r>
        <w:r w:rsidR="00B65CC6" w:rsidRPr="00B65CC6" w:rsidDel="000F754D">
          <w:rPr>
            <w:rFonts w:ascii="Times New Roman" w:hAnsi="Times New Roman" w:cs="Times New Roman"/>
            <w:lang w:val="en-US"/>
          </w:rPr>
          <w:delText>indi</w:delText>
        </w:r>
        <w:r w:rsidR="00B65CC6" w:rsidDel="000F754D">
          <w:rPr>
            <w:rFonts w:ascii="Times New Roman" w:hAnsi="Times New Roman" w:cs="Times New Roman"/>
            <w:lang w:val="en-US"/>
          </w:rPr>
          <w:delText xml:space="preserve">cate </w:delText>
        </w:r>
        <w:r w:rsidRPr="00F22927" w:rsidDel="000F754D">
          <w:rPr>
            <w:rFonts w:ascii="Times New Roman" w:hAnsi="Times New Roman" w:cs="Times New Roman"/>
            <w:lang w:val="en-US"/>
          </w:rPr>
          <w:delText>the 95% CIs obtained with the B</w:delText>
        </w:r>
        <w:r w:rsidR="009A413A" w:rsidRPr="00F22927" w:rsidDel="000F754D">
          <w:rPr>
            <w:rFonts w:ascii="Times New Roman" w:hAnsi="Times New Roman" w:cs="Times New Roman"/>
            <w:lang w:val="en-US"/>
          </w:rPr>
          <w:delText xml:space="preserve">ase </w:delText>
        </w:r>
        <w:r w:rsidRPr="00F22927" w:rsidDel="000F754D">
          <w:rPr>
            <w:rFonts w:ascii="Times New Roman" w:hAnsi="Times New Roman" w:cs="Times New Roman"/>
            <w:lang w:val="en-US"/>
          </w:rPr>
          <w:delText>C</w:delText>
        </w:r>
        <w:r w:rsidR="009A413A" w:rsidRPr="00F22927" w:rsidDel="000F754D">
          <w:rPr>
            <w:rFonts w:ascii="Times New Roman" w:hAnsi="Times New Roman" w:cs="Times New Roman"/>
            <w:lang w:val="en-US"/>
          </w:rPr>
          <w:delText>ase</w:delText>
        </w:r>
        <w:r w:rsidRPr="00F22927" w:rsidDel="000F754D">
          <w:rPr>
            <w:rFonts w:ascii="Times New Roman" w:hAnsi="Times New Roman" w:cs="Times New Roman"/>
            <w:lang w:val="en-US"/>
          </w:rPr>
          <w:delText xml:space="preserve"> model. S</w:delText>
        </w:r>
        <w:r w:rsidR="009A64E9" w:rsidRPr="00F22927" w:rsidDel="000F754D">
          <w:rPr>
            <w:rFonts w:ascii="Times New Roman" w:hAnsi="Times New Roman" w:cs="Times New Roman"/>
            <w:lang w:val="en-US"/>
          </w:rPr>
          <w:delText>c</w:delText>
        </w:r>
        <w:r w:rsidRPr="00F22927" w:rsidDel="000F754D">
          <w:rPr>
            <w:rFonts w:ascii="Times New Roman" w:hAnsi="Times New Roman" w:cs="Times New Roman"/>
            <w:lang w:val="en-US"/>
          </w:rPr>
          <w:delText>en 1-</w:delText>
        </w:r>
        <w:r w:rsidR="00D03836" w:rsidDel="000F754D">
          <w:rPr>
            <w:rFonts w:ascii="Times New Roman" w:hAnsi="Times New Roman" w:cs="Times New Roman"/>
            <w:lang w:val="en-US"/>
          </w:rPr>
          <w:delText>6</w:delText>
        </w:r>
        <w:r w:rsidRPr="00F22927" w:rsidDel="000F754D">
          <w:rPr>
            <w:rFonts w:ascii="Times New Roman" w:hAnsi="Times New Roman" w:cs="Times New Roman"/>
            <w:lang w:val="en-US"/>
          </w:rPr>
          <w:delText xml:space="preserve"> correspond to </w:delText>
        </w:r>
        <w:r w:rsidRPr="00F22927" w:rsidDel="000F754D">
          <w:rPr>
            <w:rFonts w:ascii="Times New Roman" w:hAnsi="Times New Roman" w:cs="Times New Roman"/>
            <w:lang w:val="en-GB"/>
          </w:rPr>
          <w:delText>`Model assumption` scenarios</w:delText>
        </w:r>
        <w:r w:rsidR="00865D3F" w:rsidDel="000F754D">
          <w:rPr>
            <w:rFonts w:ascii="Times New Roman" w:hAnsi="Times New Roman" w:cs="Times New Roman"/>
            <w:lang w:val="en-GB"/>
          </w:rPr>
          <w:delText xml:space="preserve"> and</w:delText>
        </w:r>
        <w:r w:rsidRPr="00F22927" w:rsidDel="000F754D">
          <w:rPr>
            <w:rFonts w:ascii="Times New Roman" w:hAnsi="Times New Roman" w:cs="Times New Roman"/>
            <w:lang w:val="en-GB"/>
          </w:rPr>
          <w:delText xml:space="preserve"> S</w:delText>
        </w:r>
        <w:r w:rsidR="0005570B" w:rsidRPr="00F22927" w:rsidDel="000F754D">
          <w:rPr>
            <w:rFonts w:ascii="Times New Roman" w:hAnsi="Times New Roman" w:cs="Times New Roman"/>
            <w:lang w:val="en-GB"/>
          </w:rPr>
          <w:delText>c</w:delText>
        </w:r>
        <w:r w:rsidRPr="00F22927" w:rsidDel="000F754D">
          <w:rPr>
            <w:rFonts w:ascii="Times New Roman" w:hAnsi="Times New Roman" w:cs="Times New Roman"/>
            <w:lang w:val="en-GB"/>
          </w:rPr>
          <w:delText xml:space="preserve">en </w:delText>
        </w:r>
        <w:r w:rsidR="00D03836" w:rsidDel="000F754D">
          <w:rPr>
            <w:rFonts w:ascii="Times New Roman" w:hAnsi="Times New Roman" w:cs="Times New Roman"/>
            <w:lang w:val="en-GB"/>
          </w:rPr>
          <w:delText>7</w:delText>
        </w:r>
        <w:r w:rsidRPr="00F22927" w:rsidDel="000F754D">
          <w:rPr>
            <w:rFonts w:ascii="Times New Roman" w:hAnsi="Times New Roman" w:cs="Times New Roman"/>
            <w:lang w:val="en-GB"/>
          </w:rPr>
          <w:delText>-</w:delText>
        </w:r>
        <w:r w:rsidR="00D03836" w:rsidDel="000F754D">
          <w:rPr>
            <w:rFonts w:ascii="Times New Roman" w:hAnsi="Times New Roman" w:cs="Times New Roman"/>
            <w:lang w:val="en-GB"/>
          </w:rPr>
          <w:delText>9</w:delText>
        </w:r>
        <w:r w:rsidRPr="00F22927" w:rsidDel="000F754D">
          <w:rPr>
            <w:rFonts w:ascii="Times New Roman" w:hAnsi="Times New Roman" w:cs="Times New Roman"/>
            <w:lang w:val="en-GB"/>
          </w:rPr>
          <w:delText xml:space="preserve"> to</w:delText>
        </w:r>
        <w:r w:rsidR="00865D3F" w:rsidDel="000F754D">
          <w:rPr>
            <w:rFonts w:ascii="Times New Roman" w:hAnsi="Times New Roman" w:cs="Times New Roman"/>
            <w:lang w:val="en-GB"/>
          </w:rPr>
          <w:delText xml:space="preserve"> actual</w:delText>
        </w:r>
        <w:r w:rsidRPr="00F22927" w:rsidDel="000F754D">
          <w:rPr>
            <w:rFonts w:ascii="Times New Roman" w:hAnsi="Times New Roman" w:cs="Times New Roman"/>
            <w:lang w:val="en-GB"/>
          </w:rPr>
          <w:delText xml:space="preserve"> `Catch` scenarios.</w:delText>
        </w:r>
      </w:del>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1A84267" w:rsidR="0050147E" w:rsidRDefault="0050147E" w:rsidP="0050147E">
      <w:pPr>
        <w:spacing w:after="0" w:line="360" w:lineRule="auto"/>
        <w:rPr>
          <w:rFonts w:ascii="Times New Roman" w:hAnsi="Times New Roman" w:cs="Times New Roman"/>
          <w:color w:val="000000"/>
          <w:lang w:val="en-GB"/>
        </w:rPr>
      </w:pPr>
      <w:del w:id="1431" w:author="Grant Adams" w:date="2021-06-10T15:45:00Z">
        <w:r w:rsidDel="005E1016">
          <w:rPr>
            <w:noProof/>
          </w:rPr>
          <w:lastRenderedPageBreak/>
          <w:drawing>
            <wp:inline distT="0" distB="0" distL="0" distR="0" wp14:anchorId="106141DE" wp14:editId="761642CB">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del>
      <w:ins w:id="1432" w:author="Grant Adams" w:date="2021-06-10T15:46:00Z">
        <w:r w:rsidR="005E1016">
          <w:rPr>
            <w:rFonts w:ascii="Times New Roman" w:hAnsi="Times New Roman" w:cs="Times New Roman"/>
            <w:noProof/>
            <w:color w:val="000000"/>
            <w:lang w:val="en-GB"/>
          </w:rPr>
          <w:drawing>
            <wp:inline distT="0" distB="0" distL="0" distR="0" wp14:anchorId="662F32D1" wp14:editId="1F649B58">
              <wp:extent cx="539115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ins>
    </w:p>
    <w:p w14:paraId="1FCA1C67" w14:textId="77777777" w:rsidR="006754A3" w:rsidRDefault="0050147E" w:rsidP="00A05FB3">
      <w:pPr>
        <w:spacing w:after="0" w:line="360" w:lineRule="auto"/>
        <w:rPr>
          <w:ins w:id="1433" w:author="Grant Adams" w:date="2021-07-16T10:49:00Z"/>
          <w:rFonts w:ascii="Times New Roman" w:hAnsi="Times New Roman" w:cs="Times New Roman"/>
          <w:lang w:val="en-US"/>
        </w:rPr>
      </w:pPr>
      <w:r>
        <w:rPr>
          <w:rFonts w:ascii="Times New Roman" w:hAnsi="Times New Roman" w:cs="Times New Roman"/>
          <w:color w:val="000000"/>
          <w:lang w:val="en-GB"/>
        </w:rPr>
        <w:t xml:space="preserve">Figure 5. </w:t>
      </w:r>
      <w:ins w:id="1434" w:author="Grant Adams" w:date="2021-06-10T15:46:00Z">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(dotted lined)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ins>
      <w:ins w:id="1435" w:author="Grant Adams" w:date="2021-06-10T15:55:00Z">
        <w:r w:rsidR="0030461D">
          <w:rPr>
            <w:rFonts w:ascii="Times New Roman" w:hAnsi="Times New Roman" w:cs="Times New Roman"/>
            <w:lang w:val="en-US"/>
          </w:rPr>
          <w:t>pre-data</w:t>
        </w:r>
      </w:ins>
      <w:ins w:id="1436" w:author="Grant Adams" w:date="2021-06-10T15:46:00Z">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w:t>
        </w:r>
      </w:ins>
      <w:ins w:id="1437" w:author="Grant Adams" w:date="2021-06-10T15:47:00Z">
        <w:r w:rsidR="005E1016">
          <w:rPr>
            <w:rFonts w:ascii="Times New Roman" w:hAnsi="Times New Roman" w:cs="Times New Roman"/>
            <w:lang w:val="en-US"/>
          </w:rPr>
          <w:t xml:space="preserve">d in the </w:t>
        </w:r>
      </w:ins>
      <w:ins w:id="1438" w:author="Grant Adams" w:date="2021-06-10T15:55:00Z">
        <w:r w:rsidR="0030461D">
          <w:rPr>
            <w:rFonts w:ascii="Times New Roman" w:hAnsi="Times New Roman" w:cs="Times New Roman"/>
            <w:lang w:val="en-US"/>
          </w:rPr>
          <w:t>think black</w:t>
        </w:r>
      </w:ins>
      <w:ins w:id="1439" w:author="Grant Adams" w:date="2021-06-10T15:47:00Z">
        <w:r w:rsidR="005E1016">
          <w:rPr>
            <w:rFonts w:ascii="Times New Roman" w:hAnsi="Times New Roman" w:cs="Times New Roman"/>
            <w:lang w:val="en-US"/>
          </w:rPr>
          <w:t xml:space="preserve"> line.</w:t>
        </w:r>
      </w:ins>
    </w:p>
    <w:p w14:paraId="564B37B4" w14:textId="77777777" w:rsidR="00B63FF7" w:rsidRDefault="006754A3">
      <w:pPr>
        <w:rPr>
          <w:ins w:id="1440" w:author="Grant Adams" w:date="2021-07-16T10:53:00Z"/>
          <w:rFonts w:ascii="Times New Roman" w:hAnsi="Times New Roman" w:cs="Times New Roman"/>
          <w:lang w:val="en-US"/>
        </w:rPr>
        <w:sectPr w:rsidR="00B63FF7" w:rsidSect="00EF731F">
          <w:footerReference w:type="default" r:id="rId32"/>
          <w:pgSz w:w="11906" w:h="16838"/>
          <w:pgMar w:top="1417" w:right="1701" w:bottom="1417" w:left="1701" w:header="708" w:footer="708" w:gutter="0"/>
          <w:lnNumType w:countBy="1" w:restart="continuous"/>
          <w:cols w:space="708"/>
          <w:docGrid w:linePitch="360"/>
        </w:sectPr>
      </w:pPr>
      <w:ins w:id="1441" w:author="Grant Adams" w:date="2021-07-16T10:49:00Z">
        <w:r>
          <w:rPr>
            <w:rFonts w:ascii="Times New Roman" w:hAnsi="Times New Roman" w:cs="Times New Roman"/>
            <w:lang w:val="en-US"/>
          </w:rPr>
          <w:br w:type="page"/>
        </w:r>
      </w:ins>
    </w:p>
    <w:p w14:paraId="0BE3E4E7" w14:textId="68874C7F" w:rsidR="008C5B00" w:rsidRPr="00B63FF7" w:rsidRDefault="008C5B00" w:rsidP="00B63FF7">
      <w:pPr>
        <w:spacing w:after="0" w:line="360" w:lineRule="auto"/>
        <w:rPr>
          <w:ins w:id="1442" w:author="Grant Adams" w:date="2021-07-16T10:51:00Z"/>
          <w:rFonts w:ascii="Times New Roman" w:hAnsi="Times New Roman" w:cs="Times New Roman"/>
          <w:color w:val="000000"/>
          <w:lang w:val="en-US"/>
          <w:rPrChange w:id="1443" w:author="Grant Adams" w:date="2021-07-16T10:53:00Z">
            <w:rPr>
              <w:ins w:id="1444" w:author="Grant Adams" w:date="2021-07-16T10:51:00Z"/>
              <w:rFonts w:ascii="Times New Roman" w:eastAsia="Times New Roman" w:hAnsi="Times New Roman" w:cs="Times New Roman"/>
              <w:lang w:val="en-US"/>
            </w:rPr>
          </w:rPrChange>
        </w:rPr>
        <w:pPrChange w:id="1445" w:author="Grant Adams" w:date="2021-07-16T10:53:00Z">
          <w:pPr/>
        </w:pPrChange>
      </w:pPr>
      <w:ins w:id="1446" w:author="Grant Adams" w:date="2021-07-16T10:50:00Z">
        <w:r>
          <w:rPr>
            <w:rFonts w:ascii="Times New Roman" w:hAnsi="Times New Roman" w:cs="Times New Roman"/>
            <w:lang w:val="en-US"/>
          </w:rPr>
          <w:lastRenderedPageBreak/>
          <w:t xml:space="preserve">Supplementary </w:t>
        </w: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considered in the sensitivity analyses (</w:t>
        </w:r>
        <w:proofErr w:type="spellStart"/>
        <w:r>
          <w:rPr>
            <w:rFonts w:ascii="Times New Roman" w:hAnsi="Times New Roman" w:cs="Times New Roman"/>
            <w:color w:val="000000"/>
            <w:lang w:val="en-US"/>
          </w:rPr>
          <w:t>Scens</w:t>
        </w:r>
        <w:proofErr w:type="spellEnd"/>
        <w:r>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r>
          <w:rPr>
            <w:rFonts w:ascii="Times New Roman" w:hAnsi="Times New Roman" w:cs="Times New Roman"/>
            <w:color w:val="000000"/>
            <w:lang w:val="en-US"/>
          </w:rPr>
          <w:t>13</w:t>
        </w:r>
        <w:r w:rsidRPr="006D72AF">
          <w:rPr>
            <w:rFonts w:ascii="Times New Roman" w:hAnsi="Times New Roman" w:cs="Times New Roman"/>
            <w:color w:val="000000"/>
            <w:lang w:val="en-US"/>
          </w:rPr>
          <w:t>).</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2313"/>
        <w:gridCol w:w="2045"/>
        <w:gridCol w:w="1490"/>
        <w:gridCol w:w="1073"/>
        <w:gridCol w:w="1972"/>
        <w:gridCol w:w="1400"/>
        <w:gridCol w:w="1400"/>
        <w:gridCol w:w="1392"/>
        <w:tblGridChange w:id="1447">
          <w:tblGrid>
            <w:gridCol w:w="5"/>
            <w:gridCol w:w="914"/>
            <w:gridCol w:w="5"/>
            <w:gridCol w:w="2308"/>
            <w:gridCol w:w="4"/>
            <w:gridCol w:w="2041"/>
            <w:gridCol w:w="2"/>
            <w:gridCol w:w="1488"/>
            <w:gridCol w:w="1"/>
            <w:gridCol w:w="1072"/>
            <w:gridCol w:w="1970"/>
            <w:gridCol w:w="2"/>
            <w:gridCol w:w="1397"/>
            <w:gridCol w:w="3"/>
            <w:gridCol w:w="1396"/>
            <w:gridCol w:w="4"/>
            <w:gridCol w:w="1387"/>
            <w:gridCol w:w="5"/>
          </w:tblGrid>
        </w:tblGridChange>
      </w:tblGrid>
      <w:tr w:rsidR="00B63FF7" w:rsidRPr="008C5B00" w14:paraId="4FB75248" w14:textId="77777777" w:rsidTr="00B63FF7">
        <w:trPr>
          <w:ins w:id="1448" w:author="Grant Adams" w:date="2021-07-16T10:51:00Z"/>
        </w:trPr>
        <w:tc>
          <w:tcPr>
            <w:tcW w:w="328" w:type="pct"/>
            <w:tcBorders>
              <w:bottom w:val="single" w:sz="4" w:space="0" w:color="auto"/>
            </w:tcBorders>
          </w:tcPr>
          <w:p w14:paraId="40D134FB" w14:textId="77777777" w:rsidR="008C5B00" w:rsidRPr="00B63FF7" w:rsidRDefault="008C5B00" w:rsidP="008C5B00">
            <w:pPr>
              <w:spacing w:after="160" w:line="259" w:lineRule="auto"/>
              <w:rPr>
                <w:ins w:id="1449" w:author="Grant Adams" w:date="2021-07-16T10:51:00Z"/>
                <w:rFonts w:ascii="Times New Roman" w:eastAsiaTheme="minorEastAsia" w:hAnsi="Times New Roman" w:cs="Times New Roman"/>
                <w:sz w:val="20"/>
                <w:szCs w:val="20"/>
                <w:lang w:val="en-US"/>
                <w:rPrChange w:id="1450" w:author="Grant Adams" w:date="2021-07-16T10:54:00Z">
                  <w:rPr>
                    <w:ins w:id="1451" w:author="Grant Adams" w:date="2021-07-16T10:51:00Z"/>
                    <w:rFonts w:ascii="Times New Roman" w:eastAsiaTheme="minorEastAsia" w:hAnsi="Times New Roman" w:cs="Times New Roman"/>
                    <w:lang w:val="en-US"/>
                  </w:rPr>
                </w:rPrChange>
              </w:rPr>
            </w:pPr>
            <w:ins w:id="1452" w:author="Grant Adams" w:date="2021-07-16T10:51:00Z">
              <w:r w:rsidRPr="00B63FF7">
                <w:rPr>
                  <w:rFonts w:ascii="Times New Roman" w:eastAsiaTheme="minorEastAsia" w:hAnsi="Times New Roman" w:cs="Times New Roman"/>
                  <w:sz w:val="20"/>
                  <w:szCs w:val="20"/>
                  <w:lang w:val="en-US"/>
                  <w:rPrChange w:id="1453" w:author="Grant Adams" w:date="2021-07-16T10:54:00Z">
                    <w:rPr>
                      <w:rFonts w:ascii="Times New Roman" w:eastAsiaTheme="minorEastAsia" w:hAnsi="Times New Roman" w:cs="Times New Roman"/>
                      <w:lang w:val="en-US"/>
                    </w:rPr>
                  </w:rPrChange>
                </w:rPr>
                <w:t>Sens</w:t>
              </w:r>
            </w:ins>
          </w:p>
        </w:tc>
        <w:tc>
          <w:tcPr>
            <w:tcW w:w="826" w:type="pct"/>
            <w:tcBorders>
              <w:bottom w:val="single" w:sz="4" w:space="0" w:color="auto"/>
            </w:tcBorders>
          </w:tcPr>
          <w:p w14:paraId="34EA4A77" w14:textId="77777777" w:rsidR="008C5B00" w:rsidRPr="00B63FF7" w:rsidRDefault="008C5B00" w:rsidP="008C5B00">
            <w:pPr>
              <w:spacing w:after="160" w:line="259" w:lineRule="auto"/>
              <w:rPr>
                <w:ins w:id="1454" w:author="Grant Adams" w:date="2021-07-16T10:51:00Z"/>
                <w:rFonts w:ascii="Times New Roman" w:eastAsiaTheme="minorEastAsia" w:hAnsi="Times New Roman" w:cs="Times New Roman"/>
                <w:color w:val="000000" w:themeColor="text1"/>
                <w:sz w:val="20"/>
                <w:szCs w:val="20"/>
                <w:lang w:val="en-US"/>
                <w:rPrChange w:id="1455" w:author="Grant Adams" w:date="2021-07-16T10:54:00Z">
                  <w:rPr>
                    <w:ins w:id="1456" w:author="Grant Adams" w:date="2021-07-16T10:51:00Z"/>
                    <w:rFonts w:ascii="Times New Roman" w:eastAsiaTheme="minorEastAsia" w:hAnsi="Times New Roman" w:cs="Times New Roman"/>
                    <w:color w:val="000000" w:themeColor="text1"/>
                    <w:lang w:val="en-US"/>
                  </w:rPr>
                </w:rPrChange>
              </w:rPr>
            </w:pPr>
            <w:proofErr w:type="spellStart"/>
            <w:ins w:id="1457" w:author="Grant Adams" w:date="2021-07-16T10:51:00Z">
              <w:r w:rsidRPr="00B63FF7">
                <w:rPr>
                  <w:rFonts w:ascii="Times New Roman" w:eastAsiaTheme="minorEastAsia" w:hAnsi="Times New Roman" w:cs="Times New Roman"/>
                  <w:color w:val="000000" w:themeColor="text1"/>
                  <w:sz w:val="20"/>
                  <w:szCs w:val="20"/>
                  <w:lang w:val="en-US"/>
                  <w:rPrChange w:id="1458" w:author="Grant Adams" w:date="2021-07-16T10:54:00Z">
                    <w:rPr>
                      <w:rFonts w:ascii="Times New Roman" w:eastAsiaTheme="minorEastAsia" w:hAnsi="Times New Roman" w:cs="Times New Roman"/>
                      <w:color w:val="000000" w:themeColor="text1"/>
                      <w:lang w:val="en-US"/>
                    </w:rPr>
                  </w:rPrChange>
                </w:rPr>
                <w:t>Rmax</w:t>
              </w:r>
              <w:proofErr w:type="spellEnd"/>
            </w:ins>
          </w:p>
        </w:tc>
        <w:tc>
          <w:tcPr>
            <w:tcW w:w="730" w:type="pct"/>
            <w:tcBorders>
              <w:bottom w:val="single" w:sz="4" w:space="0" w:color="auto"/>
            </w:tcBorders>
          </w:tcPr>
          <w:p w14:paraId="1B37836F" w14:textId="77777777" w:rsidR="008C5B00" w:rsidRPr="00B63FF7" w:rsidRDefault="008C5B00" w:rsidP="008C5B00">
            <w:pPr>
              <w:spacing w:after="160" w:line="259" w:lineRule="auto"/>
              <w:rPr>
                <w:ins w:id="1459" w:author="Grant Adams" w:date="2021-07-16T10:51:00Z"/>
                <w:rFonts w:ascii="Times New Roman" w:eastAsiaTheme="minorEastAsia" w:hAnsi="Times New Roman" w:cs="Times New Roman"/>
                <w:color w:val="000000" w:themeColor="text1"/>
                <w:sz w:val="20"/>
                <w:szCs w:val="20"/>
                <w:lang w:val="en-US"/>
                <w:rPrChange w:id="1460" w:author="Grant Adams" w:date="2021-07-16T10:54:00Z">
                  <w:rPr>
                    <w:ins w:id="1461" w:author="Grant Adams" w:date="2021-07-16T10:51:00Z"/>
                    <w:rFonts w:ascii="Times New Roman" w:eastAsiaTheme="minorEastAsia" w:hAnsi="Times New Roman" w:cs="Times New Roman"/>
                    <w:color w:val="000000" w:themeColor="text1"/>
                    <w:lang w:val="en-US"/>
                  </w:rPr>
                </w:rPrChange>
              </w:rPr>
            </w:pPr>
            <m:oMathPara>
              <m:oMath>
                <m:sSup>
                  <m:sSupPr>
                    <m:ctrlPr>
                      <w:ins w:id="1462" w:author="Grant Adams" w:date="2021-07-16T10:51:00Z">
                        <w:rPr>
                          <w:rFonts w:ascii="Cambria Math" w:eastAsiaTheme="minorEastAsia" w:hAnsi="Cambria Math" w:cs="Times New Roman"/>
                          <w:i/>
                          <w:color w:val="000000" w:themeColor="text1"/>
                          <w:sz w:val="20"/>
                          <w:szCs w:val="20"/>
                          <w:rPrChange w:id="1463" w:author="Grant Adams" w:date="2021-07-16T10:54:00Z">
                            <w:rPr>
                              <w:rFonts w:ascii="Cambria Math" w:eastAsiaTheme="minorEastAsia" w:hAnsi="Cambria Math" w:cs="Times New Roman"/>
                              <w:i/>
                              <w:color w:val="000000" w:themeColor="text1"/>
                            </w:rPr>
                          </w:rPrChange>
                        </w:rPr>
                      </w:ins>
                    </m:ctrlPr>
                  </m:sSupPr>
                  <m:e>
                    <m:r>
                      <w:ins w:id="1464" w:author="Grant Adams" w:date="2021-07-16T10:51:00Z">
                        <w:rPr>
                          <w:rFonts w:ascii="Cambria Math" w:eastAsiaTheme="minorEastAsia" w:hAnsi="Cambria Math" w:cs="Times New Roman"/>
                          <w:color w:val="000000" w:themeColor="text1"/>
                          <w:sz w:val="20"/>
                          <w:szCs w:val="20"/>
                          <w:lang w:val="en-US"/>
                          <w:rPrChange w:id="1465" w:author="Grant Adams" w:date="2021-07-16T10:54:00Z">
                            <w:rPr>
                              <w:rFonts w:ascii="Cambria Math" w:eastAsiaTheme="minorEastAsia" w:hAnsi="Cambria Math" w:cs="Times New Roman"/>
                              <w:color w:val="000000" w:themeColor="text1"/>
                              <w:lang w:val="en-US"/>
                            </w:rPr>
                          </w:rPrChange>
                        </w:rPr>
                        <m:t>σ</m:t>
                      </w:ins>
                    </m:r>
                  </m:e>
                  <m:sup>
                    <m:r>
                      <w:ins w:id="1466" w:author="Grant Adams" w:date="2021-07-16T10:51:00Z">
                        <w:rPr>
                          <w:rFonts w:ascii="Cambria Math" w:eastAsiaTheme="minorEastAsia" w:hAnsi="Cambria Math" w:cs="Times New Roman"/>
                          <w:color w:val="000000" w:themeColor="text1"/>
                          <w:sz w:val="20"/>
                          <w:szCs w:val="20"/>
                          <w:lang w:val="en-US"/>
                          <w:rPrChange w:id="1467" w:author="Grant Adams" w:date="2021-07-16T10:54:00Z">
                            <w:rPr>
                              <w:rFonts w:ascii="Cambria Math" w:eastAsiaTheme="minorEastAsia" w:hAnsi="Cambria Math" w:cs="Times New Roman"/>
                              <w:color w:val="000000" w:themeColor="text1"/>
                              <w:lang w:val="en-US"/>
                            </w:rPr>
                          </w:rPrChange>
                        </w:rPr>
                        <m:t>2</m:t>
                      </w:ins>
                    </m:r>
                  </m:sup>
                </m:sSup>
              </m:oMath>
            </m:oMathPara>
          </w:p>
        </w:tc>
        <w:tc>
          <w:tcPr>
            <w:tcW w:w="532" w:type="pct"/>
            <w:tcBorders>
              <w:bottom w:val="single" w:sz="4" w:space="0" w:color="auto"/>
            </w:tcBorders>
          </w:tcPr>
          <w:p w14:paraId="3BBA08C0" w14:textId="77777777" w:rsidR="008C5B00" w:rsidRPr="00B63FF7" w:rsidRDefault="008C5B00" w:rsidP="008C5B00">
            <w:pPr>
              <w:spacing w:after="160" w:line="259" w:lineRule="auto"/>
              <w:rPr>
                <w:ins w:id="1468" w:author="Grant Adams" w:date="2021-07-16T10:51:00Z"/>
                <w:rFonts w:ascii="Times New Roman" w:eastAsiaTheme="minorEastAsia" w:hAnsi="Times New Roman" w:cs="Times New Roman"/>
                <w:color w:val="000000" w:themeColor="text1"/>
                <w:sz w:val="20"/>
                <w:szCs w:val="20"/>
                <w:lang w:val="en-US"/>
                <w:rPrChange w:id="1469" w:author="Grant Adams" w:date="2021-07-16T10:54:00Z">
                  <w:rPr>
                    <w:ins w:id="1470" w:author="Grant Adams" w:date="2021-07-16T10:51:00Z"/>
                    <w:rFonts w:ascii="Times New Roman" w:eastAsiaTheme="minorEastAsia" w:hAnsi="Times New Roman" w:cs="Times New Roman"/>
                    <w:color w:val="000000" w:themeColor="text1"/>
                    <w:lang w:val="en-US"/>
                  </w:rPr>
                </w:rPrChange>
              </w:rPr>
            </w:pPr>
            <m:oMathPara>
              <m:oMath>
                <m:r>
                  <w:ins w:id="1471" w:author="Grant Adams" w:date="2021-07-16T10:51:00Z">
                    <w:rPr>
                      <w:rFonts w:ascii="Cambria Math" w:eastAsiaTheme="minorEastAsia" w:hAnsi="Cambria Math" w:cs="Times New Roman"/>
                      <w:color w:val="000000" w:themeColor="text1"/>
                      <w:sz w:val="20"/>
                      <w:szCs w:val="20"/>
                      <w:lang w:val="en-US"/>
                      <w:rPrChange w:id="1472" w:author="Grant Adams" w:date="2021-07-16T10:54:00Z">
                        <w:rPr>
                          <w:rFonts w:ascii="Cambria Math" w:eastAsiaTheme="minorEastAsia" w:hAnsi="Cambria Math" w:cs="Times New Roman"/>
                          <w:color w:val="000000" w:themeColor="text1"/>
                          <w:lang w:val="en-US"/>
                        </w:rPr>
                      </w:rPrChange>
                    </w:rPr>
                    <m:t>Pmsy</m:t>
                  </w:ins>
                </m:r>
              </m:oMath>
            </m:oMathPara>
          </w:p>
        </w:tc>
        <w:tc>
          <w:tcPr>
            <w:tcW w:w="383" w:type="pct"/>
            <w:tcBorders>
              <w:bottom w:val="single" w:sz="4" w:space="0" w:color="auto"/>
            </w:tcBorders>
          </w:tcPr>
          <w:p w14:paraId="6AEE75E7" w14:textId="77777777" w:rsidR="008C5B00" w:rsidRPr="00B63FF7" w:rsidRDefault="008C5B00" w:rsidP="008C5B00">
            <w:pPr>
              <w:spacing w:after="160" w:line="259" w:lineRule="auto"/>
              <w:rPr>
                <w:ins w:id="1473" w:author="Grant Adams" w:date="2021-07-16T10:51:00Z"/>
                <w:rFonts w:ascii="Times New Roman" w:eastAsia="Times New Roman" w:hAnsi="Times New Roman" w:cs="Times New Roman"/>
                <w:color w:val="000000" w:themeColor="text1"/>
                <w:sz w:val="20"/>
                <w:szCs w:val="20"/>
                <w:lang w:val="en-US"/>
                <w:rPrChange w:id="1474" w:author="Grant Adams" w:date="2021-07-16T10:54:00Z">
                  <w:rPr>
                    <w:ins w:id="1475" w:author="Grant Adams" w:date="2021-07-16T10:51:00Z"/>
                    <w:rFonts w:ascii="Times New Roman" w:eastAsia="Times New Roman" w:hAnsi="Times New Roman" w:cs="Times New Roman"/>
                    <w:color w:val="000000" w:themeColor="text1"/>
                    <w:lang w:val="en-US"/>
                  </w:rPr>
                </w:rPrChange>
              </w:rPr>
            </w:pPr>
            <w:ins w:id="1476" w:author="Grant Adams" w:date="2021-07-16T10:51:00Z">
              <w:r w:rsidRPr="00B63FF7">
                <w:rPr>
                  <w:rFonts w:ascii="Times New Roman" w:eastAsia="Times New Roman" w:hAnsi="Times New Roman" w:cs="Times New Roman"/>
                  <w:color w:val="000000" w:themeColor="text1"/>
                  <w:sz w:val="20"/>
                  <w:szCs w:val="20"/>
                  <w:lang w:val="en-US"/>
                  <w:rPrChange w:id="1477" w:author="Grant Adams" w:date="2021-07-16T10:54:00Z">
                    <w:rPr>
                      <w:rFonts w:ascii="Times New Roman" w:eastAsia="Times New Roman" w:hAnsi="Times New Roman" w:cs="Times New Roman"/>
                      <w:color w:val="000000" w:themeColor="text1"/>
                      <w:lang w:val="en-US"/>
                    </w:rPr>
                  </w:rPrChange>
                </w:rPr>
                <w:t>SLR</w:t>
              </w:r>
            </w:ins>
          </w:p>
        </w:tc>
        <w:tc>
          <w:tcPr>
            <w:tcW w:w="704" w:type="pct"/>
            <w:tcBorders>
              <w:bottom w:val="single" w:sz="4" w:space="0" w:color="auto"/>
            </w:tcBorders>
          </w:tcPr>
          <w:p w14:paraId="592E1C0C" w14:textId="77777777" w:rsidR="008C5B00" w:rsidRPr="00B63FF7" w:rsidRDefault="008C5B00" w:rsidP="008C5B00">
            <w:pPr>
              <w:spacing w:after="160" w:line="259" w:lineRule="auto"/>
              <w:rPr>
                <w:ins w:id="1478" w:author="Grant Adams" w:date="2021-07-16T10:51:00Z"/>
                <w:rFonts w:ascii="Times New Roman" w:eastAsia="Times New Roman" w:hAnsi="Times New Roman" w:cs="Times New Roman"/>
                <w:color w:val="000000" w:themeColor="text1"/>
                <w:sz w:val="20"/>
                <w:szCs w:val="20"/>
                <w:lang w:val="en-US"/>
                <w:rPrChange w:id="1479" w:author="Grant Adams" w:date="2021-07-16T10:54:00Z">
                  <w:rPr>
                    <w:ins w:id="1480" w:author="Grant Adams" w:date="2021-07-16T10:51:00Z"/>
                    <w:rFonts w:ascii="Times New Roman" w:eastAsia="Times New Roman" w:hAnsi="Times New Roman" w:cs="Times New Roman"/>
                    <w:color w:val="000000" w:themeColor="text1"/>
                    <w:lang w:val="en-US"/>
                  </w:rPr>
                </w:rPrChange>
              </w:rPr>
            </w:pPr>
            <w:ins w:id="1481" w:author="Grant Adams" w:date="2021-07-16T10:51:00Z">
              <w:r w:rsidRPr="00B63FF7">
                <w:rPr>
                  <w:rFonts w:ascii="Times New Roman" w:eastAsia="Times New Roman" w:hAnsi="Times New Roman" w:cs="Times New Roman"/>
                  <w:color w:val="000000" w:themeColor="text1"/>
                  <w:sz w:val="20"/>
                  <w:szCs w:val="20"/>
                  <w:lang w:val="en-US"/>
                  <w:rPrChange w:id="1482" w:author="Grant Adams" w:date="2021-07-16T10:54:00Z">
                    <w:rPr>
                      <w:rFonts w:ascii="Times New Roman" w:eastAsia="Times New Roman" w:hAnsi="Times New Roman" w:cs="Times New Roman"/>
                      <w:color w:val="000000" w:themeColor="text1"/>
                      <w:lang w:val="en-US"/>
                    </w:rPr>
                  </w:rPrChange>
                </w:rPr>
                <w:t>Catch</w:t>
              </w:r>
            </w:ins>
          </w:p>
        </w:tc>
        <w:tc>
          <w:tcPr>
            <w:tcW w:w="500" w:type="pct"/>
            <w:tcBorders>
              <w:bottom w:val="single" w:sz="4" w:space="0" w:color="auto"/>
            </w:tcBorders>
          </w:tcPr>
          <w:p w14:paraId="58F6DF62" w14:textId="77777777" w:rsidR="008C5B00" w:rsidRPr="00B63FF7" w:rsidRDefault="008C5B00" w:rsidP="008C5B00">
            <w:pPr>
              <w:spacing w:after="160" w:line="259" w:lineRule="auto"/>
              <w:jc w:val="center"/>
              <w:rPr>
                <w:ins w:id="1483" w:author="Grant Adams" w:date="2021-07-16T10:51:00Z"/>
                <w:rFonts w:ascii="Times New Roman" w:eastAsia="Times New Roman" w:hAnsi="Times New Roman" w:cs="Times New Roman"/>
                <w:color w:val="000000" w:themeColor="text1"/>
                <w:sz w:val="20"/>
                <w:szCs w:val="20"/>
                <w:lang w:val="en-US"/>
                <w:rPrChange w:id="1484" w:author="Grant Adams" w:date="2021-07-16T10:54:00Z">
                  <w:rPr>
                    <w:ins w:id="1485" w:author="Grant Adams" w:date="2021-07-16T10:51:00Z"/>
                    <w:rFonts w:ascii="Times New Roman" w:eastAsia="Times New Roman" w:hAnsi="Times New Roman" w:cs="Times New Roman"/>
                    <w:color w:val="000000" w:themeColor="text1"/>
                    <w:lang w:val="en-US"/>
                  </w:rPr>
                </w:rPrChange>
              </w:rPr>
            </w:pPr>
            <w:proofErr w:type="spellStart"/>
            <w:ins w:id="1486" w:author="Grant Adams" w:date="2021-07-16T10:51:00Z">
              <w:r w:rsidRPr="00B63FF7">
                <w:rPr>
                  <w:rFonts w:ascii="Times New Roman" w:eastAsia="Times New Roman" w:hAnsi="Times New Roman" w:cs="Times New Roman"/>
                  <w:color w:val="000000" w:themeColor="text1"/>
                  <w:sz w:val="20"/>
                  <w:szCs w:val="20"/>
                  <w:lang w:val="en-US"/>
                  <w:rPrChange w:id="1487" w:author="Grant Adams" w:date="2021-07-16T10:54:00Z">
                    <w:rPr>
                      <w:rFonts w:ascii="Times New Roman" w:eastAsia="Times New Roman" w:hAnsi="Times New Roman" w:cs="Times New Roman"/>
                      <w:color w:val="000000" w:themeColor="text1"/>
                      <w:lang w:val="en-US"/>
                    </w:rPr>
                  </w:rPrChange>
                </w:rPr>
                <w:t>Nrecent</w:t>
              </w:r>
              <w:proofErr w:type="spellEnd"/>
            </w:ins>
          </w:p>
        </w:tc>
        <w:tc>
          <w:tcPr>
            <w:tcW w:w="500" w:type="pct"/>
            <w:tcBorders>
              <w:bottom w:val="single" w:sz="4" w:space="0" w:color="auto"/>
            </w:tcBorders>
          </w:tcPr>
          <w:p w14:paraId="11E4A971" w14:textId="77777777" w:rsidR="008C5B00" w:rsidRPr="00B63FF7" w:rsidRDefault="008C5B00" w:rsidP="008C5B00">
            <w:pPr>
              <w:spacing w:after="160" w:line="259" w:lineRule="auto"/>
              <w:jc w:val="center"/>
              <w:rPr>
                <w:ins w:id="1488" w:author="Grant Adams" w:date="2021-07-16T10:51:00Z"/>
                <w:rFonts w:ascii="Times New Roman" w:eastAsia="Times New Roman" w:hAnsi="Times New Roman" w:cs="Times New Roman"/>
                <w:color w:val="000000" w:themeColor="text1"/>
                <w:sz w:val="20"/>
                <w:szCs w:val="20"/>
                <w:lang w:val="en-US"/>
                <w:rPrChange w:id="1489" w:author="Grant Adams" w:date="2021-07-16T10:54:00Z">
                  <w:rPr>
                    <w:ins w:id="1490" w:author="Grant Adams" w:date="2021-07-16T10:51:00Z"/>
                    <w:rFonts w:ascii="Times New Roman" w:eastAsia="Times New Roman" w:hAnsi="Times New Roman" w:cs="Times New Roman"/>
                    <w:color w:val="000000" w:themeColor="text1"/>
                    <w:lang w:val="en-US"/>
                  </w:rPr>
                </w:rPrChange>
              </w:rPr>
            </w:pPr>
            <w:ins w:id="1491" w:author="Grant Adams" w:date="2021-07-16T10:51:00Z">
              <w:r w:rsidRPr="00B63FF7">
                <w:rPr>
                  <w:rFonts w:ascii="Times New Roman" w:eastAsia="Times New Roman" w:hAnsi="Times New Roman" w:cs="Times New Roman"/>
                  <w:color w:val="000000" w:themeColor="text1"/>
                  <w:sz w:val="20"/>
                  <w:szCs w:val="20"/>
                  <w:lang w:val="en-US"/>
                  <w:rPrChange w:id="1492" w:author="Grant Adams" w:date="2021-07-16T10:54:00Z">
                    <w:rPr>
                      <w:rFonts w:ascii="Times New Roman" w:eastAsia="Times New Roman" w:hAnsi="Times New Roman" w:cs="Times New Roman"/>
                      <w:color w:val="000000" w:themeColor="text1"/>
                      <w:lang w:val="en-US"/>
                    </w:rPr>
                  </w:rPrChange>
                </w:rPr>
                <w:t>Q</w:t>
              </w:r>
            </w:ins>
          </w:p>
        </w:tc>
        <w:tc>
          <w:tcPr>
            <w:tcW w:w="497" w:type="pct"/>
            <w:tcBorders>
              <w:bottom w:val="single" w:sz="4" w:space="0" w:color="auto"/>
            </w:tcBorders>
          </w:tcPr>
          <w:p w14:paraId="0C450AAD" w14:textId="77777777" w:rsidR="008C5B00" w:rsidRPr="00B63FF7" w:rsidRDefault="008C5B00" w:rsidP="008C5B00">
            <w:pPr>
              <w:spacing w:after="160" w:line="259" w:lineRule="auto"/>
              <w:jc w:val="center"/>
              <w:rPr>
                <w:ins w:id="1493" w:author="Grant Adams" w:date="2021-07-16T10:51:00Z"/>
                <w:rFonts w:ascii="Times New Roman" w:eastAsia="Times New Roman" w:hAnsi="Times New Roman" w:cs="Times New Roman"/>
                <w:color w:val="000000" w:themeColor="text1"/>
                <w:sz w:val="20"/>
                <w:szCs w:val="20"/>
                <w:lang w:val="en-US"/>
                <w:rPrChange w:id="1494" w:author="Grant Adams" w:date="2021-07-16T10:54:00Z">
                  <w:rPr>
                    <w:ins w:id="1495" w:author="Grant Adams" w:date="2021-07-16T10:51:00Z"/>
                    <w:rFonts w:ascii="Times New Roman" w:eastAsia="Times New Roman" w:hAnsi="Times New Roman" w:cs="Times New Roman"/>
                    <w:color w:val="000000" w:themeColor="text1"/>
                    <w:lang w:val="en-US"/>
                  </w:rPr>
                </w:rPrChange>
              </w:rPr>
            </w:pPr>
            <w:ins w:id="1496" w:author="Grant Adams" w:date="2021-07-16T10:51:00Z">
              <w:r w:rsidRPr="00B63FF7">
                <w:rPr>
                  <w:rFonts w:ascii="Times New Roman" w:eastAsia="Times New Roman" w:hAnsi="Times New Roman" w:cs="Times New Roman"/>
                  <w:color w:val="000000" w:themeColor="text1"/>
                  <w:sz w:val="20"/>
                  <w:szCs w:val="20"/>
                  <w:lang w:val="en-US"/>
                  <w:rPrChange w:id="1497" w:author="Grant Adams" w:date="2021-07-16T10:54:00Z">
                    <w:rPr>
                      <w:rFonts w:ascii="Times New Roman" w:eastAsia="Times New Roman" w:hAnsi="Times New Roman" w:cs="Times New Roman"/>
                      <w:color w:val="000000" w:themeColor="text1"/>
                      <w:lang w:val="en-US"/>
                    </w:rPr>
                  </w:rPrChange>
                </w:rPr>
                <w:t>N-haplotypes</w:t>
              </w:r>
            </w:ins>
          </w:p>
        </w:tc>
      </w:tr>
      <w:tr w:rsidR="00B63FF7" w:rsidRPr="008C5B00" w14:paraId="56C35630" w14:textId="77777777" w:rsidTr="00B63FF7">
        <w:trPr>
          <w:ins w:id="1498" w:author="Grant Adams" w:date="2021-07-16T10:51:00Z"/>
        </w:trPr>
        <w:tc>
          <w:tcPr>
            <w:tcW w:w="328" w:type="pct"/>
            <w:tcBorders>
              <w:top w:val="single" w:sz="4" w:space="0" w:color="auto"/>
            </w:tcBorders>
          </w:tcPr>
          <w:p w14:paraId="46DC8047" w14:textId="77777777" w:rsidR="008C5B00" w:rsidRPr="00B63FF7" w:rsidRDefault="008C5B00" w:rsidP="008C5B00">
            <w:pPr>
              <w:spacing w:after="160" w:line="259" w:lineRule="auto"/>
              <w:rPr>
                <w:ins w:id="1499" w:author="Grant Adams" w:date="2021-07-16T10:51:00Z"/>
                <w:rFonts w:ascii="Times New Roman" w:eastAsiaTheme="minorEastAsia" w:hAnsi="Times New Roman" w:cs="Times New Roman"/>
                <w:sz w:val="20"/>
                <w:szCs w:val="20"/>
                <w:lang w:val="en-US"/>
                <w:rPrChange w:id="1500" w:author="Grant Adams" w:date="2021-07-16T10:54:00Z">
                  <w:rPr>
                    <w:ins w:id="1501" w:author="Grant Adams" w:date="2021-07-16T10:51:00Z"/>
                    <w:rFonts w:ascii="Times New Roman" w:eastAsiaTheme="minorEastAsia" w:hAnsi="Times New Roman" w:cs="Times New Roman"/>
                    <w:lang w:val="en-US"/>
                  </w:rPr>
                </w:rPrChange>
              </w:rPr>
            </w:pPr>
            <w:ins w:id="1502" w:author="Grant Adams" w:date="2021-07-16T10:51:00Z">
              <w:r w:rsidRPr="00B63FF7">
                <w:rPr>
                  <w:rFonts w:ascii="Times New Roman" w:eastAsiaTheme="minorEastAsia" w:hAnsi="Times New Roman" w:cs="Times New Roman"/>
                  <w:sz w:val="20"/>
                  <w:szCs w:val="20"/>
                  <w:lang w:val="en-US"/>
                  <w:rPrChange w:id="1503" w:author="Grant Adams" w:date="2021-07-16T10:54:00Z">
                    <w:rPr>
                      <w:rFonts w:ascii="Times New Roman" w:eastAsiaTheme="minorEastAsia" w:hAnsi="Times New Roman" w:cs="Times New Roman"/>
                      <w:lang w:val="en-US"/>
                    </w:rPr>
                  </w:rPrChange>
                </w:rPr>
                <w:t>Base</w:t>
              </w:r>
            </w:ins>
          </w:p>
        </w:tc>
        <w:tc>
          <w:tcPr>
            <w:tcW w:w="826" w:type="pct"/>
            <w:tcBorders>
              <w:top w:val="single" w:sz="4" w:space="0" w:color="auto"/>
            </w:tcBorders>
          </w:tcPr>
          <w:p w14:paraId="143201C2" w14:textId="77777777" w:rsidR="008C5B00" w:rsidRPr="00B63FF7" w:rsidRDefault="008C5B00" w:rsidP="008C5B00">
            <w:pPr>
              <w:spacing w:after="160" w:line="259" w:lineRule="auto"/>
              <w:rPr>
                <w:ins w:id="1504" w:author="Grant Adams" w:date="2021-07-16T10:51:00Z"/>
                <w:rFonts w:ascii="Times New Roman" w:eastAsiaTheme="minorEastAsia" w:hAnsi="Times New Roman" w:cs="Times New Roman"/>
                <w:bCs/>
                <w:color w:val="000000" w:themeColor="text1"/>
                <w:sz w:val="20"/>
                <w:szCs w:val="20"/>
                <w:lang w:val="en-US"/>
                <w:rPrChange w:id="1505" w:author="Grant Adams" w:date="2021-07-16T10:54:00Z">
                  <w:rPr>
                    <w:ins w:id="1506" w:author="Grant Adams" w:date="2021-07-16T10:51:00Z"/>
                    <w:rFonts w:ascii="Times New Roman" w:eastAsiaTheme="minorEastAsia" w:hAnsi="Times New Roman" w:cs="Times New Roman"/>
                    <w:bCs/>
                    <w:color w:val="000000" w:themeColor="text1"/>
                    <w:lang w:val="en-US"/>
                  </w:rPr>
                </w:rPrChange>
              </w:rPr>
            </w:pPr>
            <m:oMathPara>
              <m:oMath>
                <m:r>
                  <w:ins w:id="1507" w:author="Grant Adams" w:date="2021-07-16T10:51:00Z">
                    <w:rPr>
                      <w:rFonts w:ascii="Cambria Math" w:eastAsiaTheme="minorEastAsia" w:hAnsi="Cambria Math" w:cs="Times New Roman"/>
                      <w:color w:val="000000" w:themeColor="text1"/>
                      <w:sz w:val="20"/>
                      <w:szCs w:val="20"/>
                      <w:lang w:val="en-US"/>
                      <w:rPrChange w:id="150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Borders>
              <w:top w:val="single" w:sz="4" w:space="0" w:color="auto"/>
            </w:tcBorders>
          </w:tcPr>
          <w:p w14:paraId="5D7A1A69" w14:textId="77777777" w:rsidR="008C5B00" w:rsidRPr="00B63FF7" w:rsidRDefault="008C5B00" w:rsidP="008C5B00">
            <w:pPr>
              <w:spacing w:after="160" w:line="259" w:lineRule="auto"/>
              <w:rPr>
                <w:ins w:id="1509" w:author="Grant Adams" w:date="2021-07-16T10:51:00Z"/>
                <w:rFonts w:ascii="Times New Roman" w:eastAsiaTheme="minorEastAsia" w:hAnsi="Times New Roman" w:cs="Times New Roman"/>
                <w:color w:val="000000" w:themeColor="text1"/>
                <w:sz w:val="20"/>
                <w:szCs w:val="20"/>
                <w:lang w:val="en-US"/>
                <w:rPrChange w:id="1510" w:author="Grant Adams" w:date="2021-07-16T10:54:00Z">
                  <w:rPr>
                    <w:ins w:id="1511" w:author="Grant Adams" w:date="2021-07-16T10:51:00Z"/>
                    <w:rFonts w:ascii="Times New Roman" w:eastAsiaTheme="minorEastAsia" w:hAnsi="Times New Roman" w:cs="Times New Roman"/>
                    <w:color w:val="000000" w:themeColor="text1"/>
                    <w:lang w:val="en-US"/>
                  </w:rPr>
                </w:rPrChange>
              </w:rPr>
            </w:pPr>
            <m:oMathPara>
              <m:oMath>
                <m:r>
                  <w:ins w:id="1512" w:author="Grant Adams" w:date="2021-07-16T10:51:00Z">
                    <w:rPr>
                      <w:rFonts w:ascii="Cambria Math" w:eastAsiaTheme="minorEastAsia" w:hAnsi="Cambria Math" w:cs="Times New Roman"/>
                      <w:color w:val="000000" w:themeColor="text1"/>
                      <w:sz w:val="20"/>
                      <w:szCs w:val="20"/>
                      <w:lang w:val="en-US"/>
                      <w:rPrChange w:id="1513" w:author="Grant Adams" w:date="2021-07-16T10:54:00Z">
                        <w:rPr>
                          <w:rFonts w:ascii="Cambria Math" w:eastAsiaTheme="minorEastAsia" w:hAnsi="Cambria Math" w:cs="Times New Roman"/>
                          <w:color w:val="000000" w:themeColor="text1"/>
                          <w:lang w:val="en-US"/>
                        </w:rPr>
                      </w:rPrChange>
                    </w:rPr>
                    <m:t>runif</m:t>
                  </w:ins>
                </m:r>
                <m:d>
                  <m:dPr>
                    <m:ctrlPr>
                      <w:ins w:id="1514" w:author="Grant Adams" w:date="2021-07-16T10:51:00Z">
                        <w:rPr>
                          <w:rFonts w:ascii="Cambria Math" w:eastAsiaTheme="minorEastAsia" w:hAnsi="Cambria Math" w:cs="Times New Roman"/>
                          <w:i/>
                          <w:color w:val="000000" w:themeColor="text1"/>
                          <w:sz w:val="20"/>
                          <w:szCs w:val="20"/>
                          <w:rPrChange w:id="1515" w:author="Grant Adams" w:date="2021-07-16T10:54:00Z">
                            <w:rPr>
                              <w:rFonts w:ascii="Cambria Math" w:eastAsiaTheme="minorEastAsia" w:hAnsi="Cambria Math" w:cs="Times New Roman"/>
                              <w:i/>
                              <w:color w:val="000000" w:themeColor="text1"/>
                            </w:rPr>
                          </w:rPrChange>
                        </w:rPr>
                      </w:ins>
                    </m:ctrlPr>
                  </m:dPr>
                  <m:e>
                    <m:r>
                      <w:ins w:id="1516" w:author="Grant Adams" w:date="2021-07-16T10:51:00Z">
                        <w:rPr>
                          <w:rFonts w:ascii="Cambria Math" w:eastAsiaTheme="minorEastAsia" w:hAnsi="Cambria Math" w:cs="Times New Roman"/>
                          <w:color w:val="000000" w:themeColor="text1"/>
                          <w:sz w:val="20"/>
                          <w:szCs w:val="20"/>
                          <w:lang w:val="en-US"/>
                          <w:rPrChange w:id="1517" w:author="Grant Adams" w:date="2021-07-16T10:54:00Z">
                            <w:rPr>
                              <w:rFonts w:ascii="Cambria Math" w:eastAsiaTheme="minorEastAsia" w:hAnsi="Cambria Math" w:cs="Times New Roman"/>
                              <w:color w:val="000000" w:themeColor="text1"/>
                              <w:lang w:val="en-US"/>
                            </w:rPr>
                          </w:rPrChange>
                        </w:rPr>
                        <m:t>1, 10</m:t>
                      </w:ins>
                    </m:r>
                  </m:e>
                </m:d>
                <m:r>
                  <w:ins w:id="1518" w:author="Grant Adams" w:date="2021-07-16T10:51:00Z">
                    <w:rPr>
                      <w:rFonts w:ascii="Cambria Math" w:eastAsiaTheme="minorEastAsia" w:hAnsi="Cambria Math" w:cs="Times New Roman"/>
                      <w:color w:val="000000" w:themeColor="text1"/>
                      <w:sz w:val="20"/>
                      <w:szCs w:val="20"/>
                      <w:lang w:val="en-US"/>
                      <w:rPrChange w:id="1519"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Borders>
              <w:top w:val="single" w:sz="4" w:space="0" w:color="auto"/>
            </w:tcBorders>
          </w:tcPr>
          <w:p w14:paraId="30540B0F" w14:textId="77777777" w:rsidR="008C5B00" w:rsidRPr="00B63FF7" w:rsidRDefault="008C5B00" w:rsidP="008C5B00">
            <w:pPr>
              <w:spacing w:after="160" w:line="259" w:lineRule="auto"/>
              <w:rPr>
                <w:ins w:id="1520" w:author="Grant Adams" w:date="2021-07-16T10:51:00Z"/>
                <w:rFonts w:ascii="Times New Roman" w:eastAsiaTheme="minorEastAsia" w:hAnsi="Times New Roman" w:cs="Times New Roman"/>
                <w:i/>
                <w:iCs/>
                <w:color w:val="000000" w:themeColor="text1"/>
                <w:sz w:val="20"/>
                <w:szCs w:val="20"/>
                <w:lang w:val="en-US"/>
                <w:rPrChange w:id="1521" w:author="Grant Adams" w:date="2021-07-16T10:54:00Z">
                  <w:rPr>
                    <w:ins w:id="1522" w:author="Grant Adams" w:date="2021-07-16T10:51:00Z"/>
                    <w:rFonts w:ascii="Times New Roman" w:eastAsiaTheme="minorEastAsia" w:hAnsi="Times New Roman" w:cs="Times New Roman"/>
                    <w:i/>
                    <w:iCs/>
                    <w:color w:val="000000" w:themeColor="text1"/>
                    <w:lang w:val="en-US"/>
                  </w:rPr>
                </w:rPrChange>
              </w:rPr>
            </w:pPr>
            <w:proofErr w:type="spellStart"/>
            <w:ins w:id="1523" w:author="Grant Adams" w:date="2021-07-16T10:51:00Z">
              <w:r w:rsidRPr="00B63FF7">
                <w:rPr>
                  <w:rFonts w:ascii="Times New Roman" w:eastAsiaTheme="minorEastAsia" w:hAnsi="Times New Roman" w:cs="Times New Roman"/>
                  <w:i/>
                  <w:iCs/>
                  <w:color w:val="000000" w:themeColor="text1"/>
                  <w:sz w:val="20"/>
                  <w:szCs w:val="20"/>
                  <w:lang w:val="en-US"/>
                  <w:rPrChange w:id="1524"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525"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Borders>
              <w:top w:val="single" w:sz="4" w:space="0" w:color="auto"/>
            </w:tcBorders>
          </w:tcPr>
          <w:p w14:paraId="2338FAEB" w14:textId="77777777" w:rsidR="008C5B00" w:rsidRPr="00B63FF7" w:rsidRDefault="008C5B00" w:rsidP="008C5B00">
            <w:pPr>
              <w:spacing w:after="160" w:line="259" w:lineRule="auto"/>
              <w:rPr>
                <w:ins w:id="1526" w:author="Grant Adams" w:date="2021-07-16T10:51:00Z"/>
                <w:rFonts w:ascii="Times New Roman" w:eastAsiaTheme="minorEastAsia" w:hAnsi="Times New Roman" w:cs="Times New Roman"/>
                <w:color w:val="000000" w:themeColor="text1"/>
                <w:sz w:val="20"/>
                <w:szCs w:val="20"/>
                <w:lang w:val="en-US"/>
                <w:rPrChange w:id="1527" w:author="Grant Adams" w:date="2021-07-16T10:54:00Z">
                  <w:rPr>
                    <w:ins w:id="1528" w:author="Grant Adams" w:date="2021-07-16T10:51:00Z"/>
                    <w:rFonts w:ascii="Times New Roman" w:eastAsiaTheme="minorEastAsia" w:hAnsi="Times New Roman" w:cs="Times New Roman"/>
                    <w:color w:val="000000" w:themeColor="text1"/>
                    <w:lang w:val="en-US"/>
                  </w:rPr>
                </w:rPrChange>
              </w:rPr>
            </w:pPr>
            <w:ins w:id="1529" w:author="Grant Adams" w:date="2021-07-16T10:51:00Z">
              <w:r w:rsidRPr="00B63FF7">
                <w:rPr>
                  <w:rFonts w:ascii="Times New Roman" w:eastAsiaTheme="minorEastAsia" w:hAnsi="Times New Roman" w:cs="Times New Roman"/>
                  <w:color w:val="000000" w:themeColor="text1"/>
                  <w:sz w:val="20"/>
                  <w:szCs w:val="20"/>
                  <w:lang w:val="en-US"/>
                  <w:rPrChange w:id="1530" w:author="Grant Adams" w:date="2021-07-16T10:54:00Z">
                    <w:rPr>
                      <w:rFonts w:ascii="Times New Roman" w:eastAsiaTheme="minorEastAsia" w:hAnsi="Times New Roman" w:cs="Times New Roman"/>
                      <w:color w:val="000000" w:themeColor="text1"/>
                      <w:lang w:val="en-US"/>
                    </w:rPr>
                  </w:rPrChange>
                </w:rPr>
                <w:t>Include</w:t>
              </w:r>
            </w:ins>
          </w:p>
        </w:tc>
        <w:tc>
          <w:tcPr>
            <w:tcW w:w="704" w:type="pct"/>
            <w:tcBorders>
              <w:top w:val="single" w:sz="4" w:space="0" w:color="auto"/>
            </w:tcBorders>
          </w:tcPr>
          <w:p w14:paraId="5BFED340" w14:textId="77777777" w:rsidR="008C5B00" w:rsidRPr="00B63FF7" w:rsidRDefault="008C5B00" w:rsidP="008C5B00">
            <w:pPr>
              <w:spacing w:after="160" w:line="259" w:lineRule="auto"/>
              <w:rPr>
                <w:ins w:id="1531" w:author="Grant Adams" w:date="2021-07-16T10:51:00Z"/>
                <w:rFonts w:ascii="Times New Roman" w:eastAsiaTheme="minorEastAsia" w:hAnsi="Times New Roman" w:cs="Times New Roman"/>
                <w:color w:val="000000" w:themeColor="text1"/>
                <w:sz w:val="20"/>
                <w:szCs w:val="20"/>
                <w:lang w:val="en-US"/>
                <w:rPrChange w:id="1532" w:author="Grant Adams" w:date="2021-07-16T10:54:00Z">
                  <w:rPr>
                    <w:ins w:id="1533" w:author="Grant Adams" w:date="2021-07-16T10:51:00Z"/>
                    <w:rFonts w:ascii="Times New Roman" w:eastAsiaTheme="minorEastAsia" w:hAnsi="Times New Roman" w:cs="Times New Roman"/>
                    <w:color w:val="000000" w:themeColor="text1"/>
                    <w:lang w:val="en-US"/>
                  </w:rPr>
                </w:rPrChange>
              </w:rPr>
            </w:pPr>
            <m:oMathPara>
              <m:oMath>
                <m:r>
                  <w:ins w:id="1534" w:author="Grant Adams" w:date="2021-07-16T10:51:00Z">
                    <w:rPr>
                      <w:rFonts w:ascii="Cambria Math" w:eastAsiaTheme="minorEastAsia" w:hAnsi="Cambria Math" w:cs="Times New Roman"/>
                      <w:color w:val="000000" w:themeColor="text1"/>
                      <w:sz w:val="20"/>
                      <w:szCs w:val="20"/>
                      <w:lang w:val="en-US"/>
                      <w:rPrChange w:id="1535"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Borders>
              <w:top w:val="single" w:sz="4" w:space="0" w:color="auto"/>
            </w:tcBorders>
          </w:tcPr>
          <w:p w14:paraId="59FB1BD6" w14:textId="77777777" w:rsidR="008C5B00" w:rsidRPr="00B63FF7" w:rsidRDefault="008C5B00" w:rsidP="008C5B00">
            <w:pPr>
              <w:spacing w:after="160" w:line="259" w:lineRule="auto"/>
              <w:jc w:val="center"/>
              <w:rPr>
                <w:ins w:id="1536" w:author="Grant Adams" w:date="2021-07-16T10:51:00Z"/>
                <w:rFonts w:ascii="Times New Roman" w:eastAsia="Times New Roman" w:hAnsi="Times New Roman" w:cs="Times New Roman"/>
                <w:color w:val="000000" w:themeColor="text1"/>
                <w:sz w:val="20"/>
                <w:szCs w:val="20"/>
                <w:lang w:val="en-US"/>
                <w:rPrChange w:id="1537" w:author="Grant Adams" w:date="2021-07-16T10:54:00Z">
                  <w:rPr>
                    <w:ins w:id="1538" w:author="Grant Adams" w:date="2021-07-16T10:51:00Z"/>
                    <w:rFonts w:ascii="Times New Roman" w:eastAsia="Times New Roman" w:hAnsi="Times New Roman" w:cs="Times New Roman"/>
                    <w:color w:val="000000" w:themeColor="text1"/>
                    <w:lang w:val="en-US"/>
                  </w:rPr>
                </w:rPrChange>
              </w:rPr>
            </w:pPr>
            <w:ins w:id="1539" w:author="Grant Adams" w:date="2021-07-16T10:51:00Z">
              <w:r w:rsidRPr="00B63FF7">
                <w:rPr>
                  <w:rFonts w:ascii="Times New Roman" w:eastAsia="Times New Roman" w:hAnsi="Times New Roman" w:cs="Times New Roman"/>
                  <w:color w:val="000000" w:themeColor="text1"/>
                  <w:sz w:val="20"/>
                  <w:szCs w:val="20"/>
                  <w:lang w:val="en-US"/>
                  <w:rPrChange w:id="1540"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Borders>
              <w:top w:val="single" w:sz="4" w:space="0" w:color="auto"/>
            </w:tcBorders>
          </w:tcPr>
          <w:p w14:paraId="1167B590" w14:textId="77777777" w:rsidR="008C5B00" w:rsidRPr="00B63FF7" w:rsidRDefault="008C5B00" w:rsidP="008C5B00">
            <w:pPr>
              <w:spacing w:after="160" w:line="259" w:lineRule="auto"/>
              <w:jc w:val="center"/>
              <w:rPr>
                <w:ins w:id="1541" w:author="Grant Adams" w:date="2021-07-16T10:51:00Z"/>
                <w:rFonts w:ascii="Times New Roman" w:eastAsia="Times New Roman" w:hAnsi="Times New Roman" w:cs="Times New Roman"/>
                <w:color w:val="000000" w:themeColor="text1"/>
                <w:sz w:val="20"/>
                <w:szCs w:val="20"/>
                <w:lang w:val="en-US"/>
                <w:rPrChange w:id="1542" w:author="Grant Adams" w:date="2021-07-16T10:54:00Z">
                  <w:rPr>
                    <w:ins w:id="1543" w:author="Grant Adams" w:date="2021-07-16T10:51:00Z"/>
                    <w:rFonts w:ascii="Times New Roman" w:eastAsia="Times New Roman" w:hAnsi="Times New Roman" w:cs="Times New Roman"/>
                    <w:color w:val="000000" w:themeColor="text1"/>
                    <w:lang w:val="en-US"/>
                  </w:rPr>
                </w:rPrChange>
              </w:rPr>
            </w:pPr>
            <w:ins w:id="1544" w:author="Grant Adams" w:date="2021-07-16T10:51:00Z">
              <w:r w:rsidRPr="00B63FF7">
                <w:rPr>
                  <w:rFonts w:ascii="Times New Roman" w:eastAsia="Times New Roman" w:hAnsi="Times New Roman" w:cs="Times New Roman"/>
                  <w:color w:val="000000" w:themeColor="text1"/>
                  <w:sz w:val="20"/>
                  <w:szCs w:val="20"/>
                  <w:lang w:val="en-US"/>
                  <w:rPrChange w:id="1545" w:author="Grant Adams" w:date="2021-07-16T10:54:00Z">
                    <w:rPr>
                      <w:rFonts w:ascii="Times New Roman" w:eastAsia="Times New Roman" w:hAnsi="Times New Roman" w:cs="Times New Roman"/>
                      <w:color w:val="000000" w:themeColor="text1"/>
                      <w:lang w:val="en-US"/>
                    </w:rPr>
                  </w:rPrChange>
                </w:rPr>
                <w:t>Analytical</w:t>
              </w:r>
            </w:ins>
          </w:p>
        </w:tc>
        <w:tc>
          <w:tcPr>
            <w:tcW w:w="497" w:type="pct"/>
            <w:tcBorders>
              <w:top w:val="single" w:sz="4" w:space="0" w:color="auto"/>
            </w:tcBorders>
          </w:tcPr>
          <w:p w14:paraId="52AD2077" w14:textId="77777777" w:rsidR="008C5B00" w:rsidRPr="00B63FF7" w:rsidRDefault="008C5B00" w:rsidP="008C5B00">
            <w:pPr>
              <w:spacing w:after="160" w:line="259" w:lineRule="auto"/>
              <w:jc w:val="center"/>
              <w:rPr>
                <w:ins w:id="1546" w:author="Grant Adams" w:date="2021-07-16T10:51:00Z"/>
                <w:rFonts w:ascii="Times New Roman" w:eastAsia="Times New Roman" w:hAnsi="Times New Roman" w:cs="Times New Roman"/>
                <w:color w:val="000000" w:themeColor="text1"/>
                <w:sz w:val="20"/>
                <w:szCs w:val="20"/>
                <w:lang w:val="en-US"/>
                <w:rPrChange w:id="1547" w:author="Grant Adams" w:date="2021-07-16T10:54:00Z">
                  <w:rPr>
                    <w:ins w:id="1548" w:author="Grant Adams" w:date="2021-07-16T10:51:00Z"/>
                    <w:rFonts w:ascii="Times New Roman" w:eastAsia="Times New Roman" w:hAnsi="Times New Roman" w:cs="Times New Roman"/>
                    <w:color w:val="000000" w:themeColor="text1"/>
                    <w:lang w:val="en-US"/>
                  </w:rPr>
                </w:rPrChange>
              </w:rPr>
            </w:pPr>
            <w:ins w:id="1549" w:author="Grant Adams" w:date="2021-07-16T10:51:00Z">
              <w:r w:rsidRPr="00B63FF7">
                <w:rPr>
                  <w:rFonts w:ascii="Times New Roman" w:eastAsia="Times New Roman" w:hAnsi="Times New Roman" w:cs="Times New Roman"/>
                  <w:color w:val="000000" w:themeColor="text1"/>
                  <w:sz w:val="20"/>
                  <w:szCs w:val="20"/>
                  <w:lang w:val="en-US"/>
                  <w:rPrChange w:id="1550"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2E9F96F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551" w:author="Grant Adams" w:date="2021-07-16T10:54:00Z">
            <w:tblPrEx>
              <w:tblW w:w="5000" w:type="pct"/>
            </w:tblPrEx>
          </w:tblPrExChange>
        </w:tblPrEx>
        <w:trPr>
          <w:ins w:id="1552" w:author="Grant Adams" w:date="2021-07-16T10:51:00Z"/>
          <w:trPrChange w:id="1553" w:author="Grant Adams" w:date="2021-07-16T10:54:00Z">
            <w:trPr>
              <w:gridBefore w:val="1"/>
              <w:gridAfter w:val="0"/>
            </w:trPr>
          </w:trPrChange>
        </w:trPr>
        <w:tc>
          <w:tcPr>
            <w:tcW w:w="328" w:type="pct"/>
            <w:tcPrChange w:id="1554" w:author="Grant Adams" w:date="2021-07-16T10:54:00Z">
              <w:tcPr>
                <w:tcW w:w="328" w:type="pct"/>
                <w:gridSpan w:val="2"/>
              </w:tcPr>
            </w:tcPrChange>
          </w:tcPr>
          <w:p w14:paraId="1ECE4AED" w14:textId="77777777" w:rsidR="008C5B00" w:rsidRPr="00B63FF7" w:rsidRDefault="008C5B00" w:rsidP="008C5B00">
            <w:pPr>
              <w:spacing w:after="160" w:line="259" w:lineRule="auto"/>
              <w:rPr>
                <w:ins w:id="1555" w:author="Grant Adams" w:date="2021-07-16T10:51:00Z"/>
                <w:rFonts w:ascii="Times New Roman" w:eastAsiaTheme="minorEastAsia" w:hAnsi="Times New Roman" w:cs="Times New Roman"/>
                <w:sz w:val="20"/>
                <w:szCs w:val="20"/>
                <w:lang w:val="en-US"/>
                <w:rPrChange w:id="1556" w:author="Grant Adams" w:date="2021-07-16T10:54:00Z">
                  <w:rPr>
                    <w:ins w:id="1557" w:author="Grant Adams" w:date="2021-07-16T10:51:00Z"/>
                    <w:rFonts w:ascii="Times New Roman" w:eastAsiaTheme="minorEastAsia" w:hAnsi="Times New Roman" w:cs="Times New Roman"/>
                    <w:lang w:val="en-US"/>
                  </w:rPr>
                </w:rPrChange>
              </w:rPr>
            </w:pPr>
            <w:ins w:id="1558" w:author="Grant Adams" w:date="2021-07-16T10:51:00Z">
              <w:r w:rsidRPr="00B63FF7">
                <w:rPr>
                  <w:rFonts w:ascii="Times New Roman" w:eastAsiaTheme="minorEastAsia" w:hAnsi="Times New Roman" w:cs="Times New Roman"/>
                  <w:sz w:val="20"/>
                  <w:szCs w:val="20"/>
                  <w:lang w:val="en-US"/>
                  <w:rPrChange w:id="1559" w:author="Grant Adams" w:date="2021-07-16T10:54:00Z">
                    <w:rPr>
                      <w:rFonts w:ascii="Times New Roman" w:eastAsiaTheme="minorEastAsia" w:hAnsi="Times New Roman" w:cs="Times New Roman"/>
                      <w:lang w:val="en-US"/>
                    </w:rPr>
                  </w:rPrChange>
                </w:rPr>
                <w:t>1</w:t>
              </w:r>
            </w:ins>
          </w:p>
        </w:tc>
        <w:tc>
          <w:tcPr>
            <w:tcW w:w="826" w:type="pct"/>
            <w:tcPrChange w:id="1560" w:author="Grant Adams" w:date="2021-07-16T10:54:00Z">
              <w:tcPr>
                <w:tcW w:w="826" w:type="pct"/>
                <w:gridSpan w:val="2"/>
              </w:tcPr>
            </w:tcPrChange>
          </w:tcPr>
          <w:p w14:paraId="6B1D379E" w14:textId="77777777" w:rsidR="008C5B00" w:rsidRPr="00B63FF7" w:rsidRDefault="008C5B00" w:rsidP="008C5B00">
            <w:pPr>
              <w:spacing w:after="160" w:line="259" w:lineRule="auto"/>
              <w:rPr>
                <w:ins w:id="1561" w:author="Grant Adams" w:date="2021-07-16T10:51:00Z"/>
                <w:rFonts w:ascii="Times New Roman" w:eastAsiaTheme="minorEastAsia" w:hAnsi="Times New Roman" w:cs="Times New Roman"/>
                <w:b/>
                <w:bCs/>
                <w:color w:val="000000" w:themeColor="text1"/>
                <w:sz w:val="20"/>
                <w:szCs w:val="20"/>
                <w:lang w:val="en-US"/>
                <w:rPrChange w:id="1562" w:author="Grant Adams" w:date="2021-07-16T10:54:00Z">
                  <w:rPr>
                    <w:ins w:id="1563" w:author="Grant Adams" w:date="2021-07-16T10:51:00Z"/>
                    <w:rFonts w:ascii="Times New Roman" w:eastAsiaTheme="minorEastAsia" w:hAnsi="Times New Roman" w:cs="Times New Roman"/>
                    <w:b/>
                    <w:bCs/>
                    <w:color w:val="000000" w:themeColor="text1"/>
                    <w:lang w:val="en-US"/>
                  </w:rPr>
                </w:rPrChange>
              </w:rPr>
            </w:pPr>
            <m:oMathPara>
              <m:oMath>
                <m:r>
                  <w:ins w:id="1564" w:author="Grant Adams" w:date="2021-07-16T10:51:00Z">
                    <m:rPr>
                      <m:sty m:val="bi"/>
                    </m:rPr>
                    <w:rPr>
                      <w:rFonts w:ascii="Cambria Math" w:eastAsiaTheme="minorEastAsia" w:hAnsi="Cambria Math" w:cs="Times New Roman"/>
                      <w:color w:val="000000" w:themeColor="text1"/>
                      <w:sz w:val="20"/>
                      <w:szCs w:val="20"/>
                      <w:lang w:val="en-US"/>
                      <w:rPrChange w:id="1565" w:author="Grant Adams" w:date="2021-07-16T10:54:00Z">
                        <w:rPr>
                          <w:rFonts w:ascii="Cambria Math" w:eastAsiaTheme="minorEastAsia" w:hAnsi="Cambria Math" w:cs="Times New Roman"/>
                          <w:color w:val="000000" w:themeColor="text1"/>
                          <w:lang w:val="en-US"/>
                        </w:rPr>
                      </w:rPrChange>
                    </w:rPr>
                    <m:t>rlnom(-2.67, 0.5)</m:t>
                  </w:ins>
                </m:r>
              </m:oMath>
            </m:oMathPara>
          </w:p>
        </w:tc>
        <w:tc>
          <w:tcPr>
            <w:tcW w:w="730" w:type="pct"/>
            <w:tcPrChange w:id="1566" w:author="Grant Adams" w:date="2021-07-16T10:54:00Z">
              <w:tcPr>
                <w:tcW w:w="730" w:type="pct"/>
                <w:gridSpan w:val="2"/>
              </w:tcPr>
            </w:tcPrChange>
          </w:tcPr>
          <w:p w14:paraId="5AEB9A37" w14:textId="77777777" w:rsidR="008C5B00" w:rsidRPr="00B63FF7" w:rsidRDefault="008C5B00" w:rsidP="008C5B00">
            <w:pPr>
              <w:spacing w:after="160" w:line="259" w:lineRule="auto"/>
              <w:rPr>
                <w:ins w:id="1567" w:author="Grant Adams" w:date="2021-07-16T10:51:00Z"/>
                <w:rFonts w:ascii="Times New Roman" w:eastAsiaTheme="minorEastAsia" w:hAnsi="Times New Roman" w:cs="Times New Roman"/>
                <w:color w:val="000000" w:themeColor="text1"/>
                <w:sz w:val="20"/>
                <w:szCs w:val="20"/>
                <w:lang w:val="en-US"/>
                <w:rPrChange w:id="1568" w:author="Grant Adams" w:date="2021-07-16T10:54:00Z">
                  <w:rPr>
                    <w:ins w:id="1569" w:author="Grant Adams" w:date="2021-07-16T10:51:00Z"/>
                    <w:rFonts w:ascii="Times New Roman" w:eastAsiaTheme="minorEastAsia" w:hAnsi="Times New Roman" w:cs="Times New Roman"/>
                    <w:color w:val="000000" w:themeColor="text1"/>
                    <w:lang w:val="en-US"/>
                  </w:rPr>
                </w:rPrChange>
              </w:rPr>
            </w:pPr>
            <m:oMathPara>
              <m:oMath>
                <m:r>
                  <w:ins w:id="1570" w:author="Grant Adams" w:date="2021-07-16T10:51:00Z">
                    <w:rPr>
                      <w:rFonts w:ascii="Cambria Math" w:eastAsiaTheme="minorEastAsia" w:hAnsi="Cambria Math" w:cs="Times New Roman"/>
                      <w:color w:val="000000" w:themeColor="text1"/>
                      <w:sz w:val="20"/>
                      <w:szCs w:val="20"/>
                      <w:lang w:val="en-US"/>
                      <w:rPrChange w:id="1571" w:author="Grant Adams" w:date="2021-07-16T10:54:00Z">
                        <w:rPr>
                          <w:rFonts w:ascii="Cambria Math" w:eastAsiaTheme="minorEastAsia" w:hAnsi="Cambria Math" w:cs="Times New Roman"/>
                          <w:color w:val="000000" w:themeColor="text1"/>
                          <w:lang w:val="en-US"/>
                        </w:rPr>
                      </w:rPrChange>
                    </w:rPr>
                    <m:t>runif</m:t>
                  </w:ins>
                </m:r>
                <m:d>
                  <m:dPr>
                    <m:ctrlPr>
                      <w:ins w:id="1572" w:author="Grant Adams" w:date="2021-07-16T10:51:00Z">
                        <w:rPr>
                          <w:rFonts w:ascii="Cambria Math" w:eastAsiaTheme="minorEastAsia" w:hAnsi="Cambria Math" w:cs="Times New Roman"/>
                          <w:i/>
                          <w:color w:val="000000" w:themeColor="text1"/>
                          <w:sz w:val="20"/>
                          <w:szCs w:val="20"/>
                          <w:rPrChange w:id="1573" w:author="Grant Adams" w:date="2021-07-16T10:54:00Z">
                            <w:rPr>
                              <w:rFonts w:ascii="Cambria Math" w:eastAsiaTheme="minorEastAsia" w:hAnsi="Cambria Math" w:cs="Times New Roman"/>
                              <w:i/>
                              <w:color w:val="000000" w:themeColor="text1"/>
                            </w:rPr>
                          </w:rPrChange>
                        </w:rPr>
                      </w:ins>
                    </m:ctrlPr>
                  </m:dPr>
                  <m:e>
                    <m:r>
                      <w:ins w:id="1574" w:author="Grant Adams" w:date="2021-07-16T10:51:00Z">
                        <w:rPr>
                          <w:rFonts w:ascii="Cambria Math" w:eastAsiaTheme="minorEastAsia" w:hAnsi="Cambria Math" w:cs="Times New Roman"/>
                          <w:color w:val="000000" w:themeColor="text1"/>
                          <w:sz w:val="20"/>
                          <w:szCs w:val="20"/>
                          <w:lang w:val="en-US"/>
                          <w:rPrChange w:id="1575" w:author="Grant Adams" w:date="2021-07-16T10:54:00Z">
                            <w:rPr>
                              <w:rFonts w:ascii="Cambria Math" w:eastAsiaTheme="minorEastAsia" w:hAnsi="Cambria Math" w:cs="Times New Roman"/>
                              <w:color w:val="000000" w:themeColor="text1"/>
                              <w:lang w:val="en-US"/>
                            </w:rPr>
                          </w:rPrChange>
                        </w:rPr>
                        <m:t>1, 10</m:t>
                      </w:ins>
                    </m:r>
                  </m:e>
                </m:d>
                <m:r>
                  <w:ins w:id="1576" w:author="Grant Adams" w:date="2021-07-16T10:51:00Z">
                    <w:rPr>
                      <w:rFonts w:ascii="Cambria Math" w:eastAsiaTheme="minorEastAsia" w:hAnsi="Cambria Math" w:cs="Times New Roman"/>
                      <w:color w:val="000000" w:themeColor="text1"/>
                      <w:sz w:val="20"/>
                      <w:szCs w:val="20"/>
                      <w:lang w:val="en-US"/>
                      <w:rPrChange w:id="1577"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578" w:author="Grant Adams" w:date="2021-07-16T10:54:00Z">
              <w:tcPr>
                <w:tcW w:w="532" w:type="pct"/>
                <w:gridSpan w:val="2"/>
              </w:tcPr>
            </w:tcPrChange>
          </w:tcPr>
          <w:p w14:paraId="1B880686" w14:textId="77777777" w:rsidR="008C5B00" w:rsidRPr="00B63FF7" w:rsidRDefault="008C5B00" w:rsidP="008C5B00">
            <w:pPr>
              <w:spacing w:after="160" w:line="259" w:lineRule="auto"/>
              <w:rPr>
                <w:ins w:id="1579" w:author="Grant Adams" w:date="2021-07-16T10:51:00Z"/>
                <w:rFonts w:ascii="Times New Roman" w:eastAsiaTheme="minorEastAsia" w:hAnsi="Times New Roman" w:cs="Times New Roman"/>
                <w:color w:val="000000" w:themeColor="text1"/>
                <w:sz w:val="20"/>
                <w:szCs w:val="20"/>
                <w:lang w:val="en-US"/>
                <w:rPrChange w:id="1580" w:author="Grant Adams" w:date="2021-07-16T10:54:00Z">
                  <w:rPr>
                    <w:ins w:id="1581" w:author="Grant Adams" w:date="2021-07-16T10:51:00Z"/>
                    <w:rFonts w:ascii="Times New Roman" w:eastAsiaTheme="minorEastAsia" w:hAnsi="Times New Roman" w:cs="Times New Roman"/>
                    <w:color w:val="000000" w:themeColor="text1"/>
                    <w:lang w:val="en-US"/>
                  </w:rPr>
                </w:rPrChange>
              </w:rPr>
            </w:pPr>
            <w:proofErr w:type="spellStart"/>
            <w:ins w:id="1582" w:author="Grant Adams" w:date="2021-07-16T10:51:00Z">
              <w:r w:rsidRPr="00B63FF7">
                <w:rPr>
                  <w:rFonts w:ascii="Times New Roman" w:eastAsiaTheme="minorEastAsia" w:hAnsi="Times New Roman" w:cs="Times New Roman"/>
                  <w:i/>
                  <w:iCs/>
                  <w:color w:val="000000" w:themeColor="text1"/>
                  <w:sz w:val="20"/>
                  <w:szCs w:val="20"/>
                  <w:lang w:val="en-US"/>
                  <w:rPrChange w:id="1583"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584"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585" w:author="Grant Adams" w:date="2021-07-16T10:54:00Z">
              <w:tcPr>
                <w:tcW w:w="383" w:type="pct"/>
              </w:tcPr>
            </w:tcPrChange>
          </w:tcPr>
          <w:p w14:paraId="4C6F14A7" w14:textId="77777777" w:rsidR="008C5B00" w:rsidRPr="00B63FF7" w:rsidRDefault="008C5B00" w:rsidP="008C5B00">
            <w:pPr>
              <w:spacing w:after="160" w:line="259" w:lineRule="auto"/>
              <w:rPr>
                <w:ins w:id="1586" w:author="Grant Adams" w:date="2021-07-16T10:51:00Z"/>
                <w:rFonts w:ascii="Times New Roman" w:eastAsiaTheme="minorEastAsia" w:hAnsi="Times New Roman" w:cs="Times New Roman"/>
                <w:color w:val="000000" w:themeColor="text1"/>
                <w:sz w:val="20"/>
                <w:szCs w:val="20"/>
                <w:lang w:val="en-US"/>
                <w:rPrChange w:id="1587" w:author="Grant Adams" w:date="2021-07-16T10:54:00Z">
                  <w:rPr>
                    <w:ins w:id="1588" w:author="Grant Adams" w:date="2021-07-16T10:51:00Z"/>
                    <w:rFonts w:ascii="Times New Roman" w:eastAsiaTheme="minorEastAsia" w:hAnsi="Times New Roman" w:cs="Times New Roman"/>
                    <w:color w:val="000000" w:themeColor="text1"/>
                    <w:lang w:val="en-US"/>
                  </w:rPr>
                </w:rPrChange>
              </w:rPr>
            </w:pPr>
            <w:ins w:id="1589" w:author="Grant Adams" w:date="2021-07-16T10:51:00Z">
              <w:r w:rsidRPr="00B63FF7">
                <w:rPr>
                  <w:rFonts w:ascii="Times New Roman" w:eastAsiaTheme="minorEastAsia" w:hAnsi="Times New Roman" w:cs="Times New Roman"/>
                  <w:color w:val="000000" w:themeColor="text1"/>
                  <w:sz w:val="20"/>
                  <w:szCs w:val="20"/>
                  <w:lang w:val="en-US"/>
                  <w:rPrChange w:id="1590"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591" w:author="Grant Adams" w:date="2021-07-16T10:54:00Z">
              <w:tcPr>
                <w:tcW w:w="704" w:type="pct"/>
              </w:tcPr>
            </w:tcPrChange>
          </w:tcPr>
          <w:p w14:paraId="5C781991" w14:textId="77777777" w:rsidR="008C5B00" w:rsidRPr="00B63FF7" w:rsidRDefault="008C5B00" w:rsidP="008C5B00">
            <w:pPr>
              <w:spacing w:after="160" w:line="259" w:lineRule="auto"/>
              <w:rPr>
                <w:ins w:id="1592" w:author="Grant Adams" w:date="2021-07-16T10:51:00Z"/>
                <w:rFonts w:ascii="Times New Roman" w:eastAsiaTheme="minorEastAsia" w:hAnsi="Times New Roman" w:cs="Times New Roman"/>
                <w:color w:val="000000" w:themeColor="text1"/>
                <w:sz w:val="20"/>
                <w:szCs w:val="20"/>
                <w:lang w:val="en-US"/>
                <w:rPrChange w:id="1593" w:author="Grant Adams" w:date="2021-07-16T10:54:00Z">
                  <w:rPr>
                    <w:ins w:id="1594" w:author="Grant Adams" w:date="2021-07-16T10:51:00Z"/>
                    <w:rFonts w:ascii="Times New Roman" w:eastAsiaTheme="minorEastAsia" w:hAnsi="Times New Roman" w:cs="Times New Roman"/>
                    <w:color w:val="000000" w:themeColor="text1"/>
                    <w:lang w:val="en-US"/>
                  </w:rPr>
                </w:rPrChange>
              </w:rPr>
            </w:pPr>
            <m:oMathPara>
              <m:oMath>
                <m:r>
                  <w:ins w:id="1595" w:author="Grant Adams" w:date="2021-07-16T10:51:00Z">
                    <w:rPr>
                      <w:rFonts w:ascii="Cambria Math" w:eastAsiaTheme="minorEastAsia" w:hAnsi="Cambria Math" w:cs="Times New Roman"/>
                      <w:color w:val="000000" w:themeColor="text1"/>
                      <w:sz w:val="20"/>
                      <w:szCs w:val="20"/>
                      <w:lang w:val="en-US"/>
                      <w:rPrChange w:id="1596"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597" w:author="Grant Adams" w:date="2021-07-16T10:54:00Z">
              <w:tcPr>
                <w:tcW w:w="500" w:type="pct"/>
                <w:gridSpan w:val="2"/>
              </w:tcPr>
            </w:tcPrChange>
          </w:tcPr>
          <w:p w14:paraId="0679B3C9" w14:textId="77777777" w:rsidR="008C5B00" w:rsidRPr="00B63FF7" w:rsidRDefault="008C5B00" w:rsidP="008C5B00">
            <w:pPr>
              <w:spacing w:after="160" w:line="259" w:lineRule="auto"/>
              <w:jc w:val="center"/>
              <w:rPr>
                <w:ins w:id="1598" w:author="Grant Adams" w:date="2021-07-16T10:51:00Z"/>
                <w:rFonts w:ascii="Times New Roman" w:eastAsia="Times New Roman" w:hAnsi="Times New Roman" w:cs="Times New Roman"/>
                <w:color w:val="000000" w:themeColor="text1"/>
                <w:sz w:val="20"/>
                <w:szCs w:val="20"/>
                <w:lang w:val="en-US"/>
                <w:rPrChange w:id="1599" w:author="Grant Adams" w:date="2021-07-16T10:54:00Z">
                  <w:rPr>
                    <w:ins w:id="1600" w:author="Grant Adams" w:date="2021-07-16T10:51:00Z"/>
                    <w:rFonts w:ascii="Times New Roman" w:eastAsia="Times New Roman" w:hAnsi="Times New Roman" w:cs="Times New Roman"/>
                    <w:color w:val="000000" w:themeColor="text1"/>
                    <w:lang w:val="en-US"/>
                  </w:rPr>
                </w:rPrChange>
              </w:rPr>
            </w:pPr>
            <w:ins w:id="1601" w:author="Grant Adams" w:date="2021-07-16T10:51:00Z">
              <w:r w:rsidRPr="00B63FF7">
                <w:rPr>
                  <w:rFonts w:ascii="Times New Roman" w:eastAsia="Times New Roman" w:hAnsi="Times New Roman" w:cs="Times New Roman"/>
                  <w:color w:val="000000" w:themeColor="text1"/>
                  <w:sz w:val="20"/>
                  <w:szCs w:val="20"/>
                  <w:lang w:val="en-US"/>
                  <w:rPrChange w:id="1602"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603" w:author="Grant Adams" w:date="2021-07-16T10:54:00Z">
              <w:tcPr>
                <w:tcW w:w="500" w:type="pct"/>
                <w:gridSpan w:val="2"/>
              </w:tcPr>
            </w:tcPrChange>
          </w:tcPr>
          <w:p w14:paraId="05F2CCE9" w14:textId="77777777" w:rsidR="008C5B00" w:rsidRPr="00B63FF7" w:rsidRDefault="008C5B00" w:rsidP="008C5B00">
            <w:pPr>
              <w:spacing w:after="160" w:line="259" w:lineRule="auto"/>
              <w:jc w:val="center"/>
              <w:rPr>
                <w:ins w:id="1604" w:author="Grant Adams" w:date="2021-07-16T10:51:00Z"/>
                <w:rFonts w:ascii="Times New Roman" w:eastAsia="Times New Roman" w:hAnsi="Times New Roman" w:cs="Times New Roman"/>
                <w:color w:val="000000" w:themeColor="text1"/>
                <w:sz w:val="20"/>
                <w:szCs w:val="20"/>
                <w:lang w:val="en-US"/>
                <w:rPrChange w:id="1605" w:author="Grant Adams" w:date="2021-07-16T10:54:00Z">
                  <w:rPr>
                    <w:ins w:id="1606" w:author="Grant Adams" w:date="2021-07-16T10:51:00Z"/>
                    <w:rFonts w:ascii="Times New Roman" w:eastAsia="Times New Roman" w:hAnsi="Times New Roman" w:cs="Times New Roman"/>
                    <w:color w:val="000000" w:themeColor="text1"/>
                    <w:lang w:val="en-US"/>
                  </w:rPr>
                </w:rPrChange>
              </w:rPr>
            </w:pPr>
            <w:ins w:id="1607" w:author="Grant Adams" w:date="2021-07-16T10:51:00Z">
              <w:r w:rsidRPr="00B63FF7">
                <w:rPr>
                  <w:rFonts w:ascii="Times New Roman" w:eastAsia="Times New Roman" w:hAnsi="Times New Roman" w:cs="Times New Roman"/>
                  <w:color w:val="000000" w:themeColor="text1"/>
                  <w:sz w:val="20"/>
                  <w:szCs w:val="20"/>
                  <w:lang w:val="en-US"/>
                  <w:rPrChange w:id="1608"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609" w:author="Grant Adams" w:date="2021-07-16T10:54:00Z">
              <w:tcPr>
                <w:tcW w:w="497" w:type="pct"/>
                <w:gridSpan w:val="2"/>
              </w:tcPr>
            </w:tcPrChange>
          </w:tcPr>
          <w:p w14:paraId="4EABC489" w14:textId="77777777" w:rsidR="008C5B00" w:rsidRPr="00B63FF7" w:rsidRDefault="008C5B00" w:rsidP="008C5B00">
            <w:pPr>
              <w:spacing w:after="160" w:line="259" w:lineRule="auto"/>
              <w:jc w:val="center"/>
              <w:rPr>
                <w:ins w:id="1610" w:author="Grant Adams" w:date="2021-07-16T10:51:00Z"/>
                <w:rFonts w:ascii="Times New Roman" w:eastAsia="Times New Roman" w:hAnsi="Times New Roman" w:cs="Times New Roman"/>
                <w:color w:val="000000" w:themeColor="text1"/>
                <w:sz w:val="20"/>
                <w:szCs w:val="20"/>
                <w:lang w:val="en-US"/>
                <w:rPrChange w:id="1611" w:author="Grant Adams" w:date="2021-07-16T10:54:00Z">
                  <w:rPr>
                    <w:ins w:id="1612" w:author="Grant Adams" w:date="2021-07-16T10:51:00Z"/>
                    <w:rFonts w:ascii="Times New Roman" w:eastAsia="Times New Roman" w:hAnsi="Times New Roman" w:cs="Times New Roman"/>
                    <w:color w:val="000000" w:themeColor="text1"/>
                    <w:lang w:val="en-US"/>
                  </w:rPr>
                </w:rPrChange>
              </w:rPr>
            </w:pPr>
            <w:ins w:id="1613" w:author="Grant Adams" w:date="2021-07-16T10:51:00Z">
              <w:r w:rsidRPr="00B63FF7">
                <w:rPr>
                  <w:rFonts w:ascii="Times New Roman" w:eastAsia="Times New Roman" w:hAnsi="Times New Roman" w:cs="Times New Roman"/>
                  <w:color w:val="000000" w:themeColor="text1"/>
                  <w:sz w:val="20"/>
                  <w:szCs w:val="20"/>
                  <w:lang w:val="en-US"/>
                  <w:rPrChange w:id="1614"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3F9EE880"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15" w:author="Grant Adams" w:date="2021-07-16T10:54:00Z">
            <w:tblPrEx>
              <w:tblW w:w="5000" w:type="pct"/>
            </w:tblPrEx>
          </w:tblPrExChange>
        </w:tblPrEx>
        <w:trPr>
          <w:ins w:id="1616" w:author="Grant Adams" w:date="2021-07-16T10:51:00Z"/>
          <w:trPrChange w:id="1617" w:author="Grant Adams" w:date="2021-07-16T10:54:00Z">
            <w:trPr>
              <w:gridBefore w:val="1"/>
              <w:gridAfter w:val="0"/>
            </w:trPr>
          </w:trPrChange>
        </w:trPr>
        <w:tc>
          <w:tcPr>
            <w:tcW w:w="328" w:type="pct"/>
            <w:tcPrChange w:id="1618" w:author="Grant Adams" w:date="2021-07-16T10:54:00Z">
              <w:tcPr>
                <w:tcW w:w="328" w:type="pct"/>
                <w:gridSpan w:val="2"/>
              </w:tcPr>
            </w:tcPrChange>
          </w:tcPr>
          <w:p w14:paraId="3B6F1104" w14:textId="77777777" w:rsidR="008C5B00" w:rsidRPr="00B63FF7" w:rsidRDefault="008C5B00" w:rsidP="008C5B00">
            <w:pPr>
              <w:spacing w:after="160" w:line="259" w:lineRule="auto"/>
              <w:rPr>
                <w:ins w:id="1619" w:author="Grant Adams" w:date="2021-07-16T10:51:00Z"/>
                <w:rFonts w:ascii="Times New Roman" w:eastAsiaTheme="minorEastAsia" w:hAnsi="Times New Roman" w:cs="Times New Roman"/>
                <w:sz w:val="20"/>
                <w:szCs w:val="20"/>
                <w:lang w:val="en-US"/>
                <w:rPrChange w:id="1620" w:author="Grant Adams" w:date="2021-07-16T10:54:00Z">
                  <w:rPr>
                    <w:ins w:id="1621" w:author="Grant Adams" w:date="2021-07-16T10:51:00Z"/>
                    <w:rFonts w:ascii="Times New Roman" w:eastAsiaTheme="minorEastAsia" w:hAnsi="Times New Roman" w:cs="Times New Roman"/>
                    <w:lang w:val="en-US"/>
                  </w:rPr>
                </w:rPrChange>
              </w:rPr>
            </w:pPr>
            <w:ins w:id="1622" w:author="Grant Adams" w:date="2021-07-16T10:51:00Z">
              <w:r w:rsidRPr="00B63FF7">
                <w:rPr>
                  <w:rFonts w:ascii="Times New Roman" w:eastAsiaTheme="minorEastAsia" w:hAnsi="Times New Roman" w:cs="Times New Roman"/>
                  <w:sz w:val="20"/>
                  <w:szCs w:val="20"/>
                  <w:lang w:val="en-US"/>
                  <w:rPrChange w:id="1623" w:author="Grant Adams" w:date="2021-07-16T10:54:00Z">
                    <w:rPr>
                      <w:rFonts w:ascii="Times New Roman" w:eastAsiaTheme="minorEastAsia" w:hAnsi="Times New Roman" w:cs="Times New Roman"/>
                      <w:lang w:val="en-US"/>
                    </w:rPr>
                  </w:rPrChange>
                </w:rPr>
                <w:t>2</w:t>
              </w:r>
            </w:ins>
          </w:p>
        </w:tc>
        <w:tc>
          <w:tcPr>
            <w:tcW w:w="826" w:type="pct"/>
            <w:tcPrChange w:id="1624" w:author="Grant Adams" w:date="2021-07-16T10:54:00Z">
              <w:tcPr>
                <w:tcW w:w="826" w:type="pct"/>
                <w:gridSpan w:val="2"/>
              </w:tcPr>
            </w:tcPrChange>
          </w:tcPr>
          <w:p w14:paraId="2EECA264" w14:textId="77777777" w:rsidR="008C5B00" w:rsidRPr="00B63FF7" w:rsidRDefault="008C5B00" w:rsidP="008C5B00">
            <w:pPr>
              <w:spacing w:after="160" w:line="259" w:lineRule="auto"/>
              <w:rPr>
                <w:ins w:id="1625" w:author="Grant Adams" w:date="2021-07-16T10:51:00Z"/>
                <w:rFonts w:ascii="Times New Roman" w:eastAsiaTheme="minorEastAsia" w:hAnsi="Times New Roman" w:cs="Times New Roman"/>
                <w:b/>
                <w:bCs/>
                <w:color w:val="000000" w:themeColor="text1"/>
                <w:sz w:val="20"/>
                <w:szCs w:val="20"/>
                <w:lang w:val="en-US"/>
                <w:rPrChange w:id="1626" w:author="Grant Adams" w:date="2021-07-16T10:54:00Z">
                  <w:rPr>
                    <w:ins w:id="1627" w:author="Grant Adams" w:date="2021-07-16T10:51:00Z"/>
                    <w:rFonts w:ascii="Times New Roman" w:eastAsiaTheme="minorEastAsia" w:hAnsi="Times New Roman" w:cs="Times New Roman"/>
                    <w:b/>
                    <w:bCs/>
                    <w:color w:val="000000" w:themeColor="text1"/>
                    <w:lang w:val="en-US"/>
                  </w:rPr>
                </w:rPrChange>
              </w:rPr>
            </w:pPr>
            <m:oMathPara>
              <m:oMath>
                <m:r>
                  <w:ins w:id="1628" w:author="Grant Adams" w:date="2021-07-16T10:51:00Z">
                    <m:rPr>
                      <m:sty m:val="bi"/>
                    </m:rPr>
                    <w:rPr>
                      <w:rFonts w:ascii="Cambria Math" w:eastAsiaTheme="minorEastAsia" w:hAnsi="Cambria Math" w:cs="Times New Roman"/>
                      <w:color w:val="000000" w:themeColor="text1"/>
                      <w:sz w:val="20"/>
                      <w:szCs w:val="20"/>
                      <w:lang w:val="en-US"/>
                      <w:rPrChange w:id="1629" w:author="Grant Adams" w:date="2021-07-16T10:54:00Z">
                        <w:rPr>
                          <w:rFonts w:ascii="Cambria Math" w:eastAsiaTheme="minorEastAsia" w:hAnsi="Cambria Math" w:cs="Times New Roman"/>
                          <w:color w:val="000000" w:themeColor="text1"/>
                          <w:lang w:val="en-US"/>
                        </w:rPr>
                      </w:rPrChange>
                    </w:rPr>
                    <m:t>rlnom</m:t>
                  </w:ins>
                </m:r>
                <m:d>
                  <m:dPr>
                    <m:ctrlPr>
                      <w:ins w:id="1630" w:author="Grant Adams" w:date="2021-07-16T10:51:00Z">
                        <w:rPr>
                          <w:rFonts w:ascii="Cambria Math" w:eastAsiaTheme="minorEastAsia" w:hAnsi="Cambria Math" w:cs="Times New Roman"/>
                          <w:b/>
                          <w:i/>
                          <w:color w:val="000000" w:themeColor="text1"/>
                          <w:sz w:val="20"/>
                          <w:szCs w:val="20"/>
                          <w:rPrChange w:id="1631" w:author="Grant Adams" w:date="2021-07-16T10:54:00Z">
                            <w:rPr>
                              <w:rFonts w:ascii="Cambria Math" w:eastAsiaTheme="minorEastAsia" w:hAnsi="Cambria Math" w:cs="Times New Roman"/>
                              <w:b/>
                              <w:i/>
                              <w:color w:val="000000" w:themeColor="text1"/>
                            </w:rPr>
                          </w:rPrChange>
                        </w:rPr>
                      </w:ins>
                    </m:ctrlPr>
                  </m:dPr>
                  <m:e>
                    <m:r>
                      <w:ins w:id="1632" w:author="Grant Adams" w:date="2021-07-16T10:51:00Z">
                        <m:rPr>
                          <m:sty m:val="bi"/>
                        </m:rPr>
                        <w:rPr>
                          <w:rFonts w:ascii="Cambria Math" w:eastAsiaTheme="minorEastAsia" w:hAnsi="Cambria Math" w:cs="Times New Roman"/>
                          <w:color w:val="000000" w:themeColor="text1"/>
                          <w:sz w:val="20"/>
                          <w:szCs w:val="20"/>
                          <w:lang w:val="en-US"/>
                          <w:rPrChange w:id="1633" w:author="Grant Adams" w:date="2021-07-16T10:54:00Z">
                            <w:rPr>
                              <w:rFonts w:ascii="Cambria Math" w:eastAsiaTheme="minorEastAsia" w:hAnsi="Cambria Math" w:cs="Times New Roman"/>
                              <w:color w:val="000000" w:themeColor="text1"/>
                              <w:lang w:val="en-US"/>
                            </w:rPr>
                          </w:rPrChange>
                        </w:rPr>
                        <m:t>-2.67, 0.3</m:t>
                      </w:ins>
                    </m:r>
                  </m:e>
                </m:d>
              </m:oMath>
            </m:oMathPara>
          </w:p>
          <w:p w14:paraId="471EAB4C" w14:textId="77777777" w:rsidR="008C5B00" w:rsidRPr="00B63FF7" w:rsidRDefault="008C5B00" w:rsidP="008C5B00">
            <w:pPr>
              <w:spacing w:after="160" w:line="259" w:lineRule="auto"/>
              <w:rPr>
                <w:ins w:id="1634" w:author="Grant Adams" w:date="2021-07-16T10:51:00Z"/>
                <w:rFonts w:ascii="Times New Roman" w:eastAsiaTheme="minorEastAsia" w:hAnsi="Times New Roman" w:cs="Times New Roman"/>
                <w:b/>
                <w:bCs/>
                <w:color w:val="000000" w:themeColor="text1"/>
                <w:sz w:val="20"/>
                <w:szCs w:val="20"/>
                <w:lang w:val="en-US"/>
                <w:rPrChange w:id="1635" w:author="Grant Adams" w:date="2021-07-16T10:54:00Z">
                  <w:rPr>
                    <w:ins w:id="1636" w:author="Grant Adams" w:date="2021-07-16T10:51:00Z"/>
                    <w:rFonts w:ascii="Times New Roman" w:eastAsiaTheme="minorEastAsia" w:hAnsi="Times New Roman" w:cs="Times New Roman"/>
                    <w:b/>
                    <w:bCs/>
                    <w:color w:val="000000" w:themeColor="text1"/>
                    <w:lang w:val="en-US"/>
                  </w:rPr>
                </w:rPrChange>
              </w:rPr>
            </w:pPr>
            <m:oMathPara>
              <m:oMath>
                <m:r>
                  <w:ins w:id="1637" w:author="Grant Adams" w:date="2021-07-16T10:51:00Z">
                    <m:rPr>
                      <m:sty m:val="bi"/>
                    </m:rPr>
                    <w:rPr>
                      <w:rFonts w:ascii="Cambria Math" w:eastAsiaTheme="minorEastAsia" w:hAnsi="Cambria Math" w:cs="Times New Roman"/>
                      <w:color w:val="000000" w:themeColor="text1"/>
                      <w:sz w:val="20"/>
                      <w:szCs w:val="20"/>
                      <w:lang w:val="en-US"/>
                      <w:rPrChange w:id="1638" w:author="Grant Adams" w:date="2021-07-16T10:54:00Z">
                        <w:rPr>
                          <w:rFonts w:ascii="Cambria Math" w:eastAsiaTheme="minorEastAsia" w:hAnsi="Cambria Math" w:cs="Times New Roman"/>
                          <w:color w:val="000000" w:themeColor="text1"/>
                          <w:lang w:val="en-US"/>
                        </w:rPr>
                      </w:rPrChange>
                    </w:rPr>
                    <m:t>T(0.02,0.11)</m:t>
                  </w:ins>
                </m:r>
              </m:oMath>
            </m:oMathPara>
          </w:p>
        </w:tc>
        <w:tc>
          <w:tcPr>
            <w:tcW w:w="730" w:type="pct"/>
            <w:tcPrChange w:id="1639" w:author="Grant Adams" w:date="2021-07-16T10:54:00Z">
              <w:tcPr>
                <w:tcW w:w="730" w:type="pct"/>
                <w:gridSpan w:val="2"/>
              </w:tcPr>
            </w:tcPrChange>
          </w:tcPr>
          <w:p w14:paraId="7E9E5BB2" w14:textId="77777777" w:rsidR="008C5B00" w:rsidRPr="00B63FF7" w:rsidRDefault="008C5B00" w:rsidP="008C5B00">
            <w:pPr>
              <w:spacing w:after="160" w:line="259" w:lineRule="auto"/>
              <w:jc w:val="center"/>
              <w:rPr>
                <w:ins w:id="1640" w:author="Grant Adams" w:date="2021-07-16T10:51:00Z"/>
                <w:rFonts w:ascii="Times New Roman" w:eastAsia="Times New Roman" w:hAnsi="Times New Roman" w:cs="Times New Roman"/>
                <w:color w:val="000000" w:themeColor="text1"/>
                <w:sz w:val="20"/>
                <w:szCs w:val="20"/>
                <w:lang w:val="en-US"/>
                <w:rPrChange w:id="1641" w:author="Grant Adams" w:date="2021-07-16T10:54:00Z">
                  <w:rPr>
                    <w:ins w:id="1642" w:author="Grant Adams" w:date="2021-07-16T10:51:00Z"/>
                    <w:rFonts w:ascii="Times New Roman" w:eastAsia="Times New Roman" w:hAnsi="Times New Roman" w:cs="Times New Roman"/>
                    <w:color w:val="000000" w:themeColor="text1"/>
                    <w:lang w:val="en-US"/>
                  </w:rPr>
                </w:rPrChange>
              </w:rPr>
            </w:pPr>
            <m:oMathPara>
              <m:oMath>
                <m:r>
                  <w:ins w:id="1643" w:author="Grant Adams" w:date="2021-07-16T10:51:00Z">
                    <w:rPr>
                      <w:rFonts w:ascii="Cambria Math" w:eastAsiaTheme="minorEastAsia" w:hAnsi="Cambria Math" w:cs="Times New Roman"/>
                      <w:color w:val="000000" w:themeColor="text1"/>
                      <w:sz w:val="20"/>
                      <w:szCs w:val="20"/>
                      <w:lang w:val="en-US"/>
                      <w:rPrChange w:id="1644" w:author="Grant Adams" w:date="2021-07-16T10:54:00Z">
                        <w:rPr>
                          <w:rFonts w:ascii="Cambria Math" w:eastAsiaTheme="minorEastAsia" w:hAnsi="Cambria Math" w:cs="Times New Roman"/>
                          <w:color w:val="000000" w:themeColor="text1"/>
                          <w:lang w:val="en-US"/>
                        </w:rPr>
                      </w:rPrChange>
                    </w:rPr>
                    <m:t>runif</m:t>
                  </w:ins>
                </m:r>
                <m:d>
                  <m:dPr>
                    <m:ctrlPr>
                      <w:ins w:id="1645" w:author="Grant Adams" w:date="2021-07-16T10:51:00Z">
                        <w:rPr>
                          <w:rFonts w:ascii="Cambria Math" w:eastAsiaTheme="minorEastAsia" w:hAnsi="Cambria Math" w:cs="Times New Roman"/>
                          <w:i/>
                          <w:color w:val="000000" w:themeColor="text1"/>
                          <w:sz w:val="20"/>
                          <w:szCs w:val="20"/>
                          <w:rPrChange w:id="1646" w:author="Grant Adams" w:date="2021-07-16T10:54:00Z">
                            <w:rPr>
                              <w:rFonts w:ascii="Cambria Math" w:eastAsiaTheme="minorEastAsia" w:hAnsi="Cambria Math" w:cs="Times New Roman"/>
                              <w:i/>
                              <w:color w:val="000000" w:themeColor="text1"/>
                            </w:rPr>
                          </w:rPrChange>
                        </w:rPr>
                      </w:ins>
                    </m:ctrlPr>
                  </m:dPr>
                  <m:e>
                    <m:r>
                      <w:ins w:id="1647" w:author="Grant Adams" w:date="2021-07-16T10:51:00Z">
                        <w:rPr>
                          <w:rFonts w:ascii="Cambria Math" w:eastAsiaTheme="minorEastAsia" w:hAnsi="Cambria Math" w:cs="Times New Roman"/>
                          <w:color w:val="000000" w:themeColor="text1"/>
                          <w:sz w:val="20"/>
                          <w:szCs w:val="20"/>
                          <w:lang w:val="en-US"/>
                          <w:rPrChange w:id="1648" w:author="Grant Adams" w:date="2021-07-16T10:54:00Z">
                            <w:rPr>
                              <w:rFonts w:ascii="Cambria Math" w:eastAsiaTheme="minorEastAsia" w:hAnsi="Cambria Math" w:cs="Times New Roman"/>
                              <w:color w:val="000000" w:themeColor="text1"/>
                              <w:lang w:val="en-US"/>
                            </w:rPr>
                          </w:rPrChange>
                        </w:rPr>
                        <m:t>1, 10</m:t>
                      </w:ins>
                    </m:r>
                  </m:e>
                </m:d>
                <m:r>
                  <w:ins w:id="1649" w:author="Grant Adams" w:date="2021-07-16T10:51:00Z">
                    <w:rPr>
                      <w:rFonts w:ascii="Cambria Math" w:eastAsiaTheme="minorEastAsia" w:hAnsi="Cambria Math" w:cs="Times New Roman"/>
                      <w:color w:val="000000" w:themeColor="text1"/>
                      <w:sz w:val="20"/>
                      <w:szCs w:val="20"/>
                      <w:lang w:val="en-US"/>
                      <w:rPrChange w:id="165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651" w:author="Grant Adams" w:date="2021-07-16T10:54:00Z">
              <w:tcPr>
                <w:tcW w:w="532" w:type="pct"/>
                <w:gridSpan w:val="2"/>
              </w:tcPr>
            </w:tcPrChange>
          </w:tcPr>
          <w:p w14:paraId="1C30BABF" w14:textId="77777777" w:rsidR="008C5B00" w:rsidRPr="00B63FF7" w:rsidRDefault="008C5B00" w:rsidP="008C5B00">
            <w:pPr>
              <w:spacing w:after="160" w:line="259" w:lineRule="auto"/>
              <w:rPr>
                <w:ins w:id="1652" w:author="Grant Adams" w:date="2021-07-16T10:51:00Z"/>
                <w:rFonts w:ascii="Times New Roman" w:eastAsiaTheme="minorEastAsia" w:hAnsi="Times New Roman" w:cs="Times New Roman"/>
                <w:color w:val="000000" w:themeColor="text1"/>
                <w:sz w:val="20"/>
                <w:szCs w:val="20"/>
                <w:lang w:val="en-US"/>
                <w:rPrChange w:id="1653" w:author="Grant Adams" w:date="2021-07-16T10:54:00Z">
                  <w:rPr>
                    <w:ins w:id="1654" w:author="Grant Adams" w:date="2021-07-16T10:51:00Z"/>
                    <w:rFonts w:ascii="Times New Roman" w:eastAsiaTheme="minorEastAsia" w:hAnsi="Times New Roman" w:cs="Times New Roman"/>
                    <w:color w:val="000000" w:themeColor="text1"/>
                    <w:lang w:val="en-US"/>
                  </w:rPr>
                </w:rPrChange>
              </w:rPr>
            </w:pPr>
            <w:proofErr w:type="spellStart"/>
            <w:ins w:id="1655" w:author="Grant Adams" w:date="2021-07-16T10:51:00Z">
              <w:r w:rsidRPr="00B63FF7">
                <w:rPr>
                  <w:rFonts w:ascii="Times New Roman" w:eastAsiaTheme="minorEastAsia" w:hAnsi="Times New Roman" w:cs="Times New Roman"/>
                  <w:i/>
                  <w:iCs/>
                  <w:color w:val="000000" w:themeColor="text1"/>
                  <w:sz w:val="20"/>
                  <w:szCs w:val="20"/>
                  <w:lang w:val="en-US"/>
                  <w:rPrChange w:id="165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657"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658" w:author="Grant Adams" w:date="2021-07-16T10:54:00Z">
              <w:tcPr>
                <w:tcW w:w="383" w:type="pct"/>
              </w:tcPr>
            </w:tcPrChange>
          </w:tcPr>
          <w:p w14:paraId="1478E743" w14:textId="77777777" w:rsidR="008C5B00" w:rsidRPr="00B63FF7" w:rsidRDefault="008C5B00" w:rsidP="008C5B00">
            <w:pPr>
              <w:spacing w:after="160" w:line="259" w:lineRule="auto"/>
              <w:rPr>
                <w:ins w:id="1659" w:author="Grant Adams" w:date="2021-07-16T10:51:00Z"/>
                <w:rFonts w:ascii="Times New Roman" w:eastAsiaTheme="minorEastAsia" w:hAnsi="Times New Roman" w:cs="Times New Roman"/>
                <w:color w:val="000000" w:themeColor="text1"/>
                <w:sz w:val="20"/>
                <w:szCs w:val="20"/>
                <w:lang w:val="en-US"/>
                <w:rPrChange w:id="1660" w:author="Grant Adams" w:date="2021-07-16T10:54:00Z">
                  <w:rPr>
                    <w:ins w:id="1661" w:author="Grant Adams" w:date="2021-07-16T10:51:00Z"/>
                    <w:rFonts w:ascii="Times New Roman" w:eastAsiaTheme="minorEastAsia" w:hAnsi="Times New Roman" w:cs="Times New Roman"/>
                    <w:color w:val="000000" w:themeColor="text1"/>
                    <w:lang w:val="en-US"/>
                  </w:rPr>
                </w:rPrChange>
              </w:rPr>
            </w:pPr>
            <w:ins w:id="1662" w:author="Grant Adams" w:date="2021-07-16T10:51:00Z">
              <w:r w:rsidRPr="00B63FF7">
                <w:rPr>
                  <w:rFonts w:ascii="Times New Roman" w:eastAsiaTheme="minorEastAsia" w:hAnsi="Times New Roman" w:cs="Times New Roman"/>
                  <w:color w:val="000000" w:themeColor="text1"/>
                  <w:sz w:val="20"/>
                  <w:szCs w:val="20"/>
                  <w:lang w:val="en-US"/>
                  <w:rPrChange w:id="1663"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664" w:author="Grant Adams" w:date="2021-07-16T10:54:00Z">
              <w:tcPr>
                <w:tcW w:w="704" w:type="pct"/>
              </w:tcPr>
            </w:tcPrChange>
          </w:tcPr>
          <w:p w14:paraId="7D4CBFD1" w14:textId="77777777" w:rsidR="008C5B00" w:rsidRPr="00B63FF7" w:rsidRDefault="008C5B00" w:rsidP="008C5B00">
            <w:pPr>
              <w:spacing w:after="160" w:line="259" w:lineRule="auto"/>
              <w:rPr>
                <w:ins w:id="1665" w:author="Grant Adams" w:date="2021-07-16T10:51:00Z"/>
                <w:rFonts w:ascii="Times New Roman" w:eastAsiaTheme="minorEastAsia" w:hAnsi="Times New Roman" w:cs="Times New Roman"/>
                <w:color w:val="000000" w:themeColor="text1"/>
                <w:sz w:val="20"/>
                <w:szCs w:val="20"/>
                <w:lang w:val="en-US"/>
                <w:rPrChange w:id="1666" w:author="Grant Adams" w:date="2021-07-16T10:54:00Z">
                  <w:rPr>
                    <w:ins w:id="1667" w:author="Grant Adams" w:date="2021-07-16T10:51:00Z"/>
                    <w:rFonts w:ascii="Times New Roman" w:eastAsiaTheme="minorEastAsia" w:hAnsi="Times New Roman" w:cs="Times New Roman"/>
                    <w:color w:val="000000" w:themeColor="text1"/>
                    <w:lang w:val="en-US"/>
                  </w:rPr>
                </w:rPrChange>
              </w:rPr>
            </w:pPr>
            <m:oMathPara>
              <m:oMath>
                <m:r>
                  <w:ins w:id="1668" w:author="Grant Adams" w:date="2021-07-16T10:51:00Z">
                    <w:rPr>
                      <w:rFonts w:ascii="Cambria Math" w:eastAsiaTheme="minorEastAsia" w:hAnsi="Cambria Math" w:cs="Times New Roman"/>
                      <w:color w:val="000000" w:themeColor="text1"/>
                      <w:sz w:val="20"/>
                      <w:szCs w:val="20"/>
                      <w:lang w:val="en-US"/>
                      <w:rPrChange w:id="1669"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670" w:author="Grant Adams" w:date="2021-07-16T10:54:00Z">
              <w:tcPr>
                <w:tcW w:w="500" w:type="pct"/>
                <w:gridSpan w:val="2"/>
              </w:tcPr>
            </w:tcPrChange>
          </w:tcPr>
          <w:p w14:paraId="0467A3E6" w14:textId="77777777" w:rsidR="008C5B00" w:rsidRPr="00B63FF7" w:rsidRDefault="008C5B00" w:rsidP="008C5B00">
            <w:pPr>
              <w:spacing w:after="160" w:line="259" w:lineRule="auto"/>
              <w:jc w:val="center"/>
              <w:rPr>
                <w:ins w:id="1671" w:author="Grant Adams" w:date="2021-07-16T10:51:00Z"/>
                <w:rFonts w:ascii="Times New Roman" w:eastAsia="Times New Roman" w:hAnsi="Times New Roman" w:cs="Times New Roman"/>
                <w:color w:val="000000" w:themeColor="text1"/>
                <w:sz w:val="20"/>
                <w:szCs w:val="20"/>
                <w:lang w:val="en-US"/>
                <w:rPrChange w:id="1672" w:author="Grant Adams" w:date="2021-07-16T10:54:00Z">
                  <w:rPr>
                    <w:ins w:id="1673" w:author="Grant Adams" w:date="2021-07-16T10:51:00Z"/>
                    <w:rFonts w:ascii="Times New Roman" w:eastAsia="Times New Roman" w:hAnsi="Times New Roman" w:cs="Times New Roman"/>
                    <w:color w:val="000000" w:themeColor="text1"/>
                    <w:lang w:val="en-US"/>
                  </w:rPr>
                </w:rPrChange>
              </w:rPr>
            </w:pPr>
            <w:ins w:id="1674" w:author="Grant Adams" w:date="2021-07-16T10:51:00Z">
              <w:r w:rsidRPr="00B63FF7">
                <w:rPr>
                  <w:rFonts w:ascii="Times New Roman" w:eastAsia="Times New Roman" w:hAnsi="Times New Roman" w:cs="Times New Roman"/>
                  <w:color w:val="000000" w:themeColor="text1"/>
                  <w:sz w:val="20"/>
                  <w:szCs w:val="20"/>
                  <w:lang w:val="en-US"/>
                  <w:rPrChange w:id="1675"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676" w:author="Grant Adams" w:date="2021-07-16T10:54:00Z">
              <w:tcPr>
                <w:tcW w:w="500" w:type="pct"/>
                <w:gridSpan w:val="2"/>
              </w:tcPr>
            </w:tcPrChange>
          </w:tcPr>
          <w:p w14:paraId="1707627C" w14:textId="77777777" w:rsidR="008C5B00" w:rsidRPr="00B63FF7" w:rsidRDefault="008C5B00" w:rsidP="008C5B00">
            <w:pPr>
              <w:spacing w:after="160" w:line="259" w:lineRule="auto"/>
              <w:jc w:val="center"/>
              <w:rPr>
                <w:ins w:id="1677" w:author="Grant Adams" w:date="2021-07-16T10:51:00Z"/>
                <w:rFonts w:ascii="Times New Roman" w:eastAsia="Times New Roman" w:hAnsi="Times New Roman" w:cs="Times New Roman"/>
                <w:color w:val="000000" w:themeColor="text1"/>
                <w:sz w:val="20"/>
                <w:szCs w:val="20"/>
                <w:lang w:val="en-US"/>
                <w:rPrChange w:id="1678" w:author="Grant Adams" w:date="2021-07-16T10:54:00Z">
                  <w:rPr>
                    <w:ins w:id="1679" w:author="Grant Adams" w:date="2021-07-16T10:51:00Z"/>
                    <w:rFonts w:ascii="Times New Roman" w:eastAsia="Times New Roman" w:hAnsi="Times New Roman" w:cs="Times New Roman"/>
                    <w:color w:val="000000" w:themeColor="text1"/>
                    <w:lang w:val="en-US"/>
                  </w:rPr>
                </w:rPrChange>
              </w:rPr>
            </w:pPr>
            <w:ins w:id="1680" w:author="Grant Adams" w:date="2021-07-16T10:51:00Z">
              <w:r w:rsidRPr="00B63FF7">
                <w:rPr>
                  <w:rFonts w:ascii="Times New Roman" w:eastAsia="Times New Roman" w:hAnsi="Times New Roman" w:cs="Times New Roman"/>
                  <w:color w:val="000000" w:themeColor="text1"/>
                  <w:sz w:val="20"/>
                  <w:szCs w:val="20"/>
                  <w:lang w:val="en-US"/>
                  <w:rPrChange w:id="1681"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682" w:author="Grant Adams" w:date="2021-07-16T10:54:00Z">
              <w:tcPr>
                <w:tcW w:w="497" w:type="pct"/>
                <w:gridSpan w:val="2"/>
              </w:tcPr>
            </w:tcPrChange>
          </w:tcPr>
          <w:p w14:paraId="1159DDCE" w14:textId="77777777" w:rsidR="008C5B00" w:rsidRPr="00B63FF7" w:rsidRDefault="008C5B00" w:rsidP="008C5B00">
            <w:pPr>
              <w:spacing w:after="160" w:line="259" w:lineRule="auto"/>
              <w:jc w:val="center"/>
              <w:rPr>
                <w:ins w:id="1683" w:author="Grant Adams" w:date="2021-07-16T10:51:00Z"/>
                <w:rFonts w:ascii="Times New Roman" w:eastAsia="Times New Roman" w:hAnsi="Times New Roman" w:cs="Times New Roman"/>
                <w:color w:val="000000" w:themeColor="text1"/>
                <w:sz w:val="20"/>
                <w:szCs w:val="20"/>
                <w:lang w:val="en-US"/>
                <w:rPrChange w:id="1684" w:author="Grant Adams" w:date="2021-07-16T10:54:00Z">
                  <w:rPr>
                    <w:ins w:id="1685" w:author="Grant Adams" w:date="2021-07-16T10:51:00Z"/>
                    <w:rFonts w:ascii="Times New Roman" w:eastAsia="Times New Roman" w:hAnsi="Times New Roman" w:cs="Times New Roman"/>
                    <w:color w:val="000000" w:themeColor="text1"/>
                    <w:lang w:val="en-US"/>
                  </w:rPr>
                </w:rPrChange>
              </w:rPr>
            </w:pPr>
            <w:ins w:id="1686" w:author="Grant Adams" w:date="2021-07-16T10:51:00Z">
              <w:r w:rsidRPr="00B63FF7">
                <w:rPr>
                  <w:rFonts w:ascii="Times New Roman" w:eastAsia="Times New Roman" w:hAnsi="Times New Roman" w:cs="Times New Roman"/>
                  <w:color w:val="000000" w:themeColor="text1"/>
                  <w:sz w:val="20"/>
                  <w:szCs w:val="20"/>
                  <w:lang w:val="en-US"/>
                  <w:rPrChange w:id="1687"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622BA2A2"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88" w:author="Grant Adams" w:date="2021-07-16T10:54:00Z">
            <w:tblPrEx>
              <w:tblW w:w="5000" w:type="pct"/>
            </w:tblPrEx>
          </w:tblPrExChange>
        </w:tblPrEx>
        <w:trPr>
          <w:ins w:id="1689" w:author="Grant Adams" w:date="2021-07-16T10:51:00Z"/>
          <w:trPrChange w:id="1690" w:author="Grant Adams" w:date="2021-07-16T10:54:00Z">
            <w:trPr>
              <w:gridBefore w:val="1"/>
              <w:gridAfter w:val="0"/>
            </w:trPr>
          </w:trPrChange>
        </w:trPr>
        <w:tc>
          <w:tcPr>
            <w:tcW w:w="328" w:type="pct"/>
            <w:tcPrChange w:id="1691" w:author="Grant Adams" w:date="2021-07-16T10:54:00Z">
              <w:tcPr>
                <w:tcW w:w="328" w:type="pct"/>
                <w:gridSpan w:val="2"/>
              </w:tcPr>
            </w:tcPrChange>
          </w:tcPr>
          <w:p w14:paraId="4E4A46F9" w14:textId="77777777" w:rsidR="008C5B00" w:rsidRPr="00B63FF7" w:rsidRDefault="008C5B00" w:rsidP="008C5B00">
            <w:pPr>
              <w:spacing w:after="160" w:line="259" w:lineRule="auto"/>
              <w:rPr>
                <w:ins w:id="1692" w:author="Grant Adams" w:date="2021-07-16T10:51:00Z"/>
                <w:rFonts w:ascii="Times New Roman" w:eastAsiaTheme="minorEastAsia" w:hAnsi="Times New Roman" w:cs="Times New Roman"/>
                <w:sz w:val="20"/>
                <w:szCs w:val="20"/>
                <w:lang w:val="en-US"/>
                <w:rPrChange w:id="1693" w:author="Grant Adams" w:date="2021-07-16T10:54:00Z">
                  <w:rPr>
                    <w:ins w:id="1694" w:author="Grant Adams" w:date="2021-07-16T10:51:00Z"/>
                    <w:rFonts w:ascii="Times New Roman" w:eastAsiaTheme="minorEastAsia" w:hAnsi="Times New Roman" w:cs="Times New Roman"/>
                    <w:lang w:val="en-US"/>
                  </w:rPr>
                </w:rPrChange>
              </w:rPr>
            </w:pPr>
            <w:ins w:id="1695" w:author="Grant Adams" w:date="2021-07-16T10:51:00Z">
              <w:r w:rsidRPr="00B63FF7">
                <w:rPr>
                  <w:rFonts w:ascii="Times New Roman" w:eastAsiaTheme="minorEastAsia" w:hAnsi="Times New Roman" w:cs="Times New Roman"/>
                  <w:sz w:val="20"/>
                  <w:szCs w:val="20"/>
                  <w:lang w:val="en-US"/>
                  <w:rPrChange w:id="1696" w:author="Grant Adams" w:date="2021-07-16T10:54:00Z">
                    <w:rPr>
                      <w:rFonts w:ascii="Times New Roman" w:eastAsiaTheme="minorEastAsia" w:hAnsi="Times New Roman" w:cs="Times New Roman"/>
                      <w:lang w:val="en-US"/>
                    </w:rPr>
                  </w:rPrChange>
                </w:rPr>
                <w:t>3</w:t>
              </w:r>
            </w:ins>
          </w:p>
        </w:tc>
        <w:tc>
          <w:tcPr>
            <w:tcW w:w="826" w:type="pct"/>
            <w:tcPrChange w:id="1697" w:author="Grant Adams" w:date="2021-07-16T10:54:00Z">
              <w:tcPr>
                <w:tcW w:w="826" w:type="pct"/>
                <w:gridSpan w:val="2"/>
              </w:tcPr>
            </w:tcPrChange>
          </w:tcPr>
          <w:p w14:paraId="12919B72" w14:textId="77777777" w:rsidR="008C5B00" w:rsidRPr="00B63FF7" w:rsidRDefault="008C5B00" w:rsidP="008C5B00">
            <w:pPr>
              <w:spacing w:after="160" w:line="259" w:lineRule="auto"/>
              <w:rPr>
                <w:ins w:id="1698" w:author="Grant Adams" w:date="2021-07-16T10:51:00Z"/>
                <w:rFonts w:ascii="Times New Roman" w:eastAsiaTheme="minorEastAsia" w:hAnsi="Times New Roman" w:cs="Times New Roman"/>
                <w:b/>
                <w:bCs/>
                <w:color w:val="000000" w:themeColor="text1"/>
                <w:sz w:val="20"/>
                <w:szCs w:val="20"/>
                <w:lang w:val="en-US"/>
                <w:rPrChange w:id="1699" w:author="Grant Adams" w:date="2021-07-16T10:54:00Z">
                  <w:rPr>
                    <w:ins w:id="1700" w:author="Grant Adams" w:date="2021-07-16T10:51:00Z"/>
                    <w:rFonts w:ascii="Times New Roman" w:eastAsiaTheme="minorEastAsia" w:hAnsi="Times New Roman" w:cs="Times New Roman"/>
                    <w:b/>
                    <w:bCs/>
                    <w:color w:val="000000" w:themeColor="text1"/>
                    <w:lang w:val="en-US"/>
                  </w:rPr>
                </w:rPrChange>
              </w:rPr>
            </w:pPr>
            <m:oMathPara>
              <m:oMath>
                <m:r>
                  <w:ins w:id="1701" w:author="Grant Adams" w:date="2021-07-16T10:51:00Z">
                    <m:rPr>
                      <m:sty m:val="bi"/>
                    </m:rPr>
                    <w:rPr>
                      <w:rFonts w:ascii="Cambria Math" w:eastAsiaTheme="minorEastAsia" w:hAnsi="Cambria Math" w:cs="Times New Roman"/>
                      <w:color w:val="000000" w:themeColor="text1"/>
                      <w:sz w:val="20"/>
                      <w:szCs w:val="20"/>
                      <w:lang w:val="en-US"/>
                      <w:rPrChange w:id="1702" w:author="Grant Adams" w:date="2021-07-16T10:54:00Z">
                        <w:rPr>
                          <w:rFonts w:ascii="Cambria Math" w:eastAsiaTheme="minorEastAsia" w:hAnsi="Cambria Math" w:cs="Times New Roman"/>
                          <w:color w:val="000000" w:themeColor="text1"/>
                          <w:lang w:val="en-US"/>
                        </w:rPr>
                      </w:rPrChange>
                    </w:rPr>
                    <m:t>runif(0, 0.11)</m:t>
                  </w:ins>
                </m:r>
              </m:oMath>
            </m:oMathPara>
          </w:p>
        </w:tc>
        <w:tc>
          <w:tcPr>
            <w:tcW w:w="730" w:type="pct"/>
            <w:tcPrChange w:id="1703" w:author="Grant Adams" w:date="2021-07-16T10:54:00Z">
              <w:tcPr>
                <w:tcW w:w="730" w:type="pct"/>
                <w:gridSpan w:val="2"/>
              </w:tcPr>
            </w:tcPrChange>
          </w:tcPr>
          <w:p w14:paraId="770527D9" w14:textId="77777777" w:rsidR="008C5B00" w:rsidRPr="00B63FF7" w:rsidRDefault="008C5B00" w:rsidP="008C5B00">
            <w:pPr>
              <w:spacing w:after="160" w:line="259" w:lineRule="auto"/>
              <w:rPr>
                <w:ins w:id="1704" w:author="Grant Adams" w:date="2021-07-16T10:51:00Z"/>
                <w:rFonts w:ascii="Times New Roman" w:eastAsiaTheme="minorEastAsia" w:hAnsi="Times New Roman" w:cs="Times New Roman"/>
                <w:color w:val="000000" w:themeColor="text1"/>
                <w:sz w:val="20"/>
                <w:szCs w:val="20"/>
                <w:lang w:val="en-US"/>
                <w:rPrChange w:id="1705" w:author="Grant Adams" w:date="2021-07-16T10:54:00Z">
                  <w:rPr>
                    <w:ins w:id="1706" w:author="Grant Adams" w:date="2021-07-16T10:51:00Z"/>
                    <w:rFonts w:ascii="Times New Roman" w:eastAsiaTheme="minorEastAsia" w:hAnsi="Times New Roman" w:cs="Times New Roman"/>
                    <w:color w:val="000000" w:themeColor="text1"/>
                    <w:lang w:val="en-US"/>
                  </w:rPr>
                </w:rPrChange>
              </w:rPr>
            </w:pPr>
            <m:oMathPara>
              <m:oMath>
                <m:r>
                  <w:ins w:id="1707" w:author="Grant Adams" w:date="2021-07-16T10:51:00Z">
                    <w:rPr>
                      <w:rFonts w:ascii="Cambria Math" w:eastAsiaTheme="minorEastAsia" w:hAnsi="Cambria Math" w:cs="Times New Roman"/>
                      <w:color w:val="000000" w:themeColor="text1"/>
                      <w:sz w:val="20"/>
                      <w:szCs w:val="20"/>
                      <w:lang w:val="en-US"/>
                      <w:rPrChange w:id="1708" w:author="Grant Adams" w:date="2021-07-16T10:54:00Z">
                        <w:rPr>
                          <w:rFonts w:ascii="Cambria Math" w:eastAsiaTheme="minorEastAsia" w:hAnsi="Cambria Math" w:cs="Times New Roman"/>
                          <w:color w:val="000000" w:themeColor="text1"/>
                          <w:lang w:val="en-US"/>
                        </w:rPr>
                      </w:rPrChange>
                    </w:rPr>
                    <m:t>runif</m:t>
                  </w:ins>
                </m:r>
                <m:d>
                  <m:dPr>
                    <m:ctrlPr>
                      <w:ins w:id="1709" w:author="Grant Adams" w:date="2021-07-16T10:51:00Z">
                        <w:rPr>
                          <w:rFonts w:ascii="Cambria Math" w:eastAsiaTheme="minorEastAsia" w:hAnsi="Cambria Math" w:cs="Times New Roman"/>
                          <w:i/>
                          <w:color w:val="000000" w:themeColor="text1"/>
                          <w:sz w:val="20"/>
                          <w:szCs w:val="20"/>
                          <w:rPrChange w:id="1710" w:author="Grant Adams" w:date="2021-07-16T10:54:00Z">
                            <w:rPr>
                              <w:rFonts w:ascii="Cambria Math" w:eastAsiaTheme="minorEastAsia" w:hAnsi="Cambria Math" w:cs="Times New Roman"/>
                              <w:i/>
                              <w:color w:val="000000" w:themeColor="text1"/>
                            </w:rPr>
                          </w:rPrChange>
                        </w:rPr>
                      </w:ins>
                    </m:ctrlPr>
                  </m:dPr>
                  <m:e>
                    <m:r>
                      <w:ins w:id="1711" w:author="Grant Adams" w:date="2021-07-16T10:51:00Z">
                        <w:rPr>
                          <w:rFonts w:ascii="Cambria Math" w:eastAsiaTheme="minorEastAsia" w:hAnsi="Cambria Math" w:cs="Times New Roman"/>
                          <w:color w:val="000000" w:themeColor="text1"/>
                          <w:sz w:val="20"/>
                          <w:szCs w:val="20"/>
                          <w:lang w:val="en-US"/>
                          <w:rPrChange w:id="1712" w:author="Grant Adams" w:date="2021-07-16T10:54:00Z">
                            <w:rPr>
                              <w:rFonts w:ascii="Cambria Math" w:eastAsiaTheme="minorEastAsia" w:hAnsi="Cambria Math" w:cs="Times New Roman"/>
                              <w:color w:val="000000" w:themeColor="text1"/>
                              <w:lang w:val="en-US"/>
                            </w:rPr>
                          </w:rPrChange>
                        </w:rPr>
                        <m:t>1, 10</m:t>
                      </w:ins>
                    </m:r>
                  </m:e>
                </m:d>
                <m:r>
                  <w:ins w:id="1713" w:author="Grant Adams" w:date="2021-07-16T10:51:00Z">
                    <w:rPr>
                      <w:rFonts w:ascii="Cambria Math" w:eastAsiaTheme="minorEastAsia" w:hAnsi="Cambria Math" w:cs="Times New Roman"/>
                      <w:color w:val="000000" w:themeColor="text1"/>
                      <w:sz w:val="20"/>
                      <w:szCs w:val="20"/>
                      <w:lang w:val="en-US"/>
                      <w:rPrChange w:id="1714"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715" w:author="Grant Adams" w:date="2021-07-16T10:54:00Z">
              <w:tcPr>
                <w:tcW w:w="532" w:type="pct"/>
                <w:gridSpan w:val="2"/>
              </w:tcPr>
            </w:tcPrChange>
          </w:tcPr>
          <w:p w14:paraId="1BD69BF5" w14:textId="77777777" w:rsidR="008C5B00" w:rsidRPr="00B63FF7" w:rsidRDefault="008C5B00" w:rsidP="008C5B00">
            <w:pPr>
              <w:spacing w:after="160" w:line="259" w:lineRule="auto"/>
              <w:rPr>
                <w:ins w:id="1716" w:author="Grant Adams" w:date="2021-07-16T10:51:00Z"/>
                <w:rFonts w:ascii="Times New Roman" w:eastAsiaTheme="minorEastAsia" w:hAnsi="Times New Roman" w:cs="Times New Roman"/>
                <w:color w:val="000000" w:themeColor="text1"/>
                <w:sz w:val="20"/>
                <w:szCs w:val="20"/>
                <w:lang w:val="en-US"/>
                <w:rPrChange w:id="1717" w:author="Grant Adams" w:date="2021-07-16T10:54:00Z">
                  <w:rPr>
                    <w:ins w:id="1718" w:author="Grant Adams" w:date="2021-07-16T10:51:00Z"/>
                    <w:rFonts w:ascii="Times New Roman" w:eastAsiaTheme="minorEastAsia" w:hAnsi="Times New Roman" w:cs="Times New Roman"/>
                    <w:color w:val="000000" w:themeColor="text1"/>
                    <w:lang w:val="en-US"/>
                  </w:rPr>
                </w:rPrChange>
              </w:rPr>
            </w:pPr>
            <w:proofErr w:type="spellStart"/>
            <w:ins w:id="1719" w:author="Grant Adams" w:date="2021-07-16T10:51:00Z">
              <w:r w:rsidRPr="00B63FF7">
                <w:rPr>
                  <w:rFonts w:ascii="Times New Roman" w:eastAsiaTheme="minorEastAsia" w:hAnsi="Times New Roman" w:cs="Times New Roman"/>
                  <w:i/>
                  <w:iCs/>
                  <w:color w:val="000000" w:themeColor="text1"/>
                  <w:sz w:val="20"/>
                  <w:szCs w:val="20"/>
                  <w:lang w:val="en-US"/>
                  <w:rPrChange w:id="1720"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721"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722" w:author="Grant Adams" w:date="2021-07-16T10:54:00Z">
              <w:tcPr>
                <w:tcW w:w="383" w:type="pct"/>
              </w:tcPr>
            </w:tcPrChange>
          </w:tcPr>
          <w:p w14:paraId="1329BDAE" w14:textId="77777777" w:rsidR="008C5B00" w:rsidRPr="00B63FF7" w:rsidRDefault="008C5B00" w:rsidP="008C5B00">
            <w:pPr>
              <w:spacing w:after="160" w:line="259" w:lineRule="auto"/>
              <w:rPr>
                <w:ins w:id="1723" w:author="Grant Adams" w:date="2021-07-16T10:51:00Z"/>
                <w:rFonts w:ascii="Times New Roman" w:eastAsiaTheme="minorEastAsia" w:hAnsi="Times New Roman" w:cs="Times New Roman"/>
                <w:color w:val="000000" w:themeColor="text1"/>
                <w:sz w:val="20"/>
                <w:szCs w:val="20"/>
                <w:lang w:val="en-US"/>
                <w:rPrChange w:id="1724" w:author="Grant Adams" w:date="2021-07-16T10:54:00Z">
                  <w:rPr>
                    <w:ins w:id="1725" w:author="Grant Adams" w:date="2021-07-16T10:51:00Z"/>
                    <w:rFonts w:ascii="Times New Roman" w:eastAsiaTheme="minorEastAsia" w:hAnsi="Times New Roman" w:cs="Times New Roman"/>
                    <w:color w:val="000000" w:themeColor="text1"/>
                    <w:lang w:val="en-US"/>
                  </w:rPr>
                </w:rPrChange>
              </w:rPr>
            </w:pPr>
            <w:ins w:id="1726" w:author="Grant Adams" w:date="2021-07-16T10:51:00Z">
              <w:r w:rsidRPr="00B63FF7">
                <w:rPr>
                  <w:rFonts w:ascii="Times New Roman" w:eastAsiaTheme="minorEastAsia" w:hAnsi="Times New Roman" w:cs="Times New Roman"/>
                  <w:color w:val="000000" w:themeColor="text1"/>
                  <w:sz w:val="20"/>
                  <w:szCs w:val="20"/>
                  <w:lang w:val="en-US"/>
                  <w:rPrChange w:id="1727"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728" w:author="Grant Adams" w:date="2021-07-16T10:54:00Z">
              <w:tcPr>
                <w:tcW w:w="704" w:type="pct"/>
              </w:tcPr>
            </w:tcPrChange>
          </w:tcPr>
          <w:p w14:paraId="435E6E1D" w14:textId="77777777" w:rsidR="008C5B00" w:rsidRPr="00B63FF7" w:rsidRDefault="008C5B00" w:rsidP="008C5B00">
            <w:pPr>
              <w:spacing w:after="160" w:line="259" w:lineRule="auto"/>
              <w:rPr>
                <w:ins w:id="1729" w:author="Grant Adams" w:date="2021-07-16T10:51:00Z"/>
                <w:rFonts w:ascii="Times New Roman" w:eastAsiaTheme="minorEastAsia" w:hAnsi="Times New Roman" w:cs="Times New Roman"/>
                <w:color w:val="000000" w:themeColor="text1"/>
                <w:sz w:val="20"/>
                <w:szCs w:val="20"/>
                <w:lang w:val="en-US"/>
                <w:rPrChange w:id="1730" w:author="Grant Adams" w:date="2021-07-16T10:54:00Z">
                  <w:rPr>
                    <w:ins w:id="1731" w:author="Grant Adams" w:date="2021-07-16T10:51:00Z"/>
                    <w:rFonts w:ascii="Times New Roman" w:eastAsiaTheme="minorEastAsia" w:hAnsi="Times New Roman" w:cs="Times New Roman"/>
                    <w:color w:val="000000" w:themeColor="text1"/>
                    <w:lang w:val="en-US"/>
                  </w:rPr>
                </w:rPrChange>
              </w:rPr>
            </w:pPr>
            <m:oMathPara>
              <m:oMath>
                <m:r>
                  <w:ins w:id="1732" w:author="Grant Adams" w:date="2021-07-16T10:51:00Z">
                    <w:rPr>
                      <w:rFonts w:ascii="Cambria Math" w:eastAsiaTheme="minorEastAsia" w:hAnsi="Cambria Math" w:cs="Times New Roman"/>
                      <w:color w:val="000000" w:themeColor="text1"/>
                      <w:sz w:val="20"/>
                      <w:szCs w:val="20"/>
                      <w:lang w:val="en-US"/>
                      <w:rPrChange w:id="1733"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734" w:author="Grant Adams" w:date="2021-07-16T10:54:00Z">
              <w:tcPr>
                <w:tcW w:w="500" w:type="pct"/>
                <w:gridSpan w:val="2"/>
              </w:tcPr>
            </w:tcPrChange>
          </w:tcPr>
          <w:p w14:paraId="18B32754" w14:textId="77777777" w:rsidR="008C5B00" w:rsidRPr="00B63FF7" w:rsidRDefault="008C5B00" w:rsidP="008C5B00">
            <w:pPr>
              <w:spacing w:after="160" w:line="259" w:lineRule="auto"/>
              <w:jc w:val="center"/>
              <w:rPr>
                <w:ins w:id="1735" w:author="Grant Adams" w:date="2021-07-16T10:51:00Z"/>
                <w:rFonts w:ascii="Times New Roman" w:eastAsia="Times New Roman" w:hAnsi="Times New Roman" w:cs="Times New Roman"/>
                <w:color w:val="000000" w:themeColor="text1"/>
                <w:sz w:val="20"/>
                <w:szCs w:val="20"/>
                <w:lang w:val="en-US"/>
                <w:rPrChange w:id="1736" w:author="Grant Adams" w:date="2021-07-16T10:54:00Z">
                  <w:rPr>
                    <w:ins w:id="1737" w:author="Grant Adams" w:date="2021-07-16T10:51:00Z"/>
                    <w:rFonts w:ascii="Times New Roman" w:eastAsia="Times New Roman" w:hAnsi="Times New Roman" w:cs="Times New Roman"/>
                    <w:color w:val="000000" w:themeColor="text1"/>
                    <w:lang w:val="en-US"/>
                  </w:rPr>
                </w:rPrChange>
              </w:rPr>
            </w:pPr>
            <w:ins w:id="1738" w:author="Grant Adams" w:date="2021-07-16T10:51:00Z">
              <w:r w:rsidRPr="00B63FF7">
                <w:rPr>
                  <w:rFonts w:ascii="Times New Roman" w:eastAsia="Times New Roman" w:hAnsi="Times New Roman" w:cs="Times New Roman"/>
                  <w:color w:val="000000" w:themeColor="text1"/>
                  <w:sz w:val="20"/>
                  <w:szCs w:val="20"/>
                  <w:lang w:val="en-US"/>
                  <w:rPrChange w:id="1739"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740" w:author="Grant Adams" w:date="2021-07-16T10:54:00Z">
              <w:tcPr>
                <w:tcW w:w="500" w:type="pct"/>
                <w:gridSpan w:val="2"/>
              </w:tcPr>
            </w:tcPrChange>
          </w:tcPr>
          <w:p w14:paraId="2BF87E5C" w14:textId="77777777" w:rsidR="008C5B00" w:rsidRPr="00B63FF7" w:rsidRDefault="008C5B00" w:rsidP="008C5B00">
            <w:pPr>
              <w:spacing w:after="160" w:line="259" w:lineRule="auto"/>
              <w:jc w:val="center"/>
              <w:rPr>
                <w:ins w:id="1741" w:author="Grant Adams" w:date="2021-07-16T10:51:00Z"/>
                <w:rFonts w:ascii="Times New Roman" w:eastAsia="Times New Roman" w:hAnsi="Times New Roman" w:cs="Times New Roman"/>
                <w:color w:val="000000" w:themeColor="text1"/>
                <w:sz w:val="20"/>
                <w:szCs w:val="20"/>
                <w:lang w:val="en-US"/>
                <w:rPrChange w:id="1742" w:author="Grant Adams" w:date="2021-07-16T10:54:00Z">
                  <w:rPr>
                    <w:ins w:id="1743" w:author="Grant Adams" w:date="2021-07-16T10:51:00Z"/>
                    <w:rFonts w:ascii="Times New Roman" w:eastAsia="Times New Roman" w:hAnsi="Times New Roman" w:cs="Times New Roman"/>
                    <w:color w:val="000000" w:themeColor="text1"/>
                    <w:lang w:val="en-US"/>
                  </w:rPr>
                </w:rPrChange>
              </w:rPr>
            </w:pPr>
            <w:ins w:id="1744" w:author="Grant Adams" w:date="2021-07-16T10:51:00Z">
              <w:r w:rsidRPr="00B63FF7">
                <w:rPr>
                  <w:rFonts w:ascii="Times New Roman" w:eastAsia="Times New Roman" w:hAnsi="Times New Roman" w:cs="Times New Roman"/>
                  <w:color w:val="000000" w:themeColor="text1"/>
                  <w:sz w:val="20"/>
                  <w:szCs w:val="20"/>
                  <w:lang w:val="en-US"/>
                  <w:rPrChange w:id="1745"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746" w:author="Grant Adams" w:date="2021-07-16T10:54:00Z">
              <w:tcPr>
                <w:tcW w:w="497" w:type="pct"/>
                <w:gridSpan w:val="2"/>
              </w:tcPr>
            </w:tcPrChange>
          </w:tcPr>
          <w:p w14:paraId="771455C7" w14:textId="77777777" w:rsidR="008C5B00" w:rsidRPr="00B63FF7" w:rsidRDefault="008C5B00" w:rsidP="008C5B00">
            <w:pPr>
              <w:spacing w:after="160" w:line="259" w:lineRule="auto"/>
              <w:jc w:val="center"/>
              <w:rPr>
                <w:ins w:id="1747" w:author="Grant Adams" w:date="2021-07-16T10:51:00Z"/>
                <w:rFonts w:ascii="Times New Roman" w:eastAsia="Times New Roman" w:hAnsi="Times New Roman" w:cs="Times New Roman"/>
                <w:color w:val="000000" w:themeColor="text1"/>
                <w:sz w:val="20"/>
                <w:szCs w:val="20"/>
                <w:lang w:val="en-US"/>
                <w:rPrChange w:id="1748" w:author="Grant Adams" w:date="2021-07-16T10:54:00Z">
                  <w:rPr>
                    <w:ins w:id="1749" w:author="Grant Adams" w:date="2021-07-16T10:51:00Z"/>
                    <w:rFonts w:ascii="Times New Roman" w:eastAsia="Times New Roman" w:hAnsi="Times New Roman" w:cs="Times New Roman"/>
                    <w:color w:val="000000" w:themeColor="text1"/>
                    <w:lang w:val="en-US"/>
                  </w:rPr>
                </w:rPrChange>
              </w:rPr>
            </w:pPr>
            <w:ins w:id="1750" w:author="Grant Adams" w:date="2021-07-16T10:51:00Z">
              <w:r w:rsidRPr="00B63FF7">
                <w:rPr>
                  <w:rFonts w:ascii="Times New Roman" w:eastAsia="Times New Roman" w:hAnsi="Times New Roman" w:cs="Times New Roman"/>
                  <w:color w:val="000000" w:themeColor="text1"/>
                  <w:sz w:val="20"/>
                  <w:szCs w:val="20"/>
                  <w:lang w:val="en-US"/>
                  <w:rPrChange w:id="1751"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0A63B1E1"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52" w:author="Grant Adams" w:date="2021-07-16T10:54:00Z">
            <w:tblPrEx>
              <w:tblW w:w="5000" w:type="pct"/>
            </w:tblPrEx>
          </w:tblPrExChange>
        </w:tblPrEx>
        <w:trPr>
          <w:ins w:id="1753" w:author="Grant Adams" w:date="2021-07-16T10:51:00Z"/>
          <w:trPrChange w:id="1754" w:author="Grant Adams" w:date="2021-07-16T10:54:00Z">
            <w:trPr>
              <w:gridBefore w:val="1"/>
              <w:gridAfter w:val="0"/>
            </w:trPr>
          </w:trPrChange>
        </w:trPr>
        <w:tc>
          <w:tcPr>
            <w:tcW w:w="328" w:type="pct"/>
            <w:tcPrChange w:id="1755" w:author="Grant Adams" w:date="2021-07-16T10:54:00Z">
              <w:tcPr>
                <w:tcW w:w="328" w:type="pct"/>
                <w:gridSpan w:val="2"/>
              </w:tcPr>
            </w:tcPrChange>
          </w:tcPr>
          <w:p w14:paraId="3F0B1E0F" w14:textId="77777777" w:rsidR="008C5B00" w:rsidRPr="00B63FF7" w:rsidRDefault="008C5B00" w:rsidP="008C5B00">
            <w:pPr>
              <w:spacing w:after="160" w:line="259" w:lineRule="auto"/>
              <w:rPr>
                <w:ins w:id="1756" w:author="Grant Adams" w:date="2021-07-16T10:51:00Z"/>
                <w:rFonts w:ascii="Times New Roman" w:eastAsiaTheme="minorEastAsia" w:hAnsi="Times New Roman" w:cs="Times New Roman"/>
                <w:sz w:val="20"/>
                <w:szCs w:val="20"/>
                <w:lang w:val="en-US"/>
                <w:rPrChange w:id="1757" w:author="Grant Adams" w:date="2021-07-16T10:54:00Z">
                  <w:rPr>
                    <w:ins w:id="1758" w:author="Grant Adams" w:date="2021-07-16T10:51:00Z"/>
                    <w:rFonts w:ascii="Times New Roman" w:eastAsiaTheme="minorEastAsia" w:hAnsi="Times New Roman" w:cs="Times New Roman"/>
                    <w:lang w:val="en-US"/>
                  </w:rPr>
                </w:rPrChange>
              </w:rPr>
            </w:pPr>
            <w:ins w:id="1759" w:author="Grant Adams" w:date="2021-07-16T10:51:00Z">
              <w:r w:rsidRPr="00B63FF7">
                <w:rPr>
                  <w:rFonts w:ascii="Times New Roman" w:eastAsiaTheme="minorEastAsia" w:hAnsi="Times New Roman" w:cs="Times New Roman"/>
                  <w:sz w:val="20"/>
                  <w:szCs w:val="20"/>
                  <w:lang w:val="en-US"/>
                  <w:rPrChange w:id="1760" w:author="Grant Adams" w:date="2021-07-16T10:54:00Z">
                    <w:rPr>
                      <w:rFonts w:ascii="Times New Roman" w:eastAsiaTheme="minorEastAsia" w:hAnsi="Times New Roman" w:cs="Times New Roman"/>
                      <w:lang w:val="en-US"/>
                    </w:rPr>
                  </w:rPrChange>
                </w:rPr>
                <w:t>4</w:t>
              </w:r>
            </w:ins>
          </w:p>
        </w:tc>
        <w:tc>
          <w:tcPr>
            <w:tcW w:w="826" w:type="pct"/>
            <w:tcPrChange w:id="1761" w:author="Grant Adams" w:date="2021-07-16T10:54:00Z">
              <w:tcPr>
                <w:tcW w:w="826" w:type="pct"/>
                <w:gridSpan w:val="2"/>
              </w:tcPr>
            </w:tcPrChange>
          </w:tcPr>
          <w:p w14:paraId="288CECEF" w14:textId="77777777" w:rsidR="008C5B00" w:rsidRPr="00B63FF7" w:rsidRDefault="008C5B00" w:rsidP="008C5B00">
            <w:pPr>
              <w:spacing w:after="160" w:line="259" w:lineRule="auto"/>
              <w:rPr>
                <w:ins w:id="1762" w:author="Grant Adams" w:date="2021-07-16T10:51:00Z"/>
                <w:rFonts w:ascii="Times New Roman" w:eastAsiaTheme="minorEastAsia" w:hAnsi="Times New Roman" w:cs="Times New Roman"/>
                <w:bCs/>
                <w:color w:val="000000" w:themeColor="text1"/>
                <w:sz w:val="20"/>
                <w:szCs w:val="20"/>
                <w:lang w:val="en-US"/>
                <w:rPrChange w:id="1763" w:author="Grant Adams" w:date="2021-07-16T10:54:00Z">
                  <w:rPr>
                    <w:ins w:id="1764" w:author="Grant Adams" w:date="2021-07-16T10:51:00Z"/>
                    <w:rFonts w:ascii="Times New Roman" w:eastAsiaTheme="minorEastAsia" w:hAnsi="Times New Roman" w:cs="Times New Roman"/>
                    <w:bCs/>
                    <w:color w:val="000000" w:themeColor="text1"/>
                    <w:lang w:val="en-US"/>
                  </w:rPr>
                </w:rPrChange>
              </w:rPr>
            </w:pPr>
            <m:oMathPara>
              <m:oMath>
                <m:r>
                  <w:ins w:id="1765" w:author="Grant Adams" w:date="2021-07-16T10:51:00Z">
                    <w:rPr>
                      <w:rFonts w:ascii="Cambria Math" w:eastAsiaTheme="minorEastAsia" w:hAnsi="Cambria Math" w:cs="Times New Roman"/>
                      <w:color w:val="000000" w:themeColor="text1"/>
                      <w:sz w:val="20"/>
                      <w:szCs w:val="20"/>
                      <w:lang w:val="en-US"/>
                      <w:rPrChange w:id="1766"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767" w:author="Grant Adams" w:date="2021-07-16T10:54:00Z">
              <w:tcPr>
                <w:tcW w:w="730" w:type="pct"/>
                <w:gridSpan w:val="2"/>
              </w:tcPr>
            </w:tcPrChange>
          </w:tcPr>
          <w:p w14:paraId="416A4B3D" w14:textId="77777777" w:rsidR="008C5B00" w:rsidRPr="00B63FF7" w:rsidRDefault="008C5B00" w:rsidP="008C5B00">
            <w:pPr>
              <w:spacing w:after="160" w:line="259" w:lineRule="auto"/>
              <w:rPr>
                <w:ins w:id="1768" w:author="Grant Adams" w:date="2021-07-16T10:51:00Z"/>
                <w:rFonts w:ascii="Times New Roman" w:eastAsiaTheme="minorEastAsia" w:hAnsi="Times New Roman" w:cs="Times New Roman"/>
                <w:b/>
                <w:bCs/>
                <w:color w:val="000000" w:themeColor="text1"/>
                <w:sz w:val="20"/>
                <w:szCs w:val="20"/>
                <w:lang w:val="en-US"/>
                <w:rPrChange w:id="1769" w:author="Grant Adams" w:date="2021-07-16T10:54:00Z">
                  <w:rPr>
                    <w:ins w:id="1770" w:author="Grant Adams" w:date="2021-07-16T10:51:00Z"/>
                    <w:rFonts w:ascii="Times New Roman" w:eastAsiaTheme="minorEastAsia" w:hAnsi="Times New Roman" w:cs="Times New Roman"/>
                    <w:b/>
                    <w:bCs/>
                    <w:color w:val="000000" w:themeColor="text1"/>
                    <w:lang w:val="en-US"/>
                  </w:rPr>
                </w:rPrChange>
              </w:rPr>
            </w:pPr>
            <m:oMathPara>
              <m:oMath>
                <m:r>
                  <w:ins w:id="1771" w:author="Grant Adams" w:date="2021-07-16T10:51:00Z">
                    <m:rPr>
                      <m:sty m:val="bi"/>
                    </m:rPr>
                    <w:rPr>
                      <w:rFonts w:ascii="Cambria Math" w:eastAsiaTheme="minorEastAsia" w:hAnsi="Cambria Math" w:cs="Times New Roman"/>
                      <w:color w:val="000000" w:themeColor="text1"/>
                      <w:sz w:val="20"/>
                      <w:szCs w:val="20"/>
                      <w:lang w:val="en-US"/>
                      <w:rPrChange w:id="1772" w:author="Grant Adams" w:date="2021-07-16T10:54:00Z">
                        <w:rPr>
                          <w:rFonts w:ascii="Cambria Math" w:eastAsiaTheme="minorEastAsia" w:hAnsi="Cambria Math" w:cs="Times New Roman"/>
                          <w:color w:val="000000" w:themeColor="text1"/>
                          <w:lang w:val="en-US"/>
                        </w:rPr>
                      </w:rPrChange>
                    </w:rPr>
                    <m:t>runif</m:t>
                  </w:ins>
                </m:r>
                <m:d>
                  <m:dPr>
                    <m:ctrlPr>
                      <w:ins w:id="1773" w:author="Grant Adams" w:date="2021-07-16T10:51:00Z">
                        <w:rPr>
                          <w:rFonts w:ascii="Cambria Math" w:eastAsiaTheme="minorEastAsia" w:hAnsi="Cambria Math" w:cs="Times New Roman"/>
                          <w:b/>
                          <w:i/>
                          <w:color w:val="000000" w:themeColor="text1"/>
                          <w:sz w:val="20"/>
                          <w:szCs w:val="20"/>
                          <w:rPrChange w:id="1774" w:author="Grant Adams" w:date="2021-07-16T10:54:00Z">
                            <w:rPr>
                              <w:rFonts w:ascii="Cambria Math" w:eastAsiaTheme="minorEastAsia" w:hAnsi="Cambria Math" w:cs="Times New Roman"/>
                              <w:b/>
                              <w:i/>
                              <w:color w:val="000000" w:themeColor="text1"/>
                            </w:rPr>
                          </w:rPrChange>
                        </w:rPr>
                      </w:ins>
                    </m:ctrlPr>
                  </m:dPr>
                  <m:e>
                    <m:r>
                      <w:ins w:id="1775" w:author="Grant Adams" w:date="2021-07-16T10:51:00Z">
                        <m:rPr>
                          <m:sty m:val="bi"/>
                        </m:rPr>
                        <w:rPr>
                          <w:rFonts w:ascii="Cambria Math" w:eastAsiaTheme="minorEastAsia" w:hAnsi="Cambria Math" w:cs="Times New Roman"/>
                          <w:color w:val="000000" w:themeColor="text1"/>
                          <w:sz w:val="20"/>
                          <w:szCs w:val="20"/>
                          <w:lang w:val="en-US"/>
                          <w:rPrChange w:id="1776" w:author="Grant Adams" w:date="2021-07-16T10:54:00Z">
                            <w:rPr>
                              <w:rFonts w:ascii="Cambria Math" w:eastAsiaTheme="minorEastAsia" w:hAnsi="Cambria Math" w:cs="Times New Roman"/>
                              <w:color w:val="000000" w:themeColor="text1"/>
                              <w:lang w:val="en-US"/>
                            </w:rPr>
                          </w:rPrChange>
                        </w:rPr>
                        <m:t>1, 100</m:t>
                      </w:ins>
                    </m:r>
                  </m:e>
                </m:d>
                <m:r>
                  <w:ins w:id="1777" w:author="Grant Adams" w:date="2021-07-16T10:51:00Z">
                    <m:rPr>
                      <m:sty m:val="bi"/>
                    </m:rPr>
                    <w:rPr>
                      <w:rFonts w:ascii="Cambria Math" w:eastAsiaTheme="minorEastAsia" w:hAnsi="Cambria Math" w:cs="Times New Roman"/>
                      <w:color w:val="000000" w:themeColor="text1"/>
                      <w:sz w:val="20"/>
                      <w:szCs w:val="20"/>
                      <w:lang w:val="en-US"/>
                      <w:rPrChange w:id="1778"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779" w:author="Grant Adams" w:date="2021-07-16T10:54:00Z">
              <w:tcPr>
                <w:tcW w:w="532" w:type="pct"/>
                <w:gridSpan w:val="2"/>
              </w:tcPr>
            </w:tcPrChange>
          </w:tcPr>
          <w:p w14:paraId="25D548C4" w14:textId="77777777" w:rsidR="008C5B00" w:rsidRPr="00B63FF7" w:rsidRDefault="008C5B00" w:rsidP="008C5B00">
            <w:pPr>
              <w:spacing w:after="160" w:line="259" w:lineRule="auto"/>
              <w:rPr>
                <w:ins w:id="1780" w:author="Grant Adams" w:date="2021-07-16T10:51:00Z"/>
                <w:rFonts w:ascii="Times New Roman" w:eastAsiaTheme="minorEastAsia" w:hAnsi="Times New Roman" w:cs="Times New Roman"/>
                <w:color w:val="000000" w:themeColor="text1"/>
                <w:sz w:val="20"/>
                <w:szCs w:val="20"/>
                <w:lang w:val="en-US"/>
                <w:rPrChange w:id="1781" w:author="Grant Adams" w:date="2021-07-16T10:54:00Z">
                  <w:rPr>
                    <w:ins w:id="1782" w:author="Grant Adams" w:date="2021-07-16T10:51:00Z"/>
                    <w:rFonts w:ascii="Times New Roman" w:eastAsiaTheme="minorEastAsia" w:hAnsi="Times New Roman" w:cs="Times New Roman"/>
                    <w:color w:val="000000" w:themeColor="text1"/>
                    <w:lang w:val="en-US"/>
                  </w:rPr>
                </w:rPrChange>
              </w:rPr>
            </w:pPr>
            <w:proofErr w:type="spellStart"/>
            <w:ins w:id="1783" w:author="Grant Adams" w:date="2021-07-16T10:51:00Z">
              <w:r w:rsidRPr="00B63FF7">
                <w:rPr>
                  <w:rFonts w:ascii="Times New Roman" w:eastAsiaTheme="minorEastAsia" w:hAnsi="Times New Roman" w:cs="Times New Roman"/>
                  <w:i/>
                  <w:iCs/>
                  <w:color w:val="000000" w:themeColor="text1"/>
                  <w:sz w:val="20"/>
                  <w:szCs w:val="20"/>
                  <w:lang w:val="en-US"/>
                  <w:rPrChange w:id="1784"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785"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786" w:author="Grant Adams" w:date="2021-07-16T10:54:00Z">
              <w:tcPr>
                <w:tcW w:w="383" w:type="pct"/>
              </w:tcPr>
            </w:tcPrChange>
          </w:tcPr>
          <w:p w14:paraId="0255465F" w14:textId="77777777" w:rsidR="008C5B00" w:rsidRPr="00B63FF7" w:rsidRDefault="008C5B00" w:rsidP="008C5B00">
            <w:pPr>
              <w:spacing w:after="160" w:line="259" w:lineRule="auto"/>
              <w:rPr>
                <w:ins w:id="1787" w:author="Grant Adams" w:date="2021-07-16T10:51:00Z"/>
                <w:rFonts w:ascii="Times New Roman" w:eastAsiaTheme="minorEastAsia" w:hAnsi="Times New Roman" w:cs="Times New Roman"/>
                <w:color w:val="000000" w:themeColor="text1"/>
                <w:sz w:val="20"/>
                <w:szCs w:val="20"/>
                <w:lang w:val="en-US"/>
                <w:rPrChange w:id="1788" w:author="Grant Adams" w:date="2021-07-16T10:54:00Z">
                  <w:rPr>
                    <w:ins w:id="1789" w:author="Grant Adams" w:date="2021-07-16T10:51:00Z"/>
                    <w:rFonts w:ascii="Times New Roman" w:eastAsiaTheme="minorEastAsia" w:hAnsi="Times New Roman" w:cs="Times New Roman"/>
                    <w:color w:val="000000" w:themeColor="text1"/>
                    <w:lang w:val="en-US"/>
                  </w:rPr>
                </w:rPrChange>
              </w:rPr>
            </w:pPr>
            <w:ins w:id="1790" w:author="Grant Adams" w:date="2021-07-16T10:51:00Z">
              <w:r w:rsidRPr="00B63FF7">
                <w:rPr>
                  <w:rFonts w:ascii="Times New Roman" w:eastAsiaTheme="minorEastAsia" w:hAnsi="Times New Roman" w:cs="Times New Roman"/>
                  <w:color w:val="000000" w:themeColor="text1"/>
                  <w:sz w:val="20"/>
                  <w:szCs w:val="20"/>
                  <w:lang w:val="en-US"/>
                  <w:rPrChange w:id="1791"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792" w:author="Grant Adams" w:date="2021-07-16T10:54:00Z">
              <w:tcPr>
                <w:tcW w:w="704" w:type="pct"/>
              </w:tcPr>
            </w:tcPrChange>
          </w:tcPr>
          <w:p w14:paraId="1C7962B6" w14:textId="77777777" w:rsidR="008C5B00" w:rsidRPr="00B63FF7" w:rsidRDefault="008C5B00" w:rsidP="008C5B00">
            <w:pPr>
              <w:spacing w:after="160" w:line="259" w:lineRule="auto"/>
              <w:rPr>
                <w:ins w:id="1793" w:author="Grant Adams" w:date="2021-07-16T10:51:00Z"/>
                <w:rFonts w:ascii="Times New Roman" w:eastAsiaTheme="minorEastAsia" w:hAnsi="Times New Roman" w:cs="Times New Roman"/>
                <w:color w:val="000000" w:themeColor="text1"/>
                <w:sz w:val="20"/>
                <w:szCs w:val="20"/>
                <w:lang w:val="en-US"/>
                <w:rPrChange w:id="1794" w:author="Grant Adams" w:date="2021-07-16T10:54:00Z">
                  <w:rPr>
                    <w:ins w:id="1795" w:author="Grant Adams" w:date="2021-07-16T10:51:00Z"/>
                    <w:rFonts w:ascii="Times New Roman" w:eastAsiaTheme="minorEastAsia" w:hAnsi="Times New Roman" w:cs="Times New Roman"/>
                    <w:color w:val="000000" w:themeColor="text1"/>
                    <w:lang w:val="en-US"/>
                  </w:rPr>
                </w:rPrChange>
              </w:rPr>
            </w:pPr>
            <m:oMathPara>
              <m:oMath>
                <m:r>
                  <w:ins w:id="1796" w:author="Grant Adams" w:date="2021-07-16T10:51:00Z">
                    <w:rPr>
                      <w:rFonts w:ascii="Cambria Math" w:eastAsiaTheme="minorEastAsia" w:hAnsi="Cambria Math" w:cs="Times New Roman"/>
                      <w:color w:val="000000" w:themeColor="text1"/>
                      <w:sz w:val="20"/>
                      <w:szCs w:val="20"/>
                      <w:lang w:val="en-US"/>
                      <w:rPrChange w:id="1797"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798" w:author="Grant Adams" w:date="2021-07-16T10:54:00Z">
              <w:tcPr>
                <w:tcW w:w="500" w:type="pct"/>
                <w:gridSpan w:val="2"/>
              </w:tcPr>
            </w:tcPrChange>
          </w:tcPr>
          <w:p w14:paraId="77CC9C6F" w14:textId="77777777" w:rsidR="008C5B00" w:rsidRPr="00B63FF7" w:rsidRDefault="008C5B00" w:rsidP="008C5B00">
            <w:pPr>
              <w:spacing w:after="160" w:line="259" w:lineRule="auto"/>
              <w:jc w:val="center"/>
              <w:rPr>
                <w:ins w:id="1799" w:author="Grant Adams" w:date="2021-07-16T10:51:00Z"/>
                <w:rFonts w:ascii="Times New Roman" w:eastAsia="Times New Roman" w:hAnsi="Times New Roman" w:cs="Times New Roman"/>
                <w:color w:val="000000" w:themeColor="text1"/>
                <w:sz w:val="20"/>
                <w:szCs w:val="20"/>
                <w:lang w:val="en-US"/>
                <w:rPrChange w:id="1800" w:author="Grant Adams" w:date="2021-07-16T10:54:00Z">
                  <w:rPr>
                    <w:ins w:id="1801" w:author="Grant Adams" w:date="2021-07-16T10:51:00Z"/>
                    <w:rFonts w:ascii="Times New Roman" w:eastAsia="Times New Roman" w:hAnsi="Times New Roman" w:cs="Times New Roman"/>
                    <w:color w:val="000000" w:themeColor="text1"/>
                    <w:lang w:val="en-US"/>
                  </w:rPr>
                </w:rPrChange>
              </w:rPr>
            </w:pPr>
            <w:ins w:id="1802" w:author="Grant Adams" w:date="2021-07-16T10:51:00Z">
              <w:r w:rsidRPr="00B63FF7">
                <w:rPr>
                  <w:rFonts w:ascii="Times New Roman" w:eastAsia="Times New Roman" w:hAnsi="Times New Roman" w:cs="Times New Roman"/>
                  <w:color w:val="000000" w:themeColor="text1"/>
                  <w:sz w:val="20"/>
                  <w:szCs w:val="20"/>
                  <w:lang w:val="en-US"/>
                  <w:rPrChange w:id="1803"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804" w:author="Grant Adams" w:date="2021-07-16T10:54:00Z">
              <w:tcPr>
                <w:tcW w:w="500" w:type="pct"/>
                <w:gridSpan w:val="2"/>
              </w:tcPr>
            </w:tcPrChange>
          </w:tcPr>
          <w:p w14:paraId="7F9A47A1" w14:textId="77777777" w:rsidR="008C5B00" w:rsidRPr="00B63FF7" w:rsidRDefault="008C5B00" w:rsidP="008C5B00">
            <w:pPr>
              <w:spacing w:after="160" w:line="259" w:lineRule="auto"/>
              <w:jc w:val="center"/>
              <w:rPr>
                <w:ins w:id="1805" w:author="Grant Adams" w:date="2021-07-16T10:51:00Z"/>
                <w:rFonts w:ascii="Times New Roman" w:eastAsia="Times New Roman" w:hAnsi="Times New Roman" w:cs="Times New Roman"/>
                <w:color w:val="000000" w:themeColor="text1"/>
                <w:sz w:val="20"/>
                <w:szCs w:val="20"/>
                <w:lang w:val="en-US"/>
                <w:rPrChange w:id="1806" w:author="Grant Adams" w:date="2021-07-16T10:54:00Z">
                  <w:rPr>
                    <w:ins w:id="1807" w:author="Grant Adams" w:date="2021-07-16T10:51:00Z"/>
                    <w:rFonts w:ascii="Times New Roman" w:eastAsia="Times New Roman" w:hAnsi="Times New Roman" w:cs="Times New Roman"/>
                    <w:color w:val="000000" w:themeColor="text1"/>
                    <w:lang w:val="en-US"/>
                  </w:rPr>
                </w:rPrChange>
              </w:rPr>
            </w:pPr>
            <w:ins w:id="1808" w:author="Grant Adams" w:date="2021-07-16T10:51:00Z">
              <w:r w:rsidRPr="00B63FF7">
                <w:rPr>
                  <w:rFonts w:ascii="Times New Roman" w:eastAsia="Times New Roman" w:hAnsi="Times New Roman" w:cs="Times New Roman"/>
                  <w:color w:val="000000" w:themeColor="text1"/>
                  <w:sz w:val="20"/>
                  <w:szCs w:val="20"/>
                  <w:lang w:val="en-US"/>
                  <w:rPrChange w:id="1809"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810" w:author="Grant Adams" w:date="2021-07-16T10:54:00Z">
              <w:tcPr>
                <w:tcW w:w="497" w:type="pct"/>
                <w:gridSpan w:val="2"/>
              </w:tcPr>
            </w:tcPrChange>
          </w:tcPr>
          <w:p w14:paraId="5CBAEEB0" w14:textId="77777777" w:rsidR="008C5B00" w:rsidRPr="00B63FF7" w:rsidRDefault="008C5B00" w:rsidP="008C5B00">
            <w:pPr>
              <w:spacing w:after="160" w:line="259" w:lineRule="auto"/>
              <w:jc w:val="center"/>
              <w:rPr>
                <w:ins w:id="1811" w:author="Grant Adams" w:date="2021-07-16T10:51:00Z"/>
                <w:rFonts w:ascii="Times New Roman" w:eastAsia="Times New Roman" w:hAnsi="Times New Roman" w:cs="Times New Roman"/>
                <w:color w:val="000000" w:themeColor="text1"/>
                <w:sz w:val="20"/>
                <w:szCs w:val="20"/>
                <w:lang w:val="en-US"/>
                <w:rPrChange w:id="1812" w:author="Grant Adams" w:date="2021-07-16T10:54:00Z">
                  <w:rPr>
                    <w:ins w:id="1813" w:author="Grant Adams" w:date="2021-07-16T10:51:00Z"/>
                    <w:rFonts w:ascii="Times New Roman" w:eastAsia="Times New Roman" w:hAnsi="Times New Roman" w:cs="Times New Roman"/>
                    <w:color w:val="000000" w:themeColor="text1"/>
                    <w:lang w:val="en-US"/>
                  </w:rPr>
                </w:rPrChange>
              </w:rPr>
            </w:pPr>
            <w:ins w:id="1814" w:author="Grant Adams" w:date="2021-07-16T10:51:00Z">
              <w:r w:rsidRPr="00B63FF7">
                <w:rPr>
                  <w:rFonts w:ascii="Times New Roman" w:eastAsia="Times New Roman" w:hAnsi="Times New Roman" w:cs="Times New Roman"/>
                  <w:color w:val="000000" w:themeColor="text1"/>
                  <w:sz w:val="20"/>
                  <w:szCs w:val="20"/>
                  <w:lang w:val="en-US"/>
                  <w:rPrChange w:id="1815"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772D1EE7"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16" w:author="Grant Adams" w:date="2021-07-16T10:54:00Z">
            <w:tblPrEx>
              <w:tblW w:w="5000" w:type="pct"/>
            </w:tblPrEx>
          </w:tblPrExChange>
        </w:tblPrEx>
        <w:trPr>
          <w:ins w:id="1817" w:author="Grant Adams" w:date="2021-07-16T10:51:00Z"/>
          <w:trPrChange w:id="1818" w:author="Grant Adams" w:date="2021-07-16T10:54:00Z">
            <w:trPr>
              <w:gridBefore w:val="1"/>
              <w:gridAfter w:val="0"/>
            </w:trPr>
          </w:trPrChange>
        </w:trPr>
        <w:tc>
          <w:tcPr>
            <w:tcW w:w="328" w:type="pct"/>
            <w:tcPrChange w:id="1819" w:author="Grant Adams" w:date="2021-07-16T10:54:00Z">
              <w:tcPr>
                <w:tcW w:w="328" w:type="pct"/>
                <w:gridSpan w:val="2"/>
              </w:tcPr>
            </w:tcPrChange>
          </w:tcPr>
          <w:p w14:paraId="2DABB358" w14:textId="77777777" w:rsidR="008C5B00" w:rsidRPr="00B63FF7" w:rsidRDefault="008C5B00" w:rsidP="008C5B00">
            <w:pPr>
              <w:spacing w:after="160" w:line="259" w:lineRule="auto"/>
              <w:rPr>
                <w:ins w:id="1820" w:author="Grant Adams" w:date="2021-07-16T10:51:00Z"/>
                <w:rFonts w:ascii="Times New Roman" w:eastAsiaTheme="minorEastAsia" w:hAnsi="Times New Roman" w:cs="Times New Roman"/>
                <w:sz w:val="20"/>
                <w:szCs w:val="20"/>
                <w:lang w:val="en-US"/>
                <w:rPrChange w:id="1821" w:author="Grant Adams" w:date="2021-07-16T10:54:00Z">
                  <w:rPr>
                    <w:ins w:id="1822" w:author="Grant Adams" w:date="2021-07-16T10:51:00Z"/>
                    <w:rFonts w:ascii="Times New Roman" w:eastAsiaTheme="minorEastAsia" w:hAnsi="Times New Roman" w:cs="Times New Roman"/>
                    <w:lang w:val="en-US"/>
                  </w:rPr>
                </w:rPrChange>
              </w:rPr>
            </w:pPr>
            <w:ins w:id="1823" w:author="Grant Adams" w:date="2021-07-16T10:51:00Z">
              <w:r w:rsidRPr="00B63FF7">
                <w:rPr>
                  <w:rFonts w:ascii="Times New Roman" w:eastAsiaTheme="minorEastAsia" w:hAnsi="Times New Roman" w:cs="Times New Roman"/>
                  <w:sz w:val="20"/>
                  <w:szCs w:val="20"/>
                  <w:lang w:val="en-US"/>
                  <w:rPrChange w:id="1824" w:author="Grant Adams" w:date="2021-07-16T10:54:00Z">
                    <w:rPr>
                      <w:rFonts w:ascii="Times New Roman" w:eastAsiaTheme="minorEastAsia" w:hAnsi="Times New Roman" w:cs="Times New Roman"/>
                      <w:lang w:val="en-US"/>
                    </w:rPr>
                  </w:rPrChange>
                </w:rPr>
                <w:t>5</w:t>
              </w:r>
            </w:ins>
          </w:p>
        </w:tc>
        <w:tc>
          <w:tcPr>
            <w:tcW w:w="826" w:type="pct"/>
            <w:tcPrChange w:id="1825" w:author="Grant Adams" w:date="2021-07-16T10:54:00Z">
              <w:tcPr>
                <w:tcW w:w="826" w:type="pct"/>
                <w:gridSpan w:val="2"/>
              </w:tcPr>
            </w:tcPrChange>
          </w:tcPr>
          <w:p w14:paraId="2F0C100F" w14:textId="77777777" w:rsidR="008C5B00" w:rsidRPr="00B63FF7" w:rsidRDefault="008C5B00" w:rsidP="008C5B00">
            <w:pPr>
              <w:spacing w:after="160" w:line="259" w:lineRule="auto"/>
              <w:rPr>
                <w:ins w:id="1826" w:author="Grant Adams" w:date="2021-07-16T10:51:00Z"/>
                <w:rFonts w:ascii="Times New Roman" w:eastAsiaTheme="minorEastAsia" w:hAnsi="Times New Roman" w:cs="Times New Roman"/>
                <w:color w:val="000000" w:themeColor="text1"/>
                <w:sz w:val="20"/>
                <w:szCs w:val="20"/>
                <w:lang w:val="en-US"/>
                <w:rPrChange w:id="1827" w:author="Grant Adams" w:date="2021-07-16T10:54:00Z">
                  <w:rPr>
                    <w:ins w:id="1828" w:author="Grant Adams" w:date="2021-07-16T10:51:00Z"/>
                    <w:rFonts w:ascii="Times New Roman" w:eastAsiaTheme="minorEastAsia" w:hAnsi="Times New Roman" w:cs="Times New Roman"/>
                    <w:color w:val="000000" w:themeColor="text1"/>
                    <w:lang w:val="en-US"/>
                  </w:rPr>
                </w:rPrChange>
              </w:rPr>
            </w:pPr>
            <m:oMathPara>
              <m:oMath>
                <m:r>
                  <w:ins w:id="1829" w:author="Grant Adams" w:date="2021-07-16T10:51:00Z">
                    <w:rPr>
                      <w:rFonts w:ascii="Cambria Math" w:eastAsiaTheme="minorEastAsia" w:hAnsi="Cambria Math" w:cs="Times New Roman"/>
                      <w:color w:val="000000" w:themeColor="text1"/>
                      <w:sz w:val="20"/>
                      <w:szCs w:val="20"/>
                      <w:lang w:val="en-US"/>
                      <w:rPrChange w:id="1830"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831" w:author="Grant Adams" w:date="2021-07-16T10:54:00Z">
              <w:tcPr>
                <w:tcW w:w="730" w:type="pct"/>
                <w:gridSpan w:val="2"/>
              </w:tcPr>
            </w:tcPrChange>
          </w:tcPr>
          <w:p w14:paraId="7CD0E829" w14:textId="77777777" w:rsidR="008C5B00" w:rsidRPr="00B63FF7" w:rsidRDefault="008C5B00" w:rsidP="008C5B00">
            <w:pPr>
              <w:spacing w:after="160" w:line="259" w:lineRule="auto"/>
              <w:rPr>
                <w:ins w:id="1832" w:author="Grant Adams" w:date="2021-07-16T10:51:00Z"/>
                <w:rFonts w:ascii="Times New Roman" w:eastAsiaTheme="minorEastAsia" w:hAnsi="Times New Roman" w:cs="Times New Roman"/>
                <w:b/>
                <w:bCs/>
                <w:color w:val="000000" w:themeColor="text1"/>
                <w:sz w:val="20"/>
                <w:szCs w:val="20"/>
                <w:lang w:val="en-US"/>
                <w:rPrChange w:id="1833" w:author="Grant Adams" w:date="2021-07-16T10:54:00Z">
                  <w:rPr>
                    <w:ins w:id="1834" w:author="Grant Adams" w:date="2021-07-16T10:51:00Z"/>
                    <w:rFonts w:ascii="Times New Roman" w:eastAsiaTheme="minorEastAsia" w:hAnsi="Times New Roman" w:cs="Times New Roman"/>
                    <w:b/>
                    <w:bCs/>
                    <w:color w:val="000000" w:themeColor="text1"/>
                    <w:lang w:val="en-US"/>
                  </w:rPr>
                </w:rPrChange>
              </w:rPr>
            </w:pPr>
            <m:oMathPara>
              <m:oMath>
                <m:r>
                  <w:ins w:id="1835" w:author="Grant Adams" w:date="2021-07-16T10:51:00Z">
                    <m:rPr>
                      <m:sty m:val="bi"/>
                    </m:rPr>
                    <w:rPr>
                      <w:rFonts w:ascii="Cambria Math" w:eastAsiaTheme="minorEastAsia" w:hAnsi="Cambria Math" w:cs="Times New Roman"/>
                      <w:color w:val="000000" w:themeColor="text1"/>
                      <w:sz w:val="20"/>
                      <w:szCs w:val="20"/>
                      <w:lang w:val="en-US"/>
                      <w:rPrChange w:id="1836" w:author="Grant Adams" w:date="2021-07-16T10:54:00Z">
                        <w:rPr>
                          <w:rFonts w:ascii="Cambria Math" w:eastAsiaTheme="minorEastAsia" w:hAnsi="Cambria Math" w:cs="Times New Roman"/>
                          <w:color w:val="000000" w:themeColor="text1"/>
                          <w:lang w:val="en-US"/>
                        </w:rPr>
                      </w:rPrChange>
                    </w:rPr>
                    <m:t>runif</m:t>
                  </w:ins>
                </m:r>
                <m:d>
                  <m:dPr>
                    <m:ctrlPr>
                      <w:ins w:id="1837" w:author="Grant Adams" w:date="2021-07-16T10:51:00Z">
                        <w:rPr>
                          <w:rFonts w:ascii="Cambria Math" w:eastAsiaTheme="minorEastAsia" w:hAnsi="Cambria Math" w:cs="Times New Roman"/>
                          <w:b/>
                          <w:i/>
                          <w:color w:val="000000" w:themeColor="text1"/>
                          <w:sz w:val="20"/>
                          <w:szCs w:val="20"/>
                          <w:rPrChange w:id="1838" w:author="Grant Adams" w:date="2021-07-16T10:54:00Z">
                            <w:rPr>
                              <w:rFonts w:ascii="Cambria Math" w:eastAsiaTheme="minorEastAsia" w:hAnsi="Cambria Math" w:cs="Times New Roman"/>
                              <w:b/>
                              <w:i/>
                              <w:color w:val="000000" w:themeColor="text1"/>
                            </w:rPr>
                          </w:rPrChange>
                        </w:rPr>
                      </w:ins>
                    </m:ctrlPr>
                  </m:dPr>
                  <m:e>
                    <m:r>
                      <w:ins w:id="1839" w:author="Grant Adams" w:date="2021-07-16T10:51:00Z">
                        <m:rPr>
                          <m:sty m:val="bi"/>
                        </m:rPr>
                        <w:rPr>
                          <w:rFonts w:ascii="Cambria Math" w:eastAsiaTheme="minorEastAsia" w:hAnsi="Cambria Math" w:cs="Times New Roman"/>
                          <w:color w:val="000000" w:themeColor="text1"/>
                          <w:sz w:val="20"/>
                          <w:szCs w:val="20"/>
                          <w:lang w:val="en-US"/>
                          <w:rPrChange w:id="1840" w:author="Grant Adams" w:date="2021-07-16T10:54:00Z">
                            <w:rPr>
                              <w:rFonts w:ascii="Cambria Math" w:eastAsiaTheme="minorEastAsia" w:hAnsi="Cambria Math" w:cs="Times New Roman"/>
                              <w:color w:val="000000" w:themeColor="text1"/>
                              <w:lang w:val="en-US"/>
                            </w:rPr>
                          </w:rPrChange>
                        </w:rPr>
                        <m:t>1, 2</m:t>
                      </w:ins>
                    </m:r>
                  </m:e>
                </m:d>
                <m:r>
                  <w:ins w:id="1841" w:author="Grant Adams" w:date="2021-07-16T10:51:00Z">
                    <m:rPr>
                      <m:sty m:val="bi"/>
                    </m:rPr>
                    <w:rPr>
                      <w:rFonts w:ascii="Cambria Math" w:eastAsiaTheme="minorEastAsia" w:hAnsi="Cambria Math" w:cs="Times New Roman"/>
                      <w:color w:val="000000" w:themeColor="text1"/>
                      <w:sz w:val="20"/>
                      <w:szCs w:val="20"/>
                      <w:lang w:val="en-US"/>
                      <w:rPrChange w:id="1842"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843" w:author="Grant Adams" w:date="2021-07-16T10:54:00Z">
              <w:tcPr>
                <w:tcW w:w="532" w:type="pct"/>
                <w:gridSpan w:val="2"/>
              </w:tcPr>
            </w:tcPrChange>
          </w:tcPr>
          <w:p w14:paraId="75676F7E" w14:textId="77777777" w:rsidR="008C5B00" w:rsidRPr="00B63FF7" w:rsidRDefault="008C5B00" w:rsidP="008C5B00">
            <w:pPr>
              <w:spacing w:after="160" w:line="259" w:lineRule="auto"/>
              <w:rPr>
                <w:ins w:id="1844" w:author="Grant Adams" w:date="2021-07-16T10:51:00Z"/>
                <w:rFonts w:ascii="Times New Roman" w:eastAsiaTheme="minorEastAsia" w:hAnsi="Times New Roman" w:cs="Times New Roman"/>
                <w:color w:val="000000" w:themeColor="text1"/>
                <w:sz w:val="20"/>
                <w:szCs w:val="20"/>
                <w:lang w:val="en-US"/>
                <w:rPrChange w:id="1845" w:author="Grant Adams" w:date="2021-07-16T10:54:00Z">
                  <w:rPr>
                    <w:ins w:id="1846" w:author="Grant Adams" w:date="2021-07-16T10:51:00Z"/>
                    <w:rFonts w:ascii="Times New Roman" w:eastAsiaTheme="minorEastAsia" w:hAnsi="Times New Roman" w:cs="Times New Roman"/>
                    <w:color w:val="000000" w:themeColor="text1"/>
                    <w:lang w:val="en-US"/>
                  </w:rPr>
                </w:rPrChange>
              </w:rPr>
            </w:pPr>
            <w:proofErr w:type="spellStart"/>
            <w:ins w:id="1847" w:author="Grant Adams" w:date="2021-07-16T10:51:00Z">
              <w:r w:rsidRPr="00B63FF7">
                <w:rPr>
                  <w:rFonts w:ascii="Times New Roman" w:eastAsiaTheme="minorEastAsia" w:hAnsi="Times New Roman" w:cs="Times New Roman"/>
                  <w:i/>
                  <w:iCs/>
                  <w:color w:val="000000" w:themeColor="text1"/>
                  <w:sz w:val="20"/>
                  <w:szCs w:val="20"/>
                  <w:lang w:val="en-US"/>
                  <w:rPrChange w:id="1848"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849"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850" w:author="Grant Adams" w:date="2021-07-16T10:54:00Z">
              <w:tcPr>
                <w:tcW w:w="383" w:type="pct"/>
              </w:tcPr>
            </w:tcPrChange>
          </w:tcPr>
          <w:p w14:paraId="1C2D25B1" w14:textId="77777777" w:rsidR="008C5B00" w:rsidRPr="00B63FF7" w:rsidRDefault="008C5B00" w:rsidP="008C5B00">
            <w:pPr>
              <w:spacing w:after="160" w:line="259" w:lineRule="auto"/>
              <w:rPr>
                <w:ins w:id="1851" w:author="Grant Adams" w:date="2021-07-16T10:51:00Z"/>
                <w:rFonts w:ascii="Times New Roman" w:eastAsiaTheme="minorEastAsia" w:hAnsi="Times New Roman" w:cs="Times New Roman"/>
                <w:color w:val="000000" w:themeColor="text1"/>
                <w:sz w:val="20"/>
                <w:szCs w:val="20"/>
                <w:lang w:val="en-US"/>
                <w:rPrChange w:id="1852" w:author="Grant Adams" w:date="2021-07-16T10:54:00Z">
                  <w:rPr>
                    <w:ins w:id="1853" w:author="Grant Adams" w:date="2021-07-16T10:51:00Z"/>
                    <w:rFonts w:ascii="Times New Roman" w:eastAsiaTheme="minorEastAsia" w:hAnsi="Times New Roman" w:cs="Times New Roman"/>
                    <w:color w:val="000000" w:themeColor="text1"/>
                    <w:lang w:val="en-US"/>
                  </w:rPr>
                </w:rPrChange>
              </w:rPr>
            </w:pPr>
            <w:ins w:id="1854" w:author="Grant Adams" w:date="2021-07-16T10:51:00Z">
              <w:r w:rsidRPr="00B63FF7">
                <w:rPr>
                  <w:rFonts w:ascii="Times New Roman" w:eastAsiaTheme="minorEastAsia" w:hAnsi="Times New Roman" w:cs="Times New Roman"/>
                  <w:color w:val="000000" w:themeColor="text1"/>
                  <w:sz w:val="20"/>
                  <w:szCs w:val="20"/>
                  <w:lang w:val="en-US"/>
                  <w:rPrChange w:id="1855"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856" w:author="Grant Adams" w:date="2021-07-16T10:54:00Z">
              <w:tcPr>
                <w:tcW w:w="704" w:type="pct"/>
              </w:tcPr>
            </w:tcPrChange>
          </w:tcPr>
          <w:p w14:paraId="0B0BC6F4" w14:textId="77777777" w:rsidR="008C5B00" w:rsidRPr="00B63FF7" w:rsidRDefault="008C5B00" w:rsidP="008C5B00">
            <w:pPr>
              <w:spacing w:after="160" w:line="259" w:lineRule="auto"/>
              <w:rPr>
                <w:ins w:id="1857" w:author="Grant Adams" w:date="2021-07-16T10:51:00Z"/>
                <w:rFonts w:ascii="Times New Roman" w:eastAsiaTheme="minorEastAsia" w:hAnsi="Times New Roman" w:cs="Times New Roman"/>
                <w:color w:val="000000" w:themeColor="text1"/>
                <w:sz w:val="20"/>
                <w:szCs w:val="20"/>
                <w:lang w:val="en-US"/>
                <w:rPrChange w:id="1858" w:author="Grant Adams" w:date="2021-07-16T10:54:00Z">
                  <w:rPr>
                    <w:ins w:id="1859" w:author="Grant Adams" w:date="2021-07-16T10:51:00Z"/>
                    <w:rFonts w:ascii="Times New Roman" w:eastAsiaTheme="minorEastAsia" w:hAnsi="Times New Roman" w:cs="Times New Roman"/>
                    <w:color w:val="000000" w:themeColor="text1"/>
                    <w:lang w:val="en-US"/>
                  </w:rPr>
                </w:rPrChange>
              </w:rPr>
            </w:pPr>
            <m:oMathPara>
              <m:oMath>
                <m:r>
                  <w:ins w:id="1860" w:author="Grant Adams" w:date="2021-07-16T10:51:00Z">
                    <w:rPr>
                      <w:rFonts w:ascii="Cambria Math" w:eastAsiaTheme="minorEastAsia" w:hAnsi="Cambria Math" w:cs="Times New Roman"/>
                      <w:color w:val="000000" w:themeColor="text1"/>
                      <w:sz w:val="20"/>
                      <w:szCs w:val="20"/>
                      <w:lang w:val="en-US"/>
                      <w:rPrChange w:id="1861"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862" w:author="Grant Adams" w:date="2021-07-16T10:54:00Z">
              <w:tcPr>
                <w:tcW w:w="500" w:type="pct"/>
                <w:gridSpan w:val="2"/>
              </w:tcPr>
            </w:tcPrChange>
          </w:tcPr>
          <w:p w14:paraId="5DDC3556" w14:textId="77777777" w:rsidR="008C5B00" w:rsidRPr="00B63FF7" w:rsidRDefault="008C5B00" w:rsidP="008C5B00">
            <w:pPr>
              <w:spacing w:after="160" w:line="259" w:lineRule="auto"/>
              <w:jc w:val="center"/>
              <w:rPr>
                <w:ins w:id="1863" w:author="Grant Adams" w:date="2021-07-16T10:51:00Z"/>
                <w:rFonts w:ascii="Times New Roman" w:eastAsia="Times New Roman" w:hAnsi="Times New Roman" w:cs="Times New Roman"/>
                <w:color w:val="000000" w:themeColor="text1"/>
                <w:sz w:val="20"/>
                <w:szCs w:val="20"/>
                <w:lang w:val="en-US"/>
                <w:rPrChange w:id="1864" w:author="Grant Adams" w:date="2021-07-16T10:54:00Z">
                  <w:rPr>
                    <w:ins w:id="1865" w:author="Grant Adams" w:date="2021-07-16T10:51:00Z"/>
                    <w:rFonts w:ascii="Times New Roman" w:eastAsia="Times New Roman" w:hAnsi="Times New Roman" w:cs="Times New Roman"/>
                    <w:color w:val="000000" w:themeColor="text1"/>
                    <w:lang w:val="en-US"/>
                  </w:rPr>
                </w:rPrChange>
              </w:rPr>
            </w:pPr>
            <w:ins w:id="1866" w:author="Grant Adams" w:date="2021-07-16T10:51:00Z">
              <w:r w:rsidRPr="00B63FF7">
                <w:rPr>
                  <w:rFonts w:ascii="Times New Roman" w:eastAsia="Times New Roman" w:hAnsi="Times New Roman" w:cs="Times New Roman"/>
                  <w:color w:val="000000" w:themeColor="text1"/>
                  <w:sz w:val="20"/>
                  <w:szCs w:val="20"/>
                  <w:lang w:val="en-US"/>
                  <w:rPrChange w:id="1867"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868" w:author="Grant Adams" w:date="2021-07-16T10:54:00Z">
              <w:tcPr>
                <w:tcW w:w="500" w:type="pct"/>
                <w:gridSpan w:val="2"/>
              </w:tcPr>
            </w:tcPrChange>
          </w:tcPr>
          <w:p w14:paraId="63F71502" w14:textId="77777777" w:rsidR="008C5B00" w:rsidRPr="00B63FF7" w:rsidRDefault="008C5B00" w:rsidP="008C5B00">
            <w:pPr>
              <w:spacing w:after="160" w:line="259" w:lineRule="auto"/>
              <w:jc w:val="center"/>
              <w:rPr>
                <w:ins w:id="1869" w:author="Grant Adams" w:date="2021-07-16T10:51:00Z"/>
                <w:rFonts w:ascii="Times New Roman" w:eastAsia="Times New Roman" w:hAnsi="Times New Roman" w:cs="Times New Roman"/>
                <w:color w:val="000000" w:themeColor="text1"/>
                <w:sz w:val="20"/>
                <w:szCs w:val="20"/>
                <w:lang w:val="en-US"/>
                <w:rPrChange w:id="1870" w:author="Grant Adams" w:date="2021-07-16T10:54:00Z">
                  <w:rPr>
                    <w:ins w:id="1871" w:author="Grant Adams" w:date="2021-07-16T10:51:00Z"/>
                    <w:rFonts w:ascii="Times New Roman" w:eastAsia="Times New Roman" w:hAnsi="Times New Roman" w:cs="Times New Roman"/>
                    <w:color w:val="000000" w:themeColor="text1"/>
                    <w:lang w:val="en-US"/>
                  </w:rPr>
                </w:rPrChange>
              </w:rPr>
            </w:pPr>
            <w:ins w:id="1872" w:author="Grant Adams" w:date="2021-07-16T10:51:00Z">
              <w:r w:rsidRPr="00B63FF7">
                <w:rPr>
                  <w:rFonts w:ascii="Times New Roman" w:eastAsia="Times New Roman" w:hAnsi="Times New Roman" w:cs="Times New Roman"/>
                  <w:color w:val="000000" w:themeColor="text1"/>
                  <w:sz w:val="20"/>
                  <w:szCs w:val="20"/>
                  <w:lang w:val="en-US"/>
                  <w:rPrChange w:id="1873"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874" w:author="Grant Adams" w:date="2021-07-16T10:54:00Z">
              <w:tcPr>
                <w:tcW w:w="497" w:type="pct"/>
                <w:gridSpan w:val="2"/>
              </w:tcPr>
            </w:tcPrChange>
          </w:tcPr>
          <w:p w14:paraId="18EDD5BB" w14:textId="77777777" w:rsidR="008C5B00" w:rsidRPr="00B63FF7" w:rsidRDefault="008C5B00" w:rsidP="008C5B00">
            <w:pPr>
              <w:spacing w:after="160" w:line="259" w:lineRule="auto"/>
              <w:jc w:val="center"/>
              <w:rPr>
                <w:ins w:id="1875" w:author="Grant Adams" w:date="2021-07-16T10:51:00Z"/>
                <w:rFonts w:ascii="Times New Roman" w:eastAsia="Times New Roman" w:hAnsi="Times New Roman" w:cs="Times New Roman"/>
                <w:color w:val="000000" w:themeColor="text1"/>
                <w:sz w:val="20"/>
                <w:szCs w:val="20"/>
                <w:lang w:val="en-US"/>
                <w:rPrChange w:id="1876" w:author="Grant Adams" w:date="2021-07-16T10:54:00Z">
                  <w:rPr>
                    <w:ins w:id="1877" w:author="Grant Adams" w:date="2021-07-16T10:51:00Z"/>
                    <w:rFonts w:ascii="Times New Roman" w:eastAsia="Times New Roman" w:hAnsi="Times New Roman" w:cs="Times New Roman"/>
                    <w:color w:val="000000" w:themeColor="text1"/>
                    <w:lang w:val="en-US"/>
                  </w:rPr>
                </w:rPrChange>
              </w:rPr>
            </w:pPr>
            <w:ins w:id="1878" w:author="Grant Adams" w:date="2021-07-16T10:51:00Z">
              <w:r w:rsidRPr="00B63FF7">
                <w:rPr>
                  <w:rFonts w:ascii="Times New Roman" w:eastAsia="Times New Roman" w:hAnsi="Times New Roman" w:cs="Times New Roman"/>
                  <w:color w:val="000000" w:themeColor="text1"/>
                  <w:sz w:val="20"/>
                  <w:szCs w:val="20"/>
                  <w:lang w:val="en-US"/>
                  <w:rPrChange w:id="1879"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2F9BC313"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80" w:author="Grant Adams" w:date="2021-07-16T10:54:00Z">
            <w:tblPrEx>
              <w:tblW w:w="5000" w:type="pct"/>
            </w:tblPrEx>
          </w:tblPrExChange>
        </w:tblPrEx>
        <w:trPr>
          <w:ins w:id="1881" w:author="Grant Adams" w:date="2021-07-16T10:51:00Z"/>
          <w:trPrChange w:id="1882" w:author="Grant Adams" w:date="2021-07-16T10:54:00Z">
            <w:trPr>
              <w:gridBefore w:val="1"/>
              <w:gridAfter w:val="0"/>
            </w:trPr>
          </w:trPrChange>
        </w:trPr>
        <w:tc>
          <w:tcPr>
            <w:tcW w:w="328" w:type="pct"/>
            <w:tcPrChange w:id="1883" w:author="Grant Adams" w:date="2021-07-16T10:54:00Z">
              <w:tcPr>
                <w:tcW w:w="328" w:type="pct"/>
                <w:gridSpan w:val="2"/>
              </w:tcPr>
            </w:tcPrChange>
          </w:tcPr>
          <w:p w14:paraId="1907780F" w14:textId="77777777" w:rsidR="008C5B00" w:rsidRPr="00B63FF7" w:rsidRDefault="008C5B00" w:rsidP="008C5B00">
            <w:pPr>
              <w:spacing w:after="160" w:line="259" w:lineRule="auto"/>
              <w:rPr>
                <w:ins w:id="1884" w:author="Grant Adams" w:date="2021-07-16T10:51:00Z"/>
                <w:rFonts w:ascii="Times New Roman" w:eastAsiaTheme="minorEastAsia" w:hAnsi="Times New Roman" w:cs="Times New Roman"/>
                <w:sz w:val="20"/>
                <w:szCs w:val="20"/>
                <w:lang w:val="en-US"/>
                <w:rPrChange w:id="1885" w:author="Grant Adams" w:date="2021-07-16T10:54:00Z">
                  <w:rPr>
                    <w:ins w:id="1886" w:author="Grant Adams" w:date="2021-07-16T10:51:00Z"/>
                    <w:rFonts w:ascii="Times New Roman" w:eastAsiaTheme="minorEastAsia" w:hAnsi="Times New Roman" w:cs="Times New Roman"/>
                    <w:lang w:val="en-US"/>
                  </w:rPr>
                </w:rPrChange>
              </w:rPr>
            </w:pPr>
            <w:ins w:id="1887" w:author="Grant Adams" w:date="2021-07-16T10:51:00Z">
              <w:r w:rsidRPr="00B63FF7">
                <w:rPr>
                  <w:rFonts w:ascii="Times New Roman" w:eastAsiaTheme="minorEastAsia" w:hAnsi="Times New Roman" w:cs="Times New Roman"/>
                  <w:sz w:val="20"/>
                  <w:szCs w:val="20"/>
                  <w:lang w:val="en-US"/>
                  <w:rPrChange w:id="1888" w:author="Grant Adams" w:date="2021-07-16T10:54:00Z">
                    <w:rPr>
                      <w:rFonts w:ascii="Times New Roman" w:eastAsiaTheme="minorEastAsia" w:hAnsi="Times New Roman" w:cs="Times New Roman"/>
                      <w:lang w:val="en-US"/>
                    </w:rPr>
                  </w:rPrChange>
                </w:rPr>
                <w:t>6</w:t>
              </w:r>
            </w:ins>
          </w:p>
        </w:tc>
        <w:tc>
          <w:tcPr>
            <w:tcW w:w="826" w:type="pct"/>
            <w:tcPrChange w:id="1889" w:author="Grant Adams" w:date="2021-07-16T10:54:00Z">
              <w:tcPr>
                <w:tcW w:w="826" w:type="pct"/>
                <w:gridSpan w:val="2"/>
              </w:tcPr>
            </w:tcPrChange>
          </w:tcPr>
          <w:p w14:paraId="4E959FE8" w14:textId="77777777" w:rsidR="008C5B00" w:rsidRPr="00B63FF7" w:rsidRDefault="008C5B00" w:rsidP="008C5B00">
            <w:pPr>
              <w:spacing w:after="160" w:line="259" w:lineRule="auto"/>
              <w:rPr>
                <w:ins w:id="1890" w:author="Grant Adams" w:date="2021-07-16T10:51:00Z"/>
                <w:rFonts w:ascii="Times New Roman" w:eastAsiaTheme="minorEastAsia" w:hAnsi="Times New Roman" w:cs="Times New Roman"/>
                <w:color w:val="000000" w:themeColor="text1"/>
                <w:sz w:val="20"/>
                <w:szCs w:val="20"/>
                <w:lang w:val="en-US"/>
                <w:rPrChange w:id="1891" w:author="Grant Adams" w:date="2021-07-16T10:54:00Z">
                  <w:rPr>
                    <w:ins w:id="1892" w:author="Grant Adams" w:date="2021-07-16T10:51:00Z"/>
                    <w:rFonts w:ascii="Times New Roman" w:eastAsiaTheme="minorEastAsia" w:hAnsi="Times New Roman" w:cs="Times New Roman"/>
                    <w:color w:val="000000" w:themeColor="text1"/>
                    <w:lang w:val="en-US"/>
                  </w:rPr>
                </w:rPrChange>
              </w:rPr>
            </w:pPr>
            <m:oMathPara>
              <m:oMath>
                <m:r>
                  <w:ins w:id="1893" w:author="Grant Adams" w:date="2021-07-16T10:51:00Z">
                    <w:rPr>
                      <w:rFonts w:ascii="Cambria Math" w:eastAsiaTheme="minorEastAsia" w:hAnsi="Cambria Math" w:cs="Times New Roman"/>
                      <w:color w:val="000000" w:themeColor="text1"/>
                      <w:sz w:val="20"/>
                      <w:szCs w:val="20"/>
                      <w:lang w:val="en-US"/>
                      <w:rPrChange w:id="1894"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895" w:author="Grant Adams" w:date="2021-07-16T10:54:00Z">
              <w:tcPr>
                <w:tcW w:w="730" w:type="pct"/>
                <w:gridSpan w:val="2"/>
              </w:tcPr>
            </w:tcPrChange>
          </w:tcPr>
          <w:p w14:paraId="5D24538F" w14:textId="77777777" w:rsidR="008C5B00" w:rsidRPr="00B63FF7" w:rsidRDefault="008C5B00" w:rsidP="008C5B00">
            <w:pPr>
              <w:spacing w:after="160" w:line="259" w:lineRule="auto"/>
              <w:rPr>
                <w:ins w:id="1896" w:author="Grant Adams" w:date="2021-07-16T10:51:00Z"/>
                <w:rFonts w:ascii="Times New Roman" w:eastAsiaTheme="minorEastAsia" w:hAnsi="Times New Roman" w:cs="Times New Roman"/>
                <w:color w:val="000000" w:themeColor="text1"/>
                <w:sz w:val="20"/>
                <w:szCs w:val="20"/>
                <w:lang w:val="en-US"/>
                <w:rPrChange w:id="1897" w:author="Grant Adams" w:date="2021-07-16T10:54:00Z">
                  <w:rPr>
                    <w:ins w:id="1898" w:author="Grant Adams" w:date="2021-07-16T10:51:00Z"/>
                    <w:rFonts w:ascii="Times New Roman" w:eastAsiaTheme="minorEastAsia" w:hAnsi="Times New Roman" w:cs="Times New Roman"/>
                    <w:color w:val="000000" w:themeColor="text1"/>
                    <w:lang w:val="en-US"/>
                  </w:rPr>
                </w:rPrChange>
              </w:rPr>
            </w:pPr>
            <m:oMathPara>
              <m:oMath>
                <m:r>
                  <w:ins w:id="1899" w:author="Grant Adams" w:date="2021-07-16T10:51:00Z">
                    <w:rPr>
                      <w:rFonts w:ascii="Cambria Math" w:eastAsiaTheme="minorEastAsia" w:hAnsi="Cambria Math" w:cs="Times New Roman"/>
                      <w:color w:val="000000" w:themeColor="text1"/>
                      <w:sz w:val="20"/>
                      <w:szCs w:val="20"/>
                      <w:lang w:val="en-US"/>
                      <w:rPrChange w:id="1900" w:author="Grant Adams" w:date="2021-07-16T10:54:00Z">
                        <w:rPr>
                          <w:rFonts w:ascii="Cambria Math" w:eastAsiaTheme="minorEastAsia" w:hAnsi="Cambria Math" w:cs="Times New Roman"/>
                          <w:color w:val="000000" w:themeColor="text1"/>
                          <w:lang w:val="en-US"/>
                        </w:rPr>
                      </w:rPrChange>
                    </w:rPr>
                    <m:t>runif</m:t>
                  </w:ins>
                </m:r>
                <m:d>
                  <m:dPr>
                    <m:ctrlPr>
                      <w:ins w:id="1901" w:author="Grant Adams" w:date="2021-07-16T10:51:00Z">
                        <w:rPr>
                          <w:rFonts w:ascii="Cambria Math" w:eastAsiaTheme="minorEastAsia" w:hAnsi="Cambria Math" w:cs="Times New Roman"/>
                          <w:i/>
                          <w:color w:val="000000" w:themeColor="text1"/>
                          <w:sz w:val="20"/>
                          <w:szCs w:val="20"/>
                          <w:rPrChange w:id="1902" w:author="Grant Adams" w:date="2021-07-16T10:54:00Z">
                            <w:rPr>
                              <w:rFonts w:ascii="Cambria Math" w:eastAsiaTheme="minorEastAsia" w:hAnsi="Cambria Math" w:cs="Times New Roman"/>
                              <w:i/>
                              <w:color w:val="000000" w:themeColor="text1"/>
                            </w:rPr>
                          </w:rPrChange>
                        </w:rPr>
                      </w:ins>
                    </m:ctrlPr>
                  </m:dPr>
                  <m:e>
                    <m:r>
                      <w:ins w:id="1903" w:author="Grant Adams" w:date="2021-07-16T10:51:00Z">
                        <w:rPr>
                          <w:rFonts w:ascii="Cambria Math" w:eastAsiaTheme="minorEastAsia" w:hAnsi="Cambria Math" w:cs="Times New Roman"/>
                          <w:color w:val="000000" w:themeColor="text1"/>
                          <w:sz w:val="20"/>
                          <w:szCs w:val="20"/>
                          <w:lang w:val="en-US"/>
                          <w:rPrChange w:id="1904" w:author="Grant Adams" w:date="2021-07-16T10:54:00Z">
                            <w:rPr>
                              <w:rFonts w:ascii="Cambria Math" w:eastAsiaTheme="minorEastAsia" w:hAnsi="Cambria Math" w:cs="Times New Roman"/>
                              <w:color w:val="000000" w:themeColor="text1"/>
                              <w:lang w:val="en-US"/>
                            </w:rPr>
                          </w:rPrChange>
                        </w:rPr>
                        <m:t>1, 10</m:t>
                      </w:ins>
                    </m:r>
                  </m:e>
                </m:d>
                <m:r>
                  <w:ins w:id="1905" w:author="Grant Adams" w:date="2021-07-16T10:51:00Z">
                    <w:rPr>
                      <w:rFonts w:ascii="Cambria Math" w:eastAsiaTheme="minorEastAsia" w:hAnsi="Cambria Math" w:cs="Times New Roman"/>
                      <w:color w:val="000000" w:themeColor="text1"/>
                      <w:sz w:val="20"/>
                      <w:szCs w:val="20"/>
                      <w:lang w:val="en-US"/>
                      <w:rPrChange w:id="1906"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907" w:author="Grant Adams" w:date="2021-07-16T10:54:00Z">
              <w:tcPr>
                <w:tcW w:w="532" w:type="pct"/>
                <w:gridSpan w:val="2"/>
              </w:tcPr>
            </w:tcPrChange>
          </w:tcPr>
          <w:p w14:paraId="55A66B57" w14:textId="77777777" w:rsidR="008C5B00" w:rsidRPr="00B63FF7" w:rsidRDefault="008C5B00" w:rsidP="008C5B00">
            <w:pPr>
              <w:spacing w:after="160" w:line="259" w:lineRule="auto"/>
              <w:rPr>
                <w:ins w:id="1908" w:author="Grant Adams" w:date="2021-07-16T10:51:00Z"/>
                <w:rFonts w:ascii="Times New Roman" w:eastAsiaTheme="minorEastAsia" w:hAnsi="Times New Roman" w:cs="Times New Roman"/>
                <w:color w:val="000000" w:themeColor="text1"/>
                <w:sz w:val="20"/>
                <w:szCs w:val="20"/>
                <w:lang w:val="en-US"/>
                <w:rPrChange w:id="1909" w:author="Grant Adams" w:date="2021-07-16T10:54:00Z">
                  <w:rPr>
                    <w:ins w:id="1910" w:author="Grant Adams" w:date="2021-07-16T10:51:00Z"/>
                    <w:rFonts w:ascii="Times New Roman" w:eastAsiaTheme="minorEastAsia" w:hAnsi="Times New Roman" w:cs="Times New Roman"/>
                    <w:color w:val="000000" w:themeColor="text1"/>
                    <w:lang w:val="en-US"/>
                  </w:rPr>
                </w:rPrChange>
              </w:rPr>
            </w:pPr>
            <w:proofErr w:type="spellStart"/>
            <w:ins w:id="1911" w:author="Grant Adams" w:date="2021-07-16T10:51:00Z">
              <w:r w:rsidRPr="00B63FF7">
                <w:rPr>
                  <w:rFonts w:ascii="Times New Roman" w:eastAsiaTheme="minorEastAsia" w:hAnsi="Times New Roman" w:cs="Times New Roman"/>
                  <w:i/>
                  <w:iCs/>
                  <w:color w:val="000000" w:themeColor="text1"/>
                  <w:sz w:val="20"/>
                  <w:szCs w:val="20"/>
                  <w:lang w:val="en-US"/>
                  <w:rPrChange w:id="1912"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913"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914" w:author="Grant Adams" w:date="2021-07-16T10:54:00Z">
              <w:tcPr>
                <w:tcW w:w="383" w:type="pct"/>
              </w:tcPr>
            </w:tcPrChange>
          </w:tcPr>
          <w:p w14:paraId="6C70D300" w14:textId="77777777" w:rsidR="008C5B00" w:rsidRPr="00B63FF7" w:rsidRDefault="008C5B00" w:rsidP="008C5B00">
            <w:pPr>
              <w:spacing w:after="160" w:line="259" w:lineRule="auto"/>
              <w:rPr>
                <w:ins w:id="1915" w:author="Grant Adams" w:date="2021-07-16T10:51:00Z"/>
                <w:rFonts w:ascii="Times New Roman" w:eastAsiaTheme="minorEastAsia" w:hAnsi="Times New Roman" w:cs="Times New Roman"/>
                <w:b/>
                <w:bCs/>
                <w:color w:val="000000" w:themeColor="text1"/>
                <w:sz w:val="20"/>
                <w:szCs w:val="20"/>
                <w:lang w:val="en-US"/>
                <w:rPrChange w:id="1916" w:author="Grant Adams" w:date="2021-07-16T10:54:00Z">
                  <w:rPr>
                    <w:ins w:id="1917" w:author="Grant Adams" w:date="2021-07-16T10:51:00Z"/>
                    <w:rFonts w:ascii="Times New Roman" w:eastAsiaTheme="minorEastAsia" w:hAnsi="Times New Roman" w:cs="Times New Roman"/>
                    <w:b/>
                    <w:bCs/>
                    <w:color w:val="000000" w:themeColor="text1"/>
                    <w:lang w:val="en-US"/>
                  </w:rPr>
                </w:rPrChange>
              </w:rPr>
            </w:pPr>
            <w:ins w:id="1918" w:author="Grant Adams" w:date="2021-07-16T10:51:00Z">
              <w:r w:rsidRPr="00B63FF7">
                <w:rPr>
                  <w:rFonts w:ascii="Times New Roman" w:eastAsiaTheme="minorEastAsia" w:hAnsi="Times New Roman" w:cs="Times New Roman"/>
                  <w:color w:val="000000" w:themeColor="text1"/>
                  <w:sz w:val="20"/>
                  <w:szCs w:val="20"/>
                  <w:lang w:val="en-US"/>
                  <w:rPrChange w:id="1919"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920" w:author="Grant Adams" w:date="2021-07-16T10:54:00Z">
              <w:tcPr>
                <w:tcW w:w="704" w:type="pct"/>
              </w:tcPr>
            </w:tcPrChange>
          </w:tcPr>
          <w:p w14:paraId="3F5BA481" w14:textId="77777777" w:rsidR="008C5B00" w:rsidRPr="00B63FF7" w:rsidRDefault="008C5B00" w:rsidP="008C5B00">
            <w:pPr>
              <w:spacing w:after="160" w:line="259" w:lineRule="auto"/>
              <w:rPr>
                <w:ins w:id="1921" w:author="Grant Adams" w:date="2021-07-16T10:51:00Z"/>
                <w:rFonts w:ascii="Times New Roman" w:eastAsiaTheme="minorEastAsia" w:hAnsi="Times New Roman" w:cs="Times New Roman"/>
                <w:color w:val="000000" w:themeColor="text1"/>
                <w:sz w:val="20"/>
                <w:szCs w:val="20"/>
                <w:lang w:val="en-US"/>
                <w:rPrChange w:id="1922" w:author="Grant Adams" w:date="2021-07-16T10:54:00Z">
                  <w:rPr>
                    <w:ins w:id="1923" w:author="Grant Adams" w:date="2021-07-16T10:51:00Z"/>
                    <w:rFonts w:ascii="Times New Roman" w:eastAsiaTheme="minorEastAsia" w:hAnsi="Times New Roman" w:cs="Times New Roman"/>
                    <w:color w:val="000000" w:themeColor="text1"/>
                    <w:lang w:val="en-US"/>
                  </w:rPr>
                </w:rPrChange>
              </w:rPr>
            </w:pPr>
            <m:oMathPara>
              <m:oMath>
                <m:r>
                  <w:ins w:id="1924" w:author="Grant Adams" w:date="2021-07-16T10:51:00Z">
                    <w:rPr>
                      <w:rFonts w:ascii="Cambria Math" w:eastAsiaTheme="minorEastAsia" w:hAnsi="Cambria Math" w:cs="Times New Roman"/>
                      <w:color w:val="000000" w:themeColor="text1"/>
                      <w:sz w:val="20"/>
                      <w:szCs w:val="20"/>
                      <w:lang w:val="en-US"/>
                      <w:rPrChange w:id="1925"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926" w:author="Grant Adams" w:date="2021-07-16T10:54:00Z">
              <w:tcPr>
                <w:tcW w:w="500" w:type="pct"/>
                <w:gridSpan w:val="2"/>
              </w:tcPr>
            </w:tcPrChange>
          </w:tcPr>
          <w:p w14:paraId="39C2CC4B" w14:textId="77777777" w:rsidR="008C5B00" w:rsidRPr="00B63FF7" w:rsidRDefault="008C5B00" w:rsidP="008C5B00">
            <w:pPr>
              <w:spacing w:after="160" w:line="259" w:lineRule="auto"/>
              <w:jc w:val="center"/>
              <w:rPr>
                <w:ins w:id="1927" w:author="Grant Adams" w:date="2021-07-16T10:51:00Z"/>
                <w:rFonts w:ascii="Times New Roman" w:eastAsia="Times New Roman" w:hAnsi="Times New Roman" w:cs="Times New Roman"/>
                <w:color w:val="000000" w:themeColor="text1"/>
                <w:sz w:val="20"/>
                <w:szCs w:val="20"/>
                <w:lang w:val="en-US"/>
                <w:rPrChange w:id="1928" w:author="Grant Adams" w:date="2021-07-16T10:54:00Z">
                  <w:rPr>
                    <w:ins w:id="1929" w:author="Grant Adams" w:date="2021-07-16T10:51:00Z"/>
                    <w:rFonts w:ascii="Times New Roman" w:eastAsia="Times New Roman" w:hAnsi="Times New Roman" w:cs="Times New Roman"/>
                    <w:color w:val="000000" w:themeColor="text1"/>
                    <w:lang w:val="en-US"/>
                  </w:rPr>
                </w:rPrChange>
              </w:rPr>
            </w:pPr>
            <w:ins w:id="1930" w:author="Grant Adams" w:date="2021-07-16T10:51:00Z">
              <w:r w:rsidRPr="00B63FF7">
                <w:rPr>
                  <w:rFonts w:ascii="Times New Roman" w:eastAsia="Times New Roman" w:hAnsi="Times New Roman" w:cs="Times New Roman"/>
                  <w:b/>
                  <w:bCs/>
                  <w:color w:val="000000" w:themeColor="text1"/>
                  <w:sz w:val="20"/>
                  <w:szCs w:val="20"/>
                  <w:lang w:val="en-US"/>
                  <w:rPrChange w:id="1931" w:author="Grant Adams" w:date="2021-07-16T10:54:00Z">
                    <w:rPr>
                      <w:rFonts w:ascii="Times New Roman" w:eastAsia="Times New Roman" w:hAnsi="Times New Roman" w:cs="Times New Roman"/>
                      <w:b/>
                      <w:bCs/>
                      <w:color w:val="000000" w:themeColor="text1"/>
                      <w:lang w:val="en-US"/>
                    </w:rPr>
                  </w:rPrChange>
                </w:rPr>
                <w:t>2004 U[100, 10,000]</w:t>
              </w:r>
            </w:ins>
          </w:p>
        </w:tc>
        <w:tc>
          <w:tcPr>
            <w:tcW w:w="500" w:type="pct"/>
            <w:tcPrChange w:id="1932" w:author="Grant Adams" w:date="2021-07-16T10:54:00Z">
              <w:tcPr>
                <w:tcW w:w="500" w:type="pct"/>
                <w:gridSpan w:val="2"/>
              </w:tcPr>
            </w:tcPrChange>
          </w:tcPr>
          <w:p w14:paraId="01243483" w14:textId="77777777" w:rsidR="008C5B00" w:rsidRPr="00B63FF7" w:rsidRDefault="008C5B00" w:rsidP="008C5B00">
            <w:pPr>
              <w:spacing w:after="160" w:line="259" w:lineRule="auto"/>
              <w:jc w:val="center"/>
              <w:rPr>
                <w:ins w:id="1933" w:author="Grant Adams" w:date="2021-07-16T10:51:00Z"/>
                <w:rFonts w:ascii="Times New Roman" w:eastAsia="Times New Roman" w:hAnsi="Times New Roman" w:cs="Times New Roman"/>
                <w:color w:val="000000" w:themeColor="text1"/>
                <w:sz w:val="20"/>
                <w:szCs w:val="20"/>
                <w:lang w:val="en-US"/>
                <w:rPrChange w:id="1934" w:author="Grant Adams" w:date="2021-07-16T10:54:00Z">
                  <w:rPr>
                    <w:ins w:id="1935" w:author="Grant Adams" w:date="2021-07-16T10:51:00Z"/>
                    <w:rFonts w:ascii="Times New Roman" w:eastAsia="Times New Roman" w:hAnsi="Times New Roman" w:cs="Times New Roman"/>
                    <w:color w:val="000000" w:themeColor="text1"/>
                    <w:lang w:val="en-US"/>
                  </w:rPr>
                </w:rPrChange>
              </w:rPr>
            </w:pPr>
            <w:ins w:id="1936" w:author="Grant Adams" w:date="2021-07-16T10:51:00Z">
              <w:r w:rsidRPr="00B63FF7">
                <w:rPr>
                  <w:rFonts w:ascii="Times New Roman" w:eastAsia="Times New Roman" w:hAnsi="Times New Roman" w:cs="Times New Roman"/>
                  <w:color w:val="000000" w:themeColor="text1"/>
                  <w:sz w:val="20"/>
                  <w:szCs w:val="20"/>
                  <w:lang w:val="en-US"/>
                  <w:rPrChange w:id="1937"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938" w:author="Grant Adams" w:date="2021-07-16T10:54:00Z">
              <w:tcPr>
                <w:tcW w:w="497" w:type="pct"/>
                <w:gridSpan w:val="2"/>
              </w:tcPr>
            </w:tcPrChange>
          </w:tcPr>
          <w:p w14:paraId="64FF4234" w14:textId="77777777" w:rsidR="008C5B00" w:rsidRPr="00B63FF7" w:rsidRDefault="008C5B00" w:rsidP="008C5B00">
            <w:pPr>
              <w:spacing w:after="160" w:line="259" w:lineRule="auto"/>
              <w:jc w:val="center"/>
              <w:rPr>
                <w:ins w:id="1939" w:author="Grant Adams" w:date="2021-07-16T10:51:00Z"/>
                <w:rFonts w:ascii="Times New Roman" w:eastAsia="Times New Roman" w:hAnsi="Times New Roman" w:cs="Times New Roman"/>
                <w:color w:val="000000" w:themeColor="text1"/>
                <w:sz w:val="20"/>
                <w:szCs w:val="20"/>
                <w:lang w:val="en-US"/>
                <w:rPrChange w:id="1940" w:author="Grant Adams" w:date="2021-07-16T10:54:00Z">
                  <w:rPr>
                    <w:ins w:id="1941" w:author="Grant Adams" w:date="2021-07-16T10:51:00Z"/>
                    <w:rFonts w:ascii="Times New Roman" w:eastAsia="Times New Roman" w:hAnsi="Times New Roman" w:cs="Times New Roman"/>
                    <w:color w:val="000000" w:themeColor="text1"/>
                    <w:lang w:val="en-US"/>
                  </w:rPr>
                </w:rPrChange>
              </w:rPr>
            </w:pPr>
            <w:ins w:id="1942" w:author="Grant Adams" w:date="2021-07-16T10:51:00Z">
              <w:r w:rsidRPr="00B63FF7">
                <w:rPr>
                  <w:rFonts w:ascii="Times New Roman" w:eastAsia="Times New Roman" w:hAnsi="Times New Roman" w:cs="Times New Roman"/>
                  <w:color w:val="000000" w:themeColor="text1"/>
                  <w:sz w:val="20"/>
                  <w:szCs w:val="20"/>
                  <w:lang w:val="en-US"/>
                  <w:rPrChange w:id="1943"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39CFBB41"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944" w:author="Grant Adams" w:date="2021-07-16T10:54:00Z">
            <w:tblPrEx>
              <w:tblW w:w="5000" w:type="pct"/>
            </w:tblPrEx>
          </w:tblPrExChange>
        </w:tblPrEx>
        <w:trPr>
          <w:ins w:id="1945" w:author="Grant Adams" w:date="2021-07-16T10:51:00Z"/>
          <w:trPrChange w:id="1946" w:author="Grant Adams" w:date="2021-07-16T10:54:00Z">
            <w:trPr>
              <w:gridBefore w:val="1"/>
              <w:gridAfter w:val="0"/>
            </w:trPr>
          </w:trPrChange>
        </w:trPr>
        <w:tc>
          <w:tcPr>
            <w:tcW w:w="328" w:type="pct"/>
            <w:tcPrChange w:id="1947" w:author="Grant Adams" w:date="2021-07-16T10:54:00Z">
              <w:tcPr>
                <w:tcW w:w="328" w:type="pct"/>
                <w:gridSpan w:val="2"/>
              </w:tcPr>
            </w:tcPrChange>
          </w:tcPr>
          <w:p w14:paraId="05976A5A" w14:textId="77777777" w:rsidR="008C5B00" w:rsidRPr="00B63FF7" w:rsidRDefault="008C5B00" w:rsidP="008C5B00">
            <w:pPr>
              <w:spacing w:after="160" w:line="259" w:lineRule="auto"/>
              <w:rPr>
                <w:ins w:id="1948" w:author="Grant Adams" w:date="2021-07-16T10:51:00Z"/>
                <w:rFonts w:ascii="Times New Roman" w:eastAsiaTheme="minorEastAsia" w:hAnsi="Times New Roman" w:cs="Times New Roman"/>
                <w:color w:val="000000" w:themeColor="text1"/>
                <w:sz w:val="20"/>
                <w:szCs w:val="20"/>
                <w:lang w:val="en-US"/>
                <w:rPrChange w:id="1949" w:author="Grant Adams" w:date="2021-07-16T10:54:00Z">
                  <w:rPr>
                    <w:ins w:id="1950" w:author="Grant Adams" w:date="2021-07-16T10:51:00Z"/>
                    <w:rFonts w:ascii="Times New Roman" w:eastAsiaTheme="minorEastAsia" w:hAnsi="Times New Roman" w:cs="Times New Roman"/>
                    <w:color w:val="000000" w:themeColor="text1"/>
                    <w:lang w:val="en-US"/>
                  </w:rPr>
                </w:rPrChange>
              </w:rPr>
            </w:pPr>
            <w:ins w:id="1951" w:author="Grant Adams" w:date="2021-07-16T10:51:00Z">
              <w:r w:rsidRPr="00B63FF7">
                <w:rPr>
                  <w:rFonts w:ascii="Times New Roman" w:eastAsiaTheme="minorEastAsia" w:hAnsi="Times New Roman" w:cs="Times New Roman"/>
                  <w:color w:val="000000" w:themeColor="text1"/>
                  <w:sz w:val="20"/>
                  <w:szCs w:val="20"/>
                  <w:lang w:val="en-US"/>
                  <w:rPrChange w:id="1952" w:author="Grant Adams" w:date="2021-07-16T10:54:00Z">
                    <w:rPr>
                      <w:rFonts w:ascii="Times New Roman" w:eastAsiaTheme="minorEastAsia" w:hAnsi="Times New Roman" w:cs="Times New Roman"/>
                      <w:color w:val="000000" w:themeColor="text1"/>
                      <w:lang w:val="en-US"/>
                    </w:rPr>
                  </w:rPrChange>
                </w:rPr>
                <w:t>7</w:t>
              </w:r>
            </w:ins>
          </w:p>
        </w:tc>
        <w:tc>
          <w:tcPr>
            <w:tcW w:w="826" w:type="pct"/>
            <w:tcPrChange w:id="1953" w:author="Grant Adams" w:date="2021-07-16T10:54:00Z">
              <w:tcPr>
                <w:tcW w:w="826" w:type="pct"/>
                <w:gridSpan w:val="2"/>
              </w:tcPr>
            </w:tcPrChange>
          </w:tcPr>
          <w:p w14:paraId="1CD7A5E3" w14:textId="77777777" w:rsidR="008C5B00" w:rsidRPr="00B63FF7" w:rsidRDefault="008C5B00" w:rsidP="008C5B00">
            <w:pPr>
              <w:spacing w:after="160" w:line="259" w:lineRule="auto"/>
              <w:rPr>
                <w:ins w:id="1954" w:author="Grant Adams" w:date="2021-07-16T10:51:00Z"/>
                <w:rFonts w:ascii="Times New Roman" w:eastAsiaTheme="minorEastAsia" w:hAnsi="Times New Roman" w:cs="Times New Roman"/>
                <w:color w:val="000000" w:themeColor="text1"/>
                <w:sz w:val="20"/>
                <w:szCs w:val="20"/>
                <w:lang w:val="en-US"/>
                <w:rPrChange w:id="1955" w:author="Grant Adams" w:date="2021-07-16T10:54:00Z">
                  <w:rPr>
                    <w:ins w:id="1956" w:author="Grant Adams" w:date="2021-07-16T10:51:00Z"/>
                    <w:rFonts w:ascii="Times New Roman" w:eastAsiaTheme="minorEastAsia" w:hAnsi="Times New Roman" w:cs="Times New Roman"/>
                    <w:color w:val="000000" w:themeColor="text1"/>
                    <w:lang w:val="en-US"/>
                  </w:rPr>
                </w:rPrChange>
              </w:rPr>
            </w:pPr>
            <m:oMathPara>
              <m:oMath>
                <m:r>
                  <w:ins w:id="1957" w:author="Grant Adams" w:date="2021-07-16T10:51:00Z">
                    <w:rPr>
                      <w:rFonts w:ascii="Cambria Math" w:eastAsiaTheme="minorEastAsia" w:hAnsi="Cambria Math" w:cs="Times New Roman"/>
                      <w:color w:val="000000" w:themeColor="text1"/>
                      <w:sz w:val="20"/>
                      <w:szCs w:val="20"/>
                      <w:lang w:val="en-US"/>
                      <w:rPrChange w:id="195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959" w:author="Grant Adams" w:date="2021-07-16T10:54:00Z">
              <w:tcPr>
                <w:tcW w:w="730" w:type="pct"/>
                <w:gridSpan w:val="2"/>
              </w:tcPr>
            </w:tcPrChange>
          </w:tcPr>
          <w:p w14:paraId="1803A8DE" w14:textId="77777777" w:rsidR="008C5B00" w:rsidRPr="00B63FF7" w:rsidRDefault="008C5B00" w:rsidP="008C5B00">
            <w:pPr>
              <w:spacing w:after="160" w:line="259" w:lineRule="auto"/>
              <w:rPr>
                <w:ins w:id="1960" w:author="Grant Adams" w:date="2021-07-16T10:51:00Z"/>
                <w:rFonts w:ascii="Times New Roman" w:eastAsiaTheme="minorEastAsia" w:hAnsi="Times New Roman" w:cs="Times New Roman"/>
                <w:color w:val="000000" w:themeColor="text1"/>
                <w:sz w:val="20"/>
                <w:szCs w:val="20"/>
                <w:lang w:val="en-US"/>
                <w:rPrChange w:id="1961" w:author="Grant Adams" w:date="2021-07-16T10:54:00Z">
                  <w:rPr>
                    <w:ins w:id="1962" w:author="Grant Adams" w:date="2021-07-16T10:51:00Z"/>
                    <w:rFonts w:ascii="Times New Roman" w:eastAsiaTheme="minorEastAsia" w:hAnsi="Times New Roman" w:cs="Times New Roman"/>
                    <w:color w:val="000000" w:themeColor="text1"/>
                    <w:lang w:val="en-US"/>
                  </w:rPr>
                </w:rPrChange>
              </w:rPr>
            </w:pPr>
            <m:oMathPara>
              <m:oMath>
                <m:r>
                  <w:ins w:id="1963" w:author="Grant Adams" w:date="2021-07-16T10:51:00Z">
                    <w:rPr>
                      <w:rFonts w:ascii="Cambria Math" w:eastAsiaTheme="minorEastAsia" w:hAnsi="Cambria Math" w:cs="Times New Roman"/>
                      <w:color w:val="000000" w:themeColor="text1"/>
                      <w:sz w:val="20"/>
                      <w:szCs w:val="20"/>
                      <w:lang w:val="en-US"/>
                      <w:rPrChange w:id="1964" w:author="Grant Adams" w:date="2021-07-16T10:54:00Z">
                        <w:rPr>
                          <w:rFonts w:ascii="Cambria Math" w:eastAsiaTheme="minorEastAsia" w:hAnsi="Cambria Math" w:cs="Times New Roman"/>
                          <w:color w:val="000000" w:themeColor="text1"/>
                          <w:lang w:val="en-US"/>
                        </w:rPr>
                      </w:rPrChange>
                    </w:rPr>
                    <m:t>runif</m:t>
                  </w:ins>
                </m:r>
                <m:d>
                  <m:dPr>
                    <m:ctrlPr>
                      <w:ins w:id="1965" w:author="Grant Adams" w:date="2021-07-16T10:51:00Z">
                        <w:rPr>
                          <w:rFonts w:ascii="Cambria Math" w:eastAsiaTheme="minorEastAsia" w:hAnsi="Cambria Math" w:cs="Times New Roman"/>
                          <w:i/>
                          <w:color w:val="000000" w:themeColor="text1"/>
                          <w:sz w:val="20"/>
                          <w:szCs w:val="20"/>
                          <w:rPrChange w:id="1966" w:author="Grant Adams" w:date="2021-07-16T10:54:00Z">
                            <w:rPr>
                              <w:rFonts w:ascii="Cambria Math" w:eastAsiaTheme="minorEastAsia" w:hAnsi="Cambria Math" w:cs="Times New Roman"/>
                              <w:i/>
                              <w:color w:val="000000" w:themeColor="text1"/>
                            </w:rPr>
                          </w:rPrChange>
                        </w:rPr>
                      </w:ins>
                    </m:ctrlPr>
                  </m:dPr>
                  <m:e>
                    <m:r>
                      <w:ins w:id="1967" w:author="Grant Adams" w:date="2021-07-16T10:51:00Z">
                        <w:rPr>
                          <w:rFonts w:ascii="Cambria Math" w:eastAsiaTheme="minorEastAsia" w:hAnsi="Cambria Math" w:cs="Times New Roman"/>
                          <w:color w:val="000000" w:themeColor="text1"/>
                          <w:sz w:val="20"/>
                          <w:szCs w:val="20"/>
                          <w:lang w:val="en-US"/>
                          <w:rPrChange w:id="1968" w:author="Grant Adams" w:date="2021-07-16T10:54:00Z">
                            <w:rPr>
                              <w:rFonts w:ascii="Cambria Math" w:eastAsiaTheme="minorEastAsia" w:hAnsi="Cambria Math" w:cs="Times New Roman"/>
                              <w:color w:val="000000" w:themeColor="text1"/>
                              <w:lang w:val="en-US"/>
                            </w:rPr>
                          </w:rPrChange>
                        </w:rPr>
                        <m:t>1, 10</m:t>
                      </w:ins>
                    </m:r>
                  </m:e>
                </m:d>
                <m:r>
                  <w:ins w:id="1969" w:author="Grant Adams" w:date="2021-07-16T10:51:00Z">
                    <w:rPr>
                      <w:rFonts w:ascii="Cambria Math" w:eastAsiaTheme="minorEastAsia" w:hAnsi="Cambria Math" w:cs="Times New Roman"/>
                      <w:color w:val="000000" w:themeColor="text1"/>
                      <w:sz w:val="20"/>
                      <w:szCs w:val="20"/>
                      <w:lang w:val="en-US"/>
                      <w:rPrChange w:id="197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971" w:author="Grant Adams" w:date="2021-07-16T10:54:00Z">
              <w:tcPr>
                <w:tcW w:w="532" w:type="pct"/>
                <w:gridSpan w:val="2"/>
              </w:tcPr>
            </w:tcPrChange>
          </w:tcPr>
          <w:p w14:paraId="5F72175A" w14:textId="77777777" w:rsidR="008C5B00" w:rsidRPr="00B63FF7" w:rsidRDefault="008C5B00" w:rsidP="008C5B00">
            <w:pPr>
              <w:spacing w:after="160" w:line="259" w:lineRule="auto"/>
              <w:rPr>
                <w:ins w:id="1972" w:author="Grant Adams" w:date="2021-07-16T10:51:00Z"/>
                <w:rFonts w:ascii="Times New Roman" w:eastAsiaTheme="minorEastAsia" w:hAnsi="Times New Roman" w:cs="Times New Roman"/>
                <w:color w:val="000000" w:themeColor="text1"/>
                <w:sz w:val="20"/>
                <w:szCs w:val="20"/>
                <w:lang w:val="en-US"/>
                <w:rPrChange w:id="1973" w:author="Grant Adams" w:date="2021-07-16T10:54:00Z">
                  <w:rPr>
                    <w:ins w:id="1974" w:author="Grant Adams" w:date="2021-07-16T10:51:00Z"/>
                    <w:rFonts w:ascii="Times New Roman" w:eastAsiaTheme="minorEastAsia" w:hAnsi="Times New Roman" w:cs="Times New Roman"/>
                    <w:color w:val="000000" w:themeColor="text1"/>
                    <w:lang w:val="en-US"/>
                  </w:rPr>
                </w:rPrChange>
              </w:rPr>
            </w:pPr>
            <w:proofErr w:type="spellStart"/>
            <w:ins w:id="1975" w:author="Grant Adams" w:date="2021-07-16T10:51:00Z">
              <w:r w:rsidRPr="00B63FF7">
                <w:rPr>
                  <w:rFonts w:ascii="Times New Roman" w:eastAsiaTheme="minorEastAsia" w:hAnsi="Times New Roman" w:cs="Times New Roman"/>
                  <w:i/>
                  <w:iCs/>
                  <w:color w:val="000000" w:themeColor="text1"/>
                  <w:sz w:val="20"/>
                  <w:szCs w:val="20"/>
                  <w:lang w:val="en-US"/>
                  <w:rPrChange w:id="197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977"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978" w:author="Grant Adams" w:date="2021-07-16T10:54:00Z">
              <w:tcPr>
                <w:tcW w:w="383" w:type="pct"/>
              </w:tcPr>
            </w:tcPrChange>
          </w:tcPr>
          <w:p w14:paraId="36F6B535" w14:textId="77777777" w:rsidR="008C5B00" w:rsidRPr="00B63FF7" w:rsidRDefault="008C5B00" w:rsidP="008C5B00">
            <w:pPr>
              <w:spacing w:after="160" w:line="259" w:lineRule="auto"/>
              <w:rPr>
                <w:ins w:id="1979" w:author="Grant Adams" w:date="2021-07-16T10:51:00Z"/>
                <w:rFonts w:ascii="Times New Roman" w:eastAsiaTheme="minorEastAsia" w:hAnsi="Times New Roman" w:cs="Times New Roman"/>
                <w:color w:val="000000" w:themeColor="text1"/>
                <w:sz w:val="20"/>
                <w:szCs w:val="20"/>
                <w:lang w:val="en-US"/>
                <w:rPrChange w:id="1980" w:author="Grant Adams" w:date="2021-07-16T10:54:00Z">
                  <w:rPr>
                    <w:ins w:id="1981" w:author="Grant Adams" w:date="2021-07-16T10:51:00Z"/>
                    <w:rFonts w:ascii="Times New Roman" w:eastAsiaTheme="minorEastAsia" w:hAnsi="Times New Roman" w:cs="Times New Roman"/>
                    <w:color w:val="000000" w:themeColor="text1"/>
                    <w:lang w:val="en-US"/>
                  </w:rPr>
                </w:rPrChange>
              </w:rPr>
            </w:pPr>
            <w:ins w:id="1982" w:author="Grant Adams" w:date="2021-07-16T10:51:00Z">
              <w:r w:rsidRPr="00B63FF7">
                <w:rPr>
                  <w:rFonts w:ascii="Times New Roman" w:eastAsiaTheme="minorEastAsia" w:hAnsi="Times New Roman" w:cs="Times New Roman"/>
                  <w:b/>
                  <w:bCs/>
                  <w:color w:val="000000" w:themeColor="text1"/>
                  <w:sz w:val="20"/>
                  <w:szCs w:val="20"/>
                  <w:lang w:val="en-US"/>
                  <w:rPrChange w:id="1983" w:author="Grant Adams" w:date="2021-07-16T10:54:00Z">
                    <w:rPr>
                      <w:rFonts w:ascii="Times New Roman" w:eastAsiaTheme="minorEastAsia" w:hAnsi="Times New Roman" w:cs="Times New Roman"/>
                      <w:b/>
                      <w:bCs/>
                      <w:color w:val="000000" w:themeColor="text1"/>
                      <w:lang w:val="en-US"/>
                    </w:rPr>
                  </w:rPrChange>
                </w:rPr>
                <w:t>Exclude</w:t>
              </w:r>
            </w:ins>
          </w:p>
        </w:tc>
        <w:tc>
          <w:tcPr>
            <w:tcW w:w="704" w:type="pct"/>
            <w:tcPrChange w:id="1984" w:author="Grant Adams" w:date="2021-07-16T10:54:00Z">
              <w:tcPr>
                <w:tcW w:w="704" w:type="pct"/>
              </w:tcPr>
            </w:tcPrChange>
          </w:tcPr>
          <w:p w14:paraId="3192801B" w14:textId="77777777" w:rsidR="008C5B00" w:rsidRPr="00B63FF7" w:rsidRDefault="008C5B00" w:rsidP="008C5B00">
            <w:pPr>
              <w:spacing w:after="160" w:line="259" w:lineRule="auto"/>
              <w:rPr>
                <w:ins w:id="1985" w:author="Grant Adams" w:date="2021-07-16T10:51:00Z"/>
                <w:rFonts w:ascii="Times New Roman" w:eastAsiaTheme="minorEastAsia" w:hAnsi="Times New Roman" w:cs="Times New Roman"/>
                <w:b/>
                <w:bCs/>
                <w:color w:val="000000" w:themeColor="text1"/>
                <w:sz w:val="20"/>
                <w:szCs w:val="20"/>
                <w:lang w:val="en-US"/>
                <w:rPrChange w:id="1986" w:author="Grant Adams" w:date="2021-07-16T10:54:00Z">
                  <w:rPr>
                    <w:ins w:id="1987" w:author="Grant Adams" w:date="2021-07-16T10:51:00Z"/>
                    <w:rFonts w:ascii="Times New Roman" w:eastAsiaTheme="minorEastAsia" w:hAnsi="Times New Roman" w:cs="Times New Roman"/>
                    <w:b/>
                    <w:bCs/>
                    <w:color w:val="000000" w:themeColor="text1"/>
                    <w:lang w:val="en-US"/>
                  </w:rPr>
                </w:rPrChange>
              </w:rPr>
            </w:pPr>
            <m:oMathPara>
              <m:oMath>
                <m:r>
                  <w:ins w:id="1988" w:author="Grant Adams" w:date="2021-07-16T10:51:00Z">
                    <w:rPr>
                      <w:rFonts w:ascii="Cambria Math" w:eastAsiaTheme="minorEastAsia" w:hAnsi="Cambria Math" w:cs="Times New Roman"/>
                      <w:color w:val="000000" w:themeColor="text1"/>
                      <w:sz w:val="20"/>
                      <w:szCs w:val="20"/>
                      <w:lang w:val="en-US"/>
                      <w:rPrChange w:id="1989"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990" w:author="Grant Adams" w:date="2021-07-16T10:54:00Z">
              <w:tcPr>
                <w:tcW w:w="500" w:type="pct"/>
                <w:gridSpan w:val="2"/>
              </w:tcPr>
            </w:tcPrChange>
          </w:tcPr>
          <w:p w14:paraId="5C495B15" w14:textId="77777777" w:rsidR="008C5B00" w:rsidRPr="00B63FF7" w:rsidRDefault="008C5B00" w:rsidP="008C5B00">
            <w:pPr>
              <w:spacing w:after="160" w:line="259" w:lineRule="auto"/>
              <w:jc w:val="center"/>
              <w:rPr>
                <w:ins w:id="1991" w:author="Grant Adams" w:date="2021-07-16T10:51:00Z"/>
                <w:rFonts w:ascii="Times New Roman" w:eastAsiaTheme="minorEastAsia" w:hAnsi="Times New Roman" w:cs="Times New Roman"/>
                <w:color w:val="000000" w:themeColor="text1"/>
                <w:sz w:val="20"/>
                <w:szCs w:val="20"/>
                <w:lang w:val="en-US"/>
                <w:rPrChange w:id="1992" w:author="Grant Adams" w:date="2021-07-16T10:54:00Z">
                  <w:rPr>
                    <w:ins w:id="1993" w:author="Grant Adams" w:date="2021-07-16T10:51:00Z"/>
                    <w:rFonts w:ascii="Times New Roman" w:eastAsiaTheme="minorEastAsia" w:hAnsi="Times New Roman" w:cs="Times New Roman"/>
                    <w:color w:val="000000" w:themeColor="text1"/>
                    <w:lang w:val="en-US"/>
                  </w:rPr>
                </w:rPrChange>
              </w:rPr>
            </w:pPr>
            <w:ins w:id="1994" w:author="Grant Adams" w:date="2021-07-16T10:51:00Z">
              <w:r w:rsidRPr="00B63FF7">
                <w:rPr>
                  <w:rFonts w:ascii="Times New Roman" w:eastAsia="Times New Roman" w:hAnsi="Times New Roman" w:cs="Times New Roman"/>
                  <w:color w:val="000000" w:themeColor="text1"/>
                  <w:sz w:val="20"/>
                  <w:szCs w:val="20"/>
                  <w:lang w:val="en-US"/>
                  <w:rPrChange w:id="1995"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1996" w:author="Grant Adams" w:date="2021-07-16T10:54:00Z">
              <w:tcPr>
                <w:tcW w:w="500" w:type="pct"/>
                <w:gridSpan w:val="2"/>
              </w:tcPr>
            </w:tcPrChange>
          </w:tcPr>
          <w:p w14:paraId="05381537" w14:textId="77777777" w:rsidR="008C5B00" w:rsidRPr="00B63FF7" w:rsidRDefault="008C5B00" w:rsidP="008C5B00">
            <w:pPr>
              <w:spacing w:after="160" w:line="259" w:lineRule="auto"/>
              <w:jc w:val="center"/>
              <w:rPr>
                <w:ins w:id="1997" w:author="Grant Adams" w:date="2021-07-16T10:51:00Z"/>
                <w:rFonts w:ascii="Times New Roman" w:eastAsia="Times New Roman" w:hAnsi="Times New Roman" w:cs="Times New Roman"/>
                <w:color w:val="000000" w:themeColor="text1"/>
                <w:sz w:val="20"/>
                <w:szCs w:val="20"/>
                <w:lang w:val="en-US"/>
                <w:rPrChange w:id="1998" w:author="Grant Adams" w:date="2021-07-16T10:54:00Z">
                  <w:rPr>
                    <w:ins w:id="1999" w:author="Grant Adams" w:date="2021-07-16T10:51:00Z"/>
                    <w:rFonts w:ascii="Times New Roman" w:eastAsia="Times New Roman" w:hAnsi="Times New Roman" w:cs="Times New Roman"/>
                    <w:color w:val="000000" w:themeColor="text1"/>
                    <w:lang w:val="en-US"/>
                  </w:rPr>
                </w:rPrChange>
              </w:rPr>
            </w:pPr>
            <w:ins w:id="2000" w:author="Grant Adams" w:date="2021-07-16T10:51:00Z">
              <w:r w:rsidRPr="00B63FF7">
                <w:rPr>
                  <w:rFonts w:ascii="Times New Roman" w:eastAsia="Times New Roman" w:hAnsi="Times New Roman" w:cs="Times New Roman"/>
                  <w:color w:val="000000" w:themeColor="text1"/>
                  <w:sz w:val="20"/>
                  <w:szCs w:val="20"/>
                  <w:lang w:val="en-US"/>
                  <w:rPrChange w:id="2001"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002" w:author="Grant Adams" w:date="2021-07-16T10:54:00Z">
              <w:tcPr>
                <w:tcW w:w="497" w:type="pct"/>
                <w:gridSpan w:val="2"/>
              </w:tcPr>
            </w:tcPrChange>
          </w:tcPr>
          <w:p w14:paraId="539297A0" w14:textId="77777777" w:rsidR="008C5B00" w:rsidRPr="00B63FF7" w:rsidRDefault="008C5B00" w:rsidP="008C5B00">
            <w:pPr>
              <w:spacing w:after="160" w:line="259" w:lineRule="auto"/>
              <w:jc w:val="center"/>
              <w:rPr>
                <w:ins w:id="2003" w:author="Grant Adams" w:date="2021-07-16T10:51:00Z"/>
                <w:rFonts w:ascii="Times New Roman" w:eastAsia="Times New Roman" w:hAnsi="Times New Roman" w:cs="Times New Roman"/>
                <w:color w:val="000000" w:themeColor="text1"/>
                <w:sz w:val="20"/>
                <w:szCs w:val="20"/>
                <w:lang w:val="en-US"/>
                <w:rPrChange w:id="2004" w:author="Grant Adams" w:date="2021-07-16T10:54:00Z">
                  <w:rPr>
                    <w:ins w:id="2005" w:author="Grant Adams" w:date="2021-07-16T10:51:00Z"/>
                    <w:rFonts w:ascii="Times New Roman" w:eastAsia="Times New Roman" w:hAnsi="Times New Roman" w:cs="Times New Roman"/>
                    <w:color w:val="000000" w:themeColor="text1"/>
                    <w:lang w:val="en-US"/>
                  </w:rPr>
                </w:rPrChange>
              </w:rPr>
            </w:pPr>
            <w:ins w:id="2006" w:author="Grant Adams" w:date="2021-07-16T10:51:00Z">
              <w:r w:rsidRPr="00B63FF7">
                <w:rPr>
                  <w:rFonts w:ascii="Times New Roman" w:eastAsia="Times New Roman" w:hAnsi="Times New Roman" w:cs="Times New Roman"/>
                  <w:color w:val="000000" w:themeColor="text1"/>
                  <w:sz w:val="20"/>
                  <w:szCs w:val="20"/>
                  <w:lang w:val="en-US"/>
                  <w:rPrChange w:id="2007"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1833514"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08" w:author="Grant Adams" w:date="2021-07-16T10:54:00Z">
            <w:tblPrEx>
              <w:tblW w:w="5000" w:type="pct"/>
            </w:tblPrEx>
          </w:tblPrExChange>
        </w:tblPrEx>
        <w:trPr>
          <w:ins w:id="2009" w:author="Grant Adams" w:date="2021-07-16T10:51:00Z"/>
          <w:trPrChange w:id="2010" w:author="Grant Adams" w:date="2021-07-16T10:54:00Z">
            <w:trPr>
              <w:gridBefore w:val="1"/>
              <w:gridAfter w:val="0"/>
            </w:trPr>
          </w:trPrChange>
        </w:trPr>
        <w:tc>
          <w:tcPr>
            <w:tcW w:w="328" w:type="pct"/>
            <w:tcPrChange w:id="2011" w:author="Grant Adams" w:date="2021-07-16T10:54:00Z">
              <w:tcPr>
                <w:tcW w:w="328" w:type="pct"/>
                <w:gridSpan w:val="2"/>
              </w:tcPr>
            </w:tcPrChange>
          </w:tcPr>
          <w:p w14:paraId="714F7631" w14:textId="77777777" w:rsidR="008C5B00" w:rsidRPr="00B63FF7" w:rsidRDefault="008C5B00" w:rsidP="008C5B00">
            <w:pPr>
              <w:spacing w:after="160" w:line="259" w:lineRule="auto"/>
              <w:rPr>
                <w:ins w:id="2012" w:author="Grant Adams" w:date="2021-07-16T10:51:00Z"/>
                <w:rFonts w:ascii="Times New Roman" w:eastAsiaTheme="minorEastAsia" w:hAnsi="Times New Roman" w:cs="Times New Roman"/>
                <w:color w:val="000000" w:themeColor="text1"/>
                <w:sz w:val="20"/>
                <w:szCs w:val="20"/>
                <w:lang w:val="en-US"/>
                <w:rPrChange w:id="2013" w:author="Grant Adams" w:date="2021-07-16T10:54:00Z">
                  <w:rPr>
                    <w:ins w:id="2014" w:author="Grant Adams" w:date="2021-07-16T10:51:00Z"/>
                    <w:rFonts w:ascii="Times New Roman" w:eastAsiaTheme="minorEastAsia" w:hAnsi="Times New Roman" w:cs="Times New Roman"/>
                    <w:color w:val="000000" w:themeColor="text1"/>
                    <w:lang w:val="en-US"/>
                  </w:rPr>
                </w:rPrChange>
              </w:rPr>
            </w:pPr>
            <w:ins w:id="2015" w:author="Grant Adams" w:date="2021-07-16T10:51:00Z">
              <w:r w:rsidRPr="00B63FF7">
                <w:rPr>
                  <w:rFonts w:ascii="Times New Roman" w:eastAsiaTheme="minorEastAsia" w:hAnsi="Times New Roman" w:cs="Times New Roman"/>
                  <w:color w:val="000000" w:themeColor="text1"/>
                  <w:sz w:val="20"/>
                  <w:szCs w:val="20"/>
                  <w:lang w:val="en-US"/>
                  <w:rPrChange w:id="2016" w:author="Grant Adams" w:date="2021-07-16T10:54:00Z">
                    <w:rPr>
                      <w:rFonts w:ascii="Times New Roman" w:eastAsiaTheme="minorEastAsia" w:hAnsi="Times New Roman" w:cs="Times New Roman"/>
                      <w:color w:val="000000" w:themeColor="text1"/>
                      <w:lang w:val="en-US"/>
                    </w:rPr>
                  </w:rPrChange>
                </w:rPr>
                <w:t>8</w:t>
              </w:r>
            </w:ins>
          </w:p>
        </w:tc>
        <w:tc>
          <w:tcPr>
            <w:tcW w:w="826" w:type="pct"/>
            <w:tcPrChange w:id="2017" w:author="Grant Adams" w:date="2021-07-16T10:54:00Z">
              <w:tcPr>
                <w:tcW w:w="826" w:type="pct"/>
                <w:gridSpan w:val="2"/>
              </w:tcPr>
            </w:tcPrChange>
          </w:tcPr>
          <w:p w14:paraId="10761DE1" w14:textId="77777777" w:rsidR="008C5B00" w:rsidRPr="00B63FF7" w:rsidRDefault="008C5B00" w:rsidP="008C5B00">
            <w:pPr>
              <w:spacing w:after="160" w:line="259" w:lineRule="auto"/>
              <w:rPr>
                <w:ins w:id="2018" w:author="Grant Adams" w:date="2021-07-16T10:51:00Z"/>
                <w:rFonts w:ascii="Times New Roman" w:eastAsiaTheme="minorEastAsia" w:hAnsi="Times New Roman" w:cs="Times New Roman"/>
                <w:color w:val="000000" w:themeColor="text1"/>
                <w:sz w:val="20"/>
                <w:szCs w:val="20"/>
                <w:lang w:val="en-US"/>
                <w:rPrChange w:id="2019" w:author="Grant Adams" w:date="2021-07-16T10:54:00Z">
                  <w:rPr>
                    <w:ins w:id="2020" w:author="Grant Adams" w:date="2021-07-16T10:51:00Z"/>
                    <w:rFonts w:ascii="Times New Roman" w:eastAsiaTheme="minorEastAsia" w:hAnsi="Times New Roman" w:cs="Times New Roman"/>
                    <w:color w:val="000000" w:themeColor="text1"/>
                    <w:lang w:val="en-US"/>
                  </w:rPr>
                </w:rPrChange>
              </w:rPr>
            </w:pPr>
            <m:oMathPara>
              <m:oMath>
                <m:r>
                  <w:ins w:id="2021" w:author="Grant Adams" w:date="2021-07-16T10:51:00Z">
                    <w:rPr>
                      <w:rFonts w:ascii="Cambria Math" w:eastAsiaTheme="minorEastAsia" w:hAnsi="Cambria Math" w:cs="Times New Roman"/>
                      <w:color w:val="000000" w:themeColor="text1"/>
                      <w:sz w:val="20"/>
                      <w:szCs w:val="20"/>
                      <w:lang w:val="en-US"/>
                      <w:rPrChange w:id="2022"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023" w:author="Grant Adams" w:date="2021-07-16T10:54:00Z">
              <w:tcPr>
                <w:tcW w:w="730" w:type="pct"/>
                <w:gridSpan w:val="2"/>
              </w:tcPr>
            </w:tcPrChange>
          </w:tcPr>
          <w:p w14:paraId="1E64FFC1" w14:textId="77777777" w:rsidR="008C5B00" w:rsidRPr="00B63FF7" w:rsidRDefault="008C5B00" w:rsidP="008C5B00">
            <w:pPr>
              <w:spacing w:after="160" w:line="259" w:lineRule="auto"/>
              <w:rPr>
                <w:ins w:id="2024" w:author="Grant Adams" w:date="2021-07-16T10:51:00Z"/>
                <w:rFonts w:ascii="Times New Roman" w:eastAsiaTheme="minorEastAsia" w:hAnsi="Times New Roman" w:cs="Times New Roman"/>
                <w:color w:val="000000" w:themeColor="text1"/>
                <w:sz w:val="20"/>
                <w:szCs w:val="20"/>
                <w:lang w:val="en-US"/>
                <w:rPrChange w:id="2025" w:author="Grant Adams" w:date="2021-07-16T10:54:00Z">
                  <w:rPr>
                    <w:ins w:id="2026" w:author="Grant Adams" w:date="2021-07-16T10:51:00Z"/>
                    <w:rFonts w:ascii="Times New Roman" w:eastAsiaTheme="minorEastAsia" w:hAnsi="Times New Roman" w:cs="Times New Roman"/>
                    <w:color w:val="000000" w:themeColor="text1"/>
                    <w:lang w:val="en-US"/>
                  </w:rPr>
                </w:rPrChange>
              </w:rPr>
            </w:pPr>
            <m:oMathPara>
              <m:oMath>
                <m:r>
                  <w:ins w:id="2027" w:author="Grant Adams" w:date="2021-07-16T10:51:00Z">
                    <w:rPr>
                      <w:rFonts w:ascii="Cambria Math" w:eastAsiaTheme="minorEastAsia" w:hAnsi="Cambria Math" w:cs="Times New Roman"/>
                      <w:color w:val="000000" w:themeColor="text1"/>
                      <w:sz w:val="20"/>
                      <w:szCs w:val="20"/>
                      <w:lang w:val="en-US"/>
                      <w:rPrChange w:id="2028" w:author="Grant Adams" w:date="2021-07-16T10:54:00Z">
                        <w:rPr>
                          <w:rFonts w:ascii="Cambria Math" w:eastAsiaTheme="minorEastAsia" w:hAnsi="Cambria Math" w:cs="Times New Roman"/>
                          <w:color w:val="000000" w:themeColor="text1"/>
                          <w:lang w:val="en-US"/>
                        </w:rPr>
                      </w:rPrChange>
                    </w:rPr>
                    <m:t>runif</m:t>
                  </w:ins>
                </m:r>
                <m:d>
                  <m:dPr>
                    <m:ctrlPr>
                      <w:ins w:id="2029" w:author="Grant Adams" w:date="2021-07-16T10:51:00Z">
                        <w:rPr>
                          <w:rFonts w:ascii="Cambria Math" w:eastAsiaTheme="minorEastAsia" w:hAnsi="Cambria Math" w:cs="Times New Roman"/>
                          <w:i/>
                          <w:color w:val="000000" w:themeColor="text1"/>
                          <w:sz w:val="20"/>
                          <w:szCs w:val="20"/>
                          <w:rPrChange w:id="2030" w:author="Grant Adams" w:date="2021-07-16T10:54:00Z">
                            <w:rPr>
                              <w:rFonts w:ascii="Cambria Math" w:eastAsiaTheme="minorEastAsia" w:hAnsi="Cambria Math" w:cs="Times New Roman"/>
                              <w:i/>
                              <w:color w:val="000000" w:themeColor="text1"/>
                            </w:rPr>
                          </w:rPrChange>
                        </w:rPr>
                      </w:ins>
                    </m:ctrlPr>
                  </m:dPr>
                  <m:e>
                    <m:r>
                      <w:ins w:id="2031" w:author="Grant Adams" w:date="2021-07-16T10:51:00Z">
                        <w:rPr>
                          <w:rFonts w:ascii="Cambria Math" w:eastAsiaTheme="minorEastAsia" w:hAnsi="Cambria Math" w:cs="Times New Roman"/>
                          <w:color w:val="000000" w:themeColor="text1"/>
                          <w:sz w:val="20"/>
                          <w:szCs w:val="20"/>
                          <w:lang w:val="en-US"/>
                          <w:rPrChange w:id="2032" w:author="Grant Adams" w:date="2021-07-16T10:54:00Z">
                            <w:rPr>
                              <w:rFonts w:ascii="Cambria Math" w:eastAsiaTheme="minorEastAsia" w:hAnsi="Cambria Math" w:cs="Times New Roman"/>
                              <w:color w:val="000000" w:themeColor="text1"/>
                              <w:lang w:val="en-US"/>
                            </w:rPr>
                          </w:rPrChange>
                        </w:rPr>
                        <m:t>1, 10</m:t>
                      </w:ins>
                    </m:r>
                  </m:e>
                </m:d>
                <m:r>
                  <w:ins w:id="2033" w:author="Grant Adams" w:date="2021-07-16T10:51:00Z">
                    <w:rPr>
                      <w:rFonts w:ascii="Cambria Math" w:eastAsiaTheme="minorEastAsia" w:hAnsi="Cambria Math" w:cs="Times New Roman"/>
                      <w:color w:val="000000" w:themeColor="text1"/>
                      <w:sz w:val="20"/>
                      <w:szCs w:val="20"/>
                      <w:lang w:val="en-US"/>
                      <w:rPrChange w:id="2034"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035" w:author="Grant Adams" w:date="2021-07-16T10:54:00Z">
              <w:tcPr>
                <w:tcW w:w="532" w:type="pct"/>
                <w:gridSpan w:val="2"/>
              </w:tcPr>
            </w:tcPrChange>
          </w:tcPr>
          <w:p w14:paraId="23B45FBD" w14:textId="77777777" w:rsidR="008C5B00" w:rsidRPr="00B63FF7" w:rsidRDefault="008C5B00" w:rsidP="008C5B00">
            <w:pPr>
              <w:spacing w:after="160" w:line="259" w:lineRule="auto"/>
              <w:rPr>
                <w:ins w:id="2036" w:author="Grant Adams" w:date="2021-07-16T10:51:00Z"/>
                <w:rFonts w:ascii="Times New Roman" w:eastAsiaTheme="minorEastAsia" w:hAnsi="Times New Roman" w:cs="Times New Roman"/>
                <w:i/>
                <w:iCs/>
                <w:color w:val="000000" w:themeColor="text1"/>
                <w:sz w:val="20"/>
                <w:szCs w:val="20"/>
                <w:lang w:val="en-US"/>
                <w:rPrChange w:id="2037" w:author="Grant Adams" w:date="2021-07-16T10:54:00Z">
                  <w:rPr>
                    <w:ins w:id="2038" w:author="Grant Adams" w:date="2021-07-16T10:51:00Z"/>
                    <w:rFonts w:ascii="Times New Roman" w:eastAsiaTheme="minorEastAsia" w:hAnsi="Times New Roman" w:cs="Times New Roman"/>
                    <w:i/>
                    <w:iCs/>
                    <w:color w:val="000000" w:themeColor="text1"/>
                    <w:lang w:val="en-US"/>
                  </w:rPr>
                </w:rPrChange>
              </w:rPr>
            </w:pPr>
            <w:proofErr w:type="spellStart"/>
            <w:ins w:id="2039" w:author="Grant Adams" w:date="2021-07-16T10:51:00Z">
              <w:r w:rsidRPr="00B63FF7">
                <w:rPr>
                  <w:rFonts w:ascii="Times New Roman" w:eastAsiaTheme="minorEastAsia" w:hAnsi="Times New Roman" w:cs="Times New Roman"/>
                  <w:i/>
                  <w:iCs/>
                  <w:color w:val="000000" w:themeColor="text1"/>
                  <w:sz w:val="20"/>
                  <w:szCs w:val="20"/>
                  <w:lang w:val="en-US"/>
                  <w:rPrChange w:id="2040"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041"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042" w:author="Grant Adams" w:date="2021-07-16T10:54:00Z">
              <w:tcPr>
                <w:tcW w:w="383" w:type="pct"/>
              </w:tcPr>
            </w:tcPrChange>
          </w:tcPr>
          <w:p w14:paraId="59C99A38" w14:textId="77777777" w:rsidR="008C5B00" w:rsidRPr="00B63FF7" w:rsidRDefault="008C5B00" w:rsidP="008C5B00">
            <w:pPr>
              <w:spacing w:after="160" w:line="259" w:lineRule="auto"/>
              <w:rPr>
                <w:ins w:id="2043" w:author="Grant Adams" w:date="2021-07-16T10:51:00Z"/>
                <w:rFonts w:ascii="Times New Roman" w:eastAsiaTheme="minorEastAsia" w:hAnsi="Times New Roman" w:cs="Times New Roman"/>
                <w:color w:val="000000" w:themeColor="text1"/>
                <w:sz w:val="20"/>
                <w:szCs w:val="20"/>
                <w:lang w:val="en-US"/>
                <w:rPrChange w:id="2044" w:author="Grant Adams" w:date="2021-07-16T10:54:00Z">
                  <w:rPr>
                    <w:ins w:id="2045" w:author="Grant Adams" w:date="2021-07-16T10:51:00Z"/>
                    <w:rFonts w:ascii="Times New Roman" w:eastAsiaTheme="minorEastAsia" w:hAnsi="Times New Roman" w:cs="Times New Roman"/>
                    <w:color w:val="000000" w:themeColor="text1"/>
                    <w:lang w:val="en-US"/>
                  </w:rPr>
                </w:rPrChange>
              </w:rPr>
            </w:pPr>
            <w:ins w:id="2046" w:author="Grant Adams" w:date="2021-07-16T10:51:00Z">
              <w:r w:rsidRPr="00B63FF7">
                <w:rPr>
                  <w:rFonts w:ascii="Times New Roman" w:eastAsiaTheme="minorEastAsia" w:hAnsi="Times New Roman" w:cs="Times New Roman"/>
                  <w:color w:val="000000" w:themeColor="text1"/>
                  <w:sz w:val="20"/>
                  <w:szCs w:val="20"/>
                  <w:lang w:val="en-US"/>
                  <w:rPrChange w:id="2047"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048" w:author="Grant Adams" w:date="2021-07-16T10:54:00Z">
              <w:tcPr>
                <w:tcW w:w="704" w:type="pct"/>
              </w:tcPr>
            </w:tcPrChange>
          </w:tcPr>
          <w:p w14:paraId="262E37E7" w14:textId="77777777" w:rsidR="008C5B00" w:rsidRPr="00B63FF7" w:rsidRDefault="008C5B00" w:rsidP="008C5B00">
            <w:pPr>
              <w:spacing w:after="160" w:line="259" w:lineRule="auto"/>
              <w:rPr>
                <w:ins w:id="2049" w:author="Grant Adams" w:date="2021-07-16T10:51:00Z"/>
                <w:rFonts w:ascii="Times New Roman" w:eastAsiaTheme="minorEastAsia" w:hAnsi="Times New Roman" w:cs="Times New Roman"/>
                <w:b/>
                <w:bCs/>
                <w:color w:val="000000" w:themeColor="text1"/>
                <w:sz w:val="20"/>
                <w:szCs w:val="20"/>
                <w:lang w:val="en-US"/>
                <w:rPrChange w:id="2050" w:author="Grant Adams" w:date="2021-07-16T10:54:00Z">
                  <w:rPr>
                    <w:ins w:id="2051" w:author="Grant Adams" w:date="2021-07-16T10:51:00Z"/>
                    <w:rFonts w:ascii="Times New Roman" w:eastAsiaTheme="minorEastAsia" w:hAnsi="Times New Roman" w:cs="Times New Roman"/>
                    <w:b/>
                    <w:bCs/>
                    <w:color w:val="000000" w:themeColor="text1"/>
                    <w:lang w:val="en-US"/>
                  </w:rPr>
                </w:rPrChange>
              </w:rPr>
            </w:pPr>
            <m:oMathPara>
              <m:oMath>
                <m:r>
                  <w:ins w:id="2052" w:author="Grant Adams" w:date="2021-07-16T10:51:00Z">
                    <m:rPr>
                      <m:sty m:val="bi"/>
                    </m:rPr>
                    <w:rPr>
                      <w:rFonts w:ascii="Cambria Math" w:eastAsiaTheme="minorEastAsia" w:hAnsi="Cambria Math" w:cs="Times New Roman"/>
                      <w:color w:val="000000" w:themeColor="text1"/>
                      <w:sz w:val="20"/>
                      <w:szCs w:val="20"/>
                      <w:lang w:val="en-US"/>
                      <w:rPrChange w:id="2053" w:author="Grant Adams" w:date="2021-07-16T10:54:00Z">
                        <w:rPr>
                          <w:rFonts w:ascii="Cambria Math" w:eastAsiaTheme="minorEastAsia" w:hAnsi="Cambria Math" w:cs="Times New Roman"/>
                          <w:color w:val="000000" w:themeColor="text1"/>
                          <w:lang w:val="en-US"/>
                        </w:rPr>
                      </w:rPrChange>
                    </w:rPr>
                    <m:t>low</m:t>
                  </w:ins>
                </m:r>
              </m:oMath>
            </m:oMathPara>
          </w:p>
        </w:tc>
        <w:tc>
          <w:tcPr>
            <w:tcW w:w="500" w:type="pct"/>
            <w:tcPrChange w:id="2054" w:author="Grant Adams" w:date="2021-07-16T10:54:00Z">
              <w:tcPr>
                <w:tcW w:w="500" w:type="pct"/>
                <w:gridSpan w:val="2"/>
              </w:tcPr>
            </w:tcPrChange>
          </w:tcPr>
          <w:p w14:paraId="56235F6D" w14:textId="77777777" w:rsidR="008C5B00" w:rsidRPr="00B63FF7" w:rsidRDefault="008C5B00" w:rsidP="008C5B00">
            <w:pPr>
              <w:spacing w:after="160" w:line="259" w:lineRule="auto"/>
              <w:jc w:val="center"/>
              <w:rPr>
                <w:ins w:id="2055" w:author="Grant Adams" w:date="2021-07-16T10:51:00Z"/>
                <w:rFonts w:ascii="Times New Roman" w:eastAsia="Times New Roman" w:hAnsi="Times New Roman" w:cs="Times New Roman"/>
                <w:color w:val="000000" w:themeColor="text1"/>
                <w:sz w:val="20"/>
                <w:szCs w:val="20"/>
                <w:lang w:val="en-US"/>
                <w:rPrChange w:id="2056" w:author="Grant Adams" w:date="2021-07-16T10:54:00Z">
                  <w:rPr>
                    <w:ins w:id="2057" w:author="Grant Adams" w:date="2021-07-16T10:51:00Z"/>
                    <w:rFonts w:ascii="Times New Roman" w:eastAsia="Times New Roman" w:hAnsi="Times New Roman" w:cs="Times New Roman"/>
                    <w:color w:val="000000" w:themeColor="text1"/>
                    <w:lang w:val="en-US"/>
                  </w:rPr>
                </w:rPrChange>
              </w:rPr>
            </w:pPr>
            <w:ins w:id="2058" w:author="Grant Adams" w:date="2021-07-16T10:51:00Z">
              <w:r w:rsidRPr="00B63FF7">
                <w:rPr>
                  <w:rFonts w:ascii="Times New Roman" w:eastAsia="Times New Roman" w:hAnsi="Times New Roman" w:cs="Times New Roman"/>
                  <w:color w:val="000000" w:themeColor="text1"/>
                  <w:sz w:val="20"/>
                  <w:szCs w:val="20"/>
                  <w:lang w:val="en-US"/>
                  <w:rPrChange w:id="2059"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060" w:author="Grant Adams" w:date="2021-07-16T10:54:00Z">
              <w:tcPr>
                <w:tcW w:w="500" w:type="pct"/>
                <w:gridSpan w:val="2"/>
              </w:tcPr>
            </w:tcPrChange>
          </w:tcPr>
          <w:p w14:paraId="2610AF84" w14:textId="77777777" w:rsidR="008C5B00" w:rsidRPr="00B63FF7" w:rsidRDefault="008C5B00" w:rsidP="008C5B00">
            <w:pPr>
              <w:spacing w:after="160" w:line="259" w:lineRule="auto"/>
              <w:jc w:val="center"/>
              <w:rPr>
                <w:ins w:id="2061" w:author="Grant Adams" w:date="2021-07-16T10:51:00Z"/>
                <w:rFonts w:ascii="Times New Roman" w:eastAsia="Times New Roman" w:hAnsi="Times New Roman" w:cs="Times New Roman"/>
                <w:color w:val="000000" w:themeColor="text1"/>
                <w:sz w:val="20"/>
                <w:szCs w:val="20"/>
                <w:lang w:val="en-US"/>
                <w:rPrChange w:id="2062" w:author="Grant Adams" w:date="2021-07-16T10:54:00Z">
                  <w:rPr>
                    <w:ins w:id="2063" w:author="Grant Adams" w:date="2021-07-16T10:51:00Z"/>
                    <w:rFonts w:ascii="Times New Roman" w:eastAsia="Times New Roman" w:hAnsi="Times New Roman" w:cs="Times New Roman"/>
                    <w:color w:val="000000" w:themeColor="text1"/>
                    <w:lang w:val="en-US"/>
                  </w:rPr>
                </w:rPrChange>
              </w:rPr>
            </w:pPr>
            <w:ins w:id="2064" w:author="Grant Adams" w:date="2021-07-16T10:51:00Z">
              <w:r w:rsidRPr="00B63FF7">
                <w:rPr>
                  <w:rFonts w:ascii="Times New Roman" w:eastAsia="Times New Roman" w:hAnsi="Times New Roman" w:cs="Times New Roman"/>
                  <w:color w:val="000000" w:themeColor="text1"/>
                  <w:sz w:val="20"/>
                  <w:szCs w:val="20"/>
                  <w:lang w:val="en-US"/>
                  <w:rPrChange w:id="2065"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066" w:author="Grant Adams" w:date="2021-07-16T10:54:00Z">
              <w:tcPr>
                <w:tcW w:w="497" w:type="pct"/>
                <w:gridSpan w:val="2"/>
              </w:tcPr>
            </w:tcPrChange>
          </w:tcPr>
          <w:p w14:paraId="692A2967" w14:textId="77777777" w:rsidR="008C5B00" w:rsidRPr="00B63FF7" w:rsidRDefault="008C5B00" w:rsidP="008C5B00">
            <w:pPr>
              <w:spacing w:after="160" w:line="259" w:lineRule="auto"/>
              <w:jc w:val="center"/>
              <w:rPr>
                <w:ins w:id="2067" w:author="Grant Adams" w:date="2021-07-16T10:51:00Z"/>
                <w:rFonts w:ascii="Times New Roman" w:eastAsia="Times New Roman" w:hAnsi="Times New Roman" w:cs="Times New Roman"/>
                <w:color w:val="000000" w:themeColor="text1"/>
                <w:sz w:val="20"/>
                <w:szCs w:val="20"/>
                <w:lang w:val="en-US"/>
                <w:rPrChange w:id="2068" w:author="Grant Adams" w:date="2021-07-16T10:54:00Z">
                  <w:rPr>
                    <w:ins w:id="2069" w:author="Grant Adams" w:date="2021-07-16T10:51:00Z"/>
                    <w:rFonts w:ascii="Times New Roman" w:eastAsia="Times New Roman" w:hAnsi="Times New Roman" w:cs="Times New Roman"/>
                    <w:color w:val="000000" w:themeColor="text1"/>
                    <w:lang w:val="en-US"/>
                  </w:rPr>
                </w:rPrChange>
              </w:rPr>
            </w:pPr>
            <w:ins w:id="2070" w:author="Grant Adams" w:date="2021-07-16T10:51:00Z">
              <w:r w:rsidRPr="00B63FF7">
                <w:rPr>
                  <w:rFonts w:ascii="Times New Roman" w:eastAsia="Times New Roman" w:hAnsi="Times New Roman" w:cs="Times New Roman"/>
                  <w:color w:val="000000" w:themeColor="text1"/>
                  <w:sz w:val="20"/>
                  <w:szCs w:val="20"/>
                  <w:lang w:val="en-US"/>
                  <w:rPrChange w:id="2071"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FDF4D9F"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72" w:author="Grant Adams" w:date="2021-07-16T10:54:00Z">
            <w:tblPrEx>
              <w:tblW w:w="5000" w:type="pct"/>
            </w:tblPrEx>
          </w:tblPrExChange>
        </w:tblPrEx>
        <w:trPr>
          <w:ins w:id="2073" w:author="Grant Adams" w:date="2021-07-16T10:51:00Z"/>
          <w:trPrChange w:id="2074" w:author="Grant Adams" w:date="2021-07-16T10:54:00Z">
            <w:trPr>
              <w:gridBefore w:val="1"/>
              <w:gridAfter w:val="0"/>
            </w:trPr>
          </w:trPrChange>
        </w:trPr>
        <w:tc>
          <w:tcPr>
            <w:tcW w:w="328" w:type="pct"/>
            <w:tcPrChange w:id="2075" w:author="Grant Adams" w:date="2021-07-16T10:54:00Z">
              <w:tcPr>
                <w:tcW w:w="328" w:type="pct"/>
                <w:gridSpan w:val="2"/>
              </w:tcPr>
            </w:tcPrChange>
          </w:tcPr>
          <w:p w14:paraId="7197FFE1" w14:textId="77777777" w:rsidR="008C5B00" w:rsidRPr="00B63FF7" w:rsidRDefault="008C5B00" w:rsidP="008C5B00">
            <w:pPr>
              <w:spacing w:after="160" w:line="259" w:lineRule="auto"/>
              <w:rPr>
                <w:ins w:id="2076" w:author="Grant Adams" w:date="2021-07-16T10:51:00Z"/>
                <w:rFonts w:ascii="Times New Roman" w:eastAsiaTheme="minorEastAsia" w:hAnsi="Times New Roman" w:cs="Times New Roman"/>
                <w:color w:val="000000" w:themeColor="text1"/>
                <w:sz w:val="20"/>
                <w:szCs w:val="20"/>
                <w:lang w:val="en-US"/>
                <w:rPrChange w:id="2077" w:author="Grant Adams" w:date="2021-07-16T10:54:00Z">
                  <w:rPr>
                    <w:ins w:id="2078" w:author="Grant Adams" w:date="2021-07-16T10:51:00Z"/>
                    <w:rFonts w:ascii="Times New Roman" w:eastAsiaTheme="minorEastAsia" w:hAnsi="Times New Roman" w:cs="Times New Roman"/>
                    <w:color w:val="000000" w:themeColor="text1"/>
                    <w:lang w:val="en-US"/>
                  </w:rPr>
                </w:rPrChange>
              </w:rPr>
            </w:pPr>
            <w:ins w:id="2079" w:author="Grant Adams" w:date="2021-07-16T10:51:00Z">
              <w:r w:rsidRPr="00B63FF7">
                <w:rPr>
                  <w:rFonts w:ascii="Times New Roman" w:eastAsiaTheme="minorEastAsia" w:hAnsi="Times New Roman" w:cs="Times New Roman"/>
                  <w:color w:val="000000" w:themeColor="text1"/>
                  <w:sz w:val="20"/>
                  <w:szCs w:val="20"/>
                  <w:lang w:val="en-US"/>
                  <w:rPrChange w:id="2080" w:author="Grant Adams" w:date="2021-07-16T10:54:00Z">
                    <w:rPr>
                      <w:rFonts w:ascii="Times New Roman" w:eastAsiaTheme="minorEastAsia" w:hAnsi="Times New Roman" w:cs="Times New Roman"/>
                      <w:color w:val="000000" w:themeColor="text1"/>
                      <w:lang w:val="en-US"/>
                    </w:rPr>
                  </w:rPrChange>
                </w:rPr>
                <w:t>9</w:t>
              </w:r>
            </w:ins>
          </w:p>
        </w:tc>
        <w:tc>
          <w:tcPr>
            <w:tcW w:w="826" w:type="pct"/>
            <w:tcPrChange w:id="2081" w:author="Grant Adams" w:date="2021-07-16T10:54:00Z">
              <w:tcPr>
                <w:tcW w:w="826" w:type="pct"/>
                <w:gridSpan w:val="2"/>
              </w:tcPr>
            </w:tcPrChange>
          </w:tcPr>
          <w:p w14:paraId="6F403CBE" w14:textId="77777777" w:rsidR="008C5B00" w:rsidRPr="00B63FF7" w:rsidRDefault="008C5B00" w:rsidP="008C5B00">
            <w:pPr>
              <w:spacing w:after="160" w:line="259" w:lineRule="auto"/>
              <w:rPr>
                <w:ins w:id="2082" w:author="Grant Adams" w:date="2021-07-16T10:51:00Z"/>
                <w:rFonts w:ascii="Times New Roman" w:eastAsiaTheme="minorEastAsia" w:hAnsi="Times New Roman" w:cs="Times New Roman"/>
                <w:color w:val="000000" w:themeColor="text1"/>
                <w:sz w:val="20"/>
                <w:szCs w:val="20"/>
                <w:lang w:val="en-US"/>
                <w:rPrChange w:id="2083" w:author="Grant Adams" w:date="2021-07-16T10:54:00Z">
                  <w:rPr>
                    <w:ins w:id="2084" w:author="Grant Adams" w:date="2021-07-16T10:51:00Z"/>
                    <w:rFonts w:ascii="Times New Roman" w:eastAsiaTheme="minorEastAsia" w:hAnsi="Times New Roman" w:cs="Times New Roman"/>
                    <w:color w:val="000000" w:themeColor="text1"/>
                    <w:lang w:val="en-US"/>
                  </w:rPr>
                </w:rPrChange>
              </w:rPr>
            </w:pPr>
            <m:oMathPara>
              <m:oMath>
                <m:r>
                  <w:ins w:id="2085" w:author="Grant Adams" w:date="2021-07-16T10:51:00Z">
                    <w:rPr>
                      <w:rFonts w:ascii="Cambria Math" w:eastAsiaTheme="minorEastAsia" w:hAnsi="Cambria Math" w:cs="Times New Roman"/>
                      <w:color w:val="000000" w:themeColor="text1"/>
                      <w:sz w:val="20"/>
                      <w:szCs w:val="20"/>
                      <w:lang w:val="en-US"/>
                      <w:rPrChange w:id="2086"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087" w:author="Grant Adams" w:date="2021-07-16T10:54:00Z">
              <w:tcPr>
                <w:tcW w:w="730" w:type="pct"/>
                <w:gridSpan w:val="2"/>
              </w:tcPr>
            </w:tcPrChange>
          </w:tcPr>
          <w:p w14:paraId="0E673558" w14:textId="77777777" w:rsidR="008C5B00" w:rsidRPr="00B63FF7" w:rsidRDefault="008C5B00" w:rsidP="008C5B00">
            <w:pPr>
              <w:spacing w:after="160" w:line="259" w:lineRule="auto"/>
              <w:rPr>
                <w:ins w:id="2088" w:author="Grant Adams" w:date="2021-07-16T10:51:00Z"/>
                <w:rFonts w:ascii="Times New Roman" w:eastAsiaTheme="minorEastAsia" w:hAnsi="Times New Roman" w:cs="Times New Roman"/>
                <w:color w:val="000000" w:themeColor="text1"/>
                <w:sz w:val="20"/>
                <w:szCs w:val="20"/>
                <w:lang w:val="en-US"/>
                <w:rPrChange w:id="2089" w:author="Grant Adams" w:date="2021-07-16T10:54:00Z">
                  <w:rPr>
                    <w:ins w:id="2090" w:author="Grant Adams" w:date="2021-07-16T10:51:00Z"/>
                    <w:rFonts w:ascii="Times New Roman" w:eastAsiaTheme="minorEastAsia" w:hAnsi="Times New Roman" w:cs="Times New Roman"/>
                    <w:color w:val="000000" w:themeColor="text1"/>
                    <w:lang w:val="en-US"/>
                  </w:rPr>
                </w:rPrChange>
              </w:rPr>
            </w:pPr>
            <m:oMathPara>
              <m:oMath>
                <m:r>
                  <w:ins w:id="2091" w:author="Grant Adams" w:date="2021-07-16T10:51:00Z">
                    <w:rPr>
                      <w:rFonts w:ascii="Cambria Math" w:eastAsiaTheme="minorEastAsia" w:hAnsi="Cambria Math" w:cs="Times New Roman"/>
                      <w:color w:val="000000" w:themeColor="text1"/>
                      <w:sz w:val="20"/>
                      <w:szCs w:val="20"/>
                      <w:lang w:val="en-US"/>
                      <w:rPrChange w:id="2092" w:author="Grant Adams" w:date="2021-07-16T10:54:00Z">
                        <w:rPr>
                          <w:rFonts w:ascii="Cambria Math" w:eastAsiaTheme="minorEastAsia" w:hAnsi="Cambria Math" w:cs="Times New Roman"/>
                          <w:color w:val="000000" w:themeColor="text1"/>
                          <w:lang w:val="en-US"/>
                        </w:rPr>
                      </w:rPrChange>
                    </w:rPr>
                    <m:t>runif</m:t>
                  </w:ins>
                </m:r>
                <m:d>
                  <m:dPr>
                    <m:ctrlPr>
                      <w:ins w:id="2093" w:author="Grant Adams" w:date="2021-07-16T10:51:00Z">
                        <w:rPr>
                          <w:rFonts w:ascii="Cambria Math" w:eastAsiaTheme="minorEastAsia" w:hAnsi="Cambria Math" w:cs="Times New Roman"/>
                          <w:i/>
                          <w:color w:val="000000" w:themeColor="text1"/>
                          <w:sz w:val="20"/>
                          <w:szCs w:val="20"/>
                          <w:rPrChange w:id="2094" w:author="Grant Adams" w:date="2021-07-16T10:54:00Z">
                            <w:rPr>
                              <w:rFonts w:ascii="Cambria Math" w:eastAsiaTheme="minorEastAsia" w:hAnsi="Cambria Math" w:cs="Times New Roman"/>
                              <w:i/>
                              <w:color w:val="000000" w:themeColor="text1"/>
                            </w:rPr>
                          </w:rPrChange>
                        </w:rPr>
                      </w:ins>
                    </m:ctrlPr>
                  </m:dPr>
                  <m:e>
                    <m:r>
                      <w:ins w:id="2095" w:author="Grant Adams" w:date="2021-07-16T10:51:00Z">
                        <w:rPr>
                          <w:rFonts w:ascii="Cambria Math" w:eastAsiaTheme="minorEastAsia" w:hAnsi="Cambria Math" w:cs="Times New Roman"/>
                          <w:color w:val="000000" w:themeColor="text1"/>
                          <w:sz w:val="20"/>
                          <w:szCs w:val="20"/>
                          <w:lang w:val="en-US"/>
                          <w:rPrChange w:id="2096" w:author="Grant Adams" w:date="2021-07-16T10:54:00Z">
                            <w:rPr>
                              <w:rFonts w:ascii="Cambria Math" w:eastAsiaTheme="minorEastAsia" w:hAnsi="Cambria Math" w:cs="Times New Roman"/>
                              <w:color w:val="000000" w:themeColor="text1"/>
                              <w:lang w:val="en-US"/>
                            </w:rPr>
                          </w:rPrChange>
                        </w:rPr>
                        <m:t>1, 10</m:t>
                      </w:ins>
                    </m:r>
                  </m:e>
                </m:d>
                <m:r>
                  <w:ins w:id="2097" w:author="Grant Adams" w:date="2021-07-16T10:51:00Z">
                    <w:rPr>
                      <w:rFonts w:ascii="Cambria Math" w:eastAsiaTheme="minorEastAsia" w:hAnsi="Cambria Math" w:cs="Times New Roman"/>
                      <w:color w:val="000000" w:themeColor="text1"/>
                      <w:sz w:val="20"/>
                      <w:szCs w:val="20"/>
                      <w:lang w:val="en-US"/>
                      <w:rPrChange w:id="2098"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099" w:author="Grant Adams" w:date="2021-07-16T10:54:00Z">
              <w:tcPr>
                <w:tcW w:w="532" w:type="pct"/>
                <w:gridSpan w:val="2"/>
              </w:tcPr>
            </w:tcPrChange>
          </w:tcPr>
          <w:p w14:paraId="28762F3C" w14:textId="77777777" w:rsidR="008C5B00" w:rsidRPr="00B63FF7" w:rsidRDefault="008C5B00" w:rsidP="008C5B00">
            <w:pPr>
              <w:spacing w:after="160" w:line="259" w:lineRule="auto"/>
              <w:rPr>
                <w:ins w:id="2100" w:author="Grant Adams" w:date="2021-07-16T10:51:00Z"/>
                <w:rFonts w:ascii="Times New Roman" w:eastAsiaTheme="minorEastAsia" w:hAnsi="Times New Roman" w:cs="Times New Roman"/>
                <w:i/>
                <w:iCs/>
                <w:color w:val="000000" w:themeColor="text1"/>
                <w:sz w:val="20"/>
                <w:szCs w:val="20"/>
                <w:lang w:val="en-US"/>
                <w:rPrChange w:id="2101" w:author="Grant Adams" w:date="2021-07-16T10:54:00Z">
                  <w:rPr>
                    <w:ins w:id="2102" w:author="Grant Adams" w:date="2021-07-16T10:51:00Z"/>
                    <w:rFonts w:ascii="Times New Roman" w:eastAsiaTheme="minorEastAsia" w:hAnsi="Times New Roman" w:cs="Times New Roman"/>
                    <w:i/>
                    <w:iCs/>
                    <w:color w:val="000000" w:themeColor="text1"/>
                    <w:lang w:val="en-US"/>
                  </w:rPr>
                </w:rPrChange>
              </w:rPr>
            </w:pPr>
            <w:proofErr w:type="spellStart"/>
            <w:ins w:id="2103" w:author="Grant Adams" w:date="2021-07-16T10:51:00Z">
              <w:r w:rsidRPr="00B63FF7">
                <w:rPr>
                  <w:rFonts w:ascii="Times New Roman" w:eastAsiaTheme="minorEastAsia" w:hAnsi="Times New Roman" w:cs="Times New Roman"/>
                  <w:i/>
                  <w:iCs/>
                  <w:color w:val="000000" w:themeColor="text1"/>
                  <w:sz w:val="20"/>
                  <w:szCs w:val="20"/>
                  <w:lang w:val="en-US"/>
                  <w:rPrChange w:id="2104"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105"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106" w:author="Grant Adams" w:date="2021-07-16T10:54:00Z">
              <w:tcPr>
                <w:tcW w:w="383" w:type="pct"/>
              </w:tcPr>
            </w:tcPrChange>
          </w:tcPr>
          <w:p w14:paraId="58FEE876" w14:textId="77777777" w:rsidR="008C5B00" w:rsidRPr="00B63FF7" w:rsidRDefault="008C5B00" w:rsidP="008C5B00">
            <w:pPr>
              <w:spacing w:after="160" w:line="259" w:lineRule="auto"/>
              <w:rPr>
                <w:ins w:id="2107" w:author="Grant Adams" w:date="2021-07-16T10:51:00Z"/>
                <w:rFonts w:ascii="Times New Roman" w:eastAsiaTheme="minorEastAsia" w:hAnsi="Times New Roman" w:cs="Times New Roman"/>
                <w:color w:val="000000" w:themeColor="text1"/>
                <w:sz w:val="20"/>
                <w:szCs w:val="20"/>
                <w:lang w:val="en-US"/>
                <w:rPrChange w:id="2108" w:author="Grant Adams" w:date="2021-07-16T10:54:00Z">
                  <w:rPr>
                    <w:ins w:id="2109" w:author="Grant Adams" w:date="2021-07-16T10:51:00Z"/>
                    <w:rFonts w:ascii="Times New Roman" w:eastAsiaTheme="minorEastAsia" w:hAnsi="Times New Roman" w:cs="Times New Roman"/>
                    <w:color w:val="000000" w:themeColor="text1"/>
                    <w:lang w:val="en-US"/>
                  </w:rPr>
                </w:rPrChange>
              </w:rPr>
            </w:pPr>
            <w:ins w:id="2110" w:author="Grant Adams" w:date="2021-07-16T10:51:00Z">
              <w:r w:rsidRPr="00B63FF7">
                <w:rPr>
                  <w:rFonts w:ascii="Times New Roman" w:eastAsiaTheme="minorEastAsia" w:hAnsi="Times New Roman" w:cs="Times New Roman"/>
                  <w:color w:val="000000" w:themeColor="text1"/>
                  <w:sz w:val="20"/>
                  <w:szCs w:val="20"/>
                  <w:lang w:val="en-US"/>
                  <w:rPrChange w:id="2111"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112" w:author="Grant Adams" w:date="2021-07-16T10:54:00Z">
              <w:tcPr>
                <w:tcW w:w="704" w:type="pct"/>
              </w:tcPr>
            </w:tcPrChange>
          </w:tcPr>
          <w:p w14:paraId="4628E4A3" w14:textId="77777777" w:rsidR="008C5B00" w:rsidRPr="00B63FF7" w:rsidRDefault="008C5B00" w:rsidP="008C5B00">
            <w:pPr>
              <w:spacing w:after="160" w:line="259" w:lineRule="auto"/>
              <w:rPr>
                <w:ins w:id="2113" w:author="Grant Adams" w:date="2021-07-16T10:51:00Z"/>
                <w:rFonts w:ascii="Times New Roman" w:eastAsiaTheme="minorEastAsia" w:hAnsi="Times New Roman" w:cs="Times New Roman"/>
                <w:color w:val="000000" w:themeColor="text1"/>
                <w:sz w:val="20"/>
                <w:szCs w:val="20"/>
                <w:lang w:val="en-US"/>
                <w:rPrChange w:id="2114" w:author="Grant Adams" w:date="2021-07-16T10:54:00Z">
                  <w:rPr>
                    <w:ins w:id="2115" w:author="Grant Adams" w:date="2021-07-16T10:51:00Z"/>
                    <w:rFonts w:ascii="Times New Roman" w:eastAsiaTheme="minorEastAsia" w:hAnsi="Times New Roman" w:cs="Times New Roman"/>
                    <w:color w:val="000000" w:themeColor="text1"/>
                    <w:lang w:val="en-US"/>
                  </w:rPr>
                </w:rPrChange>
              </w:rPr>
            </w:pPr>
            <m:oMathPara>
              <m:oMath>
                <m:r>
                  <w:ins w:id="2116" w:author="Grant Adams" w:date="2021-07-16T10:51:00Z">
                    <m:rPr>
                      <m:sty m:val="bi"/>
                    </m:rPr>
                    <w:rPr>
                      <w:rFonts w:ascii="Cambria Math" w:eastAsiaTheme="minorEastAsia" w:hAnsi="Cambria Math" w:cs="Times New Roman"/>
                      <w:color w:val="000000" w:themeColor="text1"/>
                      <w:sz w:val="20"/>
                      <w:szCs w:val="20"/>
                      <w:lang w:val="en-US"/>
                      <w:rPrChange w:id="2117" w:author="Grant Adams" w:date="2021-07-16T10:54:00Z">
                        <w:rPr>
                          <w:rFonts w:ascii="Cambria Math" w:eastAsiaTheme="minorEastAsia" w:hAnsi="Cambria Math" w:cs="Times New Roman"/>
                          <w:color w:val="000000" w:themeColor="text1"/>
                          <w:lang w:val="en-US"/>
                        </w:rPr>
                      </w:rPrChange>
                    </w:rPr>
                    <m:t>high</m:t>
                  </w:ins>
                </m:r>
              </m:oMath>
            </m:oMathPara>
          </w:p>
        </w:tc>
        <w:tc>
          <w:tcPr>
            <w:tcW w:w="500" w:type="pct"/>
            <w:tcPrChange w:id="2118" w:author="Grant Adams" w:date="2021-07-16T10:54:00Z">
              <w:tcPr>
                <w:tcW w:w="500" w:type="pct"/>
                <w:gridSpan w:val="2"/>
              </w:tcPr>
            </w:tcPrChange>
          </w:tcPr>
          <w:p w14:paraId="29D81F07" w14:textId="77777777" w:rsidR="008C5B00" w:rsidRPr="00B63FF7" w:rsidRDefault="008C5B00" w:rsidP="008C5B00">
            <w:pPr>
              <w:spacing w:after="160" w:line="259" w:lineRule="auto"/>
              <w:jc w:val="center"/>
              <w:rPr>
                <w:ins w:id="2119" w:author="Grant Adams" w:date="2021-07-16T10:51:00Z"/>
                <w:rFonts w:ascii="Times New Roman" w:eastAsia="Times New Roman" w:hAnsi="Times New Roman" w:cs="Times New Roman"/>
                <w:b/>
                <w:bCs/>
                <w:color w:val="000000" w:themeColor="text1"/>
                <w:sz w:val="20"/>
                <w:szCs w:val="20"/>
                <w:lang w:val="en-US"/>
                <w:rPrChange w:id="2120" w:author="Grant Adams" w:date="2021-07-16T10:54:00Z">
                  <w:rPr>
                    <w:ins w:id="2121" w:author="Grant Adams" w:date="2021-07-16T10:51:00Z"/>
                    <w:rFonts w:ascii="Times New Roman" w:eastAsia="Times New Roman" w:hAnsi="Times New Roman" w:cs="Times New Roman"/>
                    <w:b/>
                    <w:bCs/>
                    <w:color w:val="000000" w:themeColor="text1"/>
                    <w:lang w:val="en-US"/>
                  </w:rPr>
                </w:rPrChange>
              </w:rPr>
            </w:pPr>
            <w:ins w:id="2122" w:author="Grant Adams" w:date="2021-07-16T10:51:00Z">
              <w:r w:rsidRPr="00B63FF7">
                <w:rPr>
                  <w:rFonts w:ascii="Times New Roman" w:eastAsia="Times New Roman" w:hAnsi="Times New Roman" w:cs="Times New Roman"/>
                  <w:color w:val="000000" w:themeColor="text1"/>
                  <w:sz w:val="20"/>
                  <w:szCs w:val="20"/>
                  <w:lang w:val="en-US"/>
                  <w:rPrChange w:id="2123"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124" w:author="Grant Adams" w:date="2021-07-16T10:54:00Z">
              <w:tcPr>
                <w:tcW w:w="500" w:type="pct"/>
                <w:gridSpan w:val="2"/>
              </w:tcPr>
            </w:tcPrChange>
          </w:tcPr>
          <w:p w14:paraId="632B12E7" w14:textId="77777777" w:rsidR="008C5B00" w:rsidRPr="00B63FF7" w:rsidRDefault="008C5B00" w:rsidP="008C5B00">
            <w:pPr>
              <w:spacing w:after="160" w:line="259" w:lineRule="auto"/>
              <w:jc w:val="center"/>
              <w:rPr>
                <w:ins w:id="2125" w:author="Grant Adams" w:date="2021-07-16T10:51:00Z"/>
                <w:rFonts w:ascii="Times New Roman" w:eastAsia="Times New Roman" w:hAnsi="Times New Roman" w:cs="Times New Roman"/>
                <w:color w:val="000000" w:themeColor="text1"/>
                <w:sz w:val="20"/>
                <w:szCs w:val="20"/>
                <w:lang w:val="en-US"/>
                <w:rPrChange w:id="2126" w:author="Grant Adams" w:date="2021-07-16T10:54:00Z">
                  <w:rPr>
                    <w:ins w:id="2127" w:author="Grant Adams" w:date="2021-07-16T10:51:00Z"/>
                    <w:rFonts w:ascii="Times New Roman" w:eastAsia="Times New Roman" w:hAnsi="Times New Roman" w:cs="Times New Roman"/>
                    <w:color w:val="000000" w:themeColor="text1"/>
                    <w:lang w:val="en-US"/>
                  </w:rPr>
                </w:rPrChange>
              </w:rPr>
            </w:pPr>
            <w:ins w:id="2128" w:author="Grant Adams" w:date="2021-07-16T10:51:00Z">
              <w:r w:rsidRPr="00B63FF7">
                <w:rPr>
                  <w:rFonts w:ascii="Times New Roman" w:eastAsia="Times New Roman" w:hAnsi="Times New Roman" w:cs="Times New Roman"/>
                  <w:color w:val="000000" w:themeColor="text1"/>
                  <w:sz w:val="20"/>
                  <w:szCs w:val="20"/>
                  <w:lang w:val="en-US"/>
                  <w:rPrChange w:id="2129"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130" w:author="Grant Adams" w:date="2021-07-16T10:54:00Z">
              <w:tcPr>
                <w:tcW w:w="497" w:type="pct"/>
                <w:gridSpan w:val="2"/>
              </w:tcPr>
            </w:tcPrChange>
          </w:tcPr>
          <w:p w14:paraId="06810D13" w14:textId="77777777" w:rsidR="008C5B00" w:rsidRPr="00B63FF7" w:rsidRDefault="008C5B00" w:rsidP="008C5B00">
            <w:pPr>
              <w:spacing w:after="160" w:line="259" w:lineRule="auto"/>
              <w:jc w:val="center"/>
              <w:rPr>
                <w:ins w:id="2131" w:author="Grant Adams" w:date="2021-07-16T10:51:00Z"/>
                <w:rFonts w:ascii="Times New Roman" w:eastAsia="Times New Roman" w:hAnsi="Times New Roman" w:cs="Times New Roman"/>
                <w:color w:val="000000" w:themeColor="text1"/>
                <w:sz w:val="20"/>
                <w:szCs w:val="20"/>
                <w:lang w:val="en-US"/>
                <w:rPrChange w:id="2132" w:author="Grant Adams" w:date="2021-07-16T10:54:00Z">
                  <w:rPr>
                    <w:ins w:id="2133" w:author="Grant Adams" w:date="2021-07-16T10:51:00Z"/>
                    <w:rFonts w:ascii="Times New Roman" w:eastAsia="Times New Roman" w:hAnsi="Times New Roman" w:cs="Times New Roman"/>
                    <w:color w:val="000000" w:themeColor="text1"/>
                    <w:lang w:val="en-US"/>
                  </w:rPr>
                </w:rPrChange>
              </w:rPr>
            </w:pPr>
            <w:ins w:id="2134" w:author="Grant Adams" w:date="2021-07-16T10:51:00Z">
              <w:r w:rsidRPr="00B63FF7">
                <w:rPr>
                  <w:rFonts w:ascii="Times New Roman" w:eastAsia="Times New Roman" w:hAnsi="Times New Roman" w:cs="Times New Roman"/>
                  <w:color w:val="000000" w:themeColor="text1"/>
                  <w:sz w:val="20"/>
                  <w:szCs w:val="20"/>
                  <w:lang w:val="en-US"/>
                  <w:rPrChange w:id="2135"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B46E51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36" w:author="Grant Adams" w:date="2021-07-16T10:54:00Z">
            <w:tblPrEx>
              <w:tblW w:w="5000" w:type="pct"/>
            </w:tblPrEx>
          </w:tblPrExChange>
        </w:tblPrEx>
        <w:trPr>
          <w:ins w:id="2137" w:author="Grant Adams" w:date="2021-07-16T10:51:00Z"/>
          <w:trPrChange w:id="2138" w:author="Grant Adams" w:date="2021-07-16T10:54:00Z">
            <w:trPr>
              <w:gridBefore w:val="1"/>
              <w:gridAfter w:val="0"/>
            </w:trPr>
          </w:trPrChange>
        </w:trPr>
        <w:tc>
          <w:tcPr>
            <w:tcW w:w="328" w:type="pct"/>
            <w:tcPrChange w:id="2139" w:author="Grant Adams" w:date="2021-07-16T10:54:00Z">
              <w:tcPr>
                <w:tcW w:w="328" w:type="pct"/>
                <w:gridSpan w:val="2"/>
              </w:tcPr>
            </w:tcPrChange>
          </w:tcPr>
          <w:p w14:paraId="54B19DAF" w14:textId="77777777" w:rsidR="008C5B00" w:rsidRPr="00B63FF7" w:rsidRDefault="008C5B00" w:rsidP="008C5B00">
            <w:pPr>
              <w:spacing w:after="160" w:line="259" w:lineRule="auto"/>
              <w:rPr>
                <w:ins w:id="2140" w:author="Grant Adams" w:date="2021-07-16T10:51:00Z"/>
                <w:rFonts w:ascii="Times New Roman" w:eastAsiaTheme="minorEastAsia" w:hAnsi="Times New Roman" w:cs="Times New Roman"/>
                <w:color w:val="000000" w:themeColor="text1"/>
                <w:sz w:val="20"/>
                <w:szCs w:val="20"/>
                <w:lang w:val="en-US"/>
                <w:rPrChange w:id="2141" w:author="Grant Adams" w:date="2021-07-16T10:54:00Z">
                  <w:rPr>
                    <w:ins w:id="2142" w:author="Grant Adams" w:date="2021-07-16T10:51:00Z"/>
                    <w:rFonts w:ascii="Times New Roman" w:eastAsiaTheme="minorEastAsia" w:hAnsi="Times New Roman" w:cs="Times New Roman"/>
                    <w:color w:val="000000" w:themeColor="text1"/>
                    <w:lang w:val="en-US"/>
                  </w:rPr>
                </w:rPrChange>
              </w:rPr>
            </w:pPr>
            <w:ins w:id="2143" w:author="Grant Adams" w:date="2021-07-16T10:51:00Z">
              <w:r w:rsidRPr="00B63FF7">
                <w:rPr>
                  <w:rFonts w:ascii="Times New Roman" w:eastAsiaTheme="minorEastAsia" w:hAnsi="Times New Roman" w:cs="Times New Roman"/>
                  <w:color w:val="000000" w:themeColor="text1"/>
                  <w:sz w:val="20"/>
                  <w:szCs w:val="20"/>
                  <w:lang w:val="en-US"/>
                  <w:rPrChange w:id="2144" w:author="Grant Adams" w:date="2021-07-16T10:54:00Z">
                    <w:rPr>
                      <w:rFonts w:ascii="Times New Roman" w:eastAsiaTheme="minorEastAsia" w:hAnsi="Times New Roman" w:cs="Times New Roman"/>
                      <w:color w:val="000000" w:themeColor="text1"/>
                      <w:lang w:val="en-US"/>
                    </w:rPr>
                  </w:rPrChange>
                </w:rPr>
                <w:t>10</w:t>
              </w:r>
            </w:ins>
          </w:p>
        </w:tc>
        <w:tc>
          <w:tcPr>
            <w:tcW w:w="826" w:type="pct"/>
            <w:tcPrChange w:id="2145" w:author="Grant Adams" w:date="2021-07-16T10:54:00Z">
              <w:tcPr>
                <w:tcW w:w="826" w:type="pct"/>
                <w:gridSpan w:val="2"/>
              </w:tcPr>
            </w:tcPrChange>
          </w:tcPr>
          <w:p w14:paraId="3CFB2302" w14:textId="77777777" w:rsidR="008C5B00" w:rsidRPr="00B63FF7" w:rsidRDefault="008C5B00" w:rsidP="008C5B00">
            <w:pPr>
              <w:spacing w:after="160" w:line="259" w:lineRule="auto"/>
              <w:rPr>
                <w:ins w:id="2146" w:author="Grant Adams" w:date="2021-07-16T10:51:00Z"/>
                <w:rFonts w:ascii="Times New Roman" w:eastAsiaTheme="minorEastAsia" w:hAnsi="Times New Roman" w:cs="Times New Roman"/>
                <w:b/>
                <w:bCs/>
                <w:color w:val="000000" w:themeColor="text1"/>
                <w:sz w:val="20"/>
                <w:szCs w:val="20"/>
                <w:lang w:val="en-US"/>
                <w:rPrChange w:id="2147" w:author="Grant Adams" w:date="2021-07-16T10:54:00Z">
                  <w:rPr>
                    <w:ins w:id="2148" w:author="Grant Adams" w:date="2021-07-16T10:51:00Z"/>
                    <w:rFonts w:ascii="Times New Roman" w:eastAsiaTheme="minorEastAsia" w:hAnsi="Times New Roman" w:cs="Times New Roman"/>
                    <w:b/>
                    <w:bCs/>
                    <w:color w:val="000000" w:themeColor="text1"/>
                    <w:lang w:val="en-US"/>
                  </w:rPr>
                </w:rPrChange>
              </w:rPr>
            </w:pPr>
            <m:oMathPara>
              <m:oMath>
                <m:r>
                  <w:ins w:id="2149" w:author="Grant Adams" w:date="2021-07-16T10:51:00Z">
                    <w:rPr>
                      <w:rFonts w:ascii="Cambria Math" w:eastAsiaTheme="minorEastAsia" w:hAnsi="Cambria Math" w:cs="Times New Roman"/>
                      <w:color w:val="000000" w:themeColor="text1"/>
                      <w:sz w:val="20"/>
                      <w:szCs w:val="20"/>
                      <w:lang w:val="en-US"/>
                      <w:rPrChange w:id="2150"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151" w:author="Grant Adams" w:date="2021-07-16T10:54:00Z">
              <w:tcPr>
                <w:tcW w:w="730" w:type="pct"/>
                <w:gridSpan w:val="2"/>
              </w:tcPr>
            </w:tcPrChange>
          </w:tcPr>
          <w:p w14:paraId="097AD4CD" w14:textId="77777777" w:rsidR="008C5B00" w:rsidRPr="00B63FF7" w:rsidRDefault="008C5B00" w:rsidP="008C5B00">
            <w:pPr>
              <w:spacing w:after="160" w:line="259" w:lineRule="auto"/>
              <w:rPr>
                <w:ins w:id="2152" w:author="Grant Adams" w:date="2021-07-16T10:51:00Z"/>
                <w:rFonts w:ascii="Times New Roman" w:eastAsiaTheme="minorEastAsia" w:hAnsi="Times New Roman" w:cs="Times New Roman"/>
                <w:color w:val="000000" w:themeColor="text1"/>
                <w:sz w:val="20"/>
                <w:szCs w:val="20"/>
                <w:lang w:val="en-US"/>
                <w:rPrChange w:id="2153" w:author="Grant Adams" w:date="2021-07-16T10:54:00Z">
                  <w:rPr>
                    <w:ins w:id="2154" w:author="Grant Adams" w:date="2021-07-16T10:51:00Z"/>
                    <w:rFonts w:ascii="Times New Roman" w:eastAsiaTheme="minorEastAsia" w:hAnsi="Times New Roman" w:cs="Times New Roman"/>
                    <w:color w:val="000000" w:themeColor="text1"/>
                    <w:lang w:val="en-US"/>
                  </w:rPr>
                </w:rPrChange>
              </w:rPr>
            </w:pPr>
            <m:oMathPara>
              <m:oMath>
                <m:r>
                  <w:ins w:id="2155" w:author="Grant Adams" w:date="2021-07-16T10:51:00Z">
                    <w:rPr>
                      <w:rFonts w:ascii="Cambria Math" w:eastAsiaTheme="minorEastAsia" w:hAnsi="Cambria Math" w:cs="Times New Roman"/>
                      <w:color w:val="000000" w:themeColor="text1"/>
                      <w:sz w:val="20"/>
                      <w:szCs w:val="20"/>
                      <w:lang w:val="en-US"/>
                      <w:rPrChange w:id="2156" w:author="Grant Adams" w:date="2021-07-16T10:54:00Z">
                        <w:rPr>
                          <w:rFonts w:ascii="Cambria Math" w:eastAsiaTheme="minorEastAsia" w:hAnsi="Cambria Math" w:cs="Times New Roman"/>
                          <w:color w:val="000000" w:themeColor="text1"/>
                          <w:lang w:val="en-US"/>
                        </w:rPr>
                      </w:rPrChange>
                    </w:rPr>
                    <m:t>runif</m:t>
                  </w:ins>
                </m:r>
                <m:d>
                  <m:dPr>
                    <m:ctrlPr>
                      <w:ins w:id="2157" w:author="Grant Adams" w:date="2021-07-16T10:51:00Z">
                        <w:rPr>
                          <w:rFonts w:ascii="Cambria Math" w:eastAsiaTheme="minorEastAsia" w:hAnsi="Cambria Math" w:cs="Times New Roman"/>
                          <w:i/>
                          <w:color w:val="000000" w:themeColor="text1"/>
                          <w:sz w:val="20"/>
                          <w:szCs w:val="20"/>
                          <w:rPrChange w:id="2158" w:author="Grant Adams" w:date="2021-07-16T10:54:00Z">
                            <w:rPr>
                              <w:rFonts w:ascii="Cambria Math" w:eastAsiaTheme="minorEastAsia" w:hAnsi="Cambria Math" w:cs="Times New Roman"/>
                              <w:i/>
                              <w:color w:val="000000" w:themeColor="text1"/>
                            </w:rPr>
                          </w:rPrChange>
                        </w:rPr>
                      </w:ins>
                    </m:ctrlPr>
                  </m:dPr>
                  <m:e>
                    <m:r>
                      <w:ins w:id="2159" w:author="Grant Adams" w:date="2021-07-16T10:51:00Z">
                        <w:rPr>
                          <w:rFonts w:ascii="Cambria Math" w:eastAsiaTheme="minorEastAsia" w:hAnsi="Cambria Math" w:cs="Times New Roman"/>
                          <w:color w:val="000000" w:themeColor="text1"/>
                          <w:sz w:val="20"/>
                          <w:szCs w:val="20"/>
                          <w:lang w:val="en-US"/>
                          <w:rPrChange w:id="2160" w:author="Grant Adams" w:date="2021-07-16T10:54:00Z">
                            <w:rPr>
                              <w:rFonts w:ascii="Cambria Math" w:eastAsiaTheme="minorEastAsia" w:hAnsi="Cambria Math" w:cs="Times New Roman"/>
                              <w:color w:val="000000" w:themeColor="text1"/>
                              <w:lang w:val="en-US"/>
                            </w:rPr>
                          </w:rPrChange>
                        </w:rPr>
                        <m:t>1, 10</m:t>
                      </w:ins>
                    </m:r>
                  </m:e>
                </m:d>
                <m:r>
                  <w:ins w:id="2161" w:author="Grant Adams" w:date="2021-07-16T10:51:00Z">
                    <w:rPr>
                      <w:rFonts w:ascii="Cambria Math" w:eastAsiaTheme="minorEastAsia" w:hAnsi="Cambria Math" w:cs="Times New Roman"/>
                      <w:color w:val="000000" w:themeColor="text1"/>
                      <w:sz w:val="20"/>
                      <w:szCs w:val="20"/>
                      <w:lang w:val="en-US"/>
                      <w:rPrChange w:id="2162"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163" w:author="Grant Adams" w:date="2021-07-16T10:54:00Z">
              <w:tcPr>
                <w:tcW w:w="532" w:type="pct"/>
                <w:gridSpan w:val="2"/>
              </w:tcPr>
            </w:tcPrChange>
          </w:tcPr>
          <w:p w14:paraId="4842847B" w14:textId="77777777" w:rsidR="008C5B00" w:rsidRPr="00B63FF7" w:rsidRDefault="008C5B00" w:rsidP="008C5B00">
            <w:pPr>
              <w:spacing w:after="160" w:line="259" w:lineRule="auto"/>
              <w:rPr>
                <w:ins w:id="2164" w:author="Grant Adams" w:date="2021-07-16T10:51:00Z"/>
                <w:rFonts w:ascii="Times New Roman" w:eastAsiaTheme="minorEastAsia" w:hAnsi="Times New Roman" w:cs="Times New Roman"/>
                <w:i/>
                <w:iCs/>
                <w:color w:val="000000" w:themeColor="text1"/>
                <w:sz w:val="20"/>
                <w:szCs w:val="20"/>
                <w:lang w:val="en-US"/>
                <w:rPrChange w:id="2165" w:author="Grant Adams" w:date="2021-07-16T10:54:00Z">
                  <w:rPr>
                    <w:ins w:id="2166" w:author="Grant Adams" w:date="2021-07-16T10:51:00Z"/>
                    <w:rFonts w:ascii="Times New Roman" w:eastAsiaTheme="minorEastAsia" w:hAnsi="Times New Roman" w:cs="Times New Roman"/>
                    <w:i/>
                    <w:iCs/>
                    <w:color w:val="000000" w:themeColor="text1"/>
                    <w:lang w:val="en-US"/>
                  </w:rPr>
                </w:rPrChange>
              </w:rPr>
            </w:pPr>
            <w:proofErr w:type="spellStart"/>
            <w:ins w:id="2167" w:author="Grant Adams" w:date="2021-07-16T10:51:00Z">
              <w:r w:rsidRPr="00B63FF7">
                <w:rPr>
                  <w:rFonts w:ascii="Times New Roman" w:eastAsiaTheme="minorEastAsia" w:hAnsi="Times New Roman" w:cs="Times New Roman"/>
                  <w:i/>
                  <w:iCs/>
                  <w:color w:val="000000" w:themeColor="text1"/>
                  <w:sz w:val="20"/>
                  <w:szCs w:val="20"/>
                  <w:lang w:val="en-US"/>
                  <w:rPrChange w:id="2168"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169"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170" w:author="Grant Adams" w:date="2021-07-16T10:54:00Z">
              <w:tcPr>
                <w:tcW w:w="383" w:type="pct"/>
              </w:tcPr>
            </w:tcPrChange>
          </w:tcPr>
          <w:p w14:paraId="3AE12B84" w14:textId="77777777" w:rsidR="008C5B00" w:rsidRPr="00B63FF7" w:rsidRDefault="008C5B00" w:rsidP="008C5B00">
            <w:pPr>
              <w:spacing w:after="160" w:line="259" w:lineRule="auto"/>
              <w:rPr>
                <w:ins w:id="2171" w:author="Grant Adams" w:date="2021-07-16T10:51:00Z"/>
                <w:rFonts w:ascii="Times New Roman" w:eastAsiaTheme="minorEastAsia" w:hAnsi="Times New Roman" w:cs="Times New Roman"/>
                <w:color w:val="000000" w:themeColor="text1"/>
                <w:sz w:val="20"/>
                <w:szCs w:val="20"/>
                <w:lang w:val="en-US"/>
                <w:rPrChange w:id="2172" w:author="Grant Adams" w:date="2021-07-16T10:54:00Z">
                  <w:rPr>
                    <w:ins w:id="2173" w:author="Grant Adams" w:date="2021-07-16T10:51:00Z"/>
                    <w:rFonts w:ascii="Times New Roman" w:eastAsiaTheme="minorEastAsia" w:hAnsi="Times New Roman" w:cs="Times New Roman"/>
                    <w:color w:val="000000" w:themeColor="text1"/>
                    <w:lang w:val="en-US"/>
                  </w:rPr>
                </w:rPrChange>
              </w:rPr>
            </w:pPr>
            <w:ins w:id="2174" w:author="Grant Adams" w:date="2021-07-16T10:51:00Z">
              <w:r w:rsidRPr="00B63FF7">
                <w:rPr>
                  <w:rFonts w:ascii="Times New Roman" w:eastAsiaTheme="minorEastAsia" w:hAnsi="Times New Roman" w:cs="Times New Roman"/>
                  <w:color w:val="000000" w:themeColor="text1"/>
                  <w:sz w:val="20"/>
                  <w:szCs w:val="20"/>
                  <w:lang w:val="en-US"/>
                  <w:rPrChange w:id="2175"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176" w:author="Grant Adams" w:date="2021-07-16T10:54:00Z">
              <w:tcPr>
                <w:tcW w:w="704" w:type="pct"/>
              </w:tcPr>
            </w:tcPrChange>
          </w:tcPr>
          <w:p w14:paraId="6B4F2FB5" w14:textId="77777777" w:rsidR="008C5B00" w:rsidRPr="00B63FF7" w:rsidRDefault="008C5B00" w:rsidP="008C5B00">
            <w:pPr>
              <w:spacing w:after="160" w:line="259" w:lineRule="auto"/>
              <w:rPr>
                <w:ins w:id="2177" w:author="Grant Adams" w:date="2021-07-16T10:51:00Z"/>
                <w:rFonts w:ascii="Times New Roman" w:eastAsiaTheme="minorEastAsia" w:hAnsi="Times New Roman" w:cs="Times New Roman"/>
                <w:color w:val="000000" w:themeColor="text1"/>
                <w:sz w:val="20"/>
                <w:szCs w:val="20"/>
                <w:lang w:val="en-US"/>
                <w:rPrChange w:id="2178" w:author="Grant Adams" w:date="2021-07-16T10:54:00Z">
                  <w:rPr>
                    <w:ins w:id="2179" w:author="Grant Adams" w:date="2021-07-16T10:51:00Z"/>
                    <w:rFonts w:ascii="Times New Roman" w:eastAsiaTheme="minorEastAsia" w:hAnsi="Times New Roman" w:cs="Times New Roman"/>
                    <w:color w:val="000000" w:themeColor="text1"/>
                    <w:lang w:val="en-US"/>
                  </w:rPr>
                </w:rPrChange>
              </w:rPr>
            </w:pPr>
            <m:oMathPara>
              <m:oMath>
                <m:r>
                  <w:ins w:id="2180" w:author="Grant Adams" w:date="2021-07-16T10:51:00Z">
                    <w:rPr>
                      <w:rFonts w:ascii="Cambria Math" w:eastAsiaTheme="minorEastAsia" w:hAnsi="Cambria Math" w:cs="Times New Roman"/>
                      <w:color w:val="000000" w:themeColor="text1"/>
                      <w:sz w:val="20"/>
                      <w:szCs w:val="20"/>
                      <w:lang w:val="en-US"/>
                      <w:rPrChange w:id="2181"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182" w:author="Grant Adams" w:date="2021-07-16T10:54:00Z">
              <w:tcPr>
                <w:tcW w:w="500" w:type="pct"/>
                <w:gridSpan w:val="2"/>
              </w:tcPr>
            </w:tcPrChange>
          </w:tcPr>
          <w:p w14:paraId="57E61AE7" w14:textId="77777777" w:rsidR="008C5B00" w:rsidRPr="00B63FF7" w:rsidRDefault="008C5B00" w:rsidP="008C5B00">
            <w:pPr>
              <w:spacing w:after="160" w:line="259" w:lineRule="auto"/>
              <w:jc w:val="center"/>
              <w:rPr>
                <w:ins w:id="2183" w:author="Grant Adams" w:date="2021-07-16T10:51:00Z"/>
                <w:rFonts w:ascii="Times New Roman" w:eastAsia="Times New Roman" w:hAnsi="Times New Roman" w:cs="Times New Roman"/>
                <w:color w:val="000000" w:themeColor="text1"/>
                <w:sz w:val="20"/>
                <w:szCs w:val="20"/>
                <w:lang w:val="en-US"/>
                <w:rPrChange w:id="2184" w:author="Grant Adams" w:date="2021-07-16T10:54:00Z">
                  <w:rPr>
                    <w:ins w:id="2185" w:author="Grant Adams" w:date="2021-07-16T10:51:00Z"/>
                    <w:rFonts w:ascii="Times New Roman" w:eastAsia="Times New Roman" w:hAnsi="Times New Roman" w:cs="Times New Roman"/>
                    <w:color w:val="000000" w:themeColor="text1"/>
                    <w:lang w:val="en-US"/>
                  </w:rPr>
                </w:rPrChange>
              </w:rPr>
            </w:pPr>
            <w:ins w:id="2186" w:author="Grant Adams" w:date="2021-07-16T10:51:00Z">
              <w:r w:rsidRPr="00B63FF7">
                <w:rPr>
                  <w:rFonts w:ascii="Times New Roman" w:eastAsia="Times New Roman" w:hAnsi="Times New Roman" w:cs="Times New Roman"/>
                  <w:color w:val="000000" w:themeColor="text1"/>
                  <w:sz w:val="20"/>
                  <w:szCs w:val="20"/>
                  <w:lang w:val="en-US"/>
                  <w:rPrChange w:id="2187"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188" w:author="Grant Adams" w:date="2021-07-16T10:54:00Z">
              <w:tcPr>
                <w:tcW w:w="500" w:type="pct"/>
                <w:gridSpan w:val="2"/>
              </w:tcPr>
            </w:tcPrChange>
          </w:tcPr>
          <w:p w14:paraId="31A2FC57" w14:textId="77777777" w:rsidR="008C5B00" w:rsidRPr="00B63FF7" w:rsidRDefault="008C5B00" w:rsidP="008C5B00">
            <w:pPr>
              <w:spacing w:after="160" w:line="259" w:lineRule="auto"/>
              <w:jc w:val="center"/>
              <w:rPr>
                <w:ins w:id="2189" w:author="Grant Adams" w:date="2021-07-16T10:51:00Z"/>
                <w:rFonts w:ascii="Times New Roman" w:eastAsia="Times New Roman" w:hAnsi="Times New Roman" w:cs="Times New Roman"/>
                <w:color w:val="000000" w:themeColor="text1"/>
                <w:sz w:val="20"/>
                <w:szCs w:val="20"/>
                <w:lang w:val="en-US"/>
                <w:rPrChange w:id="2190" w:author="Grant Adams" w:date="2021-07-16T10:54:00Z">
                  <w:rPr>
                    <w:ins w:id="2191" w:author="Grant Adams" w:date="2021-07-16T10:51:00Z"/>
                    <w:rFonts w:ascii="Times New Roman" w:eastAsia="Times New Roman" w:hAnsi="Times New Roman" w:cs="Times New Roman"/>
                    <w:color w:val="000000" w:themeColor="text1"/>
                    <w:lang w:val="en-US"/>
                  </w:rPr>
                </w:rPrChange>
              </w:rPr>
            </w:pPr>
            <w:ins w:id="2192" w:author="Grant Adams" w:date="2021-07-16T10:51:00Z">
              <w:r w:rsidRPr="00B63FF7">
                <w:rPr>
                  <w:rFonts w:ascii="Times New Roman" w:eastAsia="Times New Roman" w:hAnsi="Times New Roman" w:cs="Times New Roman"/>
                  <w:color w:val="000000" w:themeColor="text1"/>
                  <w:sz w:val="20"/>
                  <w:szCs w:val="20"/>
                  <w:lang w:val="en-US"/>
                  <w:rPrChange w:id="2193"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194" w:author="Grant Adams" w:date="2021-07-16T10:54:00Z">
              <w:tcPr>
                <w:tcW w:w="497" w:type="pct"/>
                <w:gridSpan w:val="2"/>
              </w:tcPr>
            </w:tcPrChange>
          </w:tcPr>
          <w:p w14:paraId="54B76913" w14:textId="77777777" w:rsidR="008C5B00" w:rsidRPr="00B63FF7" w:rsidRDefault="008C5B00" w:rsidP="008C5B00">
            <w:pPr>
              <w:spacing w:after="160" w:line="259" w:lineRule="auto"/>
              <w:jc w:val="center"/>
              <w:rPr>
                <w:ins w:id="2195" w:author="Grant Adams" w:date="2021-07-16T10:51:00Z"/>
                <w:rFonts w:ascii="Times New Roman" w:eastAsia="Times New Roman" w:hAnsi="Times New Roman" w:cs="Times New Roman"/>
                <w:b/>
                <w:bCs/>
                <w:color w:val="000000" w:themeColor="text1"/>
                <w:sz w:val="20"/>
                <w:szCs w:val="20"/>
                <w:lang w:val="en-US"/>
                <w:rPrChange w:id="2196" w:author="Grant Adams" w:date="2021-07-16T10:54:00Z">
                  <w:rPr>
                    <w:ins w:id="2197" w:author="Grant Adams" w:date="2021-07-16T10:51:00Z"/>
                    <w:rFonts w:ascii="Times New Roman" w:eastAsia="Times New Roman" w:hAnsi="Times New Roman" w:cs="Times New Roman"/>
                    <w:b/>
                    <w:bCs/>
                    <w:color w:val="000000" w:themeColor="text1"/>
                    <w:lang w:val="en-US"/>
                  </w:rPr>
                </w:rPrChange>
              </w:rPr>
            </w:pPr>
            <w:ins w:id="2198" w:author="Grant Adams" w:date="2021-07-16T10:51:00Z">
              <w:r w:rsidRPr="00B63FF7">
                <w:rPr>
                  <w:rFonts w:ascii="Times New Roman" w:eastAsia="Times New Roman" w:hAnsi="Times New Roman" w:cs="Times New Roman"/>
                  <w:b/>
                  <w:bCs/>
                  <w:color w:val="000000" w:themeColor="text1"/>
                  <w:sz w:val="20"/>
                  <w:szCs w:val="20"/>
                  <w:lang w:val="en-US"/>
                  <w:rPrChange w:id="2199" w:author="Grant Adams" w:date="2021-07-16T10:54:00Z">
                    <w:rPr>
                      <w:rFonts w:ascii="Times New Roman" w:eastAsia="Times New Roman" w:hAnsi="Times New Roman" w:cs="Times New Roman"/>
                      <w:b/>
                      <w:bCs/>
                      <w:color w:val="000000" w:themeColor="text1"/>
                      <w:lang w:val="en-US"/>
                    </w:rPr>
                  </w:rPrChange>
                </w:rPr>
                <w:t>0</w:t>
              </w:r>
            </w:ins>
          </w:p>
        </w:tc>
      </w:tr>
      <w:tr w:rsidR="008C5B00" w:rsidRPr="008C5B00" w14:paraId="548EB883"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200" w:author="Grant Adams" w:date="2021-07-16T10:54:00Z">
            <w:tblPrEx>
              <w:tblW w:w="5000" w:type="pct"/>
            </w:tblPrEx>
          </w:tblPrExChange>
        </w:tblPrEx>
        <w:trPr>
          <w:ins w:id="2201" w:author="Grant Adams" w:date="2021-07-16T10:51:00Z"/>
          <w:trPrChange w:id="2202" w:author="Grant Adams" w:date="2021-07-16T10:54:00Z">
            <w:trPr>
              <w:gridBefore w:val="1"/>
              <w:gridAfter w:val="0"/>
            </w:trPr>
          </w:trPrChange>
        </w:trPr>
        <w:tc>
          <w:tcPr>
            <w:tcW w:w="328" w:type="pct"/>
            <w:tcPrChange w:id="2203" w:author="Grant Adams" w:date="2021-07-16T10:54:00Z">
              <w:tcPr>
                <w:tcW w:w="328" w:type="pct"/>
                <w:gridSpan w:val="2"/>
              </w:tcPr>
            </w:tcPrChange>
          </w:tcPr>
          <w:p w14:paraId="09CF0EAE" w14:textId="77777777" w:rsidR="008C5B00" w:rsidRPr="00B63FF7" w:rsidRDefault="008C5B00" w:rsidP="008C5B00">
            <w:pPr>
              <w:spacing w:after="160" w:line="259" w:lineRule="auto"/>
              <w:rPr>
                <w:ins w:id="2204" w:author="Grant Adams" w:date="2021-07-16T10:51:00Z"/>
                <w:rFonts w:ascii="Times New Roman" w:eastAsiaTheme="minorEastAsia" w:hAnsi="Times New Roman" w:cs="Times New Roman"/>
                <w:color w:val="000000" w:themeColor="text1"/>
                <w:sz w:val="20"/>
                <w:szCs w:val="20"/>
                <w:lang w:val="en-US"/>
                <w:rPrChange w:id="2205" w:author="Grant Adams" w:date="2021-07-16T10:54:00Z">
                  <w:rPr>
                    <w:ins w:id="2206" w:author="Grant Adams" w:date="2021-07-16T10:51:00Z"/>
                    <w:rFonts w:ascii="Times New Roman" w:eastAsiaTheme="minorEastAsia" w:hAnsi="Times New Roman" w:cs="Times New Roman"/>
                    <w:color w:val="000000" w:themeColor="text1"/>
                    <w:lang w:val="en-US"/>
                  </w:rPr>
                </w:rPrChange>
              </w:rPr>
            </w:pPr>
            <w:ins w:id="2207" w:author="Grant Adams" w:date="2021-07-16T10:51:00Z">
              <w:r w:rsidRPr="00B63FF7">
                <w:rPr>
                  <w:rFonts w:ascii="Times New Roman" w:eastAsiaTheme="minorEastAsia" w:hAnsi="Times New Roman" w:cs="Times New Roman"/>
                  <w:color w:val="000000" w:themeColor="text1"/>
                  <w:sz w:val="20"/>
                  <w:szCs w:val="20"/>
                  <w:lang w:val="en-US"/>
                  <w:rPrChange w:id="2208" w:author="Grant Adams" w:date="2021-07-16T10:54:00Z">
                    <w:rPr>
                      <w:rFonts w:ascii="Times New Roman" w:eastAsiaTheme="minorEastAsia" w:hAnsi="Times New Roman" w:cs="Times New Roman"/>
                      <w:color w:val="000000" w:themeColor="text1"/>
                      <w:lang w:val="en-US"/>
                    </w:rPr>
                  </w:rPrChange>
                </w:rPr>
                <w:lastRenderedPageBreak/>
                <w:t>11</w:t>
              </w:r>
            </w:ins>
          </w:p>
        </w:tc>
        <w:tc>
          <w:tcPr>
            <w:tcW w:w="826" w:type="pct"/>
            <w:tcPrChange w:id="2209" w:author="Grant Adams" w:date="2021-07-16T10:54:00Z">
              <w:tcPr>
                <w:tcW w:w="826" w:type="pct"/>
                <w:gridSpan w:val="2"/>
              </w:tcPr>
            </w:tcPrChange>
          </w:tcPr>
          <w:p w14:paraId="6772D797" w14:textId="77777777" w:rsidR="008C5B00" w:rsidRPr="00B63FF7" w:rsidRDefault="008C5B00" w:rsidP="008C5B00">
            <w:pPr>
              <w:spacing w:after="160" w:line="259" w:lineRule="auto"/>
              <w:rPr>
                <w:ins w:id="2210" w:author="Grant Adams" w:date="2021-07-16T10:51:00Z"/>
                <w:rFonts w:ascii="Times New Roman" w:eastAsiaTheme="minorEastAsia" w:hAnsi="Times New Roman" w:cs="Times New Roman"/>
                <w:color w:val="000000" w:themeColor="text1"/>
                <w:sz w:val="20"/>
                <w:szCs w:val="20"/>
                <w:lang w:val="en-US"/>
                <w:rPrChange w:id="2211" w:author="Grant Adams" w:date="2021-07-16T10:54:00Z">
                  <w:rPr>
                    <w:ins w:id="2212" w:author="Grant Adams" w:date="2021-07-16T10:51:00Z"/>
                    <w:rFonts w:ascii="Times New Roman" w:eastAsiaTheme="minorEastAsia" w:hAnsi="Times New Roman" w:cs="Times New Roman"/>
                    <w:color w:val="000000" w:themeColor="text1"/>
                    <w:lang w:val="en-US"/>
                  </w:rPr>
                </w:rPrChange>
              </w:rPr>
            </w:pPr>
            <m:oMathPara>
              <m:oMath>
                <m:r>
                  <w:ins w:id="2213" w:author="Grant Adams" w:date="2021-07-16T10:51:00Z">
                    <w:rPr>
                      <w:rFonts w:ascii="Cambria Math" w:eastAsiaTheme="minorEastAsia" w:hAnsi="Cambria Math" w:cs="Times New Roman"/>
                      <w:color w:val="000000" w:themeColor="text1"/>
                      <w:sz w:val="20"/>
                      <w:szCs w:val="20"/>
                      <w:lang w:val="en-US"/>
                      <w:rPrChange w:id="2214"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215" w:author="Grant Adams" w:date="2021-07-16T10:54:00Z">
              <w:tcPr>
                <w:tcW w:w="730" w:type="pct"/>
                <w:gridSpan w:val="2"/>
              </w:tcPr>
            </w:tcPrChange>
          </w:tcPr>
          <w:p w14:paraId="3BC5A667" w14:textId="77777777" w:rsidR="008C5B00" w:rsidRPr="00B63FF7" w:rsidRDefault="008C5B00" w:rsidP="008C5B00">
            <w:pPr>
              <w:spacing w:after="160" w:line="259" w:lineRule="auto"/>
              <w:rPr>
                <w:ins w:id="2216" w:author="Grant Adams" w:date="2021-07-16T10:51:00Z"/>
                <w:rFonts w:ascii="Times New Roman" w:eastAsiaTheme="minorEastAsia" w:hAnsi="Times New Roman" w:cs="Times New Roman"/>
                <w:color w:val="000000" w:themeColor="text1"/>
                <w:sz w:val="20"/>
                <w:szCs w:val="20"/>
                <w:lang w:val="en-US"/>
                <w:rPrChange w:id="2217" w:author="Grant Adams" w:date="2021-07-16T10:54:00Z">
                  <w:rPr>
                    <w:ins w:id="2218" w:author="Grant Adams" w:date="2021-07-16T10:51:00Z"/>
                    <w:rFonts w:ascii="Times New Roman" w:eastAsiaTheme="minorEastAsia" w:hAnsi="Times New Roman" w:cs="Times New Roman"/>
                    <w:color w:val="000000" w:themeColor="text1"/>
                    <w:lang w:val="en-US"/>
                  </w:rPr>
                </w:rPrChange>
              </w:rPr>
            </w:pPr>
            <m:oMathPara>
              <m:oMath>
                <m:r>
                  <w:ins w:id="2219" w:author="Grant Adams" w:date="2021-07-16T10:51:00Z">
                    <w:rPr>
                      <w:rFonts w:ascii="Cambria Math" w:eastAsiaTheme="minorEastAsia" w:hAnsi="Cambria Math" w:cs="Times New Roman"/>
                      <w:color w:val="000000" w:themeColor="text1"/>
                      <w:sz w:val="20"/>
                      <w:szCs w:val="20"/>
                      <w:lang w:val="en-US"/>
                      <w:rPrChange w:id="2220" w:author="Grant Adams" w:date="2021-07-16T10:54:00Z">
                        <w:rPr>
                          <w:rFonts w:ascii="Cambria Math" w:eastAsiaTheme="minorEastAsia" w:hAnsi="Cambria Math" w:cs="Times New Roman"/>
                          <w:color w:val="000000" w:themeColor="text1"/>
                          <w:lang w:val="en-US"/>
                        </w:rPr>
                      </w:rPrChange>
                    </w:rPr>
                    <m:t>runif</m:t>
                  </w:ins>
                </m:r>
                <m:d>
                  <m:dPr>
                    <m:ctrlPr>
                      <w:ins w:id="2221" w:author="Grant Adams" w:date="2021-07-16T10:51:00Z">
                        <w:rPr>
                          <w:rFonts w:ascii="Cambria Math" w:eastAsiaTheme="minorEastAsia" w:hAnsi="Cambria Math" w:cs="Times New Roman"/>
                          <w:i/>
                          <w:color w:val="000000" w:themeColor="text1"/>
                          <w:sz w:val="20"/>
                          <w:szCs w:val="20"/>
                          <w:rPrChange w:id="2222" w:author="Grant Adams" w:date="2021-07-16T10:54:00Z">
                            <w:rPr>
                              <w:rFonts w:ascii="Cambria Math" w:eastAsiaTheme="minorEastAsia" w:hAnsi="Cambria Math" w:cs="Times New Roman"/>
                              <w:i/>
                              <w:color w:val="000000" w:themeColor="text1"/>
                            </w:rPr>
                          </w:rPrChange>
                        </w:rPr>
                      </w:ins>
                    </m:ctrlPr>
                  </m:dPr>
                  <m:e>
                    <m:r>
                      <w:ins w:id="2223" w:author="Grant Adams" w:date="2021-07-16T10:51:00Z">
                        <w:rPr>
                          <w:rFonts w:ascii="Cambria Math" w:eastAsiaTheme="minorEastAsia" w:hAnsi="Cambria Math" w:cs="Times New Roman"/>
                          <w:color w:val="000000" w:themeColor="text1"/>
                          <w:sz w:val="20"/>
                          <w:szCs w:val="20"/>
                          <w:lang w:val="en-US"/>
                          <w:rPrChange w:id="2224" w:author="Grant Adams" w:date="2021-07-16T10:54:00Z">
                            <w:rPr>
                              <w:rFonts w:ascii="Cambria Math" w:eastAsiaTheme="minorEastAsia" w:hAnsi="Cambria Math" w:cs="Times New Roman"/>
                              <w:color w:val="000000" w:themeColor="text1"/>
                              <w:lang w:val="en-US"/>
                            </w:rPr>
                          </w:rPrChange>
                        </w:rPr>
                        <m:t>1, 10</m:t>
                      </w:ins>
                    </m:r>
                  </m:e>
                </m:d>
                <m:r>
                  <w:ins w:id="2225" w:author="Grant Adams" w:date="2021-07-16T10:51:00Z">
                    <w:rPr>
                      <w:rFonts w:ascii="Cambria Math" w:eastAsiaTheme="minorEastAsia" w:hAnsi="Cambria Math" w:cs="Times New Roman"/>
                      <w:color w:val="000000" w:themeColor="text1"/>
                      <w:sz w:val="20"/>
                      <w:szCs w:val="20"/>
                      <w:lang w:val="en-US"/>
                      <w:rPrChange w:id="2226"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227" w:author="Grant Adams" w:date="2021-07-16T10:54:00Z">
              <w:tcPr>
                <w:tcW w:w="532" w:type="pct"/>
                <w:gridSpan w:val="2"/>
              </w:tcPr>
            </w:tcPrChange>
          </w:tcPr>
          <w:p w14:paraId="288DA27F" w14:textId="77777777" w:rsidR="008C5B00" w:rsidRPr="00B63FF7" w:rsidRDefault="008C5B00" w:rsidP="008C5B00">
            <w:pPr>
              <w:spacing w:after="160" w:line="259" w:lineRule="auto"/>
              <w:rPr>
                <w:ins w:id="2228" w:author="Grant Adams" w:date="2021-07-16T10:51:00Z"/>
                <w:rFonts w:ascii="Times New Roman" w:eastAsiaTheme="minorEastAsia" w:hAnsi="Times New Roman" w:cs="Times New Roman"/>
                <w:i/>
                <w:iCs/>
                <w:color w:val="000000" w:themeColor="text1"/>
                <w:sz w:val="20"/>
                <w:szCs w:val="20"/>
                <w:lang w:val="en-US"/>
                <w:rPrChange w:id="2229" w:author="Grant Adams" w:date="2021-07-16T10:54:00Z">
                  <w:rPr>
                    <w:ins w:id="2230" w:author="Grant Adams" w:date="2021-07-16T10:51:00Z"/>
                    <w:rFonts w:ascii="Times New Roman" w:eastAsiaTheme="minorEastAsia" w:hAnsi="Times New Roman" w:cs="Times New Roman"/>
                    <w:i/>
                    <w:iCs/>
                    <w:color w:val="000000" w:themeColor="text1"/>
                    <w:lang w:val="en-US"/>
                  </w:rPr>
                </w:rPrChange>
              </w:rPr>
            </w:pPr>
            <w:proofErr w:type="spellStart"/>
            <w:ins w:id="2231" w:author="Grant Adams" w:date="2021-07-16T10:51:00Z">
              <w:r w:rsidRPr="00B63FF7">
                <w:rPr>
                  <w:rFonts w:ascii="Times New Roman" w:eastAsiaTheme="minorEastAsia" w:hAnsi="Times New Roman" w:cs="Times New Roman"/>
                  <w:i/>
                  <w:iCs/>
                  <w:color w:val="000000" w:themeColor="text1"/>
                  <w:sz w:val="20"/>
                  <w:szCs w:val="20"/>
                  <w:lang w:val="en-US"/>
                  <w:rPrChange w:id="2232"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233"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234" w:author="Grant Adams" w:date="2021-07-16T10:54:00Z">
              <w:tcPr>
                <w:tcW w:w="383" w:type="pct"/>
              </w:tcPr>
            </w:tcPrChange>
          </w:tcPr>
          <w:p w14:paraId="5C9FBD40" w14:textId="77777777" w:rsidR="008C5B00" w:rsidRPr="00B63FF7" w:rsidRDefault="008C5B00" w:rsidP="008C5B00">
            <w:pPr>
              <w:spacing w:after="160" w:line="259" w:lineRule="auto"/>
              <w:rPr>
                <w:ins w:id="2235" w:author="Grant Adams" w:date="2021-07-16T10:51:00Z"/>
                <w:rFonts w:ascii="Times New Roman" w:eastAsiaTheme="minorEastAsia" w:hAnsi="Times New Roman" w:cs="Times New Roman"/>
                <w:color w:val="000000" w:themeColor="text1"/>
                <w:sz w:val="20"/>
                <w:szCs w:val="20"/>
                <w:lang w:val="en-US"/>
                <w:rPrChange w:id="2236" w:author="Grant Adams" w:date="2021-07-16T10:54:00Z">
                  <w:rPr>
                    <w:ins w:id="2237" w:author="Grant Adams" w:date="2021-07-16T10:51:00Z"/>
                    <w:rFonts w:ascii="Times New Roman" w:eastAsiaTheme="minorEastAsia" w:hAnsi="Times New Roman" w:cs="Times New Roman"/>
                    <w:color w:val="000000" w:themeColor="text1"/>
                    <w:lang w:val="en-US"/>
                  </w:rPr>
                </w:rPrChange>
              </w:rPr>
            </w:pPr>
            <w:ins w:id="2238" w:author="Grant Adams" w:date="2021-07-16T10:51:00Z">
              <w:r w:rsidRPr="00B63FF7">
                <w:rPr>
                  <w:rFonts w:ascii="Times New Roman" w:eastAsiaTheme="minorEastAsia" w:hAnsi="Times New Roman" w:cs="Times New Roman"/>
                  <w:color w:val="000000" w:themeColor="text1"/>
                  <w:sz w:val="20"/>
                  <w:szCs w:val="20"/>
                  <w:lang w:val="en-US"/>
                  <w:rPrChange w:id="2239"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240" w:author="Grant Adams" w:date="2021-07-16T10:54:00Z">
              <w:tcPr>
                <w:tcW w:w="704" w:type="pct"/>
              </w:tcPr>
            </w:tcPrChange>
          </w:tcPr>
          <w:p w14:paraId="772C154A" w14:textId="77777777" w:rsidR="008C5B00" w:rsidRPr="00B63FF7" w:rsidRDefault="008C5B00" w:rsidP="008C5B00">
            <w:pPr>
              <w:spacing w:after="160" w:line="259" w:lineRule="auto"/>
              <w:rPr>
                <w:ins w:id="2241" w:author="Grant Adams" w:date="2021-07-16T10:51:00Z"/>
                <w:rFonts w:ascii="Times New Roman" w:eastAsiaTheme="minorEastAsia" w:hAnsi="Times New Roman" w:cs="Times New Roman"/>
                <w:color w:val="000000" w:themeColor="text1"/>
                <w:sz w:val="20"/>
                <w:szCs w:val="20"/>
                <w:lang w:val="en-US"/>
                <w:rPrChange w:id="2242" w:author="Grant Adams" w:date="2021-07-16T10:54:00Z">
                  <w:rPr>
                    <w:ins w:id="2243" w:author="Grant Adams" w:date="2021-07-16T10:51:00Z"/>
                    <w:rFonts w:ascii="Times New Roman" w:eastAsiaTheme="minorEastAsia" w:hAnsi="Times New Roman" w:cs="Times New Roman"/>
                    <w:color w:val="000000" w:themeColor="text1"/>
                    <w:lang w:val="en-US"/>
                  </w:rPr>
                </w:rPrChange>
              </w:rPr>
            </w:pPr>
            <m:oMathPara>
              <m:oMath>
                <m:r>
                  <w:ins w:id="2244" w:author="Grant Adams" w:date="2021-07-16T10:51:00Z">
                    <w:rPr>
                      <w:rFonts w:ascii="Cambria Math" w:eastAsiaTheme="minorEastAsia" w:hAnsi="Cambria Math" w:cs="Times New Roman"/>
                      <w:color w:val="000000" w:themeColor="text1"/>
                      <w:sz w:val="20"/>
                      <w:szCs w:val="20"/>
                      <w:lang w:val="en-US"/>
                      <w:rPrChange w:id="2245"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246" w:author="Grant Adams" w:date="2021-07-16T10:54:00Z">
              <w:tcPr>
                <w:tcW w:w="500" w:type="pct"/>
                <w:gridSpan w:val="2"/>
              </w:tcPr>
            </w:tcPrChange>
          </w:tcPr>
          <w:p w14:paraId="7139BE4D" w14:textId="77777777" w:rsidR="008C5B00" w:rsidRPr="00B63FF7" w:rsidRDefault="008C5B00" w:rsidP="008C5B00">
            <w:pPr>
              <w:spacing w:after="160" w:line="259" w:lineRule="auto"/>
              <w:jc w:val="center"/>
              <w:rPr>
                <w:ins w:id="2247" w:author="Grant Adams" w:date="2021-07-16T10:51:00Z"/>
                <w:rFonts w:ascii="Times New Roman" w:eastAsia="Times New Roman" w:hAnsi="Times New Roman" w:cs="Times New Roman"/>
                <w:color w:val="000000" w:themeColor="text1"/>
                <w:sz w:val="20"/>
                <w:szCs w:val="20"/>
                <w:lang w:val="en-US"/>
                <w:rPrChange w:id="2248" w:author="Grant Adams" w:date="2021-07-16T10:54:00Z">
                  <w:rPr>
                    <w:ins w:id="2249" w:author="Grant Adams" w:date="2021-07-16T10:51:00Z"/>
                    <w:rFonts w:ascii="Times New Roman" w:eastAsia="Times New Roman" w:hAnsi="Times New Roman" w:cs="Times New Roman"/>
                    <w:color w:val="000000" w:themeColor="text1"/>
                    <w:lang w:val="en-US"/>
                  </w:rPr>
                </w:rPrChange>
              </w:rPr>
            </w:pPr>
            <w:ins w:id="2250" w:author="Grant Adams" w:date="2021-07-16T10:51:00Z">
              <w:r w:rsidRPr="00B63FF7">
                <w:rPr>
                  <w:rFonts w:ascii="Times New Roman" w:eastAsia="Times New Roman" w:hAnsi="Times New Roman" w:cs="Times New Roman"/>
                  <w:color w:val="000000" w:themeColor="text1"/>
                  <w:sz w:val="20"/>
                  <w:szCs w:val="20"/>
                  <w:lang w:val="en-US"/>
                  <w:rPrChange w:id="2251"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252" w:author="Grant Adams" w:date="2021-07-16T10:54:00Z">
              <w:tcPr>
                <w:tcW w:w="500" w:type="pct"/>
                <w:gridSpan w:val="2"/>
              </w:tcPr>
            </w:tcPrChange>
          </w:tcPr>
          <w:p w14:paraId="4F468B14" w14:textId="77777777" w:rsidR="008C5B00" w:rsidRPr="00B63FF7" w:rsidRDefault="008C5B00" w:rsidP="008C5B00">
            <w:pPr>
              <w:spacing w:after="160" w:line="259" w:lineRule="auto"/>
              <w:jc w:val="center"/>
              <w:rPr>
                <w:ins w:id="2253" w:author="Grant Adams" w:date="2021-07-16T10:51:00Z"/>
                <w:rFonts w:ascii="Times New Roman" w:eastAsia="Times New Roman" w:hAnsi="Times New Roman" w:cs="Times New Roman"/>
                <w:color w:val="000000" w:themeColor="text1"/>
                <w:sz w:val="20"/>
                <w:szCs w:val="20"/>
                <w:lang w:val="en-US"/>
                <w:rPrChange w:id="2254" w:author="Grant Adams" w:date="2021-07-16T10:54:00Z">
                  <w:rPr>
                    <w:ins w:id="2255" w:author="Grant Adams" w:date="2021-07-16T10:51:00Z"/>
                    <w:rFonts w:ascii="Times New Roman" w:eastAsia="Times New Roman" w:hAnsi="Times New Roman" w:cs="Times New Roman"/>
                    <w:color w:val="000000" w:themeColor="text1"/>
                    <w:lang w:val="en-US"/>
                  </w:rPr>
                </w:rPrChange>
              </w:rPr>
            </w:pPr>
            <w:ins w:id="2256" w:author="Grant Adams" w:date="2021-07-16T10:51:00Z">
              <w:r w:rsidRPr="00B63FF7">
                <w:rPr>
                  <w:rFonts w:ascii="Times New Roman" w:eastAsia="Times New Roman" w:hAnsi="Times New Roman" w:cs="Times New Roman"/>
                  <w:color w:val="000000" w:themeColor="text1"/>
                  <w:sz w:val="20"/>
                  <w:szCs w:val="20"/>
                  <w:lang w:val="en-US"/>
                  <w:rPrChange w:id="2257"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258" w:author="Grant Adams" w:date="2021-07-16T10:54:00Z">
              <w:tcPr>
                <w:tcW w:w="497" w:type="pct"/>
                <w:gridSpan w:val="2"/>
              </w:tcPr>
            </w:tcPrChange>
          </w:tcPr>
          <w:p w14:paraId="605268E3" w14:textId="77777777" w:rsidR="008C5B00" w:rsidRPr="00B63FF7" w:rsidRDefault="008C5B00" w:rsidP="008C5B00">
            <w:pPr>
              <w:spacing w:after="160" w:line="259" w:lineRule="auto"/>
              <w:jc w:val="center"/>
              <w:rPr>
                <w:ins w:id="2259" w:author="Grant Adams" w:date="2021-07-16T10:51:00Z"/>
                <w:rFonts w:ascii="Times New Roman" w:eastAsia="Times New Roman" w:hAnsi="Times New Roman" w:cs="Times New Roman"/>
                <w:b/>
                <w:bCs/>
                <w:color w:val="000000" w:themeColor="text1"/>
                <w:sz w:val="20"/>
                <w:szCs w:val="20"/>
                <w:lang w:val="en-US"/>
                <w:rPrChange w:id="2260" w:author="Grant Adams" w:date="2021-07-16T10:54:00Z">
                  <w:rPr>
                    <w:ins w:id="2261" w:author="Grant Adams" w:date="2021-07-16T10:51:00Z"/>
                    <w:rFonts w:ascii="Times New Roman" w:eastAsia="Times New Roman" w:hAnsi="Times New Roman" w:cs="Times New Roman"/>
                    <w:b/>
                    <w:bCs/>
                    <w:color w:val="000000" w:themeColor="text1"/>
                    <w:lang w:val="en-US"/>
                  </w:rPr>
                </w:rPrChange>
              </w:rPr>
            </w:pPr>
            <w:ins w:id="2262" w:author="Grant Adams" w:date="2021-07-16T10:51:00Z">
              <w:r w:rsidRPr="00B63FF7">
                <w:rPr>
                  <w:rFonts w:ascii="Times New Roman" w:eastAsia="Times New Roman" w:hAnsi="Times New Roman" w:cs="Times New Roman"/>
                  <w:b/>
                  <w:bCs/>
                  <w:color w:val="000000" w:themeColor="text1"/>
                  <w:sz w:val="20"/>
                  <w:szCs w:val="20"/>
                  <w:lang w:val="en-US"/>
                  <w:rPrChange w:id="2263" w:author="Grant Adams" w:date="2021-07-16T10:54:00Z">
                    <w:rPr>
                      <w:rFonts w:ascii="Times New Roman" w:eastAsia="Times New Roman" w:hAnsi="Times New Roman" w:cs="Times New Roman"/>
                      <w:b/>
                      <w:bCs/>
                      <w:color w:val="000000" w:themeColor="text1"/>
                      <w:lang w:val="en-US"/>
                    </w:rPr>
                  </w:rPrChange>
                </w:rPr>
                <w:t>25</w:t>
              </w:r>
            </w:ins>
          </w:p>
        </w:tc>
      </w:tr>
      <w:tr w:rsidR="008C5B00" w:rsidRPr="008C5B00" w14:paraId="348430D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264" w:author="Grant Adams" w:date="2021-07-16T10:54:00Z">
            <w:tblPrEx>
              <w:tblW w:w="5000" w:type="pct"/>
            </w:tblPrEx>
          </w:tblPrExChange>
        </w:tblPrEx>
        <w:trPr>
          <w:ins w:id="2265" w:author="Grant Adams" w:date="2021-07-16T10:51:00Z"/>
          <w:trPrChange w:id="2266" w:author="Grant Adams" w:date="2021-07-16T10:54:00Z">
            <w:trPr>
              <w:gridBefore w:val="1"/>
              <w:gridAfter w:val="0"/>
            </w:trPr>
          </w:trPrChange>
        </w:trPr>
        <w:tc>
          <w:tcPr>
            <w:tcW w:w="328" w:type="pct"/>
            <w:tcPrChange w:id="2267" w:author="Grant Adams" w:date="2021-07-16T10:54:00Z">
              <w:tcPr>
                <w:tcW w:w="328" w:type="pct"/>
                <w:gridSpan w:val="2"/>
              </w:tcPr>
            </w:tcPrChange>
          </w:tcPr>
          <w:p w14:paraId="02495096" w14:textId="77777777" w:rsidR="008C5B00" w:rsidRPr="00B63FF7" w:rsidRDefault="008C5B00" w:rsidP="008C5B00">
            <w:pPr>
              <w:spacing w:after="160" w:line="259" w:lineRule="auto"/>
              <w:rPr>
                <w:ins w:id="2268" w:author="Grant Adams" w:date="2021-07-16T10:51:00Z"/>
                <w:rFonts w:ascii="Times New Roman" w:eastAsiaTheme="minorEastAsia" w:hAnsi="Times New Roman" w:cs="Times New Roman"/>
                <w:color w:val="000000" w:themeColor="text1"/>
                <w:sz w:val="20"/>
                <w:szCs w:val="20"/>
                <w:lang w:val="en-US"/>
                <w:rPrChange w:id="2269" w:author="Grant Adams" w:date="2021-07-16T10:54:00Z">
                  <w:rPr>
                    <w:ins w:id="2270" w:author="Grant Adams" w:date="2021-07-16T10:51:00Z"/>
                    <w:rFonts w:ascii="Times New Roman" w:eastAsiaTheme="minorEastAsia" w:hAnsi="Times New Roman" w:cs="Times New Roman"/>
                    <w:color w:val="000000" w:themeColor="text1"/>
                    <w:lang w:val="en-US"/>
                  </w:rPr>
                </w:rPrChange>
              </w:rPr>
            </w:pPr>
            <w:ins w:id="2271" w:author="Grant Adams" w:date="2021-07-16T10:51:00Z">
              <w:r w:rsidRPr="00B63FF7">
                <w:rPr>
                  <w:rFonts w:ascii="Times New Roman" w:eastAsiaTheme="minorEastAsia" w:hAnsi="Times New Roman" w:cs="Times New Roman"/>
                  <w:color w:val="000000" w:themeColor="text1"/>
                  <w:sz w:val="20"/>
                  <w:szCs w:val="20"/>
                  <w:lang w:val="en-US"/>
                  <w:rPrChange w:id="2272" w:author="Grant Adams" w:date="2021-07-16T10:54:00Z">
                    <w:rPr>
                      <w:rFonts w:ascii="Times New Roman" w:eastAsiaTheme="minorEastAsia" w:hAnsi="Times New Roman" w:cs="Times New Roman"/>
                      <w:color w:val="000000" w:themeColor="text1"/>
                      <w:lang w:val="en-US"/>
                    </w:rPr>
                  </w:rPrChange>
                </w:rPr>
                <w:t>12</w:t>
              </w:r>
            </w:ins>
          </w:p>
        </w:tc>
        <w:tc>
          <w:tcPr>
            <w:tcW w:w="826" w:type="pct"/>
            <w:tcPrChange w:id="2273" w:author="Grant Adams" w:date="2021-07-16T10:54:00Z">
              <w:tcPr>
                <w:tcW w:w="826" w:type="pct"/>
                <w:gridSpan w:val="2"/>
              </w:tcPr>
            </w:tcPrChange>
          </w:tcPr>
          <w:p w14:paraId="51A5398C" w14:textId="77777777" w:rsidR="008C5B00" w:rsidRPr="00B63FF7" w:rsidRDefault="008C5B00" w:rsidP="008C5B00">
            <w:pPr>
              <w:spacing w:after="160" w:line="259" w:lineRule="auto"/>
              <w:rPr>
                <w:ins w:id="2274" w:author="Grant Adams" w:date="2021-07-16T10:51:00Z"/>
                <w:rFonts w:ascii="Times New Roman" w:eastAsiaTheme="minorEastAsia" w:hAnsi="Times New Roman" w:cs="Times New Roman"/>
                <w:color w:val="000000" w:themeColor="text1"/>
                <w:sz w:val="20"/>
                <w:szCs w:val="20"/>
                <w:lang w:val="en-US"/>
                <w:rPrChange w:id="2275" w:author="Grant Adams" w:date="2021-07-16T10:54:00Z">
                  <w:rPr>
                    <w:ins w:id="2276" w:author="Grant Adams" w:date="2021-07-16T10:51:00Z"/>
                    <w:rFonts w:ascii="Times New Roman" w:eastAsiaTheme="minorEastAsia" w:hAnsi="Times New Roman" w:cs="Times New Roman"/>
                    <w:color w:val="000000" w:themeColor="text1"/>
                    <w:lang w:val="en-US"/>
                  </w:rPr>
                </w:rPrChange>
              </w:rPr>
            </w:pPr>
            <m:oMathPara>
              <m:oMath>
                <m:r>
                  <w:ins w:id="2277" w:author="Grant Adams" w:date="2021-07-16T10:51:00Z">
                    <w:rPr>
                      <w:rFonts w:ascii="Cambria Math" w:eastAsiaTheme="minorEastAsia" w:hAnsi="Cambria Math" w:cs="Times New Roman"/>
                      <w:color w:val="000000" w:themeColor="text1"/>
                      <w:sz w:val="20"/>
                      <w:szCs w:val="20"/>
                      <w:lang w:val="en-US"/>
                      <w:rPrChange w:id="227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279" w:author="Grant Adams" w:date="2021-07-16T10:54:00Z">
              <w:tcPr>
                <w:tcW w:w="730" w:type="pct"/>
                <w:gridSpan w:val="2"/>
              </w:tcPr>
            </w:tcPrChange>
          </w:tcPr>
          <w:p w14:paraId="4A9D8C66" w14:textId="77777777" w:rsidR="008C5B00" w:rsidRPr="00B63FF7" w:rsidRDefault="008C5B00" w:rsidP="008C5B00">
            <w:pPr>
              <w:spacing w:after="160" w:line="259" w:lineRule="auto"/>
              <w:rPr>
                <w:ins w:id="2280" w:author="Grant Adams" w:date="2021-07-16T10:51:00Z"/>
                <w:rFonts w:ascii="Times New Roman" w:eastAsiaTheme="minorEastAsia" w:hAnsi="Times New Roman" w:cs="Times New Roman"/>
                <w:color w:val="000000" w:themeColor="text1"/>
                <w:sz w:val="20"/>
                <w:szCs w:val="20"/>
                <w:lang w:val="en-US"/>
                <w:rPrChange w:id="2281" w:author="Grant Adams" w:date="2021-07-16T10:54:00Z">
                  <w:rPr>
                    <w:ins w:id="2282" w:author="Grant Adams" w:date="2021-07-16T10:51:00Z"/>
                    <w:rFonts w:ascii="Times New Roman" w:eastAsiaTheme="minorEastAsia" w:hAnsi="Times New Roman" w:cs="Times New Roman"/>
                    <w:color w:val="000000" w:themeColor="text1"/>
                    <w:lang w:val="en-US"/>
                  </w:rPr>
                </w:rPrChange>
              </w:rPr>
            </w:pPr>
            <m:oMathPara>
              <m:oMath>
                <m:r>
                  <w:ins w:id="2283" w:author="Grant Adams" w:date="2021-07-16T10:51:00Z">
                    <w:rPr>
                      <w:rFonts w:ascii="Cambria Math" w:eastAsiaTheme="minorEastAsia" w:hAnsi="Cambria Math" w:cs="Times New Roman"/>
                      <w:color w:val="000000" w:themeColor="text1"/>
                      <w:sz w:val="20"/>
                      <w:szCs w:val="20"/>
                      <w:lang w:val="en-US"/>
                      <w:rPrChange w:id="2284" w:author="Grant Adams" w:date="2021-07-16T10:54:00Z">
                        <w:rPr>
                          <w:rFonts w:ascii="Cambria Math" w:eastAsiaTheme="minorEastAsia" w:hAnsi="Cambria Math" w:cs="Times New Roman"/>
                          <w:color w:val="000000" w:themeColor="text1"/>
                          <w:lang w:val="en-US"/>
                        </w:rPr>
                      </w:rPrChange>
                    </w:rPr>
                    <m:t>runif</m:t>
                  </w:ins>
                </m:r>
                <m:d>
                  <m:dPr>
                    <m:ctrlPr>
                      <w:ins w:id="2285" w:author="Grant Adams" w:date="2021-07-16T10:51:00Z">
                        <w:rPr>
                          <w:rFonts w:ascii="Cambria Math" w:eastAsiaTheme="minorEastAsia" w:hAnsi="Cambria Math" w:cs="Times New Roman"/>
                          <w:i/>
                          <w:color w:val="000000" w:themeColor="text1"/>
                          <w:sz w:val="20"/>
                          <w:szCs w:val="20"/>
                          <w:rPrChange w:id="2286" w:author="Grant Adams" w:date="2021-07-16T10:54:00Z">
                            <w:rPr>
                              <w:rFonts w:ascii="Cambria Math" w:eastAsiaTheme="minorEastAsia" w:hAnsi="Cambria Math" w:cs="Times New Roman"/>
                              <w:i/>
                              <w:color w:val="000000" w:themeColor="text1"/>
                            </w:rPr>
                          </w:rPrChange>
                        </w:rPr>
                      </w:ins>
                    </m:ctrlPr>
                  </m:dPr>
                  <m:e>
                    <m:r>
                      <w:ins w:id="2287" w:author="Grant Adams" w:date="2021-07-16T10:51:00Z">
                        <w:rPr>
                          <w:rFonts w:ascii="Cambria Math" w:eastAsiaTheme="minorEastAsia" w:hAnsi="Cambria Math" w:cs="Times New Roman"/>
                          <w:color w:val="000000" w:themeColor="text1"/>
                          <w:sz w:val="20"/>
                          <w:szCs w:val="20"/>
                          <w:lang w:val="en-US"/>
                          <w:rPrChange w:id="2288" w:author="Grant Adams" w:date="2021-07-16T10:54:00Z">
                            <w:rPr>
                              <w:rFonts w:ascii="Cambria Math" w:eastAsiaTheme="minorEastAsia" w:hAnsi="Cambria Math" w:cs="Times New Roman"/>
                              <w:color w:val="000000" w:themeColor="text1"/>
                              <w:lang w:val="en-US"/>
                            </w:rPr>
                          </w:rPrChange>
                        </w:rPr>
                        <m:t>1, 10</m:t>
                      </w:ins>
                    </m:r>
                  </m:e>
                </m:d>
                <m:r>
                  <w:ins w:id="2289" w:author="Grant Adams" w:date="2021-07-16T10:51:00Z">
                    <w:rPr>
                      <w:rFonts w:ascii="Cambria Math" w:eastAsiaTheme="minorEastAsia" w:hAnsi="Cambria Math" w:cs="Times New Roman"/>
                      <w:color w:val="000000" w:themeColor="text1"/>
                      <w:sz w:val="20"/>
                      <w:szCs w:val="20"/>
                      <w:lang w:val="en-US"/>
                      <w:rPrChange w:id="229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291" w:author="Grant Adams" w:date="2021-07-16T10:54:00Z">
              <w:tcPr>
                <w:tcW w:w="532" w:type="pct"/>
                <w:gridSpan w:val="2"/>
              </w:tcPr>
            </w:tcPrChange>
          </w:tcPr>
          <w:p w14:paraId="191FFC0D" w14:textId="77777777" w:rsidR="008C5B00" w:rsidRPr="00B63FF7" w:rsidRDefault="008C5B00" w:rsidP="008C5B00">
            <w:pPr>
              <w:spacing w:after="160" w:line="259" w:lineRule="auto"/>
              <w:rPr>
                <w:ins w:id="2292" w:author="Grant Adams" w:date="2021-07-16T10:51:00Z"/>
                <w:rFonts w:ascii="Times New Roman" w:eastAsiaTheme="minorEastAsia" w:hAnsi="Times New Roman" w:cs="Times New Roman"/>
                <w:i/>
                <w:iCs/>
                <w:color w:val="000000" w:themeColor="text1"/>
                <w:sz w:val="20"/>
                <w:szCs w:val="20"/>
                <w:lang w:val="en-US"/>
                <w:rPrChange w:id="2293" w:author="Grant Adams" w:date="2021-07-16T10:54:00Z">
                  <w:rPr>
                    <w:ins w:id="2294" w:author="Grant Adams" w:date="2021-07-16T10:51:00Z"/>
                    <w:rFonts w:ascii="Times New Roman" w:eastAsiaTheme="minorEastAsia" w:hAnsi="Times New Roman" w:cs="Times New Roman"/>
                    <w:i/>
                    <w:iCs/>
                    <w:color w:val="000000" w:themeColor="text1"/>
                    <w:lang w:val="en-US"/>
                  </w:rPr>
                </w:rPrChange>
              </w:rPr>
            </w:pPr>
            <w:proofErr w:type="spellStart"/>
            <w:ins w:id="2295" w:author="Grant Adams" w:date="2021-07-16T10:51:00Z">
              <w:r w:rsidRPr="00B63FF7">
                <w:rPr>
                  <w:rFonts w:ascii="Times New Roman" w:eastAsiaTheme="minorEastAsia" w:hAnsi="Times New Roman" w:cs="Times New Roman"/>
                  <w:i/>
                  <w:iCs/>
                  <w:color w:val="000000" w:themeColor="text1"/>
                  <w:sz w:val="20"/>
                  <w:szCs w:val="20"/>
                  <w:lang w:val="en-US"/>
                  <w:rPrChange w:id="229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297"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298" w:author="Grant Adams" w:date="2021-07-16T10:54:00Z">
              <w:tcPr>
                <w:tcW w:w="383" w:type="pct"/>
              </w:tcPr>
            </w:tcPrChange>
          </w:tcPr>
          <w:p w14:paraId="7B152DC6" w14:textId="77777777" w:rsidR="008C5B00" w:rsidRPr="00B63FF7" w:rsidRDefault="008C5B00" w:rsidP="008C5B00">
            <w:pPr>
              <w:spacing w:after="160" w:line="259" w:lineRule="auto"/>
              <w:rPr>
                <w:ins w:id="2299" w:author="Grant Adams" w:date="2021-07-16T10:51:00Z"/>
                <w:rFonts w:ascii="Times New Roman" w:eastAsiaTheme="minorEastAsia" w:hAnsi="Times New Roman" w:cs="Times New Roman"/>
                <w:color w:val="000000" w:themeColor="text1"/>
                <w:sz w:val="20"/>
                <w:szCs w:val="20"/>
                <w:lang w:val="en-US"/>
                <w:rPrChange w:id="2300" w:author="Grant Adams" w:date="2021-07-16T10:54:00Z">
                  <w:rPr>
                    <w:ins w:id="2301" w:author="Grant Adams" w:date="2021-07-16T10:51:00Z"/>
                    <w:rFonts w:ascii="Times New Roman" w:eastAsiaTheme="minorEastAsia" w:hAnsi="Times New Roman" w:cs="Times New Roman"/>
                    <w:color w:val="000000" w:themeColor="text1"/>
                    <w:lang w:val="en-US"/>
                  </w:rPr>
                </w:rPrChange>
              </w:rPr>
            </w:pPr>
            <w:ins w:id="2302" w:author="Grant Adams" w:date="2021-07-16T10:51:00Z">
              <w:r w:rsidRPr="00B63FF7">
                <w:rPr>
                  <w:rFonts w:ascii="Times New Roman" w:eastAsiaTheme="minorEastAsia" w:hAnsi="Times New Roman" w:cs="Times New Roman"/>
                  <w:color w:val="000000" w:themeColor="text1"/>
                  <w:sz w:val="20"/>
                  <w:szCs w:val="20"/>
                  <w:lang w:val="en-US"/>
                  <w:rPrChange w:id="2303"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304" w:author="Grant Adams" w:date="2021-07-16T10:54:00Z">
              <w:tcPr>
                <w:tcW w:w="704" w:type="pct"/>
              </w:tcPr>
            </w:tcPrChange>
          </w:tcPr>
          <w:p w14:paraId="768A07D4" w14:textId="77777777" w:rsidR="008C5B00" w:rsidRPr="00B63FF7" w:rsidRDefault="008C5B00" w:rsidP="008C5B00">
            <w:pPr>
              <w:spacing w:after="160" w:line="259" w:lineRule="auto"/>
              <w:rPr>
                <w:ins w:id="2305" w:author="Grant Adams" w:date="2021-07-16T10:51:00Z"/>
                <w:rFonts w:ascii="Times New Roman" w:eastAsiaTheme="minorEastAsia" w:hAnsi="Times New Roman" w:cs="Times New Roman"/>
                <w:color w:val="000000" w:themeColor="text1"/>
                <w:sz w:val="20"/>
                <w:szCs w:val="20"/>
                <w:lang w:val="en-US"/>
                <w:rPrChange w:id="2306" w:author="Grant Adams" w:date="2021-07-16T10:54:00Z">
                  <w:rPr>
                    <w:ins w:id="2307" w:author="Grant Adams" w:date="2021-07-16T10:51:00Z"/>
                    <w:rFonts w:ascii="Times New Roman" w:eastAsiaTheme="minorEastAsia" w:hAnsi="Times New Roman" w:cs="Times New Roman"/>
                    <w:color w:val="000000" w:themeColor="text1"/>
                    <w:lang w:val="en-US"/>
                  </w:rPr>
                </w:rPrChange>
              </w:rPr>
            </w:pPr>
            <m:oMathPara>
              <m:oMath>
                <m:r>
                  <w:ins w:id="2308" w:author="Grant Adams" w:date="2021-07-16T10:51:00Z">
                    <w:rPr>
                      <w:rFonts w:ascii="Cambria Math" w:eastAsiaTheme="minorEastAsia" w:hAnsi="Cambria Math" w:cs="Times New Roman"/>
                      <w:color w:val="000000" w:themeColor="text1"/>
                      <w:sz w:val="20"/>
                      <w:szCs w:val="20"/>
                      <w:lang w:val="en-US"/>
                      <w:rPrChange w:id="2309"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310" w:author="Grant Adams" w:date="2021-07-16T10:54:00Z">
              <w:tcPr>
                <w:tcW w:w="500" w:type="pct"/>
                <w:gridSpan w:val="2"/>
              </w:tcPr>
            </w:tcPrChange>
          </w:tcPr>
          <w:p w14:paraId="285B3672" w14:textId="77777777" w:rsidR="008C5B00" w:rsidRPr="00B63FF7" w:rsidRDefault="008C5B00" w:rsidP="008C5B00">
            <w:pPr>
              <w:spacing w:after="160" w:line="259" w:lineRule="auto"/>
              <w:jc w:val="center"/>
              <w:rPr>
                <w:ins w:id="2311" w:author="Grant Adams" w:date="2021-07-16T10:51:00Z"/>
                <w:rFonts w:ascii="Times New Roman" w:eastAsia="Times New Roman" w:hAnsi="Times New Roman" w:cs="Times New Roman"/>
                <w:color w:val="000000" w:themeColor="text1"/>
                <w:sz w:val="20"/>
                <w:szCs w:val="20"/>
                <w:lang w:val="en-US"/>
                <w:rPrChange w:id="2312" w:author="Grant Adams" w:date="2021-07-16T10:54:00Z">
                  <w:rPr>
                    <w:ins w:id="2313" w:author="Grant Adams" w:date="2021-07-16T10:51:00Z"/>
                    <w:rFonts w:ascii="Times New Roman" w:eastAsia="Times New Roman" w:hAnsi="Times New Roman" w:cs="Times New Roman"/>
                    <w:color w:val="000000" w:themeColor="text1"/>
                    <w:lang w:val="en-US"/>
                  </w:rPr>
                </w:rPrChange>
              </w:rPr>
            </w:pPr>
            <w:ins w:id="2314" w:author="Grant Adams" w:date="2021-07-16T10:51:00Z">
              <w:r w:rsidRPr="00B63FF7">
                <w:rPr>
                  <w:rFonts w:ascii="Times New Roman" w:eastAsia="Times New Roman" w:hAnsi="Times New Roman" w:cs="Times New Roman"/>
                  <w:color w:val="000000" w:themeColor="text1"/>
                  <w:sz w:val="20"/>
                  <w:szCs w:val="20"/>
                  <w:lang w:val="en-US"/>
                  <w:rPrChange w:id="2315"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316" w:author="Grant Adams" w:date="2021-07-16T10:54:00Z">
              <w:tcPr>
                <w:tcW w:w="500" w:type="pct"/>
                <w:gridSpan w:val="2"/>
              </w:tcPr>
            </w:tcPrChange>
          </w:tcPr>
          <w:p w14:paraId="4E447294" w14:textId="77777777" w:rsidR="008C5B00" w:rsidRPr="00B63FF7" w:rsidRDefault="008C5B00" w:rsidP="008C5B00">
            <w:pPr>
              <w:spacing w:after="160" w:line="259" w:lineRule="auto"/>
              <w:jc w:val="center"/>
              <w:rPr>
                <w:ins w:id="2317" w:author="Grant Adams" w:date="2021-07-16T10:51:00Z"/>
                <w:rFonts w:ascii="Times New Roman" w:eastAsia="Times New Roman" w:hAnsi="Times New Roman" w:cs="Times New Roman"/>
                <w:color w:val="000000" w:themeColor="text1"/>
                <w:sz w:val="20"/>
                <w:szCs w:val="20"/>
                <w:lang w:val="en-US"/>
                <w:rPrChange w:id="2318" w:author="Grant Adams" w:date="2021-07-16T10:54:00Z">
                  <w:rPr>
                    <w:ins w:id="2319" w:author="Grant Adams" w:date="2021-07-16T10:51:00Z"/>
                    <w:rFonts w:ascii="Times New Roman" w:eastAsia="Times New Roman" w:hAnsi="Times New Roman" w:cs="Times New Roman"/>
                    <w:color w:val="000000" w:themeColor="text1"/>
                    <w:lang w:val="en-US"/>
                  </w:rPr>
                </w:rPrChange>
              </w:rPr>
            </w:pPr>
            <w:ins w:id="2320" w:author="Grant Adams" w:date="2021-07-16T10:51:00Z">
              <w:r w:rsidRPr="00B63FF7">
                <w:rPr>
                  <w:rFonts w:ascii="Times New Roman" w:eastAsia="Times New Roman" w:hAnsi="Times New Roman" w:cs="Times New Roman"/>
                  <w:color w:val="000000" w:themeColor="text1"/>
                  <w:sz w:val="20"/>
                  <w:szCs w:val="20"/>
                  <w:lang w:val="en-US"/>
                  <w:rPrChange w:id="2321"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322" w:author="Grant Adams" w:date="2021-07-16T10:54:00Z">
              <w:tcPr>
                <w:tcW w:w="497" w:type="pct"/>
                <w:gridSpan w:val="2"/>
              </w:tcPr>
            </w:tcPrChange>
          </w:tcPr>
          <w:p w14:paraId="32EC7654" w14:textId="77777777" w:rsidR="008C5B00" w:rsidRPr="00B63FF7" w:rsidRDefault="008C5B00" w:rsidP="008C5B00">
            <w:pPr>
              <w:spacing w:after="160" w:line="259" w:lineRule="auto"/>
              <w:jc w:val="center"/>
              <w:rPr>
                <w:ins w:id="2323" w:author="Grant Adams" w:date="2021-07-16T10:51:00Z"/>
                <w:rFonts w:ascii="Times New Roman" w:eastAsia="Times New Roman" w:hAnsi="Times New Roman" w:cs="Times New Roman"/>
                <w:b/>
                <w:bCs/>
                <w:color w:val="000000" w:themeColor="text1"/>
                <w:sz w:val="20"/>
                <w:szCs w:val="20"/>
                <w:lang w:val="en-US"/>
                <w:rPrChange w:id="2324" w:author="Grant Adams" w:date="2021-07-16T10:54:00Z">
                  <w:rPr>
                    <w:ins w:id="2325" w:author="Grant Adams" w:date="2021-07-16T10:51:00Z"/>
                    <w:rFonts w:ascii="Times New Roman" w:eastAsia="Times New Roman" w:hAnsi="Times New Roman" w:cs="Times New Roman"/>
                    <w:b/>
                    <w:bCs/>
                    <w:color w:val="000000" w:themeColor="text1"/>
                    <w:lang w:val="en-US"/>
                  </w:rPr>
                </w:rPrChange>
              </w:rPr>
            </w:pPr>
            <w:ins w:id="2326" w:author="Grant Adams" w:date="2021-07-16T10:51:00Z">
              <w:r w:rsidRPr="00B63FF7">
                <w:rPr>
                  <w:rFonts w:ascii="Times New Roman" w:eastAsia="Times New Roman" w:hAnsi="Times New Roman" w:cs="Times New Roman"/>
                  <w:b/>
                  <w:bCs/>
                  <w:color w:val="000000" w:themeColor="text1"/>
                  <w:sz w:val="20"/>
                  <w:szCs w:val="20"/>
                  <w:lang w:val="en-US"/>
                  <w:rPrChange w:id="2327" w:author="Grant Adams" w:date="2021-07-16T10:54:00Z">
                    <w:rPr>
                      <w:rFonts w:ascii="Times New Roman" w:eastAsia="Times New Roman" w:hAnsi="Times New Roman" w:cs="Times New Roman"/>
                      <w:b/>
                      <w:bCs/>
                      <w:color w:val="000000" w:themeColor="text1"/>
                      <w:lang w:val="en-US"/>
                    </w:rPr>
                  </w:rPrChange>
                </w:rPr>
                <w:t>37</w:t>
              </w:r>
            </w:ins>
          </w:p>
        </w:tc>
      </w:tr>
      <w:tr w:rsidR="008C5B00" w:rsidRPr="008C5B00" w14:paraId="03AF15A7"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28" w:author="Grant Adams" w:date="2021-07-16T10:54:00Z">
            <w:tblPrEx>
              <w:tblW w:w="5000" w:type="pct"/>
            </w:tblPrEx>
          </w:tblPrExChange>
        </w:tblPrEx>
        <w:trPr>
          <w:ins w:id="2329" w:author="Grant Adams" w:date="2021-07-16T10:51:00Z"/>
          <w:trPrChange w:id="2330" w:author="Grant Adams" w:date="2021-07-16T10:54:00Z">
            <w:trPr>
              <w:gridBefore w:val="1"/>
              <w:gridAfter w:val="0"/>
            </w:trPr>
          </w:trPrChange>
        </w:trPr>
        <w:tc>
          <w:tcPr>
            <w:tcW w:w="328" w:type="pct"/>
            <w:tcPrChange w:id="2331" w:author="Grant Adams" w:date="2021-07-16T10:54:00Z">
              <w:tcPr>
                <w:tcW w:w="328" w:type="pct"/>
                <w:gridSpan w:val="2"/>
              </w:tcPr>
            </w:tcPrChange>
          </w:tcPr>
          <w:p w14:paraId="4E523DAF" w14:textId="77777777" w:rsidR="008C5B00" w:rsidRPr="00B63FF7" w:rsidRDefault="008C5B00" w:rsidP="008C5B00">
            <w:pPr>
              <w:spacing w:after="160" w:line="259" w:lineRule="auto"/>
              <w:rPr>
                <w:ins w:id="2332" w:author="Grant Adams" w:date="2021-07-16T10:51:00Z"/>
                <w:rFonts w:ascii="Times New Roman" w:eastAsiaTheme="minorEastAsia" w:hAnsi="Times New Roman" w:cs="Times New Roman"/>
                <w:color w:val="000000" w:themeColor="text1"/>
                <w:sz w:val="20"/>
                <w:szCs w:val="20"/>
                <w:lang w:val="en-US"/>
                <w:rPrChange w:id="2333" w:author="Grant Adams" w:date="2021-07-16T10:54:00Z">
                  <w:rPr>
                    <w:ins w:id="2334" w:author="Grant Adams" w:date="2021-07-16T10:51:00Z"/>
                    <w:rFonts w:ascii="Times New Roman" w:eastAsiaTheme="minorEastAsia" w:hAnsi="Times New Roman" w:cs="Times New Roman"/>
                    <w:color w:val="000000" w:themeColor="text1"/>
                    <w:lang w:val="en-US"/>
                  </w:rPr>
                </w:rPrChange>
              </w:rPr>
            </w:pPr>
            <w:ins w:id="2335" w:author="Grant Adams" w:date="2021-07-16T10:51:00Z">
              <w:r w:rsidRPr="00B63FF7">
                <w:rPr>
                  <w:rFonts w:ascii="Times New Roman" w:eastAsiaTheme="minorEastAsia" w:hAnsi="Times New Roman" w:cs="Times New Roman"/>
                  <w:color w:val="000000" w:themeColor="text1"/>
                  <w:sz w:val="20"/>
                  <w:szCs w:val="20"/>
                  <w:lang w:val="en-US"/>
                  <w:rPrChange w:id="2336" w:author="Grant Adams" w:date="2021-07-16T10:54:00Z">
                    <w:rPr>
                      <w:rFonts w:ascii="Times New Roman" w:eastAsiaTheme="minorEastAsia" w:hAnsi="Times New Roman" w:cs="Times New Roman"/>
                      <w:color w:val="000000" w:themeColor="text1"/>
                      <w:lang w:val="en-US"/>
                    </w:rPr>
                  </w:rPrChange>
                </w:rPr>
                <w:t>13</w:t>
              </w:r>
            </w:ins>
          </w:p>
        </w:tc>
        <w:tc>
          <w:tcPr>
            <w:tcW w:w="826" w:type="pct"/>
            <w:tcPrChange w:id="2337" w:author="Grant Adams" w:date="2021-07-16T10:54:00Z">
              <w:tcPr>
                <w:tcW w:w="826" w:type="pct"/>
                <w:gridSpan w:val="2"/>
              </w:tcPr>
            </w:tcPrChange>
          </w:tcPr>
          <w:p w14:paraId="44154867" w14:textId="77777777" w:rsidR="008C5B00" w:rsidRPr="00B63FF7" w:rsidRDefault="008C5B00" w:rsidP="008C5B00">
            <w:pPr>
              <w:spacing w:after="160" w:line="259" w:lineRule="auto"/>
              <w:rPr>
                <w:ins w:id="2338" w:author="Grant Adams" w:date="2021-07-16T10:51:00Z"/>
                <w:rFonts w:ascii="Times New Roman" w:eastAsiaTheme="minorEastAsia" w:hAnsi="Times New Roman" w:cs="Times New Roman"/>
                <w:color w:val="000000" w:themeColor="text1"/>
                <w:sz w:val="20"/>
                <w:szCs w:val="20"/>
                <w:lang w:val="en-US"/>
                <w:rPrChange w:id="2339" w:author="Grant Adams" w:date="2021-07-16T10:54:00Z">
                  <w:rPr>
                    <w:ins w:id="2340" w:author="Grant Adams" w:date="2021-07-16T10:51:00Z"/>
                    <w:rFonts w:ascii="Times New Roman" w:eastAsiaTheme="minorEastAsia" w:hAnsi="Times New Roman" w:cs="Times New Roman"/>
                    <w:color w:val="000000" w:themeColor="text1"/>
                    <w:lang w:val="en-US"/>
                  </w:rPr>
                </w:rPrChange>
              </w:rPr>
            </w:pPr>
            <m:oMathPara>
              <m:oMath>
                <m:r>
                  <w:ins w:id="2341" w:author="Grant Adams" w:date="2021-07-16T10:51:00Z">
                    <w:rPr>
                      <w:rFonts w:ascii="Cambria Math" w:eastAsiaTheme="minorEastAsia" w:hAnsi="Cambria Math" w:cs="Times New Roman"/>
                      <w:color w:val="000000" w:themeColor="text1"/>
                      <w:sz w:val="20"/>
                      <w:szCs w:val="20"/>
                      <w:lang w:val="en-US"/>
                      <w:rPrChange w:id="2342"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343" w:author="Grant Adams" w:date="2021-07-16T10:54:00Z">
              <w:tcPr>
                <w:tcW w:w="730" w:type="pct"/>
                <w:gridSpan w:val="2"/>
              </w:tcPr>
            </w:tcPrChange>
          </w:tcPr>
          <w:p w14:paraId="7F876B7C" w14:textId="77777777" w:rsidR="008C5B00" w:rsidRPr="00B63FF7" w:rsidRDefault="008C5B00" w:rsidP="008C5B00">
            <w:pPr>
              <w:spacing w:after="160" w:line="259" w:lineRule="auto"/>
              <w:rPr>
                <w:ins w:id="2344" w:author="Grant Adams" w:date="2021-07-16T10:51:00Z"/>
                <w:rFonts w:ascii="Times New Roman" w:eastAsiaTheme="minorEastAsia" w:hAnsi="Times New Roman" w:cs="Times New Roman"/>
                <w:color w:val="000000" w:themeColor="text1"/>
                <w:sz w:val="20"/>
                <w:szCs w:val="20"/>
                <w:lang w:val="en-US"/>
                <w:rPrChange w:id="2345" w:author="Grant Adams" w:date="2021-07-16T10:54:00Z">
                  <w:rPr>
                    <w:ins w:id="2346" w:author="Grant Adams" w:date="2021-07-16T10:51:00Z"/>
                    <w:rFonts w:ascii="Times New Roman" w:eastAsiaTheme="minorEastAsia" w:hAnsi="Times New Roman" w:cs="Times New Roman"/>
                    <w:color w:val="000000" w:themeColor="text1"/>
                    <w:lang w:val="en-US"/>
                  </w:rPr>
                </w:rPrChange>
              </w:rPr>
            </w:pPr>
            <m:oMathPara>
              <m:oMath>
                <m:r>
                  <w:ins w:id="2347" w:author="Grant Adams" w:date="2021-07-16T10:51:00Z">
                    <w:rPr>
                      <w:rFonts w:ascii="Cambria Math" w:eastAsiaTheme="minorEastAsia" w:hAnsi="Cambria Math" w:cs="Times New Roman"/>
                      <w:color w:val="000000" w:themeColor="text1"/>
                      <w:sz w:val="20"/>
                      <w:szCs w:val="20"/>
                      <w:lang w:val="en-US"/>
                      <w:rPrChange w:id="2348" w:author="Grant Adams" w:date="2021-07-16T10:54:00Z">
                        <w:rPr>
                          <w:rFonts w:ascii="Cambria Math" w:eastAsiaTheme="minorEastAsia" w:hAnsi="Cambria Math" w:cs="Times New Roman"/>
                          <w:color w:val="000000" w:themeColor="text1"/>
                          <w:lang w:val="en-US"/>
                        </w:rPr>
                      </w:rPrChange>
                    </w:rPr>
                    <m:t>runif</m:t>
                  </w:ins>
                </m:r>
                <m:d>
                  <m:dPr>
                    <m:ctrlPr>
                      <w:ins w:id="2349" w:author="Grant Adams" w:date="2021-07-16T10:51:00Z">
                        <w:rPr>
                          <w:rFonts w:ascii="Cambria Math" w:eastAsiaTheme="minorEastAsia" w:hAnsi="Cambria Math" w:cs="Times New Roman"/>
                          <w:i/>
                          <w:color w:val="000000" w:themeColor="text1"/>
                          <w:sz w:val="20"/>
                          <w:szCs w:val="20"/>
                          <w:rPrChange w:id="2350" w:author="Grant Adams" w:date="2021-07-16T10:54:00Z">
                            <w:rPr>
                              <w:rFonts w:ascii="Cambria Math" w:eastAsiaTheme="minorEastAsia" w:hAnsi="Cambria Math" w:cs="Times New Roman"/>
                              <w:i/>
                              <w:color w:val="000000" w:themeColor="text1"/>
                            </w:rPr>
                          </w:rPrChange>
                        </w:rPr>
                      </w:ins>
                    </m:ctrlPr>
                  </m:dPr>
                  <m:e>
                    <m:r>
                      <w:ins w:id="2351" w:author="Grant Adams" w:date="2021-07-16T10:51:00Z">
                        <w:rPr>
                          <w:rFonts w:ascii="Cambria Math" w:eastAsiaTheme="minorEastAsia" w:hAnsi="Cambria Math" w:cs="Times New Roman"/>
                          <w:color w:val="000000" w:themeColor="text1"/>
                          <w:sz w:val="20"/>
                          <w:szCs w:val="20"/>
                          <w:lang w:val="en-US"/>
                          <w:rPrChange w:id="2352" w:author="Grant Adams" w:date="2021-07-16T10:54:00Z">
                            <w:rPr>
                              <w:rFonts w:ascii="Cambria Math" w:eastAsiaTheme="minorEastAsia" w:hAnsi="Cambria Math" w:cs="Times New Roman"/>
                              <w:color w:val="000000" w:themeColor="text1"/>
                              <w:lang w:val="en-US"/>
                            </w:rPr>
                          </w:rPrChange>
                        </w:rPr>
                        <m:t>1, 10</m:t>
                      </w:ins>
                    </m:r>
                  </m:e>
                </m:d>
                <m:r>
                  <w:ins w:id="2353" w:author="Grant Adams" w:date="2021-07-16T10:51:00Z">
                    <w:rPr>
                      <w:rFonts w:ascii="Cambria Math" w:eastAsiaTheme="minorEastAsia" w:hAnsi="Cambria Math" w:cs="Times New Roman"/>
                      <w:color w:val="000000" w:themeColor="text1"/>
                      <w:sz w:val="20"/>
                      <w:szCs w:val="20"/>
                      <w:lang w:val="en-US"/>
                      <w:rPrChange w:id="2354"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355" w:author="Grant Adams" w:date="2021-07-16T10:54:00Z">
              <w:tcPr>
                <w:tcW w:w="532" w:type="pct"/>
                <w:gridSpan w:val="2"/>
              </w:tcPr>
            </w:tcPrChange>
          </w:tcPr>
          <w:p w14:paraId="09336C9C" w14:textId="77777777" w:rsidR="008C5B00" w:rsidRPr="00B63FF7" w:rsidRDefault="008C5B00" w:rsidP="008C5B00">
            <w:pPr>
              <w:spacing w:after="160" w:line="259" w:lineRule="auto"/>
              <w:rPr>
                <w:ins w:id="2356" w:author="Grant Adams" w:date="2021-07-16T10:51:00Z"/>
                <w:rFonts w:ascii="Times New Roman" w:eastAsiaTheme="minorEastAsia" w:hAnsi="Times New Roman" w:cs="Times New Roman"/>
                <w:i/>
                <w:iCs/>
                <w:color w:val="000000" w:themeColor="text1"/>
                <w:sz w:val="20"/>
                <w:szCs w:val="20"/>
                <w:lang w:val="en-US"/>
                <w:rPrChange w:id="2357" w:author="Grant Adams" w:date="2021-07-16T10:54:00Z">
                  <w:rPr>
                    <w:ins w:id="2358" w:author="Grant Adams" w:date="2021-07-16T10:51:00Z"/>
                    <w:rFonts w:ascii="Times New Roman" w:eastAsiaTheme="minorEastAsia" w:hAnsi="Times New Roman" w:cs="Times New Roman"/>
                    <w:i/>
                    <w:iCs/>
                    <w:color w:val="000000" w:themeColor="text1"/>
                    <w:lang w:val="en-US"/>
                  </w:rPr>
                </w:rPrChange>
              </w:rPr>
            </w:pPr>
            <w:proofErr w:type="spellStart"/>
            <w:ins w:id="2359" w:author="Grant Adams" w:date="2021-07-16T10:51:00Z">
              <w:r w:rsidRPr="00B63FF7">
                <w:rPr>
                  <w:rFonts w:ascii="Times New Roman" w:eastAsiaTheme="minorEastAsia" w:hAnsi="Times New Roman" w:cs="Times New Roman"/>
                  <w:i/>
                  <w:iCs/>
                  <w:color w:val="000000" w:themeColor="text1"/>
                  <w:sz w:val="20"/>
                  <w:szCs w:val="20"/>
                  <w:lang w:val="en-US"/>
                  <w:rPrChange w:id="2360"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361"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362" w:author="Grant Adams" w:date="2021-07-16T10:54:00Z">
              <w:tcPr>
                <w:tcW w:w="383" w:type="pct"/>
              </w:tcPr>
            </w:tcPrChange>
          </w:tcPr>
          <w:p w14:paraId="14DA5A31" w14:textId="77777777" w:rsidR="008C5B00" w:rsidRPr="00B63FF7" w:rsidRDefault="008C5B00" w:rsidP="008C5B00">
            <w:pPr>
              <w:spacing w:after="160" w:line="259" w:lineRule="auto"/>
              <w:rPr>
                <w:ins w:id="2363" w:author="Grant Adams" w:date="2021-07-16T10:51:00Z"/>
                <w:rFonts w:ascii="Times New Roman" w:eastAsiaTheme="minorEastAsia" w:hAnsi="Times New Roman" w:cs="Times New Roman"/>
                <w:color w:val="000000" w:themeColor="text1"/>
                <w:sz w:val="20"/>
                <w:szCs w:val="20"/>
                <w:lang w:val="en-US"/>
                <w:rPrChange w:id="2364" w:author="Grant Adams" w:date="2021-07-16T10:54:00Z">
                  <w:rPr>
                    <w:ins w:id="2365" w:author="Grant Adams" w:date="2021-07-16T10:51:00Z"/>
                    <w:rFonts w:ascii="Times New Roman" w:eastAsiaTheme="minorEastAsia" w:hAnsi="Times New Roman" w:cs="Times New Roman"/>
                    <w:color w:val="000000" w:themeColor="text1"/>
                    <w:lang w:val="en-US"/>
                  </w:rPr>
                </w:rPrChange>
              </w:rPr>
            </w:pPr>
            <w:ins w:id="2366" w:author="Grant Adams" w:date="2021-07-16T10:51:00Z">
              <w:r w:rsidRPr="00B63FF7">
                <w:rPr>
                  <w:rFonts w:ascii="Times New Roman" w:eastAsiaTheme="minorEastAsia" w:hAnsi="Times New Roman" w:cs="Times New Roman"/>
                  <w:color w:val="000000" w:themeColor="text1"/>
                  <w:sz w:val="20"/>
                  <w:szCs w:val="20"/>
                  <w:lang w:val="en-US"/>
                  <w:rPrChange w:id="2367"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368" w:author="Grant Adams" w:date="2021-07-16T10:54:00Z">
              <w:tcPr>
                <w:tcW w:w="704" w:type="pct"/>
              </w:tcPr>
            </w:tcPrChange>
          </w:tcPr>
          <w:p w14:paraId="17C2C226" w14:textId="77777777" w:rsidR="008C5B00" w:rsidRPr="00B63FF7" w:rsidRDefault="008C5B00" w:rsidP="008C5B00">
            <w:pPr>
              <w:spacing w:after="160" w:line="259" w:lineRule="auto"/>
              <w:rPr>
                <w:ins w:id="2369" w:author="Grant Adams" w:date="2021-07-16T10:51:00Z"/>
                <w:rFonts w:ascii="Times New Roman" w:eastAsiaTheme="minorEastAsia" w:hAnsi="Times New Roman" w:cs="Times New Roman"/>
                <w:color w:val="000000" w:themeColor="text1"/>
                <w:sz w:val="20"/>
                <w:szCs w:val="20"/>
                <w:lang w:val="en-US"/>
                <w:rPrChange w:id="2370" w:author="Grant Adams" w:date="2021-07-16T10:54:00Z">
                  <w:rPr>
                    <w:ins w:id="2371" w:author="Grant Adams" w:date="2021-07-16T10:51:00Z"/>
                    <w:rFonts w:ascii="Times New Roman" w:eastAsiaTheme="minorEastAsia" w:hAnsi="Times New Roman" w:cs="Times New Roman"/>
                    <w:color w:val="000000" w:themeColor="text1"/>
                    <w:lang w:val="en-US"/>
                  </w:rPr>
                </w:rPrChange>
              </w:rPr>
            </w:pPr>
            <m:oMathPara>
              <m:oMath>
                <m:r>
                  <w:ins w:id="2372" w:author="Grant Adams" w:date="2021-07-16T10:51:00Z">
                    <w:rPr>
                      <w:rFonts w:ascii="Cambria Math" w:eastAsiaTheme="minorEastAsia" w:hAnsi="Cambria Math" w:cs="Times New Roman"/>
                      <w:color w:val="000000" w:themeColor="text1"/>
                      <w:sz w:val="20"/>
                      <w:szCs w:val="20"/>
                      <w:lang w:val="en-US"/>
                      <w:rPrChange w:id="2373"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374" w:author="Grant Adams" w:date="2021-07-16T10:54:00Z">
              <w:tcPr>
                <w:tcW w:w="500" w:type="pct"/>
                <w:gridSpan w:val="2"/>
              </w:tcPr>
            </w:tcPrChange>
          </w:tcPr>
          <w:p w14:paraId="259EF610" w14:textId="77777777" w:rsidR="008C5B00" w:rsidRPr="00B63FF7" w:rsidRDefault="008C5B00" w:rsidP="008C5B00">
            <w:pPr>
              <w:spacing w:after="160" w:line="259" w:lineRule="auto"/>
              <w:jc w:val="center"/>
              <w:rPr>
                <w:ins w:id="2375" w:author="Grant Adams" w:date="2021-07-16T10:51:00Z"/>
                <w:rFonts w:ascii="Times New Roman" w:eastAsia="Times New Roman" w:hAnsi="Times New Roman" w:cs="Times New Roman"/>
                <w:color w:val="000000" w:themeColor="text1"/>
                <w:sz w:val="20"/>
                <w:szCs w:val="20"/>
                <w:lang w:val="en-US"/>
                <w:rPrChange w:id="2376" w:author="Grant Adams" w:date="2021-07-16T10:54:00Z">
                  <w:rPr>
                    <w:ins w:id="2377" w:author="Grant Adams" w:date="2021-07-16T10:51:00Z"/>
                    <w:rFonts w:ascii="Times New Roman" w:eastAsia="Times New Roman" w:hAnsi="Times New Roman" w:cs="Times New Roman"/>
                    <w:color w:val="000000" w:themeColor="text1"/>
                    <w:lang w:val="en-US"/>
                  </w:rPr>
                </w:rPrChange>
              </w:rPr>
            </w:pPr>
            <w:ins w:id="2378" w:author="Grant Adams" w:date="2021-07-16T10:51:00Z">
              <w:r w:rsidRPr="00B63FF7">
                <w:rPr>
                  <w:rFonts w:ascii="Times New Roman" w:eastAsia="Times New Roman" w:hAnsi="Times New Roman" w:cs="Times New Roman"/>
                  <w:color w:val="000000" w:themeColor="text1"/>
                  <w:sz w:val="20"/>
                  <w:szCs w:val="20"/>
                  <w:lang w:val="en-US"/>
                  <w:rPrChange w:id="2379"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380" w:author="Grant Adams" w:date="2021-07-16T10:54:00Z">
              <w:tcPr>
                <w:tcW w:w="500" w:type="pct"/>
                <w:gridSpan w:val="2"/>
              </w:tcPr>
            </w:tcPrChange>
          </w:tcPr>
          <w:p w14:paraId="5E527783" w14:textId="77777777" w:rsidR="008C5B00" w:rsidRPr="00B63FF7" w:rsidRDefault="008C5B00" w:rsidP="008C5B00">
            <w:pPr>
              <w:spacing w:after="160" w:line="259" w:lineRule="auto"/>
              <w:jc w:val="center"/>
              <w:rPr>
                <w:ins w:id="2381" w:author="Grant Adams" w:date="2021-07-16T10:51:00Z"/>
                <w:rFonts w:ascii="Times New Roman" w:eastAsia="Times New Roman" w:hAnsi="Times New Roman" w:cs="Times New Roman"/>
                <w:b/>
                <w:bCs/>
                <w:color w:val="000000" w:themeColor="text1"/>
                <w:sz w:val="20"/>
                <w:szCs w:val="20"/>
                <w:lang w:val="en-US"/>
                <w:rPrChange w:id="2382" w:author="Grant Adams" w:date="2021-07-16T10:54:00Z">
                  <w:rPr>
                    <w:ins w:id="2383" w:author="Grant Adams" w:date="2021-07-16T10:51:00Z"/>
                    <w:rFonts w:ascii="Times New Roman" w:eastAsia="Times New Roman" w:hAnsi="Times New Roman" w:cs="Times New Roman"/>
                    <w:b/>
                    <w:bCs/>
                    <w:color w:val="000000" w:themeColor="text1"/>
                    <w:lang w:val="en-US"/>
                  </w:rPr>
                </w:rPrChange>
              </w:rPr>
            </w:pPr>
            <w:ins w:id="2384" w:author="Grant Adams" w:date="2021-07-16T10:51:00Z">
              <w:r w:rsidRPr="00B63FF7">
                <w:rPr>
                  <w:rFonts w:ascii="Times New Roman" w:eastAsia="Times New Roman" w:hAnsi="Times New Roman" w:cs="Times New Roman"/>
                  <w:b/>
                  <w:bCs/>
                  <w:color w:val="000000" w:themeColor="text1"/>
                  <w:sz w:val="20"/>
                  <w:szCs w:val="20"/>
                  <w:lang w:val="en-US"/>
                  <w:rPrChange w:id="2385" w:author="Grant Adams" w:date="2021-07-16T10:54:00Z">
                    <w:rPr>
                      <w:rFonts w:ascii="Times New Roman" w:eastAsia="Times New Roman" w:hAnsi="Times New Roman" w:cs="Times New Roman"/>
                      <w:b/>
                      <w:bCs/>
                      <w:color w:val="000000" w:themeColor="text1"/>
                      <w:lang w:val="en-US"/>
                    </w:rPr>
                  </w:rPrChange>
                </w:rPr>
                <w:t xml:space="preserve">Analytical + additional </w:t>
              </w:r>
              <w:proofErr w:type="spellStart"/>
              <w:r w:rsidRPr="00B63FF7">
                <w:rPr>
                  <w:rFonts w:ascii="Times New Roman" w:eastAsia="Times New Roman" w:hAnsi="Times New Roman" w:cs="Times New Roman"/>
                  <w:b/>
                  <w:bCs/>
                  <w:color w:val="000000" w:themeColor="text1"/>
                  <w:sz w:val="20"/>
                  <w:szCs w:val="20"/>
                  <w:lang w:val="en-US"/>
                  <w:rPrChange w:id="2386" w:author="Grant Adams" w:date="2021-07-16T10:54:00Z">
                    <w:rPr>
                      <w:rFonts w:ascii="Times New Roman" w:eastAsia="Times New Roman" w:hAnsi="Times New Roman" w:cs="Times New Roman"/>
                      <w:b/>
                      <w:bCs/>
                      <w:color w:val="000000" w:themeColor="text1"/>
                      <w:lang w:val="en-US"/>
                    </w:rPr>
                  </w:rPrChange>
                </w:rPr>
                <w:t>obs</w:t>
              </w:r>
              <w:proofErr w:type="spellEnd"/>
              <w:r w:rsidRPr="00B63FF7">
                <w:rPr>
                  <w:rFonts w:ascii="Times New Roman" w:eastAsia="Times New Roman" w:hAnsi="Times New Roman" w:cs="Times New Roman"/>
                  <w:b/>
                  <w:bCs/>
                  <w:color w:val="000000" w:themeColor="text1"/>
                  <w:sz w:val="20"/>
                  <w:szCs w:val="20"/>
                  <w:lang w:val="en-US"/>
                  <w:rPrChange w:id="2387" w:author="Grant Adams" w:date="2021-07-16T10:54:00Z">
                    <w:rPr>
                      <w:rFonts w:ascii="Times New Roman" w:eastAsia="Times New Roman" w:hAnsi="Times New Roman" w:cs="Times New Roman"/>
                      <w:b/>
                      <w:bCs/>
                      <w:color w:val="000000" w:themeColor="text1"/>
                      <w:lang w:val="en-US"/>
                    </w:rPr>
                  </w:rPrChange>
                </w:rPr>
                <w:t xml:space="preserve"> error</w:t>
              </w:r>
            </w:ins>
          </w:p>
        </w:tc>
        <w:tc>
          <w:tcPr>
            <w:tcW w:w="497" w:type="pct"/>
            <w:tcPrChange w:id="2388" w:author="Grant Adams" w:date="2021-07-16T10:54:00Z">
              <w:tcPr>
                <w:tcW w:w="497" w:type="pct"/>
                <w:gridSpan w:val="2"/>
              </w:tcPr>
            </w:tcPrChange>
          </w:tcPr>
          <w:p w14:paraId="1CBFC32B" w14:textId="77777777" w:rsidR="008C5B00" w:rsidRPr="00B63FF7" w:rsidRDefault="008C5B00" w:rsidP="008C5B00">
            <w:pPr>
              <w:spacing w:after="160" w:line="259" w:lineRule="auto"/>
              <w:jc w:val="center"/>
              <w:rPr>
                <w:ins w:id="2389" w:author="Grant Adams" w:date="2021-07-16T10:51:00Z"/>
                <w:rFonts w:ascii="Times New Roman" w:eastAsia="Times New Roman" w:hAnsi="Times New Roman" w:cs="Times New Roman"/>
                <w:color w:val="000000" w:themeColor="text1"/>
                <w:sz w:val="20"/>
                <w:szCs w:val="20"/>
                <w:lang w:val="en-US"/>
                <w:rPrChange w:id="2390" w:author="Grant Adams" w:date="2021-07-16T10:54:00Z">
                  <w:rPr>
                    <w:ins w:id="2391" w:author="Grant Adams" w:date="2021-07-16T10:51:00Z"/>
                    <w:rFonts w:ascii="Times New Roman" w:eastAsia="Times New Roman" w:hAnsi="Times New Roman" w:cs="Times New Roman"/>
                    <w:color w:val="000000" w:themeColor="text1"/>
                    <w:lang w:val="en-US"/>
                  </w:rPr>
                </w:rPrChange>
              </w:rPr>
            </w:pPr>
            <w:ins w:id="2392" w:author="Grant Adams" w:date="2021-07-16T10:51:00Z">
              <w:r w:rsidRPr="00B63FF7">
                <w:rPr>
                  <w:rFonts w:ascii="Times New Roman" w:eastAsia="Times New Roman" w:hAnsi="Times New Roman" w:cs="Times New Roman"/>
                  <w:color w:val="000000" w:themeColor="text1"/>
                  <w:sz w:val="20"/>
                  <w:szCs w:val="20"/>
                  <w:lang w:val="en-US"/>
                  <w:rPrChange w:id="2393"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64DDDAD8"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94" w:author="Grant Adams" w:date="2021-07-16T10:54:00Z">
            <w:tblPrEx>
              <w:tblW w:w="5000" w:type="pct"/>
            </w:tblPrEx>
          </w:tblPrExChange>
        </w:tblPrEx>
        <w:trPr>
          <w:ins w:id="2395" w:author="Grant Adams" w:date="2021-07-16T10:51:00Z"/>
          <w:trPrChange w:id="2396" w:author="Grant Adams" w:date="2021-07-16T10:54:00Z">
            <w:trPr>
              <w:gridBefore w:val="1"/>
              <w:gridAfter w:val="0"/>
            </w:trPr>
          </w:trPrChange>
        </w:trPr>
        <w:tc>
          <w:tcPr>
            <w:tcW w:w="328" w:type="pct"/>
            <w:tcPrChange w:id="2397" w:author="Grant Adams" w:date="2021-07-16T10:54:00Z">
              <w:tcPr>
                <w:tcW w:w="328" w:type="pct"/>
                <w:gridSpan w:val="2"/>
              </w:tcPr>
            </w:tcPrChange>
          </w:tcPr>
          <w:p w14:paraId="6EDE50A7" w14:textId="77777777" w:rsidR="008C5B00" w:rsidRPr="00B63FF7" w:rsidRDefault="008C5B00" w:rsidP="008C5B00">
            <w:pPr>
              <w:spacing w:after="160" w:line="259" w:lineRule="auto"/>
              <w:rPr>
                <w:ins w:id="2398" w:author="Grant Adams" w:date="2021-07-16T10:51:00Z"/>
                <w:rFonts w:ascii="Times New Roman" w:eastAsiaTheme="minorEastAsia" w:hAnsi="Times New Roman" w:cs="Times New Roman"/>
                <w:color w:val="000000" w:themeColor="text1"/>
                <w:sz w:val="20"/>
                <w:szCs w:val="20"/>
                <w:lang w:val="en-US"/>
                <w:rPrChange w:id="2399" w:author="Grant Adams" w:date="2021-07-16T10:54:00Z">
                  <w:rPr>
                    <w:ins w:id="2400" w:author="Grant Adams" w:date="2021-07-16T10:51:00Z"/>
                    <w:rFonts w:ascii="Times New Roman" w:eastAsiaTheme="minorEastAsia" w:hAnsi="Times New Roman" w:cs="Times New Roman"/>
                    <w:color w:val="000000" w:themeColor="text1"/>
                    <w:lang w:val="en-US"/>
                  </w:rPr>
                </w:rPrChange>
              </w:rPr>
            </w:pPr>
            <w:ins w:id="2401" w:author="Grant Adams" w:date="2021-07-16T10:51:00Z">
              <w:r w:rsidRPr="00B63FF7">
                <w:rPr>
                  <w:rFonts w:ascii="Times New Roman" w:eastAsiaTheme="minorEastAsia" w:hAnsi="Times New Roman" w:cs="Times New Roman"/>
                  <w:color w:val="000000" w:themeColor="text1"/>
                  <w:sz w:val="20"/>
                  <w:szCs w:val="20"/>
                  <w:lang w:val="en-US"/>
                  <w:rPrChange w:id="2402" w:author="Grant Adams" w:date="2021-07-16T10:54:00Z">
                    <w:rPr>
                      <w:rFonts w:ascii="Times New Roman" w:eastAsiaTheme="minorEastAsia" w:hAnsi="Times New Roman" w:cs="Times New Roman"/>
                      <w:color w:val="000000" w:themeColor="text1"/>
                      <w:lang w:val="en-US"/>
                    </w:rPr>
                  </w:rPrChange>
                </w:rPr>
                <w:t>14</w:t>
              </w:r>
            </w:ins>
          </w:p>
        </w:tc>
        <w:tc>
          <w:tcPr>
            <w:tcW w:w="826" w:type="pct"/>
            <w:tcPrChange w:id="2403" w:author="Grant Adams" w:date="2021-07-16T10:54:00Z">
              <w:tcPr>
                <w:tcW w:w="826" w:type="pct"/>
                <w:gridSpan w:val="2"/>
              </w:tcPr>
            </w:tcPrChange>
          </w:tcPr>
          <w:p w14:paraId="61C8FE38" w14:textId="77777777" w:rsidR="008C5B00" w:rsidRPr="00B63FF7" w:rsidRDefault="008C5B00" w:rsidP="008C5B00">
            <w:pPr>
              <w:spacing w:after="160" w:line="259" w:lineRule="auto"/>
              <w:rPr>
                <w:ins w:id="2404" w:author="Grant Adams" w:date="2021-07-16T10:51:00Z"/>
                <w:rFonts w:ascii="Times New Roman" w:eastAsiaTheme="minorEastAsia" w:hAnsi="Times New Roman" w:cs="Times New Roman"/>
                <w:color w:val="000000" w:themeColor="text1"/>
                <w:sz w:val="20"/>
                <w:szCs w:val="20"/>
                <w:lang w:val="en-US"/>
                <w:rPrChange w:id="2405" w:author="Grant Adams" w:date="2021-07-16T10:54:00Z">
                  <w:rPr>
                    <w:ins w:id="2406" w:author="Grant Adams" w:date="2021-07-16T10:51:00Z"/>
                    <w:rFonts w:ascii="Times New Roman" w:eastAsiaTheme="minorEastAsia" w:hAnsi="Times New Roman" w:cs="Times New Roman"/>
                    <w:color w:val="000000" w:themeColor="text1"/>
                    <w:lang w:val="en-US"/>
                  </w:rPr>
                </w:rPrChange>
              </w:rPr>
            </w:pPr>
            <m:oMathPara>
              <m:oMath>
                <m:r>
                  <w:ins w:id="2407" w:author="Grant Adams" w:date="2021-07-16T10:51:00Z">
                    <w:rPr>
                      <w:rFonts w:ascii="Cambria Math" w:eastAsiaTheme="minorEastAsia" w:hAnsi="Cambria Math" w:cs="Times New Roman"/>
                      <w:color w:val="000000" w:themeColor="text1"/>
                      <w:sz w:val="20"/>
                      <w:szCs w:val="20"/>
                      <w:lang w:val="en-US"/>
                      <w:rPrChange w:id="240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409" w:author="Grant Adams" w:date="2021-07-16T10:54:00Z">
              <w:tcPr>
                <w:tcW w:w="730" w:type="pct"/>
                <w:gridSpan w:val="2"/>
              </w:tcPr>
            </w:tcPrChange>
          </w:tcPr>
          <w:p w14:paraId="76CD8561" w14:textId="77777777" w:rsidR="008C5B00" w:rsidRPr="00B63FF7" w:rsidRDefault="008C5B00" w:rsidP="008C5B00">
            <w:pPr>
              <w:spacing w:after="160" w:line="259" w:lineRule="auto"/>
              <w:rPr>
                <w:ins w:id="2410" w:author="Grant Adams" w:date="2021-07-16T10:51:00Z"/>
                <w:rFonts w:ascii="Times New Roman" w:eastAsiaTheme="minorEastAsia" w:hAnsi="Times New Roman" w:cs="Times New Roman"/>
                <w:color w:val="000000" w:themeColor="text1"/>
                <w:sz w:val="20"/>
                <w:szCs w:val="20"/>
                <w:lang w:val="en-US"/>
                <w:rPrChange w:id="2411" w:author="Grant Adams" w:date="2021-07-16T10:54:00Z">
                  <w:rPr>
                    <w:ins w:id="2412" w:author="Grant Adams" w:date="2021-07-16T10:51:00Z"/>
                    <w:rFonts w:ascii="Times New Roman" w:eastAsiaTheme="minorEastAsia" w:hAnsi="Times New Roman" w:cs="Times New Roman"/>
                    <w:color w:val="000000" w:themeColor="text1"/>
                    <w:lang w:val="en-US"/>
                  </w:rPr>
                </w:rPrChange>
              </w:rPr>
            </w:pPr>
            <m:oMathPara>
              <m:oMath>
                <m:r>
                  <w:ins w:id="2413" w:author="Grant Adams" w:date="2021-07-16T10:51:00Z">
                    <w:rPr>
                      <w:rFonts w:ascii="Cambria Math" w:eastAsiaTheme="minorEastAsia" w:hAnsi="Cambria Math" w:cs="Times New Roman"/>
                      <w:color w:val="000000" w:themeColor="text1"/>
                      <w:sz w:val="20"/>
                      <w:szCs w:val="20"/>
                      <w:lang w:val="en-US"/>
                      <w:rPrChange w:id="2414" w:author="Grant Adams" w:date="2021-07-16T10:54:00Z">
                        <w:rPr>
                          <w:rFonts w:ascii="Cambria Math" w:eastAsiaTheme="minorEastAsia" w:hAnsi="Cambria Math" w:cs="Times New Roman"/>
                          <w:color w:val="000000" w:themeColor="text1"/>
                          <w:lang w:val="en-US"/>
                        </w:rPr>
                      </w:rPrChange>
                    </w:rPr>
                    <m:t>runif</m:t>
                  </w:ins>
                </m:r>
                <m:d>
                  <m:dPr>
                    <m:ctrlPr>
                      <w:ins w:id="2415" w:author="Grant Adams" w:date="2021-07-16T10:51:00Z">
                        <w:rPr>
                          <w:rFonts w:ascii="Cambria Math" w:eastAsiaTheme="minorEastAsia" w:hAnsi="Cambria Math" w:cs="Times New Roman"/>
                          <w:i/>
                          <w:color w:val="000000" w:themeColor="text1"/>
                          <w:sz w:val="20"/>
                          <w:szCs w:val="20"/>
                          <w:rPrChange w:id="2416" w:author="Grant Adams" w:date="2021-07-16T10:54:00Z">
                            <w:rPr>
                              <w:rFonts w:ascii="Cambria Math" w:eastAsiaTheme="minorEastAsia" w:hAnsi="Cambria Math" w:cs="Times New Roman"/>
                              <w:i/>
                              <w:color w:val="000000" w:themeColor="text1"/>
                            </w:rPr>
                          </w:rPrChange>
                        </w:rPr>
                      </w:ins>
                    </m:ctrlPr>
                  </m:dPr>
                  <m:e>
                    <m:r>
                      <w:ins w:id="2417" w:author="Grant Adams" w:date="2021-07-16T10:51:00Z">
                        <w:rPr>
                          <w:rFonts w:ascii="Cambria Math" w:eastAsiaTheme="minorEastAsia" w:hAnsi="Cambria Math" w:cs="Times New Roman"/>
                          <w:color w:val="000000" w:themeColor="text1"/>
                          <w:sz w:val="20"/>
                          <w:szCs w:val="20"/>
                          <w:lang w:val="en-US"/>
                          <w:rPrChange w:id="2418" w:author="Grant Adams" w:date="2021-07-16T10:54:00Z">
                            <w:rPr>
                              <w:rFonts w:ascii="Cambria Math" w:eastAsiaTheme="minorEastAsia" w:hAnsi="Cambria Math" w:cs="Times New Roman"/>
                              <w:color w:val="000000" w:themeColor="text1"/>
                              <w:lang w:val="en-US"/>
                            </w:rPr>
                          </w:rPrChange>
                        </w:rPr>
                        <m:t>1, 10</m:t>
                      </w:ins>
                    </m:r>
                  </m:e>
                </m:d>
                <m:r>
                  <w:ins w:id="2419" w:author="Grant Adams" w:date="2021-07-16T10:51:00Z">
                    <w:rPr>
                      <w:rFonts w:ascii="Cambria Math" w:eastAsiaTheme="minorEastAsia" w:hAnsi="Cambria Math" w:cs="Times New Roman"/>
                      <w:color w:val="000000" w:themeColor="text1"/>
                      <w:sz w:val="20"/>
                      <w:szCs w:val="20"/>
                      <w:lang w:val="en-US"/>
                      <w:rPrChange w:id="242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421" w:author="Grant Adams" w:date="2021-07-16T10:54:00Z">
              <w:tcPr>
                <w:tcW w:w="532" w:type="pct"/>
                <w:gridSpan w:val="2"/>
              </w:tcPr>
            </w:tcPrChange>
          </w:tcPr>
          <w:p w14:paraId="4582CEAD" w14:textId="77777777" w:rsidR="008C5B00" w:rsidRPr="00B63FF7" w:rsidRDefault="008C5B00" w:rsidP="008C5B00">
            <w:pPr>
              <w:spacing w:after="160" w:line="259" w:lineRule="auto"/>
              <w:rPr>
                <w:ins w:id="2422" w:author="Grant Adams" w:date="2021-07-16T10:51:00Z"/>
                <w:rFonts w:ascii="Times New Roman" w:eastAsiaTheme="minorEastAsia" w:hAnsi="Times New Roman" w:cs="Times New Roman"/>
                <w:i/>
                <w:iCs/>
                <w:color w:val="000000" w:themeColor="text1"/>
                <w:sz w:val="20"/>
                <w:szCs w:val="20"/>
                <w:lang w:val="en-US"/>
                <w:rPrChange w:id="2423" w:author="Grant Adams" w:date="2021-07-16T10:54:00Z">
                  <w:rPr>
                    <w:ins w:id="2424" w:author="Grant Adams" w:date="2021-07-16T10:51:00Z"/>
                    <w:rFonts w:ascii="Times New Roman" w:eastAsiaTheme="minorEastAsia" w:hAnsi="Times New Roman" w:cs="Times New Roman"/>
                    <w:i/>
                    <w:iCs/>
                    <w:color w:val="000000" w:themeColor="text1"/>
                    <w:lang w:val="en-US"/>
                  </w:rPr>
                </w:rPrChange>
              </w:rPr>
            </w:pPr>
            <w:proofErr w:type="spellStart"/>
            <w:ins w:id="2425" w:author="Grant Adams" w:date="2021-07-16T10:51:00Z">
              <w:r w:rsidRPr="00B63FF7">
                <w:rPr>
                  <w:rFonts w:ascii="Times New Roman" w:eastAsiaTheme="minorEastAsia" w:hAnsi="Times New Roman" w:cs="Times New Roman"/>
                  <w:i/>
                  <w:iCs/>
                  <w:color w:val="000000" w:themeColor="text1"/>
                  <w:sz w:val="20"/>
                  <w:szCs w:val="20"/>
                  <w:lang w:val="en-US"/>
                  <w:rPrChange w:id="242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427"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428" w:author="Grant Adams" w:date="2021-07-16T10:54:00Z">
              <w:tcPr>
                <w:tcW w:w="383" w:type="pct"/>
              </w:tcPr>
            </w:tcPrChange>
          </w:tcPr>
          <w:p w14:paraId="463FA72D" w14:textId="77777777" w:rsidR="008C5B00" w:rsidRPr="00B63FF7" w:rsidRDefault="008C5B00" w:rsidP="008C5B00">
            <w:pPr>
              <w:spacing w:after="160" w:line="259" w:lineRule="auto"/>
              <w:rPr>
                <w:ins w:id="2429" w:author="Grant Adams" w:date="2021-07-16T10:51:00Z"/>
                <w:rFonts w:ascii="Times New Roman" w:eastAsiaTheme="minorEastAsia" w:hAnsi="Times New Roman" w:cs="Times New Roman"/>
                <w:color w:val="000000" w:themeColor="text1"/>
                <w:sz w:val="20"/>
                <w:szCs w:val="20"/>
                <w:lang w:val="en-US"/>
                <w:rPrChange w:id="2430" w:author="Grant Adams" w:date="2021-07-16T10:54:00Z">
                  <w:rPr>
                    <w:ins w:id="2431" w:author="Grant Adams" w:date="2021-07-16T10:51:00Z"/>
                    <w:rFonts w:ascii="Times New Roman" w:eastAsiaTheme="minorEastAsia" w:hAnsi="Times New Roman" w:cs="Times New Roman"/>
                    <w:color w:val="000000" w:themeColor="text1"/>
                    <w:lang w:val="en-US"/>
                  </w:rPr>
                </w:rPrChange>
              </w:rPr>
            </w:pPr>
            <w:ins w:id="2432" w:author="Grant Adams" w:date="2021-07-16T10:51:00Z">
              <w:r w:rsidRPr="00B63FF7">
                <w:rPr>
                  <w:rFonts w:ascii="Times New Roman" w:eastAsiaTheme="minorEastAsia" w:hAnsi="Times New Roman" w:cs="Times New Roman"/>
                  <w:color w:val="000000" w:themeColor="text1"/>
                  <w:sz w:val="20"/>
                  <w:szCs w:val="20"/>
                  <w:lang w:val="en-US"/>
                  <w:rPrChange w:id="2433"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434" w:author="Grant Adams" w:date="2021-07-16T10:54:00Z">
              <w:tcPr>
                <w:tcW w:w="704" w:type="pct"/>
              </w:tcPr>
            </w:tcPrChange>
          </w:tcPr>
          <w:p w14:paraId="12FD4B82" w14:textId="77777777" w:rsidR="008C5B00" w:rsidRPr="00B63FF7" w:rsidRDefault="008C5B00" w:rsidP="008C5B00">
            <w:pPr>
              <w:spacing w:after="160" w:line="259" w:lineRule="auto"/>
              <w:rPr>
                <w:ins w:id="2435" w:author="Grant Adams" w:date="2021-07-16T10:51:00Z"/>
                <w:rFonts w:ascii="Times New Roman" w:eastAsiaTheme="minorEastAsia" w:hAnsi="Times New Roman" w:cs="Times New Roman"/>
                <w:color w:val="000000" w:themeColor="text1"/>
                <w:sz w:val="20"/>
                <w:szCs w:val="20"/>
                <w:lang w:val="en-US"/>
                <w:rPrChange w:id="2436" w:author="Grant Adams" w:date="2021-07-16T10:54:00Z">
                  <w:rPr>
                    <w:ins w:id="2437" w:author="Grant Adams" w:date="2021-07-16T10:51:00Z"/>
                    <w:rFonts w:ascii="Times New Roman" w:eastAsiaTheme="minorEastAsia" w:hAnsi="Times New Roman" w:cs="Times New Roman"/>
                    <w:color w:val="000000" w:themeColor="text1"/>
                    <w:lang w:val="en-US"/>
                  </w:rPr>
                </w:rPrChange>
              </w:rPr>
            </w:pPr>
            <m:oMathPara>
              <m:oMath>
                <m:r>
                  <w:ins w:id="2438" w:author="Grant Adams" w:date="2021-07-16T10:51:00Z">
                    <w:rPr>
                      <w:rFonts w:ascii="Cambria Math" w:eastAsiaTheme="minorEastAsia" w:hAnsi="Cambria Math" w:cs="Times New Roman"/>
                      <w:color w:val="000000" w:themeColor="text1"/>
                      <w:sz w:val="20"/>
                      <w:szCs w:val="20"/>
                      <w:lang w:val="en-US"/>
                      <w:rPrChange w:id="2439"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440" w:author="Grant Adams" w:date="2021-07-16T10:54:00Z">
              <w:tcPr>
                <w:tcW w:w="500" w:type="pct"/>
                <w:gridSpan w:val="2"/>
              </w:tcPr>
            </w:tcPrChange>
          </w:tcPr>
          <w:p w14:paraId="1A466BC2" w14:textId="77777777" w:rsidR="008C5B00" w:rsidRPr="00B63FF7" w:rsidRDefault="008C5B00" w:rsidP="008C5B00">
            <w:pPr>
              <w:spacing w:after="160" w:line="259" w:lineRule="auto"/>
              <w:jc w:val="center"/>
              <w:rPr>
                <w:ins w:id="2441" w:author="Grant Adams" w:date="2021-07-16T10:51:00Z"/>
                <w:rFonts w:ascii="Times New Roman" w:eastAsia="Times New Roman" w:hAnsi="Times New Roman" w:cs="Times New Roman"/>
                <w:color w:val="000000" w:themeColor="text1"/>
                <w:sz w:val="20"/>
                <w:szCs w:val="20"/>
                <w:lang w:val="en-US"/>
                <w:rPrChange w:id="2442" w:author="Grant Adams" w:date="2021-07-16T10:54:00Z">
                  <w:rPr>
                    <w:ins w:id="2443" w:author="Grant Adams" w:date="2021-07-16T10:51:00Z"/>
                    <w:rFonts w:ascii="Times New Roman" w:eastAsia="Times New Roman" w:hAnsi="Times New Roman" w:cs="Times New Roman"/>
                    <w:color w:val="000000" w:themeColor="text1"/>
                    <w:lang w:val="en-US"/>
                  </w:rPr>
                </w:rPrChange>
              </w:rPr>
            </w:pPr>
            <w:ins w:id="2444" w:author="Grant Adams" w:date="2021-07-16T10:51:00Z">
              <w:r w:rsidRPr="00B63FF7">
                <w:rPr>
                  <w:rFonts w:ascii="Times New Roman" w:eastAsia="Times New Roman" w:hAnsi="Times New Roman" w:cs="Times New Roman"/>
                  <w:color w:val="000000" w:themeColor="text1"/>
                  <w:sz w:val="20"/>
                  <w:szCs w:val="20"/>
                  <w:lang w:val="en-US"/>
                  <w:rPrChange w:id="2445" w:author="Grant Adams" w:date="2021-07-16T10:54:00Z">
                    <w:rPr>
                      <w:rFonts w:ascii="Times New Roman" w:eastAsia="Times New Roman" w:hAnsi="Times New Roman" w:cs="Times New Roman"/>
                      <w:color w:val="000000" w:themeColor="text1"/>
                      <w:lang w:val="en-US"/>
                    </w:rPr>
                  </w:rPrChange>
                </w:rPr>
                <w:t>2019 U[100, 10,000]</w:t>
              </w:r>
            </w:ins>
          </w:p>
        </w:tc>
        <w:tc>
          <w:tcPr>
            <w:tcW w:w="500" w:type="pct"/>
            <w:tcPrChange w:id="2446" w:author="Grant Adams" w:date="2021-07-16T10:54:00Z">
              <w:tcPr>
                <w:tcW w:w="500" w:type="pct"/>
                <w:gridSpan w:val="2"/>
              </w:tcPr>
            </w:tcPrChange>
          </w:tcPr>
          <w:p w14:paraId="1AA0A76D" w14:textId="77777777" w:rsidR="008C5B00" w:rsidRPr="00B63FF7" w:rsidRDefault="008C5B00" w:rsidP="008C5B00">
            <w:pPr>
              <w:spacing w:after="160" w:line="259" w:lineRule="auto"/>
              <w:jc w:val="center"/>
              <w:rPr>
                <w:ins w:id="2447" w:author="Grant Adams" w:date="2021-07-16T10:51:00Z"/>
                <w:rFonts w:ascii="Times New Roman" w:eastAsia="Times New Roman" w:hAnsi="Times New Roman" w:cs="Times New Roman"/>
                <w:b/>
                <w:bCs/>
                <w:color w:val="000000" w:themeColor="text1"/>
                <w:sz w:val="20"/>
                <w:szCs w:val="20"/>
                <w:lang w:val="en-US"/>
                <w:rPrChange w:id="2448" w:author="Grant Adams" w:date="2021-07-16T10:54:00Z">
                  <w:rPr>
                    <w:ins w:id="2449" w:author="Grant Adams" w:date="2021-07-16T10:51:00Z"/>
                    <w:rFonts w:ascii="Times New Roman" w:eastAsia="Times New Roman" w:hAnsi="Times New Roman" w:cs="Times New Roman"/>
                    <w:b/>
                    <w:bCs/>
                    <w:color w:val="000000" w:themeColor="text1"/>
                    <w:lang w:val="en-US"/>
                  </w:rPr>
                </w:rPrChange>
              </w:rPr>
            </w:pPr>
            <w:ins w:id="2450" w:author="Grant Adams" w:date="2021-07-16T10:51:00Z">
              <w:r w:rsidRPr="00B63FF7">
                <w:rPr>
                  <w:rFonts w:ascii="Times New Roman" w:eastAsia="Times New Roman" w:hAnsi="Times New Roman" w:cs="Times New Roman"/>
                  <w:b/>
                  <w:bCs/>
                  <w:color w:val="000000" w:themeColor="text1"/>
                  <w:sz w:val="20"/>
                  <w:szCs w:val="20"/>
                  <w:lang w:val="en-US"/>
                  <w:rPrChange w:id="2451" w:author="Grant Adams" w:date="2021-07-16T10:54:00Z">
                    <w:rPr>
                      <w:rFonts w:ascii="Times New Roman" w:eastAsia="Times New Roman" w:hAnsi="Times New Roman" w:cs="Times New Roman"/>
                      <w:b/>
                      <w:bCs/>
                      <w:color w:val="000000" w:themeColor="text1"/>
                      <w:lang w:val="en-US"/>
                    </w:rPr>
                  </w:rPrChange>
                </w:rPr>
                <w:t>Power function?</w:t>
              </w:r>
            </w:ins>
          </w:p>
        </w:tc>
        <w:tc>
          <w:tcPr>
            <w:tcW w:w="497" w:type="pct"/>
            <w:tcPrChange w:id="2452" w:author="Grant Adams" w:date="2021-07-16T10:54:00Z">
              <w:tcPr>
                <w:tcW w:w="497" w:type="pct"/>
                <w:gridSpan w:val="2"/>
              </w:tcPr>
            </w:tcPrChange>
          </w:tcPr>
          <w:p w14:paraId="2043D20C" w14:textId="77777777" w:rsidR="008C5B00" w:rsidRPr="00B63FF7" w:rsidRDefault="008C5B00" w:rsidP="008C5B00">
            <w:pPr>
              <w:spacing w:after="160" w:line="259" w:lineRule="auto"/>
              <w:jc w:val="center"/>
              <w:rPr>
                <w:ins w:id="2453" w:author="Grant Adams" w:date="2021-07-16T10:51:00Z"/>
                <w:rFonts w:ascii="Times New Roman" w:eastAsia="Times New Roman" w:hAnsi="Times New Roman" w:cs="Times New Roman"/>
                <w:color w:val="000000" w:themeColor="text1"/>
                <w:sz w:val="20"/>
                <w:szCs w:val="20"/>
                <w:lang w:val="en-US"/>
                <w:rPrChange w:id="2454" w:author="Grant Adams" w:date="2021-07-16T10:54:00Z">
                  <w:rPr>
                    <w:ins w:id="2455" w:author="Grant Adams" w:date="2021-07-16T10:51:00Z"/>
                    <w:rFonts w:ascii="Times New Roman" w:eastAsia="Times New Roman" w:hAnsi="Times New Roman" w:cs="Times New Roman"/>
                    <w:color w:val="000000" w:themeColor="text1"/>
                    <w:lang w:val="en-US"/>
                  </w:rPr>
                </w:rPrChange>
              </w:rPr>
            </w:pPr>
            <w:ins w:id="2456" w:author="Grant Adams" w:date="2021-07-16T10:51:00Z">
              <w:r w:rsidRPr="00B63FF7">
                <w:rPr>
                  <w:rFonts w:ascii="Times New Roman" w:eastAsia="Times New Roman" w:hAnsi="Times New Roman" w:cs="Times New Roman"/>
                  <w:color w:val="000000" w:themeColor="text1"/>
                  <w:sz w:val="20"/>
                  <w:szCs w:val="20"/>
                  <w:lang w:val="en-US"/>
                  <w:rPrChange w:id="2457" w:author="Grant Adams" w:date="2021-07-16T10:54:00Z">
                    <w:rPr>
                      <w:rFonts w:ascii="Times New Roman" w:eastAsia="Times New Roman" w:hAnsi="Times New Roman" w:cs="Times New Roman"/>
                      <w:color w:val="000000" w:themeColor="text1"/>
                      <w:lang w:val="en-US"/>
                    </w:rPr>
                  </w:rPrChange>
                </w:rPr>
                <w:t>24</w:t>
              </w:r>
            </w:ins>
          </w:p>
        </w:tc>
      </w:tr>
    </w:tbl>
    <w:p w14:paraId="68D4DF7D" w14:textId="27B06FDD" w:rsidR="00E11105" w:rsidRPr="006B70E2" w:rsidDel="005E1016" w:rsidRDefault="00F32096" w:rsidP="0050147E">
      <w:pPr>
        <w:spacing w:after="0" w:line="360" w:lineRule="auto"/>
        <w:rPr>
          <w:del w:id="2458" w:author="Grant Adams" w:date="2021-06-10T15:46:00Z"/>
          <w:rFonts w:ascii="Times New Roman" w:hAnsi="Times New Roman" w:cs="Times New Roman"/>
          <w:color w:val="000000"/>
          <w:lang w:val="en-GB"/>
        </w:rPr>
      </w:pPr>
      <w:del w:id="2459" w:author="Grant Adams" w:date="2021-06-10T15:46:00Z">
        <w:r w:rsidRPr="00F32096" w:rsidDel="005E1016">
          <w:rPr>
            <w:rFonts w:ascii="Times New Roman" w:hAnsi="Times New Roman" w:cs="Times New Roman"/>
            <w:color w:val="000000"/>
            <w:lang w:val="en-GB"/>
          </w:rPr>
          <w:delText xml:space="preserve">Example results for </w:delText>
        </w:r>
        <w:r w:rsidDel="005E1016">
          <w:rPr>
            <w:rFonts w:ascii="Times New Roman" w:hAnsi="Times New Roman" w:cs="Times New Roman"/>
            <w:color w:val="000000"/>
            <w:lang w:val="en-GB"/>
          </w:rPr>
          <w:delText>parameters</w:delText>
        </w:r>
        <w:r w:rsidR="00F651F3" w:rsidDel="005E1016">
          <w:rPr>
            <w:rFonts w:ascii="Times New Roman" w:hAnsi="Times New Roman" w:cs="Times New Roman"/>
            <w:color w:val="000000"/>
            <w:lang w:val="en-GB"/>
          </w:rPr>
          <w:delText>-</w:delText>
        </w:r>
        <w:r w:rsidDel="005E1016">
          <w:rPr>
            <w:rFonts w:ascii="Times New Roman" w:hAnsi="Times New Roman" w:cs="Times New Roman"/>
            <w:color w:val="000000"/>
            <w:lang w:val="en-GB"/>
          </w:rPr>
          <w:delText xml:space="preserve">distribution </w:delText>
        </w:r>
        <w:r w:rsidR="00FF0FEA" w:rsidDel="005E1016">
          <w:rPr>
            <w:rFonts w:ascii="Times New Roman" w:hAnsi="Times New Roman" w:cs="Times New Roman"/>
            <w:color w:val="000000"/>
            <w:lang w:val="en-GB"/>
          </w:rPr>
          <w:delText>update</w:delText>
        </w:r>
        <w:r w:rsidRPr="00F32096" w:rsidDel="005E1016">
          <w:rPr>
            <w:rFonts w:ascii="Times New Roman" w:hAnsi="Times New Roman" w:cs="Times New Roman"/>
            <w:color w:val="000000"/>
            <w:lang w:val="en-GB"/>
          </w:rPr>
          <w:delText>.</w:delText>
        </w:r>
        <w:r w:rsidDel="005E1016">
          <w:rPr>
            <w:rFonts w:ascii="Times New Roman" w:hAnsi="Times New Roman" w:cs="Times New Roman"/>
            <w:color w:val="000000"/>
            <w:lang w:val="en-GB"/>
          </w:rPr>
          <w:delText xml:space="preserve"> </w:delText>
        </w:r>
        <w:r w:rsidR="00F17D1D" w:rsidDel="005E1016">
          <w:rPr>
            <w:rFonts w:ascii="Times New Roman" w:hAnsi="Times New Roman" w:cs="Times New Roman"/>
            <w:color w:val="000000"/>
            <w:lang w:val="en-GB"/>
          </w:rPr>
          <w:delText>P</w:delText>
        </w:r>
        <w:r w:rsidR="00E11105" w:rsidDel="005E1016">
          <w:rPr>
            <w:rFonts w:ascii="Times New Roman" w:hAnsi="Times New Roman" w:cs="Times New Roman"/>
            <w:lang w:val="en-US"/>
          </w:rPr>
          <w:delText>rior (solid gr</w:delText>
        </w:r>
        <w:r w:rsidR="009F008D" w:rsidDel="005E1016">
          <w:rPr>
            <w:rFonts w:ascii="Times New Roman" w:hAnsi="Times New Roman" w:cs="Times New Roman"/>
            <w:lang w:val="en-US"/>
          </w:rPr>
          <w:delText>a</w:delText>
        </w:r>
        <w:r w:rsidR="00E11105" w:rsidDel="005E1016">
          <w:rPr>
            <w:rFonts w:ascii="Times New Roman" w:hAnsi="Times New Roman" w:cs="Times New Roman"/>
            <w:lang w:val="en-US"/>
          </w:rPr>
          <w:delText>y line), post-model-pre-data (dashed line) and posterior probability</w:delText>
        </w:r>
        <w:r w:rsidR="00A66695" w:rsidDel="005E1016">
          <w:rPr>
            <w:rFonts w:ascii="Times New Roman" w:hAnsi="Times New Roman" w:cs="Times New Roman"/>
            <w:lang w:val="en-US"/>
          </w:rPr>
          <w:delText>-</w:delText>
        </w:r>
        <w:r w:rsidR="00E11105" w:rsidDel="005E1016">
          <w:rPr>
            <w:rFonts w:ascii="Times New Roman" w:hAnsi="Times New Roman" w:cs="Times New Roman"/>
            <w:lang w:val="en-US"/>
          </w:rPr>
          <w:delText xml:space="preserve">density distributions </w:delText>
        </w:r>
        <w:r w:rsidR="006D65E8" w:rsidDel="005E1016">
          <w:rPr>
            <w:rFonts w:ascii="Times New Roman" w:hAnsi="Times New Roman" w:cs="Times New Roman"/>
            <w:lang w:val="en-US"/>
          </w:rPr>
          <w:delText xml:space="preserve">(histogram) </w:delText>
        </w:r>
        <w:r w:rsidR="00E11105" w:rsidDel="005E1016">
          <w:rPr>
            <w:rFonts w:ascii="Times New Roman" w:hAnsi="Times New Roman" w:cs="Times New Roman"/>
            <w:lang w:val="en-US"/>
          </w:rPr>
          <w:delText>of the key biological parameters</w:delText>
        </w:r>
        <w:r w:rsidR="003E6876" w:rsidRPr="003E6876" w:rsidDel="005E1016">
          <w:rPr>
            <w:rFonts w:ascii="Times" w:hAnsi="Times" w:cs="Times"/>
            <w:sz w:val="26"/>
            <w:szCs w:val="26"/>
            <w:lang w:val="en-US"/>
          </w:rPr>
          <w:delText>—</w:delText>
        </w:r>
        <w:r w:rsidR="000038DA" w:rsidRPr="000038DA" w:rsidDel="005E1016">
          <w:rPr>
            <w:rFonts w:ascii="Times New Roman" w:hAnsi="Times New Roman" w:cs="Times New Roman"/>
            <w:lang w:val="en-US"/>
          </w:rPr>
          <w:delText xml:space="preserve"> </w:delText>
        </w:r>
        <w:r w:rsidR="000038DA" w:rsidDel="005E1016">
          <w:rPr>
            <w:rFonts w:ascii="Times New Roman" w:hAnsi="Times New Roman" w:cs="Times New Roman"/>
            <w:lang w:val="en-US"/>
          </w:rPr>
          <w:delText xml:space="preserve">process variance </w:delText>
        </w:r>
      </w:del>
      <m:oMath>
        <m:sSup>
          <m:sSupPr>
            <m:ctrlPr>
              <w:del w:id="2460" w:author="Grant Adams" w:date="2021-06-10T15:46:00Z">
                <w:rPr>
                  <w:rFonts w:ascii="Cambria Math" w:eastAsiaTheme="minorEastAsia" w:hAnsi="Cambria Math" w:cs="Times New Roman"/>
                  <w:i/>
                  <w:color w:val="000000"/>
                  <w:sz w:val="24"/>
                  <w:szCs w:val="24"/>
                  <w:lang w:val="en-GB"/>
                </w:rPr>
              </w:del>
            </m:ctrlPr>
          </m:sSupPr>
          <m:e>
            <m:r>
              <w:del w:id="2461" w:author="Grant Adams" w:date="2021-06-10T15:46:00Z">
                <w:rPr>
                  <w:rFonts w:ascii="Cambria Math" w:eastAsiaTheme="minorEastAsia" w:hAnsi="Cambria Math" w:cs="Times New Roman"/>
                  <w:color w:val="000000"/>
                  <w:lang w:val="en-GB"/>
                </w:rPr>
                <m:t>σ</m:t>
              </w:del>
            </m:r>
          </m:e>
          <m:sup>
            <m:r>
              <w:del w:id="2462" w:author="Grant Adams" w:date="2021-06-10T15:46:00Z">
                <w:rPr>
                  <w:rFonts w:ascii="Cambria Math" w:eastAsiaTheme="minorEastAsia" w:hAnsi="Cambria Math" w:cs="Times New Roman"/>
                  <w:color w:val="000000"/>
                  <w:lang w:val="en-GB"/>
                </w:rPr>
                <m:t>2</m:t>
              </w:del>
            </m:r>
          </m:sup>
        </m:sSup>
      </m:oMath>
      <w:del w:id="2463" w:author="Grant Adams" w:date="2021-06-10T15:46:00Z">
        <w:r w:rsidR="000038DA" w:rsidDel="005E1016">
          <w:rPr>
            <w:rFonts w:ascii="Times New Roman" w:eastAsiaTheme="minorEastAsia" w:hAnsi="Times New Roman" w:cs="Times New Roman"/>
            <w:color w:val="000000"/>
            <w:lang w:val="en-GB"/>
          </w:rPr>
          <w:delText xml:space="preserve">, </w:delText>
        </w:r>
        <w:r w:rsidR="000038DA" w:rsidDel="005E1016">
          <w:rPr>
            <w:rFonts w:ascii="Times New Roman" w:hAnsi="Times New Roman" w:cs="Times New Roman"/>
            <w:lang w:val="en-US"/>
          </w:rPr>
          <w:delText xml:space="preserve">observation variance </w:delText>
        </w:r>
      </w:del>
      <m:oMath>
        <m:sSup>
          <m:sSupPr>
            <m:ctrlPr>
              <w:del w:id="2464" w:author="Grant Adams" w:date="2021-06-10T15:46:00Z">
                <w:rPr>
                  <w:rFonts w:ascii="Cambria Math" w:eastAsiaTheme="minorEastAsia" w:hAnsi="Cambria Math" w:cs="Times New Roman"/>
                  <w:i/>
                  <w:color w:val="000000"/>
                  <w:sz w:val="24"/>
                  <w:szCs w:val="24"/>
                  <w:lang w:val="en-GB"/>
                </w:rPr>
              </w:del>
            </m:ctrlPr>
          </m:sSupPr>
          <m:e>
            <m:r>
              <w:del w:id="2465" w:author="Grant Adams" w:date="2021-06-10T15:46:00Z">
                <w:rPr>
                  <w:rFonts w:ascii="Cambria Math" w:eastAsiaTheme="minorEastAsia" w:hAnsi="Cambria Math" w:cs="Times New Roman"/>
                  <w:color w:val="000000"/>
                  <w:lang w:val="en-GB"/>
                </w:rPr>
                <m:t>τ</m:t>
              </w:del>
            </m:r>
          </m:e>
          <m:sup>
            <m:r>
              <w:del w:id="2466" w:author="Grant Adams" w:date="2021-06-10T15:46:00Z">
                <w:rPr>
                  <w:rFonts w:ascii="Cambria Math" w:eastAsiaTheme="minorEastAsia" w:hAnsi="Cambria Math" w:cs="Times New Roman"/>
                  <w:color w:val="000000"/>
                  <w:lang w:val="en-GB"/>
                </w:rPr>
                <m:t>2</m:t>
              </w:del>
            </m:r>
          </m:sup>
        </m:sSup>
      </m:oMath>
      <w:del w:id="2467" w:author="Grant Adams" w:date="2021-06-10T15:46:00Z">
        <w:r w:rsidR="001543B0" w:rsidDel="005E1016">
          <w:rPr>
            <w:rFonts w:ascii="Times New Roman" w:eastAsiaTheme="minorEastAsia" w:hAnsi="Times New Roman" w:cs="Times New Roman"/>
            <w:color w:val="000000"/>
            <w:sz w:val="24"/>
            <w:szCs w:val="24"/>
            <w:lang w:val="en-GB"/>
          </w:rPr>
          <w:delText xml:space="preserve">, </w:delText>
        </w:r>
        <w:r w:rsidR="001543B0" w:rsidDel="005E1016">
          <w:rPr>
            <w:rFonts w:ascii="Times New Roman" w:hAnsi="Times New Roman" w:cs="Times New Roman"/>
            <w:lang w:val="en-US"/>
          </w:rPr>
          <w:delText xml:space="preserve">detectability coefficient </w:delText>
        </w:r>
      </w:del>
      <m:oMath>
        <m:r>
          <w:del w:id="2468" w:author="Grant Adams" w:date="2021-06-10T15:46:00Z">
            <w:rPr>
              <w:rFonts w:ascii="Cambria Math" w:eastAsiaTheme="minorEastAsia" w:hAnsi="Cambria Math" w:cs="Times New Roman"/>
              <w:color w:val="000000"/>
              <w:lang w:val="en-GB"/>
            </w:rPr>
            <m:t>q</m:t>
          </w:del>
        </m:r>
      </m:oMath>
      <w:del w:id="2469" w:author="Grant Adams" w:date="2021-06-10T15:46:00Z">
        <w:r w:rsidR="001543B0" w:rsidDel="005E1016">
          <w:rPr>
            <w:rFonts w:ascii="Times New Roman" w:eastAsiaTheme="minorEastAsia" w:hAnsi="Times New Roman" w:cs="Times New Roman"/>
            <w:color w:val="000000"/>
            <w:lang w:val="en-GB"/>
          </w:rPr>
          <w:delText xml:space="preserve">, </w:delText>
        </w:r>
        <w:r w:rsidR="00E11105" w:rsidDel="005E1016">
          <w:rPr>
            <w:rFonts w:ascii="Times New Roman" w:hAnsi="Times New Roman" w:cs="Times New Roman"/>
            <w:lang w:val="en-US"/>
          </w:rPr>
          <w:delText xml:space="preserve">maximum rate of increase </w:delText>
        </w:r>
      </w:del>
      <m:oMath>
        <m:sSub>
          <m:sSubPr>
            <m:ctrlPr>
              <w:del w:id="2470" w:author="Grant Adams" w:date="2021-06-10T15:46:00Z">
                <w:rPr>
                  <w:rFonts w:ascii="Cambria Math" w:hAnsi="Cambria Math" w:cs="Times New Roman"/>
                  <w:i/>
                  <w:color w:val="000000"/>
                  <w:sz w:val="24"/>
                  <w:szCs w:val="24"/>
                  <w:lang w:val="en-GB"/>
                </w:rPr>
              </w:del>
            </m:ctrlPr>
          </m:sSubPr>
          <m:e>
            <m:r>
              <w:del w:id="2471" w:author="Grant Adams" w:date="2021-06-10T15:46:00Z">
                <w:rPr>
                  <w:rFonts w:ascii="Cambria Math" w:hAnsi="Cambria Math" w:cs="Times New Roman"/>
                  <w:color w:val="000000"/>
                  <w:lang w:val="en-GB"/>
                </w:rPr>
                <m:t>R</m:t>
              </w:del>
            </m:r>
          </m:e>
          <m:sub>
            <m:r>
              <w:del w:id="2472" w:author="Grant Adams" w:date="2021-06-10T15:46:00Z">
                <w:rPr>
                  <w:rFonts w:ascii="Cambria Math" w:hAnsi="Cambria Math" w:cs="Times New Roman"/>
                  <w:color w:val="000000"/>
                  <w:lang w:val="en-GB"/>
                </w:rPr>
                <m:t>max</m:t>
              </w:del>
            </m:r>
          </m:sub>
        </m:sSub>
      </m:oMath>
      <w:del w:id="2473" w:author="Grant Adams" w:date="2021-06-10T15:46:00Z">
        <w:r w:rsidR="00E11105" w:rsidDel="005E1016">
          <w:rPr>
            <w:rFonts w:ascii="Times New Roman" w:eastAsiaTheme="minorEastAsia" w:hAnsi="Times New Roman" w:cs="Times New Roman"/>
            <w:color w:val="000000"/>
            <w:lang w:val="en-GB"/>
          </w:rPr>
          <w:delText>,</w:delText>
        </w:r>
        <w:r w:rsidR="00275229" w:rsidDel="005E1016">
          <w:rPr>
            <w:rFonts w:ascii="Times New Roman" w:eastAsiaTheme="minorEastAsia" w:hAnsi="Times New Roman" w:cs="Times New Roman"/>
            <w:color w:val="000000"/>
            <w:lang w:val="en-GB"/>
          </w:rPr>
          <w:delText xml:space="preserve"> </w:delText>
        </w:r>
        <w:r w:rsidR="00275229" w:rsidDel="005E1016">
          <w:rPr>
            <w:rFonts w:ascii="Times New Roman" w:eastAsiaTheme="minorEastAsia" w:hAnsi="Times New Roman" w:cs="Times New Roman"/>
            <w:lang w:val="en-US"/>
          </w:rPr>
          <w:delText xml:space="preserve">carrying capacity </w:delText>
        </w:r>
      </w:del>
      <m:oMath>
        <m:r>
          <w:del w:id="2474" w:author="Grant Adams" w:date="2021-06-10T15:46:00Z">
            <w:rPr>
              <w:rFonts w:ascii="Cambria Math" w:eastAsiaTheme="minorEastAsia" w:hAnsi="Cambria Math" w:cs="Times New Roman"/>
              <w:color w:val="000000"/>
              <w:lang w:val="en-GB"/>
            </w:rPr>
            <m:t>K</m:t>
          </w:del>
        </m:r>
      </m:oMath>
      <w:del w:id="2475" w:author="Grant Adams" w:date="2021-06-10T15:46:00Z">
        <w:r w:rsidR="00275229" w:rsidDel="005E1016">
          <w:rPr>
            <w:rFonts w:ascii="Times New Roman" w:eastAsiaTheme="minorEastAsia" w:hAnsi="Times New Roman" w:cs="Times New Roman"/>
            <w:color w:val="000000"/>
            <w:lang w:val="en-GB"/>
          </w:rPr>
          <w:delText xml:space="preserve"> and </w:delText>
        </w:r>
        <w:r w:rsidR="00275229" w:rsidDel="005E1016">
          <w:rPr>
            <w:rFonts w:ascii="Times New Roman" w:hAnsi="Times New Roman" w:cs="Times New Roman"/>
            <w:color w:val="000000"/>
            <w:lang w:val="en-US"/>
          </w:rPr>
          <w:delText>catch parameter</w:delText>
        </w:r>
      </w:del>
      <m:oMath>
        <m:r>
          <w:del w:id="2476" w:author="Grant Adams" w:date="2021-06-10T15:46:00Z">
            <w:rPr>
              <w:rFonts w:ascii="Cambria Math" w:eastAsiaTheme="minorEastAsia" w:hAnsi="Cambria Math" w:cs="Times New Roman"/>
              <w:lang w:val="en-GB"/>
            </w:rPr>
            <m:t xml:space="preserve"> π</m:t>
          </w:del>
        </m:r>
      </m:oMath>
      <w:del w:id="2477" w:author="Grant Adams" w:date="2021-06-10T15:46:00Z">
        <w:r w:rsidR="00D45EDC" w:rsidRPr="003E6876" w:rsidDel="005E1016">
          <w:rPr>
            <w:rFonts w:ascii="Times" w:hAnsi="Times" w:cs="Times"/>
            <w:sz w:val="26"/>
            <w:szCs w:val="26"/>
            <w:lang w:val="en-US"/>
          </w:rPr>
          <w:delText>—</w:delText>
        </w:r>
        <w:r w:rsidR="00E11105" w:rsidDel="005E1016">
          <w:rPr>
            <w:rFonts w:ascii="Times New Roman" w:hAnsi="Times New Roman" w:cs="Times New Roman"/>
            <w:color w:val="000000"/>
            <w:lang w:val="en-US"/>
          </w:rPr>
          <w:delText>from</w:delText>
        </w:r>
        <w:r w:rsidR="00E11105" w:rsidDel="005E1016">
          <w:rPr>
            <w:rFonts w:ascii="Times New Roman" w:hAnsi="Times New Roman" w:cs="Times New Roman"/>
            <w:color w:val="000000"/>
            <w:lang w:val="en-GB"/>
          </w:rPr>
          <w:delText xml:space="preserve"> </w:delText>
        </w:r>
        <w:r w:rsidR="00B248EC" w:rsidDel="005E1016">
          <w:rPr>
            <w:rFonts w:ascii="Times New Roman" w:hAnsi="Times New Roman" w:cs="Times New Roman"/>
            <w:color w:val="000000"/>
            <w:lang w:val="en-GB"/>
          </w:rPr>
          <w:delText xml:space="preserve">the </w:delText>
        </w:r>
        <w:r w:rsidR="00E11105" w:rsidDel="005E1016">
          <w:rPr>
            <w:rFonts w:ascii="Times New Roman" w:hAnsi="Times New Roman" w:cs="Times New Roman"/>
            <w:color w:val="000000"/>
            <w:lang w:val="en-GB"/>
          </w:rPr>
          <w:delText>Scen 4 model</w:delText>
        </w:r>
        <w:r w:rsidR="007E75BF" w:rsidDel="005E1016">
          <w:rPr>
            <w:rFonts w:ascii="Times New Roman" w:hAnsi="Times New Roman" w:cs="Times New Roman"/>
            <w:color w:val="000000"/>
            <w:lang w:val="en-GB"/>
          </w:rPr>
          <w:delText xml:space="preserve"> are presented in the </w:delText>
        </w:r>
        <w:r w:rsidR="006D55ED" w:rsidDel="005E1016">
          <w:rPr>
            <w:rFonts w:ascii="Times New Roman" w:hAnsi="Times New Roman" w:cs="Times New Roman"/>
            <w:color w:val="000000"/>
            <w:lang w:val="en-GB"/>
          </w:rPr>
          <w:delText>6</w:delText>
        </w:r>
        <w:r w:rsidR="007E75BF" w:rsidDel="005E1016">
          <w:rPr>
            <w:rFonts w:ascii="Times New Roman" w:hAnsi="Times New Roman" w:cs="Times New Roman"/>
            <w:color w:val="000000"/>
            <w:lang w:val="en-GB"/>
          </w:rPr>
          <w:delText xml:space="preserve"> pane</w:delText>
        </w:r>
        <w:r w:rsidR="00C91BB9" w:rsidDel="005E1016">
          <w:rPr>
            <w:rFonts w:ascii="Times New Roman" w:hAnsi="Times New Roman" w:cs="Times New Roman"/>
            <w:color w:val="000000"/>
            <w:lang w:val="en-GB"/>
          </w:rPr>
          <w:delText>l</w:delText>
        </w:r>
        <w:r w:rsidR="007E75BF" w:rsidDel="005E1016">
          <w:rPr>
            <w:rFonts w:ascii="Times New Roman" w:hAnsi="Times New Roman" w:cs="Times New Roman"/>
            <w:color w:val="000000"/>
            <w:lang w:val="en-GB"/>
          </w:rPr>
          <w:delText>s</w:delText>
        </w:r>
        <w:r w:rsidR="00E11105" w:rsidDel="005E1016">
          <w:rPr>
            <w:rFonts w:ascii="Times New Roman" w:hAnsi="Times New Roman" w:cs="Times New Roman"/>
            <w:color w:val="000000"/>
            <w:lang w:val="en-GB"/>
          </w:rPr>
          <w:delText>.</w:delText>
        </w:r>
        <w:r w:rsidR="00C303E5" w:rsidDel="005E1016">
          <w:rPr>
            <w:rFonts w:ascii="Times New Roman" w:hAnsi="Times New Roman" w:cs="Times New Roman"/>
            <w:color w:val="000000"/>
            <w:lang w:val="en-GB"/>
          </w:rPr>
          <w:delText xml:space="preserve"> This model </w:delText>
        </w:r>
        <w:r w:rsidR="00065249" w:rsidDel="005E1016">
          <w:rPr>
            <w:rFonts w:ascii="Times New Roman" w:hAnsi="Times New Roman" w:cs="Times New Roman"/>
            <w:color w:val="000000"/>
            <w:lang w:val="en-GB"/>
          </w:rPr>
          <w:delText xml:space="preserve">manifested </w:delText>
        </w:r>
        <w:r w:rsidR="00C303E5" w:rsidDel="005E1016">
          <w:rPr>
            <w:rFonts w:ascii="Times New Roman" w:hAnsi="Times New Roman" w:cs="Times New Roman"/>
            <w:color w:val="000000"/>
            <w:lang w:val="en-GB"/>
          </w:rPr>
          <w:delText>the highe</w:delText>
        </w:r>
        <w:r w:rsidR="00065249" w:rsidDel="005E1016">
          <w:rPr>
            <w:rFonts w:ascii="Times New Roman" w:hAnsi="Times New Roman" w:cs="Times New Roman"/>
            <w:color w:val="000000"/>
            <w:lang w:val="en-GB"/>
          </w:rPr>
          <w:delText>st</w:delText>
        </w:r>
        <w:r w:rsidR="00C303E5" w:rsidDel="005E1016">
          <w:rPr>
            <w:rFonts w:ascii="Times New Roman" w:hAnsi="Times New Roman" w:cs="Times New Roman"/>
            <w:color w:val="000000"/>
            <w:lang w:val="en-GB"/>
          </w:rPr>
          <w:delText xml:space="preserve"> </w:delText>
        </w:r>
        <w:r w:rsidR="001A0563" w:rsidDel="005E1016">
          <w:rPr>
            <w:rFonts w:ascii="Times New Roman" w:hAnsi="Times New Roman" w:cs="Times New Roman"/>
            <w:color w:val="000000"/>
            <w:lang w:val="en-GB"/>
          </w:rPr>
          <w:delText>w</w:delText>
        </w:r>
        <w:r w:rsidR="00C303E5" w:rsidDel="005E1016">
          <w:rPr>
            <w:rFonts w:ascii="Times New Roman" w:hAnsi="Times New Roman" w:cs="Times New Roman"/>
            <w:color w:val="000000"/>
            <w:lang w:val="en-GB"/>
          </w:rPr>
          <w:delText>eight</w:delText>
        </w:r>
        <w:r w:rsidR="001A0563" w:rsidDel="005E1016">
          <w:rPr>
            <w:rFonts w:ascii="Times New Roman" w:hAnsi="Times New Roman" w:cs="Times New Roman"/>
            <w:color w:val="000000"/>
            <w:lang w:val="en-GB"/>
          </w:rPr>
          <w:delText xml:space="preserve"> </w:delText>
        </w:r>
        <w:r w:rsidR="00D82F8C" w:rsidDel="005E1016">
          <w:rPr>
            <w:rFonts w:ascii="Times New Roman" w:hAnsi="Times New Roman" w:cs="Times New Roman"/>
            <w:color w:val="000000"/>
            <w:lang w:val="en-GB"/>
          </w:rPr>
          <w:delText xml:space="preserve">on the basis of </w:delText>
        </w:r>
        <w:r w:rsidR="001A0563" w:rsidRPr="00731873" w:rsidDel="005E1016">
          <w:rPr>
            <w:rFonts w:ascii="Times New Roman" w:hAnsi="Times New Roman" w:cs="Times New Roman"/>
            <w:color w:val="000000"/>
            <w:lang w:val="en-GB"/>
          </w:rPr>
          <w:delText xml:space="preserve">the </w:delText>
        </w:r>
        <w:r w:rsidR="001A0563" w:rsidRPr="00F45DDF" w:rsidDel="005E1016">
          <w:rPr>
            <w:rFonts w:ascii="Times New Roman" w:hAnsi="Times New Roman" w:cs="Times New Roman"/>
            <w:i/>
            <w:color w:val="000000"/>
            <w:lang w:val="en-GB"/>
          </w:rPr>
          <w:delText>DIC</w:delText>
        </w:r>
        <w:r w:rsidR="001A0563" w:rsidDel="005E1016">
          <w:rPr>
            <w:rFonts w:ascii="Times New Roman" w:hAnsi="Times New Roman" w:cs="Times New Roman"/>
            <w:iCs/>
            <w:color w:val="000000"/>
            <w:lang w:val="en-GB"/>
          </w:rPr>
          <w:delText>.</w:delText>
        </w:r>
        <w:r w:rsidR="00C303E5" w:rsidDel="005E1016">
          <w:rPr>
            <w:rFonts w:ascii="Times New Roman" w:hAnsi="Times New Roman" w:cs="Times New Roman"/>
            <w:color w:val="000000"/>
            <w:lang w:val="en-GB"/>
          </w:rPr>
          <w:delText xml:space="preserve"> </w:delText>
        </w:r>
      </w:del>
    </w:p>
    <w:p w14:paraId="4202A938" w14:textId="77777777" w:rsidR="00A05FB3" w:rsidRDefault="00A05FB3" w:rsidP="00A05FB3">
      <w:pPr>
        <w:spacing w:after="0" w:line="360" w:lineRule="auto"/>
        <w:rPr>
          <w:rFonts w:ascii="Times New Roman" w:hAnsi="Times New Roman" w:cs="Times New Roman"/>
          <w:lang w:val="en-US"/>
        </w:rPr>
      </w:pPr>
    </w:p>
    <w:sectPr w:rsidR="00A05FB3" w:rsidSect="00B63FF7">
      <w:pgSz w:w="16838" w:h="11906" w:orient="landscape"/>
      <w:pgMar w:top="1701" w:right="1417" w:bottom="1701" w:left="1417" w:header="708" w:footer="708" w:gutter="0"/>
      <w:lnNumType w:countBy="1" w:restart="continuous"/>
      <w:cols w:space="708"/>
      <w:docGrid w:linePitch="360"/>
      <w:sectPrChange w:id="2478" w:author="Grant Adams" w:date="2021-07-16T10:53:00Z">
        <w:sectPr w:rsidR="00A05FB3" w:rsidSect="00B63FF7">
          <w:pgSz w:w="11906" w:h="16838" w:orient="portrait"/>
          <w:pgMar w:top="1417" w:right="1701" w:bottom="1417" w:left="1701"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nt Adams" w:date="2021-06-10T14:43:00Z" w:initials="GA">
    <w:p w14:paraId="6D431EA3" w14:textId="77777777" w:rsidR="009D6689" w:rsidRDefault="009D6689">
      <w:pPr>
        <w:pStyle w:val="CommentText"/>
      </w:pPr>
      <w:r>
        <w:rPr>
          <w:rStyle w:val="CommentReference"/>
        </w:rPr>
        <w:annotationRef/>
      </w:r>
      <w:r>
        <w:t xml:space="preserve">Grant D. Adams  </w:t>
      </w:r>
    </w:p>
    <w:p w14:paraId="3D4BA6DE" w14:textId="77777777" w:rsidR="009D6689" w:rsidRDefault="009D6689">
      <w:pPr>
        <w:pStyle w:val="CommentText"/>
      </w:pPr>
    </w:p>
    <w:p w14:paraId="7533FAC8" w14:textId="0CF13E47" w:rsidR="009D6689" w:rsidRDefault="009D6689">
      <w:pPr>
        <w:pStyle w:val="CommentText"/>
      </w:pPr>
      <w:proofErr w:type="spellStart"/>
      <w:r w:rsidRPr="009D6689">
        <w:t>University</w:t>
      </w:r>
      <w:proofErr w:type="spellEnd"/>
      <w:r w:rsidRPr="009D6689">
        <w:t xml:space="preserve"> </w:t>
      </w:r>
      <w:proofErr w:type="spellStart"/>
      <w:r w:rsidRPr="009D6689">
        <w:t>of</w:t>
      </w:r>
      <w:proofErr w:type="spellEnd"/>
      <w:r w:rsidRPr="009D6689">
        <w:t xml:space="preserve"> Washington, </w:t>
      </w:r>
      <w:proofErr w:type="spellStart"/>
      <w:r w:rsidRPr="009D6689">
        <w:t>School</w:t>
      </w:r>
      <w:proofErr w:type="spellEnd"/>
      <w:r w:rsidRPr="009D6689">
        <w:t xml:space="preserve"> </w:t>
      </w:r>
      <w:proofErr w:type="spellStart"/>
      <w:r w:rsidRPr="009D6689">
        <w:t>of</w:t>
      </w:r>
      <w:proofErr w:type="spellEnd"/>
      <w:r w:rsidRPr="009D6689">
        <w:t xml:space="preserve"> </w:t>
      </w:r>
      <w:proofErr w:type="spellStart"/>
      <w:r w:rsidRPr="009D6689">
        <w:t>Aquatic</w:t>
      </w:r>
      <w:proofErr w:type="spellEnd"/>
      <w:r w:rsidRPr="009D6689">
        <w:t xml:space="preserve"> and </w:t>
      </w:r>
      <w:proofErr w:type="spellStart"/>
      <w:r w:rsidRPr="009D6689">
        <w:t>Fishery</w:t>
      </w:r>
      <w:proofErr w:type="spellEnd"/>
      <w:r w:rsidRPr="009D6689">
        <w:t xml:space="preserve"> </w:t>
      </w:r>
      <w:proofErr w:type="spellStart"/>
      <w:r w:rsidRPr="009D6689">
        <w:t>Science</w:t>
      </w:r>
      <w:proofErr w:type="spellEnd"/>
      <w:r w:rsidRPr="009D6689">
        <w:t xml:space="preserve">, Seattle, WA, </w:t>
      </w:r>
      <w:proofErr w:type="spellStart"/>
      <w:r w:rsidRPr="009D6689">
        <w:t>United</w:t>
      </w:r>
      <w:proofErr w:type="spellEnd"/>
      <w:r w:rsidRPr="009D6689">
        <w:t xml:space="preserve"> </w:t>
      </w:r>
      <w:proofErr w:type="spellStart"/>
      <w:r w:rsidRPr="009D6689">
        <w:t>States</w:t>
      </w:r>
      <w:proofErr w:type="spellEnd"/>
    </w:p>
  </w:comment>
  <w:comment w:id="31"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5"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w:t>
      </w:r>
      <w:proofErr w:type="spellStart"/>
      <w:r>
        <w:t>of</w:t>
      </w:r>
      <w:proofErr w:type="spellEnd"/>
      <w:r>
        <w:t xml:space="preserve"> data I </w:t>
      </w:r>
      <w:proofErr w:type="spellStart"/>
      <w:r>
        <w:t>have</w:t>
      </w:r>
      <w:proofErr w:type="spellEnd"/>
    </w:p>
  </w:comment>
  <w:comment w:id="65"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82"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of</w:t>
      </w:r>
      <w:proofErr w:type="spellEnd"/>
      <w:r>
        <w:rPr>
          <w:rFonts w:ascii="Arial" w:hAnsi="Arial" w:cs="Arial"/>
          <w:color w:val="222222"/>
          <w:shd w:val="clear" w:color="auto" w:fill="FFFFFF"/>
        </w:rPr>
        <w:t xml:space="preserve"> Bayes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of</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51" w:author="Grant Adams" w:date="2021-06-07T13:38:00Z" w:initials="GA">
    <w:p w14:paraId="32C5A2EB" w14:textId="77777777" w:rsidR="000419AE" w:rsidRPr="000419AE" w:rsidRDefault="000419AE" w:rsidP="000419AE">
      <w:pPr>
        <w:rPr>
          <w:rFonts w:ascii="Times New Roman" w:eastAsia="Times New Roman" w:hAnsi="Times New Roman" w:cs="Times New Roman"/>
          <w:sz w:val="24"/>
          <w:szCs w:val="24"/>
          <w:lang w:val="en-US"/>
        </w:rPr>
      </w:pPr>
      <w:r>
        <w:rPr>
          <w:rStyle w:val="CommentReference"/>
        </w:rPr>
        <w:annotationRef/>
      </w:r>
      <w:r w:rsidRPr="000419AE">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16B1B06E" w14:textId="6307DD92" w:rsidR="000419AE" w:rsidRDefault="000419AE">
      <w:pPr>
        <w:pStyle w:val="CommentText"/>
      </w:pPr>
    </w:p>
  </w:comment>
  <w:comment w:id="359" w:author="Grant Adams" w:date="2021-06-07T13:34:00Z" w:initials="GA">
    <w:p w14:paraId="0158C3B3" w14:textId="77777777" w:rsidR="005F6FF9" w:rsidRDefault="005F6FF9" w:rsidP="005F6FF9">
      <w:pPr>
        <w:pStyle w:val="CommentText"/>
      </w:pPr>
      <w:r>
        <w:rPr>
          <w:rStyle w:val="CommentReference"/>
        </w:rPr>
        <w:annotationRef/>
      </w:r>
      <w:r>
        <w:t xml:space="preserve">IWC. 2012 </w:t>
      </w:r>
      <w:proofErr w:type="spellStart"/>
      <w:r>
        <w:t>Annex</w:t>
      </w:r>
      <w:proofErr w:type="spellEnd"/>
      <w:r>
        <w:t xml:space="preserve"> I: </w:t>
      </w:r>
      <w:proofErr w:type="spellStart"/>
      <w:r>
        <w:t>report</w:t>
      </w:r>
      <w:proofErr w:type="spellEnd"/>
      <w:r>
        <w:t xml:space="preserve"> </w:t>
      </w:r>
      <w:proofErr w:type="spellStart"/>
      <w:r>
        <w:t>of</w:t>
      </w:r>
      <w:proofErr w:type="spellEnd"/>
      <w:r>
        <w:t xml:space="preserve"> </w:t>
      </w:r>
      <w:proofErr w:type="spellStart"/>
      <w:r>
        <w:t>the</w:t>
      </w:r>
      <w:proofErr w:type="spellEnd"/>
      <w:r>
        <w:t xml:space="preserve"> </w:t>
      </w:r>
      <w:proofErr w:type="spellStart"/>
      <w:r>
        <w:t>sub-committee</w:t>
      </w:r>
      <w:proofErr w:type="spellEnd"/>
      <w:r>
        <w:t xml:space="preserve"> </w:t>
      </w:r>
      <w:proofErr w:type="spellStart"/>
      <w:r>
        <w:t>on</w:t>
      </w:r>
      <w:proofErr w:type="spellEnd"/>
    </w:p>
    <w:p w14:paraId="455858A2" w14:textId="77777777" w:rsidR="005F6FF9" w:rsidRDefault="005F6FF9" w:rsidP="005F6FF9">
      <w:pPr>
        <w:pStyle w:val="CommentText"/>
      </w:pPr>
      <w:r>
        <w:t xml:space="preserve">stock </w:t>
      </w:r>
      <w:proofErr w:type="spellStart"/>
      <w:r>
        <w:t>definition</w:t>
      </w:r>
      <w:proofErr w:type="spellEnd"/>
      <w:r>
        <w:t xml:space="preserve">. J. </w:t>
      </w:r>
      <w:proofErr w:type="spellStart"/>
      <w:r>
        <w:t>Cetcean</w:t>
      </w:r>
      <w:proofErr w:type="spellEnd"/>
      <w:r>
        <w:t xml:space="preserve"> Res. </w:t>
      </w:r>
      <w:proofErr w:type="spellStart"/>
      <w:r>
        <w:t>Manage</w:t>
      </w:r>
      <w:proofErr w:type="spellEnd"/>
      <w:r>
        <w:t>. (</w:t>
      </w:r>
      <w:proofErr w:type="spellStart"/>
      <w:r>
        <w:t>Supp</w:t>
      </w:r>
      <w:proofErr w:type="spellEnd"/>
      <w:r>
        <w:t>.).13,</w:t>
      </w:r>
    </w:p>
    <w:p w14:paraId="3F578ED7" w14:textId="694D17F1" w:rsidR="005F6FF9" w:rsidRDefault="005F6FF9" w:rsidP="005F6FF9">
      <w:pPr>
        <w:pStyle w:val="CommentText"/>
      </w:pPr>
      <w:r>
        <w:t>233–241.</w:t>
      </w:r>
    </w:p>
  </w:comment>
  <w:comment w:id="386" w:author="PuntLab" w:date="2021-05-22T12:57:00Z" w:initials="P">
    <w:p w14:paraId="03C5097B" w14:textId="76E13479" w:rsidR="008E0167" w:rsidRDefault="008E0167">
      <w:pPr>
        <w:pStyle w:val="CommentText"/>
      </w:pPr>
      <w:r>
        <w:rPr>
          <w:rStyle w:val="CommentReference"/>
        </w:rPr>
        <w:annotationRef/>
      </w:r>
      <w:r>
        <w:t xml:space="preserve">Butterworth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Bering-Chukchi-Beaufort Seas stock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89"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to</w:t>
      </w:r>
      <w:proofErr w:type="spellEnd"/>
      <w:r>
        <w:rPr>
          <w:rStyle w:val="referencesarticle-title"/>
          <w:rFonts w:ascii="Arial" w:hAnsi="Arial" w:cs="Arial"/>
          <w:color w:val="333132"/>
          <w:sz w:val="21"/>
          <w:szCs w:val="21"/>
          <w:shd w:val="clear" w:color="auto" w:fill="FFFFFF"/>
        </w:rPr>
        <w:t xml:space="preserve">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414" w:author="Grant Adams" w:date="2021-04-12T10:51:00Z" w:initials="GA">
    <w:p w14:paraId="344A8B05" w14:textId="5023016F" w:rsidR="008E0167" w:rsidRDefault="008E0167">
      <w:pPr>
        <w:pStyle w:val="CommentText"/>
      </w:pPr>
      <w:r>
        <w:rPr>
          <w:rStyle w:val="CommentReference"/>
        </w:rPr>
        <w:annotationRef/>
      </w:r>
      <w:r>
        <w:t xml:space="preserve">Z </w:t>
      </w:r>
      <w:proofErr w:type="spellStart"/>
      <w:r>
        <w:t>is</w:t>
      </w:r>
      <w:proofErr w:type="spellEnd"/>
      <w:r>
        <w:t xml:space="preserve"> </w:t>
      </w:r>
      <w:proofErr w:type="spellStart"/>
      <w:r>
        <w:t>fixed</w:t>
      </w:r>
      <w:proofErr w:type="spell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67"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504"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410B905F" w14:textId="615E3296" w:rsidR="00A50F8E" w:rsidRDefault="00A50F8E">
      <w:pPr>
        <w:pStyle w:val="CommentText"/>
      </w:pPr>
    </w:p>
  </w:comment>
  <w:comment w:id="519" w:author="Grant Adams" w:date="2021-06-06T11:28:00Z" w:initials="GA">
    <w:p w14:paraId="2C53A4B2" w14:textId="77777777" w:rsidR="008D27C5" w:rsidRPr="006269D2" w:rsidRDefault="008D27C5" w:rsidP="008D27C5">
      <w:pPr>
        <w:rPr>
          <w:rFonts w:ascii="Times New Roman" w:eastAsia="Times New Roman" w:hAnsi="Times New Roman" w:cs="Times New Roman"/>
          <w:sz w:val="24"/>
          <w:szCs w:val="24"/>
          <w:lang w:val="en-US"/>
        </w:rPr>
      </w:pPr>
      <w:r>
        <w:rPr>
          <w:rStyle w:val="CommentReference"/>
        </w:rPr>
        <w:annotationRef/>
      </w: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4E35CC23" w14:textId="1FE21BB4" w:rsidR="008D27C5" w:rsidRDefault="008D27C5">
      <w:pPr>
        <w:pStyle w:val="CommentText"/>
      </w:pPr>
    </w:p>
  </w:comment>
  <w:comment w:id="532" w:author="Grant Adams" w:date="2021-06-06T11:15:00Z" w:initials="GA">
    <w:p w14:paraId="5CF02CFD" w14:textId="77777777" w:rsidR="006269D2" w:rsidRPr="006269D2" w:rsidRDefault="006269D2" w:rsidP="006269D2">
      <w:pPr>
        <w:rPr>
          <w:rFonts w:ascii="Times New Roman" w:eastAsia="Times New Roman" w:hAnsi="Times New Roman" w:cs="Times New Roman"/>
          <w:sz w:val="24"/>
          <w:szCs w:val="24"/>
          <w:lang w:val="en-US"/>
        </w:rPr>
      </w:pP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601A477C" w14:textId="04FADE53" w:rsidR="006269D2" w:rsidRDefault="006269D2">
      <w:pPr>
        <w:pStyle w:val="CommentText"/>
      </w:pPr>
    </w:p>
  </w:comment>
  <w:comment w:id="551" w:author="Grant Adams" w:date="2021-06-06T10:25:00Z" w:initials="GA">
    <w:p w14:paraId="002550CB" w14:textId="77777777" w:rsidR="008152ED" w:rsidRPr="00A50F8E" w:rsidRDefault="008152ED" w:rsidP="008152ED">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32992F00" w14:textId="77777777" w:rsidR="008152ED" w:rsidRDefault="008152ED" w:rsidP="008152ED">
      <w:pPr>
        <w:pStyle w:val="CommentText"/>
      </w:pPr>
    </w:p>
  </w:comment>
  <w:comment w:id="556" w:author="Grant Adams" w:date="2021-06-07T12:59:00Z" w:initials="GA">
    <w:p w14:paraId="0A59E0E7" w14:textId="77777777" w:rsidR="00AE061E" w:rsidRPr="007B1F2B" w:rsidRDefault="00AE061E" w:rsidP="00AE061E">
      <w:pPr>
        <w:pStyle w:val="NormalWeb"/>
        <w:ind w:left="480" w:hanging="480"/>
        <w:rPr>
          <w:lang w:val="en-US" w:eastAsia="en-US"/>
        </w:rPr>
      </w:pPr>
      <w:r>
        <w:rPr>
          <w:rStyle w:val="CommentReference"/>
        </w:rPr>
        <w:annotationRef/>
      </w:r>
      <w:r>
        <w:rPr>
          <w:rStyle w:val="CommentReference"/>
        </w:rPr>
        <w:annotationRef/>
      </w:r>
      <w:r w:rsidRPr="007B1F2B">
        <w:rPr>
          <w:lang w:val="en-US" w:eastAsia="en-US"/>
        </w:rPr>
        <w:t xml:space="preserve">Pace, R.M., </w:t>
      </w:r>
      <w:proofErr w:type="spellStart"/>
      <w:r w:rsidRPr="007B1F2B">
        <w:rPr>
          <w:lang w:val="en-US" w:eastAsia="en-US"/>
        </w:rPr>
        <w:t>Corkeron</w:t>
      </w:r>
      <w:proofErr w:type="spellEnd"/>
      <w:r w:rsidRPr="007B1F2B">
        <w:rPr>
          <w:lang w:val="en-US" w:eastAsia="en-US"/>
        </w:rPr>
        <w:t xml:space="preserve">, P.J., Kraus, S.D., 2017. State-space mark-recapture estimates reveal a recent decline in abundance of North Atlantic right whales. Ecol. </w:t>
      </w:r>
      <w:proofErr w:type="spellStart"/>
      <w:r w:rsidRPr="007B1F2B">
        <w:rPr>
          <w:lang w:val="en-US" w:eastAsia="en-US"/>
        </w:rPr>
        <w:t>Evol</w:t>
      </w:r>
      <w:proofErr w:type="spellEnd"/>
      <w:r w:rsidRPr="007B1F2B">
        <w:rPr>
          <w:lang w:val="en-US" w:eastAsia="en-US"/>
        </w:rPr>
        <w:t>. 7, 8730–8741. doi:10.1002/ece3.3406</w:t>
      </w:r>
    </w:p>
    <w:p w14:paraId="78DD39C7" w14:textId="3515B2E5" w:rsidR="00AE061E" w:rsidRDefault="00AE061E">
      <w:pPr>
        <w:pStyle w:val="CommentText"/>
      </w:pPr>
    </w:p>
  </w:comment>
  <w:comment w:id="681"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719" w:author="Grant Adams" w:date="2021-06-07T13:42:00Z" w:initials="GA">
    <w:p w14:paraId="5F7AB690" w14:textId="77777777" w:rsidR="00444305" w:rsidRPr="00444305" w:rsidRDefault="00444305" w:rsidP="00444305">
      <w:pPr>
        <w:rPr>
          <w:rFonts w:ascii="Times New Roman" w:eastAsia="Times New Roman" w:hAnsi="Times New Roman" w:cs="Times New Roman"/>
          <w:sz w:val="24"/>
          <w:szCs w:val="24"/>
          <w:lang w:val="en-US"/>
        </w:rPr>
      </w:pPr>
      <w:r>
        <w:rPr>
          <w:rStyle w:val="CommentReference"/>
        </w:rPr>
        <w:annotationRef/>
      </w:r>
      <w:r w:rsidRPr="00444305">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568A5D41" w14:textId="01BAA4BB" w:rsidR="00444305" w:rsidRDefault="00444305">
      <w:pPr>
        <w:pStyle w:val="CommentText"/>
      </w:pPr>
    </w:p>
  </w:comment>
  <w:comment w:id="753" w:author="Grant Adams" w:date="2021-07-16T10:49:00Z" w:initials="GA">
    <w:p w14:paraId="1CE68C7D" w14:textId="7BF02B38" w:rsidR="00EF4B08" w:rsidRDefault="00EF4B08">
      <w:pPr>
        <w:pStyle w:val="CommentText"/>
      </w:pPr>
      <w:r>
        <w:rPr>
          <w:rStyle w:val="CommentReference"/>
        </w:rPr>
        <w:annotationRef/>
      </w:r>
      <w:proofErr w:type="spellStart"/>
      <w:r w:rsidRPr="00EF4B08">
        <w:t>Wilberg</w:t>
      </w:r>
      <w:proofErr w:type="spellEnd"/>
      <w:r w:rsidRPr="00EF4B08">
        <w:t xml:space="preserve">, M.J., </w:t>
      </w:r>
      <w:proofErr w:type="spellStart"/>
      <w:r w:rsidRPr="00EF4B08">
        <w:t>Thorson</w:t>
      </w:r>
      <w:proofErr w:type="spellEnd"/>
      <w:r w:rsidRPr="00EF4B08">
        <w:t xml:space="preserve">, J.T., Linton, B.C., </w:t>
      </w:r>
      <w:proofErr w:type="spellStart"/>
      <w:r w:rsidRPr="00EF4B08">
        <w:t>Berkson</w:t>
      </w:r>
      <w:proofErr w:type="spellEnd"/>
      <w:r w:rsidRPr="00EF4B08">
        <w:t xml:space="preserve">, J., 2010. </w:t>
      </w:r>
      <w:proofErr w:type="spellStart"/>
      <w:r w:rsidRPr="00EF4B08">
        <w:t>Incorporating</w:t>
      </w:r>
      <w:proofErr w:type="spellEnd"/>
      <w:r w:rsidRPr="00EF4B08">
        <w:t xml:space="preserve"> time-</w:t>
      </w:r>
      <w:proofErr w:type="spellStart"/>
      <w:r w:rsidRPr="00EF4B08">
        <w:t>varying</w:t>
      </w:r>
      <w:proofErr w:type="spellEnd"/>
      <w:r w:rsidRPr="00EF4B08">
        <w:t xml:space="preserve"> </w:t>
      </w:r>
      <w:proofErr w:type="spellStart"/>
      <w:r w:rsidRPr="00EF4B08">
        <w:t>catchability</w:t>
      </w:r>
      <w:proofErr w:type="spellEnd"/>
      <w:r w:rsidRPr="00EF4B08">
        <w:t xml:space="preserve"> </w:t>
      </w:r>
      <w:proofErr w:type="spellStart"/>
      <w:r w:rsidRPr="00EF4B08">
        <w:t>into</w:t>
      </w:r>
      <w:proofErr w:type="spellEnd"/>
      <w:r w:rsidRPr="00EF4B08">
        <w:t xml:space="preserve"> </w:t>
      </w:r>
      <w:proofErr w:type="spellStart"/>
      <w:r w:rsidRPr="00EF4B08">
        <w:t>population</w:t>
      </w:r>
      <w:proofErr w:type="spellEnd"/>
      <w:r w:rsidRPr="00EF4B08">
        <w:t xml:space="preserve"> </w:t>
      </w:r>
      <w:proofErr w:type="spellStart"/>
      <w:r w:rsidRPr="00EF4B08">
        <w:t>dynamic</w:t>
      </w:r>
      <w:proofErr w:type="spellEnd"/>
      <w:r w:rsidRPr="00EF4B08">
        <w:t xml:space="preserve"> stock </w:t>
      </w:r>
      <w:proofErr w:type="spellStart"/>
      <w:r w:rsidRPr="00EF4B08">
        <w:t>assessment</w:t>
      </w:r>
      <w:proofErr w:type="spellEnd"/>
      <w:r w:rsidRPr="00EF4B08">
        <w:t xml:space="preserve"> </w:t>
      </w:r>
      <w:proofErr w:type="spellStart"/>
      <w:r w:rsidRPr="00EF4B08">
        <w:t>models</w:t>
      </w:r>
      <w:proofErr w:type="spellEnd"/>
      <w:r w:rsidRPr="00EF4B08">
        <w:t xml:space="preserve">. Rev. Fish. </w:t>
      </w:r>
      <w:proofErr w:type="spellStart"/>
      <w:r w:rsidRPr="00EF4B08">
        <w:t>Sci</w:t>
      </w:r>
      <w:proofErr w:type="spellEnd"/>
      <w:r w:rsidRPr="00EF4B08">
        <w:t>. 18, 7–24. doi:10.1080/10641260903294647</w:t>
      </w:r>
    </w:p>
  </w:comment>
  <w:comment w:id="796" w:author="Grant Adams" w:date="2021-06-07T14:33:00Z" w:initials="GA">
    <w:p w14:paraId="2A8CA6F4" w14:textId="77777777" w:rsidR="00643088" w:rsidRDefault="00643088">
      <w:pPr>
        <w:pStyle w:val="CommentText"/>
      </w:pPr>
      <w:r>
        <w:rPr>
          <w:rStyle w:val="CommentReference"/>
        </w:rPr>
        <w:annotationRef/>
      </w:r>
      <w:r>
        <w:t xml:space="preserve">Change </w:t>
      </w:r>
      <w:proofErr w:type="spellStart"/>
      <w:r>
        <w:t>citation</w:t>
      </w:r>
      <w:proofErr w:type="spellEnd"/>
      <w:r>
        <w:t xml:space="preserve"> </w:t>
      </w:r>
      <w:proofErr w:type="spellStart"/>
      <w:r>
        <w:t>to</w:t>
      </w:r>
      <w:proofErr w:type="spellEnd"/>
    </w:p>
    <w:p w14:paraId="0CD44583" w14:textId="77777777" w:rsidR="00643088" w:rsidRDefault="00643088">
      <w:pPr>
        <w:pStyle w:val="CommentText"/>
      </w:pPr>
    </w:p>
    <w:p w14:paraId="130F2313" w14:textId="38AAD5AE" w:rsidR="00643088" w:rsidRDefault="00643088">
      <w:pPr>
        <w:pStyle w:val="CommentText"/>
      </w:pPr>
      <w:proofErr w:type="spellStart"/>
      <w:r w:rsidRPr="00643088">
        <w:t>Kass</w:t>
      </w:r>
      <w:proofErr w:type="spellEnd"/>
      <w:r w:rsidRPr="00643088">
        <w:t xml:space="preserve"> RE, </w:t>
      </w:r>
      <w:proofErr w:type="spellStart"/>
      <w:r w:rsidRPr="00643088">
        <w:t>Raftery</w:t>
      </w:r>
      <w:proofErr w:type="spellEnd"/>
      <w:r w:rsidRPr="00643088">
        <w:t xml:space="preserve"> AE. 1995 Bayes </w:t>
      </w:r>
      <w:proofErr w:type="spellStart"/>
      <w:r w:rsidRPr="00643088">
        <w:t>factors</w:t>
      </w:r>
      <w:proofErr w:type="spellEnd"/>
      <w:r w:rsidRPr="00643088">
        <w:t xml:space="preserve">. J. Am. </w:t>
      </w:r>
      <w:proofErr w:type="spellStart"/>
      <w:r w:rsidRPr="00643088">
        <w:t>Stat</w:t>
      </w:r>
      <w:proofErr w:type="spellEnd"/>
      <w:r w:rsidRPr="00643088">
        <w:t xml:space="preserve">. </w:t>
      </w:r>
      <w:proofErr w:type="spellStart"/>
      <w:r w:rsidRPr="00643088">
        <w:t>Assoc</w:t>
      </w:r>
      <w:proofErr w:type="spellEnd"/>
      <w:r w:rsidRPr="00643088">
        <w:t>. 90, 773–795. (doi:10.1080/ 01621459.1995.10476572)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3FAC8" w15:done="0"/>
  <w15:commentEx w15:paraId="7EC60899" w15:done="0"/>
  <w15:commentEx w15:paraId="4C5EF8E2" w15:done="0"/>
  <w15:commentEx w15:paraId="2E312048" w15:done="0"/>
  <w15:commentEx w15:paraId="0CA8E0DF" w15:done="0"/>
  <w15:commentEx w15:paraId="16B1B06E" w15:done="0"/>
  <w15:commentEx w15:paraId="3F578ED7" w15:done="0"/>
  <w15:commentEx w15:paraId="03C5097B" w15:done="0"/>
  <w15:commentEx w15:paraId="31533995" w15:done="0"/>
  <w15:commentEx w15:paraId="344A8B05" w15:done="0"/>
  <w15:commentEx w15:paraId="275036DD" w15:done="0"/>
  <w15:commentEx w15:paraId="410B905F" w15:done="0"/>
  <w15:commentEx w15:paraId="4E35CC23" w15:done="0"/>
  <w15:commentEx w15:paraId="601A477C" w15:done="0"/>
  <w15:commentEx w15:paraId="32992F00" w15:done="0"/>
  <w15:commentEx w15:paraId="78DD39C7" w15:done="0"/>
  <w15:commentEx w15:paraId="101EB4FF" w15:done="0"/>
  <w15:commentEx w15:paraId="568A5D41" w15:done="0"/>
  <w15:commentEx w15:paraId="1CE68C7D" w15:done="0"/>
  <w15:commentEx w15:paraId="130F2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A3AA" w16cex:dateUtc="2021-06-10T21:43:00Z"/>
  <w16cex:commentExtensible w16cex:durableId="24689FEC" w16cex:dateUtc="2021-06-07T20:38:00Z"/>
  <w16cex:commentExtensible w16cex:durableId="24689ED7" w16cex:dateUtc="2021-06-07T20:34:00Z"/>
  <w16cex:commentExtensible w16cex:durableId="241EA4BB" w16cex:dateUtc="2021-04-12T17:51:00Z"/>
  <w16cex:commentExtensible w16cex:durableId="241EA450" w16cex:dateUtc="2021-04-12T17:49:00Z"/>
  <w16cex:commentExtensible w16cex:durableId="2467210B" w16cex:dateUtc="2021-06-06T17:25:00Z"/>
  <w16cex:commentExtensible w16cex:durableId="24672FDE" w16cex:dateUtc="2021-06-06T18:28:00Z"/>
  <w16cex:commentExtensible w16cex:durableId="24672CC6" w16cex:dateUtc="2021-06-06T18:15:00Z"/>
  <w16cex:commentExtensible w16cex:durableId="2468962C" w16cex:dateUtc="2021-06-06T17:25:00Z"/>
  <w16cex:commentExtensible w16cex:durableId="24689695" w16cex:dateUtc="2021-06-07T19:59:00Z"/>
  <w16cex:commentExtensible w16cex:durableId="2468A0D1" w16cex:dateUtc="2021-06-07T20:42:00Z"/>
  <w16cex:commentExtensible w16cex:durableId="249BE2BD" w16cex:dateUtc="2021-07-16T17:49:00Z"/>
  <w16cex:commentExtensible w16cex:durableId="2468ACBD" w16cex:dateUtc="2021-06-07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3FAC8" w16cid:durableId="246CA3AA"/>
  <w16cid:commentId w16cid:paraId="7EC60899" w16cid:durableId="24536B0E"/>
  <w16cid:commentId w16cid:paraId="4C5EF8E2" w16cid:durableId="24536ADD"/>
  <w16cid:commentId w16cid:paraId="2E312048" w16cid:durableId="245360FC"/>
  <w16cid:commentId w16cid:paraId="0CA8E0DF" w16cid:durableId="24536C1E"/>
  <w16cid:commentId w16cid:paraId="16B1B06E" w16cid:durableId="24689FEC"/>
  <w16cid:commentId w16cid:paraId="3F578ED7" w16cid:durableId="24689ED7"/>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4E35CC23" w16cid:durableId="24672FDE"/>
  <w16cid:commentId w16cid:paraId="601A477C" w16cid:durableId="24672CC6"/>
  <w16cid:commentId w16cid:paraId="32992F00" w16cid:durableId="2468962C"/>
  <w16cid:commentId w16cid:paraId="78DD39C7" w16cid:durableId="24689695"/>
  <w16cid:commentId w16cid:paraId="101EB4FF" w16cid:durableId="24538122"/>
  <w16cid:commentId w16cid:paraId="568A5D41" w16cid:durableId="2468A0D1"/>
  <w16cid:commentId w16cid:paraId="1CE68C7D" w16cid:durableId="249BE2BD"/>
  <w16cid:commentId w16cid:paraId="130F2313" w16cid:durableId="2468AC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F6FC2" w14:textId="77777777" w:rsidR="003B30E9" w:rsidRDefault="003B30E9" w:rsidP="007D63B1">
      <w:pPr>
        <w:spacing w:after="0" w:line="240" w:lineRule="auto"/>
      </w:pPr>
      <w:r>
        <w:separator/>
      </w:r>
    </w:p>
  </w:endnote>
  <w:endnote w:type="continuationSeparator" w:id="0">
    <w:p w14:paraId="5F9C46E9" w14:textId="77777777" w:rsidR="003B30E9" w:rsidRDefault="003B30E9"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Times">
    <w:altName w:val="﷽﷽﷽﷽﷽﷽㟐鷉羢"/>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35262" w14:textId="77777777" w:rsidR="003B30E9" w:rsidRDefault="003B30E9" w:rsidP="007D63B1">
      <w:pPr>
        <w:spacing w:after="0" w:line="240" w:lineRule="auto"/>
      </w:pPr>
      <w:r>
        <w:separator/>
      </w:r>
    </w:p>
  </w:footnote>
  <w:footnote w:type="continuationSeparator" w:id="0">
    <w:p w14:paraId="4AB23237" w14:textId="77777777" w:rsidR="003B30E9" w:rsidRDefault="003B30E9"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AE"/>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4D"/>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1A6"/>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179"/>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61D"/>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0E9"/>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0BF"/>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1DC"/>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598"/>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016"/>
    <w:rsid w:val="005E138D"/>
    <w:rsid w:val="005E1484"/>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6FF9"/>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5DBE"/>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1F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2ED"/>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93E"/>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548"/>
    <w:rsid w:val="008D0B99"/>
    <w:rsid w:val="008D0E9B"/>
    <w:rsid w:val="008D0F22"/>
    <w:rsid w:val="008D191F"/>
    <w:rsid w:val="008D1C4E"/>
    <w:rsid w:val="008D1C88"/>
    <w:rsid w:val="008D1DDA"/>
    <w:rsid w:val="008D2200"/>
    <w:rsid w:val="008D25CB"/>
    <w:rsid w:val="008D27C5"/>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5B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97D"/>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37CFE"/>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B1A"/>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8"/>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whalinghistory.org" TargetMode="External"/><Relationship Id="rId18" Type="http://schemas.openxmlformats.org/officeDocument/2006/relationships/hyperlink" Target="http://www.coml.org"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romero.ale@gmail.com" TargetMode="External"/><Relationship Id="rId17" Type="http://schemas.openxmlformats.org/officeDocument/2006/relationships/hyperlink" Target="https://whalinghistory.org/av/logs/coml/"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halinghistory.org/av/logs/townsend/" TargetMode="External"/><Relationship Id="rId20" Type="http://schemas.openxmlformats.org/officeDocument/2006/relationships/hyperlink" Target="http://www.whalinghistory.or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halinghistory.org/av/logs/maury/" TargetMode="External"/><Relationship Id="rId23" Type="http://schemas.openxmlformats.org/officeDocument/2006/relationships/image" Target="media/image1.png"/><Relationship Id="rId28" Type="http://schemas.openxmlformats.org/officeDocument/2006/relationships/image" Target="media/image6.png"/><Relationship Id="rId10" Type="http://schemas.microsoft.com/office/2016/09/relationships/commentsIds" Target="commentsIds.xml"/><Relationship Id="rId19" Type="http://schemas.openxmlformats.org/officeDocument/2006/relationships/hyperlink" Target="http://www.nationalarchives.gov.uk/" TargetMode="External"/><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halinghistory.org/av/logs/aowl/"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6307</TotalTime>
  <Pages>38</Pages>
  <Words>15076</Words>
  <Characters>85937</Characters>
  <Application>Microsoft Office Word</Application>
  <DocSecurity>0</DocSecurity>
  <Lines>716</Lines>
  <Paragraphs>201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4138</cp:revision>
  <dcterms:created xsi:type="dcterms:W3CDTF">2020-06-29T19:13:00Z</dcterms:created>
  <dcterms:modified xsi:type="dcterms:W3CDTF">2021-07-16T17:54:00Z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