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35F26" w14:textId="1D1E80A8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Historical reconstruction of the population dynamics of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outhern </w:t>
      </w:r>
      <w:r w:rsidR="00A622AC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ight whales in the </w:t>
      </w:r>
      <w:r w:rsidR="00F27EBE"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south</w:t>
      </w:r>
      <w:r w:rsidRPr="002B6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western Atlantic Ocean</w:t>
      </w:r>
    </w:p>
    <w:p w14:paraId="12C5FE03" w14:textId="77777777" w:rsidR="00446E1E" w:rsidRPr="002B6140" w:rsidRDefault="00446E1E" w:rsidP="00733B3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44FD4B" w14:textId="6B1E6847" w:rsidR="0097781C" w:rsidRPr="002B6140" w:rsidRDefault="00446E1E" w:rsidP="00733B33">
      <w:pPr>
        <w:spacing w:after="0" w:line="240" w:lineRule="auto"/>
        <w:rPr>
          <w:rFonts w:ascii="Times New Roman" w:hAnsi="Times New Roman" w:cs="Times New Roman"/>
        </w:rPr>
      </w:pPr>
      <w:r w:rsidRPr="002B6140">
        <w:rPr>
          <w:rFonts w:ascii="Times New Roman" w:hAnsi="Times New Roman" w:cs="Times New Roman"/>
        </w:rPr>
        <w:t xml:space="preserve">Romero, M.A., M.A. </w:t>
      </w:r>
      <w:proofErr w:type="spellStart"/>
      <w:r w:rsidRPr="002B6140">
        <w:rPr>
          <w:rFonts w:ascii="Times New Roman" w:hAnsi="Times New Roman" w:cs="Times New Roman"/>
        </w:rPr>
        <w:t>Coscarella</w:t>
      </w:r>
      <w:proofErr w:type="spellEnd"/>
      <w:r w:rsidR="001038FF" w:rsidRPr="002B6140">
        <w:rPr>
          <w:rFonts w:ascii="Times New Roman" w:hAnsi="Times New Roman" w:cs="Times New Roman"/>
        </w:rPr>
        <w:t>,</w:t>
      </w:r>
      <w:r w:rsidRPr="002B6140">
        <w:rPr>
          <w:rFonts w:ascii="Times New Roman" w:hAnsi="Times New Roman" w:cs="Times New Roman"/>
        </w:rPr>
        <w:t xml:space="preserve"> J.C. Pedraza, R. González and E.A. Crespo </w:t>
      </w:r>
    </w:p>
    <w:p w14:paraId="2A69CCF9" w14:textId="77777777" w:rsidR="00446E1E" w:rsidRPr="002B6140" w:rsidRDefault="00446E1E" w:rsidP="00733B33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56EA6A8" w14:textId="137C80E7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>Supplementary material</w:t>
      </w:r>
    </w:p>
    <w:p w14:paraId="31670BC4" w14:textId="5FD32CF5" w:rsidR="002A1DB6" w:rsidRPr="002B6140" w:rsidRDefault="002A1DB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370A438" w14:textId="15D14FAB" w:rsidR="005B39F0" w:rsidRPr="002B6140" w:rsidRDefault="005B39F0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Tabl</w:t>
      </w:r>
      <w:r w:rsidR="00412790" w:rsidRPr="002B6140">
        <w:rPr>
          <w:rFonts w:ascii="Times New Roman" w:hAnsi="Times New Roman" w:cs="Times New Roman"/>
          <w:lang w:val="en-US"/>
        </w:rPr>
        <w:t>e</w:t>
      </w:r>
      <w:r w:rsidRPr="002B6140">
        <w:rPr>
          <w:rFonts w:ascii="Times New Roman" w:hAnsi="Times New Roman" w:cs="Times New Roman"/>
          <w:lang w:val="en-US"/>
        </w:rPr>
        <w:t xml:space="preserve"> S1. </w:t>
      </w:r>
      <w:r w:rsidR="00181A01" w:rsidRPr="002B6140">
        <w:rPr>
          <w:rFonts w:ascii="Times New Roman" w:hAnsi="Times New Roman" w:cs="Times New Roman"/>
          <w:lang w:val="en-US"/>
        </w:rPr>
        <w:t xml:space="preserve">Observed abundance and catch series (number of individuals) used in this study.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annual </w:t>
      </w:r>
      <w:r w:rsidR="003C58D7" w:rsidRPr="002B6140">
        <w:rPr>
          <w:rFonts w:ascii="Times New Roman" w:hAnsi="Times New Roman" w:cs="Times New Roman"/>
          <w:lang w:val="en-US"/>
        </w:rPr>
        <w:t>catch</w:t>
      </w:r>
      <w:r w:rsidR="00181A01" w:rsidRPr="002B6140">
        <w:rPr>
          <w:rFonts w:ascii="Times New Roman" w:hAnsi="Times New Roman" w:cs="Times New Roman"/>
          <w:lang w:val="en-US"/>
        </w:rPr>
        <w:t xml:space="preserve"> values;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A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="00181A01" w:rsidRPr="002B6140">
        <w:rPr>
          <w:rFonts w:ascii="Times New Roman" w:hAnsi="Times New Roman" w:cs="Times New Roman"/>
          <w:lang w:val="en-US"/>
        </w:rPr>
        <w:t xml:space="preserve">: </w:t>
      </w:r>
      <w:r w:rsidR="00AD4953" w:rsidRPr="002B6140">
        <w:rPr>
          <w:rFonts w:ascii="Times New Roman" w:hAnsi="Times New Roman" w:cs="Times New Roman"/>
          <w:lang w:val="en-GB"/>
        </w:rPr>
        <w:t xml:space="preserve">accumulated number of </w:t>
      </w:r>
      <w:r w:rsidR="00AD4953" w:rsidRPr="002B6140">
        <w:rPr>
          <w:rFonts w:ascii="Times New Roman" w:hAnsi="Times New Roman" w:cs="Times New Roman"/>
          <w:color w:val="000000"/>
          <w:lang w:val="en-GB"/>
        </w:rPr>
        <w:t>right whale</w:t>
      </w:r>
      <w:r w:rsidR="002A63E5" w:rsidRPr="002B6140">
        <w:rPr>
          <w:rFonts w:ascii="Times New Roman" w:hAnsi="Times New Roman" w:cs="Times New Roman"/>
          <w:color w:val="000000"/>
          <w:lang w:val="en-GB"/>
        </w:rPr>
        <w:t>s observed</w:t>
      </w:r>
      <w:r w:rsidR="00AD4953" w:rsidRPr="002B6140">
        <w:rPr>
          <w:rFonts w:ascii="Times New Roman" w:hAnsi="Times New Roman" w:cs="Times New Roman"/>
          <w:color w:val="000000"/>
          <w:lang w:val="en-GB"/>
        </w:rPr>
        <w:t>.</w:t>
      </w:r>
      <w:r w:rsidR="00F874A9" w:rsidRPr="002B6140">
        <w:rPr>
          <w:rFonts w:ascii="Times New Roman" w:hAnsi="Times New Roman" w:cs="Times New Roman"/>
          <w:color w:val="000000"/>
          <w:lang w:val="en-GB"/>
        </w:rPr>
        <w:t xml:space="preserve"> </w:t>
      </w:r>
    </w:p>
    <w:p w14:paraId="3516FF11" w14:textId="2C8CD7F3" w:rsidR="00B419F6" w:rsidRPr="002B6140" w:rsidRDefault="00B419F6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2"/>
        <w:gridCol w:w="1043"/>
        <w:gridCol w:w="1043"/>
        <w:gridCol w:w="1201"/>
        <w:gridCol w:w="1043"/>
        <w:gridCol w:w="1044"/>
        <w:gridCol w:w="1044"/>
        <w:gridCol w:w="1044"/>
      </w:tblGrid>
      <w:tr w:rsidR="009765ED" w:rsidRPr="002B6140" w14:paraId="4AB266E8" w14:textId="77777777" w:rsidTr="007241D3">
        <w:trPr>
          <w:trHeight w:val="287"/>
        </w:trPr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C9A645" w14:textId="19FB4535" w:rsidR="009765ED" w:rsidRPr="002B6140" w:rsidRDefault="009765ED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FC77DC" w14:textId="29E475CC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F281B" w14:textId="1D4E4C69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02974F" w14:textId="2C72432C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F738325" w14:textId="726AAEE8" w:rsidR="009765ED" w:rsidRPr="002B6140" w:rsidRDefault="009765ED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Year</w:t>
            </w:r>
            <w:proofErr w:type="spellEnd"/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D7B0D49" w14:textId="3C87D8F1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GB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B9AA79" w14:textId="5FD6210C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y,min</m:t>
                    </m:r>
                  </m:sub>
                </m:sSub>
              </m:oMath>
            </m:oMathPara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CDAEAA" w14:textId="3687BC03" w:rsidR="009765ED" w:rsidRPr="002B6140" w:rsidRDefault="002B6140" w:rsidP="00733B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GB"/>
                      </w:rPr>
                      <m:t>y,max</m:t>
                    </m:r>
                  </m:sub>
                </m:sSub>
              </m:oMath>
            </m:oMathPara>
          </w:p>
        </w:tc>
      </w:tr>
      <w:tr w:rsidR="004A6EB9" w:rsidRPr="002B6140" w14:paraId="40C2BE7D" w14:textId="77777777" w:rsidTr="007241D3">
        <w:trPr>
          <w:trHeight w:val="287"/>
        </w:trPr>
        <w:tc>
          <w:tcPr>
            <w:tcW w:w="6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ACB22" w14:textId="0268B39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1678</w:t>
            </w:r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2FD78E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D3455" w14:textId="05BEFEC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813C" w14:textId="0B3FE37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3CB43" w14:textId="2D073E2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1849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9BBE7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1A82B4" w14:textId="02B1D05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521E9" w14:textId="53C1B41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4A6EB9" w:rsidRPr="002B6140" w14:paraId="5F147B3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288E5" w14:textId="15C1F1D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1679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1A779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B5AEA" w14:textId="4C680D0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8B822C" w14:textId="4EC81D9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0DB08C" w14:textId="6E24A44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3AA72D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C4BA8" w14:textId="4ED152E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F2B7E" w14:textId="472E48E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4A6EB9" w:rsidRPr="002B6140" w14:paraId="1F9109B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C7729A" w14:textId="1F50A07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44954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FDC4A7" w14:textId="73293AA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E09CC" w14:textId="0FBC7D8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8364" w14:textId="4D27672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F7A94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E6524" w14:textId="6C2C869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B0D10" w14:textId="1AEEF33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4A6EB9" w:rsidRPr="002B6140" w14:paraId="59EA8DA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F52DB" w14:textId="66A8CEC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A6211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0FD17" w14:textId="75124D6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A502B" w14:textId="5A30A52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C2625A" w14:textId="173D050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4403A4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C889E" w14:textId="6154477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1C75F" w14:textId="14A2568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4A6EB9" w:rsidRPr="002B6140" w14:paraId="2B8ED2F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85F17" w14:textId="7645C3D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74A3A9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76DFA" w14:textId="6D7797F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D2BB" w14:textId="200E2F8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5B31A3" w14:textId="5B433D6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C3506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F5ED" w14:textId="7110A48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981A1" w14:textId="69D18CF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4A6EB9" w:rsidRPr="002B6140" w14:paraId="1D27DC7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0CAB1" w14:textId="7D0F020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CA42B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47A" w14:textId="43CEEAF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41AE0" w14:textId="7418E6C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7D545" w14:textId="7A59A94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DA65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3FFA7" w14:textId="19B89AD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03502E" w14:textId="3550791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A6EB9" w:rsidRPr="002B6140" w14:paraId="49B937C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270D8" w14:textId="2EB709F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EFC23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BB212" w14:textId="3F06487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EB2573" w14:textId="6F178B4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85623" w14:textId="7546C82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DD60BE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545AB" w14:textId="4ED5EC5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E99A5" w14:textId="21F3FEB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4A6EB9" w:rsidRPr="002B6140" w14:paraId="186AA33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D3889" w14:textId="5112B69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ED3E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6459F3" w14:textId="55F390E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DBA3FB" w14:textId="7C0AC3C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2EB2D2" w14:textId="4405D60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EE593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A1697" w14:textId="26E21B3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15EB2" w14:textId="355E3FC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</w:t>
            </w:r>
          </w:p>
        </w:tc>
      </w:tr>
      <w:tr w:rsidR="004A6EB9" w:rsidRPr="002B6140" w14:paraId="15751CB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043292" w14:textId="53BA456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14F0B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6388FA" w14:textId="2C05D1C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B943" w14:textId="764D395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1FC08" w14:textId="0B9EE44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5E9DB2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D46086" w14:textId="330B77FD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87CAA0" w14:textId="5995DB5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A6EB9" w:rsidRPr="002B6140" w14:paraId="59357A4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DB61FC" w14:textId="3C97D7E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4AE1A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FAD18" w14:textId="2841AF0D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603AFF" w14:textId="7AE5572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C43B33" w14:textId="4B4DF77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00963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151075" w14:textId="3C5B389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504C9" w14:textId="45CEFB4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4A6EB9" w:rsidRPr="002B6140" w14:paraId="51DDAC4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A0A572" w14:textId="6F38DDB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F7F455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54CB3" w14:textId="739E883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C578E" w14:textId="23DC064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F7A4FA" w14:textId="4AE9FECD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1859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0BBB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F7FAD" w14:textId="361B21ED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0243" w14:textId="4AC7800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4A6EB9" w:rsidRPr="002B6140" w14:paraId="5780F05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68425" w14:textId="363DE6D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1689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8584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09282" w14:textId="7FCD6F8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116DD4" w14:textId="073CEC2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F275F" w14:textId="473B968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63AA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8616E2" w14:textId="06D2FA2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7E45" w14:textId="7FBAF0E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4A6EB9" w:rsidRPr="002B6140" w14:paraId="0760C40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8FFF56" w14:textId="269DEA7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434AA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3BC4B" w14:textId="1339631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B31A2" w14:textId="1B9B9DE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9BEA04" w14:textId="3C06AA3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6D974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29548" w14:textId="1359AE3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5ADFE" w14:textId="7734B2B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4A6EB9" w:rsidRPr="002B6140" w14:paraId="1783678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4C7FA8" w14:textId="2C3A146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A1E54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FA7599" w14:textId="4B2C61F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7E5CCE" w14:textId="00B83EA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B05BB" w14:textId="37495C7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D7A7EE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23CDE" w14:textId="6252CAA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5B73D" w14:textId="2D8AC28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4A6EB9" w:rsidRPr="002B6140" w14:paraId="091B4EE9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2804CE" w14:textId="5D33220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4D2D59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1995B" w14:textId="0DAD868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12B9" w14:textId="550E483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C14CF" w14:textId="1FF59D7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6F542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BB754" w14:textId="4D3549D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4B689" w14:textId="2E942D7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</w:tr>
      <w:tr w:rsidR="004A6EB9" w:rsidRPr="002B6140" w14:paraId="5003D6F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EE967" w14:textId="1C89282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D0D6E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8F5ED" w14:textId="54D6826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F4B15" w14:textId="4454F37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03121" w14:textId="0A0D24D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D9AA4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908E" w14:textId="6CA8495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C46FDB" w14:textId="47F72E8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</w:t>
            </w:r>
          </w:p>
        </w:tc>
      </w:tr>
      <w:tr w:rsidR="004A6EB9" w:rsidRPr="002B6140" w14:paraId="0577CF7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B64C1" w14:textId="5B85987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5067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618F0" w14:textId="2F3767A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785E2" w14:textId="7B90114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17E8A5" w14:textId="60F4106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4EEF7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046AE" w14:textId="4EF2442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46FF4" w14:textId="64744F1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4A6EB9" w:rsidRPr="002B6140" w14:paraId="3A48343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CA51" w14:textId="40DBFE0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846735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7837AC" w14:textId="52AC924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FC65AC" w14:textId="4173A74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56D6C" w14:textId="0CE5E6B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9E7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38AC9" w14:textId="2102E8F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9FFA0A" w14:textId="69DD687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4A6EB9" w:rsidRPr="002B6140" w14:paraId="40BC5AB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08E37F" w14:textId="6332695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C6917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2844D6" w14:textId="1FFFBFE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E5A966" w14:textId="31724C4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077DD" w14:textId="08E4F23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3098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1CC12" w14:textId="2F3845F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EBFAE" w14:textId="5182142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4A6EB9" w:rsidRPr="002B6140" w14:paraId="7533544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0021C" w14:textId="7066811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8D9C6D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DA8A" w14:textId="2773E5D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EAAAEA" w14:textId="24462F4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B911F" w14:textId="339037B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B425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D6CB4" w14:textId="268371F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2038E4" w14:textId="5416E5B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4A6EB9" w:rsidRPr="002B6140" w14:paraId="4EAC26E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4EC47" w14:textId="4BACBE1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93A89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274BF9" w14:textId="3D04F5F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9A5DC2" w14:textId="025C990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BC533" w14:textId="3567D0B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1869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91AAD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1674C" w14:textId="1C53F99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4793F" w14:textId="3EBC536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</w:tr>
      <w:tr w:rsidR="004A6EB9" w:rsidRPr="002B6140" w14:paraId="749B016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E2A8D" w14:textId="335883C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1699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933A4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00546" w14:textId="65C3AD6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7007B" w14:textId="1EE1036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EA5569" w14:textId="394CEB0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781B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B9148" w14:textId="6367F6D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21392A" w14:textId="776A664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4A6EB9" w:rsidRPr="002B6140" w14:paraId="09D5AA6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2EA65" w14:textId="6A58E46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71443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113A7" w14:textId="6F3F81F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BA1D1" w14:textId="726990D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EBB8F4" w14:textId="56E62CE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31CF1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A1B27" w14:textId="6CA2F64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0533A" w14:textId="48C6B0E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</w:t>
            </w:r>
          </w:p>
        </w:tc>
      </w:tr>
      <w:tr w:rsidR="004A6EB9" w:rsidRPr="002B6140" w14:paraId="4FFFABE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7963F" w14:textId="66E0CFA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BE4C1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368E0" w14:textId="598B524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B2C06" w14:textId="50E1078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44A312" w14:textId="63EA785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30A88E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F2036" w14:textId="013A506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437C2C" w14:textId="2B5C0FE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4A6EB9" w:rsidRPr="002B6140" w14:paraId="07A710A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72A9F1" w14:textId="288B7FF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E410B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20934" w14:textId="0AB8916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F14D" w14:textId="65ADF2A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0CF8C" w14:textId="5D41F3C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6E6A7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0B88BB" w14:textId="31DA38E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955A3" w14:textId="7AA82E9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4A6EB9" w:rsidRPr="002B6140" w14:paraId="4AA0457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379B1C" w14:textId="6B7CDB0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647F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349C" w14:textId="2FEAD17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32900" w14:textId="5E719D5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DE29" w14:textId="47ACE7E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F99B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904FB" w14:textId="724D379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28F" w14:textId="703A477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4A6EB9" w:rsidRPr="002B6140" w14:paraId="303E154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5C4F2" w14:textId="0BC498D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B11BCD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487E7" w14:textId="10270FC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5E7498" w14:textId="4594D8D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BD698" w14:textId="7A4FE65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5443D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C2311" w14:textId="30843C4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1C58" w14:textId="530B558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4A6EB9" w:rsidRPr="002B6140" w14:paraId="23F5DC6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38FFF" w14:textId="4A87273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81ADA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B08A4" w14:textId="3DF8032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77678C" w14:textId="6E9CF1E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C5C40" w14:textId="15F876B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FBB66D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24FC2" w14:textId="4805F4C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AAF5A" w14:textId="4953236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4A6EB9" w:rsidRPr="002B6140" w14:paraId="6D3CED5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5F513" w14:textId="54BC4CF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7AB93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2DFFCB" w14:textId="56E23B6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ADCF9" w14:textId="400DF92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BC0836" w14:textId="731BDDA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3CB9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6671B" w14:textId="3F271B6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E24F7" w14:textId="1E637A6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4A6EB9" w:rsidRPr="002B6140" w14:paraId="031F984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B46F4" w14:textId="3605B80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8DD8C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237D6" w14:textId="1470C12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4FC02" w14:textId="44ADBC6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4CED1" w14:textId="58214B6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9EE597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DABE80" w14:textId="149516C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B1CE0" w14:textId="176C0D2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</w:t>
            </w:r>
          </w:p>
        </w:tc>
      </w:tr>
      <w:tr w:rsidR="004A6EB9" w:rsidRPr="002B6140" w14:paraId="3124C0C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28D7" w14:textId="34E9CDF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8AC88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FA183" w14:textId="088F35C1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942310" w14:textId="790DE95A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1FC0B" w14:textId="25BE2366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FF2D1B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7228FE" w14:textId="0A6128B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B7D5A" w14:textId="4F47DA5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4A6EB9" w:rsidRPr="002B6140" w14:paraId="0B6B09A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59A3E" w14:textId="062E430B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1709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B1C94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8454BA" w14:textId="37CEA90E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319E6" w14:textId="0E38506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F5341E" w14:textId="21727DB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D3925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5F68A" w14:textId="4150918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FEB85" w14:textId="3880EC6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4A6EB9" w:rsidRPr="002B6140" w14:paraId="1365E9C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D6E29" w14:textId="7D00514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7DA5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0CF7E" w14:textId="103B44D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4E6F9" w14:textId="4CCCFEE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D9BE5" w14:textId="6F5B444C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F29E4C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F980F" w14:textId="3A8DD210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69581A" w14:textId="0D372B4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4A6EB9" w:rsidRPr="002B6140" w14:paraId="248F496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C6A61A" w14:textId="4BE88793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DF045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76A95" w14:textId="32A5F8D5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0A734" w14:textId="2447C27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B3DE6" w14:textId="6FFC4D2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A26962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1C3B8" w14:textId="4AF34DB4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E5211" w14:textId="4FA86F1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4A6EB9" w:rsidRPr="002B6140" w14:paraId="0D0D8B2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04F6F" w14:textId="6DB51AA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F42CB1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35432" w14:textId="57CD943F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A1F075" w14:textId="04BD2BA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2A0BA" w14:textId="68405552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CF2CF" w14:textId="77777777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BD721" w14:textId="3DE59339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28BDFE" w14:textId="62AEC9B8" w:rsidR="004A6EB9" w:rsidRPr="002B6140" w:rsidRDefault="004A6EB9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07709A" w:rsidRPr="002B6140" w14:paraId="67B58EC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0DEEA" w14:textId="325EE6F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49F3C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AD8DAC" w14:textId="7DD0112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20E743" w14:textId="322F33E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4BED8" w14:textId="57E6EED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A459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BC01D4" w14:textId="7115D9F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EEB4C" w14:textId="5D2A12F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07709A" w:rsidRPr="002B6140" w14:paraId="529DA24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490FD" w14:textId="5B6B5A6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B021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7B1CF1" w14:textId="4077FED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12306E" w14:textId="5678DE7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D8AE7F" w14:textId="75FA687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AB235D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788FD6" w14:textId="114A20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32D18B" w14:textId="0CEDD68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07709A" w:rsidRPr="002B6140" w14:paraId="735985E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57E4" w14:textId="44FC949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1715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0793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79723" w14:textId="28DE394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ADF73B" w14:textId="704753D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F239EC" w14:textId="7B6963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4E20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F474E" w14:textId="5A7B183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DF80B6" w14:textId="7B914BA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07709A" w:rsidRPr="002B6140" w14:paraId="7D8A9B5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1F8AE" w14:textId="2148F8B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E137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1C7C90" w14:textId="0779863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38817" w14:textId="5C1F366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8A3DD" w14:textId="3478389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E3100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AC5F9" w14:textId="41AFF52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99B61" w14:textId="694CABB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07709A" w:rsidRPr="002B6140" w14:paraId="5EFB888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77821F" w14:textId="749BC0B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C7CDC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86C" w14:textId="163E37E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D3E1D" w14:textId="6BF27A2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4A125" w14:textId="5044BB4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86F4A3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3F626" w14:textId="6292518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E6B6B1" w14:textId="228FAD7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07709A" w:rsidRPr="002B6140" w14:paraId="64B4525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28AC5" w14:textId="35D9AAE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82A9F1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E5E7D" w14:textId="7A7E3EC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B661" w14:textId="583B307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D08054" w14:textId="71BFD6F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1889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7EF3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186AB" w14:textId="69BA728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983EF6" w14:textId="101E41D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</w:tr>
      <w:tr w:rsidR="0007709A" w:rsidRPr="002B6140" w14:paraId="2FB2ADC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78774" w14:textId="708DB88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A461A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32EE4" w14:textId="07ED6DE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AB7E5" w14:textId="3A9E4D2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DA894" w14:textId="66028BE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D90E2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01E171" w14:textId="06360EC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260A7" w14:textId="18E1B73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7709A" w:rsidRPr="002B6140" w14:paraId="377D241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16D3A" w14:textId="1BC41E7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8444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3B85" w14:textId="4DD2973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5475" w14:textId="22FF47A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FCB8C9" w14:textId="366DDB5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9DE4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0E273" w14:textId="7489252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5C001C" w14:textId="1DB6D19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</w:t>
            </w:r>
          </w:p>
        </w:tc>
      </w:tr>
      <w:tr w:rsidR="0007709A" w:rsidRPr="002B6140" w14:paraId="2D4B5EC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D573F" w14:textId="7E3A8B5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8F923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A60BF" w14:textId="27010B1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E5F98" w14:textId="6E13FE1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62CC0" w14:textId="1008DA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F961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EAF9" w14:textId="4C72735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8FF69" w14:textId="2E4841C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709A" w:rsidRPr="002B6140" w14:paraId="3B008009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AC1D" w14:textId="217BA1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DAF7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2889C" w14:textId="1EEE074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F8AAF" w14:textId="2C9A1FB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183663" w14:textId="2FBF58B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EB538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EF1FAD" w14:textId="1669684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F294E" w14:textId="0405375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</w:t>
            </w:r>
          </w:p>
        </w:tc>
      </w:tr>
      <w:tr w:rsidR="0007709A" w:rsidRPr="002B6140" w14:paraId="62C7C6B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CA5EC" w14:textId="1251A69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6219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340D19" w14:textId="61716A2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E77775" w14:textId="5702AFA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EBB9D" w14:textId="1D18ED0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0567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920ABE" w14:textId="009E414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B2E9FF" w14:textId="266416F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41</w:t>
            </w:r>
          </w:p>
        </w:tc>
      </w:tr>
      <w:tr w:rsidR="0007709A" w:rsidRPr="002B6140" w14:paraId="469A169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EFD40" w14:textId="75F9B12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63E8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F9259F" w14:textId="070ECE9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50C2A" w14:textId="5E171B3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0AB6E" w14:textId="377CE47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CD84B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812BA" w14:textId="3DE555F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34BA7" w14:textId="2269645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07709A" w:rsidRPr="002B6140" w14:paraId="6CFEDA9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7F4A" w14:textId="6B134C1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D0AF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7A2103" w14:textId="5E59FE3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138EC" w14:textId="3D798BB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017E7E" w14:textId="7AF1FD9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5E699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47F38" w14:textId="3EE1330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1733E" w14:textId="161E6AA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4FE1E88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43D6E" w14:textId="46864E5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55A8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EF0EBE" w14:textId="29789CA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541C1" w14:textId="131E70D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83B77" w14:textId="11DC789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5E207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106612" w14:textId="63C9237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28AF82" w14:textId="1A31C7C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709A" w:rsidRPr="002B6140" w14:paraId="651EF1B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A1E513" w14:textId="7A36E3A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DCA9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B0ED27" w14:textId="26C910E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86A7CB" w14:textId="0A99680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FDA2E" w14:textId="3A38715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C202D6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3836B" w14:textId="09E0D46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551C7" w14:textId="7DFEE34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55F2B89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C030C" w14:textId="1457DE4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DD016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47EB0" w14:textId="09F674F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9CDD3B" w14:textId="4EF25CF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2296" w14:textId="42E5F1E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1899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B9B9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D24E3" w14:textId="11ECDDA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6CC5F2" w14:textId="5B9E51B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07709A" w:rsidRPr="002B6140" w14:paraId="22E4E35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F82D8" w14:textId="344BB31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6B6F1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9177EE" w14:textId="57217B0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2D69B" w14:textId="3A798BF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DFB66C" w14:textId="63FA729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63D5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B8F29" w14:textId="0CACFE7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C01B51" w14:textId="06F4441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537C744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2768B" w14:textId="12C7B13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A889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16D761" w14:textId="11E64A8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518BDE" w14:textId="4AC5AB5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F7F24" w14:textId="1C4B902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6D6A75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9F74D" w14:textId="78F3F61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B114EB" w14:textId="13A4441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31BABD4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86B4C4" w14:textId="3637C74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1BAA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1ED96" w14:textId="14E40A8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45C52" w14:textId="0B7528A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C6A4E9" w14:textId="28A4497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1406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01A83B" w14:textId="73D887A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9FE256" w14:textId="0105FA0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715A0E6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D3EC9" w14:textId="3B2F9D5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EA2F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F1143" w14:textId="2CB3F83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F2E8" w14:textId="0F45EEC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2497A1" w14:textId="08E64D3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9E42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12EF95" w14:textId="31A2771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7DF62D" w14:textId="2A575C7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6031F55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6D77D" w14:textId="6FC49AD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E5A311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D6FB0" w14:textId="647597A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A2625F" w14:textId="0E46CDD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A494A9" w14:textId="4D53561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E7F02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56655" w14:textId="39AB42C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639403" w14:textId="536E09B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17038DE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9E7BB9" w14:textId="65A9236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FD55F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835B5" w14:textId="24BF013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12B16" w14:textId="4E9DEDE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2EA5A8" w14:textId="1BBB76E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626D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5D46BE" w14:textId="46BE1B5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6FE727" w14:textId="4DCCA8C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26DAC51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668185" w14:textId="2267049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83BF8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5793C2" w14:textId="6527B7E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C3AA9" w14:textId="3FC7B2E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F366A6" w14:textId="6B26028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B5C57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489C4" w14:textId="484A5E5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61EDD" w14:textId="2782ADF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7709A" w:rsidRPr="002B6140" w14:paraId="157B038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C82E7E" w14:textId="099C7B0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C6C8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CBEE80" w14:textId="5329B09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98995" w14:textId="0169396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FCDE1" w14:textId="3CCCBB8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3A05C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CA9B7" w14:textId="071304E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07A613" w14:textId="0DAE9C0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</w:t>
            </w:r>
          </w:p>
        </w:tc>
      </w:tr>
      <w:tr w:rsidR="0007709A" w:rsidRPr="002B6140" w14:paraId="470D0F0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42A5E9" w14:textId="19E9EF4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E3B60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CA46D0" w14:textId="3E8DCFF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B7C77" w14:textId="616EECC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2D871" w14:textId="777F3A4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6408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85DD26" w14:textId="735816B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1C271" w14:textId="7C1484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</w:t>
            </w:r>
          </w:p>
        </w:tc>
      </w:tr>
      <w:tr w:rsidR="0007709A" w:rsidRPr="002B6140" w14:paraId="113DFDB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06CFFF" w14:textId="7C337CE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6408E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C7560A" w14:textId="5E4B386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C77EC" w14:textId="06BEBD5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D1A513" w14:textId="5E71FC0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1909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B6B78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AB5FA1" w14:textId="729E01A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07610" w14:textId="02F5B99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56</w:t>
            </w:r>
          </w:p>
        </w:tc>
      </w:tr>
      <w:tr w:rsidR="0007709A" w:rsidRPr="002B6140" w14:paraId="085C6BF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3BD870" w14:textId="72A9531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EAEA93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35D17B" w14:textId="64E5ADC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251D8" w14:textId="5A48F1C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AB68C" w14:textId="3B703F8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39BB9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FCDC2" w14:textId="708CD3E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E53CDB" w14:textId="4837639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</w:t>
            </w:r>
          </w:p>
        </w:tc>
      </w:tr>
      <w:tr w:rsidR="0007709A" w:rsidRPr="002B6140" w14:paraId="2CEFAB7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A58983" w14:textId="735D8A7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9950B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95191" w14:textId="669723D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B1B83" w14:textId="4F46088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B69E6" w14:textId="4CC209B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A795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8CED52" w14:textId="1446678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7934EA" w14:textId="2CA2845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</w:t>
            </w:r>
          </w:p>
        </w:tc>
      </w:tr>
      <w:tr w:rsidR="0007709A" w:rsidRPr="002B6140" w14:paraId="00F728E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2698D" w14:textId="1DC74EB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E7EDDC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CEE23" w14:textId="02228D4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87228" w14:textId="0293BB3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04046" w14:textId="7882B4B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DE8BCE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63786" w14:textId="2679CC6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ACF9C7" w14:textId="11AEF1F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07709A" w:rsidRPr="002B6140" w14:paraId="6607941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D993" w14:textId="5B965FE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CAF33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EA11DB" w14:textId="32EA06B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BC3F1" w14:textId="5711A17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8D608" w14:textId="5A6BD7B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D6E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9B7E2E" w14:textId="3AE0858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44A1FF" w14:textId="109FA61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</w:tr>
      <w:tr w:rsidR="0007709A" w:rsidRPr="002B6140" w14:paraId="291B231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8479C" w14:textId="45E563B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701A0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3E0D4" w14:textId="0C2F1DC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4EDC6" w14:textId="06961AE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86B7" w14:textId="4793184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0706C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9ADFA6" w14:textId="2370DC5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82AC5C" w14:textId="08CF296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07709A" w:rsidRPr="002B6140" w14:paraId="34D71CA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1DB86B" w14:textId="45AFEA7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8A7E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8E2A3F" w14:textId="08C263F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F7B137" w14:textId="2481F64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566E44" w14:textId="28D23C8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0CDA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6EDDFA" w14:textId="77B2382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46BD41" w14:textId="1B03254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</w:t>
            </w:r>
          </w:p>
        </w:tc>
      </w:tr>
      <w:tr w:rsidR="0007709A" w:rsidRPr="002B6140" w14:paraId="17746AD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271A2" w14:textId="5CD42BF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E229A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02441C" w14:textId="52A6941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FBE207" w14:textId="5B8B30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1B0A1F" w14:textId="05BDA2C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03076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2FF99A" w14:textId="19485AD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787E1" w14:textId="23A227F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07709A" w:rsidRPr="002B6140" w14:paraId="688EB72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33014F" w14:textId="0F9C857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619AE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D3E3DA" w14:textId="02B9B33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91283" w14:textId="291D6EF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81024" w14:textId="6937E59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02C24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A2CAF" w14:textId="1D4BF17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00F39E" w14:textId="4B72C7F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</w:t>
            </w:r>
          </w:p>
        </w:tc>
      </w:tr>
      <w:tr w:rsidR="0007709A" w:rsidRPr="002B6140" w14:paraId="013A3E0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1573AA" w14:textId="4E761F6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031D7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8D6C57" w14:textId="249F899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21BDA" w14:textId="176D164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3304C" w14:textId="4EFD82A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08CA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EFDF19" w14:textId="358FD15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E770E" w14:textId="1EC47B0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07709A" w:rsidRPr="002B6140" w14:paraId="4231585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AB31E" w14:textId="588BDD8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64331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2C841B" w14:textId="08BF350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D4E51D" w14:textId="2A61257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65331" w14:textId="6BE7A969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1919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2477C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D1ADE" w14:textId="0A23983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80AD" w14:textId="311D910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15</w:t>
            </w:r>
          </w:p>
        </w:tc>
      </w:tr>
      <w:tr w:rsidR="0007709A" w:rsidRPr="002B6140" w14:paraId="1CE01EC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80129" w14:textId="67020F7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1749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F17B2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D76EF" w14:textId="551938A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86F69" w14:textId="439F3D6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6FF03" w14:textId="4F027C7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1F732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952297" w14:textId="0BBC36E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CC436" w14:textId="7D71313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7709A" w:rsidRPr="002B6140" w14:paraId="2A7750B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9F6AF" w14:textId="15246DD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49867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B87CD7" w14:textId="3195BA4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9A1660" w14:textId="5817F6F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94BA6" w14:textId="2A6AD61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7F301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21CB8" w14:textId="4ADA77B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490E4" w14:textId="272B1AF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07709A" w:rsidRPr="002B6140" w14:paraId="4BAD300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F9CA6" w14:textId="2ACE778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0959ED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BE033" w14:textId="4DCD69C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64A4D2" w14:textId="5C5F3C4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F125" w14:textId="4C9737F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6F5A6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AE002" w14:textId="5413020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D08C90" w14:textId="296528A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7709A" w:rsidRPr="002B6140" w14:paraId="677032B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758F9" w14:textId="0A8B174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BD34A7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9CF99" w14:textId="15083A6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BDEDD6" w14:textId="77B4A1A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59E8A2" w14:textId="67AAA4F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E6A0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6DDA6" w14:textId="419DFBB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21DEE2" w14:textId="5A5317B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07709A" w:rsidRPr="002B6140" w14:paraId="4D2A661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622D8" w14:textId="585DEA7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83912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65944F" w14:textId="25F8DA0F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F78B8B" w14:textId="56D22A7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B11C41" w14:textId="57B4203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95AB6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D5454" w14:textId="3DEC195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F8F70C" w14:textId="576F16C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07709A" w:rsidRPr="002B6140" w14:paraId="04EF7DC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9A8ACA" w14:textId="455E107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B67D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A56ED" w14:textId="44AB877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59D0F" w14:textId="0379BED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735EC" w14:textId="709A542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C60AD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257A55" w14:textId="5608BC5A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2CC2B" w14:textId="1F607BF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7709A" w:rsidRPr="002B6140" w14:paraId="66893BF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98512" w14:textId="1E74017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3309CF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0C3739" w14:textId="63683BD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AF4432" w14:textId="30CCA79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D81EBC" w14:textId="3646D2D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FF3C8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7FF33" w14:textId="174FC2E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65FC34" w14:textId="67A5CA0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7709A" w:rsidRPr="002B6140" w14:paraId="7E1CF74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CE7435" w14:textId="629D0CA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CEA4C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45AA" w14:textId="3DFBE8C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0E85B7" w14:textId="041D8F9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C9A18" w14:textId="7D19FB9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2051AE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EA3436" w14:textId="656134B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E1D7B5" w14:textId="225D523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07709A" w:rsidRPr="002B6140" w14:paraId="27B74BC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7EF75" w14:textId="101C2B2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BA350B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1C329" w14:textId="23AF9DEE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F8BF68" w14:textId="234A807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3C581" w14:textId="7C300AC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CE610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22EBEB" w14:textId="0242753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19D2B" w14:textId="3045363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07709A" w:rsidRPr="002B6140" w14:paraId="7362D28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E2938B" w14:textId="09C1893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30035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6BBA61" w14:textId="60B97411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A263B" w14:textId="45A6AAC2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97D2C" w14:textId="25F1B49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1929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43F5B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3693E6" w14:textId="56A12E14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D4A24A" w14:textId="23CD3F7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7709A" w:rsidRPr="002B6140" w14:paraId="351D09A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2DF6E" w14:textId="71E23C36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B251E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FD0E0A" w14:textId="0F2CE0D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090E4" w14:textId="47B9C635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934CF2" w14:textId="3CF5CB0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FBE31E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4AB79" w14:textId="296DE77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315EE" w14:textId="198CD0C3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07709A" w:rsidRPr="002B6140" w14:paraId="2B6934A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081C5E" w14:textId="429B7988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350DAC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5A8349" w14:textId="6192247B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B4E7A" w14:textId="3E8E66D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AE78AE" w14:textId="780D0080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58ADA9" w14:textId="77777777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0B0F61" w14:textId="6894B46C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59ADB1" w14:textId="783DA50D" w:rsidR="0007709A" w:rsidRPr="002B6140" w:rsidRDefault="0007709A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B20125" w:rsidRPr="002B6140" w14:paraId="1AC7991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7F02" w14:textId="703EBAE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B668DA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E12B78" w14:textId="3194800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4D5DE2" w14:textId="2900D6E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75EEC" w14:textId="20420D0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169F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9ECBB" w14:textId="59CD028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BCC41" w14:textId="2334E7C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22084D0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86855" w14:textId="53C8EEF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77D7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F41591" w14:textId="5E83433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EC3A63" w14:textId="6CB60FC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8B239" w14:textId="1F8963F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9E86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5C45C" w14:textId="5CE0D17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0ACA85" w14:textId="05A80DE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1D1BF339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EB611" w14:textId="42FD5A3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1763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B857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AFCAA" w14:textId="0C79C03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C03F0" w14:textId="35CF396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FE388" w14:textId="69DAB65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58ADF9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1713ED" w14:textId="1E8E4E5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646FA5" w14:textId="1EFB109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20125" w:rsidRPr="002B6140" w14:paraId="5740413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E82EF" w14:textId="05E6851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1F1A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9F690E" w14:textId="778C7A3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276F" w14:textId="6338F53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BB5FF" w14:textId="1B24B84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D1EE5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B0B533" w14:textId="4FBBEC1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45791" w14:textId="2186C82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4F8685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20E1A" w14:textId="48B6773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3EDB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33909" w14:textId="1B07515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FC08C" w14:textId="02C9505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AA9020" w14:textId="001B5D7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68109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513916" w14:textId="6112FE9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7DEBA" w14:textId="0865DF4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7936FAF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C72194" w14:textId="6487189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FF40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23C8F" w14:textId="2DC626C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A2FBD" w14:textId="25C976C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62DD2" w14:textId="3CDF9B9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881B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4A2D" w14:textId="0BCC687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8E8952" w14:textId="5CDB88B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522E0C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77A7A" w14:textId="5A86025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2679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BC304C" w14:textId="6215737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95886E" w14:textId="6BFA7EB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FE656" w14:textId="03DCAD1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44D2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1B2AD" w14:textId="6848C16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D0964D" w14:textId="5E6B4C1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17D85A2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157C0C" w14:textId="66AE463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49EB9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9C1D3" w14:textId="46C911B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DD9258" w14:textId="2AB9498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42557" w14:textId="2145EAA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1939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95FA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897C2" w14:textId="631697B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A2EFDA" w14:textId="2226106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0334066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069F52" w14:textId="6FCC02B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1769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AE5E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F1C174" w14:textId="00921A2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975B61" w14:textId="0001151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962B7" w14:textId="4492060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6CF573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1116FE" w14:textId="0C4E474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ABDC6C" w14:textId="38BD97E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61C43B5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E5ADB2" w14:textId="2C0EFDE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58C89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D52E3" w14:textId="562ED76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1B6B1" w14:textId="5E0AD13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5A712D" w14:textId="60088D9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B4B32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89C0D" w14:textId="31C5580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979F39" w14:textId="0E83E7B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50FA18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24D564" w14:textId="13EDF11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B28EE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E16DE" w14:textId="2A47401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C0056A" w14:textId="0A71D34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9C60EB" w14:textId="4BC2EB0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3ECDB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5F398" w14:textId="72E35CE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EBE19" w14:textId="539CBA0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5B7510E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B53C59" w14:textId="26E496D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D68E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ABF693" w14:textId="07D8165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F624F" w14:textId="382C354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0B42BF" w14:textId="067A054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0C6F4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14F098" w14:textId="43052DA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EEB49" w14:textId="2EE181C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4EFC39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76A41" w14:textId="715C2E2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5419C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6CC84B" w14:textId="46C7B51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4CD483" w14:textId="023BEE6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19BAD" w14:textId="78461DF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E1FE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59C105" w14:textId="5865DA8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EC531" w14:textId="27FC973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8B35B5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03D91" w14:textId="18022C5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B6D438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F83B98" w14:textId="242B882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2E220" w14:textId="4769C8A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1006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79D065" w14:textId="2E2133C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3CACC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C178B" w14:textId="21AA9EC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00884" w14:textId="43C5CD0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263EEE0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C3D299" w14:textId="0CC8B02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3280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446D9" w14:textId="0926A4A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EE1A7" w14:textId="04997A8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1016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138FF2" w14:textId="1A5F26D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860D4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B953BD" w14:textId="41A563F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E2A70" w14:textId="6672860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342E3D1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EF04A" w14:textId="03FF453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52DF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1F3FE" w14:textId="36F306D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A09C6" w14:textId="2E102C4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1326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5DB1A" w14:textId="1E13FCF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35D1E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83EAA" w14:textId="76E5E81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B8AF69" w14:textId="70ACF87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354D177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E97A8F" w14:textId="3A26228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FA16E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B0DEEF" w14:textId="447CD82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57F31" w14:textId="39E7C79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994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CD6B1F" w14:textId="7CEF693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3428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6C0CB5" w14:textId="1A42CFC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306986" w14:textId="10F7426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7C5029D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8B0022" w14:textId="443DD0E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0FD8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5A1FF2" w14:textId="3575110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8857D6" w14:textId="7A8B763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E8D2D" w14:textId="28914F8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1949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AC86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079F3E" w14:textId="2CBAADE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74D65A" w14:textId="65DED87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2501D4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60F8CA" w14:textId="6CC9C85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1779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352A5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ED9F" w14:textId="7D8FA33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99D86F" w14:textId="4215702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880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10F4D6" w14:textId="0E73A37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D9FC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6FCDF" w14:textId="21C02C6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8FA23F" w14:textId="55A9CAA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9FF1F1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813D83" w14:textId="7313BED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18DF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F886D" w14:textId="52F8458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1C60A" w14:textId="3C2C207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764FE" w14:textId="264FD23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A4BB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8D8AB" w14:textId="09275B3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D02BF" w14:textId="52A0D20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76A1238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57CC89" w14:textId="2AD4CBD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4E52D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C4530" w14:textId="5BB59E9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8728C9" w14:textId="3FE839C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4ABDF" w14:textId="2F3C43C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23F6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3872B8" w14:textId="783C8CA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5EC90" w14:textId="4487B9B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2397086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DDF739" w14:textId="4A2B31E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620A4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0B444" w14:textId="74D4CEE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8034D8" w14:textId="1ED994E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83FC0" w14:textId="25C8E95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2859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BA75A" w14:textId="0A21CAB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01C36" w14:textId="39E09E9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B20125" w:rsidRPr="002B6140" w14:paraId="54E8BD5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A2783" w14:textId="1AD8C0E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3AD37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CF2DE9" w14:textId="4401E83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10788" w14:textId="51F66EE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2AB59D" w14:textId="7E18889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860D4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B7E39C" w14:textId="0CEB1D6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A3C5D0" w14:textId="5806B10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1D0DED3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57BE9" w14:textId="0B96D2D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FA5C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6F718" w14:textId="4A19394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11B0" w14:textId="431882C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D48BC" w14:textId="397DD9D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AC05D3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4BF7" w14:textId="287CFB0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37142E" w14:textId="7468E9E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2028622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5171C1" w14:textId="592BFFC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5C3BD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B32690" w14:textId="1A3D285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DB5AA5" w14:textId="7F74472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316133" w14:textId="795B6B8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6AEC13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42D5" w14:textId="68B2E4A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E3CC7B" w14:textId="66E08C3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E4F6AE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93E7D" w14:textId="22EC0CD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EF2B96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7DBBB" w14:textId="3277F8E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55E4A" w14:textId="60A70EB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F100E" w14:textId="5589750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7B46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028DC" w14:textId="32AAFA4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3C532A" w14:textId="4BE5480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B20125" w:rsidRPr="002B6140" w14:paraId="3D6DBD0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C49799" w14:textId="738AE58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8C2A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4FE360" w14:textId="2116BF8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D28C88" w14:textId="7C9DE7D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65E8C9" w14:textId="3E249DD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A06DBD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EDC47" w14:textId="1C5B7C7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7569EF" w14:textId="75A101D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50DC84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8BEA2" w14:textId="65092D1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B61C9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3176F" w14:textId="0824728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6C39C" w14:textId="58187A8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1175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AF9AF" w14:textId="031D6CA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69896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87A7F" w14:textId="3B5B75D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04AAE" w14:textId="40F9D3C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1550464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A4308" w14:textId="63EBA21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1789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7A7CEB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73CAE" w14:textId="2B70565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7FBC0D" w14:textId="57F5703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5DF439" w14:textId="772ED4C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EFCB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188F7" w14:textId="16F29D7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504413" w14:textId="2EE1A43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7346759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5B0B2" w14:textId="163FCF2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78636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A0584" w14:textId="7903416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025B0B" w14:textId="756F7E3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6B706A" w14:textId="1E14438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46DE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B9C14A" w14:textId="7649A3B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90375" w14:textId="28C2A91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1335</w:t>
            </w:r>
          </w:p>
        </w:tc>
      </w:tr>
      <w:tr w:rsidR="00B20125" w:rsidRPr="002B6140" w14:paraId="1A82A50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1A3D1B" w14:textId="0E5D7D7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A71C7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B042" w14:textId="4477C7C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4896F6" w14:textId="1C07A6C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4440A" w14:textId="63B4024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432A5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BB5AD7" w14:textId="3E0B6BB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B5C9" w14:textId="55AE19F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</w:tr>
      <w:tr w:rsidR="00B20125" w:rsidRPr="002B6140" w14:paraId="195812D4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01E28C" w14:textId="360EA9F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CE901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3A487" w14:textId="672D18B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BAEB9" w14:textId="373EB4A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5AEDAF" w14:textId="55C6DEE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D43CB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FE87E9" w14:textId="689F1FA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09BDC" w14:textId="3F9A10E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</w:t>
            </w:r>
          </w:p>
        </w:tc>
      </w:tr>
      <w:tr w:rsidR="00B20125" w:rsidRPr="002B6140" w14:paraId="50F5E8A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D70291" w14:textId="1941B04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A4D5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C4F1B1" w14:textId="3937D21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79086A" w14:textId="3799C9E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4A0C0" w14:textId="49C051F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7C23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27101" w14:textId="1BCBD76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5EF9C" w14:textId="4782AEF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45BCBBB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EAEBE5" w14:textId="6E22511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685D86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D8B367" w14:textId="4E5BC96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7221A" w14:textId="61E94DD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610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41550" w14:textId="3A112C3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27E0B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A5FFC" w14:textId="4D36F4C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12748" w14:textId="6E71DE7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4F0537BF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B1F8B" w14:textId="141C810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76083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24FA77" w14:textId="5E89EB1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A9B00D" w14:textId="23F5100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3B046" w14:textId="5AB78AB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1E473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E13DE" w14:textId="50FCED8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6D092A" w14:textId="715E3C3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</w:t>
            </w:r>
          </w:p>
        </w:tc>
      </w:tr>
      <w:tr w:rsidR="00B20125" w:rsidRPr="002B6140" w14:paraId="6C46E4D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3869AA" w14:textId="2F17A55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A6472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C1A0C" w14:textId="7BDADDE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FED69" w14:textId="6A3367F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73D80B" w14:textId="05895D5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4046D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A88B0" w14:textId="75DD75A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7A9F88" w14:textId="5BA0EB2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20C7895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61466" w14:textId="54BF147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9767B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3160B" w14:textId="1CF7362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150CE" w14:textId="418BD64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C5BA24" w14:textId="07F1DFE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2BF9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D96EB" w14:textId="2CD2C83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387A4" w14:textId="76362DC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3C85C0E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D1564" w14:textId="2CBA900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5A730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C6567" w14:textId="5BA03F4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B1CA6" w14:textId="25668D9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16EC71" w14:textId="7582097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1969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9604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E4FBE" w14:textId="33104D5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5F35A" w14:textId="584B3EB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294FFF1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462579" w14:textId="107BA20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1799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87EB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1A106" w14:textId="5AB4274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4B30A8" w14:textId="27CDDCA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966FD4" w14:textId="76CC302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4CE6D7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40A33E" w14:textId="3C3C533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C352E5" w14:textId="4B4FDE4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7185C45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F9343F" w14:textId="3368C16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56458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54001" w14:textId="7727C94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652D9E" w14:textId="6125D9A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3FCA3" w14:textId="3E46B81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4FC4D1" w14:textId="105B0B6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6A55" w14:textId="27A9289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8201A5" w14:textId="3B00B66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137289A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CA6705" w14:textId="21E914E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DEF8D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FC4723" w14:textId="5FDCCC6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41E20F" w14:textId="397DBA0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A12D9" w14:textId="2C5DC0B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01C78D" w14:textId="0FD1F42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17052" w14:textId="7028362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4EDC9E" w14:textId="224C0CB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7983A39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7362A" w14:textId="080F279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5BE1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D9D06B" w14:textId="4BD97B0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1D79D5" w14:textId="6D30FFC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D79581" w14:textId="24789BF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F4763" w14:textId="048FF4F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26C6B" w14:textId="51D6607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61B57" w14:textId="0272979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B20125" w:rsidRPr="002B6140" w14:paraId="6266D79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86AB1" w14:textId="511E4A2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91EC09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18BFAD" w14:textId="010AB30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7E48B4" w14:textId="66D3A76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727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82125" w14:textId="2720332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C56AA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F5A9DF" w14:textId="6084E7F6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82C259" w14:textId="2006C2D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A24CA4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91D5D" w14:textId="74E6FF9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82F09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51333B" w14:textId="5F43923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7126E" w14:textId="58F0B07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B086A" w14:textId="0E3151E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E8720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2AE70" w14:textId="318F7F9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AFA65" w14:textId="5C62A47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032201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703074" w14:textId="034F1A4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FF89E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59A8B4" w14:textId="66ACB65D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A9AFB2" w14:textId="5B914A0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C6233E" w14:textId="661E45BB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42EAC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675E4" w14:textId="49CD58E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5873F" w14:textId="4203C96C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1E6E5C2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056ED6" w14:textId="1A82131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A0433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FFE721" w14:textId="7F7727E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2A538" w14:textId="0EF41194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553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93314" w14:textId="797E842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496905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4ECE18" w14:textId="5DC5444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452A23" w14:textId="48BCF660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6D66A1F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D1288C" w14:textId="1A1A5F7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D2C13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6084A2" w14:textId="41984F3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D0960" w14:textId="7FE22779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ED8F81" w14:textId="3F75404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7035C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389C71" w14:textId="29FE0CFA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6617B" w14:textId="6E4D7053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0125" w:rsidRPr="002B6140" w14:paraId="0019F59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618636" w14:textId="567C8D62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667FAF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3D5402" w14:textId="0A09AF68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CCBF18" w14:textId="3E1AD781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BEAEA" w14:textId="23B3131F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1979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FDBC4" w14:textId="77777777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EAFFE" w14:textId="0E86AB0E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6930" w14:textId="08BD7C65" w:rsidR="00B20125" w:rsidRPr="002B6140" w:rsidRDefault="00B20125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5EA7D4A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2ABA" w14:textId="20B3613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1809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A4163A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F5974B" w14:textId="7F05378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A0B7D" w14:textId="067D93F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77BD3" w14:textId="586EB65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6171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205AC5" w14:textId="2A554B9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46FEC0" w14:textId="2541DDF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123E4B6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00C1" w14:textId="6AECF4B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A7D02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E8E1B9" w14:textId="3B4498C9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5E95" w14:textId="6F769C0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C16068" w14:textId="440D957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C4D4C" w14:textId="21B5E3E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E3C72" w14:textId="3E20659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1A11B" w14:textId="7BE61D2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5FB4348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E03410" w14:textId="45F9766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lastRenderedPageBreak/>
              <w:t>1811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A551C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FBA10" w14:textId="1B421C3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1B5B4" w14:textId="0E969D3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D49595" w14:textId="5C2F636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7B2AC8" w14:textId="59F3E609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24F03B" w14:textId="0E912E8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20DC67" w14:textId="72B30FD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5DC1F30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4F37F2" w14:textId="5A729AC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1F4CA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8B3DC" w14:textId="7ABDECA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D8EDE3" w14:textId="4094238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B1E0A" w14:textId="5FBFAE9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2C5A25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8B28AB" w14:textId="579A926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3D8D3" w14:textId="5FEE68C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1CCB7A8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59F0C" w14:textId="5837914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3761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D60508" w14:textId="08DF4D8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BD1FC" w14:textId="77DAD4A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036E5E" w14:textId="728E73F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ADBA02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C5987F" w14:textId="5E04BAD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781BB2" w14:textId="768126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1EE4894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807A6" w14:textId="53ADAB4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BA422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88734A" w14:textId="0A1BCB8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B9C4C" w14:textId="6EAAC35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7F536" w14:textId="630A0A0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36FE25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0B014" w14:textId="1330BB1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2FB2A0" w14:textId="4F8537F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27B6E5A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734B06" w14:textId="44BFFE4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12040B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1CBD3" w14:textId="3479C9B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652F7A" w14:textId="1B8F0F3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DB1C48" w14:textId="281CE7C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8E281" w14:textId="51F5E38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763B5E" w14:textId="77F5320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4A15" w14:textId="148C59B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70CCD0C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958306" w14:textId="675A4CA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055F8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EEE4D" w14:textId="0906A50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8C655" w14:textId="21D74EB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1027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2D73DB" w14:textId="79DF5F4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2959D" w14:textId="76E3E70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28804" w14:textId="0957C134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58F570" w14:textId="069B8C3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7A9367D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7275AC" w14:textId="185F90F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952C7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9698B" w14:textId="48825C4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2DDBF" w14:textId="2213B07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21E9F0" w14:textId="50B707E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187846" w14:textId="39F05BD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CAF857" w14:textId="18B707E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A5CC17" w14:textId="40B7F53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6760AAA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02B87D" w14:textId="6C477BA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C34C0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0A370" w14:textId="3D6F385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AB291" w14:textId="44FA3633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1154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124F7" w14:textId="4A3EE30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1989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3EBBB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709CC" w14:textId="699821B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FBF0A" w14:textId="0C53313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7CCBA729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7F1E6A" w14:textId="6E93F7D9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1819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BE6AE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17E1B5" w14:textId="29C3C61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3AB9AA" w14:textId="09606EE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1436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19197" w14:textId="40A25734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6B17D0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7D44C0" w14:textId="2EF84BD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C370CF" w14:textId="068365A9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1F42E05D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DABD" w14:textId="79DFA7F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C4E77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B01D9" w14:textId="4EACF41C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32BAC7" w14:textId="7C071CF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3408B5" w14:textId="44D25FB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3EEC3C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F98387" w14:textId="55AE9E4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37A1B2" w14:textId="26FC2AB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52EF4A9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61A30" w14:textId="32FEBB04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78B6F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D2606" w14:textId="6996A90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688208" w14:textId="4EEA9C7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1216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513C2F" w14:textId="5E7689B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7E914B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98C942" w14:textId="048D587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6DA8BD" w14:textId="3D87AF2A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3DFD9D4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DE97C" w14:textId="1957A13F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C31755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2F730" w14:textId="0815ABE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B1C812" w14:textId="478FC5C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55605C" w14:textId="5766CE3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E9326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3FD798" w14:textId="1E0312A4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3EC44C" w14:textId="76EEE98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6D76B2A3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87AECB" w14:textId="4682CD7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498135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E9176" w14:textId="1488A4F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148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F5974" w14:textId="3788DA8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864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76047" w14:textId="2DE320A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552EA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AD405" w14:textId="7D698D9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484C7" w14:textId="55691C7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7C4B6BC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B00A14" w14:textId="3C76CA64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F8CA3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32E4A" w14:textId="7CDC951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136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3CE5C" w14:textId="06A5D8E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07478" w14:textId="25973A9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20D94A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CC07A" w14:textId="35AF771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0E4EE" w14:textId="27797F9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5E210C11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B218" w14:textId="7B204E1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725D9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3DBA9" w14:textId="7500C640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6EB689" w14:textId="77699ABE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762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5DA54C" w14:textId="5C24A8B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9B3472" w14:textId="4A27342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37B91A" w14:textId="056A3926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5036B" w14:textId="571F1C2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62301D4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8CD1B" w14:textId="5F87EA9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4151FB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30DD4" w14:textId="3EF20AD1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683C3" w14:textId="1AA7D98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9B285" w14:textId="1700C3C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A27AA0" w14:textId="265586A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70B98" w14:textId="13639232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9473ED" w14:textId="6DEC470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241D3" w:rsidRPr="002B6140" w14:paraId="2160258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E0AA0C" w14:textId="1C6DC098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E88C77" w14:textId="7777777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17FAE" w14:textId="195577E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C16DF" w14:textId="4009C3C7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B628A0" w14:textId="5CBCAF75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416422" w14:textId="66DD588D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AB364E" w14:textId="2621E17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F32E4" w14:textId="7CD3DFFB" w:rsidR="007241D3" w:rsidRPr="002B6140" w:rsidRDefault="007241D3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7CF5526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8C7793" w14:textId="6744982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D3F97A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168435" w14:textId="4A53AEA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A9DCA" w14:textId="1644D80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416E1" w14:textId="50E6A91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E7252" w14:textId="47427BB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474F0" w14:textId="6EA73C5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705C5" w14:textId="20C1D3D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6F7A2EA9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67DCBD" w14:textId="46E8552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C20E5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6A9AF" w14:textId="227F703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172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389D22" w14:textId="32EC584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0CCE2" w14:textId="279A9A3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F0E865" w14:textId="02C053D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1052EB" w14:textId="5D08C5AA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49CE40" w14:textId="3493EA4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0B650FAB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CF930" w14:textId="2990096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D08094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E174F4" w14:textId="0D23F7CA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0572E" w14:textId="02E9C852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854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D75CC" w14:textId="3D6B6EA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CF723" w14:textId="549B130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1E65C" w14:textId="31A996C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F3FF3" w14:textId="520AE50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28C93D8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16C40D" w14:textId="0700297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BF1A6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225FB9" w14:textId="4395ABE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195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BEFDB2" w14:textId="05A439F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17660F" w14:textId="49C68CB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B349D5" w14:textId="5C36E74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2437F0" w14:textId="00DEC6C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82B792" w14:textId="7D7CC66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2B6CA3B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49FD38" w14:textId="36D4AF9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842861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0E05AE" w14:textId="34B83BC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FCA22D" w14:textId="411B21C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67A80" w14:textId="4C45229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F67EC1" w14:textId="4152D3C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698E80" w14:textId="7E2DB70A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8C9CEB" w14:textId="3AD4083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7D7DB59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D23E44" w14:textId="734D3E6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AB5772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4698B8" w14:textId="36F219D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229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5D8F67" w14:textId="3AE1A48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309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5343FA" w14:textId="702528A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39454" w14:textId="2192417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3E3170" w14:textId="14B0530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B3DC6" w14:textId="4B6EF33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5756583C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C2FDB" w14:textId="7A744DA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B4C1D9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D5AC8" w14:textId="12595ED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199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105FEF" w14:textId="18631C8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243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3D0CEB" w14:textId="72C3E26A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257CF1" w14:textId="02E7695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1,193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72722" w14:textId="11FBD05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E5074F" w14:textId="0474EB42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2A1EE08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83DD6D" w14:textId="1471FF4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25A18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706BD" w14:textId="34A83F32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A4718" w14:textId="052BF1E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F633AA" w14:textId="5BBAA3D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28F9B1" w14:textId="275E46C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1,473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FFDBBC" w14:textId="401E6F1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9D8C5F" w14:textId="6A99A5E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7B3AC1A0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81725" w14:textId="237E0D6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BCD58F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59B72D" w14:textId="50D0D99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D5063A" w14:textId="429073C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5CA07C" w14:textId="0500F03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57E7B" w14:textId="66CD92E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2,237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51E876" w14:textId="453CD1A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BE0C" w14:textId="4943E6E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2707E14A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0D37" w14:textId="4CFE3A0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1837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BEB4A6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50A97" w14:textId="1A8A724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1404DF" w14:textId="63F73AB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378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B9376" w14:textId="209B95E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24F566" w14:textId="7788B77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1,953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73A99" w14:textId="43702E4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FD2D4" w14:textId="41AD240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322E639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5A984A" w14:textId="2A4B00A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9148DE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A53B66" w14:textId="3ADC612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48E39" w14:textId="1A0FCFB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258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30F634" w14:textId="0B7B7BB2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2009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61E608" w14:textId="52F29E5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1,499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C2A323" w14:textId="46C9A29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95494" w14:textId="406E590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3FF560E2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F900B" w14:textId="645994B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1839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5CDF6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2B39A6" w14:textId="7CF23CD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F62A2" w14:textId="59DF205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7A5B6" w14:textId="2D22319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D0E30" w14:textId="40B0D78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1,676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45FD76" w14:textId="4EB7A6C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197048" w14:textId="76871D4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0CAA21F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929911" w14:textId="387C05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1840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06E848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09FA75" w14:textId="114AC41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A2E59" w14:textId="5327892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146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30EFFD" w14:textId="6E1E6E5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2011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7386B7" w14:textId="5B4A30A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1,387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03F11A" w14:textId="7ACAEDC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52506" w14:textId="56111B6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3EB6BC0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E5987B" w14:textId="6954065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1796C8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01FF2" w14:textId="5B83EE6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3D9C" w14:textId="5C3F350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67A70" w14:textId="5C56DF9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402B1" w14:textId="4839A79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1,936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37F846" w14:textId="2964602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3C6336" w14:textId="0AC9D20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3CE20748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580EDF" w14:textId="7B89F9F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1842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F3F93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76DDF1" w14:textId="46BF85A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D43D7" w14:textId="2C5826E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480D" w14:textId="1674A56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2013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F65C" w14:textId="66DE869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2,238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8006E1" w14:textId="7BFC884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94CF50" w14:textId="2206335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007E5DD5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E191E" w14:textId="62ED499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1843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66412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9EE04" w14:textId="3D491D6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3CE360" w14:textId="498CA4F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EB9E23" w14:textId="69A75BAA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1E6A66" w14:textId="01DF61E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1,592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E4A20C" w14:textId="1178965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297BC8" w14:textId="5A2B408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1153D2A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745F" w14:textId="485716C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1844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718A3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98E611" w14:textId="4BA15B0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BEE8E3" w14:textId="53EF544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9325D" w14:textId="5A58BBE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2015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0E1B2F" w14:textId="71BB69C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35CE97" w14:textId="1900D8C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33BA4" w14:textId="5089B24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552BA71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6175B" w14:textId="4D88E8B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1845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7AD619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46755" w14:textId="5270CD3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ACF115" w14:textId="11FFA8A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A99E3A" w14:textId="70F0677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2016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27EA9E" w14:textId="48A8138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954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0772E" w14:textId="610114A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C8FA00" w14:textId="0181E532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01DE92B6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710EE" w14:textId="6F426E2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112492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B4D207" w14:textId="6BFD915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7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EA19FB" w14:textId="629E318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6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F377F1" w14:textId="5A58341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2017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4D3683" w14:textId="3DD4E99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1,570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3110E3" w14:textId="572635A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1B161" w14:textId="6FE510DF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159383A7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2AEF3A2" w14:textId="41C5269C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1847</w:t>
            </w:r>
          </w:p>
        </w:tc>
        <w:tc>
          <w:tcPr>
            <w:tcW w:w="6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CC56B71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CB79382" w14:textId="32DADF09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0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9A2CAAE" w14:textId="6BFD933E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67</w:t>
            </w:r>
          </w:p>
        </w:tc>
        <w:tc>
          <w:tcPr>
            <w:tcW w:w="61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454630A1" w14:textId="0CA533EB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2018</w:t>
            </w:r>
          </w:p>
        </w:tc>
        <w:tc>
          <w:tcPr>
            <w:tcW w:w="6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0C46BE7" w14:textId="2C12BDA5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2,201</w:t>
            </w:r>
          </w:p>
        </w:tc>
        <w:tc>
          <w:tcPr>
            <w:tcW w:w="6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A6C4778" w14:textId="08F84BA8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6FEBC88" w14:textId="387B162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381D60" w:rsidRPr="002B6140" w14:paraId="5C336F9E" w14:textId="77777777" w:rsidTr="007241D3">
        <w:trPr>
          <w:trHeight w:val="287"/>
        </w:trPr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2E53C4" w14:textId="650D4010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1848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506597" w14:textId="7777777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560E19" w14:textId="6DFF7CC3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7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7B06B" w14:textId="3D531081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</w:t>
            </w:r>
          </w:p>
        </w:tc>
        <w:tc>
          <w:tcPr>
            <w:tcW w:w="6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6E7E2D3" w14:textId="6B3D2CB4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2019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F565FD" w14:textId="660230B7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1,291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564A44" w14:textId="16DAE8B6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6BE4C1" w14:textId="671E518D" w:rsidR="00381D60" w:rsidRPr="002B6140" w:rsidRDefault="00381D60" w:rsidP="00733B3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2455873" w14:textId="77777777" w:rsidR="00412790" w:rsidRPr="002B6140" w:rsidRDefault="0041279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D58C38B" w14:textId="77777777" w:rsidR="00B9444B" w:rsidRPr="002B6140" w:rsidRDefault="00B36D91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6D4AE4E" w14:textId="21FD8932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Supplementary Table </w:t>
      </w:r>
      <w:r w:rsidR="002D3105" w:rsidRPr="002B6140">
        <w:rPr>
          <w:rFonts w:ascii="Times New Roman" w:hAnsi="Times New Roman" w:cs="Times New Roman"/>
          <w:lang w:val="en-US"/>
        </w:rPr>
        <w:t>2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Pr="002B6140">
        <w:rPr>
          <w:rFonts w:ascii="Times New Roman" w:hAnsi="Times New Roman" w:cs="Times New Roman"/>
          <w:color w:val="000000"/>
          <w:lang w:val="en-US"/>
        </w:rPr>
        <w:t>Estimable parameters and prior specifications for considered in the sensitivity analyses (</w:t>
      </w:r>
      <w:proofErr w:type="spellStart"/>
      <w:r w:rsidRPr="002B6140">
        <w:rPr>
          <w:rFonts w:ascii="Times New Roman" w:hAnsi="Times New Roman" w:cs="Times New Roman"/>
          <w:color w:val="000000"/>
          <w:lang w:val="en-US"/>
        </w:rPr>
        <w:t>Scens</w:t>
      </w:r>
      <w:proofErr w:type="spellEnd"/>
      <w:r w:rsidRPr="002B6140">
        <w:rPr>
          <w:rFonts w:ascii="Times New Roman" w:hAnsi="Times New Roman" w:cs="Times New Roman"/>
          <w:color w:val="000000"/>
          <w:lang w:val="en-US"/>
        </w:rPr>
        <w:t xml:space="preserve"> 1-1</w:t>
      </w:r>
      <w:r w:rsidR="009D2C07" w:rsidRPr="002B6140">
        <w:rPr>
          <w:rFonts w:ascii="Times New Roman" w:hAnsi="Times New Roman" w:cs="Times New Roman"/>
          <w:color w:val="000000"/>
          <w:lang w:val="en-US"/>
        </w:rPr>
        <w:t>4</w:t>
      </w:r>
      <w:r w:rsidRPr="002B6140">
        <w:rPr>
          <w:rFonts w:ascii="Times New Roman" w:hAnsi="Times New Roman" w:cs="Times New Roman"/>
          <w:color w:val="000000"/>
          <w:lang w:val="en-US"/>
        </w:rPr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"/>
        <w:gridCol w:w="2293"/>
        <w:gridCol w:w="2026"/>
        <w:gridCol w:w="1471"/>
        <w:gridCol w:w="1054"/>
        <w:gridCol w:w="1953"/>
        <w:gridCol w:w="1381"/>
        <w:gridCol w:w="1381"/>
        <w:gridCol w:w="1373"/>
      </w:tblGrid>
      <w:tr w:rsidR="00B9444B" w:rsidRPr="002B6140" w14:paraId="6F6E3696" w14:textId="77777777" w:rsidTr="00303037">
        <w:tc>
          <w:tcPr>
            <w:tcW w:w="328" w:type="pct"/>
            <w:tcBorders>
              <w:top w:val="single" w:sz="4" w:space="0" w:color="auto"/>
              <w:bottom w:val="single" w:sz="4" w:space="0" w:color="auto"/>
            </w:tcBorders>
          </w:tcPr>
          <w:p w14:paraId="682FD3E1" w14:textId="6B016876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Sens</w:t>
            </w:r>
            <w:r w:rsidR="00F01F0B"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itivity</w:t>
            </w:r>
          </w:p>
        </w:tc>
        <w:tc>
          <w:tcPr>
            <w:tcW w:w="826" w:type="pct"/>
            <w:tcBorders>
              <w:top w:val="single" w:sz="4" w:space="0" w:color="auto"/>
              <w:bottom w:val="single" w:sz="4" w:space="0" w:color="auto"/>
            </w:tcBorders>
          </w:tcPr>
          <w:p w14:paraId="0DE04E03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Rmax</w:t>
            </w:r>
            <w:proofErr w:type="spellEnd"/>
          </w:p>
        </w:tc>
        <w:tc>
          <w:tcPr>
            <w:tcW w:w="730" w:type="pct"/>
            <w:tcBorders>
              <w:top w:val="single" w:sz="4" w:space="0" w:color="auto"/>
              <w:bottom w:val="single" w:sz="4" w:space="0" w:color="auto"/>
            </w:tcBorders>
          </w:tcPr>
          <w:p w14:paraId="711D7273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2" w:type="pct"/>
            <w:tcBorders>
              <w:top w:val="single" w:sz="4" w:space="0" w:color="auto"/>
              <w:bottom w:val="single" w:sz="4" w:space="0" w:color="auto"/>
            </w:tcBorders>
          </w:tcPr>
          <w:p w14:paraId="11BC89C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Pmsy</m:t>
                </m:r>
              </m:oMath>
            </m:oMathPara>
          </w:p>
        </w:tc>
        <w:tc>
          <w:tcPr>
            <w:tcW w:w="383" w:type="pct"/>
            <w:tcBorders>
              <w:top w:val="single" w:sz="4" w:space="0" w:color="auto"/>
              <w:bottom w:val="single" w:sz="4" w:space="0" w:color="auto"/>
            </w:tcBorders>
          </w:tcPr>
          <w:p w14:paraId="08FF9090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SLR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F5986EE" w14:textId="77777777" w:rsidR="00B9444B" w:rsidRPr="002B6140" w:rsidRDefault="00B9444B" w:rsidP="00733B33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Catch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389A2F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Nrecent</w:t>
            </w:r>
            <w:proofErr w:type="spellEnd"/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</w:tcPr>
          <w:p w14:paraId="0E0FCB1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Q</w:t>
            </w:r>
          </w:p>
        </w:tc>
        <w:tc>
          <w:tcPr>
            <w:tcW w:w="497" w:type="pct"/>
            <w:tcBorders>
              <w:top w:val="single" w:sz="4" w:space="0" w:color="auto"/>
              <w:bottom w:val="single" w:sz="4" w:space="0" w:color="auto"/>
            </w:tcBorders>
          </w:tcPr>
          <w:p w14:paraId="0EEE84E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N-haplotypes</w:t>
            </w:r>
          </w:p>
        </w:tc>
      </w:tr>
      <w:tr w:rsidR="00B9444B" w:rsidRPr="002B6140" w14:paraId="7E6061C0" w14:textId="77777777" w:rsidTr="00F01F0B">
        <w:tc>
          <w:tcPr>
            <w:tcW w:w="328" w:type="pct"/>
            <w:tcBorders>
              <w:top w:val="single" w:sz="4" w:space="0" w:color="auto"/>
            </w:tcBorders>
          </w:tcPr>
          <w:p w14:paraId="7231051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Base</w:t>
            </w:r>
          </w:p>
        </w:tc>
        <w:tc>
          <w:tcPr>
            <w:tcW w:w="826" w:type="pct"/>
            <w:tcBorders>
              <w:top w:val="single" w:sz="4" w:space="0" w:color="auto"/>
            </w:tcBorders>
          </w:tcPr>
          <w:p w14:paraId="5D9C184B" w14:textId="0D126D31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single" w:sz="4" w:space="0" w:color="auto"/>
            </w:tcBorders>
          </w:tcPr>
          <w:p w14:paraId="485CDB3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single" w:sz="4" w:space="0" w:color="auto"/>
            </w:tcBorders>
          </w:tcPr>
          <w:p w14:paraId="2D52FB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single" w:sz="4" w:space="0" w:color="auto"/>
            </w:tcBorders>
          </w:tcPr>
          <w:p w14:paraId="638F656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0F3337E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3AF3837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single" w:sz="4" w:space="0" w:color="auto"/>
            </w:tcBorders>
          </w:tcPr>
          <w:p w14:paraId="2B062B3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single" w:sz="4" w:space="0" w:color="auto"/>
            </w:tcBorders>
          </w:tcPr>
          <w:p w14:paraId="26B4BA6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B785D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92F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BEDE7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0.5)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0D74F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7F1A62D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4DDA5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FBF3E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CC077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C46341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C4A5A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0E1C70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039E291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FAC3EC0" w14:textId="7450B0C2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rlnom(-2.67, 0.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DF0380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3A203C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9782C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624C6B5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8BE04F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D0C82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109B4CE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DEA851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09D4F9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CF0757" w14:textId="6D2C218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rlnom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-2.67, 0.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5</m:t>
                    </m:r>
                  </m:e>
                </m:d>
              </m:oMath>
            </m:oMathPara>
          </w:p>
          <w:p w14:paraId="0E02BA29" w14:textId="135966BB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T(0.02,0.11)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AC5EC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4BC043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BFB17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ABDF80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4E0F91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5BFB074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5E14395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47B4CE70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901AF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0B6DF5F" w14:textId="489F267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2A434D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08C53E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27BB46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EC504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754F79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1AB6F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8F41AC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5625E1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E607FB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710984C" w14:textId="70044280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2AF8F8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1, 2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421E17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2D29D1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14E2656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593AF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63917E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2757263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14D454B8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9C00B6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781EB46" w14:textId="0E1848A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6E2B9E2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1A5EB06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3DA1694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44FD1A7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52AFB3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2004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CF4371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F2131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35BB173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30C2E31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F8FF2A8" w14:textId="738E3CEE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05CDB1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54CF25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03F8F0C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Exclude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0039FCF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BA9DD61" w14:textId="77777777" w:rsidR="00B9444B" w:rsidRPr="002B6140" w:rsidRDefault="00B9444B" w:rsidP="00733B33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9EA9A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7E05F77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12581F7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65779C8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8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38BC1226" w14:textId="3362C80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2111D5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05A03F4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FA8F72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01ED4B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low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9D3047C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2F5FF5F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F6CEF50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599BEF4F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76F7B984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9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8950686" w14:textId="7AC2D6F4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2828090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22EF8D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5B1896B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595B3D7A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high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C525E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1EFA147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7AEFB91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B9444B" w:rsidRPr="002B6140" w14:paraId="6AE73946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E3888A2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10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69DE8E02" w14:textId="3E4CB1C8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19FAD6CB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70EEB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25D6D7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753CD96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3A6D0B3A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4547C93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383BD85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0</w:t>
            </w:r>
          </w:p>
        </w:tc>
      </w:tr>
      <w:tr w:rsidR="00B9444B" w:rsidRPr="002B6140" w14:paraId="6B2A89AB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438D310F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11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1A9FE564" w14:textId="6DE06FBF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032FF81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624E084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66A0C89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413D15B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5F75D4EE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676A00D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4FE6FAA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25</w:t>
            </w:r>
          </w:p>
        </w:tc>
      </w:tr>
      <w:tr w:rsidR="00B9444B" w:rsidRPr="002B6140" w14:paraId="303A9484" w14:textId="77777777" w:rsidTr="00F01F0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9F05D6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12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753B409B" w14:textId="6A12B5B5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7D2A698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5F1E429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26EE8FA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2908BA01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ED479C6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485090B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Analytical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55CCE358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37</w:t>
            </w:r>
          </w:p>
        </w:tc>
      </w:tr>
      <w:tr w:rsidR="003C55D7" w:rsidRPr="002B6140" w14:paraId="668F0D6D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nil"/>
              <w:right w:val="nil"/>
            </w:tcBorders>
          </w:tcPr>
          <w:p w14:paraId="526054DC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13</w:t>
            </w:r>
          </w:p>
        </w:tc>
        <w:tc>
          <w:tcPr>
            <w:tcW w:w="826" w:type="pct"/>
            <w:tcBorders>
              <w:top w:val="nil"/>
              <w:left w:val="nil"/>
              <w:bottom w:val="nil"/>
              <w:right w:val="nil"/>
            </w:tcBorders>
          </w:tcPr>
          <w:p w14:paraId="54A44BA5" w14:textId="0F1A9AE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</w:tcPr>
          <w:p w14:paraId="3DF6DCF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nil"/>
              <w:right w:val="nil"/>
            </w:tcBorders>
          </w:tcPr>
          <w:p w14:paraId="428802BD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</w:tcPr>
          <w:p w14:paraId="76DDF508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nil"/>
              <w:right w:val="nil"/>
            </w:tcBorders>
          </w:tcPr>
          <w:p w14:paraId="3C0E351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0817462B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nil"/>
              <w:right w:val="nil"/>
            </w:tcBorders>
          </w:tcPr>
          <w:p w14:paraId="7FEB836F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Analytical + additional </w:t>
            </w:r>
            <w:proofErr w:type="spellStart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obs</w:t>
            </w:r>
            <w:proofErr w:type="spellEnd"/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error</w:t>
            </w:r>
          </w:p>
        </w:tc>
        <w:tc>
          <w:tcPr>
            <w:tcW w:w="497" w:type="pct"/>
            <w:tcBorders>
              <w:top w:val="nil"/>
              <w:left w:val="nil"/>
              <w:bottom w:val="nil"/>
              <w:right w:val="nil"/>
            </w:tcBorders>
          </w:tcPr>
          <w:p w14:paraId="091E32C9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  <w:tr w:rsidR="003C55D7" w:rsidRPr="002B6140" w14:paraId="76B1FB50" w14:textId="77777777" w:rsidTr="003C55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2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030895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14</w:t>
            </w:r>
          </w:p>
        </w:tc>
        <w:tc>
          <w:tcPr>
            <w:tcW w:w="826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6D0AE1" w14:textId="78EFBBAA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runif(0, 0.11)</m:t>
                </m:r>
              </m:oMath>
            </m:oMathPara>
          </w:p>
        </w:tc>
        <w:tc>
          <w:tcPr>
            <w:tcW w:w="73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72FE9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runif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1, 10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*0.0000651</m:t>
                </m:r>
              </m:oMath>
            </m:oMathPara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05ACC6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unif</w:t>
            </w:r>
            <w:proofErr w:type="spell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(</w:t>
            </w:r>
            <w:proofErr w:type="gramEnd"/>
            <w:r w:rsidRPr="002B6140">
              <w:rPr>
                <w:rFonts w:ascii="Times New Roman" w:eastAsiaTheme="minorEastAsia" w:hAnsi="Times New Roman" w:cs="Times New Roman"/>
                <w:i/>
                <w:iCs/>
                <w:color w:val="000000" w:themeColor="text1"/>
                <w:sz w:val="20"/>
                <w:szCs w:val="20"/>
                <w:lang w:val="en-US"/>
              </w:rPr>
              <w:t>0.5, 0.8)</w:t>
            </w:r>
          </w:p>
        </w:tc>
        <w:tc>
          <w:tcPr>
            <w:tcW w:w="38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C20B70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  <w:t>Include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D838E" w14:textId="77777777" w:rsidR="00B9444B" w:rsidRPr="002B6140" w:rsidRDefault="00B9444B" w:rsidP="00733B33">
            <w:pPr>
              <w:rPr>
                <w:rFonts w:ascii="Times New Roman" w:eastAsiaTheme="minorEastAsia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  <w:lang w:val="en-US"/>
                  </w:rPr>
                  <m:t>unif(Low, High)</m:t>
                </m:r>
              </m:oMath>
            </m:oMathPara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CBD72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2019 </w:t>
            </w:r>
            <w:proofErr w:type="gramStart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U[</w:t>
            </w:r>
            <w:proofErr w:type="gramEnd"/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100, 10,000]</w:t>
            </w:r>
          </w:p>
        </w:tc>
        <w:tc>
          <w:tcPr>
            <w:tcW w:w="5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C969B" w14:textId="2EFE40E8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Power function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9A8A21" w14:textId="77777777" w:rsidR="00B9444B" w:rsidRPr="002B6140" w:rsidRDefault="00B9444B" w:rsidP="00733B33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2B6140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24</w:t>
            </w:r>
          </w:p>
        </w:tc>
      </w:tr>
    </w:tbl>
    <w:p w14:paraId="2B25B7C1" w14:textId="61073410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7E63D91" w14:textId="77777777" w:rsidR="00B9444B" w:rsidRPr="002B6140" w:rsidRDefault="00B9444B" w:rsidP="00733B33">
      <w:pPr>
        <w:spacing w:after="0" w:line="240" w:lineRule="auto"/>
        <w:rPr>
          <w:rFonts w:ascii="Times New Roman" w:hAnsi="Times New Roman" w:cs="Times New Roman"/>
          <w:lang w:val="en-US"/>
        </w:rPr>
        <w:sectPr w:rsidR="00B9444B" w:rsidRPr="002B6140" w:rsidSect="00B9444B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6D0EF6D1" w14:textId="2715D5FA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Supplementary Table </w:t>
      </w:r>
      <w:r w:rsidRPr="002B6140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Posterior mean, standard deviations and 50% and 95% Bayesian credible intervals (CI) for the key biological parameters estimated by the </w:t>
      </w:r>
      <w:r w:rsidRPr="002B6140">
        <w:rPr>
          <w:rFonts w:ascii="Times New Roman" w:hAnsi="Times New Roman" w:cs="Times New Roman"/>
          <w:lang w:val="en-US"/>
        </w:rPr>
        <w:t>individual state-space</w:t>
      </w:r>
      <w:r w:rsidRPr="002B6140">
        <w:rPr>
          <w:rFonts w:ascii="Times New Roman" w:hAnsi="Times New Roman" w:cs="Times New Roman"/>
          <w:lang w:val="en-US"/>
        </w:rPr>
        <w:t xml:space="preserve"> assessment</w:t>
      </w:r>
      <w:r w:rsidRPr="002B6140">
        <w:rPr>
          <w:rFonts w:ascii="Times New Roman" w:hAnsi="Times New Roman" w:cs="Times New Roman"/>
          <w:lang w:val="en-US"/>
        </w:rPr>
        <w:t xml:space="preserve"> models</w:t>
      </w:r>
      <w:r w:rsidRPr="002B6140">
        <w:rPr>
          <w:rFonts w:ascii="Times New Roman" w:hAnsi="Times New Roman" w:cs="Times New Roman"/>
          <w:lang w:val="en-US"/>
        </w:rPr>
        <w:t xml:space="preserve"> of the southern right whale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 xml:space="preserve">. </w:t>
      </w:r>
    </w:p>
    <w:p w14:paraId="10D56049" w14:textId="721FA45D" w:rsidR="00733B33" w:rsidRPr="002B6140" w:rsidRDefault="00733B33" w:rsidP="00733B33">
      <w:pPr>
        <w:spacing w:after="0" w:line="240" w:lineRule="auto"/>
        <w:rPr>
          <w:rFonts w:ascii="Times New Roman" w:hAnsi="Times New Roman" w:cs="Times New Roman"/>
          <w:color w:val="000000"/>
          <w:lang w:val="en-US"/>
        </w:rPr>
      </w:pPr>
    </w:p>
    <w:p w14:paraId="1F6D50B7" w14:textId="4C084F38" w:rsidR="00B332E5" w:rsidRPr="002B6140" w:rsidRDefault="00C215AF" w:rsidP="00B332E5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 </w:t>
      </w:r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Base Case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22"/>
        <w:gridCol w:w="1146"/>
        <w:gridCol w:w="1269"/>
        <w:gridCol w:w="876"/>
        <w:gridCol w:w="1078"/>
        <w:gridCol w:w="1349"/>
        <w:gridCol w:w="1393"/>
      </w:tblGrid>
      <w:tr w:rsidR="00B332E5" w:rsidRPr="002B6140" w:rsidDel="00DB6B1A" w14:paraId="7F848D30" w14:textId="77777777" w:rsidTr="00B31C40">
        <w:trPr>
          <w:gridAfter w:val="6"/>
          <w:jc w:val="center"/>
          <w:del w:id="0" w:author="Grant Adams" w:date="2021-06-10T14:48:00Z"/>
        </w:trPr>
        <w:tc>
          <w:tcPr>
            <w:tcW w:w="819" w:type="pct"/>
            <w:gridSpan w:val="2"/>
          </w:tcPr>
          <w:p w14:paraId="3FBE3859" w14:textId="77777777" w:rsidR="00B332E5" w:rsidRPr="002B6140" w:rsidDel="00DB6B1A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332E5" w:rsidRPr="002B6140" w14:paraId="568A205B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2968FE" w14:textId="77777777" w:rsidR="00B332E5" w:rsidRPr="002B6140" w:rsidRDefault="00B332E5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1EADAA2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6621E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42FF63B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F0628AC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A533669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55B3196" w14:textId="77777777" w:rsidR="00B332E5" w:rsidRPr="002B6140" w:rsidRDefault="00B332E5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BDEC78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082D3C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tcBorders>
              <w:top w:val="single" w:sz="4" w:space="0" w:color="auto"/>
            </w:tcBorders>
            <w:vAlign w:val="bottom"/>
          </w:tcPr>
          <w:p w14:paraId="30BC1909" w14:textId="4934AF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1937A0" w14:textId="70BF9C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177C84B" w14:textId="1991AE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B4BD6E9" w14:textId="27C5A87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780978A" w14:textId="2006EA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0B425C62" w14:textId="75BB5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86D9A" w:rsidRPr="002B6140" w14:paraId="37C9D6D4" w14:textId="77777777" w:rsidTr="00B31C40">
        <w:trPr>
          <w:jc w:val="center"/>
        </w:trPr>
        <w:tc>
          <w:tcPr>
            <w:tcW w:w="747" w:type="pct"/>
            <w:vAlign w:val="bottom"/>
          </w:tcPr>
          <w:p w14:paraId="7C98B0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8CB20A0" w14:textId="62241B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65,222</w:t>
            </w:r>
          </w:p>
        </w:tc>
        <w:tc>
          <w:tcPr>
            <w:tcW w:w="746" w:type="pct"/>
            <w:vAlign w:val="bottom"/>
          </w:tcPr>
          <w:p w14:paraId="73AF4282" w14:textId="11581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62,661</w:t>
            </w:r>
          </w:p>
        </w:tc>
        <w:tc>
          <w:tcPr>
            <w:tcW w:w="515" w:type="pct"/>
            <w:vAlign w:val="bottom"/>
          </w:tcPr>
          <w:p w14:paraId="259771C2" w14:textId="31724D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40,628</w:t>
            </w:r>
          </w:p>
        </w:tc>
        <w:tc>
          <w:tcPr>
            <w:tcW w:w="634" w:type="pct"/>
            <w:vAlign w:val="bottom"/>
          </w:tcPr>
          <w:p w14:paraId="3DF3F51F" w14:textId="0E5191E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53,071</w:t>
            </w:r>
          </w:p>
        </w:tc>
        <w:tc>
          <w:tcPr>
            <w:tcW w:w="793" w:type="pct"/>
            <w:vAlign w:val="bottom"/>
          </w:tcPr>
          <w:p w14:paraId="530F7157" w14:textId="56D50C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74,703</w:t>
            </w:r>
          </w:p>
        </w:tc>
        <w:tc>
          <w:tcPr>
            <w:tcW w:w="819" w:type="pct"/>
            <w:vAlign w:val="bottom"/>
          </w:tcPr>
          <w:p w14:paraId="127BF099" w14:textId="574505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103,269</w:t>
            </w:r>
          </w:p>
        </w:tc>
      </w:tr>
      <w:tr w:rsidR="00086D9A" w:rsidRPr="002B6140" w14:paraId="515C5E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F4A15B7" w14:textId="54DF96D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82FC7A0" w14:textId="3AD499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4.276</w:t>
            </w:r>
          </w:p>
        </w:tc>
        <w:tc>
          <w:tcPr>
            <w:tcW w:w="746" w:type="pct"/>
            <w:vAlign w:val="bottom"/>
          </w:tcPr>
          <w:p w14:paraId="6C0A1D2A" w14:textId="1B1CE3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3.474</w:t>
            </w:r>
          </w:p>
        </w:tc>
        <w:tc>
          <w:tcPr>
            <w:tcW w:w="515" w:type="pct"/>
            <w:vAlign w:val="bottom"/>
          </w:tcPr>
          <w:p w14:paraId="5B0DBE81" w14:textId="76F7A5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1.072</w:t>
            </w:r>
          </w:p>
        </w:tc>
        <w:tc>
          <w:tcPr>
            <w:tcW w:w="634" w:type="pct"/>
            <w:vAlign w:val="bottom"/>
          </w:tcPr>
          <w:p w14:paraId="39524A95" w14:textId="374A771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2504094D" w14:textId="7FB595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6.095</w:t>
            </w:r>
          </w:p>
        </w:tc>
        <w:tc>
          <w:tcPr>
            <w:tcW w:w="819" w:type="pct"/>
            <w:vAlign w:val="bottom"/>
          </w:tcPr>
          <w:p w14:paraId="26E59A47" w14:textId="2957B1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10.491</w:t>
            </w:r>
          </w:p>
        </w:tc>
      </w:tr>
      <w:tr w:rsidR="00086D9A" w:rsidRPr="002B6140" w14:paraId="0DCA6F2F" w14:textId="77777777" w:rsidTr="00B31C40">
        <w:trPr>
          <w:jc w:val="center"/>
        </w:trPr>
        <w:tc>
          <w:tcPr>
            <w:tcW w:w="747" w:type="pct"/>
            <w:vAlign w:val="bottom"/>
          </w:tcPr>
          <w:p w14:paraId="5543542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3009E3C" w14:textId="251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19C32882" w14:textId="1E88D4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6EF5CC5B" w14:textId="6A704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6ADA3AF" w14:textId="4D0275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2E6D6EAE" w14:textId="40ACCE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373BD796" w14:textId="31F0E2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7B1740B" w14:textId="77777777" w:rsidTr="00B31C40">
        <w:trPr>
          <w:jc w:val="center"/>
        </w:trPr>
        <w:tc>
          <w:tcPr>
            <w:tcW w:w="747" w:type="pct"/>
            <w:vAlign w:val="bottom"/>
          </w:tcPr>
          <w:p w14:paraId="2A1821D0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AD5E3D4" w14:textId="05863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A922FDA" w14:textId="069B11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542B781" w14:textId="1C73D1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86ACB2" w14:textId="154506D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89C2AE3" w14:textId="2030C4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1A263AFB" w14:textId="5ECF75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56D0C414" w14:textId="77777777" w:rsidTr="00B31C40">
        <w:trPr>
          <w:jc w:val="center"/>
        </w:trPr>
        <w:tc>
          <w:tcPr>
            <w:tcW w:w="747" w:type="pct"/>
            <w:vAlign w:val="bottom"/>
          </w:tcPr>
          <w:p w14:paraId="7DBDA10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6ED8BF32" w14:textId="126EF5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746" w:type="pct"/>
            <w:vAlign w:val="bottom"/>
          </w:tcPr>
          <w:p w14:paraId="0C2BE005" w14:textId="5EE108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2,167</w:t>
            </w:r>
          </w:p>
        </w:tc>
        <w:tc>
          <w:tcPr>
            <w:tcW w:w="515" w:type="pct"/>
            <w:vAlign w:val="bottom"/>
          </w:tcPr>
          <w:p w14:paraId="0A3DE73A" w14:textId="07FC70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517</w:t>
            </w:r>
          </w:p>
        </w:tc>
        <w:tc>
          <w:tcPr>
            <w:tcW w:w="634" w:type="pct"/>
            <w:vAlign w:val="bottom"/>
          </w:tcPr>
          <w:p w14:paraId="03DC5385" w14:textId="4339AF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1,288</w:t>
            </w:r>
          </w:p>
        </w:tc>
        <w:tc>
          <w:tcPr>
            <w:tcW w:w="793" w:type="pct"/>
            <w:vAlign w:val="bottom"/>
          </w:tcPr>
          <w:p w14:paraId="367CD8AE" w14:textId="5223E7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3,049</w:t>
            </w:r>
          </w:p>
        </w:tc>
        <w:tc>
          <w:tcPr>
            <w:tcW w:w="819" w:type="pct"/>
            <w:vAlign w:val="bottom"/>
          </w:tcPr>
          <w:p w14:paraId="6E914A00" w14:textId="4B5C37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86D9A" w:rsidRPr="002B6140" w14:paraId="12D594C8" w14:textId="77777777" w:rsidTr="00B31C40">
        <w:trPr>
          <w:jc w:val="center"/>
        </w:trPr>
        <w:tc>
          <w:tcPr>
            <w:tcW w:w="747" w:type="pct"/>
            <w:vAlign w:val="bottom"/>
          </w:tcPr>
          <w:p w14:paraId="5994DD0F" w14:textId="2AF8422F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</m:t>
                    </m:r>
                    <m:r>
                      <w:rPr>
                        <w:rFonts w:ascii="Cambria Math" w:hAnsi="Cambria Math" w:cs="Times New Roman"/>
                        <w:color w:val="000000"/>
                      </w:rPr>
                      <m:t>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3EF16BA8" w14:textId="7FE9FB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4,593</w:t>
            </w:r>
          </w:p>
        </w:tc>
        <w:tc>
          <w:tcPr>
            <w:tcW w:w="746" w:type="pct"/>
            <w:vAlign w:val="bottom"/>
          </w:tcPr>
          <w:p w14:paraId="4EBBD263" w14:textId="5F222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4,567</w:t>
            </w:r>
          </w:p>
        </w:tc>
        <w:tc>
          <w:tcPr>
            <w:tcW w:w="515" w:type="pct"/>
            <w:vAlign w:val="bottom"/>
          </w:tcPr>
          <w:p w14:paraId="16830F50" w14:textId="64EFA4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3CEF2064" w14:textId="21793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3CBA7C3D" w14:textId="32292F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593CF6D1" w14:textId="1BD596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5,521</w:t>
            </w:r>
          </w:p>
        </w:tc>
      </w:tr>
      <w:tr w:rsidR="00086D9A" w:rsidRPr="002B6140" w14:paraId="3F87B953" w14:textId="77777777" w:rsidTr="00B31C40">
        <w:trPr>
          <w:jc w:val="center"/>
        </w:trPr>
        <w:tc>
          <w:tcPr>
            <w:tcW w:w="747" w:type="pct"/>
            <w:vAlign w:val="bottom"/>
          </w:tcPr>
          <w:p w14:paraId="21FF2AA1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5132386" w14:textId="6EEC85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4,702</w:t>
            </w:r>
          </w:p>
        </w:tc>
        <w:tc>
          <w:tcPr>
            <w:tcW w:w="746" w:type="pct"/>
            <w:vAlign w:val="bottom"/>
          </w:tcPr>
          <w:p w14:paraId="5A46BEFE" w14:textId="2DBAA1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4,664</w:t>
            </w:r>
          </w:p>
        </w:tc>
        <w:tc>
          <w:tcPr>
            <w:tcW w:w="515" w:type="pct"/>
            <w:vAlign w:val="bottom"/>
          </w:tcPr>
          <w:p w14:paraId="671A0504" w14:textId="36BE43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3,830</w:t>
            </w:r>
          </w:p>
        </w:tc>
        <w:tc>
          <w:tcPr>
            <w:tcW w:w="634" w:type="pct"/>
            <w:vAlign w:val="bottom"/>
          </w:tcPr>
          <w:p w14:paraId="6C3F561F" w14:textId="03F2787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4,351</w:t>
            </w:r>
          </w:p>
        </w:tc>
        <w:tc>
          <w:tcPr>
            <w:tcW w:w="793" w:type="pct"/>
            <w:vAlign w:val="bottom"/>
          </w:tcPr>
          <w:p w14:paraId="54D7E423" w14:textId="0CE6BD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5,016</w:t>
            </w:r>
          </w:p>
        </w:tc>
        <w:tc>
          <w:tcPr>
            <w:tcW w:w="819" w:type="pct"/>
            <w:vAlign w:val="bottom"/>
          </w:tcPr>
          <w:p w14:paraId="7957FCBC" w14:textId="22AA34E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5,801</w:t>
            </w:r>
          </w:p>
        </w:tc>
      </w:tr>
      <w:tr w:rsidR="00086D9A" w:rsidRPr="002B6140" w14:paraId="2CAF068C" w14:textId="77777777" w:rsidTr="00B31C40">
        <w:trPr>
          <w:jc w:val="center"/>
        </w:trPr>
        <w:tc>
          <w:tcPr>
            <w:tcW w:w="747" w:type="pct"/>
            <w:vAlign w:val="bottom"/>
          </w:tcPr>
          <w:p w14:paraId="54DD76E6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F2735E9" w14:textId="17CFE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5,242</w:t>
            </w:r>
          </w:p>
        </w:tc>
        <w:tc>
          <w:tcPr>
            <w:tcW w:w="746" w:type="pct"/>
            <w:vAlign w:val="bottom"/>
          </w:tcPr>
          <w:p w14:paraId="2E4C1C1D" w14:textId="3A0F49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5,120</w:t>
            </w:r>
          </w:p>
        </w:tc>
        <w:tc>
          <w:tcPr>
            <w:tcW w:w="515" w:type="pct"/>
            <w:vAlign w:val="bottom"/>
          </w:tcPr>
          <w:p w14:paraId="38DF50AA" w14:textId="024C48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3,871</w:t>
            </w:r>
          </w:p>
        </w:tc>
        <w:tc>
          <w:tcPr>
            <w:tcW w:w="634" w:type="pct"/>
            <w:vAlign w:val="bottom"/>
          </w:tcPr>
          <w:p w14:paraId="6A265236" w14:textId="2BE927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4,602</w:t>
            </w:r>
          </w:p>
        </w:tc>
        <w:tc>
          <w:tcPr>
            <w:tcW w:w="793" w:type="pct"/>
            <w:vAlign w:val="bottom"/>
          </w:tcPr>
          <w:p w14:paraId="5B2CD442" w14:textId="167BDF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5,749</w:t>
            </w:r>
          </w:p>
        </w:tc>
        <w:tc>
          <w:tcPr>
            <w:tcW w:w="819" w:type="pct"/>
            <w:vAlign w:val="bottom"/>
          </w:tcPr>
          <w:p w14:paraId="61D7BE5E" w14:textId="6C0629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7,259</w:t>
            </w:r>
          </w:p>
        </w:tc>
      </w:tr>
      <w:tr w:rsidR="00086D9A" w:rsidRPr="002B6140" w14:paraId="57C851DB" w14:textId="77777777" w:rsidTr="00B31C40">
        <w:trPr>
          <w:jc w:val="center"/>
        </w:trPr>
        <w:tc>
          <w:tcPr>
            <w:tcW w:w="747" w:type="pct"/>
            <w:vAlign w:val="bottom"/>
          </w:tcPr>
          <w:p w14:paraId="519B00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25BE35B" w14:textId="2F5D1D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2DEE5A" w14:textId="55F883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2F1DD9CC" w14:textId="12A10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27393E8D" w14:textId="7AC784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5A218016" w14:textId="02867A8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23BB62A" w14:textId="46F30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CF2C2E5" w14:textId="77777777" w:rsidTr="00B31C40">
        <w:trPr>
          <w:jc w:val="center"/>
        </w:trPr>
        <w:tc>
          <w:tcPr>
            <w:tcW w:w="747" w:type="pct"/>
            <w:vAlign w:val="bottom"/>
          </w:tcPr>
          <w:p w14:paraId="7BA3A51E" w14:textId="22F71365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</m:t>
                    </m:r>
                    <m:r>
                      <w:rPr>
                        <w:rFonts w:ascii="Cambria Math" w:hAnsi="Cambria Math" w:cs="Times New Roman"/>
                        <w:color w:val="000000"/>
                      </w:rPr>
                      <m:t>19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50026310" w14:textId="0387D65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69F3DB3" w14:textId="7A795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260EAA2F" w14:textId="6A1F89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BA3A2B8" w14:textId="654F0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FA637EB" w14:textId="2DADBD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56BC32B9" w14:textId="5A59DC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86D9A" w:rsidRPr="002B6140" w14:paraId="35C7E56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F92E4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04712CF8" w14:textId="0E59B7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04D6CB0A" w14:textId="5E58A0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37E0CD" w14:textId="387529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DB7EBB7" w14:textId="5A99E1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73DAC41D" w14:textId="375292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2AA2774F" w14:textId="4378B1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86D9A" w:rsidRPr="002B6140" w14:paraId="3ABABACB" w14:textId="77777777" w:rsidTr="00B332E5">
        <w:trPr>
          <w:jc w:val="center"/>
        </w:trPr>
        <w:tc>
          <w:tcPr>
            <w:tcW w:w="747" w:type="pct"/>
            <w:vAlign w:val="bottom"/>
          </w:tcPr>
          <w:p w14:paraId="50B8296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44197331" w14:textId="05E792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1F64F4AC" w14:textId="41C3CB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F0B241A" w14:textId="7AA3C4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6974ED6F" w14:textId="29397B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C59C0E" w14:textId="08434C1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4900B208" w14:textId="5E9F00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86D9A" w:rsidRPr="002B6140" w14:paraId="143AAA0F" w14:textId="77777777" w:rsidTr="00B332E5">
        <w:trPr>
          <w:jc w:val="center"/>
        </w:trPr>
        <w:tc>
          <w:tcPr>
            <w:tcW w:w="747" w:type="pct"/>
            <w:vAlign w:val="bottom"/>
          </w:tcPr>
          <w:p w14:paraId="19416424" w14:textId="7538DAF0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7CAB6941" w14:textId="2C5C53B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56F1DAF2" w14:textId="42CD6C6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17696B54" w14:textId="4C4384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42474132" w14:textId="0D939F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29CE02C" w14:textId="4D24B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1750DCFE" w14:textId="3770F49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125FD5FC" w14:textId="77777777" w:rsidTr="003C755A">
        <w:trPr>
          <w:jc w:val="center"/>
        </w:trPr>
        <w:tc>
          <w:tcPr>
            <w:tcW w:w="747" w:type="pct"/>
            <w:vAlign w:val="bottom"/>
          </w:tcPr>
          <w:p w14:paraId="38D31625" w14:textId="13D0DB63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gridSpan w:val="2"/>
            <w:vAlign w:val="bottom"/>
          </w:tcPr>
          <w:p w14:paraId="150551AD" w14:textId="5425A6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081B1139" w14:textId="52685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1170741A" w14:textId="029321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22CC5C" w14:textId="0480FE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2C06A0C4" w14:textId="0B18EE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155253A6" w14:textId="76465A8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23B2E27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89487E0" w14:textId="2B257F59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gridSpan w:val="2"/>
            <w:tcBorders>
              <w:bottom w:val="single" w:sz="4" w:space="0" w:color="auto"/>
            </w:tcBorders>
            <w:vAlign w:val="bottom"/>
          </w:tcPr>
          <w:p w14:paraId="752D9BC0" w14:textId="040C28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1BD0CDB" w14:textId="6180D5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A3345A" w14:textId="267859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C1C5835" w14:textId="721386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670B84F" w14:textId="72207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D5B5404" w14:textId="63381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B3CBA4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3C289F6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0926F96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C107187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DE003D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0000A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92523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0C2D3B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408B3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02A7DB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12AB5A8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739D4C8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0A4CEA1" w14:textId="4CA3FC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D97C564" w14:textId="03078F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127C4B12" w14:textId="20446D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4558BECA" w14:textId="341B8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89C2FA2" w14:textId="7009B1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ADC5B68" w14:textId="361A0D6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0.037</w:t>
            </w:r>
          </w:p>
        </w:tc>
      </w:tr>
      <w:tr w:rsidR="00086D9A" w:rsidRPr="002B6140" w14:paraId="4619E3DE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E9C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E03FB6B" w14:textId="64F7423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51,372</w:t>
            </w:r>
          </w:p>
        </w:tc>
        <w:tc>
          <w:tcPr>
            <w:tcW w:w="746" w:type="pct"/>
            <w:vAlign w:val="bottom"/>
          </w:tcPr>
          <w:p w14:paraId="49D0EAF9" w14:textId="0CB019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50,155</w:t>
            </w:r>
          </w:p>
        </w:tc>
        <w:tc>
          <w:tcPr>
            <w:tcW w:w="515" w:type="pct"/>
            <w:vAlign w:val="bottom"/>
          </w:tcPr>
          <w:p w14:paraId="6ED327A6" w14:textId="4168DF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34,875</w:t>
            </w:r>
          </w:p>
        </w:tc>
        <w:tc>
          <w:tcPr>
            <w:tcW w:w="634" w:type="pct"/>
            <w:vAlign w:val="bottom"/>
          </w:tcPr>
          <w:p w14:paraId="35A4F94D" w14:textId="39771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43,593</w:t>
            </w:r>
          </w:p>
        </w:tc>
        <w:tc>
          <w:tcPr>
            <w:tcW w:w="793" w:type="pct"/>
            <w:vAlign w:val="bottom"/>
          </w:tcPr>
          <w:p w14:paraId="14FCCB54" w14:textId="705984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57,933</w:t>
            </w:r>
          </w:p>
        </w:tc>
        <w:tc>
          <w:tcPr>
            <w:tcW w:w="819" w:type="pct"/>
            <w:vAlign w:val="bottom"/>
          </w:tcPr>
          <w:p w14:paraId="41110C83" w14:textId="7833F43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74,232</w:t>
            </w:r>
          </w:p>
        </w:tc>
      </w:tr>
      <w:tr w:rsidR="00086D9A" w:rsidRPr="002B6140" w14:paraId="58FD2F54" w14:textId="77777777" w:rsidTr="00B31C40">
        <w:trPr>
          <w:jc w:val="center"/>
        </w:trPr>
        <w:tc>
          <w:tcPr>
            <w:tcW w:w="747" w:type="pct"/>
            <w:vAlign w:val="bottom"/>
          </w:tcPr>
          <w:p w14:paraId="6A4793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E59217" w14:textId="7C2D13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4.176</w:t>
            </w:r>
          </w:p>
        </w:tc>
        <w:tc>
          <w:tcPr>
            <w:tcW w:w="746" w:type="pct"/>
            <w:vAlign w:val="bottom"/>
          </w:tcPr>
          <w:p w14:paraId="40226268" w14:textId="684302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3.338</w:t>
            </w:r>
          </w:p>
        </w:tc>
        <w:tc>
          <w:tcPr>
            <w:tcW w:w="515" w:type="pct"/>
            <w:vAlign w:val="bottom"/>
          </w:tcPr>
          <w:p w14:paraId="022618C3" w14:textId="6DBBF1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1.058</w:t>
            </w:r>
          </w:p>
        </w:tc>
        <w:tc>
          <w:tcPr>
            <w:tcW w:w="634" w:type="pct"/>
            <w:vAlign w:val="bottom"/>
          </w:tcPr>
          <w:p w14:paraId="0A909050" w14:textId="5E2AD2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1.836</w:t>
            </w:r>
          </w:p>
        </w:tc>
        <w:tc>
          <w:tcPr>
            <w:tcW w:w="793" w:type="pct"/>
            <w:vAlign w:val="bottom"/>
          </w:tcPr>
          <w:p w14:paraId="66FD0BA1" w14:textId="2BE5A6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5.975</w:t>
            </w:r>
          </w:p>
        </w:tc>
        <w:tc>
          <w:tcPr>
            <w:tcW w:w="819" w:type="pct"/>
            <w:vAlign w:val="bottom"/>
          </w:tcPr>
          <w:p w14:paraId="14B403A9" w14:textId="2420985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10.539</w:t>
            </w:r>
          </w:p>
        </w:tc>
      </w:tr>
      <w:tr w:rsidR="00086D9A" w:rsidRPr="002B6140" w14:paraId="06889C4F" w14:textId="77777777" w:rsidTr="00B31C40">
        <w:trPr>
          <w:jc w:val="center"/>
        </w:trPr>
        <w:tc>
          <w:tcPr>
            <w:tcW w:w="747" w:type="pct"/>
            <w:vAlign w:val="bottom"/>
          </w:tcPr>
          <w:p w14:paraId="040D878E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16047E" w14:textId="47E636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0.646</w:t>
            </w:r>
          </w:p>
        </w:tc>
        <w:tc>
          <w:tcPr>
            <w:tcW w:w="746" w:type="pct"/>
            <w:vAlign w:val="bottom"/>
          </w:tcPr>
          <w:p w14:paraId="65B70833" w14:textId="1C1E7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0.644</w:t>
            </w:r>
          </w:p>
        </w:tc>
        <w:tc>
          <w:tcPr>
            <w:tcW w:w="515" w:type="pct"/>
            <w:vAlign w:val="bottom"/>
          </w:tcPr>
          <w:p w14:paraId="39C26FBC" w14:textId="1272E3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734545A7" w14:textId="31FC1F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0.567</w:t>
            </w:r>
          </w:p>
        </w:tc>
        <w:tc>
          <w:tcPr>
            <w:tcW w:w="793" w:type="pct"/>
            <w:vAlign w:val="bottom"/>
          </w:tcPr>
          <w:p w14:paraId="438E0703" w14:textId="7649A1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0.722</w:t>
            </w:r>
          </w:p>
        </w:tc>
        <w:tc>
          <w:tcPr>
            <w:tcW w:w="819" w:type="pct"/>
            <w:vAlign w:val="bottom"/>
          </w:tcPr>
          <w:p w14:paraId="3AAFD4EF" w14:textId="681551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6232F83D" w14:textId="77777777" w:rsidTr="00B31C40">
        <w:trPr>
          <w:jc w:val="center"/>
        </w:trPr>
        <w:tc>
          <w:tcPr>
            <w:tcW w:w="747" w:type="pct"/>
            <w:vAlign w:val="bottom"/>
          </w:tcPr>
          <w:p w14:paraId="41E1411D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98BDB22" w14:textId="5F6FC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562B33F" w14:textId="2A77DF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36833029" w14:textId="134AF70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DB582E" w14:textId="6EE3AD3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6D2BAE6" w14:textId="51C08B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D58C965" w14:textId="1FC2922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6CB22C06" w14:textId="77777777" w:rsidTr="00B31C40">
        <w:trPr>
          <w:jc w:val="center"/>
        </w:trPr>
        <w:tc>
          <w:tcPr>
            <w:tcW w:w="747" w:type="pct"/>
            <w:vAlign w:val="bottom"/>
          </w:tcPr>
          <w:p w14:paraId="586A201D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A5EDE36" w14:textId="678B87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838</w:t>
            </w:r>
          </w:p>
        </w:tc>
        <w:tc>
          <w:tcPr>
            <w:tcW w:w="746" w:type="pct"/>
            <w:vAlign w:val="bottom"/>
          </w:tcPr>
          <w:p w14:paraId="247FAA1E" w14:textId="0F2D4F4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753</w:t>
            </w:r>
          </w:p>
        </w:tc>
        <w:tc>
          <w:tcPr>
            <w:tcW w:w="515" w:type="pct"/>
            <w:vAlign w:val="bottom"/>
          </w:tcPr>
          <w:p w14:paraId="50ADF4F9" w14:textId="216E53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270</w:t>
            </w:r>
          </w:p>
        </w:tc>
        <w:tc>
          <w:tcPr>
            <w:tcW w:w="634" w:type="pct"/>
            <w:vAlign w:val="bottom"/>
          </w:tcPr>
          <w:p w14:paraId="3C9BD783" w14:textId="6D24F8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539</w:t>
            </w:r>
          </w:p>
        </w:tc>
        <w:tc>
          <w:tcPr>
            <w:tcW w:w="793" w:type="pct"/>
            <w:vAlign w:val="bottom"/>
          </w:tcPr>
          <w:p w14:paraId="41A79B60" w14:textId="3212EE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1,046</w:t>
            </w:r>
          </w:p>
        </w:tc>
        <w:tc>
          <w:tcPr>
            <w:tcW w:w="819" w:type="pct"/>
            <w:vAlign w:val="bottom"/>
          </w:tcPr>
          <w:p w14:paraId="56008319" w14:textId="508D0B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1,894</w:t>
            </w:r>
          </w:p>
        </w:tc>
      </w:tr>
      <w:tr w:rsidR="00086D9A" w:rsidRPr="002B6140" w14:paraId="62E0DAAB" w14:textId="77777777" w:rsidTr="00B31C40">
        <w:trPr>
          <w:jc w:val="center"/>
        </w:trPr>
        <w:tc>
          <w:tcPr>
            <w:tcW w:w="747" w:type="pct"/>
            <w:vAlign w:val="bottom"/>
          </w:tcPr>
          <w:p w14:paraId="0A4FC923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3E702" w14:textId="4DF0F7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4,982</w:t>
            </w:r>
          </w:p>
        </w:tc>
        <w:tc>
          <w:tcPr>
            <w:tcW w:w="746" w:type="pct"/>
            <w:vAlign w:val="bottom"/>
          </w:tcPr>
          <w:p w14:paraId="0F220069" w14:textId="304A8C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4,961</w:t>
            </w:r>
          </w:p>
        </w:tc>
        <w:tc>
          <w:tcPr>
            <w:tcW w:w="515" w:type="pct"/>
            <w:vAlign w:val="bottom"/>
          </w:tcPr>
          <w:p w14:paraId="267676F7" w14:textId="36E99A7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4,140</w:t>
            </w:r>
          </w:p>
        </w:tc>
        <w:tc>
          <w:tcPr>
            <w:tcW w:w="634" w:type="pct"/>
            <w:vAlign w:val="bottom"/>
          </w:tcPr>
          <w:p w14:paraId="29BEABC3" w14:textId="3AD899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793" w:type="pct"/>
            <w:vAlign w:val="bottom"/>
          </w:tcPr>
          <w:p w14:paraId="12D01D00" w14:textId="2298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819" w:type="pct"/>
            <w:vAlign w:val="bottom"/>
          </w:tcPr>
          <w:p w14:paraId="54F55593" w14:textId="3F3466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5,933</w:t>
            </w:r>
          </w:p>
        </w:tc>
      </w:tr>
      <w:tr w:rsidR="00086D9A" w:rsidRPr="002B6140" w14:paraId="3AF541E6" w14:textId="77777777" w:rsidTr="00B31C40">
        <w:trPr>
          <w:jc w:val="center"/>
        </w:trPr>
        <w:tc>
          <w:tcPr>
            <w:tcW w:w="747" w:type="pct"/>
            <w:vAlign w:val="bottom"/>
          </w:tcPr>
          <w:p w14:paraId="6731AC08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A1ADE8" w14:textId="4A97CC3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5,224</w:t>
            </w:r>
          </w:p>
        </w:tc>
        <w:tc>
          <w:tcPr>
            <w:tcW w:w="746" w:type="pct"/>
            <w:vAlign w:val="bottom"/>
          </w:tcPr>
          <w:p w14:paraId="109998EB" w14:textId="4F5FE4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5,199</w:t>
            </w:r>
          </w:p>
        </w:tc>
        <w:tc>
          <w:tcPr>
            <w:tcW w:w="515" w:type="pct"/>
            <w:vAlign w:val="bottom"/>
          </w:tcPr>
          <w:p w14:paraId="6F8C17C1" w14:textId="324E3D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4,242</w:t>
            </w:r>
          </w:p>
        </w:tc>
        <w:tc>
          <w:tcPr>
            <w:tcW w:w="634" w:type="pct"/>
            <w:vAlign w:val="bottom"/>
          </w:tcPr>
          <w:p w14:paraId="6C7843A4" w14:textId="5DF96F9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4,860</w:t>
            </w:r>
          </w:p>
        </w:tc>
        <w:tc>
          <w:tcPr>
            <w:tcW w:w="793" w:type="pct"/>
            <w:vAlign w:val="bottom"/>
          </w:tcPr>
          <w:p w14:paraId="5CC7E695" w14:textId="2B31D7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7BE5D3A4" w14:textId="3922A55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6,353</w:t>
            </w:r>
          </w:p>
        </w:tc>
      </w:tr>
      <w:tr w:rsidR="00086D9A" w:rsidRPr="002B6140" w14:paraId="4B634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6DEDF031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246742" w14:textId="35C2E1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6,469</w:t>
            </w:r>
          </w:p>
        </w:tc>
        <w:tc>
          <w:tcPr>
            <w:tcW w:w="746" w:type="pct"/>
            <w:vAlign w:val="bottom"/>
          </w:tcPr>
          <w:p w14:paraId="7B9A38B2" w14:textId="59E772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6,379</w:t>
            </w:r>
          </w:p>
        </w:tc>
        <w:tc>
          <w:tcPr>
            <w:tcW w:w="515" w:type="pct"/>
            <w:vAlign w:val="bottom"/>
          </w:tcPr>
          <w:p w14:paraId="667E102E" w14:textId="7922CE6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4,795</w:t>
            </w:r>
          </w:p>
        </w:tc>
        <w:tc>
          <w:tcPr>
            <w:tcW w:w="634" w:type="pct"/>
            <w:vAlign w:val="bottom"/>
          </w:tcPr>
          <w:p w14:paraId="0D3F96F2" w14:textId="134D02C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5,777</w:t>
            </w:r>
          </w:p>
        </w:tc>
        <w:tc>
          <w:tcPr>
            <w:tcW w:w="793" w:type="pct"/>
            <w:vAlign w:val="bottom"/>
          </w:tcPr>
          <w:p w14:paraId="5B8E7A69" w14:textId="24F27C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7,074</w:t>
            </w:r>
          </w:p>
        </w:tc>
        <w:tc>
          <w:tcPr>
            <w:tcW w:w="819" w:type="pct"/>
            <w:vAlign w:val="bottom"/>
          </w:tcPr>
          <w:p w14:paraId="03FAE657" w14:textId="5D9D42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8,630</w:t>
            </w:r>
          </w:p>
        </w:tc>
      </w:tr>
      <w:tr w:rsidR="00086D9A" w:rsidRPr="002B6140" w14:paraId="154FA845" w14:textId="77777777" w:rsidTr="00B31C40">
        <w:trPr>
          <w:jc w:val="center"/>
        </w:trPr>
        <w:tc>
          <w:tcPr>
            <w:tcW w:w="747" w:type="pct"/>
            <w:vAlign w:val="bottom"/>
          </w:tcPr>
          <w:p w14:paraId="3A10A424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75BF10" w14:textId="37F5AA3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746" w:type="pct"/>
            <w:vAlign w:val="bottom"/>
          </w:tcPr>
          <w:p w14:paraId="5F2F9550" w14:textId="55208B5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515" w:type="pct"/>
            <w:vAlign w:val="bottom"/>
          </w:tcPr>
          <w:p w14:paraId="3F80095C" w14:textId="6E0D412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2DF3EC75" w14:textId="7C3524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93" w:type="pct"/>
            <w:vAlign w:val="bottom"/>
          </w:tcPr>
          <w:p w14:paraId="01C31CC6" w14:textId="180713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0.019</w:t>
            </w:r>
          </w:p>
        </w:tc>
        <w:tc>
          <w:tcPr>
            <w:tcW w:w="819" w:type="pct"/>
            <w:vAlign w:val="bottom"/>
          </w:tcPr>
          <w:p w14:paraId="35338A5B" w14:textId="027EB0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</w:tr>
      <w:tr w:rsidR="00086D9A" w:rsidRPr="002B6140" w14:paraId="044E5733" w14:textId="77777777" w:rsidTr="00B31C40">
        <w:trPr>
          <w:jc w:val="center"/>
        </w:trPr>
        <w:tc>
          <w:tcPr>
            <w:tcW w:w="747" w:type="pct"/>
            <w:vAlign w:val="bottom"/>
          </w:tcPr>
          <w:p w14:paraId="2BF71611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1164A17" w14:textId="51333D0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46" w:type="pct"/>
            <w:vAlign w:val="bottom"/>
          </w:tcPr>
          <w:p w14:paraId="0F252BE0" w14:textId="35B828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515" w:type="pct"/>
            <w:vAlign w:val="bottom"/>
          </w:tcPr>
          <w:p w14:paraId="2010E9D9" w14:textId="74E39A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634" w:type="pct"/>
            <w:vAlign w:val="bottom"/>
          </w:tcPr>
          <w:p w14:paraId="43E7E985" w14:textId="5AB024B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32F67C4B" w14:textId="327EA2C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0.116</w:t>
            </w:r>
          </w:p>
        </w:tc>
        <w:tc>
          <w:tcPr>
            <w:tcW w:w="819" w:type="pct"/>
            <w:vAlign w:val="bottom"/>
          </w:tcPr>
          <w:p w14:paraId="350B0F15" w14:textId="3F3896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0.154</w:t>
            </w:r>
          </w:p>
        </w:tc>
      </w:tr>
      <w:tr w:rsidR="00086D9A" w:rsidRPr="002B6140" w14:paraId="06E393C4" w14:textId="77777777" w:rsidTr="00B31C40">
        <w:trPr>
          <w:jc w:val="center"/>
        </w:trPr>
        <w:tc>
          <w:tcPr>
            <w:tcW w:w="747" w:type="pct"/>
            <w:vAlign w:val="bottom"/>
          </w:tcPr>
          <w:p w14:paraId="4C73E65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55874E5" w14:textId="05A388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746" w:type="pct"/>
            <w:vAlign w:val="bottom"/>
          </w:tcPr>
          <w:p w14:paraId="7D892E22" w14:textId="36B290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515" w:type="pct"/>
            <w:vAlign w:val="bottom"/>
          </w:tcPr>
          <w:p w14:paraId="12BBD05B" w14:textId="648EF2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634" w:type="pct"/>
            <w:vAlign w:val="bottom"/>
          </w:tcPr>
          <w:p w14:paraId="4A34EC3B" w14:textId="3EA6231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93" w:type="pct"/>
            <w:vAlign w:val="bottom"/>
          </w:tcPr>
          <w:p w14:paraId="6B575D9C" w14:textId="26698C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11AF2322" w14:textId="3EE342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086D9A" w:rsidRPr="002B6140" w14:paraId="633CA9EE" w14:textId="77777777" w:rsidTr="00B31C40">
        <w:trPr>
          <w:jc w:val="center"/>
        </w:trPr>
        <w:tc>
          <w:tcPr>
            <w:tcW w:w="747" w:type="pct"/>
            <w:vAlign w:val="bottom"/>
          </w:tcPr>
          <w:p w14:paraId="63A8737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62449E" w14:textId="7D7B83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746" w:type="pct"/>
            <w:vAlign w:val="bottom"/>
          </w:tcPr>
          <w:p w14:paraId="64EF3790" w14:textId="3FF01D4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  <w:tc>
          <w:tcPr>
            <w:tcW w:w="515" w:type="pct"/>
            <w:vAlign w:val="bottom"/>
          </w:tcPr>
          <w:p w14:paraId="48338B2B" w14:textId="66768D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634" w:type="pct"/>
            <w:vAlign w:val="bottom"/>
          </w:tcPr>
          <w:p w14:paraId="7C6ED41F" w14:textId="2D88A5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793" w:type="pct"/>
            <w:vAlign w:val="bottom"/>
          </w:tcPr>
          <w:p w14:paraId="42CCB1DB" w14:textId="20F504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0.155</w:t>
            </w:r>
          </w:p>
        </w:tc>
        <w:tc>
          <w:tcPr>
            <w:tcW w:w="819" w:type="pct"/>
            <w:vAlign w:val="bottom"/>
          </w:tcPr>
          <w:p w14:paraId="41CFFD7E" w14:textId="425D93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0.223</w:t>
            </w:r>
          </w:p>
        </w:tc>
      </w:tr>
      <w:tr w:rsidR="00086D9A" w:rsidRPr="002B6140" w14:paraId="649929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950038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DA41361" w14:textId="1AF8CB4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1A885911" w14:textId="559BC0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BCD9925" w14:textId="533DA0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9791495" w14:textId="7E43FF4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176095" w14:textId="11A6503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E126C4" w14:textId="34612C9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86D9A" w:rsidRPr="002B6140" w14:paraId="2D9BC120" w14:textId="77777777" w:rsidTr="003C755A">
        <w:trPr>
          <w:jc w:val="center"/>
        </w:trPr>
        <w:tc>
          <w:tcPr>
            <w:tcW w:w="747" w:type="pct"/>
            <w:vAlign w:val="bottom"/>
          </w:tcPr>
          <w:p w14:paraId="62EB867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092D46F" w14:textId="0EF7B2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BEC5F33" w14:textId="4F974E4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560CD5D5" w14:textId="7AA2545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45743B76" w14:textId="4089FB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1719EF64" w14:textId="08788C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9019AC8" w14:textId="13C285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799DC0A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E94B239" w14:textId="33F60431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9862CD1" w14:textId="287A55E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722E5D" w14:textId="783F20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3669507F" w14:textId="28C0E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141E026" w14:textId="0AF8265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40B445" w14:textId="6CE312D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850AA2F" w14:textId="5E55E5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933723D" w14:textId="4DBBD29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5B2802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BEA3007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739F1B64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B4CB3A1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893FA8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FFE30F5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5A8F7C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0E365FC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705A1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0E19174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60772032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9EABD4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D6CCAB9" w14:textId="4BE72C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1AA0B4D" w14:textId="453E95A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38058A0" w14:textId="2D83E8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DD4A8D2" w14:textId="757757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125D710F" w14:textId="2CE6A1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25C70E2A" w14:textId="4550F24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5965D8" w:rsidRPr="002B6140" w14:paraId="1B4EC5CE" w14:textId="77777777" w:rsidTr="00B31C40">
        <w:trPr>
          <w:jc w:val="center"/>
        </w:trPr>
        <w:tc>
          <w:tcPr>
            <w:tcW w:w="747" w:type="pct"/>
            <w:vAlign w:val="bottom"/>
          </w:tcPr>
          <w:p w14:paraId="551B0E2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FBE9C2" w14:textId="2E2E2F9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45,518</w:t>
            </w:r>
          </w:p>
        </w:tc>
        <w:tc>
          <w:tcPr>
            <w:tcW w:w="746" w:type="pct"/>
            <w:vAlign w:val="bottom"/>
          </w:tcPr>
          <w:p w14:paraId="2043724C" w14:textId="40AB10F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44,255</w:t>
            </w:r>
          </w:p>
        </w:tc>
        <w:tc>
          <w:tcPr>
            <w:tcW w:w="515" w:type="pct"/>
            <w:vAlign w:val="bottom"/>
          </w:tcPr>
          <w:p w14:paraId="568497A3" w14:textId="09861D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31,869</w:t>
            </w:r>
          </w:p>
        </w:tc>
        <w:tc>
          <w:tcPr>
            <w:tcW w:w="634" w:type="pct"/>
            <w:vAlign w:val="bottom"/>
          </w:tcPr>
          <w:p w14:paraId="37BA33BD" w14:textId="4328B1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39,076</w:t>
            </w:r>
          </w:p>
        </w:tc>
        <w:tc>
          <w:tcPr>
            <w:tcW w:w="793" w:type="pct"/>
            <w:vAlign w:val="bottom"/>
          </w:tcPr>
          <w:p w14:paraId="7D5FA63C" w14:textId="12CCDFB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51,150</w:t>
            </w:r>
          </w:p>
        </w:tc>
        <w:tc>
          <w:tcPr>
            <w:tcW w:w="819" w:type="pct"/>
            <w:vAlign w:val="bottom"/>
          </w:tcPr>
          <w:p w14:paraId="59793E10" w14:textId="70BDBF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65,183</w:t>
            </w:r>
          </w:p>
        </w:tc>
      </w:tr>
      <w:tr w:rsidR="005965D8" w:rsidRPr="002B6140" w14:paraId="3222C60C" w14:textId="77777777" w:rsidTr="00B31C40">
        <w:trPr>
          <w:jc w:val="center"/>
        </w:trPr>
        <w:tc>
          <w:tcPr>
            <w:tcW w:w="747" w:type="pct"/>
            <w:vAlign w:val="bottom"/>
          </w:tcPr>
          <w:p w14:paraId="38072915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5BFDBC8" w14:textId="3A565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3.939</w:t>
            </w:r>
          </w:p>
        </w:tc>
        <w:tc>
          <w:tcPr>
            <w:tcW w:w="746" w:type="pct"/>
            <w:vAlign w:val="bottom"/>
          </w:tcPr>
          <w:p w14:paraId="2C5F3045" w14:textId="1E9CE01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3.028</w:t>
            </w:r>
          </w:p>
        </w:tc>
        <w:tc>
          <w:tcPr>
            <w:tcW w:w="515" w:type="pct"/>
            <w:vAlign w:val="bottom"/>
          </w:tcPr>
          <w:p w14:paraId="5ACB8BC6" w14:textId="034CD45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1.041</w:t>
            </w:r>
          </w:p>
        </w:tc>
        <w:tc>
          <w:tcPr>
            <w:tcW w:w="634" w:type="pct"/>
            <w:vAlign w:val="bottom"/>
          </w:tcPr>
          <w:p w14:paraId="4DBE1A6C" w14:textId="357A60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1.655</w:t>
            </w:r>
          </w:p>
        </w:tc>
        <w:tc>
          <w:tcPr>
            <w:tcW w:w="793" w:type="pct"/>
            <w:vAlign w:val="bottom"/>
          </w:tcPr>
          <w:p w14:paraId="110885DE" w14:textId="32D1FB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5.607</w:t>
            </w:r>
          </w:p>
        </w:tc>
        <w:tc>
          <w:tcPr>
            <w:tcW w:w="819" w:type="pct"/>
            <w:vAlign w:val="bottom"/>
          </w:tcPr>
          <w:p w14:paraId="0F0446F4" w14:textId="3C9C276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10.398</w:t>
            </w:r>
          </w:p>
        </w:tc>
      </w:tr>
      <w:tr w:rsidR="005965D8" w:rsidRPr="002B6140" w14:paraId="6381226B" w14:textId="77777777" w:rsidTr="00B31C40">
        <w:trPr>
          <w:jc w:val="center"/>
        </w:trPr>
        <w:tc>
          <w:tcPr>
            <w:tcW w:w="747" w:type="pct"/>
            <w:vAlign w:val="bottom"/>
          </w:tcPr>
          <w:p w14:paraId="7B14982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01E9358" w14:textId="2A4F1E4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0.636</w:t>
            </w:r>
          </w:p>
        </w:tc>
        <w:tc>
          <w:tcPr>
            <w:tcW w:w="746" w:type="pct"/>
            <w:vAlign w:val="bottom"/>
          </w:tcPr>
          <w:p w14:paraId="10077C33" w14:textId="69EBF25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0.631</w:t>
            </w:r>
          </w:p>
        </w:tc>
        <w:tc>
          <w:tcPr>
            <w:tcW w:w="515" w:type="pct"/>
            <w:vAlign w:val="bottom"/>
          </w:tcPr>
          <w:p w14:paraId="0A347338" w14:textId="243962D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0.504</w:t>
            </w:r>
          </w:p>
        </w:tc>
        <w:tc>
          <w:tcPr>
            <w:tcW w:w="634" w:type="pct"/>
            <w:vAlign w:val="bottom"/>
          </w:tcPr>
          <w:p w14:paraId="1934D1C9" w14:textId="27647D7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0.554</w:t>
            </w:r>
          </w:p>
        </w:tc>
        <w:tc>
          <w:tcPr>
            <w:tcW w:w="793" w:type="pct"/>
            <w:vAlign w:val="bottom"/>
          </w:tcPr>
          <w:p w14:paraId="1A60C677" w14:textId="5DEC467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0.714</w:t>
            </w:r>
          </w:p>
        </w:tc>
        <w:tc>
          <w:tcPr>
            <w:tcW w:w="819" w:type="pct"/>
            <w:vAlign w:val="bottom"/>
          </w:tcPr>
          <w:p w14:paraId="0DAA90C9" w14:textId="4C9BEF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0.791</w:t>
            </w:r>
          </w:p>
        </w:tc>
      </w:tr>
      <w:tr w:rsidR="005965D8" w:rsidRPr="002B6140" w14:paraId="3E26B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6C1253EF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162AFBB3" w14:textId="2BA771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0A06CFE2" w14:textId="2DFFFB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515" w:type="pct"/>
            <w:vAlign w:val="bottom"/>
          </w:tcPr>
          <w:p w14:paraId="4261BA03" w14:textId="555C4C9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A29E5AC" w14:textId="0924AFD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745CD67E" w14:textId="7F9AE3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289D85E7" w14:textId="679BED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414ED4C0" w14:textId="77777777" w:rsidTr="00B31C40">
        <w:trPr>
          <w:jc w:val="center"/>
        </w:trPr>
        <w:tc>
          <w:tcPr>
            <w:tcW w:w="747" w:type="pct"/>
            <w:vAlign w:val="bottom"/>
          </w:tcPr>
          <w:p w14:paraId="6E83A815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D40ECF" w14:textId="522DB08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46" w:type="pct"/>
            <w:vAlign w:val="bottom"/>
          </w:tcPr>
          <w:p w14:paraId="21490BAB" w14:textId="49A49D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445</w:t>
            </w:r>
          </w:p>
        </w:tc>
        <w:tc>
          <w:tcPr>
            <w:tcW w:w="515" w:type="pct"/>
            <w:vAlign w:val="bottom"/>
          </w:tcPr>
          <w:p w14:paraId="0A516B40" w14:textId="01D04F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182</w:t>
            </w:r>
          </w:p>
        </w:tc>
        <w:tc>
          <w:tcPr>
            <w:tcW w:w="634" w:type="pct"/>
            <w:vAlign w:val="bottom"/>
          </w:tcPr>
          <w:p w14:paraId="708C3EB4" w14:textId="6BA42FA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334</w:t>
            </w:r>
          </w:p>
        </w:tc>
        <w:tc>
          <w:tcPr>
            <w:tcW w:w="793" w:type="pct"/>
            <w:vAlign w:val="bottom"/>
          </w:tcPr>
          <w:p w14:paraId="4F4E7208" w14:textId="57BAB2E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580</w:t>
            </w:r>
          </w:p>
        </w:tc>
        <w:tc>
          <w:tcPr>
            <w:tcW w:w="819" w:type="pct"/>
            <w:vAlign w:val="bottom"/>
          </w:tcPr>
          <w:p w14:paraId="0F797374" w14:textId="21870A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934</w:t>
            </w:r>
          </w:p>
        </w:tc>
      </w:tr>
      <w:tr w:rsidR="005965D8" w:rsidRPr="002B6140" w14:paraId="619C9305" w14:textId="77777777" w:rsidTr="00B31C40">
        <w:trPr>
          <w:jc w:val="center"/>
        </w:trPr>
        <w:tc>
          <w:tcPr>
            <w:tcW w:w="747" w:type="pct"/>
            <w:vAlign w:val="bottom"/>
          </w:tcPr>
          <w:p w14:paraId="084498A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AA0FC69" w14:textId="5497BD4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5,253</w:t>
            </w:r>
          </w:p>
        </w:tc>
        <w:tc>
          <w:tcPr>
            <w:tcW w:w="746" w:type="pct"/>
            <w:vAlign w:val="bottom"/>
          </w:tcPr>
          <w:p w14:paraId="1D001566" w14:textId="5C4427E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5,227</w:t>
            </w:r>
          </w:p>
        </w:tc>
        <w:tc>
          <w:tcPr>
            <w:tcW w:w="515" w:type="pct"/>
            <w:vAlign w:val="bottom"/>
          </w:tcPr>
          <w:p w14:paraId="2741A7F3" w14:textId="3DBA9E3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4,397</w:t>
            </w:r>
          </w:p>
        </w:tc>
        <w:tc>
          <w:tcPr>
            <w:tcW w:w="634" w:type="pct"/>
            <w:vAlign w:val="bottom"/>
          </w:tcPr>
          <w:p w14:paraId="1CD4CA1B" w14:textId="3B551F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4,927</w:t>
            </w:r>
          </w:p>
        </w:tc>
        <w:tc>
          <w:tcPr>
            <w:tcW w:w="793" w:type="pct"/>
            <w:vAlign w:val="bottom"/>
          </w:tcPr>
          <w:p w14:paraId="2A5A2375" w14:textId="4BB25B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5,559</w:t>
            </w:r>
          </w:p>
        </w:tc>
        <w:tc>
          <w:tcPr>
            <w:tcW w:w="819" w:type="pct"/>
            <w:vAlign w:val="bottom"/>
          </w:tcPr>
          <w:p w14:paraId="5F0F1B70" w14:textId="1467A86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6,245</w:t>
            </w:r>
          </w:p>
        </w:tc>
      </w:tr>
      <w:tr w:rsidR="005965D8" w:rsidRPr="002B6140" w14:paraId="1AA59BB8" w14:textId="77777777" w:rsidTr="00B31C40">
        <w:trPr>
          <w:jc w:val="center"/>
        </w:trPr>
        <w:tc>
          <w:tcPr>
            <w:tcW w:w="747" w:type="pct"/>
            <w:vAlign w:val="bottom"/>
          </w:tcPr>
          <w:p w14:paraId="4EC0FFE8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D263FFF" w14:textId="5C8960E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5,597</w:t>
            </w:r>
          </w:p>
        </w:tc>
        <w:tc>
          <w:tcPr>
            <w:tcW w:w="746" w:type="pct"/>
            <w:vAlign w:val="bottom"/>
          </w:tcPr>
          <w:p w14:paraId="1F71F5E0" w14:textId="48A6BFB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5,565</w:t>
            </w:r>
          </w:p>
        </w:tc>
        <w:tc>
          <w:tcPr>
            <w:tcW w:w="515" w:type="pct"/>
            <w:vAlign w:val="bottom"/>
          </w:tcPr>
          <w:p w14:paraId="71F25CDA" w14:textId="74E5CC6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4,596</w:t>
            </w:r>
          </w:p>
        </w:tc>
        <w:tc>
          <w:tcPr>
            <w:tcW w:w="634" w:type="pct"/>
            <w:vAlign w:val="bottom"/>
          </w:tcPr>
          <w:p w14:paraId="79E10629" w14:textId="480EEB3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5,213</w:t>
            </w:r>
          </w:p>
        </w:tc>
        <w:tc>
          <w:tcPr>
            <w:tcW w:w="793" w:type="pct"/>
            <w:vAlign w:val="bottom"/>
          </w:tcPr>
          <w:p w14:paraId="48B6538C" w14:textId="2FAF1C8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5,952</w:t>
            </w:r>
          </w:p>
        </w:tc>
        <w:tc>
          <w:tcPr>
            <w:tcW w:w="819" w:type="pct"/>
            <w:vAlign w:val="bottom"/>
          </w:tcPr>
          <w:p w14:paraId="15AFF70E" w14:textId="5C5C147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6,774</w:t>
            </w:r>
          </w:p>
        </w:tc>
      </w:tr>
      <w:tr w:rsidR="005965D8" w:rsidRPr="002B6140" w14:paraId="0533FD9B" w14:textId="77777777" w:rsidTr="00B31C40">
        <w:trPr>
          <w:jc w:val="center"/>
        </w:trPr>
        <w:tc>
          <w:tcPr>
            <w:tcW w:w="747" w:type="pct"/>
            <w:vAlign w:val="bottom"/>
          </w:tcPr>
          <w:p w14:paraId="5E53AE32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B4E9186" w14:textId="5E7B00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7,453</w:t>
            </w:r>
          </w:p>
        </w:tc>
        <w:tc>
          <w:tcPr>
            <w:tcW w:w="746" w:type="pct"/>
            <w:vAlign w:val="bottom"/>
          </w:tcPr>
          <w:p w14:paraId="2031A7F6" w14:textId="57132E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7,370</w:t>
            </w:r>
          </w:p>
        </w:tc>
        <w:tc>
          <w:tcPr>
            <w:tcW w:w="515" w:type="pct"/>
            <w:vAlign w:val="bottom"/>
          </w:tcPr>
          <w:p w14:paraId="2C053986" w14:textId="39F844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5,599</w:t>
            </w:r>
          </w:p>
        </w:tc>
        <w:tc>
          <w:tcPr>
            <w:tcW w:w="634" w:type="pct"/>
            <w:vAlign w:val="bottom"/>
          </w:tcPr>
          <w:p w14:paraId="5F7C8326" w14:textId="074B4BD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6,699</w:t>
            </w:r>
          </w:p>
        </w:tc>
        <w:tc>
          <w:tcPr>
            <w:tcW w:w="793" w:type="pct"/>
            <w:vAlign w:val="bottom"/>
          </w:tcPr>
          <w:p w14:paraId="46C02EDB" w14:textId="789D48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8,106</w:t>
            </w:r>
          </w:p>
        </w:tc>
        <w:tc>
          <w:tcPr>
            <w:tcW w:w="819" w:type="pct"/>
            <w:vAlign w:val="bottom"/>
          </w:tcPr>
          <w:p w14:paraId="55D27088" w14:textId="0FA4F1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9,834</w:t>
            </w:r>
          </w:p>
        </w:tc>
      </w:tr>
      <w:tr w:rsidR="005965D8" w:rsidRPr="002B6140" w14:paraId="5C37B9AA" w14:textId="77777777" w:rsidTr="00B31C40">
        <w:trPr>
          <w:jc w:val="center"/>
        </w:trPr>
        <w:tc>
          <w:tcPr>
            <w:tcW w:w="747" w:type="pct"/>
            <w:vAlign w:val="bottom"/>
          </w:tcPr>
          <w:p w14:paraId="3694E1E0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AA1B8E" w14:textId="10EBC8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46" w:type="pct"/>
            <w:vAlign w:val="bottom"/>
          </w:tcPr>
          <w:p w14:paraId="00EFCD83" w14:textId="7013816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vAlign w:val="bottom"/>
          </w:tcPr>
          <w:p w14:paraId="0AABD38A" w14:textId="2CB489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634" w:type="pct"/>
            <w:vAlign w:val="bottom"/>
          </w:tcPr>
          <w:p w14:paraId="7CDF0A68" w14:textId="267E1E0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vAlign w:val="bottom"/>
          </w:tcPr>
          <w:p w14:paraId="139F22BF" w14:textId="2DACE28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819" w:type="pct"/>
            <w:vAlign w:val="bottom"/>
          </w:tcPr>
          <w:p w14:paraId="5B04A4EB" w14:textId="08D47AC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</w:tr>
      <w:tr w:rsidR="005965D8" w:rsidRPr="002B6140" w14:paraId="55464A32" w14:textId="77777777" w:rsidTr="00B31C40">
        <w:trPr>
          <w:jc w:val="center"/>
        </w:trPr>
        <w:tc>
          <w:tcPr>
            <w:tcW w:w="747" w:type="pct"/>
            <w:vAlign w:val="bottom"/>
          </w:tcPr>
          <w:p w14:paraId="60DA96FB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CDF0E6C" w14:textId="5A75DEC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746" w:type="pct"/>
            <w:vAlign w:val="bottom"/>
          </w:tcPr>
          <w:p w14:paraId="54392D02" w14:textId="76F07FF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0.118</w:t>
            </w:r>
          </w:p>
        </w:tc>
        <w:tc>
          <w:tcPr>
            <w:tcW w:w="515" w:type="pct"/>
            <w:vAlign w:val="bottom"/>
          </w:tcPr>
          <w:p w14:paraId="30809585" w14:textId="036AE4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634" w:type="pct"/>
            <w:vAlign w:val="bottom"/>
          </w:tcPr>
          <w:p w14:paraId="4FF4E974" w14:textId="36DB48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793" w:type="pct"/>
            <w:vAlign w:val="bottom"/>
          </w:tcPr>
          <w:p w14:paraId="01ACF4B1" w14:textId="1584E2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0.136</w:t>
            </w:r>
          </w:p>
        </w:tc>
        <w:tc>
          <w:tcPr>
            <w:tcW w:w="819" w:type="pct"/>
            <w:vAlign w:val="bottom"/>
          </w:tcPr>
          <w:p w14:paraId="6333CCD7" w14:textId="25E2BC1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0.178</w:t>
            </w:r>
          </w:p>
        </w:tc>
      </w:tr>
      <w:tr w:rsidR="005965D8" w:rsidRPr="002B6140" w14:paraId="71AEA2CB" w14:textId="77777777" w:rsidTr="00B31C40">
        <w:trPr>
          <w:jc w:val="center"/>
        </w:trPr>
        <w:tc>
          <w:tcPr>
            <w:tcW w:w="747" w:type="pct"/>
            <w:vAlign w:val="bottom"/>
          </w:tcPr>
          <w:p w14:paraId="049934D6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8CB2F6" w14:textId="1A8DBAD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0.128</w:t>
            </w:r>
          </w:p>
        </w:tc>
        <w:tc>
          <w:tcPr>
            <w:tcW w:w="746" w:type="pct"/>
            <w:vAlign w:val="bottom"/>
          </w:tcPr>
          <w:p w14:paraId="24BA4A35" w14:textId="608BF86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  <w:tc>
          <w:tcPr>
            <w:tcW w:w="515" w:type="pct"/>
            <w:vAlign w:val="bottom"/>
          </w:tcPr>
          <w:p w14:paraId="19BD87A2" w14:textId="3CD5D42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634" w:type="pct"/>
            <w:vAlign w:val="bottom"/>
          </w:tcPr>
          <w:p w14:paraId="1709040E" w14:textId="6CE8CE0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0.107</w:t>
            </w:r>
          </w:p>
        </w:tc>
        <w:tc>
          <w:tcPr>
            <w:tcW w:w="793" w:type="pct"/>
            <w:vAlign w:val="bottom"/>
          </w:tcPr>
          <w:p w14:paraId="4FED5B63" w14:textId="385F2C6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0.146</w:t>
            </w:r>
          </w:p>
        </w:tc>
        <w:tc>
          <w:tcPr>
            <w:tcW w:w="819" w:type="pct"/>
            <w:vAlign w:val="bottom"/>
          </w:tcPr>
          <w:p w14:paraId="5FD7B7AF" w14:textId="007FF1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5965D8" w:rsidRPr="002B6140" w14:paraId="73F7FD03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82701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4ED2282" w14:textId="359DC5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0.171</w:t>
            </w:r>
          </w:p>
        </w:tc>
        <w:tc>
          <w:tcPr>
            <w:tcW w:w="746" w:type="pct"/>
            <w:vAlign w:val="bottom"/>
          </w:tcPr>
          <w:p w14:paraId="4851CA90" w14:textId="139C2BE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515" w:type="pct"/>
            <w:vAlign w:val="bottom"/>
          </w:tcPr>
          <w:p w14:paraId="04D4E18A" w14:textId="467E7D9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  <w:tc>
          <w:tcPr>
            <w:tcW w:w="634" w:type="pct"/>
            <w:vAlign w:val="bottom"/>
          </w:tcPr>
          <w:p w14:paraId="75DD1BD5" w14:textId="2159AE5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793" w:type="pct"/>
            <w:vAlign w:val="bottom"/>
          </w:tcPr>
          <w:p w14:paraId="3E81BD21" w14:textId="213CD55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0.199</w:t>
            </w:r>
          </w:p>
        </w:tc>
        <w:tc>
          <w:tcPr>
            <w:tcW w:w="819" w:type="pct"/>
            <w:vAlign w:val="bottom"/>
          </w:tcPr>
          <w:p w14:paraId="1241737B" w14:textId="327BDD4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0.277</w:t>
            </w:r>
          </w:p>
        </w:tc>
      </w:tr>
      <w:tr w:rsidR="005965D8" w:rsidRPr="002B6140" w14:paraId="432E9FCA" w14:textId="77777777" w:rsidTr="00B31C40">
        <w:trPr>
          <w:jc w:val="center"/>
        </w:trPr>
        <w:tc>
          <w:tcPr>
            <w:tcW w:w="747" w:type="pct"/>
            <w:vAlign w:val="bottom"/>
          </w:tcPr>
          <w:p w14:paraId="0BB2594C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418802A" w14:textId="54E5AC5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AF9B701" w14:textId="0A123A0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68EE82D8" w14:textId="784850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211E7E60" w14:textId="09523A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29E2DD8D" w14:textId="3299087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F5A384B" w14:textId="33E5DFD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39D4C0AA" w14:textId="77777777" w:rsidTr="003C755A">
        <w:trPr>
          <w:jc w:val="center"/>
        </w:trPr>
        <w:tc>
          <w:tcPr>
            <w:tcW w:w="747" w:type="pct"/>
            <w:vAlign w:val="bottom"/>
          </w:tcPr>
          <w:p w14:paraId="6EB4DCAD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B82BFF3" w14:textId="14CA3B6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520AA4B8" w14:textId="2D561D5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7D5DFFB5" w14:textId="5BB03F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1A27ACEE" w14:textId="1374F1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7F21E8C5" w14:textId="085606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2EBC441" w14:textId="67412F5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080E0EB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C94FF7B" w14:textId="1E56E27D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19D57F" w14:textId="4AC292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9202B60" w14:textId="258A37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22CCB3A" w14:textId="426EE21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7D699B" w14:textId="32E443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5492AC3" w14:textId="79F2FA3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72FA514E" w14:textId="797689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61E624E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5221B8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EE7A5B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31F00570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00D5EB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BF6B7A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2F0EF4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17DCF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E83F034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6A2CEE3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5965D8" w:rsidRPr="002B6140" w14:paraId="3B54AF0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7CC5F3A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6E0B84" w14:textId="314C5B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6BC7974" w14:textId="758F8CB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78C4150" w14:textId="61EA6D3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AB282A9" w14:textId="0117D53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D4B7D1C" w14:textId="4F2E757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40B94B5" w14:textId="3D186B4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</w:tr>
      <w:tr w:rsidR="005965D8" w:rsidRPr="002B6140" w14:paraId="19C01C3E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C9AFB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662626E" w14:textId="2496E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48,961</w:t>
            </w:r>
          </w:p>
        </w:tc>
        <w:tc>
          <w:tcPr>
            <w:tcW w:w="746" w:type="pct"/>
            <w:vAlign w:val="bottom"/>
          </w:tcPr>
          <w:p w14:paraId="1766E83C" w14:textId="1655AE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47,787</w:t>
            </w:r>
          </w:p>
        </w:tc>
        <w:tc>
          <w:tcPr>
            <w:tcW w:w="515" w:type="pct"/>
            <w:vAlign w:val="bottom"/>
          </w:tcPr>
          <w:p w14:paraId="61E80A34" w14:textId="1C4828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34,149</w:t>
            </w:r>
          </w:p>
        </w:tc>
        <w:tc>
          <w:tcPr>
            <w:tcW w:w="634" w:type="pct"/>
            <w:vAlign w:val="bottom"/>
          </w:tcPr>
          <w:p w14:paraId="1DDC66E0" w14:textId="500CC58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42,003</w:t>
            </w:r>
          </w:p>
        </w:tc>
        <w:tc>
          <w:tcPr>
            <w:tcW w:w="793" w:type="pct"/>
            <w:vAlign w:val="bottom"/>
          </w:tcPr>
          <w:p w14:paraId="2B636E20" w14:textId="0B61611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54,824</w:t>
            </w:r>
          </w:p>
        </w:tc>
        <w:tc>
          <w:tcPr>
            <w:tcW w:w="819" w:type="pct"/>
            <w:vAlign w:val="bottom"/>
          </w:tcPr>
          <w:p w14:paraId="208497CB" w14:textId="1944172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69,502</w:t>
            </w:r>
          </w:p>
        </w:tc>
      </w:tr>
      <w:tr w:rsidR="005965D8" w:rsidRPr="002B6140" w14:paraId="7CDE0564" w14:textId="77777777" w:rsidTr="00B31C40">
        <w:trPr>
          <w:jc w:val="center"/>
        </w:trPr>
        <w:tc>
          <w:tcPr>
            <w:tcW w:w="747" w:type="pct"/>
            <w:vAlign w:val="bottom"/>
          </w:tcPr>
          <w:p w14:paraId="7A0833A9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7B2E2FE" w14:textId="64383CD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4.097</w:t>
            </w:r>
          </w:p>
        </w:tc>
        <w:tc>
          <w:tcPr>
            <w:tcW w:w="746" w:type="pct"/>
            <w:vAlign w:val="bottom"/>
          </w:tcPr>
          <w:p w14:paraId="14BAE2D9" w14:textId="5C837EA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3.26</w:t>
            </w:r>
          </w:p>
        </w:tc>
        <w:tc>
          <w:tcPr>
            <w:tcW w:w="515" w:type="pct"/>
            <w:vAlign w:val="bottom"/>
          </w:tcPr>
          <w:p w14:paraId="609D57A0" w14:textId="3B9F292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1.056</w:t>
            </w:r>
          </w:p>
        </w:tc>
        <w:tc>
          <w:tcPr>
            <w:tcW w:w="634" w:type="pct"/>
            <w:vAlign w:val="bottom"/>
          </w:tcPr>
          <w:p w14:paraId="0F378931" w14:textId="63FBB95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1.78</w:t>
            </w:r>
          </w:p>
        </w:tc>
        <w:tc>
          <w:tcPr>
            <w:tcW w:w="793" w:type="pct"/>
            <w:vAlign w:val="bottom"/>
          </w:tcPr>
          <w:p w14:paraId="6096DE23" w14:textId="4B02A44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5.832</w:t>
            </w:r>
          </w:p>
        </w:tc>
        <w:tc>
          <w:tcPr>
            <w:tcW w:w="819" w:type="pct"/>
            <w:vAlign w:val="bottom"/>
          </w:tcPr>
          <w:p w14:paraId="16D4CD8B" w14:textId="3F646DC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5965D8" w:rsidRPr="002B6140" w14:paraId="24F08929" w14:textId="77777777" w:rsidTr="00B31C40">
        <w:trPr>
          <w:jc w:val="center"/>
        </w:trPr>
        <w:tc>
          <w:tcPr>
            <w:tcW w:w="747" w:type="pct"/>
            <w:vAlign w:val="bottom"/>
          </w:tcPr>
          <w:p w14:paraId="6C81BA7F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7DC8D00" w14:textId="7887603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0.643</w:t>
            </w:r>
          </w:p>
        </w:tc>
        <w:tc>
          <w:tcPr>
            <w:tcW w:w="746" w:type="pct"/>
            <w:vAlign w:val="bottom"/>
          </w:tcPr>
          <w:p w14:paraId="731A245F" w14:textId="211FFE0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0.641</w:t>
            </w:r>
          </w:p>
        </w:tc>
        <w:tc>
          <w:tcPr>
            <w:tcW w:w="515" w:type="pct"/>
            <w:vAlign w:val="bottom"/>
          </w:tcPr>
          <w:p w14:paraId="4CF23584" w14:textId="3033190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0.505</w:t>
            </w:r>
          </w:p>
        </w:tc>
        <w:tc>
          <w:tcPr>
            <w:tcW w:w="634" w:type="pct"/>
            <w:vAlign w:val="bottom"/>
          </w:tcPr>
          <w:p w14:paraId="02FBDD1A" w14:textId="3B1B8B0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793" w:type="pct"/>
            <w:vAlign w:val="bottom"/>
          </w:tcPr>
          <w:p w14:paraId="135DE140" w14:textId="72D5EE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0.719</w:t>
            </w:r>
          </w:p>
        </w:tc>
        <w:tc>
          <w:tcPr>
            <w:tcW w:w="819" w:type="pct"/>
            <w:vAlign w:val="bottom"/>
          </w:tcPr>
          <w:p w14:paraId="13970D93" w14:textId="405EEBD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5965D8" w:rsidRPr="002B6140" w14:paraId="1A516B84" w14:textId="77777777" w:rsidTr="00B31C40">
        <w:trPr>
          <w:jc w:val="center"/>
        </w:trPr>
        <w:tc>
          <w:tcPr>
            <w:tcW w:w="747" w:type="pct"/>
            <w:vAlign w:val="bottom"/>
          </w:tcPr>
          <w:p w14:paraId="3ACAABAF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C291E7C" w14:textId="3D4FFE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20834095" w14:textId="21FF23D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6515D2F" w14:textId="310C8A0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5A70B1BC" w14:textId="505048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0.0003</w:t>
            </w:r>
          </w:p>
        </w:tc>
        <w:tc>
          <w:tcPr>
            <w:tcW w:w="793" w:type="pct"/>
            <w:vAlign w:val="bottom"/>
          </w:tcPr>
          <w:p w14:paraId="305F5516" w14:textId="1DB1D8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819" w:type="pct"/>
            <w:vAlign w:val="bottom"/>
          </w:tcPr>
          <w:p w14:paraId="544FF406" w14:textId="244C79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5965D8" w:rsidRPr="002B6140" w14:paraId="69327B21" w14:textId="77777777" w:rsidTr="00B31C40">
        <w:trPr>
          <w:jc w:val="center"/>
        </w:trPr>
        <w:tc>
          <w:tcPr>
            <w:tcW w:w="747" w:type="pct"/>
            <w:vAlign w:val="bottom"/>
          </w:tcPr>
          <w:p w14:paraId="4096588E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D022DD" w14:textId="2B0AEFC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645</w:t>
            </w:r>
          </w:p>
        </w:tc>
        <w:tc>
          <w:tcPr>
            <w:tcW w:w="746" w:type="pct"/>
            <w:vAlign w:val="bottom"/>
          </w:tcPr>
          <w:p w14:paraId="65D66BF9" w14:textId="26D7183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628</w:t>
            </w:r>
          </w:p>
        </w:tc>
        <w:tc>
          <w:tcPr>
            <w:tcW w:w="515" w:type="pct"/>
            <w:vAlign w:val="bottom"/>
          </w:tcPr>
          <w:p w14:paraId="6DF91AAD" w14:textId="4A34F64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254</w:t>
            </w:r>
          </w:p>
        </w:tc>
        <w:tc>
          <w:tcPr>
            <w:tcW w:w="634" w:type="pct"/>
            <w:vAlign w:val="bottom"/>
          </w:tcPr>
          <w:p w14:paraId="08815C48" w14:textId="6CAD075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474</w:t>
            </w:r>
          </w:p>
        </w:tc>
        <w:tc>
          <w:tcPr>
            <w:tcW w:w="793" w:type="pct"/>
            <w:vAlign w:val="bottom"/>
          </w:tcPr>
          <w:p w14:paraId="65BDEC54" w14:textId="0611976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796</w:t>
            </w:r>
          </w:p>
        </w:tc>
        <w:tc>
          <w:tcPr>
            <w:tcW w:w="819" w:type="pct"/>
            <w:vAlign w:val="bottom"/>
          </w:tcPr>
          <w:p w14:paraId="422038DE" w14:textId="7E6CB9B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1,125</w:t>
            </w:r>
          </w:p>
        </w:tc>
      </w:tr>
      <w:tr w:rsidR="005965D8" w:rsidRPr="002B6140" w14:paraId="65B568A7" w14:textId="77777777" w:rsidTr="00B31C40">
        <w:trPr>
          <w:jc w:val="center"/>
        </w:trPr>
        <w:tc>
          <w:tcPr>
            <w:tcW w:w="747" w:type="pct"/>
            <w:vAlign w:val="bottom"/>
          </w:tcPr>
          <w:p w14:paraId="50AAA310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D3E833D" w14:textId="2C1E34B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5,080</w:t>
            </w:r>
          </w:p>
        </w:tc>
        <w:tc>
          <w:tcPr>
            <w:tcW w:w="746" w:type="pct"/>
            <w:vAlign w:val="bottom"/>
          </w:tcPr>
          <w:p w14:paraId="223DA09D" w14:textId="1DD84A9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5,063</w:t>
            </w:r>
          </w:p>
        </w:tc>
        <w:tc>
          <w:tcPr>
            <w:tcW w:w="515" w:type="pct"/>
            <w:vAlign w:val="bottom"/>
          </w:tcPr>
          <w:p w14:paraId="31477EA1" w14:textId="0DB21FA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4,252</w:t>
            </w:r>
          </w:p>
        </w:tc>
        <w:tc>
          <w:tcPr>
            <w:tcW w:w="634" w:type="pct"/>
            <w:vAlign w:val="bottom"/>
          </w:tcPr>
          <w:p w14:paraId="1ED1A6EE" w14:textId="057433B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4,772</w:t>
            </w:r>
          </w:p>
        </w:tc>
        <w:tc>
          <w:tcPr>
            <w:tcW w:w="793" w:type="pct"/>
            <w:vAlign w:val="bottom"/>
          </w:tcPr>
          <w:p w14:paraId="6BFDB407" w14:textId="55F1A1B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5,368</w:t>
            </w:r>
          </w:p>
        </w:tc>
        <w:tc>
          <w:tcPr>
            <w:tcW w:w="819" w:type="pct"/>
            <w:vAlign w:val="bottom"/>
          </w:tcPr>
          <w:p w14:paraId="7EF059E3" w14:textId="31D6C5D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6,001</w:t>
            </w:r>
          </w:p>
        </w:tc>
      </w:tr>
      <w:tr w:rsidR="005965D8" w:rsidRPr="002B6140" w14:paraId="389052D7" w14:textId="77777777" w:rsidTr="00B31C40">
        <w:trPr>
          <w:jc w:val="center"/>
        </w:trPr>
        <w:tc>
          <w:tcPr>
            <w:tcW w:w="747" w:type="pct"/>
            <w:vAlign w:val="bottom"/>
          </w:tcPr>
          <w:p w14:paraId="7B7CAD00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905CD23" w14:textId="3CFB7D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5,353</w:t>
            </w:r>
          </w:p>
        </w:tc>
        <w:tc>
          <w:tcPr>
            <w:tcW w:w="746" w:type="pct"/>
            <w:vAlign w:val="bottom"/>
          </w:tcPr>
          <w:p w14:paraId="6E9BA688" w14:textId="684531A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5,329</w:t>
            </w:r>
          </w:p>
        </w:tc>
        <w:tc>
          <w:tcPr>
            <w:tcW w:w="515" w:type="pct"/>
            <w:vAlign w:val="bottom"/>
          </w:tcPr>
          <w:p w14:paraId="6450A21F" w14:textId="3FA5502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4,418</w:t>
            </w:r>
          </w:p>
        </w:tc>
        <w:tc>
          <w:tcPr>
            <w:tcW w:w="634" w:type="pct"/>
            <w:vAlign w:val="bottom"/>
          </w:tcPr>
          <w:p w14:paraId="04685CB4" w14:textId="4BBAAD8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4,995</w:t>
            </w:r>
          </w:p>
        </w:tc>
        <w:tc>
          <w:tcPr>
            <w:tcW w:w="793" w:type="pct"/>
            <w:vAlign w:val="bottom"/>
          </w:tcPr>
          <w:p w14:paraId="32B905E9" w14:textId="1664BCA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5,674</w:t>
            </w:r>
          </w:p>
        </w:tc>
        <w:tc>
          <w:tcPr>
            <w:tcW w:w="819" w:type="pct"/>
            <w:vAlign w:val="bottom"/>
          </w:tcPr>
          <w:p w14:paraId="7F248F09" w14:textId="577507C6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6,427</w:t>
            </w:r>
          </w:p>
        </w:tc>
      </w:tr>
      <w:tr w:rsidR="005965D8" w:rsidRPr="002B6140" w14:paraId="15400128" w14:textId="77777777" w:rsidTr="00B31C40">
        <w:trPr>
          <w:jc w:val="center"/>
        </w:trPr>
        <w:tc>
          <w:tcPr>
            <w:tcW w:w="747" w:type="pct"/>
            <w:vAlign w:val="bottom"/>
          </w:tcPr>
          <w:p w14:paraId="13C6E4A4" w14:textId="7777777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3E1595" w14:textId="1536F26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6,781</w:t>
            </w:r>
          </w:p>
        </w:tc>
        <w:tc>
          <w:tcPr>
            <w:tcW w:w="746" w:type="pct"/>
            <w:vAlign w:val="bottom"/>
          </w:tcPr>
          <w:p w14:paraId="78CEE332" w14:textId="033CE81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6,679</w:t>
            </w:r>
          </w:p>
        </w:tc>
        <w:tc>
          <w:tcPr>
            <w:tcW w:w="515" w:type="pct"/>
            <w:vAlign w:val="bottom"/>
          </w:tcPr>
          <w:p w14:paraId="33EEEED9" w14:textId="7A4D1B3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5,220</w:t>
            </w:r>
          </w:p>
        </w:tc>
        <w:tc>
          <w:tcPr>
            <w:tcW w:w="634" w:type="pct"/>
            <w:vAlign w:val="bottom"/>
          </w:tcPr>
          <w:p w14:paraId="704DD412" w14:textId="0C50E1D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6,138</w:t>
            </w:r>
          </w:p>
        </w:tc>
        <w:tc>
          <w:tcPr>
            <w:tcW w:w="793" w:type="pct"/>
            <w:vAlign w:val="bottom"/>
          </w:tcPr>
          <w:p w14:paraId="74CD9D30" w14:textId="64E03A37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7,322</w:t>
            </w:r>
          </w:p>
        </w:tc>
        <w:tc>
          <w:tcPr>
            <w:tcW w:w="819" w:type="pct"/>
            <w:vAlign w:val="bottom"/>
          </w:tcPr>
          <w:p w14:paraId="0F1434F3" w14:textId="19D9DB0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8,877</w:t>
            </w:r>
          </w:p>
        </w:tc>
      </w:tr>
      <w:tr w:rsidR="005965D8" w:rsidRPr="002B6140" w14:paraId="04FB684C" w14:textId="77777777" w:rsidTr="00B31C40">
        <w:trPr>
          <w:jc w:val="center"/>
        </w:trPr>
        <w:tc>
          <w:tcPr>
            <w:tcW w:w="747" w:type="pct"/>
            <w:vAlign w:val="bottom"/>
          </w:tcPr>
          <w:p w14:paraId="53791BD2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2D1B48" w14:textId="20965BE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746" w:type="pct"/>
            <w:vAlign w:val="bottom"/>
          </w:tcPr>
          <w:p w14:paraId="257C8AC0" w14:textId="28A72403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515" w:type="pct"/>
            <w:vAlign w:val="bottom"/>
          </w:tcPr>
          <w:p w14:paraId="35E3A950" w14:textId="13676FC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634" w:type="pct"/>
            <w:vAlign w:val="bottom"/>
          </w:tcPr>
          <w:p w14:paraId="79E3396D" w14:textId="4C54716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1D1F02DC" w14:textId="61C9D690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vAlign w:val="bottom"/>
          </w:tcPr>
          <w:p w14:paraId="49BD79ED" w14:textId="0A64E30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</w:tr>
      <w:tr w:rsidR="005965D8" w:rsidRPr="002B6140" w14:paraId="22F6017D" w14:textId="77777777" w:rsidTr="00B31C40">
        <w:trPr>
          <w:jc w:val="center"/>
        </w:trPr>
        <w:tc>
          <w:tcPr>
            <w:tcW w:w="747" w:type="pct"/>
            <w:vAlign w:val="bottom"/>
          </w:tcPr>
          <w:p w14:paraId="3BDCCE01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0D7BE27" w14:textId="5B67471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746" w:type="pct"/>
            <w:vAlign w:val="bottom"/>
          </w:tcPr>
          <w:p w14:paraId="0FA6A414" w14:textId="241ED6E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0.105</w:t>
            </w:r>
          </w:p>
        </w:tc>
        <w:tc>
          <w:tcPr>
            <w:tcW w:w="515" w:type="pct"/>
            <w:vAlign w:val="bottom"/>
          </w:tcPr>
          <w:p w14:paraId="06F158CE" w14:textId="4E2759C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0.069</w:t>
            </w:r>
          </w:p>
        </w:tc>
        <w:tc>
          <w:tcPr>
            <w:tcW w:w="634" w:type="pct"/>
            <w:vAlign w:val="bottom"/>
          </w:tcPr>
          <w:p w14:paraId="73E87986" w14:textId="56ACC6F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793" w:type="pct"/>
            <w:vAlign w:val="bottom"/>
          </w:tcPr>
          <w:p w14:paraId="388B0DB4" w14:textId="3D58F19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  <w:tc>
          <w:tcPr>
            <w:tcW w:w="819" w:type="pct"/>
            <w:vAlign w:val="bottom"/>
          </w:tcPr>
          <w:p w14:paraId="49998E54" w14:textId="183989E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0.159</w:t>
            </w:r>
          </w:p>
        </w:tc>
      </w:tr>
      <w:tr w:rsidR="005965D8" w:rsidRPr="002B6140" w14:paraId="6E5EBDE4" w14:textId="77777777" w:rsidTr="00B31C40">
        <w:trPr>
          <w:jc w:val="center"/>
        </w:trPr>
        <w:tc>
          <w:tcPr>
            <w:tcW w:w="747" w:type="pct"/>
            <w:vAlign w:val="bottom"/>
          </w:tcPr>
          <w:p w14:paraId="52A3CB23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0B4D66D" w14:textId="5722E79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0.114</w:t>
            </w:r>
          </w:p>
        </w:tc>
        <w:tc>
          <w:tcPr>
            <w:tcW w:w="746" w:type="pct"/>
            <w:vAlign w:val="bottom"/>
          </w:tcPr>
          <w:p w14:paraId="64931632" w14:textId="58353C3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515" w:type="pct"/>
            <w:vAlign w:val="bottom"/>
          </w:tcPr>
          <w:p w14:paraId="79C76D14" w14:textId="555205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0.071</w:t>
            </w:r>
          </w:p>
        </w:tc>
        <w:tc>
          <w:tcPr>
            <w:tcW w:w="634" w:type="pct"/>
            <w:vAlign w:val="bottom"/>
          </w:tcPr>
          <w:p w14:paraId="72B08E33" w14:textId="38F7CB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0.095</w:t>
            </w:r>
          </w:p>
        </w:tc>
        <w:tc>
          <w:tcPr>
            <w:tcW w:w="793" w:type="pct"/>
            <w:vAlign w:val="bottom"/>
          </w:tcPr>
          <w:p w14:paraId="7A4C3721" w14:textId="3C7BE04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  <w:tc>
          <w:tcPr>
            <w:tcW w:w="819" w:type="pct"/>
            <w:vAlign w:val="bottom"/>
          </w:tcPr>
          <w:p w14:paraId="58EBEFE3" w14:textId="5F4BA43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0.17</w:t>
            </w:r>
          </w:p>
        </w:tc>
      </w:tr>
      <w:tr w:rsidR="005965D8" w:rsidRPr="002B6140" w14:paraId="49BCB51A" w14:textId="77777777" w:rsidTr="00B31C40">
        <w:trPr>
          <w:jc w:val="center"/>
        </w:trPr>
        <w:tc>
          <w:tcPr>
            <w:tcW w:w="747" w:type="pct"/>
            <w:vAlign w:val="bottom"/>
          </w:tcPr>
          <w:p w14:paraId="43A7B94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7BD6E6" w14:textId="0F40617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0.144</w:t>
            </w:r>
          </w:p>
        </w:tc>
        <w:tc>
          <w:tcPr>
            <w:tcW w:w="746" w:type="pct"/>
            <w:vAlign w:val="bottom"/>
          </w:tcPr>
          <w:p w14:paraId="6DF003ED" w14:textId="0C376978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0.139</w:t>
            </w:r>
          </w:p>
        </w:tc>
        <w:tc>
          <w:tcPr>
            <w:tcW w:w="515" w:type="pct"/>
            <w:vAlign w:val="bottom"/>
          </w:tcPr>
          <w:p w14:paraId="2BD39B27" w14:textId="5A0D4A0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634" w:type="pct"/>
            <w:vAlign w:val="bottom"/>
          </w:tcPr>
          <w:p w14:paraId="6FF3EAFA" w14:textId="30B20D1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0.117</w:t>
            </w:r>
          </w:p>
        </w:tc>
        <w:tc>
          <w:tcPr>
            <w:tcW w:w="793" w:type="pct"/>
            <w:vAlign w:val="bottom"/>
          </w:tcPr>
          <w:p w14:paraId="7B8A616B" w14:textId="5FB2D8F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  <w:tc>
          <w:tcPr>
            <w:tcW w:w="819" w:type="pct"/>
            <w:vAlign w:val="bottom"/>
          </w:tcPr>
          <w:p w14:paraId="06C83598" w14:textId="4C10ABF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0.233</w:t>
            </w:r>
          </w:p>
        </w:tc>
      </w:tr>
      <w:tr w:rsidR="005965D8" w:rsidRPr="002B6140" w14:paraId="579AD4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77C78B7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D2FEF41" w14:textId="36A1C2B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2FA643C" w14:textId="76B8228C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AE4208B" w14:textId="111251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1CC17108" w14:textId="06DD5DF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4419EF30" w14:textId="756BA6E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31F9CF84" w14:textId="3DEEA64A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0.408</w:t>
            </w:r>
          </w:p>
        </w:tc>
      </w:tr>
      <w:tr w:rsidR="005965D8" w:rsidRPr="002B6140" w14:paraId="6D8EFBE3" w14:textId="77777777" w:rsidTr="003C755A">
        <w:trPr>
          <w:jc w:val="center"/>
        </w:trPr>
        <w:tc>
          <w:tcPr>
            <w:tcW w:w="747" w:type="pct"/>
            <w:vAlign w:val="bottom"/>
          </w:tcPr>
          <w:p w14:paraId="69E80128" w14:textId="77777777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481530C" w14:textId="076E2B8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705B9BF8" w14:textId="288931FD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7B642C" w14:textId="324F7D1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9BE8ED3" w14:textId="2E7FC94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E7A2040" w14:textId="775A9444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340ACC" w14:textId="68F6FA39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5965D8" w:rsidRPr="002B6140" w14:paraId="23C1093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15770BB" w14:textId="3F8B339C" w:rsidR="005965D8" w:rsidRPr="002B6140" w:rsidRDefault="005965D8" w:rsidP="005965D8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28C5BB3" w14:textId="65EA50EB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DA6AA7C" w14:textId="692F3D02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DE72ED3" w14:textId="5444564F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C39B1" w14:textId="5CAFF3B5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5F3E2639" w14:textId="65254CE1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E4D3A43" w14:textId="630343AE" w:rsidR="005965D8" w:rsidRPr="002B6140" w:rsidRDefault="005965D8" w:rsidP="005965D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D8E1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181901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96236A4" w14:textId="6976D6B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5AE2FD2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162341E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F76381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552B85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177210C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23BA6B8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577C71F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F1EC7C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083C1D4D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1159AC0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4DEA7B1" w14:textId="66F8B61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0.018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D41961" w14:textId="2C79FE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FDE5D2D" w14:textId="78632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A9775D" w14:textId="441946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0.008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05519D5" w14:textId="653F88C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BCCBB59" w14:textId="5291A1D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</w:tr>
      <w:tr w:rsidR="00086D9A" w:rsidRPr="002B6140" w14:paraId="0DAA57EA" w14:textId="77777777" w:rsidTr="00B31C40">
        <w:trPr>
          <w:jc w:val="center"/>
        </w:trPr>
        <w:tc>
          <w:tcPr>
            <w:tcW w:w="747" w:type="pct"/>
            <w:vAlign w:val="bottom"/>
          </w:tcPr>
          <w:p w14:paraId="053CCFE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9002B28" w14:textId="0D1A7F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68,352</w:t>
            </w:r>
          </w:p>
        </w:tc>
        <w:tc>
          <w:tcPr>
            <w:tcW w:w="746" w:type="pct"/>
            <w:vAlign w:val="bottom"/>
          </w:tcPr>
          <w:p w14:paraId="66846263" w14:textId="07B1E7B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58,217</w:t>
            </w:r>
          </w:p>
        </w:tc>
        <w:tc>
          <w:tcPr>
            <w:tcW w:w="515" w:type="pct"/>
            <w:vAlign w:val="bottom"/>
          </w:tcPr>
          <w:p w14:paraId="7FBF6D64" w14:textId="2200D6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31,205</w:t>
            </w:r>
          </w:p>
        </w:tc>
        <w:tc>
          <w:tcPr>
            <w:tcW w:w="634" w:type="pct"/>
            <w:vAlign w:val="bottom"/>
          </w:tcPr>
          <w:p w14:paraId="6DD49813" w14:textId="360EF3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45,791</w:t>
            </w:r>
          </w:p>
        </w:tc>
        <w:tc>
          <w:tcPr>
            <w:tcW w:w="793" w:type="pct"/>
            <w:vAlign w:val="bottom"/>
          </w:tcPr>
          <w:p w14:paraId="0FDB0FC2" w14:textId="33139B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77,736</w:t>
            </w:r>
          </w:p>
        </w:tc>
        <w:tc>
          <w:tcPr>
            <w:tcW w:w="819" w:type="pct"/>
            <w:vAlign w:val="bottom"/>
          </w:tcPr>
          <w:p w14:paraId="61F84CE2" w14:textId="51730C8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165,051</w:t>
            </w:r>
          </w:p>
        </w:tc>
      </w:tr>
      <w:tr w:rsidR="00086D9A" w:rsidRPr="002B6140" w14:paraId="2CA251CC" w14:textId="77777777" w:rsidTr="00B31C40">
        <w:trPr>
          <w:jc w:val="center"/>
        </w:trPr>
        <w:tc>
          <w:tcPr>
            <w:tcW w:w="747" w:type="pct"/>
            <w:vAlign w:val="bottom"/>
          </w:tcPr>
          <w:p w14:paraId="5AFB6F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AEC4E4C" w14:textId="45B3DF1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4.361</w:t>
            </w:r>
          </w:p>
        </w:tc>
        <w:tc>
          <w:tcPr>
            <w:tcW w:w="746" w:type="pct"/>
            <w:vAlign w:val="bottom"/>
          </w:tcPr>
          <w:p w14:paraId="5684C20E" w14:textId="20819B7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3.538</w:t>
            </w:r>
          </w:p>
        </w:tc>
        <w:tc>
          <w:tcPr>
            <w:tcW w:w="515" w:type="pct"/>
            <w:vAlign w:val="bottom"/>
          </w:tcPr>
          <w:p w14:paraId="3E156415" w14:textId="2735191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1.059</w:t>
            </w:r>
          </w:p>
        </w:tc>
        <w:tc>
          <w:tcPr>
            <w:tcW w:w="634" w:type="pct"/>
            <w:vAlign w:val="bottom"/>
          </w:tcPr>
          <w:p w14:paraId="55AD6107" w14:textId="3B1055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1.928</w:t>
            </w:r>
          </w:p>
        </w:tc>
        <w:tc>
          <w:tcPr>
            <w:tcW w:w="793" w:type="pct"/>
            <w:vAlign w:val="bottom"/>
          </w:tcPr>
          <w:p w14:paraId="77703CDB" w14:textId="7CAA4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6.442</w:t>
            </w:r>
          </w:p>
        </w:tc>
        <w:tc>
          <w:tcPr>
            <w:tcW w:w="819" w:type="pct"/>
            <w:vAlign w:val="bottom"/>
          </w:tcPr>
          <w:p w14:paraId="27DB8C4E" w14:textId="2A91D64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</w:t>
            </w:r>
          </w:p>
        </w:tc>
      </w:tr>
      <w:tr w:rsidR="00086D9A" w:rsidRPr="002B6140" w14:paraId="78E0A97E" w14:textId="77777777" w:rsidTr="00B31C40">
        <w:trPr>
          <w:jc w:val="center"/>
        </w:trPr>
        <w:tc>
          <w:tcPr>
            <w:tcW w:w="747" w:type="pct"/>
            <w:vAlign w:val="bottom"/>
          </w:tcPr>
          <w:p w14:paraId="6A28C132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8887CF2" w14:textId="4E6AB1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0.651</w:t>
            </w:r>
          </w:p>
        </w:tc>
        <w:tc>
          <w:tcPr>
            <w:tcW w:w="746" w:type="pct"/>
            <w:vAlign w:val="bottom"/>
          </w:tcPr>
          <w:p w14:paraId="672E2B53" w14:textId="1AA54D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0.652</w:t>
            </w:r>
          </w:p>
        </w:tc>
        <w:tc>
          <w:tcPr>
            <w:tcW w:w="515" w:type="pct"/>
            <w:vAlign w:val="bottom"/>
          </w:tcPr>
          <w:p w14:paraId="71410011" w14:textId="4CC3269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5AC821C" w14:textId="0BD0086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60868C8" w14:textId="5AB37BC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0.732</w:t>
            </w:r>
          </w:p>
        </w:tc>
        <w:tc>
          <w:tcPr>
            <w:tcW w:w="819" w:type="pct"/>
            <w:vAlign w:val="bottom"/>
          </w:tcPr>
          <w:p w14:paraId="2BA876C2" w14:textId="372932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14562D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DD34FBE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0EA7075D" w14:textId="7232EB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0.0041</w:t>
            </w:r>
          </w:p>
        </w:tc>
        <w:tc>
          <w:tcPr>
            <w:tcW w:w="746" w:type="pct"/>
            <w:vAlign w:val="bottom"/>
          </w:tcPr>
          <w:p w14:paraId="38D23E5F" w14:textId="3EE4E2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0.0043</w:t>
            </w:r>
          </w:p>
        </w:tc>
        <w:tc>
          <w:tcPr>
            <w:tcW w:w="515" w:type="pct"/>
            <w:vAlign w:val="bottom"/>
          </w:tcPr>
          <w:p w14:paraId="74AF9634" w14:textId="0A4FE1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  <w:tc>
          <w:tcPr>
            <w:tcW w:w="634" w:type="pct"/>
            <w:vAlign w:val="bottom"/>
          </w:tcPr>
          <w:p w14:paraId="0F2244FA" w14:textId="220D2DF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0.0028</w:t>
            </w:r>
          </w:p>
        </w:tc>
        <w:tc>
          <w:tcPr>
            <w:tcW w:w="793" w:type="pct"/>
            <w:vAlign w:val="bottom"/>
          </w:tcPr>
          <w:p w14:paraId="30BCD681" w14:textId="7B54E7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0.0055</w:t>
            </w:r>
          </w:p>
        </w:tc>
        <w:tc>
          <w:tcPr>
            <w:tcW w:w="819" w:type="pct"/>
            <w:vAlign w:val="bottom"/>
          </w:tcPr>
          <w:p w14:paraId="577DE8BB" w14:textId="64F5C6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0.0064</w:t>
            </w:r>
          </w:p>
        </w:tc>
      </w:tr>
      <w:tr w:rsidR="00086D9A" w:rsidRPr="002B6140" w14:paraId="0563533F" w14:textId="77777777" w:rsidTr="00B31C40">
        <w:trPr>
          <w:jc w:val="center"/>
        </w:trPr>
        <w:tc>
          <w:tcPr>
            <w:tcW w:w="747" w:type="pct"/>
            <w:vAlign w:val="bottom"/>
          </w:tcPr>
          <w:p w14:paraId="492C5DF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1EE05E" w14:textId="26E392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1,279</w:t>
            </w:r>
          </w:p>
        </w:tc>
        <w:tc>
          <w:tcPr>
            <w:tcW w:w="746" w:type="pct"/>
            <w:vAlign w:val="bottom"/>
          </w:tcPr>
          <w:p w14:paraId="29926319" w14:textId="2FF16A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1,056</w:t>
            </w:r>
          </w:p>
        </w:tc>
        <w:tc>
          <w:tcPr>
            <w:tcW w:w="515" w:type="pct"/>
            <w:vAlign w:val="bottom"/>
          </w:tcPr>
          <w:p w14:paraId="6FF06D9A" w14:textId="63A2073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163</w:t>
            </w:r>
          </w:p>
        </w:tc>
        <w:tc>
          <w:tcPr>
            <w:tcW w:w="634" w:type="pct"/>
            <w:vAlign w:val="bottom"/>
          </w:tcPr>
          <w:p w14:paraId="75A99DA2" w14:textId="7F245F4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510</w:t>
            </w:r>
          </w:p>
        </w:tc>
        <w:tc>
          <w:tcPr>
            <w:tcW w:w="793" w:type="pct"/>
            <w:vAlign w:val="bottom"/>
          </w:tcPr>
          <w:p w14:paraId="07115740" w14:textId="107F82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1,868</w:t>
            </w:r>
          </w:p>
        </w:tc>
        <w:tc>
          <w:tcPr>
            <w:tcW w:w="819" w:type="pct"/>
            <w:vAlign w:val="bottom"/>
          </w:tcPr>
          <w:p w14:paraId="3F4CEE6B" w14:textId="688E68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3,320</w:t>
            </w:r>
          </w:p>
        </w:tc>
      </w:tr>
      <w:tr w:rsidR="00086D9A" w:rsidRPr="002B6140" w14:paraId="132797B9" w14:textId="77777777" w:rsidTr="00B31C40">
        <w:trPr>
          <w:jc w:val="center"/>
        </w:trPr>
        <w:tc>
          <w:tcPr>
            <w:tcW w:w="747" w:type="pct"/>
            <w:vAlign w:val="bottom"/>
          </w:tcPr>
          <w:p w14:paraId="4E7D393B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095FC1" w14:textId="3A39CD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4,251</w:t>
            </w:r>
          </w:p>
        </w:tc>
        <w:tc>
          <w:tcPr>
            <w:tcW w:w="746" w:type="pct"/>
            <w:vAlign w:val="bottom"/>
          </w:tcPr>
          <w:p w14:paraId="43AB485A" w14:textId="568CA1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4,215</w:t>
            </w:r>
          </w:p>
        </w:tc>
        <w:tc>
          <w:tcPr>
            <w:tcW w:w="515" w:type="pct"/>
            <w:vAlign w:val="bottom"/>
          </w:tcPr>
          <w:p w14:paraId="1D038B59" w14:textId="6C207A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3,134</w:t>
            </w:r>
          </w:p>
        </w:tc>
        <w:tc>
          <w:tcPr>
            <w:tcW w:w="634" w:type="pct"/>
            <w:vAlign w:val="bottom"/>
          </w:tcPr>
          <w:p w14:paraId="2C05A954" w14:textId="350637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3,809</w:t>
            </w:r>
          </w:p>
        </w:tc>
        <w:tc>
          <w:tcPr>
            <w:tcW w:w="793" w:type="pct"/>
            <w:vAlign w:val="bottom"/>
          </w:tcPr>
          <w:p w14:paraId="703DC6BE" w14:textId="4A923C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4,647</w:t>
            </w:r>
          </w:p>
        </w:tc>
        <w:tc>
          <w:tcPr>
            <w:tcW w:w="819" w:type="pct"/>
            <w:vAlign w:val="bottom"/>
          </w:tcPr>
          <w:p w14:paraId="0CFE4EF4" w14:textId="6737B3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5,576</w:t>
            </w:r>
          </w:p>
        </w:tc>
      </w:tr>
      <w:tr w:rsidR="00086D9A" w:rsidRPr="002B6140" w14:paraId="58EE36C0" w14:textId="77777777" w:rsidTr="00B31C40">
        <w:trPr>
          <w:jc w:val="center"/>
        </w:trPr>
        <w:tc>
          <w:tcPr>
            <w:tcW w:w="747" w:type="pct"/>
            <w:vAlign w:val="bottom"/>
          </w:tcPr>
          <w:p w14:paraId="70F446B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4977ED" w14:textId="02315CB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4,449</w:t>
            </w:r>
          </w:p>
        </w:tc>
        <w:tc>
          <w:tcPr>
            <w:tcW w:w="746" w:type="pct"/>
            <w:vAlign w:val="bottom"/>
          </w:tcPr>
          <w:p w14:paraId="2B8AA7C6" w14:textId="5F3F66B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4,389</w:t>
            </w:r>
          </w:p>
        </w:tc>
        <w:tc>
          <w:tcPr>
            <w:tcW w:w="515" w:type="pct"/>
            <w:vAlign w:val="bottom"/>
          </w:tcPr>
          <w:p w14:paraId="01532742" w14:textId="3CB0E5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3,061</w:t>
            </w:r>
          </w:p>
        </w:tc>
        <w:tc>
          <w:tcPr>
            <w:tcW w:w="634" w:type="pct"/>
            <w:vAlign w:val="bottom"/>
          </w:tcPr>
          <w:p w14:paraId="6E15B7A9" w14:textId="40703B7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3,925</w:t>
            </w:r>
          </w:p>
        </w:tc>
        <w:tc>
          <w:tcPr>
            <w:tcW w:w="793" w:type="pct"/>
            <w:vAlign w:val="bottom"/>
          </w:tcPr>
          <w:p w14:paraId="5233C070" w14:textId="504E3FD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4,911</w:t>
            </w:r>
          </w:p>
        </w:tc>
        <w:tc>
          <w:tcPr>
            <w:tcW w:w="819" w:type="pct"/>
            <w:vAlign w:val="bottom"/>
          </w:tcPr>
          <w:p w14:paraId="266A593D" w14:textId="246C9F6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6,168</w:t>
            </w:r>
          </w:p>
        </w:tc>
      </w:tr>
      <w:tr w:rsidR="00086D9A" w:rsidRPr="002B6140" w14:paraId="6C26A4A5" w14:textId="77777777" w:rsidTr="00B31C40">
        <w:trPr>
          <w:jc w:val="center"/>
        </w:trPr>
        <w:tc>
          <w:tcPr>
            <w:tcW w:w="747" w:type="pct"/>
            <w:vAlign w:val="bottom"/>
          </w:tcPr>
          <w:p w14:paraId="45B7496D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388C719" w14:textId="2DF7399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5,391</w:t>
            </w:r>
          </w:p>
        </w:tc>
        <w:tc>
          <w:tcPr>
            <w:tcW w:w="746" w:type="pct"/>
            <w:vAlign w:val="bottom"/>
          </w:tcPr>
          <w:p w14:paraId="514ABE28" w14:textId="5755E20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3B6DE796" w14:textId="2330C9F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2,938</w:t>
            </w:r>
          </w:p>
        </w:tc>
        <w:tc>
          <w:tcPr>
            <w:tcW w:w="634" w:type="pct"/>
            <w:vAlign w:val="bottom"/>
          </w:tcPr>
          <w:p w14:paraId="025A4448" w14:textId="564C2A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4,247</w:t>
            </w:r>
          </w:p>
        </w:tc>
        <w:tc>
          <w:tcPr>
            <w:tcW w:w="793" w:type="pct"/>
            <w:vAlign w:val="bottom"/>
          </w:tcPr>
          <w:p w14:paraId="5BFA2904" w14:textId="35B50BD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6,191</w:t>
            </w:r>
          </w:p>
        </w:tc>
        <w:tc>
          <w:tcPr>
            <w:tcW w:w="819" w:type="pct"/>
            <w:vAlign w:val="bottom"/>
          </w:tcPr>
          <w:p w14:paraId="27045466" w14:textId="31C003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9,700</w:t>
            </w:r>
          </w:p>
        </w:tc>
      </w:tr>
      <w:tr w:rsidR="00086D9A" w:rsidRPr="002B6140" w14:paraId="74E7E460" w14:textId="77777777" w:rsidTr="00B31C40">
        <w:trPr>
          <w:jc w:val="center"/>
        </w:trPr>
        <w:tc>
          <w:tcPr>
            <w:tcW w:w="747" w:type="pct"/>
            <w:vAlign w:val="bottom"/>
          </w:tcPr>
          <w:p w14:paraId="218734BF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AFF3EF4" w14:textId="49A1B10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</w:t>
            </w:r>
          </w:p>
        </w:tc>
        <w:tc>
          <w:tcPr>
            <w:tcW w:w="746" w:type="pct"/>
            <w:vAlign w:val="bottom"/>
          </w:tcPr>
          <w:p w14:paraId="0D1EFFFE" w14:textId="3C495B2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515" w:type="pct"/>
            <w:vAlign w:val="bottom"/>
          </w:tcPr>
          <w:p w14:paraId="794F7595" w14:textId="1DE80E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0.004</w:t>
            </w:r>
          </w:p>
        </w:tc>
        <w:tc>
          <w:tcPr>
            <w:tcW w:w="634" w:type="pct"/>
            <w:vAlign w:val="bottom"/>
          </w:tcPr>
          <w:p w14:paraId="785ECBD0" w14:textId="524E566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793" w:type="pct"/>
            <w:vAlign w:val="bottom"/>
          </w:tcPr>
          <w:p w14:paraId="67BDDFF9" w14:textId="35440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0.026</w:t>
            </w:r>
          </w:p>
        </w:tc>
        <w:tc>
          <w:tcPr>
            <w:tcW w:w="819" w:type="pct"/>
            <w:vAlign w:val="bottom"/>
          </w:tcPr>
          <w:p w14:paraId="7A464592" w14:textId="7961FE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0.056</w:t>
            </w:r>
          </w:p>
        </w:tc>
      </w:tr>
      <w:tr w:rsidR="00086D9A" w:rsidRPr="002B6140" w14:paraId="2054B9CD" w14:textId="77777777" w:rsidTr="00B31C40">
        <w:trPr>
          <w:jc w:val="center"/>
        </w:trPr>
        <w:tc>
          <w:tcPr>
            <w:tcW w:w="747" w:type="pct"/>
            <w:vAlign w:val="bottom"/>
          </w:tcPr>
          <w:p w14:paraId="7F313E44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2EBF99" w14:textId="3F5EA12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F792506" w14:textId="2C5886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458E4C38" w14:textId="5B23D4A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7F0ECF8A" w14:textId="08A16D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63CE11B" w14:textId="33F92E0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  <w:tc>
          <w:tcPr>
            <w:tcW w:w="819" w:type="pct"/>
            <w:vAlign w:val="bottom"/>
          </w:tcPr>
          <w:p w14:paraId="1894D24E" w14:textId="7966EA5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0.148</w:t>
            </w:r>
          </w:p>
        </w:tc>
      </w:tr>
      <w:tr w:rsidR="00086D9A" w:rsidRPr="002B6140" w14:paraId="55B976CB" w14:textId="77777777" w:rsidTr="00B31C40">
        <w:trPr>
          <w:jc w:val="center"/>
        </w:trPr>
        <w:tc>
          <w:tcPr>
            <w:tcW w:w="747" w:type="pct"/>
            <w:vAlign w:val="bottom"/>
          </w:tcPr>
          <w:p w14:paraId="6D68C1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5C3B1" w14:textId="4039E3C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746" w:type="pct"/>
            <w:vAlign w:val="bottom"/>
          </w:tcPr>
          <w:p w14:paraId="31C1412E" w14:textId="32D737A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5DEE606B" w14:textId="44E17D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1CF5D97E" w14:textId="1093C1A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0.054</w:t>
            </w:r>
          </w:p>
        </w:tc>
        <w:tc>
          <w:tcPr>
            <w:tcW w:w="793" w:type="pct"/>
            <w:vAlign w:val="bottom"/>
          </w:tcPr>
          <w:p w14:paraId="1EA56A7A" w14:textId="10FAD6F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0.101</w:t>
            </w:r>
          </w:p>
        </w:tc>
        <w:tc>
          <w:tcPr>
            <w:tcW w:w="819" w:type="pct"/>
            <w:vAlign w:val="bottom"/>
          </w:tcPr>
          <w:p w14:paraId="4AF28A89" w14:textId="07EE75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0.164</w:t>
            </w:r>
          </w:p>
        </w:tc>
      </w:tr>
      <w:tr w:rsidR="00086D9A" w:rsidRPr="002B6140" w14:paraId="3DF0AA1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0F3F7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F02530E" w14:textId="4860B6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  <w:tc>
          <w:tcPr>
            <w:tcW w:w="746" w:type="pct"/>
            <w:vAlign w:val="bottom"/>
          </w:tcPr>
          <w:p w14:paraId="07391AFA" w14:textId="4395223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515" w:type="pct"/>
            <w:vAlign w:val="bottom"/>
          </w:tcPr>
          <w:p w14:paraId="34CCA8F6" w14:textId="45AC50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0.024</w:t>
            </w:r>
          </w:p>
        </w:tc>
        <w:tc>
          <w:tcPr>
            <w:tcW w:w="634" w:type="pct"/>
            <w:vAlign w:val="bottom"/>
          </w:tcPr>
          <w:p w14:paraId="2A7AAB6D" w14:textId="33DDCF4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793" w:type="pct"/>
            <w:vAlign w:val="bottom"/>
          </w:tcPr>
          <w:p w14:paraId="3F0F4811" w14:textId="05AD5F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0.123</w:t>
            </w:r>
          </w:p>
        </w:tc>
        <w:tc>
          <w:tcPr>
            <w:tcW w:w="819" w:type="pct"/>
            <w:vAlign w:val="bottom"/>
          </w:tcPr>
          <w:p w14:paraId="484C9B5A" w14:textId="0C171DA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0.257</w:t>
            </w:r>
          </w:p>
        </w:tc>
      </w:tr>
      <w:tr w:rsidR="00086D9A" w:rsidRPr="002B6140" w14:paraId="5FD7F8FE" w14:textId="77777777" w:rsidTr="00B31C40">
        <w:trPr>
          <w:jc w:val="center"/>
        </w:trPr>
        <w:tc>
          <w:tcPr>
            <w:tcW w:w="747" w:type="pct"/>
            <w:vAlign w:val="bottom"/>
          </w:tcPr>
          <w:p w14:paraId="54BAA28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6FAE5C6" w14:textId="6DD86E7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0.381</w:t>
            </w:r>
          </w:p>
        </w:tc>
        <w:tc>
          <w:tcPr>
            <w:tcW w:w="746" w:type="pct"/>
            <w:vAlign w:val="bottom"/>
          </w:tcPr>
          <w:p w14:paraId="324D9BA5" w14:textId="2313E32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0.379</w:t>
            </w:r>
          </w:p>
        </w:tc>
        <w:tc>
          <w:tcPr>
            <w:tcW w:w="515" w:type="pct"/>
            <w:vAlign w:val="bottom"/>
          </w:tcPr>
          <w:p w14:paraId="6658E40D" w14:textId="4CFDB0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0.318</w:t>
            </w:r>
          </w:p>
        </w:tc>
        <w:tc>
          <w:tcPr>
            <w:tcW w:w="634" w:type="pct"/>
            <w:vAlign w:val="bottom"/>
          </w:tcPr>
          <w:p w14:paraId="7B31C220" w14:textId="3B5E53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0.357</w:t>
            </w:r>
          </w:p>
        </w:tc>
        <w:tc>
          <w:tcPr>
            <w:tcW w:w="793" w:type="pct"/>
            <w:vAlign w:val="bottom"/>
          </w:tcPr>
          <w:p w14:paraId="3EF14C0C" w14:textId="2CC471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0.404</w:t>
            </w:r>
          </w:p>
        </w:tc>
        <w:tc>
          <w:tcPr>
            <w:tcW w:w="819" w:type="pct"/>
            <w:vAlign w:val="bottom"/>
          </w:tcPr>
          <w:p w14:paraId="49FF3D1A" w14:textId="074A91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0.452</w:t>
            </w:r>
          </w:p>
        </w:tc>
      </w:tr>
      <w:tr w:rsidR="00086D9A" w:rsidRPr="002B6140" w14:paraId="321E9F40" w14:textId="77777777" w:rsidTr="003C755A">
        <w:trPr>
          <w:jc w:val="center"/>
        </w:trPr>
        <w:tc>
          <w:tcPr>
            <w:tcW w:w="747" w:type="pct"/>
            <w:vAlign w:val="bottom"/>
          </w:tcPr>
          <w:p w14:paraId="7B780D5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7A510CF" w14:textId="52C7708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82AA3F" w14:textId="483416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9C9EC96" w14:textId="1156B07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285E4BA" w14:textId="45BC48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05A469D3" w14:textId="63373C9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F7C6440" w14:textId="591BF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6583BAB2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66D9FB0" w14:textId="099E2ADD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69409BD" w14:textId="21AA8CC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8467998" w14:textId="26E6BB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2B37F35" w14:textId="7CA893B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B23D691" w14:textId="6A383E9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8EB4900" w14:textId="0AC699D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255C6B0E" w14:textId="0008F6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4800993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2D0BADCF" w14:textId="5D8164B0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S1.6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5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17D3BCB3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C16425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F2BD6A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FD69E22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77D538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DFAE9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DDC532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86DD01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7E5389B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30FACC0F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0733BA9" w14:textId="09F4F25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FC47E8F" w14:textId="2AB0A23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0382EAF" w14:textId="6F26EC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63B76D" w14:textId="346292F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A80D837" w14:textId="6049F0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6BF3AD7D" w14:textId="6C1F54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</w:tr>
      <w:tr w:rsidR="00086D9A" w:rsidRPr="002B6140" w14:paraId="5B76F4AE" w14:textId="77777777" w:rsidTr="00B31C40">
        <w:trPr>
          <w:jc w:val="center"/>
        </w:trPr>
        <w:tc>
          <w:tcPr>
            <w:tcW w:w="747" w:type="pct"/>
            <w:vAlign w:val="bottom"/>
          </w:tcPr>
          <w:p w14:paraId="65D84F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672EAD0" w14:textId="2B97CE9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65,401</w:t>
            </w:r>
          </w:p>
        </w:tc>
        <w:tc>
          <w:tcPr>
            <w:tcW w:w="746" w:type="pct"/>
            <w:vAlign w:val="bottom"/>
          </w:tcPr>
          <w:p w14:paraId="71A710EA" w14:textId="3E8C7EE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63,721</w:t>
            </w:r>
          </w:p>
        </w:tc>
        <w:tc>
          <w:tcPr>
            <w:tcW w:w="515" w:type="pct"/>
            <w:vAlign w:val="bottom"/>
          </w:tcPr>
          <w:p w14:paraId="3140DBAB" w14:textId="33AAB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42,267</w:t>
            </w:r>
          </w:p>
        </w:tc>
        <w:tc>
          <w:tcPr>
            <w:tcW w:w="634" w:type="pct"/>
            <w:vAlign w:val="bottom"/>
          </w:tcPr>
          <w:p w14:paraId="2037EFF0" w14:textId="0F649C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54,251</w:t>
            </w:r>
          </w:p>
        </w:tc>
        <w:tc>
          <w:tcPr>
            <w:tcW w:w="793" w:type="pct"/>
            <w:vAlign w:val="bottom"/>
          </w:tcPr>
          <w:p w14:paraId="1CFC823D" w14:textId="63DDE3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74,884</w:t>
            </w:r>
          </w:p>
        </w:tc>
        <w:tc>
          <w:tcPr>
            <w:tcW w:w="819" w:type="pct"/>
            <w:vAlign w:val="bottom"/>
          </w:tcPr>
          <w:p w14:paraId="1E1D0C8B" w14:textId="69683AF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98,081</w:t>
            </w:r>
          </w:p>
        </w:tc>
      </w:tr>
      <w:tr w:rsidR="00086D9A" w:rsidRPr="002B6140" w14:paraId="6F949082" w14:textId="77777777" w:rsidTr="00B31C40">
        <w:trPr>
          <w:jc w:val="center"/>
        </w:trPr>
        <w:tc>
          <w:tcPr>
            <w:tcW w:w="747" w:type="pct"/>
            <w:vAlign w:val="bottom"/>
          </w:tcPr>
          <w:p w14:paraId="7D959C4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F999DFE" w14:textId="5EABD8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4.285</w:t>
            </w:r>
          </w:p>
        </w:tc>
        <w:tc>
          <w:tcPr>
            <w:tcW w:w="746" w:type="pct"/>
            <w:vAlign w:val="bottom"/>
          </w:tcPr>
          <w:p w14:paraId="734F14AD" w14:textId="01ACB2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3.481</w:t>
            </w:r>
          </w:p>
        </w:tc>
        <w:tc>
          <w:tcPr>
            <w:tcW w:w="515" w:type="pct"/>
            <w:vAlign w:val="bottom"/>
          </w:tcPr>
          <w:p w14:paraId="3BD93758" w14:textId="595B80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172D069C" w14:textId="264B90D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1.957</w:t>
            </w:r>
          </w:p>
        </w:tc>
        <w:tc>
          <w:tcPr>
            <w:tcW w:w="793" w:type="pct"/>
            <w:vAlign w:val="bottom"/>
          </w:tcPr>
          <w:p w14:paraId="356347C5" w14:textId="3C017C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6.148</w:t>
            </w:r>
          </w:p>
        </w:tc>
        <w:tc>
          <w:tcPr>
            <w:tcW w:w="819" w:type="pct"/>
            <w:vAlign w:val="bottom"/>
          </w:tcPr>
          <w:p w14:paraId="3CC513C7" w14:textId="20234A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86D9A" w:rsidRPr="002B6140" w14:paraId="0E4D7EF5" w14:textId="77777777" w:rsidTr="00B31C40">
        <w:trPr>
          <w:jc w:val="center"/>
        </w:trPr>
        <w:tc>
          <w:tcPr>
            <w:tcW w:w="747" w:type="pct"/>
            <w:vAlign w:val="bottom"/>
          </w:tcPr>
          <w:p w14:paraId="3178B58D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ED9B278" w14:textId="0A15832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00A0940B" w14:textId="62E17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515" w:type="pct"/>
            <w:vAlign w:val="bottom"/>
          </w:tcPr>
          <w:p w14:paraId="2B5C1395" w14:textId="117B0E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06680DB4" w14:textId="5291B7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60E277CF" w14:textId="22EEB3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B1B3858" w14:textId="1338B9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86D9A" w:rsidRPr="002B6140" w14:paraId="4E61DEB4" w14:textId="77777777" w:rsidTr="00B31C40">
        <w:trPr>
          <w:jc w:val="center"/>
        </w:trPr>
        <w:tc>
          <w:tcPr>
            <w:tcW w:w="747" w:type="pct"/>
            <w:vAlign w:val="bottom"/>
          </w:tcPr>
          <w:p w14:paraId="4E0C4190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73C12DE" w14:textId="2CA0F2F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46" w:type="pct"/>
            <w:vAlign w:val="bottom"/>
          </w:tcPr>
          <w:p w14:paraId="66ACBB84" w14:textId="51A26B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515" w:type="pct"/>
            <w:vAlign w:val="bottom"/>
          </w:tcPr>
          <w:p w14:paraId="0BA2B43D" w14:textId="0BFE2D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BE9303E" w14:textId="7FEDC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793" w:type="pct"/>
            <w:vAlign w:val="bottom"/>
          </w:tcPr>
          <w:p w14:paraId="3BECC18B" w14:textId="640B7D8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819" w:type="pct"/>
            <w:vAlign w:val="bottom"/>
          </w:tcPr>
          <w:p w14:paraId="04C9D7A1" w14:textId="043D712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</w:tr>
      <w:tr w:rsidR="00086D9A" w:rsidRPr="002B6140" w14:paraId="3162ABA3" w14:textId="77777777" w:rsidTr="00B31C40">
        <w:trPr>
          <w:jc w:val="center"/>
        </w:trPr>
        <w:tc>
          <w:tcPr>
            <w:tcW w:w="747" w:type="pct"/>
            <w:vAlign w:val="bottom"/>
          </w:tcPr>
          <w:p w14:paraId="1BA98778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BEC588" w14:textId="130E7E9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2,380</w:t>
            </w:r>
          </w:p>
        </w:tc>
        <w:tc>
          <w:tcPr>
            <w:tcW w:w="746" w:type="pct"/>
            <w:vAlign w:val="bottom"/>
          </w:tcPr>
          <w:p w14:paraId="1EACE26D" w14:textId="6D758E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2,407</w:t>
            </w:r>
          </w:p>
        </w:tc>
        <w:tc>
          <w:tcPr>
            <w:tcW w:w="515" w:type="pct"/>
            <w:vAlign w:val="bottom"/>
          </w:tcPr>
          <w:p w14:paraId="69773847" w14:textId="1E4B3B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599</w:t>
            </w:r>
          </w:p>
        </w:tc>
        <w:tc>
          <w:tcPr>
            <w:tcW w:w="634" w:type="pct"/>
            <w:vAlign w:val="bottom"/>
          </w:tcPr>
          <w:p w14:paraId="1DB6DCFA" w14:textId="28C04D4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1,450</w:t>
            </w:r>
          </w:p>
        </w:tc>
        <w:tc>
          <w:tcPr>
            <w:tcW w:w="793" w:type="pct"/>
            <w:vAlign w:val="bottom"/>
          </w:tcPr>
          <w:p w14:paraId="0B482CDA" w14:textId="38CBD5B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3,288</w:t>
            </w:r>
          </w:p>
        </w:tc>
        <w:tc>
          <w:tcPr>
            <w:tcW w:w="819" w:type="pct"/>
            <w:vAlign w:val="bottom"/>
          </w:tcPr>
          <w:p w14:paraId="6AED6C5A" w14:textId="7407B3D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4,135</w:t>
            </w:r>
          </w:p>
        </w:tc>
      </w:tr>
      <w:tr w:rsidR="00086D9A" w:rsidRPr="002B6140" w14:paraId="28FD94B4" w14:textId="77777777" w:rsidTr="00B31C40">
        <w:trPr>
          <w:jc w:val="center"/>
        </w:trPr>
        <w:tc>
          <w:tcPr>
            <w:tcW w:w="747" w:type="pct"/>
            <w:vAlign w:val="bottom"/>
          </w:tcPr>
          <w:p w14:paraId="315F584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CA108E" w14:textId="668B06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4,654</w:t>
            </w:r>
          </w:p>
        </w:tc>
        <w:tc>
          <w:tcPr>
            <w:tcW w:w="746" w:type="pct"/>
            <w:vAlign w:val="bottom"/>
          </w:tcPr>
          <w:p w14:paraId="2FE9E7FC" w14:textId="7E8B6D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4,625</w:t>
            </w:r>
          </w:p>
        </w:tc>
        <w:tc>
          <w:tcPr>
            <w:tcW w:w="515" w:type="pct"/>
            <w:vAlign w:val="bottom"/>
          </w:tcPr>
          <w:p w14:paraId="3B758491" w14:textId="45E9B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3,958</w:t>
            </w:r>
          </w:p>
        </w:tc>
        <w:tc>
          <w:tcPr>
            <w:tcW w:w="634" w:type="pct"/>
            <w:vAlign w:val="bottom"/>
          </w:tcPr>
          <w:p w14:paraId="266B763C" w14:textId="3361C0E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4,374</w:t>
            </w:r>
          </w:p>
        </w:tc>
        <w:tc>
          <w:tcPr>
            <w:tcW w:w="793" w:type="pct"/>
            <w:vAlign w:val="bottom"/>
          </w:tcPr>
          <w:p w14:paraId="03A3A12F" w14:textId="4831D4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4,906</w:t>
            </w:r>
          </w:p>
        </w:tc>
        <w:tc>
          <w:tcPr>
            <w:tcW w:w="819" w:type="pct"/>
            <w:vAlign w:val="bottom"/>
          </w:tcPr>
          <w:p w14:paraId="376B4332" w14:textId="3AA5AB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5,502</w:t>
            </w:r>
          </w:p>
        </w:tc>
      </w:tr>
      <w:tr w:rsidR="00086D9A" w:rsidRPr="002B6140" w14:paraId="50389904" w14:textId="77777777" w:rsidTr="00B31C40">
        <w:trPr>
          <w:jc w:val="center"/>
        </w:trPr>
        <w:tc>
          <w:tcPr>
            <w:tcW w:w="747" w:type="pct"/>
            <w:vAlign w:val="bottom"/>
          </w:tcPr>
          <w:p w14:paraId="233E986E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36A820A" w14:textId="687184E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4,756</w:t>
            </w:r>
          </w:p>
        </w:tc>
        <w:tc>
          <w:tcPr>
            <w:tcW w:w="746" w:type="pct"/>
            <w:vAlign w:val="bottom"/>
          </w:tcPr>
          <w:p w14:paraId="180B7774" w14:textId="61C6C0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4,717</w:t>
            </w:r>
          </w:p>
        </w:tc>
        <w:tc>
          <w:tcPr>
            <w:tcW w:w="515" w:type="pct"/>
            <w:vAlign w:val="bottom"/>
          </w:tcPr>
          <w:p w14:paraId="0AF24B00" w14:textId="73F830C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3,978</w:t>
            </w:r>
          </w:p>
        </w:tc>
        <w:tc>
          <w:tcPr>
            <w:tcW w:w="634" w:type="pct"/>
            <w:vAlign w:val="bottom"/>
          </w:tcPr>
          <w:p w14:paraId="0C33F8C6" w14:textId="76A4F21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4,433</w:t>
            </w:r>
          </w:p>
        </w:tc>
        <w:tc>
          <w:tcPr>
            <w:tcW w:w="793" w:type="pct"/>
            <w:vAlign w:val="bottom"/>
          </w:tcPr>
          <w:p w14:paraId="40DB7921" w14:textId="79B6036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5,038</w:t>
            </w:r>
          </w:p>
        </w:tc>
        <w:tc>
          <w:tcPr>
            <w:tcW w:w="819" w:type="pct"/>
            <w:vAlign w:val="bottom"/>
          </w:tcPr>
          <w:p w14:paraId="3EC2BF7B" w14:textId="6350092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5,746</w:t>
            </w:r>
          </w:p>
        </w:tc>
      </w:tr>
      <w:tr w:rsidR="00086D9A" w:rsidRPr="002B6140" w14:paraId="0C5C0A06" w14:textId="77777777" w:rsidTr="00B31C40">
        <w:trPr>
          <w:jc w:val="center"/>
        </w:trPr>
        <w:tc>
          <w:tcPr>
            <w:tcW w:w="747" w:type="pct"/>
            <w:vAlign w:val="bottom"/>
          </w:tcPr>
          <w:p w14:paraId="2653054C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9FEFC17" w14:textId="78ACBF5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5,257</w:t>
            </w:r>
          </w:p>
        </w:tc>
        <w:tc>
          <w:tcPr>
            <w:tcW w:w="746" w:type="pct"/>
            <w:vAlign w:val="bottom"/>
          </w:tcPr>
          <w:p w14:paraId="2619E323" w14:textId="37F320F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5,146</w:t>
            </w:r>
          </w:p>
        </w:tc>
        <w:tc>
          <w:tcPr>
            <w:tcW w:w="515" w:type="pct"/>
            <w:vAlign w:val="bottom"/>
          </w:tcPr>
          <w:p w14:paraId="4A2B74F4" w14:textId="0EC5B57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4,058</w:t>
            </w:r>
          </w:p>
        </w:tc>
        <w:tc>
          <w:tcPr>
            <w:tcW w:w="634" w:type="pct"/>
            <w:vAlign w:val="bottom"/>
          </w:tcPr>
          <w:p w14:paraId="00329A2C" w14:textId="28349F2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4,680</w:t>
            </w:r>
          </w:p>
        </w:tc>
        <w:tc>
          <w:tcPr>
            <w:tcW w:w="793" w:type="pct"/>
            <w:vAlign w:val="bottom"/>
          </w:tcPr>
          <w:p w14:paraId="3051422F" w14:textId="5E6603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5,711</w:t>
            </w:r>
          </w:p>
        </w:tc>
        <w:tc>
          <w:tcPr>
            <w:tcW w:w="819" w:type="pct"/>
            <w:vAlign w:val="bottom"/>
          </w:tcPr>
          <w:p w14:paraId="3864C165" w14:textId="2072740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7,097</w:t>
            </w:r>
          </w:p>
        </w:tc>
      </w:tr>
      <w:tr w:rsidR="00086D9A" w:rsidRPr="002B6140" w14:paraId="0EABC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41F942D9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286614A" w14:textId="58F43C4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746" w:type="pct"/>
            <w:vAlign w:val="bottom"/>
          </w:tcPr>
          <w:p w14:paraId="484F2149" w14:textId="6F3E9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1EBCB959" w14:textId="2490F4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0.013</w:t>
            </w:r>
          </w:p>
        </w:tc>
        <w:tc>
          <w:tcPr>
            <w:tcW w:w="634" w:type="pct"/>
            <w:vAlign w:val="bottom"/>
          </w:tcPr>
          <w:p w14:paraId="491F5E47" w14:textId="6F77588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0.025</w:t>
            </w:r>
          </w:p>
        </w:tc>
        <w:tc>
          <w:tcPr>
            <w:tcW w:w="793" w:type="pct"/>
            <w:vAlign w:val="bottom"/>
          </w:tcPr>
          <w:p w14:paraId="5370A68E" w14:textId="0AED38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  <w:tc>
          <w:tcPr>
            <w:tcW w:w="819" w:type="pct"/>
            <w:vAlign w:val="bottom"/>
          </w:tcPr>
          <w:p w14:paraId="23B26A7B" w14:textId="5CA551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86D9A" w:rsidRPr="002B6140" w14:paraId="00F84357" w14:textId="77777777" w:rsidTr="00B31C40">
        <w:trPr>
          <w:jc w:val="center"/>
        </w:trPr>
        <w:tc>
          <w:tcPr>
            <w:tcW w:w="747" w:type="pct"/>
            <w:vAlign w:val="bottom"/>
          </w:tcPr>
          <w:p w14:paraId="6E5D35AB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8E0E35A" w14:textId="4D43720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367E9B7C" w14:textId="2F7ADE2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21FA8D5" w14:textId="17A91C9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039CC37B" w14:textId="4DBA9C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3003FFD4" w14:textId="0B241D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47A400F" w14:textId="037F12D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0.122</w:t>
            </w:r>
          </w:p>
        </w:tc>
      </w:tr>
      <w:tr w:rsidR="00086D9A" w:rsidRPr="002B6140" w14:paraId="7ACF9208" w14:textId="77777777" w:rsidTr="00B31C40">
        <w:trPr>
          <w:jc w:val="center"/>
        </w:trPr>
        <w:tc>
          <w:tcPr>
            <w:tcW w:w="747" w:type="pct"/>
            <w:vAlign w:val="bottom"/>
          </w:tcPr>
          <w:p w14:paraId="4F3C0372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C5D1803" w14:textId="305AA6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2A6F0A1A" w14:textId="5C6E5B8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0E34737" w14:textId="6FC918A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2A2FAC33" w14:textId="3A096D0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01EDE23F" w14:textId="748309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1E0D2EF8" w14:textId="5FA126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86D9A" w:rsidRPr="002B6140" w14:paraId="13D6DC04" w14:textId="77777777" w:rsidTr="00B31C40">
        <w:trPr>
          <w:jc w:val="center"/>
        </w:trPr>
        <w:tc>
          <w:tcPr>
            <w:tcW w:w="747" w:type="pct"/>
            <w:vAlign w:val="bottom"/>
          </w:tcPr>
          <w:p w14:paraId="0822435E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7F3229" w14:textId="30303FE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46" w:type="pct"/>
            <w:vAlign w:val="bottom"/>
          </w:tcPr>
          <w:p w14:paraId="1BB40D8A" w14:textId="0E2BA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657814E9" w14:textId="3266A12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634" w:type="pct"/>
            <w:vAlign w:val="bottom"/>
          </w:tcPr>
          <w:p w14:paraId="4AC72E2C" w14:textId="2CF49A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6432DAB" w14:textId="7BD9B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A3BD13C" w14:textId="28D26F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</w:tr>
      <w:tr w:rsidR="00086D9A" w:rsidRPr="002B6140" w14:paraId="4575DBA4" w14:textId="77777777" w:rsidTr="00B31C40">
        <w:trPr>
          <w:jc w:val="center"/>
        </w:trPr>
        <w:tc>
          <w:tcPr>
            <w:tcW w:w="747" w:type="pct"/>
            <w:vAlign w:val="bottom"/>
          </w:tcPr>
          <w:p w14:paraId="34C34A8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30F55BE" w14:textId="2BFDF51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746" w:type="pct"/>
            <w:vAlign w:val="bottom"/>
          </w:tcPr>
          <w:p w14:paraId="3E592A0C" w14:textId="48B064B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0.359</w:t>
            </w:r>
          </w:p>
        </w:tc>
        <w:tc>
          <w:tcPr>
            <w:tcW w:w="515" w:type="pct"/>
            <w:vAlign w:val="bottom"/>
          </w:tcPr>
          <w:p w14:paraId="7DAEE7E5" w14:textId="3214E03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A033EB8" w14:textId="65EAF4C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0.345</w:t>
            </w:r>
          </w:p>
        </w:tc>
        <w:tc>
          <w:tcPr>
            <w:tcW w:w="793" w:type="pct"/>
            <w:vAlign w:val="bottom"/>
          </w:tcPr>
          <w:p w14:paraId="2989DC81" w14:textId="01BE2D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0.373</w:t>
            </w:r>
          </w:p>
        </w:tc>
        <w:tc>
          <w:tcPr>
            <w:tcW w:w="819" w:type="pct"/>
            <w:vAlign w:val="bottom"/>
          </w:tcPr>
          <w:p w14:paraId="28DD1B87" w14:textId="77DA9C6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0.402</w:t>
            </w:r>
          </w:p>
        </w:tc>
      </w:tr>
      <w:tr w:rsidR="00086D9A" w:rsidRPr="002B6140" w14:paraId="425EB689" w14:textId="77777777" w:rsidTr="003C755A">
        <w:trPr>
          <w:jc w:val="center"/>
        </w:trPr>
        <w:tc>
          <w:tcPr>
            <w:tcW w:w="747" w:type="pct"/>
            <w:vAlign w:val="bottom"/>
          </w:tcPr>
          <w:p w14:paraId="5577F50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5FED358" w14:textId="18AE34E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4BFEC8B6" w14:textId="6E30F9B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866BDC5" w14:textId="67E86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688AE543" w14:textId="5918C3D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338A2C1C" w14:textId="261EC1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6CAEFCF" w14:textId="04F487B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066C672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5208D87" w14:textId="07BE051C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CE25F44" w14:textId="3406EE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6D8AC6" w14:textId="0903928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C7183F5" w14:textId="691902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9E0000E" w14:textId="7F6FE78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316EFFD0" w14:textId="0313666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A58A987" w14:textId="1A4CC7F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B109F6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7E1264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7C0B36D" w14:textId="5A03A92D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S1.7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</w:t>
      </w:r>
      <w:r w:rsidR="00074830" w:rsidRPr="002B6140">
        <w:rPr>
          <w:rFonts w:ascii="Times New Roman" w:hAnsi="Times New Roman" w:cs="Times New Roman"/>
          <w:b/>
          <w:bCs/>
          <w:color w:val="000000"/>
          <w:lang w:val="en-GB"/>
        </w:rPr>
        <w:t>6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3110895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68D738C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B968A2A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3F51F7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2D382901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89CEA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7C9947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B52659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86D9A" w:rsidRPr="002B6140" w14:paraId="2CBCB35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F832016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472AB50" w14:textId="79C4B6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E22BBD5" w14:textId="6FED9BE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58CB4D1" w14:textId="5D84AF8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120198FC" w14:textId="5D38FFC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0.005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256B3F7" w14:textId="60A303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3430251" w14:textId="28F8C52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86D9A" w:rsidRPr="002B6140" w14:paraId="4B239893" w14:textId="77777777" w:rsidTr="00B31C40">
        <w:trPr>
          <w:jc w:val="center"/>
        </w:trPr>
        <w:tc>
          <w:tcPr>
            <w:tcW w:w="747" w:type="pct"/>
            <w:vAlign w:val="bottom"/>
          </w:tcPr>
          <w:p w14:paraId="5E3A0419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2BC22F2" w14:textId="61BA63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66,158</w:t>
            </w:r>
          </w:p>
        </w:tc>
        <w:tc>
          <w:tcPr>
            <w:tcW w:w="746" w:type="pct"/>
            <w:vAlign w:val="bottom"/>
          </w:tcPr>
          <w:p w14:paraId="3695A563" w14:textId="2655590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63,547</w:t>
            </w:r>
          </w:p>
        </w:tc>
        <w:tc>
          <w:tcPr>
            <w:tcW w:w="515" w:type="pct"/>
            <w:vAlign w:val="bottom"/>
          </w:tcPr>
          <w:p w14:paraId="25F68A07" w14:textId="221B3EA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40,680</w:t>
            </w:r>
          </w:p>
        </w:tc>
        <w:tc>
          <w:tcPr>
            <w:tcW w:w="634" w:type="pct"/>
            <w:vAlign w:val="bottom"/>
          </w:tcPr>
          <w:p w14:paraId="7E19F7D2" w14:textId="48A9580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53,688</w:t>
            </w:r>
          </w:p>
        </w:tc>
        <w:tc>
          <w:tcPr>
            <w:tcW w:w="793" w:type="pct"/>
            <w:vAlign w:val="bottom"/>
          </w:tcPr>
          <w:p w14:paraId="454525DB" w14:textId="3052D95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75,704</w:t>
            </w:r>
          </w:p>
        </w:tc>
        <w:tc>
          <w:tcPr>
            <w:tcW w:w="819" w:type="pct"/>
            <w:vAlign w:val="bottom"/>
          </w:tcPr>
          <w:p w14:paraId="08CA1210" w14:textId="4BF1D0A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107,014</w:t>
            </w:r>
          </w:p>
        </w:tc>
      </w:tr>
      <w:tr w:rsidR="00086D9A" w:rsidRPr="002B6140" w14:paraId="6016489D" w14:textId="77777777" w:rsidTr="00B31C40">
        <w:trPr>
          <w:jc w:val="center"/>
        </w:trPr>
        <w:tc>
          <w:tcPr>
            <w:tcW w:w="747" w:type="pct"/>
            <w:vAlign w:val="bottom"/>
          </w:tcPr>
          <w:p w14:paraId="2FA1120D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13E3D9C" w14:textId="16DF47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4.247</w:t>
            </w:r>
          </w:p>
        </w:tc>
        <w:tc>
          <w:tcPr>
            <w:tcW w:w="746" w:type="pct"/>
            <w:vAlign w:val="bottom"/>
          </w:tcPr>
          <w:p w14:paraId="5BCE6F0C" w14:textId="0EC30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3.443</w:t>
            </w:r>
          </w:p>
        </w:tc>
        <w:tc>
          <w:tcPr>
            <w:tcW w:w="515" w:type="pct"/>
            <w:vAlign w:val="bottom"/>
          </w:tcPr>
          <w:p w14:paraId="19871659" w14:textId="6B632B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1.073</w:t>
            </w:r>
          </w:p>
        </w:tc>
        <w:tc>
          <w:tcPr>
            <w:tcW w:w="634" w:type="pct"/>
            <w:vAlign w:val="bottom"/>
          </w:tcPr>
          <w:p w14:paraId="6E7118E4" w14:textId="568383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1.925</w:t>
            </w:r>
          </w:p>
        </w:tc>
        <w:tc>
          <w:tcPr>
            <w:tcW w:w="793" w:type="pct"/>
            <w:vAlign w:val="bottom"/>
          </w:tcPr>
          <w:p w14:paraId="03D4C464" w14:textId="0E5F451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6.043</w:t>
            </w:r>
          </w:p>
        </w:tc>
        <w:tc>
          <w:tcPr>
            <w:tcW w:w="819" w:type="pct"/>
            <w:vAlign w:val="bottom"/>
          </w:tcPr>
          <w:p w14:paraId="147ED0A0" w14:textId="77EB250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10.526</w:t>
            </w:r>
          </w:p>
        </w:tc>
      </w:tr>
      <w:tr w:rsidR="00086D9A" w:rsidRPr="002B6140" w14:paraId="37D08E34" w14:textId="77777777" w:rsidTr="00B31C40">
        <w:trPr>
          <w:jc w:val="center"/>
        </w:trPr>
        <w:tc>
          <w:tcPr>
            <w:tcW w:w="747" w:type="pct"/>
            <w:vAlign w:val="bottom"/>
          </w:tcPr>
          <w:p w14:paraId="51EC9B9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A6AB6" w14:textId="5D84CD9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97CCD69" w14:textId="3D53A18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515" w:type="pct"/>
            <w:vAlign w:val="bottom"/>
          </w:tcPr>
          <w:p w14:paraId="43E13ABE" w14:textId="5837756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2975FC5" w14:textId="565657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7441CCC0" w14:textId="1237238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B58C6D5" w14:textId="7667A9B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86D9A" w:rsidRPr="002B6140" w14:paraId="36039ACB" w14:textId="77777777" w:rsidTr="00B31C40">
        <w:trPr>
          <w:jc w:val="center"/>
        </w:trPr>
        <w:tc>
          <w:tcPr>
            <w:tcW w:w="747" w:type="pct"/>
            <w:vAlign w:val="bottom"/>
          </w:tcPr>
          <w:p w14:paraId="56EC3CE7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3FE945DB" w14:textId="63F1889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329B786" w14:textId="287BDCC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22728F23" w14:textId="3CF4732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FE9E425" w14:textId="7A2D566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AE21C48" w14:textId="3A4C1E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F63E2E0" w14:textId="0F23D02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86D9A" w:rsidRPr="002B6140" w14:paraId="0B5EE675" w14:textId="77777777" w:rsidTr="00B31C40">
        <w:trPr>
          <w:jc w:val="center"/>
        </w:trPr>
        <w:tc>
          <w:tcPr>
            <w:tcW w:w="747" w:type="pct"/>
            <w:vAlign w:val="bottom"/>
          </w:tcPr>
          <w:p w14:paraId="43563B7B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E34C070" w14:textId="0D30876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2,251</w:t>
            </w:r>
          </w:p>
        </w:tc>
        <w:tc>
          <w:tcPr>
            <w:tcW w:w="746" w:type="pct"/>
            <w:vAlign w:val="bottom"/>
          </w:tcPr>
          <w:p w14:paraId="28C771F7" w14:textId="0D714B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2,257</w:t>
            </w:r>
          </w:p>
        </w:tc>
        <w:tc>
          <w:tcPr>
            <w:tcW w:w="515" w:type="pct"/>
            <w:vAlign w:val="bottom"/>
          </w:tcPr>
          <w:p w14:paraId="066BCC14" w14:textId="5AC0D55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533</w:t>
            </w:r>
          </w:p>
        </w:tc>
        <w:tc>
          <w:tcPr>
            <w:tcW w:w="634" w:type="pct"/>
            <w:vAlign w:val="bottom"/>
          </w:tcPr>
          <w:p w14:paraId="7080C958" w14:textId="2D4DE2D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1,347</w:t>
            </w:r>
          </w:p>
        </w:tc>
        <w:tc>
          <w:tcPr>
            <w:tcW w:w="793" w:type="pct"/>
            <w:vAlign w:val="bottom"/>
          </w:tcPr>
          <w:p w14:paraId="17B92A02" w14:textId="4CF697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3,120</w:t>
            </w:r>
          </w:p>
        </w:tc>
        <w:tc>
          <w:tcPr>
            <w:tcW w:w="819" w:type="pct"/>
            <w:vAlign w:val="bottom"/>
          </w:tcPr>
          <w:p w14:paraId="358D5E14" w14:textId="140B084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4,039</w:t>
            </w:r>
          </w:p>
        </w:tc>
      </w:tr>
      <w:tr w:rsidR="00086D9A" w:rsidRPr="002B6140" w14:paraId="6207A8EB" w14:textId="77777777" w:rsidTr="00B31C40">
        <w:trPr>
          <w:jc w:val="center"/>
        </w:trPr>
        <w:tc>
          <w:tcPr>
            <w:tcW w:w="747" w:type="pct"/>
            <w:vAlign w:val="bottom"/>
          </w:tcPr>
          <w:p w14:paraId="52BBCB07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968B20C" w14:textId="0648371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3,997</w:t>
            </w:r>
          </w:p>
        </w:tc>
        <w:tc>
          <w:tcPr>
            <w:tcW w:w="746" w:type="pct"/>
            <w:vAlign w:val="bottom"/>
          </w:tcPr>
          <w:p w14:paraId="10833C6C" w14:textId="1B7593B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3,985</w:t>
            </w:r>
          </w:p>
        </w:tc>
        <w:tc>
          <w:tcPr>
            <w:tcW w:w="515" w:type="pct"/>
            <w:vAlign w:val="bottom"/>
          </w:tcPr>
          <w:p w14:paraId="15B1A858" w14:textId="08B1B09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3,399</w:t>
            </w:r>
          </w:p>
        </w:tc>
        <w:tc>
          <w:tcPr>
            <w:tcW w:w="634" w:type="pct"/>
            <w:vAlign w:val="bottom"/>
          </w:tcPr>
          <w:p w14:paraId="5B93F8C8" w14:textId="23CFB4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3,781</w:t>
            </w:r>
          </w:p>
        </w:tc>
        <w:tc>
          <w:tcPr>
            <w:tcW w:w="793" w:type="pct"/>
            <w:vAlign w:val="bottom"/>
          </w:tcPr>
          <w:p w14:paraId="56BBEF11" w14:textId="725F59F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4,204</w:t>
            </w:r>
          </w:p>
        </w:tc>
        <w:tc>
          <w:tcPr>
            <w:tcW w:w="819" w:type="pct"/>
            <w:vAlign w:val="bottom"/>
          </w:tcPr>
          <w:p w14:paraId="02CF33EC" w14:textId="4F0AABC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4,642</w:t>
            </w:r>
          </w:p>
        </w:tc>
      </w:tr>
      <w:tr w:rsidR="00086D9A" w:rsidRPr="002B6140" w14:paraId="44D3AAB8" w14:textId="77777777" w:rsidTr="00B31C40">
        <w:trPr>
          <w:jc w:val="center"/>
        </w:trPr>
        <w:tc>
          <w:tcPr>
            <w:tcW w:w="747" w:type="pct"/>
            <w:vAlign w:val="bottom"/>
          </w:tcPr>
          <w:p w14:paraId="5AE82473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CB41E5" w14:textId="4E10EA3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4,677</w:t>
            </w:r>
          </w:p>
        </w:tc>
        <w:tc>
          <w:tcPr>
            <w:tcW w:w="746" w:type="pct"/>
            <w:vAlign w:val="bottom"/>
          </w:tcPr>
          <w:p w14:paraId="0EABBA2C" w14:textId="60C7DD1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4,644</w:t>
            </w:r>
          </w:p>
        </w:tc>
        <w:tc>
          <w:tcPr>
            <w:tcW w:w="515" w:type="pct"/>
            <w:vAlign w:val="bottom"/>
          </w:tcPr>
          <w:p w14:paraId="6D11E480" w14:textId="2C0942A3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3,807</w:t>
            </w:r>
          </w:p>
        </w:tc>
        <w:tc>
          <w:tcPr>
            <w:tcW w:w="634" w:type="pct"/>
            <w:vAlign w:val="bottom"/>
          </w:tcPr>
          <w:p w14:paraId="6277FD61" w14:textId="24B5A3B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4,333</w:t>
            </w:r>
          </w:p>
        </w:tc>
        <w:tc>
          <w:tcPr>
            <w:tcW w:w="793" w:type="pct"/>
            <w:vAlign w:val="bottom"/>
          </w:tcPr>
          <w:p w14:paraId="30406E3F" w14:textId="5AB384D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4,988</w:t>
            </w:r>
          </w:p>
        </w:tc>
        <w:tc>
          <w:tcPr>
            <w:tcW w:w="819" w:type="pct"/>
            <w:vAlign w:val="bottom"/>
          </w:tcPr>
          <w:p w14:paraId="32D231F7" w14:textId="4568A39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5,764</w:t>
            </w:r>
          </w:p>
        </w:tc>
      </w:tr>
      <w:tr w:rsidR="00086D9A" w:rsidRPr="002B6140" w14:paraId="62A54F1C" w14:textId="77777777" w:rsidTr="00B31C40">
        <w:trPr>
          <w:jc w:val="center"/>
        </w:trPr>
        <w:tc>
          <w:tcPr>
            <w:tcW w:w="747" w:type="pct"/>
            <w:vAlign w:val="bottom"/>
          </w:tcPr>
          <w:p w14:paraId="07493475" w14:textId="7777777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E6E174A" w14:textId="090173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5,194</w:t>
            </w:r>
          </w:p>
        </w:tc>
        <w:tc>
          <w:tcPr>
            <w:tcW w:w="746" w:type="pct"/>
            <w:vAlign w:val="bottom"/>
          </w:tcPr>
          <w:p w14:paraId="008040DD" w14:textId="65B93BA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5,083</w:t>
            </w:r>
          </w:p>
        </w:tc>
        <w:tc>
          <w:tcPr>
            <w:tcW w:w="515" w:type="pct"/>
            <w:vAlign w:val="bottom"/>
          </w:tcPr>
          <w:p w14:paraId="5344FCA1" w14:textId="540E60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3,819</w:t>
            </w:r>
          </w:p>
        </w:tc>
        <w:tc>
          <w:tcPr>
            <w:tcW w:w="634" w:type="pct"/>
            <w:vAlign w:val="bottom"/>
          </w:tcPr>
          <w:p w14:paraId="189C9BFC" w14:textId="2533DB4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4,576</w:t>
            </w:r>
          </w:p>
        </w:tc>
        <w:tc>
          <w:tcPr>
            <w:tcW w:w="793" w:type="pct"/>
            <w:vAlign w:val="bottom"/>
          </w:tcPr>
          <w:p w14:paraId="4B18DC47" w14:textId="577B3CA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5,698</w:t>
            </w:r>
          </w:p>
        </w:tc>
        <w:tc>
          <w:tcPr>
            <w:tcW w:w="819" w:type="pct"/>
            <w:vAlign w:val="bottom"/>
          </w:tcPr>
          <w:p w14:paraId="13C75F72" w14:textId="0989625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7,209</w:t>
            </w:r>
          </w:p>
        </w:tc>
      </w:tr>
      <w:tr w:rsidR="00086D9A" w:rsidRPr="002B6140" w14:paraId="0C874F7E" w14:textId="77777777" w:rsidTr="00B31C40">
        <w:trPr>
          <w:jc w:val="center"/>
        </w:trPr>
        <w:tc>
          <w:tcPr>
            <w:tcW w:w="747" w:type="pct"/>
            <w:vAlign w:val="bottom"/>
          </w:tcPr>
          <w:p w14:paraId="7AD8D5F0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944030" w14:textId="700B8690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746" w:type="pct"/>
            <w:vAlign w:val="bottom"/>
          </w:tcPr>
          <w:p w14:paraId="316F4FC6" w14:textId="0980C34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515" w:type="pct"/>
            <w:vAlign w:val="bottom"/>
          </w:tcPr>
          <w:p w14:paraId="16542CC8" w14:textId="0792C7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646C3EE" w14:textId="36C923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0.023</w:t>
            </w:r>
          </w:p>
        </w:tc>
        <w:tc>
          <w:tcPr>
            <w:tcW w:w="793" w:type="pct"/>
            <w:vAlign w:val="bottom"/>
          </w:tcPr>
          <w:p w14:paraId="53D7620B" w14:textId="00768AB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0.043</w:t>
            </w:r>
          </w:p>
        </w:tc>
        <w:tc>
          <w:tcPr>
            <w:tcW w:w="819" w:type="pct"/>
            <w:vAlign w:val="bottom"/>
          </w:tcPr>
          <w:p w14:paraId="08D91F02" w14:textId="202E25F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086D9A" w:rsidRPr="002B6140" w14:paraId="34671EF9" w14:textId="77777777" w:rsidTr="00B31C40">
        <w:trPr>
          <w:jc w:val="center"/>
        </w:trPr>
        <w:tc>
          <w:tcPr>
            <w:tcW w:w="747" w:type="pct"/>
            <w:vAlign w:val="bottom"/>
          </w:tcPr>
          <w:p w14:paraId="3E015E5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8D8AC5" w14:textId="2573C4A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46" w:type="pct"/>
            <w:vAlign w:val="bottom"/>
          </w:tcPr>
          <w:p w14:paraId="32118CDF" w14:textId="654C3CE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  <w:tc>
          <w:tcPr>
            <w:tcW w:w="515" w:type="pct"/>
            <w:vAlign w:val="bottom"/>
          </w:tcPr>
          <w:p w14:paraId="665610AA" w14:textId="38C8EB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634" w:type="pct"/>
            <w:vAlign w:val="bottom"/>
          </w:tcPr>
          <w:p w14:paraId="0ECA38CE" w14:textId="0EF3940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793" w:type="pct"/>
            <w:vAlign w:val="bottom"/>
          </w:tcPr>
          <w:p w14:paraId="7EF1F1A7" w14:textId="31820F6E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819" w:type="pct"/>
            <w:vAlign w:val="bottom"/>
          </w:tcPr>
          <w:p w14:paraId="22D08410" w14:textId="6596CEB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0.097</w:t>
            </w:r>
          </w:p>
        </w:tc>
      </w:tr>
      <w:tr w:rsidR="00086D9A" w:rsidRPr="002B6140" w14:paraId="28D4AB29" w14:textId="77777777" w:rsidTr="00B31C40">
        <w:trPr>
          <w:jc w:val="center"/>
        </w:trPr>
        <w:tc>
          <w:tcPr>
            <w:tcW w:w="747" w:type="pct"/>
            <w:vAlign w:val="bottom"/>
          </w:tcPr>
          <w:p w14:paraId="731C0308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4AD3C2D" w14:textId="45253C3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54EA3DF9" w14:textId="7EFB2F3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39585911" w14:textId="449B80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0D5DB254" w14:textId="2082594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8EE920" w14:textId="0C478CC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2B925BB3" w14:textId="32DE0002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0.129</w:t>
            </w:r>
          </w:p>
        </w:tc>
      </w:tr>
      <w:tr w:rsidR="00086D9A" w:rsidRPr="002B6140" w14:paraId="09EECCB5" w14:textId="77777777" w:rsidTr="00B31C40">
        <w:trPr>
          <w:jc w:val="center"/>
        </w:trPr>
        <w:tc>
          <w:tcPr>
            <w:tcW w:w="747" w:type="pct"/>
            <w:vAlign w:val="bottom"/>
          </w:tcPr>
          <w:p w14:paraId="01B7022A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DAB68F" w14:textId="377F89FF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0.085</w:t>
            </w:r>
          </w:p>
        </w:tc>
        <w:tc>
          <w:tcPr>
            <w:tcW w:w="746" w:type="pct"/>
            <w:vAlign w:val="bottom"/>
          </w:tcPr>
          <w:p w14:paraId="359A79B9" w14:textId="033F5BE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</w:t>
            </w:r>
          </w:p>
        </w:tc>
        <w:tc>
          <w:tcPr>
            <w:tcW w:w="515" w:type="pct"/>
            <w:vAlign w:val="bottom"/>
          </w:tcPr>
          <w:p w14:paraId="023C7CA9" w14:textId="37C1859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658719B0" w14:textId="7912D2E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  <w:tc>
          <w:tcPr>
            <w:tcW w:w="793" w:type="pct"/>
            <w:vAlign w:val="bottom"/>
          </w:tcPr>
          <w:p w14:paraId="0AF15AEC" w14:textId="2919CA4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0.102</w:t>
            </w:r>
          </w:p>
        </w:tc>
        <w:tc>
          <w:tcPr>
            <w:tcW w:w="819" w:type="pct"/>
            <w:vAlign w:val="bottom"/>
          </w:tcPr>
          <w:p w14:paraId="6839BC04" w14:textId="72D4101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0.161</w:t>
            </w:r>
          </w:p>
        </w:tc>
      </w:tr>
      <w:tr w:rsidR="00086D9A" w:rsidRPr="002B6140" w14:paraId="3DA008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92FFAC5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0B42831" w14:textId="4C79F87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0A76A45D" w14:textId="7E3D59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048C3EFC" w14:textId="12A60C0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1358E9B2" w14:textId="07283BC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550A0237" w14:textId="2D8A86A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C03ECCA" w14:textId="365C9F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86D9A" w:rsidRPr="002B6140" w14:paraId="274D5D36" w14:textId="77777777" w:rsidTr="003C755A">
        <w:trPr>
          <w:jc w:val="center"/>
        </w:trPr>
        <w:tc>
          <w:tcPr>
            <w:tcW w:w="747" w:type="pct"/>
            <w:vAlign w:val="bottom"/>
          </w:tcPr>
          <w:p w14:paraId="3F6F3D8C" w14:textId="77777777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8ED71" w14:textId="1A5D85AC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AD9C9C3" w14:textId="10DDE63D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01E2325" w14:textId="2BD661F7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F370C18" w14:textId="5A791639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DD7E3C3" w14:textId="72566C36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E499106" w14:textId="788235D8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86D9A" w:rsidRPr="002B6140" w14:paraId="5210A98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B4AC311" w14:textId="64459ABB" w:rsidR="00086D9A" w:rsidRPr="002B6140" w:rsidRDefault="00086D9A" w:rsidP="00086D9A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E2A3347" w14:textId="3658A4C4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3FDE4F0" w14:textId="01B5D271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E44A33A" w14:textId="3756E75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36D252" w14:textId="1BF671A5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42F5CFE" w14:textId="58727A6A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080F67E0" w14:textId="3ACF2C8B" w:rsidR="00086D9A" w:rsidRPr="002B6140" w:rsidRDefault="00086D9A" w:rsidP="00086D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B8DB8C4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6F5FD43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S1.8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7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074830" w:rsidRPr="002B6140" w14:paraId="6A569D86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DFDA5C6" w14:textId="77777777" w:rsidR="00074830" w:rsidRPr="002B6140" w:rsidRDefault="00074830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6CD8FDE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1529E9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F5CFED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4E366960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8755D26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9833A0B" w14:textId="77777777" w:rsidR="00074830" w:rsidRPr="002B6140" w:rsidRDefault="00074830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4F8DF457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17E5FC3E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D0A92D7" w14:textId="15B829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49B02469" w14:textId="1580CA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571B5FA" w14:textId="2060C5A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65EE586" w14:textId="66E05D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1983E3E" w14:textId="214BD6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8988E0A" w14:textId="70637B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003D061" w14:textId="77777777" w:rsidTr="00B31C40">
        <w:trPr>
          <w:jc w:val="center"/>
        </w:trPr>
        <w:tc>
          <w:tcPr>
            <w:tcW w:w="747" w:type="pct"/>
            <w:vAlign w:val="bottom"/>
          </w:tcPr>
          <w:p w14:paraId="13E39E3A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1E39CAC6" w14:textId="311555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44,325</w:t>
            </w:r>
          </w:p>
        </w:tc>
        <w:tc>
          <w:tcPr>
            <w:tcW w:w="746" w:type="pct"/>
            <w:vAlign w:val="bottom"/>
          </w:tcPr>
          <w:p w14:paraId="2A24CE25" w14:textId="2B923F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42,598</w:t>
            </w:r>
          </w:p>
        </w:tc>
        <w:tc>
          <w:tcPr>
            <w:tcW w:w="515" w:type="pct"/>
            <w:vAlign w:val="bottom"/>
          </w:tcPr>
          <w:p w14:paraId="61052E77" w14:textId="5B5A11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26,104</w:t>
            </w:r>
          </w:p>
        </w:tc>
        <w:tc>
          <w:tcPr>
            <w:tcW w:w="634" w:type="pct"/>
            <w:vAlign w:val="bottom"/>
          </w:tcPr>
          <w:p w14:paraId="1ED480F2" w14:textId="33B28D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35,130</w:t>
            </w:r>
          </w:p>
        </w:tc>
        <w:tc>
          <w:tcPr>
            <w:tcW w:w="793" w:type="pct"/>
            <w:vAlign w:val="bottom"/>
          </w:tcPr>
          <w:p w14:paraId="5963851A" w14:textId="028BB4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51,283</w:t>
            </w:r>
          </w:p>
        </w:tc>
        <w:tc>
          <w:tcPr>
            <w:tcW w:w="819" w:type="pct"/>
            <w:vAlign w:val="bottom"/>
          </w:tcPr>
          <w:p w14:paraId="59F61155" w14:textId="2F568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73,576</w:t>
            </w:r>
          </w:p>
        </w:tc>
      </w:tr>
      <w:tr w:rsidR="000E47A0" w:rsidRPr="002B6140" w14:paraId="55D7CEFA" w14:textId="77777777" w:rsidTr="00B31C40">
        <w:trPr>
          <w:jc w:val="center"/>
        </w:trPr>
        <w:tc>
          <w:tcPr>
            <w:tcW w:w="747" w:type="pct"/>
            <w:vAlign w:val="bottom"/>
          </w:tcPr>
          <w:p w14:paraId="3D5E05A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B0BF7DD" w14:textId="25BF69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4.22</w:t>
            </w:r>
          </w:p>
        </w:tc>
        <w:tc>
          <w:tcPr>
            <w:tcW w:w="746" w:type="pct"/>
            <w:vAlign w:val="bottom"/>
          </w:tcPr>
          <w:p w14:paraId="7530C075" w14:textId="3B42D6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3.418</w:t>
            </w:r>
          </w:p>
        </w:tc>
        <w:tc>
          <w:tcPr>
            <w:tcW w:w="515" w:type="pct"/>
            <w:vAlign w:val="bottom"/>
          </w:tcPr>
          <w:p w14:paraId="6A544D46" w14:textId="0E3BC2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</w:t>
            </w:r>
          </w:p>
        </w:tc>
        <w:tc>
          <w:tcPr>
            <w:tcW w:w="634" w:type="pct"/>
            <w:vAlign w:val="bottom"/>
          </w:tcPr>
          <w:p w14:paraId="3F25718A" w14:textId="258F33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1A817F52" w14:textId="01A64F8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6.009</w:t>
            </w:r>
          </w:p>
        </w:tc>
        <w:tc>
          <w:tcPr>
            <w:tcW w:w="819" w:type="pct"/>
            <w:vAlign w:val="bottom"/>
          </w:tcPr>
          <w:p w14:paraId="74FE2B80" w14:textId="644553F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10.487</w:t>
            </w:r>
          </w:p>
        </w:tc>
      </w:tr>
      <w:tr w:rsidR="000E47A0" w:rsidRPr="002B6140" w14:paraId="6E124530" w14:textId="77777777" w:rsidTr="00B31C40">
        <w:trPr>
          <w:jc w:val="center"/>
        </w:trPr>
        <w:tc>
          <w:tcPr>
            <w:tcW w:w="747" w:type="pct"/>
            <w:vAlign w:val="bottom"/>
          </w:tcPr>
          <w:p w14:paraId="532C21DD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F1BFB57" w14:textId="3D4C7D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4F863390" w14:textId="08183DA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6A74F7EC" w14:textId="4930B5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2458060F" w14:textId="102C5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5FED2173" w14:textId="226B26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0.723</w:t>
            </w:r>
          </w:p>
        </w:tc>
        <w:tc>
          <w:tcPr>
            <w:tcW w:w="819" w:type="pct"/>
            <w:vAlign w:val="bottom"/>
          </w:tcPr>
          <w:p w14:paraId="272914DE" w14:textId="649208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505AF23E" w14:textId="77777777" w:rsidTr="00B31C40">
        <w:trPr>
          <w:jc w:val="center"/>
        </w:trPr>
        <w:tc>
          <w:tcPr>
            <w:tcW w:w="747" w:type="pct"/>
            <w:vAlign w:val="bottom"/>
          </w:tcPr>
          <w:p w14:paraId="4DF539A6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B16ED8" w14:textId="047B57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8F630A1" w14:textId="7F1B6A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7B47A5C" w14:textId="45634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1C70E83" w14:textId="1755B0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2C84916E" w14:textId="68E953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4CBFAA1" w14:textId="44EE0C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9B471C5" w14:textId="77777777" w:rsidTr="00B31C40">
        <w:trPr>
          <w:jc w:val="center"/>
        </w:trPr>
        <w:tc>
          <w:tcPr>
            <w:tcW w:w="747" w:type="pct"/>
            <w:vAlign w:val="bottom"/>
          </w:tcPr>
          <w:p w14:paraId="4C0C02D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3D52B61" w14:textId="4C113E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2,092</w:t>
            </w:r>
          </w:p>
        </w:tc>
        <w:tc>
          <w:tcPr>
            <w:tcW w:w="746" w:type="pct"/>
            <w:vAlign w:val="bottom"/>
          </w:tcPr>
          <w:p w14:paraId="23EDC9BC" w14:textId="27CE97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2,004</w:t>
            </w:r>
          </w:p>
        </w:tc>
        <w:tc>
          <w:tcPr>
            <w:tcW w:w="515" w:type="pct"/>
            <w:vAlign w:val="bottom"/>
          </w:tcPr>
          <w:p w14:paraId="7460EC30" w14:textId="62389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447</w:t>
            </w:r>
          </w:p>
        </w:tc>
        <w:tc>
          <w:tcPr>
            <w:tcW w:w="634" w:type="pct"/>
            <w:vAlign w:val="bottom"/>
          </w:tcPr>
          <w:p w14:paraId="4551E4CC" w14:textId="7566A7A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1,165</w:t>
            </w:r>
          </w:p>
        </w:tc>
        <w:tc>
          <w:tcPr>
            <w:tcW w:w="793" w:type="pct"/>
            <w:vAlign w:val="bottom"/>
          </w:tcPr>
          <w:p w14:paraId="71C34D95" w14:textId="2F1C6E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2,992</w:t>
            </w:r>
          </w:p>
        </w:tc>
        <w:tc>
          <w:tcPr>
            <w:tcW w:w="819" w:type="pct"/>
            <w:vAlign w:val="bottom"/>
          </w:tcPr>
          <w:p w14:paraId="6C844769" w14:textId="536060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3,991</w:t>
            </w:r>
          </w:p>
        </w:tc>
      </w:tr>
      <w:tr w:rsidR="000E47A0" w:rsidRPr="002B6140" w14:paraId="3245229F" w14:textId="77777777" w:rsidTr="00B31C40">
        <w:trPr>
          <w:jc w:val="center"/>
        </w:trPr>
        <w:tc>
          <w:tcPr>
            <w:tcW w:w="747" w:type="pct"/>
            <w:vAlign w:val="bottom"/>
          </w:tcPr>
          <w:p w14:paraId="0A7D5854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5B2461E" w14:textId="3371F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233897D6" w14:textId="35EDA8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4,564</w:t>
            </w:r>
          </w:p>
        </w:tc>
        <w:tc>
          <w:tcPr>
            <w:tcW w:w="515" w:type="pct"/>
            <w:vAlign w:val="bottom"/>
          </w:tcPr>
          <w:p w14:paraId="4D25A34A" w14:textId="795EA5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37F630B7" w14:textId="3EF4B92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4,291</w:t>
            </w:r>
          </w:p>
        </w:tc>
        <w:tc>
          <w:tcPr>
            <w:tcW w:w="793" w:type="pct"/>
            <w:vAlign w:val="bottom"/>
          </w:tcPr>
          <w:p w14:paraId="7AB7A65B" w14:textId="4D709B6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4,868</w:t>
            </w:r>
          </w:p>
        </w:tc>
        <w:tc>
          <w:tcPr>
            <w:tcW w:w="819" w:type="pct"/>
            <w:vAlign w:val="bottom"/>
          </w:tcPr>
          <w:p w14:paraId="7275F501" w14:textId="7407D1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5,523</w:t>
            </w:r>
          </w:p>
        </w:tc>
      </w:tr>
      <w:tr w:rsidR="000E47A0" w:rsidRPr="002B6140" w14:paraId="38706CF5" w14:textId="77777777" w:rsidTr="00B31C40">
        <w:trPr>
          <w:jc w:val="center"/>
        </w:trPr>
        <w:tc>
          <w:tcPr>
            <w:tcW w:w="747" w:type="pct"/>
            <w:vAlign w:val="bottom"/>
          </w:tcPr>
          <w:p w14:paraId="214DFFF6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8613DCF" w14:textId="4A4EB6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4,705</w:t>
            </w:r>
          </w:p>
        </w:tc>
        <w:tc>
          <w:tcPr>
            <w:tcW w:w="746" w:type="pct"/>
            <w:vAlign w:val="bottom"/>
          </w:tcPr>
          <w:p w14:paraId="558D05F0" w14:textId="3124EA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1E29BCEE" w14:textId="24C774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3,823</w:t>
            </w:r>
          </w:p>
        </w:tc>
        <w:tc>
          <w:tcPr>
            <w:tcW w:w="634" w:type="pct"/>
            <w:vAlign w:val="bottom"/>
          </w:tcPr>
          <w:p w14:paraId="4241A9C9" w14:textId="1E7D6C3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C1B6E1E" w14:textId="59E45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5,010</w:t>
            </w:r>
          </w:p>
        </w:tc>
        <w:tc>
          <w:tcPr>
            <w:tcW w:w="819" w:type="pct"/>
            <w:vAlign w:val="bottom"/>
          </w:tcPr>
          <w:p w14:paraId="735C5687" w14:textId="371DFA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5,810</w:t>
            </w:r>
          </w:p>
        </w:tc>
      </w:tr>
      <w:tr w:rsidR="000E47A0" w:rsidRPr="002B6140" w14:paraId="4A87A320" w14:textId="77777777" w:rsidTr="00B31C40">
        <w:trPr>
          <w:jc w:val="center"/>
        </w:trPr>
        <w:tc>
          <w:tcPr>
            <w:tcW w:w="747" w:type="pct"/>
            <w:vAlign w:val="bottom"/>
          </w:tcPr>
          <w:p w14:paraId="4C10CCD8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B8F4C24" w14:textId="001D2B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5,249</w:t>
            </w:r>
          </w:p>
        </w:tc>
        <w:tc>
          <w:tcPr>
            <w:tcW w:w="746" w:type="pct"/>
            <w:vAlign w:val="bottom"/>
          </w:tcPr>
          <w:p w14:paraId="0368DA79" w14:textId="1BF861E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5,138</w:t>
            </w:r>
          </w:p>
        </w:tc>
        <w:tc>
          <w:tcPr>
            <w:tcW w:w="515" w:type="pct"/>
            <w:vAlign w:val="bottom"/>
          </w:tcPr>
          <w:p w14:paraId="6891FBD1" w14:textId="22642BA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3,858</w:t>
            </w:r>
          </w:p>
        </w:tc>
        <w:tc>
          <w:tcPr>
            <w:tcW w:w="634" w:type="pct"/>
            <w:vAlign w:val="bottom"/>
          </w:tcPr>
          <w:p w14:paraId="4376730B" w14:textId="1B742A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4,614</w:t>
            </w:r>
          </w:p>
        </w:tc>
        <w:tc>
          <w:tcPr>
            <w:tcW w:w="793" w:type="pct"/>
            <w:vAlign w:val="bottom"/>
          </w:tcPr>
          <w:p w14:paraId="322838F9" w14:textId="06D26D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5,755</w:t>
            </w:r>
          </w:p>
        </w:tc>
        <w:tc>
          <w:tcPr>
            <w:tcW w:w="819" w:type="pct"/>
            <w:vAlign w:val="bottom"/>
          </w:tcPr>
          <w:p w14:paraId="4C1E8957" w14:textId="326AF70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7,296</w:t>
            </w:r>
          </w:p>
        </w:tc>
      </w:tr>
      <w:tr w:rsidR="000E47A0" w:rsidRPr="002B6140" w14:paraId="5F5A2879" w14:textId="77777777" w:rsidTr="00B31C40">
        <w:trPr>
          <w:jc w:val="center"/>
        </w:trPr>
        <w:tc>
          <w:tcPr>
            <w:tcW w:w="747" w:type="pct"/>
            <w:vAlign w:val="bottom"/>
          </w:tcPr>
          <w:p w14:paraId="5089D844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33A9A25" w14:textId="78B9F5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0.046</w:t>
            </w:r>
          </w:p>
        </w:tc>
        <w:tc>
          <w:tcPr>
            <w:tcW w:w="746" w:type="pct"/>
            <w:vAlign w:val="bottom"/>
          </w:tcPr>
          <w:p w14:paraId="0A38576F" w14:textId="63F11A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0.044</w:t>
            </w:r>
          </w:p>
        </w:tc>
        <w:tc>
          <w:tcPr>
            <w:tcW w:w="515" w:type="pct"/>
            <w:vAlign w:val="bottom"/>
          </w:tcPr>
          <w:p w14:paraId="2E7EF692" w14:textId="4A30369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  <w:tc>
          <w:tcPr>
            <w:tcW w:w="634" w:type="pct"/>
            <w:vAlign w:val="bottom"/>
          </w:tcPr>
          <w:p w14:paraId="57C6102F" w14:textId="4861425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</w:t>
            </w:r>
          </w:p>
        </w:tc>
        <w:tc>
          <w:tcPr>
            <w:tcW w:w="793" w:type="pct"/>
            <w:vAlign w:val="bottom"/>
          </w:tcPr>
          <w:p w14:paraId="6467D069" w14:textId="427E05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819" w:type="pct"/>
            <w:vAlign w:val="bottom"/>
          </w:tcPr>
          <w:p w14:paraId="7DB33737" w14:textId="79DD918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</w:tr>
      <w:tr w:rsidR="000E47A0" w:rsidRPr="002B6140" w14:paraId="5F733611" w14:textId="77777777" w:rsidTr="00B31C40">
        <w:trPr>
          <w:jc w:val="center"/>
        </w:trPr>
        <w:tc>
          <w:tcPr>
            <w:tcW w:w="747" w:type="pct"/>
            <w:vAlign w:val="bottom"/>
          </w:tcPr>
          <w:p w14:paraId="20CF8E97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59DE828" w14:textId="442537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0.112</w:t>
            </w:r>
          </w:p>
        </w:tc>
        <w:tc>
          <w:tcPr>
            <w:tcW w:w="746" w:type="pct"/>
            <w:vAlign w:val="bottom"/>
          </w:tcPr>
          <w:p w14:paraId="25E0344E" w14:textId="62DB414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25434BC9" w14:textId="1064911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634" w:type="pct"/>
            <w:vAlign w:val="bottom"/>
          </w:tcPr>
          <w:p w14:paraId="21BF2162" w14:textId="7D1F1E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0.086</w:t>
            </w:r>
          </w:p>
        </w:tc>
        <w:tc>
          <w:tcPr>
            <w:tcW w:w="793" w:type="pct"/>
            <w:vAlign w:val="bottom"/>
          </w:tcPr>
          <w:p w14:paraId="3C706B64" w14:textId="2DD105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  <w:tc>
          <w:tcPr>
            <w:tcW w:w="819" w:type="pct"/>
            <w:vAlign w:val="bottom"/>
          </w:tcPr>
          <w:p w14:paraId="3FD4BD69" w14:textId="46C1A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0.193</w:t>
            </w:r>
          </w:p>
        </w:tc>
      </w:tr>
      <w:tr w:rsidR="000E47A0" w:rsidRPr="002B6140" w14:paraId="49173A95" w14:textId="77777777" w:rsidTr="00B31C40">
        <w:trPr>
          <w:jc w:val="center"/>
        </w:trPr>
        <w:tc>
          <w:tcPr>
            <w:tcW w:w="747" w:type="pct"/>
            <w:vAlign w:val="bottom"/>
          </w:tcPr>
          <w:p w14:paraId="61EE0A9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19D3C0" w14:textId="45CB9B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746" w:type="pct"/>
            <w:vAlign w:val="bottom"/>
          </w:tcPr>
          <w:p w14:paraId="6DDD0E64" w14:textId="766EF8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</w:t>
            </w:r>
          </w:p>
        </w:tc>
        <w:tc>
          <w:tcPr>
            <w:tcW w:w="515" w:type="pct"/>
            <w:vAlign w:val="bottom"/>
          </w:tcPr>
          <w:p w14:paraId="547E0185" w14:textId="39DCD1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634" w:type="pct"/>
            <w:vAlign w:val="bottom"/>
          </w:tcPr>
          <w:p w14:paraId="010D3A70" w14:textId="2C87A4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93" w:type="pct"/>
            <w:vAlign w:val="bottom"/>
          </w:tcPr>
          <w:p w14:paraId="73879C79" w14:textId="1329CF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0.137</w:t>
            </w:r>
          </w:p>
        </w:tc>
        <w:tc>
          <w:tcPr>
            <w:tcW w:w="819" w:type="pct"/>
            <w:vAlign w:val="bottom"/>
          </w:tcPr>
          <w:p w14:paraId="348ABA3B" w14:textId="24196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0.202</w:t>
            </w:r>
          </w:p>
        </w:tc>
      </w:tr>
      <w:tr w:rsidR="000E47A0" w:rsidRPr="002B6140" w14:paraId="59AD02E6" w14:textId="77777777" w:rsidTr="00B31C40">
        <w:trPr>
          <w:jc w:val="center"/>
        </w:trPr>
        <w:tc>
          <w:tcPr>
            <w:tcW w:w="747" w:type="pct"/>
            <w:vAlign w:val="bottom"/>
          </w:tcPr>
          <w:p w14:paraId="1B2F351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151184" w14:textId="6403C8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</w:t>
            </w:r>
          </w:p>
        </w:tc>
        <w:tc>
          <w:tcPr>
            <w:tcW w:w="746" w:type="pct"/>
            <w:vAlign w:val="bottom"/>
          </w:tcPr>
          <w:p w14:paraId="2C4DE473" w14:textId="5E2734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0.121</w:t>
            </w:r>
          </w:p>
        </w:tc>
        <w:tc>
          <w:tcPr>
            <w:tcW w:w="515" w:type="pct"/>
            <w:vAlign w:val="bottom"/>
          </w:tcPr>
          <w:p w14:paraId="4341CE0B" w14:textId="58B211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634" w:type="pct"/>
            <w:vAlign w:val="bottom"/>
          </w:tcPr>
          <w:p w14:paraId="4E8A53A9" w14:textId="3CBFDF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0.093</w:t>
            </w:r>
          </w:p>
        </w:tc>
        <w:tc>
          <w:tcPr>
            <w:tcW w:w="793" w:type="pct"/>
            <w:vAlign w:val="bottom"/>
          </w:tcPr>
          <w:p w14:paraId="2BB8682B" w14:textId="1FDB111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0.157</w:t>
            </w:r>
          </w:p>
        </w:tc>
        <w:tc>
          <w:tcPr>
            <w:tcW w:w="819" w:type="pct"/>
            <w:vAlign w:val="bottom"/>
          </w:tcPr>
          <w:p w14:paraId="5C80F111" w14:textId="28CF35A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0.251</w:t>
            </w:r>
          </w:p>
        </w:tc>
      </w:tr>
      <w:tr w:rsidR="000E47A0" w:rsidRPr="002B6140" w14:paraId="69799748" w14:textId="77777777" w:rsidTr="00B31C40">
        <w:trPr>
          <w:jc w:val="center"/>
        </w:trPr>
        <w:tc>
          <w:tcPr>
            <w:tcW w:w="747" w:type="pct"/>
            <w:vAlign w:val="bottom"/>
          </w:tcPr>
          <w:p w14:paraId="5D5516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454FFD6" w14:textId="304AEE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BE785AA" w14:textId="45BE274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2BFFAB31" w14:textId="2AF606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A5747F4" w14:textId="3B567F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51700440" w14:textId="0057C59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515FF652" w14:textId="424513D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112B477" w14:textId="77777777" w:rsidTr="003C755A">
        <w:trPr>
          <w:jc w:val="center"/>
        </w:trPr>
        <w:tc>
          <w:tcPr>
            <w:tcW w:w="747" w:type="pct"/>
            <w:vAlign w:val="bottom"/>
          </w:tcPr>
          <w:p w14:paraId="78AD89C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48BBBB0" w14:textId="6F1615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AC167E" w14:textId="3D4244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37E7CB85" w14:textId="324EC8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2778EF2" w14:textId="13612B7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FB3CDC1" w14:textId="11CDC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3FE937E9" w14:textId="1D66D4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6175B3F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EE06691" w14:textId="49143B28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1CB9CBF" w14:textId="0CECFF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B491D96" w14:textId="7B1B282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F00C0EF" w14:textId="5BE173F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AF66891" w14:textId="732A529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1A16510E" w14:textId="39AF94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65303969" w14:textId="1FD5092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C53D69E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2DC684F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9158C43" w14:textId="175D56EC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S1.9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8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532E5C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3220294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AC9A22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45DDF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04C5B8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C5EFEC3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36060B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36A6F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5F1B07DC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CA66CB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7A4BB3C" w14:textId="7CFB0D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5AFCD15" w14:textId="608D55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45B61C4" w14:textId="7E3182D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0C26C74" w14:textId="4834D4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2DC76639" w14:textId="46D2A6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A96881" w14:textId="212379C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59D55B54" w14:textId="77777777" w:rsidTr="00B31C40">
        <w:trPr>
          <w:jc w:val="center"/>
        </w:trPr>
        <w:tc>
          <w:tcPr>
            <w:tcW w:w="747" w:type="pct"/>
            <w:vAlign w:val="bottom"/>
          </w:tcPr>
          <w:p w14:paraId="2B096B7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36BDD2A" w14:textId="4D1DF1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48,695</w:t>
            </w:r>
          </w:p>
        </w:tc>
        <w:tc>
          <w:tcPr>
            <w:tcW w:w="746" w:type="pct"/>
            <w:vAlign w:val="bottom"/>
          </w:tcPr>
          <w:p w14:paraId="7C106B8C" w14:textId="39BF02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47,251</w:t>
            </w:r>
          </w:p>
        </w:tc>
        <w:tc>
          <w:tcPr>
            <w:tcW w:w="515" w:type="pct"/>
            <w:vAlign w:val="bottom"/>
          </w:tcPr>
          <w:p w14:paraId="1CFACB27" w14:textId="0045B3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35,532</w:t>
            </w:r>
          </w:p>
        </w:tc>
        <w:tc>
          <w:tcPr>
            <w:tcW w:w="634" w:type="pct"/>
            <w:vAlign w:val="bottom"/>
          </w:tcPr>
          <w:p w14:paraId="5C506338" w14:textId="63F3DD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42,559</w:t>
            </w:r>
          </w:p>
        </w:tc>
        <w:tc>
          <w:tcPr>
            <w:tcW w:w="793" w:type="pct"/>
            <w:vAlign w:val="bottom"/>
          </w:tcPr>
          <w:p w14:paraId="12FB4333" w14:textId="4EED3F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53,021</w:t>
            </w:r>
          </w:p>
        </w:tc>
        <w:tc>
          <w:tcPr>
            <w:tcW w:w="819" w:type="pct"/>
            <w:vAlign w:val="bottom"/>
          </w:tcPr>
          <w:p w14:paraId="4C4DA590" w14:textId="367A82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70,792</w:t>
            </w:r>
          </w:p>
        </w:tc>
      </w:tr>
      <w:tr w:rsidR="000E47A0" w:rsidRPr="002B6140" w14:paraId="6891BC43" w14:textId="77777777" w:rsidTr="00B31C40">
        <w:trPr>
          <w:jc w:val="center"/>
        </w:trPr>
        <w:tc>
          <w:tcPr>
            <w:tcW w:w="747" w:type="pct"/>
            <w:vAlign w:val="bottom"/>
          </w:tcPr>
          <w:p w14:paraId="691D936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EADF513" w14:textId="14DD405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4.231</w:t>
            </w:r>
          </w:p>
        </w:tc>
        <w:tc>
          <w:tcPr>
            <w:tcW w:w="746" w:type="pct"/>
            <w:vAlign w:val="bottom"/>
          </w:tcPr>
          <w:p w14:paraId="629F9505" w14:textId="06FAF65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</w:t>
            </w:r>
          </w:p>
        </w:tc>
        <w:tc>
          <w:tcPr>
            <w:tcW w:w="515" w:type="pct"/>
            <w:vAlign w:val="bottom"/>
          </w:tcPr>
          <w:p w14:paraId="1F24C6B9" w14:textId="64CA520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1.067</w:t>
            </w:r>
          </w:p>
        </w:tc>
        <w:tc>
          <w:tcPr>
            <w:tcW w:w="634" w:type="pct"/>
            <w:vAlign w:val="bottom"/>
          </w:tcPr>
          <w:p w14:paraId="60E85BE1" w14:textId="40B9ED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1.917</w:t>
            </w:r>
          </w:p>
        </w:tc>
        <w:tc>
          <w:tcPr>
            <w:tcW w:w="793" w:type="pct"/>
            <w:vAlign w:val="bottom"/>
          </w:tcPr>
          <w:p w14:paraId="4D19BB2D" w14:textId="37DCE79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6.047</w:t>
            </w:r>
          </w:p>
        </w:tc>
        <w:tc>
          <w:tcPr>
            <w:tcW w:w="819" w:type="pct"/>
            <w:vAlign w:val="bottom"/>
          </w:tcPr>
          <w:p w14:paraId="6F2E9186" w14:textId="30AE547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10.555</w:t>
            </w:r>
          </w:p>
        </w:tc>
      </w:tr>
      <w:tr w:rsidR="000E47A0" w:rsidRPr="002B6140" w14:paraId="4FA710B8" w14:textId="77777777" w:rsidTr="00B31C40">
        <w:trPr>
          <w:jc w:val="center"/>
        </w:trPr>
        <w:tc>
          <w:tcPr>
            <w:tcW w:w="747" w:type="pct"/>
            <w:vAlign w:val="bottom"/>
          </w:tcPr>
          <w:p w14:paraId="39F03679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669B85" w14:textId="427411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0.648</w:t>
            </w:r>
          </w:p>
        </w:tc>
        <w:tc>
          <w:tcPr>
            <w:tcW w:w="746" w:type="pct"/>
            <w:vAlign w:val="bottom"/>
          </w:tcPr>
          <w:p w14:paraId="2E6915CF" w14:textId="6568200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0.647</w:t>
            </w:r>
          </w:p>
        </w:tc>
        <w:tc>
          <w:tcPr>
            <w:tcW w:w="515" w:type="pct"/>
            <w:vAlign w:val="bottom"/>
          </w:tcPr>
          <w:p w14:paraId="10766D89" w14:textId="403682A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2A54D140" w14:textId="14E157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0.572</w:t>
            </w:r>
          </w:p>
        </w:tc>
        <w:tc>
          <w:tcPr>
            <w:tcW w:w="793" w:type="pct"/>
            <w:vAlign w:val="bottom"/>
          </w:tcPr>
          <w:p w14:paraId="12EC4BBC" w14:textId="20038B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0E2229B7" w14:textId="1FFBFB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35AFF2CF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9485F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4B9A4312" w14:textId="078D430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80BEC37" w14:textId="5678E5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7C7202A5" w14:textId="5BC500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3CDC8022" w14:textId="2BA62CD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22C6C7E" w14:textId="0F73476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D4B1D4E" w14:textId="4D1832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42D60310" w14:textId="77777777" w:rsidTr="00B31C40">
        <w:trPr>
          <w:jc w:val="center"/>
        </w:trPr>
        <w:tc>
          <w:tcPr>
            <w:tcW w:w="747" w:type="pct"/>
            <w:vAlign w:val="bottom"/>
          </w:tcPr>
          <w:p w14:paraId="3A02AEE4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3FC2371" w14:textId="695ACF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1,908</w:t>
            </w:r>
          </w:p>
        </w:tc>
        <w:tc>
          <w:tcPr>
            <w:tcW w:w="746" w:type="pct"/>
            <w:vAlign w:val="bottom"/>
          </w:tcPr>
          <w:p w14:paraId="4AE86BE2" w14:textId="7DB8F7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1,729</w:t>
            </w:r>
          </w:p>
        </w:tc>
        <w:tc>
          <w:tcPr>
            <w:tcW w:w="515" w:type="pct"/>
            <w:vAlign w:val="bottom"/>
          </w:tcPr>
          <w:p w14:paraId="517FA207" w14:textId="77D49E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285</w:t>
            </w:r>
          </w:p>
        </w:tc>
        <w:tc>
          <w:tcPr>
            <w:tcW w:w="634" w:type="pct"/>
            <w:vAlign w:val="bottom"/>
          </w:tcPr>
          <w:p w14:paraId="2877DA16" w14:textId="52A63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905</w:t>
            </w:r>
          </w:p>
        </w:tc>
        <w:tc>
          <w:tcPr>
            <w:tcW w:w="793" w:type="pct"/>
            <w:vAlign w:val="bottom"/>
          </w:tcPr>
          <w:p w14:paraId="18F634EB" w14:textId="30D3C5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2,905</w:t>
            </w:r>
          </w:p>
        </w:tc>
        <w:tc>
          <w:tcPr>
            <w:tcW w:w="819" w:type="pct"/>
            <w:vAlign w:val="bottom"/>
          </w:tcPr>
          <w:p w14:paraId="3858D451" w14:textId="2661B6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3,998</w:t>
            </w:r>
          </w:p>
        </w:tc>
      </w:tr>
      <w:tr w:rsidR="000E47A0" w:rsidRPr="002B6140" w14:paraId="7D0C7B56" w14:textId="77777777" w:rsidTr="00B31C40">
        <w:trPr>
          <w:jc w:val="center"/>
        </w:trPr>
        <w:tc>
          <w:tcPr>
            <w:tcW w:w="747" w:type="pct"/>
            <w:vAlign w:val="bottom"/>
          </w:tcPr>
          <w:p w14:paraId="27405C46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B20ACA3" w14:textId="0D9151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5F8BE6CB" w14:textId="1AF58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4,575</w:t>
            </w:r>
          </w:p>
        </w:tc>
        <w:tc>
          <w:tcPr>
            <w:tcW w:w="515" w:type="pct"/>
            <w:vAlign w:val="bottom"/>
          </w:tcPr>
          <w:p w14:paraId="1521E413" w14:textId="599FCD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3,821</w:t>
            </w:r>
          </w:p>
        </w:tc>
        <w:tc>
          <w:tcPr>
            <w:tcW w:w="634" w:type="pct"/>
            <w:vAlign w:val="bottom"/>
          </w:tcPr>
          <w:p w14:paraId="503756B6" w14:textId="628BE29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76066B97" w14:textId="2B7FAE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4,869</w:t>
            </w:r>
          </w:p>
        </w:tc>
        <w:tc>
          <w:tcPr>
            <w:tcW w:w="819" w:type="pct"/>
            <w:vAlign w:val="bottom"/>
          </w:tcPr>
          <w:p w14:paraId="6F5A7A23" w14:textId="5C4870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5,504</w:t>
            </w:r>
          </w:p>
        </w:tc>
      </w:tr>
      <w:tr w:rsidR="000E47A0" w:rsidRPr="002B6140" w14:paraId="6ECEC641" w14:textId="77777777" w:rsidTr="00B31C40">
        <w:trPr>
          <w:jc w:val="center"/>
        </w:trPr>
        <w:tc>
          <w:tcPr>
            <w:tcW w:w="747" w:type="pct"/>
            <w:vAlign w:val="bottom"/>
          </w:tcPr>
          <w:p w14:paraId="62E47E5D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D093D1" w14:textId="665133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6C3B78E" w14:textId="1E7226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4,672</w:t>
            </w:r>
          </w:p>
        </w:tc>
        <w:tc>
          <w:tcPr>
            <w:tcW w:w="515" w:type="pct"/>
            <w:vAlign w:val="bottom"/>
          </w:tcPr>
          <w:p w14:paraId="5D659B86" w14:textId="40F5D9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3,832</w:t>
            </w:r>
          </w:p>
        </w:tc>
        <w:tc>
          <w:tcPr>
            <w:tcW w:w="634" w:type="pct"/>
            <w:vAlign w:val="bottom"/>
          </w:tcPr>
          <w:p w14:paraId="1E0C54D3" w14:textId="4E75EC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5A1EE0C4" w14:textId="676EC1D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5,021</w:t>
            </w:r>
          </w:p>
        </w:tc>
        <w:tc>
          <w:tcPr>
            <w:tcW w:w="819" w:type="pct"/>
            <w:vAlign w:val="bottom"/>
          </w:tcPr>
          <w:p w14:paraId="6DA1AF4B" w14:textId="2862BF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5,766</w:t>
            </w:r>
          </w:p>
        </w:tc>
      </w:tr>
      <w:tr w:rsidR="000E47A0" w:rsidRPr="002B6140" w14:paraId="5B0E8D86" w14:textId="77777777" w:rsidTr="00B31C40">
        <w:trPr>
          <w:jc w:val="center"/>
        </w:trPr>
        <w:tc>
          <w:tcPr>
            <w:tcW w:w="747" w:type="pct"/>
            <w:vAlign w:val="bottom"/>
          </w:tcPr>
          <w:p w14:paraId="0D98AF1E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582BCFC" w14:textId="42DBABE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5,250</w:t>
            </w:r>
          </w:p>
        </w:tc>
        <w:tc>
          <w:tcPr>
            <w:tcW w:w="746" w:type="pct"/>
            <w:vAlign w:val="bottom"/>
          </w:tcPr>
          <w:p w14:paraId="7398D407" w14:textId="2066A7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5,139</w:t>
            </w:r>
          </w:p>
        </w:tc>
        <w:tc>
          <w:tcPr>
            <w:tcW w:w="515" w:type="pct"/>
            <w:vAlign w:val="bottom"/>
          </w:tcPr>
          <w:p w14:paraId="490B117F" w14:textId="65F8C4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3,867</w:t>
            </w:r>
          </w:p>
        </w:tc>
        <w:tc>
          <w:tcPr>
            <w:tcW w:w="634" w:type="pct"/>
            <w:vAlign w:val="bottom"/>
          </w:tcPr>
          <w:p w14:paraId="48AAFFD7" w14:textId="010295D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4,616</w:t>
            </w:r>
          </w:p>
        </w:tc>
        <w:tc>
          <w:tcPr>
            <w:tcW w:w="793" w:type="pct"/>
            <w:vAlign w:val="bottom"/>
          </w:tcPr>
          <w:p w14:paraId="6325B89D" w14:textId="6B0C59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5,762</w:t>
            </w:r>
          </w:p>
        </w:tc>
        <w:tc>
          <w:tcPr>
            <w:tcW w:w="819" w:type="pct"/>
            <w:vAlign w:val="bottom"/>
          </w:tcPr>
          <w:p w14:paraId="39285340" w14:textId="350117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7,262</w:t>
            </w:r>
          </w:p>
        </w:tc>
      </w:tr>
      <w:tr w:rsidR="000E47A0" w:rsidRPr="002B6140" w14:paraId="40604178" w14:textId="77777777" w:rsidTr="00B31C40">
        <w:trPr>
          <w:jc w:val="center"/>
        </w:trPr>
        <w:tc>
          <w:tcPr>
            <w:tcW w:w="747" w:type="pct"/>
            <w:vAlign w:val="bottom"/>
          </w:tcPr>
          <w:p w14:paraId="58582E4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F39F59" w14:textId="79EBDE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0.038</w:t>
            </w:r>
          </w:p>
        </w:tc>
        <w:tc>
          <w:tcPr>
            <w:tcW w:w="746" w:type="pct"/>
            <w:vAlign w:val="bottom"/>
          </w:tcPr>
          <w:p w14:paraId="2234FF76" w14:textId="64A715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0.036</w:t>
            </w:r>
          </w:p>
        </w:tc>
        <w:tc>
          <w:tcPr>
            <w:tcW w:w="515" w:type="pct"/>
            <w:vAlign w:val="bottom"/>
          </w:tcPr>
          <w:p w14:paraId="66391B72" w14:textId="673D3C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0.007</w:t>
            </w:r>
          </w:p>
        </w:tc>
        <w:tc>
          <w:tcPr>
            <w:tcW w:w="634" w:type="pct"/>
            <w:vAlign w:val="bottom"/>
          </w:tcPr>
          <w:p w14:paraId="37DECC7E" w14:textId="3177F3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7957BCB6" w14:textId="35EF6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0.053</w:t>
            </w:r>
          </w:p>
        </w:tc>
        <w:tc>
          <w:tcPr>
            <w:tcW w:w="819" w:type="pct"/>
            <w:vAlign w:val="bottom"/>
          </w:tcPr>
          <w:p w14:paraId="35EF8223" w14:textId="78330E1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</w:tr>
      <w:tr w:rsidR="000E47A0" w:rsidRPr="002B6140" w14:paraId="3F74A99B" w14:textId="77777777" w:rsidTr="00B31C40">
        <w:trPr>
          <w:jc w:val="center"/>
        </w:trPr>
        <w:tc>
          <w:tcPr>
            <w:tcW w:w="747" w:type="pct"/>
            <w:vAlign w:val="bottom"/>
          </w:tcPr>
          <w:p w14:paraId="47BC80B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5A3E54C" w14:textId="59B19A3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746" w:type="pct"/>
            <w:vAlign w:val="bottom"/>
          </w:tcPr>
          <w:p w14:paraId="1BA05A25" w14:textId="0D754F6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0.096</w:t>
            </w:r>
          </w:p>
        </w:tc>
        <w:tc>
          <w:tcPr>
            <w:tcW w:w="515" w:type="pct"/>
            <w:vAlign w:val="bottom"/>
          </w:tcPr>
          <w:p w14:paraId="71AF067E" w14:textId="6873D0B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629913CC" w14:textId="3E1B2C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0.083</w:t>
            </w:r>
          </w:p>
        </w:tc>
        <w:tc>
          <w:tcPr>
            <w:tcW w:w="793" w:type="pct"/>
            <w:vAlign w:val="bottom"/>
          </w:tcPr>
          <w:p w14:paraId="2599550C" w14:textId="3392043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0.111</w:t>
            </w:r>
          </w:p>
        </w:tc>
        <w:tc>
          <w:tcPr>
            <w:tcW w:w="819" w:type="pct"/>
            <w:vAlign w:val="bottom"/>
          </w:tcPr>
          <w:p w14:paraId="06608255" w14:textId="03B8B3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0.145</w:t>
            </w:r>
          </w:p>
        </w:tc>
      </w:tr>
      <w:tr w:rsidR="000E47A0" w:rsidRPr="002B6140" w14:paraId="598EF895" w14:textId="77777777" w:rsidTr="00B31C40">
        <w:trPr>
          <w:jc w:val="center"/>
        </w:trPr>
        <w:tc>
          <w:tcPr>
            <w:tcW w:w="747" w:type="pct"/>
            <w:vAlign w:val="bottom"/>
          </w:tcPr>
          <w:p w14:paraId="799B780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C585A6A" w14:textId="24C31D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746" w:type="pct"/>
            <w:vAlign w:val="bottom"/>
          </w:tcPr>
          <w:p w14:paraId="4491856D" w14:textId="0EB8C88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0.098</w:t>
            </w:r>
          </w:p>
        </w:tc>
        <w:tc>
          <w:tcPr>
            <w:tcW w:w="515" w:type="pct"/>
            <w:vAlign w:val="bottom"/>
          </w:tcPr>
          <w:p w14:paraId="1DB8762D" w14:textId="6509808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489A4C14" w14:textId="668891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0.084</w:t>
            </w:r>
          </w:p>
        </w:tc>
        <w:tc>
          <w:tcPr>
            <w:tcW w:w="793" w:type="pct"/>
            <w:vAlign w:val="bottom"/>
          </w:tcPr>
          <w:p w14:paraId="626569CA" w14:textId="383D6C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0.115</w:t>
            </w:r>
          </w:p>
        </w:tc>
        <w:tc>
          <w:tcPr>
            <w:tcW w:w="819" w:type="pct"/>
            <w:vAlign w:val="bottom"/>
          </w:tcPr>
          <w:p w14:paraId="67985202" w14:textId="765F31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0.153</w:t>
            </w:r>
          </w:p>
        </w:tc>
      </w:tr>
      <w:tr w:rsidR="000E47A0" w:rsidRPr="002B6140" w14:paraId="2A6DDDE0" w14:textId="77777777" w:rsidTr="00B31C40">
        <w:trPr>
          <w:jc w:val="center"/>
        </w:trPr>
        <w:tc>
          <w:tcPr>
            <w:tcW w:w="747" w:type="pct"/>
            <w:vAlign w:val="bottom"/>
          </w:tcPr>
          <w:p w14:paraId="5CE34E82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47BE06" w14:textId="679803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0.113</w:t>
            </w:r>
          </w:p>
        </w:tc>
        <w:tc>
          <w:tcPr>
            <w:tcW w:w="746" w:type="pct"/>
            <w:vAlign w:val="bottom"/>
          </w:tcPr>
          <w:p w14:paraId="3651BC21" w14:textId="3983E01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0.108</w:t>
            </w:r>
          </w:p>
        </w:tc>
        <w:tc>
          <w:tcPr>
            <w:tcW w:w="515" w:type="pct"/>
            <w:vAlign w:val="bottom"/>
          </w:tcPr>
          <w:p w14:paraId="78AB108E" w14:textId="109A6E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634" w:type="pct"/>
            <w:vAlign w:val="bottom"/>
          </w:tcPr>
          <w:p w14:paraId="55A71E3B" w14:textId="148B60D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793" w:type="pct"/>
            <w:vAlign w:val="bottom"/>
          </w:tcPr>
          <w:p w14:paraId="073FA703" w14:textId="32DFED9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0.132</w:t>
            </w:r>
          </w:p>
        </w:tc>
        <w:tc>
          <w:tcPr>
            <w:tcW w:w="819" w:type="pct"/>
            <w:vAlign w:val="bottom"/>
          </w:tcPr>
          <w:p w14:paraId="2FF6CEF2" w14:textId="662F9C2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0.194</w:t>
            </w:r>
          </w:p>
        </w:tc>
      </w:tr>
      <w:tr w:rsidR="000E47A0" w:rsidRPr="002B6140" w14:paraId="3601ABB5" w14:textId="77777777" w:rsidTr="00B31C40">
        <w:trPr>
          <w:jc w:val="center"/>
        </w:trPr>
        <w:tc>
          <w:tcPr>
            <w:tcW w:w="747" w:type="pct"/>
            <w:vAlign w:val="bottom"/>
          </w:tcPr>
          <w:p w14:paraId="53E5AA8C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CCCA456" w14:textId="4B86B67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41C94B29" w14:textId="0A140BA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2554E84" w14:textId="3E10575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7DB209FF" w14:textId="13F2A11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323678FE" w14:textId="5E1B6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ECC7DC4" w14:textId="5CE91D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483A4713" w14:textId="77777777" w:rsidTr="003C755A">
        <w:trPr>
          <w:jc w:val="center"/>
        </w:trPr>
        <w:tc>
          <w:tcPr>
            <w:tcW w:w="747" w:type="pct"/>
            <w:vAlign w:val="bottom"/>
          </w:tcPr>
          <w:p w14:paraId="792520F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06F4269" w14:textId="76184C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753681F" w14:textId="1D493F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5CE4D06" w14:textId="1E1FB2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566D97E6" w14:textId="412298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45693FA6" w14:textId="6753C5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1BBAF20" w14:textId="13D823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0FC20B8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B4B8AB" w14:textId="223FFAFA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31D52EF" w14:textId="65D8255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7037A5B" w14:textId="301D945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B79E599" w14:textId="79D15C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E6A1830" w14:textId="6FE0D9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2EE212" w14:textId="1FF62EF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5CA3B776" w14:textId="42737B5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904798B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B7A4A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lang w:val="en-US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S1.10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9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40FB70DE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EC585D5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AAC25BA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93039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A16B6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451F8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7B02A1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3C4BBF6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662E376F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0925DE4D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CDE7CC" w14:textId="1CE655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52423CF3" w14:textId="0C9ABFD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522906D3" w14:textId="5E7459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AF7B09C" w14:textId="09932E8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5B3F0FFC" w14:textId="71FA739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1D55230C" w14:textId="6F35F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0E47A0" w:rsidRPr="002B6140" w14:paraId="6CACFF64" w14:textId="77777777" w:rsidTr="00B31C40">
        <w:trPr>
          <w:jc w:val="center"/>
        </w:trPr>
        <w:tc>
          <w:tcPr>
            <w:tcW w:w="747" w:type="pct"/>
            <w:vAlign w:val="bottom"/>
          </w:tcPr>
          <w:p w14:paraId="1611806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876E806" w14:textId="11392B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82,367</w:t>
            </w:r>
          </w:p>
        </w:tc>
        <w:tc>
          <w:tcPr>
            <w:tcW w:w="746" w:type="pct"/>
            <w:vAlign w:val="bottom"/>
          </w:tcPr>
          <w:p w14:paraId="44AFFF67" w14:textId="3CD8B4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80,169</w:t>
            </w:r>
          </w:p>
        </w:tc>
        <w:tc>
          <w:tcPr>
            <w:tcW w:w="515" w:type="pct"/>
            <w:vAlign w:val="bottom"/>
          </w:tcPr>
          <w:p w14:paraId="2EE5E85D" w14:textId="124E3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54,382</w:t>
            </w:r>
          </w:p>
        </w:tc>
        <w:tc>
          <w:tcPr>
            <w:tcW w:w="634" w:type="pct"/>
            <w:vAlign w:val="bottom"/>
          </w:tcPr>
          <w:p w14:paraId="450FF860" w14:textId="1E2C693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70,069</w:t>
            </w:r>
          </w:p>
        </w:tc>
        <w:tc>
          <w:tcPr>
            <w:tcW w:w="793" w:type="pct"/>
            <w:vAlign w:val="bottom"/>
          </w:tcPr>
          <w:p w14:paraId="10B84462" w14:textId="3DEEB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91,694</w:t>
            </w:r>
          </w:p>
        </w:tc>
        <w:tc>
          <w:tcPr>
            <w:tcW w:w="819" w:type="pct"/>
            <w:vAlign w:val="bottom"/>
          </w:tcPr>
          <w:p w14:paraId="08241E59" w14:textId="0A3D90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124,377</w:t>
            </w:r>
          </w:p>
        </w:tc>
      </w:tr>
      <w:tr w:rsidR="000E47A0" w:rsidRPr="002B6140" w14:paraId="62BF73DD" w14:textId="77777777" w:rsidTr="00B31C40">
        <w:trPr>
          <w:jc w:val="center"/>
        </w:trPr>
        <w:tc>
          <w:tcPr>
            <w:tcW w:w="747" w:type="pct"/>
            <w:vAlign w:val="bottom"/>
          </w:tcPr>
          <w:p w14:paraId="43CE8EF9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64FB2CF" w14:textId="76E78B3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4.249</w:t>
            </w:r>
          </w:p>
        </w:tc>
        <w:tc>
          <w:tcPr>
            <w:tcW w:w="746" w:type="pct"/>
            <w:vAlign w:val="bottom"/>
          </w:tcPr>
          <w:p w14:paraId="1A8B8C90" w14:textId="2BD498E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3.461</w:t>
            </w:r>
          </w:p>
        </w:tc>
        <w:tc>
          <w:tcPr>
            <w:tcW w:w="515" w:type="pct"/>
            <w:vAlign w:val="bottom"/>
          </w:tcPr>
          <w:p w14:paraId="769C3039" w14:textId="15FB44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1.074</w:t>
            </w:r>
          </w:p>
        </w:tc>
        <w:tc>
          <w:tcPr>
            <w:tcW w:w="634" w:type="pct"/>
            <w:vAlign w:val="bottom"/>
          </w:tcPr>
          <w:p w14:paraId="60F2F896" w14:textId="637C769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1.939</w:t>
            </w:r>
          </w:p>
        </w:tc>
        <w:tc>
          <w:tcPr>
            <w:tcW w:w="793" w:type="pct"/>
            <w:vAlign w:val="bottom"/>
          </w:tcPr>
          <w:p w14:paraId="64377253" w14:textId="38DD6D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6.064</w:t>
            </w:r>
          </w:p>
        </w:tc>
        <w:tc>
          <w:tcPr>
            <w:tcW w:w="819" w:type="pct"/>
            <w:vAlign w:val="bottom"/>
          </w:tcPr>
          <w:p w14:paraId="3E29C035" w14:textId="21B5CCA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10.467</w:t>
            </w:r>
          </w:p>
        </w:tc>
      </w:tr>
      <w:tr w:rsidR="000E47A0" w:rsidRPr="002B6140" w14:paraId="5285BBB6" w14:textId="77777777" w:rsidTr="00B31C40">
        <w:trPr>
          <w:jc w:val="center"/>
        </w:trPr>
        <w:tc>
          <w:tcPr>
            <w:tcW w:w="747" w:type="pct"/>
            <w:vAlign w:val="bottom"/>
          </w:tcPr>
          <w:p w14:paraId="65CCD17B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D8D409C" w14:textId="1FE5A9F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2EF49436" w14:textId="30399DC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77E6B90D" w14:textId="3A28059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695614F7" w14:textId="52CFB5D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266F41A4" w14:textId="230630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0.724</w:t>
            </w:r>
          </w:p>
        </w:tc>
        <w:tc>
          <w:tcPr>
            <w:tcW w:w="819" w:type="pct"/>
            <w:vAlign w:val="bottom"/>
          </w:tcPr>
          <w:p w14:paraId="1535F85D" w14:textId="7C283D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0E47A0" w:rsidRPr="002B6140" w14:paraId="45F1DED3" w14:textId="77777777" w:rsidTr="00B31C40">
        <w:trPr>
          <w:jc w:val="center"/>
        </w:trPr>
        <w:tc>
          <w:tcPr>
            <w:tcW w:w="747" w:type="pct"/>
            <w:vAlign w:val="bottom"/>
          </w:tcPr>
          <w:p w14:paraId="6F7F0A3C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77B886D2" w14:textId="23C25C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D191D32" w14:textId="7FD386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4782118E" w14:textId="6190D0C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63E8614E" w14:textId="34F93A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64E9DCAD" w14:textId="026D18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7AC3D5E6" w14:textId="305541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2043A247" w14:textId="77777777" w:rsidTr="00B31C40">
        <w:trPr>
          <w:jc w:val="center"/>
        </w:trPr>
        <w:tc>
          <w:tcPr>
            <w:tcW w:w="747" w:type="pct"/>
            <w:vAlign w:val="bottom"/>
          </w:tcPr>
          <w:p w14:paraId="6AFE31AC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4C47857" w14:textId="061A58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746" w:type="pct"/>
            <w:vAlign w:val="bottom"/>
          </w:tcPr>
          <w:p w14:paraId="704967F6" w14:textId="1EB6DB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2,346</w:t>
            </w:r>
          </w:p>
        </w:tc>
        <w:tc>
          <w:tcPr>
            <w:tcW w:w="515" w:type="pct"/>
            <w:vAlign w:val="bottom"/>
          </w:tcPr>
          <w:p w14:paraId="4B2637B6" w14:textId="774202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750</w:t>
            </w:r>
          </w:p>
        </w:tc>
        <w:tc>
          <w:tcPr>
            <w:tcW w:w="634" w:type="pct"/>
            <w:vAlign w:val="bottom"/>
          </w:tcPr>
          <w:p w14:paraId="143417F6" w14:textId="0B51D7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1,555</w:t>
            </w:r>
          </w:p>
        </w:tc>
        <w:tc>
          <w:tcPr>
            <w:tcW w:w="793" w:type="pct"/>
            <w:vAlign w:val="bottom"/>
          </w:tcPr>
          <w:p w14:paraId="2D87FFDA" w14:textId="5A2D2A2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3,101</w:t>
            </w:r>
          </w:p>
        </w:tc>
        <w:tc>
          <w:tcPr>
            <w:tcW w:w="819" w:type="pct"/>
            <w:vAlign w:val="bottom"/>
          </w:tcPr>
          <w:p w14:paraId="556F0C9C" w14:textId="250BC00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4,005</w:t>
            </w:r>
          </w:p>
        </w:tc>
      </w:tr>
      <w:tr w:rsidR="000E47A0" w:rsidRPr="002B6140" w14:paraId="610EE312" w14:textId="77777777" w:rsidTr="00B31C40">
        <w:trPr>
          <w:jc w:val="center"/>
        </w:trPr>
        <w:tc>
          <w:tcPr>
            <w:tcW w:w="747" w:type="pct"/>
            <w:vAlign w:val="bottom"/>
          </w:tcPr>
          <w:p w14:paraId="5DB53CF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CF06191" w14:textId="4ED363B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4,595</w:t>
            </w:r>
          </w:p>
        </w:tc>
        <w:tc>
          <w:tcPr>
            <w:tcW w:w="746" w:type="pct"/>
            <w:vAlign w:val="bottom"/>
          </w:tcPr>
          <w:p w14:paraId="7CDBB3FD" w14:textId="1EA5A8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4,566</w:t>
            </w:r>
          </w:p>
        </w:tc>
        <w:tc>
          <w:tcPr>
            <w:tcW w:w="515" w:type="pct"/>
            <w:vAlign w:val="bottom"/>
          </w:tcPr>
          <w:p w14:paraId="1394F995" w14:textId="543CCB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3,816</w:t>
            </w:r>
          </w:p>
        </w:tc>
        <w:tc>
          <w:tcPr>
            <w:tcW w:w="634" w:type="pct"/>
            <w:vAlign w:val="bottom"/>
          </w:tcPr>
          <w:p w14:paraId="55378898" w14:textId="3B58BBE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4,294</w:t>
            </w:r>
          </w:p>
        </w:tc>
        <w:tc>
          <w:tcPr>
            <w:tcW w:w="793" w:type="pct"/>
            <w:vAlign w:val="bottom"/>
          </w:tcPr>
          <w:p w14:paraId="4E80034A" w14:textId="562D802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00B0015" w14:textId="2A9A66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5,518</w:t>
            </w:r>
          </w:p>
        </w:tc>
      </w:tr>
      <w:tr w:rsidR="000E47A0" w:rsidRPr="002B6140" w14:paraId="68EFB5C6" w14:textId="77777777" w:rsidTr="00B31C40">
        <w:trPr>
          <w:jc w:val="center"/>
        </w:trPr>
        <w:tc>
          <w:tcPr>
            <w:tcW w:w="747" w:type="pct"/>
            <w:vAlign w:val="bottom"/>
          </w:tcPr>
          <w:p w14:paraId="132A0148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D7FF588" w14:textId="254C02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4,706</w:t>
            </w:r>
          </w:p>
        </w:tc>
        <w:tc>
          <w:tcPr>
            <w:tcW w:w="746" w:type="pct"/>
            <w:vAlign w:val="bottom"/>
          </w:tcPr>
          <w:p w14:paraId="40FB3C18" w14:textId="762136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4,665</w:t>
            </w:r>
          </w:p>
        </w:tc>
        <w:tc>
          <w:tcPr>
            <w:tcW w:w="515" w:type="pct"/>
            <w:vAlign w:val="bottom"/>
          </w:tcPr>
          <w:p w14:paraId="013D4ED2" w14:textId="7BF3C13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3,835</w:t>
            </w:r>
          </w:p>
        </w:tc>
        <w:tc>
          <w:tcPr>
            <w:tcW w:w="634" w:type="pct"/>
            <w:vAlign w:val="bottom"/>
          </w:tcPr>
          <w:p w14:paraId="2805898F" w14:textId="4B6997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4,352</w:t>
            </w:r>
          </w:p>
        </w:tc>
        <w:tc>
          <w:tcPr>
            <w:tcW w:w="793" w:type="pct"/>
            <w:vAlign w:val="bottom"/>
          </w:tcPr>
          <w:p w14:paraId="777B006C" w14:textId="44B453F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5,020</w:t>
            </w:r>
          </w:p>
        </w:tc>
        <w:tc>
          <w:tcPr>
            <w:tcW w:w="819" w:type="pct"/>
            <w:vAlign w:val="bottom"/>
          </w:tcPr>
          <w:p w14:paraId="44CC33E5" w14:textId="68118B5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5,803</w:t>
            </w:r>
          </w:p>
        </w:tc>
      </w:tr>
      <w:tr w:rsidR="000E47A0" w:rsidRPr="002B6140" w14:paraId="49ED5D59" w14:textId="77777777" w:rsidTr="00B31C40">
        <w:trPr>
          <w:jc w:val="center"/>
        </w:trPr>
        <w:tc>
          <w:tcPr>
            <w:tcW w:w="747" w:type="pct"/>
            <w:vAlign w:val="bottom"/>
          </w:tcPr>
          <w:p w14:paraId="4F1D681C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2FEBB0" w14:textId="39072F8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5,251</w:t>
            </w:r>
          </w:p>
        </w:tc>
        <w:tc>
          <w:tcPr>
            <w:tcW w:w="746" w:type="pct"/>
            <w:vAlign w:val="bottom"/>
          </w:tcPr>
          <w:p w14:paraId="67719FE5" w14:textId="7BDF5E3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5,132</w:t>
            </w:r>
          </w:p>
        </w:tc>
        <w:tc>
          <w:tcPr>
            <w:tcW w:w="515" w:type="pct"/>
            <w:vAlign w:val="bottom"/>
          </w:tcPr>
          <w:p w14:paraId="0D0FEFAF" w14:textId="6EF2A71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3,853</w:t>
            </w:r>
          </w:p>
        </w:tc>
        <w:tc>
          <w:tcPr>
            <w:tcW w:w="634" w:type="pct"/>
            <w:vAlign w:val="bottom"/>
          </w:tcPr>
          <w:p w14:paraId="376AB7BC" w14:textId="31A2DE5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4,613</w:t>
            </w:r>
          </w:p>
        </w:tc>
        <w:tc>
          <w:tcPr>
            <w:tcW w:w="793" w:type="pct"/>
            <w:vAlign w:val="bottom"/>
          </w:tcPr>
          <w:p w14:paraId="141772C1" w14:textId="12BE72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5,759</w:t>
            </w:r>
          </w:p>
        </w:tc>
        <w:tc>
          <w:tcPr>
            <w:tcW w:w="819" w:type="pct"/>
            <w:vAlign w:val="bottom"/>
          </w:tcPr>
          <w:p w14:paraId="629A0637" w14:textId="69BDC36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7,287</w:t>
            </w:r>
          </w:p>
        </w:tc>
      </w:tr>
      <w:tr w:rsidR="000E47A0" w:rsidRPr="002B6140" w14:paraId="29A4E844" w14:textId="77777777" w:rsidTr="00B31C40">
        <w:trPr>
          <w:jc w:val="center"/>
        </w:trPr>
        <w:tc>
          <w:tcPr>
            <w:tcW w:w="747" w:type="pct"/>
            <w:vAlign w:val="bottom"/>
          </w:tcPr>
          <w:p w14:paraId="3222F25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1B84A6E" w14:textId="1E8D7B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746" w:type="pct"/>
            <w:vAlign w:val="bottom"/>
          </w:tcPr>
          <w:p w14:paraId="160C0860" w14:textId="7DF017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  <w:tc>
          <w:tcPr>
            <w:tcW w:w="515" w:type="pct"/>
            <w:vAlign w:val="bottom"/>
          </w:tcPr>
          <w:p w14:paraId="66A9F702" w14:textId="23F0473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634" w:type="pct"/>
            <w:vAlign w:val="bottom"/>
          </w:tcPr>
          <w:p w14:paraId="2175F80C" w14:textId="7B68694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0.021</w:t>
            </w:r>
          </w:p>
        </w:tc>
        <w:tc>
          <w:tcPr>
            <w:tcW w:w="793" w:type="pct"/>
            <w:vAlign w:val="bottom"/>
          </w:tcPr>
          <w:p w14:paraId="45B9A28D" w14:textId="2D9E8EB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819" w:type="pct"/>
            <w:vAlign w:val="bottom"/>
          </w:tcPr>
          <w:p w14:paraId="7D9DCBEB" w14:textId="3FB8096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0.045</w:t>
            </w:r>
          </w:p>
        </w:tc>
      </w:tr>
      <w:tr w:rsidR="000E47A0" w:rsidRPr="002B6140" w14:paraId="15EAB541" w14:textId="77777777" w:rsidTr="00B31C40">
        <w:trPr>
          <w:jc w:val="center"/>
        </w:trPr>
        <w:tc>
          <w:tcPr>
            <w:tcW w:w="747" w:type="pct"/>
            <w:vAlign w:val="bottom"/>
          </w:tcPr>
          <w:p w14:paraId="366F2FC7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288AC2C" w14:textId="124E1F0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46" w:type="pct"/>
            <w:vAlign w:val="bottom"/>
          </w:tcPr>
          <w:p w14:paraId="30420DBE" w14:textId="5A08D1C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0.057</w:t>
            </w:r>
          </w:p>
        </w:tc>
        <w:tc>
          <w:tcPr>
            <w:tcW w:w="515" w:type="pct"/>
            <w:vAlign w:val="bottom"/>
          </w:tcPr>
          <w:p w14:paraId="7116123B" w14:textId="1F651D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76C643F6" w14:textId="0527DAA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2F2A2F2D" w14:textId="64FB5D7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819" w:type="pct"/>
            <w:vAlign w:val="bottom"/>
          </w:tcPr>
          <w:p w14:paraId="0060A01A" w14:textId="1A3E0F5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0.094</w:t>
            </w:r>
          </w:p>
        </w:tc>
      </w:tr>
      <w:tr w:rsidR="000E47A0" w:rsidRPr="002B6140" w14:paraId="6B6B6D56" w14:textId="77777777" w:rsidTr="00B31C40">
        <w:trPr>
          <w:jc w:val="center"/>
        </w:trPr>
        <w:tc>
          <w:tcPr>
            <w:tcW w:w="747" w:type="pct"/>
            <w:vAlign w:val="bottom"/>
          </w:tcPr>
          <w:p w14:paraId="68382DB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E3FC3E5" w14:textId="76803E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46" w:type="pct"/>
            <w:vAlign w:val="bottom"/>
          </w:tcPr>
          <w:p w14:paraId="7F4B0D7E" w14:textId="4995217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0.058</w:t>
            </w:r>
          </w:p>
        </w:tc>
        <w:tc>
          <w:tcPr>
            <w:tcW w:w="515" w:type="pct"/>
            <w:vAlign w:val="bottom"/>
          </w:tcPr>
          <w:p w14:paraId="7D518ACA" w14:textId="09AA43B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3C465681" w14:textId="639088C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0.048</w:t>
            </w:r>
          </w:p>
        </w:tc>
        <w:tc>
          <w:tcPr>
            <w:tcW w:w="793" w:type="pct"/>
            <w:vAlign w:val="bottom"/>
          </w:tcPr>
          <w:p w14:paraId="717154B9" w14:textId="49DAA7F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</w:t>
            </w:r>
          </w:p>
        </w:tc>
        <w:tc>
          <w:tcPr>
            <w:tcW w:w="819" w:type="pct"/>
            <w:vAlign w:val="bottom"/>
          </w:tcPr>
          <w:p w14:paraId="23CC3073" w14:textId="774B13C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0.099</w:t>
            </w:r>
          </w:p>
        </w:tc>
      </w:tr>
      <w:tr w:rsidR="000E47A0" w:rsidRPr="002B6140" w14:paraId="6BEBC69A" w14:textId="77777777" w:rsidTr="00B31C40">
        <w:trPr>
          <w:jc w:val="center"/>
        </w:trPr>
        <w:tc>
          <w:tcPr>
            <w:tcW w:w="747" w:type="pct"/>
            <w:vAlign w:val="bottom"/>
          </w:tcPr>
          <w:p w14:paraId="134E79FA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AA1781" w14:textId="3FC3CE6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0.068</w:t>
            </w:r>
          </w:p>
        </w:tc>
        <w:tc>
          <w:tcPr>
            <w:tcW w:w="746" w:type="pct"/>
            <w:vAlign w:val="bottom"/>
          </w:tcPr>
          <w:p w14:paraId="4C5485BB" w14:textId="5A27FC2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515" w:type="pct"/>
            <w:vAlign w:val="bottom"/>
          </w:tcPr>
          <w:p w14:paraId="619B36EA" w14:textId="1CA02A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0.034</w:t>
            </w:r>
          </w:p>
        </w:tc>
        <w:tc>
          <w:tcPr>
            <w:tcW w:w="634" w:type="pct"/>
            <w:vAlign w:val="bottom"/>
          </w:tcPr>
          <w:p w14:paraId="1A96A300" w14:textId="2E96E74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0.051</w:t>
            </w:r>
          </w:p>
        </w:tc>
        <w:tc>
          <w:tcPr>
            <w:tcW w:w="793" w:type="pct"/>
            <w:vAlign w:val="bottom"/>
          </w:tcPr>
          <w:p w14:paraId="1FF7F15F" w14:textId="677E363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819" w:type="pct"/>
            <w:vAlign w:val="bottom"/>
          </w:tcPr>
          <w:p w14:paraId="05F39019" w14:textId="445CF0D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51C8417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2EF2A3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71F383F" w14:textId="3C91671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63BDAB57" w14:textId="312BB8A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0.361</w:t>
            </w:r>
          </w:p>
        </w:tc>
        <w:tc>
          <w:tcPr>
            <w:tcW w:w="515" w:type="pct"/>
            <w:vAlign w:val="bottom"/>
          </w:tcPr>
          <w:p w14:paraId="7E631C5E" w14:textId="755822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0.319</w:t>
            </w:r>
          </w:p>
        </w:tc>
        <w:tc>
          <w:tcPr>
            <w:tcW w:w="634" w:type="pct"/>
            <w:vAlign w:val="bottom"/>
          </w:tcPr>
          <w:p w14:paraId="3B443457" w14:textId="51232E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4298C08D" w14:textId="4DBD9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791FBDFB" w14:textId="7E81240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0E47A0" w:rsidRPr="002B6140" w14:paraId="578DB631" w14:textId="77777777" w:rsidTr="003C755A">
        <w:trPr>
          <w:jc w:val="center"/>
        </w:trPr>
        <w:tc>
          <w:tcPr>
            <w:tcW w:w="747" w:type="pct"/>
            <w:vAlign w:val="bottom"/>
          </w:tcPr>
          <w:p w14:paraId="0A835E40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CC37AB0" w14:textId="3B5075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2246B00B" w14:textId="18A9BF8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0CDC6473" w14:textId="4324E69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7E064A11" w14:textId="79AF458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2547A84" w14:textId="540B7D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0DECFC0A" w14:textId="57D3AA0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10BD645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0DFC480" w14:textId="4CBE12C6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3824004" w14:textId="6E2D9B7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6DE80F1" w14:textId="66B1F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1056CD4" w14:textId="54BA9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82CBB3D" w14:textId="148B8DA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17CBCF" w14:textId="48C63F4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36F283F7" w14:textId="787620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58B7BB6E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0B82DB9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B9E3FEF" w14:textId="0C9A90F8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S1.11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10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29C948E8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7293563B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9600CD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4DA8F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B33B6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9FA2BD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D70C001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7982CB97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E47A0" w:rsidRPr="002B6140" w14:paraId="02F1D02E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9FEB93C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2C14FB2E" w14:textId="2DCCF1D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3BF4D905" w14:textId="512B5DE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3B366F55" w14:textId="44C261D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3259D38A" w14:textId="323EC8A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3B152FCC" w14:textId="495BAB7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36D776B5" w14:textId="521EA7B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0E47A0" w:rsidRPr="002B6140" w14:paraId="1898F950" w14:textId="77777777" w:rsidTr="00B31C40">
        <w:trPr>
          <w:jc w:val="center"/>
        </w:trPr>
        <w:tc>
          <w:tcPr>
            <w:tcW w:w="747" w:type="pct"/>
            <w:vAlign w:val="bottom"/>
          </w:tcPr>
          <w:p w14:paraId="11CC20B2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F0F180B" w14:textId="07E794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65,449</w:t>
            </w:r>
          </w:p>
        </w:tc>
        <w:tc>
          <w:tcPr>
            <w:tcW w:w="746" w:type="pct"/>
            <w:vAlign w:val="bottom"/>
          </w:tcPr>
          <w:p w14:paraId="611A447F" w14:textId="2878C7C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63,149</w:t>
            </w:r>
          </w:p>
        </w:tc>
        <w:tc>
          <w:tcPr>
            <w:tcW w:w="515" w:type="pct"/>
            <w:vAlign w:val="bottom"/>
          </w:tcPr>
          <w:p w14:paraId="47C2A88F" w14:textId="2605496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40,708</w:t>
            </w:r>
          </w:p>
        </w:tc>
        <w:tc>
          <w:tcPr>
            <w:tcW w:w="634" w:type="pct"/>
            <w:vAlign w:val="bottom"/>
          </w:tcPr>
          <w:p w14:paraId="11C9496C" w14:textId="6EBD592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53,472</w:t>
            </w:r>
          </w:p>
        </w:tc>
        <w:tc>
          <w:tcPr>
            <w:tcW w:w="793" w:type="pct"/>
            <w:vAlign w:val="bottom"/>
          </w:tcPr>
          <w:p w14:paraId="7212750B" w14:textId="026C2AC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74,640</w:t>
            </w:r>
          </w:p>
        </w:tc>
        <w:tc>
          <w:tcPr>
            <w:tcW w:w="819" w:type="pct"/>
            <w:vAlign w:val="bottom"/>
          </w:tcPr>
          <w:p w14:paraId="49212BC5" w14:textId="6D9254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103,802</w:t>
            </w:r>
          </w:p>
        </w:tc>
      </w:tr>
      <w:tr w:rsidR="000E47A0" w:rsidRPr="002B6140" w14:paraId="0E657995" w14:textId="77777777" w:rsidTr="00B31C40">
        <w:trPr>
          <w:jc w:val="center"/>
        </w:trPr>
        <w:tc>
          <w:tcPr>
            <w:tcW w:w="747" w:type="pct"/>
            <w:vAlign w:val="bottom"/>
          </w:tcPr>
          <w:p w14:paraId="3FA1363F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6AAF3F8" w14:textId="21CA72E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4.251</w:t>
            </w:r>
          </w:p>
        </w:tc>
        <w:tc>
          <w:tcPr>
            <w:tcW w:w="746" w:type="pct"/>
            <w:vAlign w:val="bottom"/>
          </w:tcPr>
          <w:p w14:paraId="075E25D9" w14:textId="6EA7E4B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3.45</w:t>
            </w:r>
          </w:p>
        </w:tc>
        <w:tc>
          <w:tcPr>
            <w:tcW w:w="515" w:type="pct"/>
            <w:vAlign w:val="bottom"/>
          </w:tcPr>
          <w:p w14:paraId="41DEA483" w14:textId="39FDE23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1.071</w:t>
            </w:r>
          </w:p>
        </w:tc>
        <w:tc>
          <w:tcPr>
            <w:tcW w:w="634" w:type="pct"/>
            <w:vAlign w:val="bottom"/>
          </w:tcPr>
          <w:p w14:paraId="155A15A7" w14:textId="5BDB8E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1.923</w:t>
            </w:r>
          </w:p>
        </w:tc>
        <w:tc>
          <w:tcPr>
            <w:tcW w:w="793" w:type="pct"/>
            <w:vAlign w:val="bottom"/>
          </w:tcPr>
          <w:p w14:paraId="3BFD55E6" w14:textId="10F5B0E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6.091</w:t>
            </w:r>
          </w:p>
        </w:tc>
        <w:tc>
          <w:tcPr>
            <w:tcW w:w="819" w:type="pct"/>
            <w:vAlign w:val="bottom"/>
          </w:tcPr>
          <w:p w14:paraId="00D5352C" w14:textId="3C8FFB1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10.524</w:t>
            </w:r>
          </w:p>
        </w:tc>
      </w:tr>
      <w:tr w:rsidR="000E47A0" w:rsidRPr="002B6140" w14:paraId="3F23C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65F5FD21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8FCC294" w14:textId="18BA78B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03C172FF" w14:textId="2A3714E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2F656233" w14:textId="49C8BA6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5F7515E4" w14:textId="371261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0.573</w:t>
            </w:r>
          </w:p>
        </w:tc>
        <w:tc>
          <w:tcPr>
            <w:tcW w:w="793" w:type="pct"/>
            <w:vAlign w:val="bottom"/>
          </w:tcPr>
          <w:p w14:paraId="29D5C417" w14:textId="51C4896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08D06E4A" w14:textId="4B4ED39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E47A0" w:rsidRPr="002B6140" w14:paraId="177F976A" w14:textId="77777777" w:rsidTr="00B31C40">
        <w:trPr>
          <w:jc w:val="center"/>
        </w:trPr>
        <w:tc>
          <w:tcPr>
            <w:tcW w:w="747" w:type="pct"/>
            <w:vAlign w:val="bottom"/>
          </w:tcPr>
          <w:p w14:paraId="5BBF4243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35DEC1D" w14:textId="5BD3E04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55380454" w14:textId="11EE447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610AE4A7" w14:textId="18EC890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79F2C836" w14:textId="5A564AF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71F7AEE2" w14:textId="56F298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45FD0A43" w14:textId="13269A3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E47A0" w:rsidRPr="002B6140" w14:paraId="69E96CDA" w14:textId="77777777" w:rsidTr="00B31C40">
        <w:trPr>
          <w:jc w:val="center"/>
        </w:trPr>
        <w:tc>
          <w:tcPr>
            <w:tcW w:w="747" w:type="pct"/>
            <w:vAlign w:val="bottom"/>
          </w:tcPr>
          <w:p w14:paraId="14E086A4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499FFD9" w14:textId="17B2D7F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2,198</w:t>
            </w:r>
          </w:p>
        </w:tc>
        <w:tc>
          <w:tcPr>
            <w:tcW w:w="746" w:type="pct"/>
            <w:vAlign w:val="bottom"/>
          </w:tcPr>
          <w:p w14:paraId="22F8D923" w14:textId="5820DFF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2,185</w:t>
            </w:r>
          </w:p>
        </w:tc>
        <w:tc>
          <w:tcPr>
            <w:tcW w:w="515" w:type="pct"/>
            <w:vAlign w:val="bottom"/>
          </w:tcPr>
          <w:p w14:paraId="3FAEDB1F" w14:textId="58F973B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524</w:t>
            </w:r>
          </w:p>
        </w:tc>
        <w:tc>
          <w:tcPr>
            <w:tcW w:w="634" w:type="pct"/>
            <w:vAlign w:val="bottom"/>
          </w:tcPr>
          <w:p w14:paraId="32191213" w14:textId="4E3003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1,294</w:t>
            </w:r>
          </w:p>
        </w:tc>
        <w:tc>
          <w:tcPr>
            <w:tcW w:w="793" w:type="pct"/>
            <w:vAlign w:val="bottom"/>
          </w:tcPr>
          <w:p w14:paraId="06D72644" w14:textId="40D58EF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3,070</w:t>
            </w:r>
          </w:p>
        </w:tc>
        <w:tc>
          <w:tcPr>
            <w:tcW w:w="819" w:type="pct"/>
            <w:vAlign w:val="bottom"/>
          </w:tcPr>
          <w:p w14:paraId="06E3BD7F" w14:textId="16A50F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4,029</w:t>
            </w:r>
          </w:p>
        </w:tc>
      </w:tr>
      <w:tr w:rsidR="000E47A0" w:rsidRPr="002B6140" w14:paraId="5DC9FB04" w14:textId="77777777" w:rsidTr="00B31C40">
        <w:trPr>
          <w:jc w:val="center"/>
        </w:trPr>
        <w:tc>
          <w:tcPr>
            <w:tcW w:w="747" w:type="pct"/>
            <w:vAlign w:val="bottom"/>
          </w:tcPr>
          <w:p w14:paraId="3B01DE7B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1C0F51E" w14:textId="556144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4,589</w:t>
            </w:r>
          </w:p>
        </w:tc>
        <w:tc>
          <w:tcPr>
            <w:tcW w:w="746" w:type="pct"/>
            <w:vAlign w:val="bottom"/>
          </w:tcPr>
          <w:p w14:paraId="728850F8" w14:textId="0F8711B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4,563</w:t>
            </w:r>
          </w:p>
        </w:tc>
        <w:tc>
          <w:tcPr>
            <w:tcW w:w="515" w:type="pct"/>
            <w:vAlign w:val="bottom"/>
          </w:tcPr>
          <w:p w14:paraId="72972876" w14:textId="4BBEC8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3,813</w:t>
            </w:r>
          </w:p>
        </w:tc>
        <w:tc>
          <w:tcPr>
            <w:tcW w:w="634" w:type="pct"/>
            <w:vAlign w:val="bottom"/>
          </w:tcPr>
          <w:p w14:paraId="2BF82623" w14:textId="712F488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4,286</w:t>
            </w:r>
          </w:p>
        </w:tc>
        <w:tc>
          <w:tcPr>
            <w:tcW w:w="793" w:type="pct"/>
            <w:vAlign w:val="bottom"/>
          </w:tcPr>
          <w:p w14:paraId="69DBDC83" w14:textId="3DFF06E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4,863</w:t>
            </w:r>
          </w:p>
        </w:tc>
        <w:tc>
          <w:tcPr>
            <w:tcW w:w="819" w:type="pct"/>
            <w:vAlign w:val="bottom"/>
          </w:tcPr>
          <w:p w14:paraId="32A77897" w14:textId="7BB81F2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5,510</w:t>
            </w:r>
          </w:p>
        </w:tc>
      </w:tr>
      <w:tr w:rsidR="000E47A0" w:rsidRPr="002B6140" w14:paraId="651D0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28AFB134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72DEF2E" w14:textId="1BEE08B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4,698</w:t>
            </w:r>
          </w:p>
        </w:tc>
        <w:tc>
          <w:tcPr>
            <w:tcW w:w="746" w:type="pct"/>
            <w:vAlign w:val="bottom"/>
          </w:tcPr>
          <w:p w14:paraId="383DA901" w14:textId="122A912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3089576B" w14:textId="0D00718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3,818</w:t>
            </w:r>
          </w:p>
        </w:tc>
        <w:tc>
          <w:tcPr>
            <w:tcW w:w="634" w:type="pct"/>
            <w:vAlign w:val="bottom"/>
          </w:tcPr>
          <w:p w14:paraId="1FEB655C" w14:textId="31E606D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4,344</w:t>
            </w:r>
          </w:p>
        </w:tc>
        <w:tc>
          <w:tcPr>
            <w:tcW w:w="793" w:type="pct"/>
            <w:vAlign w:val="bottom"/>
          </w:tcPr>
          <w:p w14:paraId="249C4AD2" w14:textId="2663C9F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5,014</w:t>
            </w:r>
          </w:p>
        </w:tc>
        <w:tc>
          <w:tcPr>
            <w:tcW w:w="819" w:type="pct"/>
            <w:vAlign w:val="bottom"/>
          </w:tcPr>
          <w:p w14:paraId="1AEF304F" w14:textId="346DF23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5,774</w:t>
            </w:r>
          </w:p>
        </w:tc>
      </w:tr>
      <w:tr w:rsidR="000E47A0" w:rsidRPr="002B6140" w14:paraId="663FA48B" w14:textId="77777777" w:rsidTr="00B31C40">
        <w:trPr>
          <w:jc w:val="center"/>
        </w:trPr>
        <w:tc>
          <w:tcPr>
            <w:tcW w:w="747" w:type="pct"/>
            <w:vAlign w:val="bottom"/>
          </w:tcPr>
          <w:p w14:paraId="26B8BF5D" w14:textId="7777777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920DE8" w14:textId="1B39687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5,235</w:t>
            </w:r>
          </w:p>
        </w:tc>
        <w:tc>
          <w:tcPr>
            <w:tcW w:w="746" w:type="pct"/>
            <w:vAlign w:val="bottom"/>
          </w:tcPr>
          <w:p w14:paraId="362C3CD2" w14:textId="66D44E7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5,119</w:t>
            </w:r>
          </w:p>
        </w:tc>
        <w:tc>
          <w:tcPr>
            <w:tcW w:w="515" w:type="pct"/>
            <w:vAlign w:val="bottom"/>
          </w:tcPr>
          <w:p w14:paraId="5A261F53" w14:textId="0909CF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038CA798" w14:textId="03004F1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4,609</w:t>
            </w:r>
          </w:p>
        </w:tc>
        <w:tc>
          <w:tcPr>
            <w:tcW w:w="793" w:type="pct"/>
            <w:vAlign w:val="bottom"/>
          </w:tcPr>
          <w:p w14:paraId="46063009" w14:textId="5ABA84D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5,737</w:t>
            </w:r>
          </w:p>
        </w:tc>
        <w:tc>
          <w:tcPr>
            <w:tcW w:w="819" w:type="pct"/>
            <w:vAlign w:val="bottom"/>
          </w:tcPr>
          <w:p w14:paraId="766D9D7C" w14:textId="09B91F5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7,260</w:t>
            </w:r>
          </w:p>
        </w:tc>
      </w:tr>
      <w:tr w:rsidR="000E47A0" w:rsidRPr="002B6140" w14:paraId="775E5E9D" w14:textId="77777777" w:rsidTr="00B31C40">
        <w:trPr>
          <w:jc w:val="center"/>
        </w:trPr>
        <w:tc>
          <w:tcPr>
            <w:tcW w:w="747" w:type="pct"/>
            <w:vAlign w:val="bottom"/>
          </w:tcPr>
          <w:p w14:paraId="32984422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67AABD0" w14:textId="1CDD69D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7B1E0DC5" w14:textId="3F7385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4B033C25" w14:textId="438B79F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562741C3" w14:textId="0AC7EE9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3B12CC61" w14:textId="5493648A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5B37665A" w14:textId="45F4A5C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E47A0" w:rsidRPr="002B6140" w14:paraId="6EACAFB0" w14:textId="77777777" w:rsidTr="00B31C40">
        <w:trPr>
          <w:jc w:val="center"/>
        </w:trPr>
        <w:tc>
          <w:tcPr>
            <w:tcW w:w="747" w:type="pct"/>
            <w:vAlign w:val="bottom"/>
          </w:tcPr>
          <w:p w14:paraId="7A6097A8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A6F427" w14:textId="55877EC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2DF15A34" w14:textId="4A16A1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1F1E5529" w14:textId="61371C74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69B5B852" w14:textId="1A4B764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7B6D04FE" w14:textId="5C05E12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206570FF" w14:textId="689B8110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0E47A0" w:rsidRPr="002B6140" w14:paraId="6F601221" w14:textId="77777777" w:rsidTr="00B31C40">
        <w:trPr>
          <w:jc w:val="center"/>
        </w:trPr>
        <w:tc>
          <w:tcPr>
            <w:tcW w:w="747" w:type="pct"/>
            <w:vAlign w:val="bottom"/>
          </w:tcPr>
          <w:p w14:paraId="71DCF6F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4FB174E" w14:textId="659ADF1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6FB9E061" w14:textId="5F8E7D42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48E1C94C" w14:textId="4FC570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8F43D5B" w14:textId="0AB3C31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6CE2903E" w14:textId="06B68AC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819" w:type="pct"/>
            <w:vAlign w:val="bottom"/>
          </w:tcPr>
          <w:p w14:paraId="4AC47F9A" w14:textId="69E2826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0E47A0" w:rsidRPr="002B6140" w14:paraId="6CC14F57" w14:textId="77777777" w:rsidTr="00B31C40">
        <w:trPr>
          <w:jc w:val="center"/>
        </w:trPr>
        <w:tc>
          <w:tcPr>
            <w:tcW w:w="747" w:type="pct"/>
            <w:vAlign w:val="bottom"/>
          </w:tcPr>
          <w:p w14:paraId="53A47E5D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89091B8" w14:textId="7D3144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0D333B2E" w14:textId="3A67A4C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01720671" w14:textId="0674F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0E6DCF68" w14:textId="5A4DB24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25BA7EA8" w14:textId="5EF3E7A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0.103</w:t>
            </w:r>
          </w:p>
        </w:tc>
        <w:tc>
          <w:tcPr>
            <w:tcW w:w="819" w:type="pct"/>
            <w:vAlign w:val="bottom"/>
          </w:tcPr>
          <w:p w14:paraId="7E99C902" w14:textId="6EC64121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0E47A0" w:rsidRPr="002B6140" w14:paraId="21A84691" w14:textId="77777777" w:rsidTr="00B31C40">
        <w:trPr>
          <w:jc w:val="center"/>
        </w:trPr>
        <w:tc>
          <w:tcPr>
            <w:tcW w:w="747" w:type="pct"/>
            <w:vAlign w:val="bottom"/>
          </w:tcPr>
          <w:p w14:paraId="4F0DBDB5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D33A165" w14:textId="46BD8F7D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20C374F6" w14:textId="71369C0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056ACFF9" w14:textId="570CAEC7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6DB92552" w14:textId="1C99FA69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0.346</w:t>
            </w:r>
          </w:p>
        </w:tc>
        <w:tc>
          <w:tcPr>
            <w:tcW w:w="793" w:type="pct"/>
            <w:vAlign w:val="bottom"/>
          </w:tcPr>
          <w:p w14:paraId="72D9BEE3" w14:textId="5A285A1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819" w:type="pct"/>
            <w:vAlign w:val="bottom"/>
          </w:tcPr>
          <w:p w14:paraId="267CED4C" w14:textId="5916382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0.41</w:t>
            </w:r>
          </w:p>
        </w:tc>
      </w:tr>
      <w:tr w:rsidR="000E47A0" w:rsidRPr="002B6140" w14:paraId="73332DCF" w14:textId="77777777" w:rsidTr="003C755A">
        <w:trPr>
          <w:jc w:val="center"/>
        </w:trPr>
        <w:tc>
          <w:tcPr>
            <w:tcW w:w="747" w:type="pct"/>
            <w:vAlign w:val="bottom"/>
          </w:tcPr>
          <w:p w14:paraId="4FA7E6DE" w14:textId="77777777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750A358" w14:textId="4474B7F6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B9758DB" w14:textId="4CC22E03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2838CD5C" w14:textId="506BF42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262B0962" w14:textId="5882EF9C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C13A89A" w14:textId="322F1348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7937F807" w14:textId="5303824E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0E47A0" w:rsidRPr="002B6140" w14:paraId="24F6929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27EB4147" w14:textId="2261765B" w:rsidR="000E47A0" w:rsidRPr="002B6140" w:rsidRDefault="000E47A0" w:rsidP="000E47A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3412EB" w14:textId="48AAB94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3C677D7" w14:textId="5893F6C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FF07555" w14:textId="3F6ED30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66D20C07" w14:textId="19A3CB15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32453B1" w14:textId="3BB295EF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43AB7D66" w14:textId="4D2EB93B" w:rsidR="000E47A0" w:rsidRPr="002B6140" w:rsidRDefault="000E47A0" w:rsidP="000E47A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368FF24A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3824613" w14:textId="54BECB74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S1.12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11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3456C0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4FE676AF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763F3B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08A5D2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47252DB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85778F4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EC820A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6E9A666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1B74E4F3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7F1575A5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54F3BF7" w14:textId="669862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7BBC6AD6" w14:textId="7F11AC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065B9A8B" w14:textId="2F8C8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03447149" w14:textId="3BBF5B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3BAA621" w14:textId="2D55E6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A842B10" w14:textId="7FC0B8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0.028</w:t>
            </w:r>
          </w:p>
        </w:tc>
      </w:tr>
      <w:tr w:rsidR="00863C3F" w:rsidRPr="002B6140" w14:paraId="36585D74" w14:textId="77777777" w:rsidTr="00B31C40">
        <w:trPr>
          <w:jc w:val="center"/>
        </w:trPr>
        <w:tc>
          <w:tcPr>
            <w:tcW w:w="747" w:type="pct"/>
            <w:vAlign w:val="bottom"/>
          </w:tcPr>
          <w:p w14:paraId="6E7FF37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AC67D0" w14:textId="7BA60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65,380</w:t>
            </w:r>
          </w:p>
        </w:tc>
        <w:tc>
          <w:tcPr>
            <w:tcW w:w="746" w:type="pct"/>
            <w:vAlign w:val="bottom"/>
          </w:tcPr>
          <w:p w14:paraId="1A175DF9" w14:textId="2F29F4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63,131</w:t>
            </w:r>
          </w:p>
        </w:tc>
        <w:tc>
          <w:tcPr>
            <w:tcW w:w="515" w:type="pct"/>
            <w:vAlign w:val="bottom"/>
          </w:tcPr>
          <w:p w14:paraId="0D7CD0E8" w14:textId="1509C8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40,420</w:t>
            </w:r>
          </w:p>
        </w:tc>
        <w:tc>
          <w:tcPr>
            <w:tcW w:w="634" w:type="pct"/>
            <w:vAlign w:val="bottom"/>
          </w:tcPr>
          <w:p w14:paraId="086717A5" w14:textId="278BF6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53,235</w:t>
            </w:r>
          </w:p>
        </w:tc>
        <w:tc>
          <w:tcPr>
            <w:tcW w:w="793" w:type="pct"/>
            <w:vAlign w:val="bottom"/>
          </w:tcPr>
          <w:p w14:paraId="7602D3BA" w14:textId="5C50156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74,846</w:t>
            </w:r>
          </w:p>
        </w:tc>
        <w:tc>
          <w:tcPr>
            <w:tcW w:w="819" w:type="pct"/>
            <w:vAlign w:val="bottom"/>
          </w:tcPr>
          <w:p w14:paraId="65818F03" w14:textId="0348F2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103,595</w:t>
            </w:r>
          </w:p>
        </w:tc>
      </w:tr>
      <w:tr w:rsidR="00863C3F" w:rsidRPr="002B6140" w14:paraId="52E0223F" w14:textId="77777777" w:rsidTr="00B31C40">
        <w:trPr>
          <w:jc w:val="center"/>
        </w:trPr>
        <w:tc>
          <w:tcPr>
            <w:tcW w:w="747" w:type="pct"/>
            <w:vAlign w:val="bottom"/>
          </w:tcPr>
          <w:p w14:paraId="7705EC2D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9426DAA" w14:textId="207E93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4.257</w:t>
            </w:r>
          </w:p>
        </w:tc>
        <w:tc>
          <w:tcPr>
            <w:tcW w:w="746" w:type="pct"/>
            <w:vAlign w:val="bottom"/>
          </w:tcPr>
          <w:p w14:paraId="4475DB37" w14:textId="32F1D8E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3.464</w:t>
            </w:r>
          </w:p>
        </w:tc>
        <w:tc>
          <w:tcPr>
            <w:tcW w:w="515" w:type="pct"/>
            <w:vAlign w:val="bottom"/>
          </w:tcPr>
          <w:p w14:paraId="78679941" w14:textId="031A47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1.068</w:t>
            </w:r>
          </w:p>
        </w:tc>
        <w:tc>
          <w:tcPr>
            <w:tcW w:w="634" w:type="pct"/>
            <w:vAlign w:val="bottom"/>
          </w:tcPr>
          <w:p w14:paraId="396F4F5F" w14:textId="223D39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1.956</w:t>
            </w:r>
          </w:p>
        </w:tc>
        <w:tc>
          <w:tcPr>
            <w:tcW w:w="793" w:type="pct"/>
            <w:vAlign w:val="bottom"/>
          </w:tcPr>
          <w:p w14:paraId="7E44B39E" w14:textId="21C93D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2CABB8E0" w14:textId="4046DA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10.473</w:t>
            </w:r>
          </w:p>
        </w:tc>
      </w:tr>
      <w:tr w:rsidR="00863C3F" w:rsidRPr="002B6140" w14:paraId="35AB7D9E" w14:textId="77777777" w:rsidTr="00B31C40">
        <w:trPr>
          <w:jc w:val="center"/>
        </w:trPr>
        <w:tc>
          <w:tcPr>
            <w:tcW w:w="747" w:type="pct"/>
            <w:vAlign w:val="bottom"/>
          </w:tcPr>
          <w:p w14:paraId="7B8E9F8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98BEE2B" w14:textId="23AF28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746" w:type="pct"/>
            <w:vAlign w:val="bottom"/>
          </w:tcPr>
          <w:p w14:paraId="783CAA87" w14:textId="26B2A1D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A67051D" w14:textId="732117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0.506</w:t>
            </w:r>
          </w:p>
        </w:tc>
        <w:tc>
          <w:tcPr>
            <w:tcW w:w="634" w:type="pct"/>
            <w:vAlign w:val="bottom"/>
          </w:tcPr>
          <w:p w14:paraId="6D3BFDFA" w14:textId="62F69F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0.575</w:t>
            </w:r>
          </w:p>
        </w:tc>
        <w:tc>
          <w:tcPr>
            <w:tcW w:w="793" w:type="pct"/>
            <w:vAlign w:val="bottom"/>
          </w:tcPr>
          <w:p w14:paraId="318B54DC" w14:textId="11BC90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49434B45" w14:textId="71CDF52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3F582A55" w14:textId="77777777" w:rsidTr="00B31C40">
        <w:trPr>
          <w:jc w:val="center"/>
        </w:trPr>
        <w:tc>
          <w:tcPr>
            <w:tcW w:w="747" w:type="pct"/>
            <w:vAlign w:val="bottom"/>
          </w:tcPr>
          <w:p w14:paraId="0EFEF14A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657B6405" w14:textId="1434E9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9B9003D" w14:textId="7E6CF9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594AF7A1" w14:textId="096365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2C0AC2AB" w14:textId="0954C6A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33DAD22B" w14:textId="5277732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6CBD905D" w14:textId="23A40E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31BD68D0" w14:textId="77777777" w:rsidTr="00B31C40">
        <w:trPr>
          <w:jc w:val="center"/>
        </w:trPr>
        <w:tc>
          <w:tcPr>
            <w:tcW w:w="747" w:type="pct"/>
            <w:vAlign w:val="bottom"/>
          </w:tcPr>
          <w:p w14:paraId="345CE41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AA7C8DB" w14:textId="4212B5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2,186</w:t>
            </w:r>
          </w:p>
        </w:tc>
        <w:tc>
          <w:tcPr>
            <w:tcW w:w="746" w:type="pct"/>
            <w:vAlign w:val="bottom"/>
          </w:tcPr>
          <w:p w14:paraId="41D16CB9" w14:textId="1A5A6B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2,151</w:t>
            </w:r>
          </w:p>
        </w:tc>
        <w:tc>
          <w:tcPr>
            <w:tcW w:w="515" w:type="pct"/>
            <w:vAlign w:val="bottom"/>
          </w:tcPr>
          <w:p w14:paraId="1A44D604" w14:textId="0C9C7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509</w:t>
            </w:r>
          </w:p>
        </w:tc>
        <w:tc>
          <w:tcPr>
            <w:tcW w:w="634" w:type="pct"/>
            <w:vAlign w:val="bottom"/>
          </w:tcPr>
          <w:p w14:paraId="5DD32501" w14:textId="7A1AD1B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1,300</w:t>
            </w:r>
          </w:p>
        </w:tc>
        <w:tc>
          <w:tcPr>
            <w:tcW w:w="793" w:type="pct"/>
            <w:vAlign w:val="bottom"/>
          </w:tcPr>
          <w:p w14:paraId="083F7122" w14:textId="15EE21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3,040</w:t>
            </w:r>
          </w:p>
        </w:tc>
        <w:tc>
          <w:tcPr>
            <w:tcW w:w="819" w:type="pct"/>
            <w:vAlign w:val="bottom"/>
          </w:tcPr>
          <w:p w14:paraId="04E3C9B2" w14:textId="6FF314C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863C3F" w:rsidRPr="002B6140" w14:paraId="3CB6E3BB" w14:textId="77777777" w:rsidTr="00B31C40">
        <w:trPr>
          <w:jc w:val="center"/>
        </w:trPr>
        <w:tc>
          <w:tcPr>
            <w:tcW w:w="747" w:type="pct"/>
            <w:vAlign w:val="bottom"/>
          </w:tcPr>
          <w:p w14:paraId="4A6AC16A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8ACEC7" w14:textId="5B70198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4,594</w:t>
            </w:r>
          </w:p>
        </w:tc>
        <w:tc>
          <w:tcPr>
            <w:tcW w:w="746" w:type="pct"/>
            <w:vAlign w:val="bottom"/>
          </w:tcPr>
          <w:p w14:paraId="742BAF3C" w14:textId="76908C7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4,571</w:t>
            </w:r>
          </w:p>
        </w:tc>
        <w:tc>
          <w:tcPr>
            <w:tcW w:w="515" w:type="pct"/>
            <w:vAlign w:val="bottom"/>
          </w:tcPr>
          <w:p w14:paraId="4AEE963E" w14:textId="226A6A9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3,824</w:t>
            </w:r>
          </w:p>
        </w:tc>
        <w:tc>
          <w:tcPr>
            <w:tcW w:w="634" w:type="pct"/>
            <w:vAlign w:val="bottom"/>
          </w:tcPr>
          <w:p w14:paraId="3E06B5B2" w14:textId="6787A19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4,297</w:t>
            </w:r>
          </w:p>
        </w:tc>
        <w:tc>
          <w:tcPr>
            <w:tcW w:w="793" w:type="pct"/>
            <w:vAlign w:val="bottom"/>
          </w:tcPr>
          <w:p w14:paraId="22753A18" w14:textId="594EA7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4,867</w:t>
            </w:r>
          </w:p>
        </w:tc>
        <w:tc>
          <w:tcPr>
            <w:tcW w:w="819" w:type="pct"/>
            <w:vAlign w:val="bottom"/>
          </w:tcPr>
          <w:p w14:paraId="064268B0" w14:textId="3980639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5,488</w:t>
            </w:r>
          </w:p>
        </w:tc>
      </w:tr>
      <w:tr w:rsidR="00863C3F" w:rsidRPr="002B6140" w14:paraId="144DD5A7" w14:textId="77777777" w:rsidTr="00B31C40">
        <w:trPr>
          <w:jc w:val="center"/>
        </w:trPr>
        <w:tc>
          <w:tcPr>
            <w:tcW w:w="747" w:type="pct"/>
            <w:vAlign w:val="bottom"/>
          </w:tcPr>
          <w:p w14:paraId="4F4B54D3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801FEF7" w14:textId="004639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4,704</w:t>
            </w:r>
          </w:p>
        </w:tc>
        <w:tc>
          <w:tcPr>
            <w:tcW w:w="746" w:type="pct"/>
            <w:vAlign w:val="bottom"/>
          </w:tcPr>
          <w:p w14:paraId="1F9F1B2E" w14:textId="435499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4,669</w:t>
            </w:r>
          </w:p>
        </w:tc>
        <w:tc>
          <w:tcPr>
            <w:tcW w:w="515" w:type="pct"/>
            <w:vAlign w:val="bottom"/>
          </w:tcPr>
          <w:p w14:paraId="35E27832" w14:textId="788D3D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4C29F0C0" w14:textId="754C457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0005E6BF" w14:textId="5A96E7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5,018</w:t>
            </w:r>
          </w:p>
        </w:tc>
        <w:tc>
          <w:tcPr>
            <w:tcW w:w="819" w:type="pct"/>
            <w:vAlign w:val="bottom"/>
          </w:tcPr>
          <w:p w14:paraId="7D71DD90" w14:textId="4FCC418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</w:tr>
      <w:tr w:rsidR="00863C3F" w:rsidRPr="002B6140" w14:paraId="7017D75D" w14:textId="77777777" w:rsidTr="00B31C40">
        <w:trPr>
          <w:jc w:val="center"/>
        </w:trPr>
        <w:tc>
          <w:tcPr>
            <w:tcW w:w="747" w:type="pct"/>
            <w:vAlign w:val="bottom"/>
          </w:tcPr>
          <w:p w14:paraId="090A1E25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43326F0" w14:textId="4615E08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5,241</w:t>
            </w:r>
          </w:p>
        </w:tc>
        <w:tc>
          <w:tcPr>
            <w:tcW w:w="746" w:type="pct"/>
            <w:vAlign w:val="bottom"/>
          </w:tcPr>
          <w:p w14:paraId="1969B98E" w14:textId="578E06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5,125</w:t>
            </w:r>
          </w:p>
        </w:tc>
        <w:tc>
          <w:tcPr>
            <w:tcW w:w="515" w:type="pct"/>
            <w:vAlign w:val="bottom"/>
          </w:tcPr>
          <w:p w14:paraId="08003370" w14:textId="2FA4499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3,850</w:t>
            </w:r>
          </w:p>
        </w:tc>
        <w:tc>
          <w:tcPr>
            <w:tcW w:w="634" w:type="pct"/>
            <w:vAlign w:val="bottom"/>
          </w:tcPr>
          <w:p w14:paraId="0AC201AB" w14:textId="440312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4,619</w:t>
            </w:r>
          </w:p>
        </w:tc>
        <w:tc>
          <w:tcPr>
            <w:tcW w:w="793" w:type="pct"/>
            <w:vAlign w:val="bottom"/>
          </w:tcPr>
          <w:p w14:paraId="4FC6B684" w14:textId="6EC0C7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5,760</w:t>
            </w:r>
          </w:p>
        </w:tc>
        <w:tc>
          <w:tcPr>
            <w:tcW w:w="819" w:type="pct"/>
            <w:vAlign w:val="bottom"/>
          </w:tcPr>
          <w:p w14:paraId="1554C50A" w14:textId="1E6503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7,214</w:t>
            </w:r>
          </w:p>
        </w:tc>
      </w:tr>
      <w:tr w:rsidR="00863C3F" w:rsidRPr="002B6140" w14:paraId="6656AEBF" w14:textId="77777777" w:rsidTr="00B31C40">
        <w:trPr>
          <w:jc w:val="center"/>
        </w:trPr>
        <w:tc>
          <w:tcPr>
            <w:tcW w:w="747" w:type="pct"/>
            <w:vAlign w:val="bottom"/>
          </w:tcPr>
          <w:p w14:paraId="5DADF69B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5DA80D5" w14:textId="0A46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5A8D5421" w14:textId="4D590A4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AE14D6D" w14:textId="7099F4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30644DD4" w14:textId="1E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30A81FB" w14:textId="6F668C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52923FF" w14:textId="2DFAE3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863C3F" w:rsidRPr="002B6140" w14:paraId="7907EB4C" w14:textId="77777777" w:rsidTr="00B31C40">
        <w:trPr>
          <w:jc w:val="center"/>
        </w:trPr>
        <w:tc>
          <w:tcPr>
            <w:tcW w:w="747" w:type="pct"/>
            <w:vAlign w:val="bottom"/>
          </w:tcPr>
          <w:p w14:paraId="267ACFAC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07DBDBE" w14:textId="0CF21B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2E50E13" w14:textId="3F0432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0.072</w:t>
            </w:r>
          </w:p>
        </w:tc>
        <w:tc>
          <w:tcPr>
            <w:tcW w:w="515" w:type="pct"/>
            <w:vAlign w:val="bottom"/>
          </w:tcPr>
          <w:p w14:paraId="28599F88" w14:textId="1F1E29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1149F9D4" w14:textId="6335BDC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5E020731" w14:textId="1FBEC9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819" w:type="pct"/>
            <w:vAlign w:val="bottom"/>
          </w:tcPr>
          <w:p w14:paraId="0EDAC017" w14:textId="7556216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58D4EC7" w14:textId="77777777" w:rsidTr="00B31C40">
        <w:trPr>
          <w:jc w:val="center"/>
        </w:trPr>
        <w:tc>
          <w:tcPr>
            <w:tcW w:w="747" w:type="pct"/>
            <w:vAlign w:val="bottom"/>
          </w:tcPr>
          <w:p w14:paraId="3FDAC49C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6B57435" w14:textId="0029E16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3A37DF6F" w14:textId="6CF330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0C83786C" w14:textId="5270A17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AF8B92" w14:textId="1D5676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B8A2CB1" w14:textId="64A2AAE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EE1552B" w14:textId="1654DF3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0.131</w:t>
            </w:r>
          </w:p>
        </w:tc>
      </w:tr>
      <w:tr w:rsidR="00863C3F" w:rsidRPr="002B6140" w14:paraId="5CD0A1FC" w14:textId="77777777" w:rsidTr="00B31C40">
        <w:trPr>
          <w:jc w:val="center"/>
        </w:trPr>
        <w:tc>
          <w:tcPr>
            <w:tcW w:w="747" w:type="pct"/>
            <w:vAlign w:val="bottom"/>
          </w:tcPr>
          <w:p w14:paraId="29140162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F85E550" w14:textId="122CFAC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4EBB30A9" w14:textId="60AC045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0.081</w:t>
            </w:r>
          </w:p>
        </w:tc>
        <w:tc>
          <w:tcPr>
            <w:tcW w:w="515" w:type="pct"/>
            <w:vAlign w:val="bottom"/>
          </w:tcPr>
          <w:p w14:paraId="7E46B44F" w14:textId="2652B1A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634" w:type="pct"/>
            <w:vAlign w:val="bottom"/>
          </w:tcPr>
          <w:p w14:paraId="798030A2" w14:textId="1C0C54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45D6B375" w14:textId="5B38E6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58AF6C0A" w14:textId="0C261C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0.163</w:t>
            </w:r>
          </w:p>
        </w:tc>
      </w:tr>
      <w:tr w:rsidR="00863C3F" w:rsidRPr="002B6140" w14:paraId="4E01C5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AE31F08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062A519F" w14:textId="2D0EE57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746" w:type="pct"/>
            <w:vAlign w:val="bottom"/>
          </w:tcPr>
          <w:p w14:paraId="208A00D4" w14:textId="2F857E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694E841A" w14:textId="2F648BD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042ED767" w14:textId="3F54B2B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140A4ADC" w14:textId="2F58A5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9E6957D" w14:textId="76C52D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3E423E4A" w14:textId="77777777" w:rsidTr="003C755A">
        <w:trPr>
          <w:jc w:val="center"/>
        </w:trPr>
        <w:tc>
          <w:tcPr>
            <w:tcW w:w="747" w:type="pct"/>
            <w:vAlign w:val="bottom"/>
          </w:tcPr>
          <w:p w14:paraId="350C8C2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69847E" w14:textId="0562E6E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140CA4D3" w14:textId="3E41C1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441BFE54" w14:textId="7BBB7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00F8C7E4" w14:textId="60CF59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63193477" w14:textId="0DAAE5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8FEB3BD" w14:textId="703F3E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6F686CAD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091B1CF" w14:textId="141E2502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05EFC4E" w14:textId="455BB0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7023FB1" w14:textId="698E0C7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7C5211FC" w14:textId="09810A6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7388E296" w14:textId="3678A46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65698003" w14:textId="4D46CEF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B60E61B" w14:textId="307FB1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2363F970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88EFA2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4D64F1C3" w14:textId="4B4ECFD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S1.13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12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E9A3707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5C748D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0BF00CA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13215A4D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0191FF5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8FD450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074E25FE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5C14374C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7ABF3E96" w14:textId="77777777" w:rsidTr="0020469A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4D3DC7E8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562AEA3E" w14:textId="70DA6A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</w:tcPr>
          <w:p w14:paraId="476939FE" w14:textId="2707DB8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</w:tcPr>
          <w:p w14:paraId="2AE2AD93" w14:textId="56B48E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</w:tcPr>
          <w:p w14:paraId="5529B43F" w14:textId="6BB6DD2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</w:tcPr>
          <w:p w14:paraId="3BF4B88B" w14:textId="18C1C2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</w:tcPr>
          <w:p w14:paraId="3658764D" w14:textId="79BD5C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0.028</w:t>
            </w:r>
          </w:p>
        </w:tc>
      </w:tr>
      <w:tr w:rsidR="00863C3F" w:rsidRPr="002B6140" w14:paraId="74A4CF15" w14:textId="77777777" w:rsidTr="0020469A">
        <w:trPr>
          <w:jc w:val="center"/>
        </w:trPr>
        <w:tc>
          <w:tcPr>
            <w:tcW w:w="747" w:type="pct"/>
            <w:vAlign w:val="bottom"/>
          </w:tcPr>
          <w:p w14:paraId="15D0FFC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</w:tcPr>
          <w:p w14:paraId="0DF1FFF7" w14:textId="04062A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65,380</w:t>
            </w:r>
          </w:p>
        </w:tc>
        <w:tc>
          <w:tcPr>
            <w:tcW w:w="746" w:type="pct"/>
          </w:tcPr>
          <w:p w14:paraId="17F56BD1" w14:textId="431E00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63,131</w:t>
            </w:r>
          </w:p>
        </w:tc>
        <w:tc>
          <w:tcPr>
            <w:tcW w:w="515" w:type="pct"/>
          </w:tcPr>
          <w:p w14:paraId="3D35F689" w14:textId="2A89D6E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40,420</w:t>
            </w:r>
          </w:p>
        </w:tc>
        <w:tc>
          <w:tcPr>
            <w:tcW w:w="634" w:type="pct"/>
          </w:tcPr>
          <w:p w14:paraId="5A3FB5CB" w14:textId="70EC2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53,235</w:t>
            </w:r>
          </w:p>
        </w:tc>
        <w:tc>
          <w:tcPr>
            <w:tcW w:w="793" w:type="pct"/>
          </w:tcPr>
          <w:p w14:paraId="592E0649" w14:textId="2929713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74,846</w:t>
            </w:r>
          </w:p>
        </w:tc>
        <w:tc>
          <w:tcPr>
            <w:tcW w:w="819" w:type="pct"/>
          </w:tcPr>
          <w:p w14:paraId="55B3FAAE" w14:textId="73077E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103,595</w:t>
            </w:r>
          </w:p>
        </w:tc>
      </w:tr>
      <w:tr w:rsidR="00863C3F" w:rsidRPr="002B6140" w14:paraId="6F6D3F50" w14:textId="77777777" w:rsidTr="0020469A">
        <w:trPr>
          <w:jc w:val="center"/>
        </w:trPr>
        <w:tc>
          <w:tcPr>
            <w:tcW w:w="747" w:type="pct"/>
            <w:vAlign w:val="bottom"/>
          </w:tcPr>
          <w:p w14:paraId="71A94BB7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</w:tcPr>
          <w:p w14:paraId="06CAABB0" w14:textId="019B6F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4.257</w:t>
            </w:r>
          </w:p>
        </w:tc>
        <w:tc>
          <w:tcPr>
            <w:tcW w:w="746" w:type="pct"/>
          </w:tcPr>
          <w:p w14:paraId="28292A53" w14:textId="431C10D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3.464</w:t>
            </w:r>
          </w:p>
        </w:tc>
        <w:tc>
          <w:tcPr>
            <w:tcW w:w="515" w:type="pct"/>
          </w:tcPr>
          <w:p w14:paraId="4E496C25" w14:textId="26BDEE8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1.068</w:t>
            </w:r>
          </w:p>
        </w:tc>
        <w:tc>
          <w:tcPr>
            <w:tcW w:w="634" w:type="pct"/>
          </w:tcPr>
          <w:p w14:paraId="71C6B7E8" w14:textId="5F73A2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1.956</w:t>
            </w:r>
          </w:p>
        </w:tc>
        <w:tc>
          <w:tcPr>
            <w:tcW w:w="793" w:type="pct"/>
          </w:tcPr>
          <w:p w14:paraId="6F8A31C5" w14:textId="7223835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6.072</w:t>
            </w:r>
          </w:p>
        </w:tc>
        <w:tc>
          <w:tcPr>
            <w:tcW w:w="819" w:type="pct"/>
          </w:tcPr>
          <w:p w14:paraId="23A44163" w14:textId="57721B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10.473</w:t>
            </w:r>
          </w:p>
        </w:tc>
      </w:tr>
      <w:tr w:rsidR="00863C3F" w:rsidRPr="002B6140" w14:paraId="350BCED4" w14:textId="77777777" w:rsidTr="0020469A">
        <w:trPr>
          <w:jc w:val="center"/>
        </w:trPr>
        <w:tc>
          <w:tcPr>
            <w:tcW w:w="747" w:type="pct"/>
            <w:vAlign w:val="bottom"/>
          </w:tcPr>
          <w:p w14:paraId="4D22E3C9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E897C72" w14:textId="0AC66E7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746" w:type="pct"/>
          </w:tcPr>
          <w:p w14:paraId="0B7806DF" w14:textId="17C798B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0.649</w:t>
            </w:r>
          </w:p>
        </w:tc>
        <w:tc>
          <w:tcPr>
            <w:tcW w:w="515" w:type="pct"/>
          </w:tcPr>
          <w:p w14:paraId="16AC4A3E" w14:textId="73579A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0.506</w:t>
            </w:r>
          </w:p>
        </w:tc>
        <w:tc>
          <w:tcPr>
            <w:tcW w:w="634" w:type="pct"/>
          </w:tcPr>
          <w:p w14:paraId="6AA8ECF6" w14:textId="31AA3B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0.575</w:t>
            </w:r>
          </w:p>
        </w:tc>
        <w:tc>
          <w:tcPr>
            <w:tcW w:w="793" w:type="pct"/>
          </w:tcPr>
          <w:p w14:paraId="6D977B4C" w14:textId="1E741BB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0.725</w:t>
            </w:r>
          </w:p>
        </w:tc>
        <w:tc>
          <w:tcPr>
            <w:tcW w:w="819" w:type="pct"/>
          </w:tcPr>
          <w:p w14:paraId="6761FBF5" w14:textId="5115E98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0.792</w:t>
            </w:r>
          </w:p>
        </w:tc>
      </w:tr>
      <w:tr w:rsidR="00863C3F" w:rsidRPr="002B6140" w14:paraId="7385069D" w14:textId="77777777" w:rsidTr="0020469A">
        <w:trPr>
          <w:jc w:val="center"/>
        </w:trPr>
        <w:tc>
          <w:tcPr>
            <w:tcW w:w="747" w:type="pct"/>
            <w:vAlign w:val="bottom"/>
          </w:tcPr>
          <w:p w14:paraId="210A7947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</w:tcPr>
          <w:p w14:paraId="29DB5F9A" w14:textId="79E5C54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746" w:type="pct"/>
          </w:tcPr>
          <w:p w14:paraId="5FEF635F" w14:textId="4A8B8D1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0.0004</w:t>
            </w:r>
          </w:p>
        </w:tc>
        <w:tc>
          <w:tcPr>
            <w:tcW w:w="515" w:type="pct"/>
          </w:tcPr>
          <w:p w14:paraId="7DC417D6" w14:textId="1835976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0.0001</w:t>
            </w:r>
          </w:p>
        </w:tc>
        <w:tc>
          <w:tcPr>
            <w:tcW w:w="634" w:type="pct"/>
          </w:tcPr>
          <w:p w14:paraId="66D37542" w14:textId="7018B0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0.0002</w:t>
            </w:r>
          </w:p>
        </w:tc>
        <w:tc>
          <w:tcPr>
            <w:tcW w:w="793" w:type="pct"/>
          </w:tcPr>
          <w:p w14:paraId="59466361" w14:textId="7201B1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0.0005</w:t>
            </w:r>
          </w:p>
        </w:tc>
        <w:tc>
          <w:tcPr>
            <w:tcW w:w="819" w:type="pct"/>
          </w:tcPr>
          <w:p w14:paraId="7C5F6A7C" w14:textId="0CF7C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0.0006</w:t>
            </w:r>
          </w:p>
        </w:tc>
      </w:tr>
      <w:tr w:rsidR="00863C3F" w:rsidRPr="002B6140" w14:paraId="5B3189A2" w14:textId="77777777" w:rsidTr="0020469A">
        <w:trPr>
          <w:jc w:val="center"/>
        </w:trPr>
        <w:tc>
          <w:tcPr>
            <w:tcW w:w="747" w:type="pct"/>
            <w:vAlign w:val="bottom"/>
          </w:tcPr>
          <w:p w14:paraId="515BA0B5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3311A58" w14:textId="3DEB8E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2,186</w:t>
            </w:r>
          </w:p>
        </w:tc>
        <w:tc>
          <w:tcPr>
            <w:tcW w:w="746" w:type="pct"/>
          </w:tcPr>
          <w:p w14:paraId="4DCC6C99" w14:textId="262FF8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2,151</w:t>
            </w:r>
          </w:p>
        </w:tc>
        <w:tc>
          <w:tcPr>
            <w:tcW w:w="515" w:type="pct"/>
          </w:tcPr>
          <w:p w14:paraId="366F0020" w14:textId="753E86A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509</w:t>
            </w:r>
          </w:p>
        </w:tc>
        <w:tc>
          <w:tcPr>
            <w:tcW w:w="634" w:type="pct"/>
          </w:tcPr>
          <w:p w14:paraId="5B649D98" w14:textId="70CAAF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1,300</w:t>
            </w:r>
          </w:p>
        </w:tc>
        <w:tc>
          <w:tcPr>
            <w:tcW w:w="793" w:type="pct"/>
          </w:tcPr>
          <w:p w14:paraId="3DFEC57B" w14:textId="34CD15A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3,040</w:t>
            </w:r>
          </w:p>
        </w:tc>
        <w:tc>
          <w:tcPr>
            <w:tcW w:w="819" w:type="pct"/>
          </w:tcPr>
          <w:p w14:paraId="71EAE3C9" w14:textId="451B9A9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3,996</w:t>
            </w:r>
          </w:p>
        </w:tc>
      </w:tr>
      <w:tr w:rsidR="00863C3F" w:rsidRPr="002B6140" w14:paraId="7C2A9F0C" w14:textId="77777777" w:rsidTr="0020469A">
        <w:trPr>
          <w:jc w:val="center"/>
        </w:trPr>
        <w:tc>
          <w:tcPr>
            <w:tcW w:w="747" w:type="pct"/>
            <w:vAlign w:val="bottom"/>
          </w:tcPr>
          <w:p w14:paraId="1679F02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5EFFF6DE" w14:textId="4F06AF4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4,594</w:t>
            </w:r>
          </w:p>
        </w:tc>
        <w:tc>
          <w:tcPr>
            <w:tcW w:w="746" w:type="pct"/>
          </w:tcPr>
          <w:p w14:paraId="1CAE7A8B" w14:textId="4E80275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4,571</w:t>
            </w:r>
          </w:p>
        </w:tc>
        <w:tc>
          <w:tcPr>
            <w:tcW w:w="515" w:type="pct"/>
          </w:tcPr>
          <w:p w14:paraId="6C9FDC71" w14:textId="2573076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3,824</w:t>
            </w:r>
          </w:p>
        </w:tc>
        <w:tc>
          <w:tcPr>
            <w:tcW w:w="634" w:type="pct"/>
          </w:tcPr>
          <w:p w14:paraId="4BD8D2DC" w14:textId="48F0EF5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4,297</w:t>
            </w:r>
          </w:p>
        </w:tc>
        <w:tc>
          <w:tcPr>
            <w:tcW w:w="793" w:type="pct"/>
          </w:tcPr>
          <w:p w14:paraId="581E2CD8" w14:textId="5E1A910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4,867</w:t>
            </w:r>
          </w:p>
        </w:tc>
        <w:tc>
          <w:tcPr>
            <w:tcW w:w="819" w:type="pct"/>
          </w:tcPr>
          <w:p w14:paraId="18AB3C07" w14:textId="3C3BA59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5,488</w:t>
            </w:r>
          </w:p>
        </w:tc>
      </w:tr>
      <w:tr w:rsidR="00863C3F" w:rsidRPr="002B6140" w14:paraId="5FDA0C37" w14:textId="77777777" w:rsidTr="0020469A">
        <w:trPr>
          <w:jc w:val="center"/>
        </w:trPr>
        <w:tc>
          <w:tcPr>
            <w:tcW w:w="747" w:type="pct"/>
            <w:vAlign w:val="bottom"/>
          </w:tcPr>
          <w:p w14:paraId="0A248CA5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37343E07" w14:textId="557186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4,704</w:t>
            </w:r>
          </w:p>
        </w:tc>
        <w:tc>
          <w:tcPr>
            <w:tcW w:w="746" w:type="pct"/>
          </w:tcPr>
          <w:p w14:paraId="6A3C7333" w14:textId="6E3A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4,669</w:t>
            </w:r>
          </w:p>
        </w:tc>
        <w:tc>
          <w:tcPr>
            <w:tcW w:w="515" w:type="pct"/>
          </w:tcPr>
          <w:p w14:paraId="2C1C5182" w14:textId="7BE322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3,829</w:t>
            </w:r>
          </w:p>
        </w:tc>
        <w:tc>
          <w:tcPr>
            <w:tcW w:w="634" w:type="pct"/>
          </w:tcPr>
          <w:p w14:paraId="556FA3DE" w14:textId="1806435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4,356</w:t>
            </w:r>
          </w:p>
        </w:tc>
        <w:tc>
          <w:tcPr>
            <w:tcW w:w="793" w:type="pct"/>
          </w:tcPr>
          <w:p w14:paraId="36EE6BF8" w14:textId="587034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5,018</w:t>
            </w:r>
          </w:p>
        </w:tc>
        <w:tc>
          <w:tcPr>
            <w:tcW w:w="819" w:type="pct"/>
          </w:tcPr>
          <w:p w14:paraId="73B0C748" w14:textId="2C25061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</w:tr>
      <w:tr w:rsidR="00863C3F" w:rsidRPr="002B6140" w14:paraId="664466C3" w14:textId="77777777" w:rsidTr="0020469A">
        <w:trPr>
          <w:jc w:val="center"/>
        </w:trPr>
        <w:tc>
          <w:tcPr>
            <w:tcW w:w="747" w:type="pct"/>
            <w:vAlign w:val="bottom"/>
          </w:tcPr>
          <w:p w14:paraId="4B138BF2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47ECA751" w14:textId="78BB983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5,241</w:t>
            </w:r>
          </w:p>
        </w:tc>
        <w:tc>
          <w:tcPr>
            <w:tcW w:w="746" w:type="pct"/>
          </w:tcPr>
          <w:p w14:paraId="5CDBB78C" w14:textId="53EAB9E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5,125</w:t>
            </w:r>
          </w:p>
        </w:tc>
        <w:tc>
          <w:tcPr>
            <w:tcW w:w="515" w:type="pct"/>
          </w:tcPr>
          <w:p w14:paraId="741D6FFD" w14:textId="1C7EEA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3,850</w:t>
            </w:r>
          </w:p>
        </w:tc>
        <w:tc>
          <w:tcPr>
            <w:tcW w:w="634" w:type="pct"/>
          </w:tcPr>
          <w:p w14:paraId="285E3FF6" w14:textId="3DA9835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4,619</w:t>
            </w:r>
          </w:p>
        </w:tc>
        <w:tc>
          <w:tcPr>
            <w:tcW w:w="793" w:type="pct"/>
          </w:tcPr>
          <w:p w14:paraId="42C88E5E" w14:textId="6DC29FD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5,760</w:t>
            </w:r>
          </w:p>
        </w:tc>
        <w:tc>
          <w:tcPr>
            <w:tcW w:w="819" w:type="pct"/>
          </w:tcPr>
          <w:p w14:paraId="230A895C" w14:textId="536374B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7,214</w:t>
            </w:r>
          </w:p>
        </w:tc>
      </w:tr>
      <w:tr w:rsidR="00863C3F" w:rsidRPr="002B6140" w14:paraId="6C14CA79" w14:textId="77777777" w:rsidTr="0020469A">
        <w:trPr>
          <w:jc w:val="center"/>
        </w:trPr>
        <w:tc>
          <w:tcPr>
            <w:tcW w:w="747" w:type="pct"/>
            <w:vAlign w:val="bottom"/>
          </w:tcPr>
          <w:p w14:paraId="69272699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E009AAB" w14:textId="3E8BB69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0.033</w:t>
            </w:r>
          </w:p>
        </w:tc>
        <w:tc>
          <w:tcPr>
            <w:tcW w:w="746" w:type="pct"/>
          </w:tcPr>
          <w:p w14:paraId="183A58DB" w14:textId="4889BB9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0.032</w:t>
            </w:r>
          </w:p>
        </w:tc>
        <w:tc>
          <w:tcPr>
            <w:tcW w:w="515" w:type="pct"/>
          </w:tcPr>
          <w:p w14:paraId="116F8F05" w14:textId="3F6E21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0.011</w:t>
            </w:r>
          </w:p>
        </w:tc>
        <w:tc>
          <w:tcPr>
            <w:tcW w:w="634" w:type="pct"/>
          </w:tcPr>
          <w:p w14:paraId="7FCE74E6" w14:textId="5A8023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0.022</w:t>
            </w:r>
          </w:p>
        </w:tc>
        <w:tc>
          <w:tcPr>
            <w:tcW w:w="793" w:type="pct"/>
          </w:tcPr>
          <w:p w14:paraId="2E67A3B3" w14:textId="10D354F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819" w:type="pct"/>
          </w:tcPr>
          <w:p w14:paraId="58FFE583" w14:textId="438745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0.062</w:t>
            </w:r>
          </w:p>
        </w:tc>
      </w:tr>
      <w:tr w:rsidR="00863C3F" w:rsidRPr="002B6140" w14:paraId="1065D4F7" w14:textId="77777777" w:rsidTr="0020469A">
        <w:trPr>
          <w:jc w:val="center"/>
        </w:trPr>
        <w:tc>
          <w:tcPr>
            <w:tcW w:w="747" w:type="pct"/>
            <w:vAlign w:val="bottom"/>
          </w:tcPr>
          <w:p w14:paraId="74A875C5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7DBB0378" w14:textId="3789EDA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0.075</w:t>
            </w:r>
          </w:p>
        </w:tc>
        <w:tc>
          <w:tcPr>
            <w:tcW w:w="746" w:type="pct"/>
          </w:tcPr>
          <w:p w14:paraId="0A810B02" w14:textId="416E3CE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0.072</w:t>
            </w:r>
          </w:p>
        </w:tc>
        <w:tc>
          <w:tcPr>
            <w:tcW w:w="515" w:type="pct"/>
          </w:tcPr>
          <w:p w14:paraId="138FFB4F" w14:textId="3D23A76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15A8C64A" w14:textId="1BDA4F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0.059</w:t>
            </w:r>
          </w:p>
        </w:tc>
        <w:tc>
          <w:tcPr>
            <w:tcW w:w="793" w:type="pct"/>
          </w:tcPr>
          <w:p w14:paraId="06CBCE64" w14:textId="211B1CC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0.088</w:t>
            </w:r>
          </w:p>
        </w:tc>
        <w:tc>
          <w:tcPr>
            <w:tcW w:w="819" w:type="pct"/>
          </w:tcPr>
          <w:p w14:paraId="53B98D12" w14:textId="282BCC1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0.125</w:t>
            </w:r>
          </w:p>
        </w:tc>
      </w:tr>
      <w:tr w:rsidR="00863C3F" w:rsidRPr="002B6140" w14:paraId="45C97460" w14:textId="77777777" w:rsidTr="0020469A">
        <w:trPr>
          <w:jc w:val="center"/>
        </w:trPr>
        <w:tc>
          <w:tcPr>
            <w:tcW w:w="747" w:type="pct"/>
            <w:vAlign w:val="bottom"/>
          </w:tcPr>
          <w:p w14:paraId="2DA7D103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A0A2C4B" w14:textId="4FE7C1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0.077</w:t>
            </w:r>
          </w:p>
        </w:tc>
        <w:tc>
          <w:tcPr>
            <w:tcW w:w="746" w:type="pct"/>
          </w:tcPr>
          <w:p w14:paraId="135208AC" w14:textId="2A2DFE0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0.074</w:t>
            </w:r>
          </w:p>
        </w:tc>
        <w:tc>
          <w:tcPr>
            <w:tcW w:w="515" w:type="pct"/>
          </w:tcPr>
          <w:p w14:paraId="4D2376A4" w14:textId="3153EAB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0.041</w:t>
            </w:r>
          </w:p>
        </w:tc>
        <w:tc>
          <w:tcPr>
            <w:tcW w:w="634" w:type="pct"/>
          </w:tcPr>
          <w:p w14:paraId="648B4858" w14:textId="1F5FDC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</w:t>
            </w:r>
          </w:p>
        </w:tc>
        <w:tc>
          <w:tcPr>
            <w:tcW w:w="793" w:type="pct"/>
          </w:tcPr>
          <w:p w14:paraId="4E633ED8" w14:textId="6FB1FC8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0.091</w:t>
            </w:r>
          </w:p>
        </w:tc>
        <w:tc>
          <w:tcPr>
            <w:tcW w:w="819" w:type="pct"/>
          </w:tcPr>
          <w:p w14:paraId="506ECD5E" w14:textId="0750189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0.131</w:t>
            </w:r>
          </w:p>
        </w:tc>
      </w:tr>
      <w:tr w:rsidR="00863C3F" w:rsidRPr="002B6140" w14:paraId="5C6B94AD" w14:textId="77777777" w:rsidTr="0020469A">
        <w:trPr>
          <w:jc w:val="center"/>
        </w:trPr>
        <w:tc>
          <w:tcPr>
            <w:tcW w:w="747" w:type="pct"/>
            <w:vAlign w:val="bottom"/>
          </w:tcPr>
          <w:p w14:paraId="5C826FEC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</w:tcPr>
          <w:p w14:paraId="130CA3E7" w14:textId="203B34D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0.087</w:t>
            </w:r>
          </w:p>
        </w:tc>
        <w:tc>
          <w:tcPr>
            <w:tcW w:w="746" w:type="pct"/>
          </w:tcPr>
          <w:p w14:paraId="66F88F5C" w14:textId="11FDAD5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0.081</w:t>
            </w:r>
          </w:p>
        </w:tc>
        <w:tc>
          <w:tcPr>
            <w:tcW w:w="515" w:type="pct"/>
          </w:tcPr>
          <w:p w14:paraId="68A0B055" w14:textId="4531A93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0.042</w:t>
            </w:r>
          </w:p>
        </w:tc>
        <w:tc>
          <w:tcPr>
            <w:tcW w:w="634" w:type="pct"/>
          </w:tcPr>
          <w:p w14:paraId="7799AD01" w14:textId="1311672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0.064</w:t>
            </w:r>
          </w:p>
        </w:tc>
        <w:tc>
          <w:tcPr>
            <w:tcW w:w="793" w:type="pct"/>
          </w:tcPr>
          <w:p w14:paraId="5D8EF06E" w14:textId="63DE718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0.104</w:t>
            </w:r>
          </w:p>
        </w:tc>
        <w:tc>
          <w:tcPr>
            <w:tcW w:w="819" w:type="pct"/>
          </w:tcPr>
          <w:p w14:paraId="4FAA898C" w14:textId="67494E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0.163</w:t>
            </w:r>
          </w:p>
        </w:tc>
      </w:tr>
      <w:tr w:rsidR="00863C3F" w:rsidRPr="002B6140" w14:paraId="0196BB70" w14:textId="77777777" w:rsidTr="0020469A">
        <w:trPr>
          <w:jc w:val="center"/>
        </w:trPr>
        <w:tc>
          <w:tcPr>
            <w:tcW w:w="747" w:type="pct"/>
            <w:vAlign w:val="bottom"/>
          </w:tcPr>
          <w:p w14:paraId="2633A25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</w:tcPr>
          <w:p w14:paraId="25E8AABF" w14:textId="0264F8B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746" w:type="pct"/>
          </w:tcPr>
          <w:p w14:paraId="69EB1682" w14:textId="76A5730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0.362</w:t>
            </w:r>
          </w:p>
        </w:tc>
        <w:tc>
          <w:tcPr>
            <w:tcW w:w="515" w:type="pct"/>
          </w:tcPr>
          <w:p w14:paraId="7ACB711C" w14:textId="443B578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0.32</w:t>
            </w:r>
          </w:p>
        </w:tc>
        <w:tc>
          <w:tcPr>
            <w:tcW w:w="634" w:type="pct"/>
          </w:tcPr>
          <w:p w14:paraId="69BF30FC" w14:textId="339A6BA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0.347</w:t>
            </w:r>
          </w:p>
        </w:tc>
        <w:tc>
          <w:tcPr>
            <w:tcW w:w="793" w:type="pct"/>
          </w:tcPr>
          <w:p w14:paraId="66C73073" w14:textId="4620BEA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0.377</w:t>
            </w:r>
          </w:p>
        </w:tc>
        <w:tc>
          <w:tcPr>
            <w:tcW w:w="819" w:type="pct"/>
          </w:tcPr>
          <w:p w14:paraId="029AA41E" w14:textId="714011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0.409</w:t>
            </w:r>
          </w:p>
        </w:tc>
      </w:tr>
      <w:tr w:rsidR="00863C3F" w:rsidRPr="002B6140" w14:paraId="78D9FEC7" w14:textId="77777777" w:rsidTr="0020469A">
        <w:trPr>
          <w:jc w:val="center"/>
        </w:trPr>
        <w:tc>
          <w:tcPr>
            <w:tcW w:w="747" w:type="pct"/>
            <w:vAlign w:val="bottom"/>
          </w:tcPr>
          <w:p w14:paraId="0EA1756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</w:tcPr>
          <w:p w14:paraId="6322E135" w14:textId="41E5572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</w:tcPr>
          <w:p w14:paraId="4C269CAE" w14:textId="164D171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</w:tcPr>
          <w:p w14:paraId="005596E2" w14:textId="267A748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</w:tcPr>
          <w:p w14:paraId="6E89FD24" w14:textId="42D4AC2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</w:tcPr>
          <w:p w14:paraId="3EC15241" w14:textId="73DDBA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</w:tcPr>
          <w:p w14:paraId="197D595D" w14:textId="1C4E41A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863C3F" w:rsidRPr="002B6140" w14:paraId="7CCE007A" w14:textId="77777777" w:rsidTr="0020469A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0E3A61D9" w14:textId="05F539FE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70C88AE2" w14:textId="01398B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</w:tcPr>
          <w:p w14:paraId="58850420" w14:textId="17A19E1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</w:tcPr>
          <w:p w14:paraId="01FC1B91" w14:textId="2E3B2DD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</w:tcPr>
          <w:p w14:paraId="3FBA3848" w14:textId="2F59EFF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</w:tcPr>
          <w:p w14:paraId="660DFB3F" w14:textId="28571BE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16C8F9B" w14:textId="30D533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</w:p>
        </w:tc>
      </w:tr>
    </w:tbl>
    <w:p w14:paraId="52AB37FA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8F430C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t xml:space="preserve">S1.14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13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078A472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5E1008C2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282CED0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5E8E8E6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1DFA8D65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300F0C19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4C4FDB98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2EA83F1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863C3F" w:rsidRPr="002B6140" w14:paraId="6D421F80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5ED77FAC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C49DCA7" w14:textId="77D249D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8A2AD1E" w14:textId="5048270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63D7FF16" w14:textId="63E3639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7061C8C1" w14:textId="06A150E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725F852D" w14:textId="2A25355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0.016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5585134C" w14:textId="13C666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0.027</w:t>
            </w:r>
          </w:p>
        </w:tc>
      </w:tr>
      <w:tr w:rsidR="00863C3F" w:rsidRPr="002B6140" w14:paraId="51AE28D4" w14:textId="77777777" w:rsidTr="00B31C40">
        <w:trPr>
          <w:jc w:val="center"/>
        </w:trPr>
        <w:tc>
          <w:tcPr>
            <w:tcW w:w="747" w:type="pct"/>
            <w:vAlign w:val="bottom"/>
          </w:tcPr>
          <w:p w14:paraId="1CBF69FD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7651C561" w14:textId="6E0844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65,219</w:t>
            </w:r>
          </w:p>
        </w:tc>
        <w:tc>
          <w:tcPr>
            <w:tcW w:w="746" w:type="pct"/>
            <w:vAlign w:val="bottom"/>
          </w:tcPr>
          <w:p w14:paraId="3A0E1C77" w14:textId="754DC5E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62,711</w:t>
            </w:r>
          </w:p>
        </w:tc>
        <w:tc>
          <w:tcPr>
            <w:tcW w:w="515" w:type="pct"/>
            <w:vAlign w:val="bottom"/>
          </w:tcPr>
          <w:p w14:paraId="4A66CF61" w14:textId="35798FF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40,336</w:t>
            </w:r>
          </w:p>
        </w:tc>
        <w:tc>
          <w:tcPr>
            <w:tcW w:w="634" w:type="pct"/>
            <w:vAlign w:val="bottom"/>
          </w:tcPr>
          <w:p w14:paraId="652EA762" w14:textId="3F79965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53,069</w:t>
            </w:r>
          </w:p>
        </w:tc>
        <w:tc>
          <w:tcPr>
            <w:tcW w:w="793" w:type="pct"/>
            <w:vAlign w:val="bottom"/>
          </w:tcPr>
          <w:p w14:paraId="49D85110" w14:textId="564E34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74,676</w:t>
            </w:r>
          </w:p>
        </w:tc>
        <w:tc>
          <w:tcPr>
            <w:tcW w:w="819" w:type="pct"/>
            <w:vAlign w:val="bottom"/>
          </w:tcPr>
          <w:p w14:paraId="0AAAB353" w14:textId="49AF3F1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104,121</w:t>
            </w:r>
          </w:p>
        </w:tc>
      </w:tr>
      <w:tr w:rsidR="00863C3F" w:rsidRPr="002B6140" w14:paraId="4AF9A792" w14:textId="77777777" w:rsidTr="00B31C40">
        <w:trPr>
          <w:jc w:val="center"/>
        </w:trPr>
        <w:tc>
          <w:tcPr>
            <w:tcW w:w="747" w:type="pct"/>
            <w:vAlign w:val="bottom"/>
          </w:tcPr>
          <w:p w14:paraId="21613744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2991F4E9" w14:textId="63156FF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4.281</w:t>
            </w:r>
          </w:p>
        </w:tc>
        <w:tc>
          <w:tcPr>
            <w:tcW w:w="746" w:type="pct"/>
            <w:vAlign w:val="bottom"/>
          </w:tcPr>
          <w:p w14:paraId="5F6D53E0" w14:textId="487519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3.462</w:t>
            </w:r>
          </w:p>
        </w:tc>
        <w:tc>
          <w:tcPr>
            <w:tcW w:w="515" w:type="pct"/>
            <w:vAlign w:val="bottom"/>
          </w:tcPr>
          <w:p w14:paraId="0037B24A" w14:textId="4F544B0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1.075</w:t>
            </w:r>
          </w:p>
        </w:tc>
        <w:tc>
          <w:tcPr>
            <w:tcW w:w="634" w:type="pct"/>
            <w:vAlign w:val="bottom"/>
          </w:tcPr>
          <w:p w14:paraId="73BF624C" w14:textId="6FD06B9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1.944</w:t>
            </w:r>
          </w:p>
        </w:tc>
        <w:tc>
          <w:tcPr>
            <w:tcW w:w="793" w:type="pct"/>
            <w:vAlign w:val="bottom"/>
          </w:tcPr>
          <w:p w14:paraId="102AFE44" w14:textId="29BD7F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6.119</w:t>
            </w:r>
          </w:p>
        </w:tc>
        <w:tc>
          <w:tcPr>
            <w:tcW w:w="819" w:type="pct"/>
            <w:vAlign w:val="bottom"/>
          </w:tcPr>
          <w:p w14:paraId="5C6933EB" w14:textId="65C538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10.492</w:t>
            </w:r>
          </w:p>
        </w:tc>
      </w:tr>
      <w:tr w:rsidR="00863C3F" w:rsidRPr="002B6140" w14:paraId="249B1304" w14:textId="77777777" w:rsidTr="00B31C40">
        <w:trPr>
          <w:jc w:val="center"/>
        </w:trPr>
        <w:tc>
          <w:tcPr>
            <w:tcW w:w="747" w:type="pct"/>
            <w:vAlign w:val="bottom"/>
          </w:tcPr>
          <w:p w14:paraId="669E66C6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5D9B8DB" w14:textId="094B36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6C959E38" w14:textId="40436F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42E3C36E" w14:textId="3FEA52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0.507</w:t>
            </w:r>
          </w:p>
        </w:tc>
        <w:tc>
          <w:tcPr>
            <w:tcW w:w="634" w:type="pct"/>
            <w:vAlign w:val="bottom"/>
          </w:tcPr>
          <w:p w14:paraId="36CD1AD1" w14:textId="509852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58AA52E" w14:textId="73F9A80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0.726</w:t>
            </w:r>
          </w:p>
        </w:tc>
        <w:tc>
          <w:tcPr>
            <w:tcW w:w="819" w:type="pct"/>
            <w:vAlign w:val="bottom"/>
          </w:tcPr>
          <w:p w14:paraId="62EFCD12" w14:textId="2CE1EFE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0.792</w:t>
            </w:r>
          </w:p>
        </w:tc>
      </w:tr>
      <w:tr w:rsidR="00863C3F" w:rsidRPr="002B6140" w14:paraId="7ED640F1" w14:textId="77777777" w:rsidTr="00B31C40">
        <w:trPr>
          <w:jc w:val="center"/>
        </w:trPr>
        <w:tc>
          <w:tcPr>
            <w:tcW w:w="747" w:type="pct"/>
            <w:vAlign w:val="bottom"/>
          </w:tcPr>
          <w:p w14:paraId="6C35545F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4F2AB22" w14:textId="4211E06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7C9C2378" w14:textId="7D3FC02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0D09B6EC" w14:textId="763E7D8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48BB26D1" w14:textId="351B123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4ECD0AC6" w14:textId="0AA312E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2B232885" w14:textId="3037C5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863C3F" w:rsidRPr="002B6140" w14:paraId="1C742193" w14:textId="77777777" w:rsidTr="00B31C40">
        <w:trPr>
          <w:jc w:val="center"/>
        </w:trPr>
        <w:tc>
          <w:tcPr>
            <w:tcW w:w="747" w:type="pct"/>
            <w:vAlign w:val="bottom"/>
          </w:tcPr>
          <w:p w14:paraId="7C865A74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490C8D" w14:textId="26932B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2,193</w:t>
            </w:r>
          </w:p>
        </w:tc>
        <w:tc>
          <w:tcPr>
            <w:tcW w:w="746" w:type="pct"/>
            <w:vAlign w:val="bottom"/>
          </w:tcPr>
          <w:p w14:paraId="1273532B" w14:textId="659D171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2,166</w:t>
            </w:r>
          </w:p>
        </w:tc>
        <w:tc>
          <w:tcPr>
            <w:tcW w:w="515" w:type="pct"/>
            <w:vAlign w:val="bottom"/>
          </w:tcPr>
          <w:p w14:paraId="6D4A5935" w14:textId="3D36E6F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505</w:t>
            </w:r>
          </w:p>
        </w:tc>
        <w:tc>
          <w:tcPr>
            <w:tcW w:w="634" w:type="pct"/>
            <w:vAlign w:val="bottom"/>
          </w:tcPr>
          <w:p w14:paraId="584D361F" w14:textId="0286A61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1,290</w:t>
            </w:r>
          </w:p>
        </w:tc>
        <w:tc>
          <w:tcPr>
            <w:tcW w:w="793" w:type="pct"/>
            <w:vAlign w:val="bottom"/>
          </w:tcPr>
          <w:p w14:paraId="25222472" w14:textId="7377F88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3,071</w:t>
            </w:r>
          </w:p>
        </w:tc>
        <w:tc>
          <w:tcPr>
            <w:tcW w:w="819" w:type="pct"/>
            <w:vAlign w:val="bottom"/>
          </w:tcPr>
          <w:p w14:paraId="29DCF372" w14:textId="0B3EE93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4,015</w:t>
            </w:r>
          </w:p>
        </w:tc>
      </w:tr>
      <w:tr w:rsidR="00863C3F" w:rsidRPr="002B6140" w14:paraId="34E5CEE3" w14:textId="77777777" w:rsidTr="00B31C40">
        <w:trPr>
          <w:jc w:val="center"/>
        </w:trPr>
        <w:tc>
          <w:tcPr>
            <w:tcW w:w="747" w:type="pct"/>
            <w:vAlign w:val="bottom"/>
          </w:tcPr>
          <w:p w14:paraId="2E38D0FB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54B5F916" w14:textId="0786777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4,591</w:t>
            </w:r>
          </w:p>
        </w:tc>
        <w:tc>
          <w:tcPr>
            <w:tcW w:w="746" w:type="pct"/>
            <w:vAlign w:val="bottom"/>
          </w:tcPr>
          <w:p w14:paraId="64219AE7" w14:textId="4CA1F3C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4,565</w:t>
            </w:r>
          </w:p>
        </w:tc>
        <w:tc>
          <w:tcPr>
            <w:tcW w:w="515" w:type="pct"/>
            <w:vAlign w:val="bottom"/>
          </w:tcPr>
          <w:p w14:paraId="78408EEB" w14:textId="7C13356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3,822</w:t>
            </w:r>
          </w:p>
        </w:tc>
        <w:tc>
          <w:tcPr>
            <w:tcW w:w="634" w:type="pct"/>
            <w:vAlign w:val="bottom"/>
          </w:tcPr>
          <w:p w14:paraId="5FB7C900" w14:textId="07F464C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4,289</w:t>
            </w:r>
          </w:p>
        </w:tc>
        <w:tc>
          <w:tcPr>
            <w:tcW w:w="793" w:type="pct"/>
            <w:vAlign w:val="bottom"/>
          </w:tcPr>
          <w:p w14:paraId="28A6FA1D" w14:textId="45CB98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4,866</w:t>
            </w:r>
          </w:p>
        </w:tc>
        <w:tc>
          <w:tcPr>
            <w:tcW w:w="819" w:type="pct"/>
            <w:vAlign w:val="bottom"/>
          </w:tcPr>
          <w:p w14:paraId="28D600B4" w14:textId="2EA1E33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5,499</w:t>
            </w:r>
          </w:p>
        </w:tc>
      </w:tr>
      <w:tr w:rsidR="00863C3F" w:rsidRPr="002B6140" w14:paraId="74AB973C" w14:textId="77777777" w:rsidTr="00B31C40">
        <w:trPr>
          <w:jc w:val="center"/>
        </w:trPr>
        <w:tc>
          <w:tcPr>
            <w:tcW w:w="747" w:type="pct"/>
            <w:vAlign w:val="bottom"/>
          </w:tcPr>
          <w:p w14:paraId="6F3E979B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F4AF78A" w14:textId="2D01684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4,700</w:t>
            </w:r>
          </w:p>
        </w:tc>
        <w:tc>
          <w:tcPr>
            <w:tcW w:w="746" w:type="pct"/>
            <w:vAlign w:val="bottom"/>
          </w:tcPr>
          <w:p w14:paraId="0A074812" w14:textId="73331E5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4,662</w:t>
            </w:r>
          </w:p>
        </w:tc>
        <w:tc>
          <w:tcPr>
            <w:tcW w:w="515" w:type="pct"/>
            <w:vAlign w:val="bottom"/>
          </w:tcPr>
          <w:p w14:paraId="54649355" w14:textId="080E420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3,836</w:t>
            </w:r>
          </w:p>
        </w:tc>
        <w:tc>
          <w:tcPr>
            <w:tcW w:w="634" w:type="pct"/>
            <w:vAlign w:val="bottom"/>
          </w:tcPr>
          <w:p w14:paraId="317517F2" w14:textId="0635053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4,353</w:t>
            </w:r>
          </w:p>
        </w:tc>
        <w:tc>
          <w:tcPr>
            <w:tcW w:w="793" w:type="pct"/>
            <w:vAlign w:val="bottom"/>
          </w:tcPr>
          <w:p w14:paraId="74246040" w14:textId="3FC88A5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5,008</w:t>
            </w:r>
          </w:p>
        </w:tc>
        <w:tc>
          <w:tcPr>
            <w:tcW w:w="819" w:type="pct"/>
            <w:vAlign w:val="bottom"/>
          </w:tcPr>
          <w:p w14:paraId="328D6013" w14:textId="4ADCB47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5,776</w:t>
            </w:r>
          </w:p>
        </w:tc>
      </w:tr>
      <w:tr w:rsidR="00863C3F" w:rsidRPr="002B6140" w14:paraId="0C25FD01" w14:textId="77777777" w:rsidTr="00B31C40">
        <w:trPr>
          <w:jc w:val="center"/>
        </w:trPr>
        <w:tc>
          <w:tcPr>
            <w:tcW w:w="747" w:type="pct"/>
            <w:vAlign w:val="bottom"/>
          </w:tcPr>
          <w:p w14:paraId="75D5CCEF" w14:textId="7777777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623DBA5" w14:textId="140F78F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5,237</w:t>
            </w:r>
          </w:p>
        </w:tc>
        <w:tc>
          <w:tcPr>
            <w:tcW w:w="746" w:type="pct"/>
            <w:vAlign w:val="bottom"/>
          </w:tcPr>
          <w:p w14:paraId="48AE154B" w14:textId="7724004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5,115</w:t>
            </w:r>
          </w:p>
        </w:tc>
        <w:tc>
          <w:tcPr>
            <w:tcW w:w="515" w:type="pct"/>
            <w:vAlign w:val="bottom"/>
          </w:tcPr>
          <w:p w14:paraId="5973BB9B" w14:textId="13286C0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3,864</w:t>
            </w:r>
          </w:p>
        </w:tc>
        <w:tc>
          <w:tcPr>
            <w:tcW w:w="634" w:type="pct"/>
            <w:vAlign w:val="bottom"/>
          </w:tcPr>
          <w:p w14:paraId="47F10F96" w14:textId="51F617B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4,601</w:t>
            </w:r>
          </w:p>
        </w:tc>
        <w:tc>
          <w:tcPr>
            <w:tcW w:w="793" w:type="pct"/>
            <w:vAlign w:val="bottom"/>
          </w:tcPr>
          <w:p w14:paraId="05EFC503" w14:textId="060660E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5,740</w:t>
            </w:r>
          </w:p>
        </w:tc>
        <w:tc>
          <w:tcPr>
            <w:tcW w:w="819" w:type="pct"/>
            <w:vAlign w:val="bottom"/>
          </w:tcPr>
          <w:p w14:paraId="5A65BD8F" w14:textId="07D94D1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7,274</w:t>
            </w:r>
          </w:p>
        </w:tc>
      </w:tr>
      <w:tr w:rsidR="00863C3F" w:rsidRPr="002B6140" w14:paraId="32B85E67" w14:textId="77777777" w:rsidTr="00B31C40">
        <w:trPr>
          <w:jc w:val="center"/>
        </w:trPr>
        <w:tc>
          <w:tcPr>
            <w:tcW w:w="747" w:type="pct"/>
            <w:vAlign w:val="bottom"/>
          </w:tcPr>
          <w:p w14:paraId="2867D1FA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1EF29A8" w14:textId="687321A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0.033</w:t>
            </w:r>
          </w:p>
        </w:tc>
        <w:tc>
          <w:tcPr>
            <w:tcW w:w="746" w:type="pct"/>
            <w:vAlign w:val="bottom"/>
          </w:tcPr>
          <w:p w14:paraId="3F1DD099" w14:textId="4F76267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515" w:type="pct"/>
            <w:vAlign w:val="bottom"/>
          </w:tcPr>
          <w:p w14:paraId="75D84AC1" w14:textId="5B70B8B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05B8D1C4" w14:textId="6C2D29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E54053A" w14:textId="548B492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0.042</w:t>
            </w:r>
          </w:p>
        </w:tc>
        <w:tc>
          <w:tcPr>
            <w:tcW w:w="819" w:type="pct"/>
            <w:vAlign w:val="bottom"/>
          </w:tcPr>
          <w:p w14:paraId="18593E51" w14:textId="01E1E73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0.063</w:t>
            </w:r>
          </w:p>
        </w:tc>
      </w:tr>
      <w:tr w:rsidR="00863C3F" w:rsidRPr="002B6140" w14:paraId="6B7DE170" w14:textId="77777777" w:rsidTr="00B31C40">
        <w:trPr>
          <w:jc w:val="center"/>
        </w:trPr>
        <w:tc>
          <w:tcPr>
            <w:tcW w:w="747" w:type="pct"/>
            <w:vAlign w:val="bottom"/>
          </w:tcPr>
          <w:p w14:paraId="660A5900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36054F0F" w14:textId="526FDF9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746" w:type="pct"/>
            <w:vAlign w:val="bottom"/>
          </w:tcPr>
          <w:p w14:paraId="04B6C82C" w14:textId="28E200C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7329EBAA" w14:textId="01437C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A42D4FE" w14:textId="14FE92B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0.059</w:t>
            </w:r>
          </w:p>
        </w:tc>
        <w:tc>
          <w:tcPr>
            <w:tcW w:w="793" w:type="pct"/>
            <w:vAlign w:val="bottom"/>
          </w:tcPr>
          <w:p w14:paraId="60F1CE0B" w14:textId="054EAF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377A578F" w14:textId="36A22D2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0.125</w:t>
            </w:r>
          </w:p>
        </w:tc>
      </w:tr>
      <w:tr w:rsidR="00863C3F" w:rsidRPr="002B6140" w14:paraId="5A8EFD4E" w14:textId="77777777" w:rsidTr="00B31C40">
        <w:trPr>
          <w:jc w:val="center"/>
        </w:trPr>
        <w:tc>
          <w:tcPr>
            <w:tcW w:w="747" w:type="pct"/>
            <w:vAlign w:val="bottom"/>
          </w:tcPr>
          <w:p w14:paraId="573E7362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1DD4D72" w14:textId="5C12773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0.077</w:t>
            </w:r>
          </w:p>
        </w:tc>
        <w:tc>
          <w:tcPr>
            <w:tcW w:w="746" w:type="pct"/>
            <w:vAlign w:val="bottom"/>
          </w:tcPr>
          <w:p w14:paraId="71F0D5E5" w14:textId="5F934B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0.074</w:t>
            </w:r>
          </w:p>
        </w:tc>
        <w:tc>
          <w:tcPr>
            <w:tcW w:w="515" w:type="pct"/>
            <w:vAlign w:val="bottom"/>
          </w:tcPr>
          <w:p w14:paraId="3F4A96F8" w14:textId="2725E890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2B8E8DC6" w14:textId="62E593F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16E1AB11" w14:textId="6251CF4D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0.091</w:t>
            </w:r>
          </w:p>
        </w:tc>
        <w:tc>
          <w:tcPr>
            <w:tcW w:w="819" w:type="pct"/>
            <w:vAlign w:val="bottom"/>
          </w:tcPr>
          <w:p w14:paraId="6A6C5F40" w14:textId="1C49A9E8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0.133</w:t>
            </w:r>
          </w:p>
        </w:tc>
      </w:tr>
      <w:tr w:rsidR="00863C3F" w:rsidRPr="002B6140" w14:paraId="47CD81EA" w14:textId="77777777" w:rsidTr="00B31C40">
        <w:trPr>
          <w:jc w:val="center"/>
        </w:trPr>
        <w:tc>
          <w:tcPr>
            <w:tcW w:w="747" w:type="pct"/>
            <w:vAlign w:val="bottom"/>
          </w:tcPr>
          <w:p w14:paraId="3A98781F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06450E7D" w14:textId="3916A8D6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0.087</w:t>
            </w:r>
          </w:p>
        </w:tc>
        <w:tc>
          <w:tcPr>
            <w:tcW w:w="746" w:type="pct"/>
            <w:vAlign w:val="bottom"/>
          </w:tcPr>
          <w:p w14:paraId="224980FE" w14:textId="0651590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8E650DC" w14:textId="6F0D402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36B8F7CA" w14:textId="02583FC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0.064</w:t>
            </w:r>
          </w:p>
        </w:tc>
        <w:tc>
          <w:tcPr>
            <w:tcW w:w="793" w:type="pct"/>
            <w:vAlign w:val="bottom"/>
          </w:tcPr>
          <w:p w14:paraId="7106E190" w14:textId="33C02A3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0.104</w:t>
            </w:r>
          </w:p>
        </w:tc>
        <w:tc>
          <w:tcPr>
            <w:tcW w:w="819" w:type="pct"/>
            <w:vAlign w:val="bottom"/>
          </w:tcPr>
          <w:p w14:paraId="300841B5" w14:textId="7A14675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0.165</w:t>
            </w:r>
          </w:p>
        </w:tc>
      </w:tr>
      <w:tr w:rsidR="00863C3F" w:rsidRPr="002B6140" w14:paraId="0C16F9D2" w14:textId="77777777" w:rsidTr="00B31C40">
        <w:trPr>
          <w:jc w:val="center"/>
        </w:trPr>
        <w:tc>
          <w:tcPr>
            <w:tcW w:w="747" w:type="pct"/>
            <w:vAlign w:val="bottom"/>
          </w:tcPr>
          <w:p w14:paraId="31FDBA96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DEBD864" w14:textId="7BCC79A5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0.363</w:t>
            </w:r>
          </w:p>
        </w:tc>
        <w:tc>
          <w:tcPr>
            <w:tcW w:w="746" w:type="pct"/>
            <w:vAlign w:val="bottom"/>
          </w:tcPr>
          <w:p w14:paraId="0BD9749C" w14:textId="6E63AC7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0.362</w:t>
            </w:r>
          </w:p>
        </w:tc>
        <w:tc>
          <w:tcPr>
            <w:tcW w:w="515" w:type="pct"/>
            <w:vAlign w:val="bottom"/>
          </w:tcPr>
          <w:p w14:paraId="305B36F3" w14:textId="00DB74D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634" w:type="pct"/>
            <w:vAlign w:val="bottom"/>
          </w:tcPr>
          <w:p w14:paraId="3657DD8C" w14:textId="7E1E5DC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0.347</w:t>
            </w:r>
          </w:p>
        </w:tc>
        <w:tc>
          <w:tcPr>
            <w:tcW w:w="793" w:type="pct"/>
            <w:vAlign w:val="bottom"/>
          </w:tcPr>
          <w:p w14:paraId="63DB1275" w14:textId="6E0191C9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0.377</w:t>
            </w:r>
          </w:p>
        </w:tc>
        <w:tc>
          <w:tcPr>
            <w:tcW w:w="819" w:type="pct"/>
            <w:vAlign w:val="bottom"/>
          </w:tcPr>
          <w:p w14:paraId="66600119" w14:textId="4D42AB4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0.409</w:t>
            </w:r>
          </w:p>
        </w:tc>
      </w:tr>
      <w:tr w:rsidR="00863C3F" w:rsidRPr="002B6140" w14:paraId="71318B89" w14:textId="77777777" w:rsidTr="003C755A">
        <w:trPr>
          <w:jc w:val="center"/>
        </w:trPr>
        <w:tc>
          <w:tcPr>
            <w:tcW w:w="747" w:type="pct"/>
            <w:vAlign w:val="bottom"/>
          </w:tcPr>
          <w:p w14:paraId="687AA9AE" w14:textId="77777777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44CC617C" w14:textId="11B0B15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vAlign w:val="bottom"/>
          </w:tcPr>
          <w:p w14:paraId="6FC4B3C0" w14:textId="4290DA9B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vAlign w:val="bottom"/>
          </w:tcPr>
          <w:p w14:paraId="6830C78E" w14:textId="4A1F516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vAlign w:val="bottom"/>
          </w:tcPr>
          <w:p w14:paraId="326487B3" w14:textId="2E821E14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vAlign w:val="bottom"/>
          </w:tcPr>
          <w:p w14:paraId="55B6B432" w14:textId="50C8BA4F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vAlign w:val="bottom"/>
          </w:tcPr>
          <w:p w14:paraId="5D2BB7A8" w14:textId="3FA048C2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63C3F" w:rsidRPr="002B6140" w14:paraId="2C276DAC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67BDF8D7" w14:textId="7FA72FF4" w:rsidR="00863C3F" w:rsidRPr="002B6140" w:rsidRDefault="00863C3F" w:rsidP="00863C3F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003FAC" w14:textId="03140F13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0.462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A979514" w14:textId="33930227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0.448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543F1A2C" w14:textId="29C65921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0.274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13DBF822" w14:textId="395611FE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0.378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78CAE446" w14:textId="35FD104C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0.529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AA44CEA" w14:textId="4866F0FA" w:rsidR="00863C3F" w:rsidRPr="002B6140" w:rsidRDefault="00863C3F" w:rsidP="00863C3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0.734</w:t>
            </w:r>
          </w:p>
        </w:tc>
      </w:tr>
    </w:tbl>
    <w:p w14:paraId="7DD99BCF" w14:textId="77777777" w:rsidR="00B8499E" w:rsidRPr="002B6140" w:rsidRDefault="00B8499E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ECE68FE" w14:textId="77777777" w:rsidR="00B8499E" w:rsidRPr="002B6140" w:rsidRDefault="00B8499E">
      <w:pPr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1215351" w14:textId="203B523B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2B6140">
        <w:rPr>
          <w:rFonts w:ascii="Times New Roman" w:hAnsi="Times New Roman" w:cs="Times New Roman"/>
          <w:b/>
          <w:bCs/>
          <w:lang w:val="en-US"/>
        </w:rPr>
        <w:lastRenderedPageBreak/>
        <w:t xml:space="preserve">S1.15 </w:t>
      </w:r>
      <w:proofErr w:type="spellStart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b/>
          <w:bCs/>
          <w:color w:val="000000"/>
          <w:lang w:val="en-GB"/>
        </w:rPr>
        <w:t xml:space="preserve"> 14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269"/>
        <w:gridCol w:w="1269"/>
        <w:gridCol w:w="876"/>
        <w:gridCol w:w="1078"/>
        <w:gridCol w:w="1349"/>
        <w:gridCol w:w="1393"/>
      </w:tblGrid>
      <w:tr w:rsidR="0091773F" w:rsidRPr="002B6140" w14:paraId="580DDCD0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47183F0" w14:textId="77777777" w:rsidR="0091773F" w:rsidRPr="002B6140" w:rsidRDefault="0091773F" w:rsidP="00B31C40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61DF46FB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Mean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4DB2FF3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Median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6F6FB96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2.5%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2C1E9252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25%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BE00BB0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75%</w:t>
            </w:r>
          </w:p>
        </w:tc>
        <w:tc>
          <w:tcPr>
            <w:tcW w:w="819" w:type="pct"/>
            <w:tcBorders>
              <w:bottom w:val="single" w:sz="4" w:space="0" w:color="auto"/>
            </w:tcBorders>
          </w:tcPr>
          <w:p w14:paraId="4D2D25BF" w14:textId="77777777" w:rsidR="0091773F" w:rsidRPr="002B6140" w:rsidRDefault="0091773F" w:rsidP="00B31C4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97.5%</w:t>
            </w:r>
          </w:p>
        </w:tc>
      </w:tr>
      <w:tr w:rsidR="000166C1" w:rsidRPr="002B6140" w14:paraId="77A15529" w14:textId="77777777" w:rsidTr="00B31C40">
        <w:trPr>
          <w:jc w:val="center"/>
        </w:trPr>
        <w:tc>
          <w:tcPr>
            <w:tcW w:w="747" w:type="pct"/>
            <w:tcBorders>
              <w:top w:val="single" w:sz="4" w:space="0" w:color="auto"/>
            </w:tcBorders>
            <w:vAlign w:val="bottom"/>
          </w:tcPr>
          <w:p w14:paraId="26DCFBE5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06B83BFD" w14:textId="58B5EAE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0.012</w:t>
            </w:r>
          </w:p>
        </w:tc>
        <w:tc>
          <w:tcPr>
            <w:tcW w:w="746" w:type="pct"/>
            <w:tcBorders>
              <w:top w:val="single" w:sz="4" w:space="0" w:color="auto"/>
            </w:tcBorders>
            <w:vAlign w:val="bottom"/>
          </w:tcPr>
          <w:p w14:paraId="64E20A70" w14:textId="1DDA8CB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515" w:type="pct"/>
            <w:tcBorders>
              <w:top w:val="single" w:sz="4" w:space="0" w:color="auto"/>
            </w:tcBorders>
            <w:vAlign w:val="bottom"/>
          </w:tcPr>
          <w:p w14:paraId="4EB74700" w14:textId="1BF668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0.001</w:t>
            </w:r>
          </w:p>
        </w:tc>
        <w:tc>
          <w:tcPr>
            <w:tcW w:w="634" w:type="pct"/>
            <w:tcBorders>
              <w:top w:val="single" w:sz="4" w:space="0" w:color="auto"/>
            </w:tcBorders>
            <w:vAlign w:val="bottom"/>
          </w:tcPr>
          <w:p w14:paraId="682B9C72" w14:textId="37CFFA0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0.006</w:t>
            </w:r>
          </w:p>
        </w:tc>
        <w:tc>
          <w:tcPr>
            <w:tcW w:w="793" w:type="pct"/>
            <w:tcBorders>
              <w:top w:val="single" w:sz="4" w:space="0" w:color="auto"/>
            </w:tcBorders>
            <w:vAlign w:val="bottom"/>
          </w:tcPr>
          <w:p w14:paraId="6C1DAC42" w14:textId="3C219AD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0.017</w:t>
            </w:r>
          </w:p>
        </w:tc>
        <w:tc>
          <w:tcPr>
            <w:tcW w:w="819" w:type="pct"/>
            <w:tcBorders>
              <w:top w:val="single" w:sz="4" w:space="0" w:color="auto"/>
            </w:tcBorders>
            <w:vAlign w:val="bottom"/>
          </w:tcPr>
          <w:p w14:paraId="496660EE" w14:textId="6A6564B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0.029</w:t>
            </w:r>
          </w:p>
        </w:tc>
      </w:tr>
      <w:tr w:rsidR="000166C1" w:rsidRPr="002B6140" w14:paraId="4285C3F8" w14:textId="77777777" w:rsidTr="00B31C40">
        <w:trPr>
          <w:jc w:val="center"/>
        </w:trPr>
        <w:tc>
          <w:tcPr>
            <w:tcW w:w="747" w:type="pct"/>
            <w:vAlign w:val="bottom"/>
          </w:tcPr>
          <w:p w14:paraId="034D09C6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lang w:val="en-US"/>
                  </w:rPr>
                  <m:t>K</m:t>
                </m:r>
              </m:oMath>
            </m:oMathPara>
          </w:p>
        </w:tc>
        <w:tc>
          <w:tcPr>
            <w:tcW w:w="746" w:type="pct"/>
            <w:vAlign w:val="bottom"/>
          </w:tcPr>
          <w:p w14:paraId="3D7C986B" w14:textId="5AF128F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64,939</w:t>
            </w:r>
          </w:p>
        </w:tc>
        <w:tc>
          <w:tcPr>
            <w:tcW w:w="746" w:type="pct"/>
            <w:vAlign w:val="bottom"/>
          </w:tcPr>
          <w:p w14:paraId="6FF01025" w14:textId="0D1092B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62,367</w:t>
            </w:r>
          </w:p>
        </w:tc>
        <w:tc>
          <w:tcPr>
            <w:tcW w:w="515" w:type="pct"/>
            <w:vAlign w:val="bottom"/>
          </w:tcPr>
          <w:p w14:paraId="67A85306" w14:textId="008F280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40,132</w:t>
            </w:r>
          </w:p>
        </w:tc>
        <w:tc>
          <w:tcPr>
            <w:tcW w:w="634" w:type="pct"/>
            <w:vAlign w:val="bottom"/>
          </w:tcPr>
          <w:p w14:paraId="3F86097C" w14:textId="50DC7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52,668</w:t>
            </w:r>
          </w:p>
        </w:tc>
        <w:tc>
          <w:tcPr>
            <w:tcW w:w="793" w:type="pct"/>
            <w:vAlign w:val="bottom"/>
          </w:tcPr>
          <w:p w14:paraId="1426C100" w14:textId="18C3C8C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74,172</w:t>
            </w:r>
          </w:p>
        </w:tc>
        <w:tc>
          <w:tcPr>
            <w:tcW w:w="819" w:type="pct"/>
            <w:vAlign w:val="bottom"/>
          </w:tcPr>
          <w:p w14:paraId="2DC6E682" w14:textId="26661BD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105,255</w:t>
            </w:r>
          </w:p>
        </w:tc>
      </w:tr>
      <w:tr w:rsidR="000166C1" w:rsidRPr="002B6140" w14:paraId="3D256418" w14:textId="77777777" w:rsidTr="00B31C40">
        <w:trPr>
          <w:jc w:val="center"/>
        </w:trPr>
        <w:tc>
          <w:tcPr>
            <w:tcW w:w="747" w:type="pct"/>
            <w:vAlign w:val="bottom"/>
          </w:tcPr>
          <w:p w14:paraId="20BBEA85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z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420B998" w14:textId="36461D8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4.27</w:t>
            </w:r>
          </w:p>
        </w:tc>
        <w:tc>
          <w:tcPr>
            <w:tcW w:w="746" w:type="pct"/>
            <w:vAlign w:val="bottom"/>
          </w:tcPr>
          <w:p w14:paraId="567CEEC8" w14:textId="3AE7C6D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3.468</w:t>
            </w:r>
          </w:p>
        </w:tc>
        <w:tc>
          <w:tcPr>
            <w:tcW w:w="515" w:type="pct"/>
            <w:vAlign w:val="bottom"/>
          </w:tcPr>
          <w:p w14:paraId="11E16472" w14:textId="68C512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1.082</w:t>
            </w:r>
          </w:p>
        </w:tc>
        <w:tc>
          <w:tcPr>
            <w:tcW w:w="634" w:type="pct"/>
            <w:vAlign w:val="bottom"/>
          </w:tcPr>
          <w:p w14:paraId="0ED73193" w14:textId="6B519F8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1.948</w:t>
            </w:r>
          </w:p>
        </w:tc>
        <w:tc>
          <w:tcPr>
            <w:tcW w:w="793" w:type="pct"/>
            <w:vAlign w:val="bottom"/>
          </w:tcPr>
          <w:p w14:paraId="709584CE" w14:textId="35613FE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6.072</w:t>
            </w:r>
          </w:p>
        </w:tc>
        <w:tc>
          <w:tcPr>
            <w:tcW w:w="819" w:type="pct"/>
            <w:vAlign w:val="bottom"/>
          </w:tcPr>
          <w:p w14:paraId="3314B9B7" w14:textId="6EDE511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10.53</w:t>
            </w:r>
          </w:p>
        </w:tc>
      </w:tr>
      <w:tr w:rsidR="000166C1" w:rsidRPr="002B6140" w14:paraId="4FB11D9D" w14:textId="77777777" w:rsidTr="00B31C40">
        <w:trPr>
          <w:jc w:val="center"/>
        </w:trPr>
        <w:tc>
          <w:tcPr>
            <w:tcW w:w="747" w:type="pct"/>
            <w:vAlign w:val="bottom"/>
          </w:tcPr>
          <w:p w14:paraId="5E7DB28D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MSY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737B027" w14:textId="26C011D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0.65</w:t>
            </w:r>
          </w:p>
        </w:tc>
        <w:tc>
          <w:tcPr>
            <w:tcW w:w="746" w:type="pct"/>
            <w:vAlign w:val="bottom"/>
          </w:tcPr>
          <w:p w14:paraId="4E6D9558" w14:textId="1A2A6E1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0.649</w:t>
            </w:r>
          </w:p>
        </w:tc>
        <w:tc>
          <w:tcPr>
            <w:tcW w:w="515" w:type="pct"/>
            <w:vAlign w:val="bottom"/>
          </w:tcPr>
          <w:p w14:paraId="5D072E41" w14:textId="77BE2F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0.508</w:t>
            </w:r>
          </w:p>
        </w:tc>
        <w:tc>
          <w:tcPr>
            <w:tcW w:w="634" w:type="pct"/>
            <w:vAlign w:val="bottom"/>
          </w:tcPr>
          <w:p w14:paraId="778652EB" w14:textId="5697802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0.574</w:t>
            </w:r>
          </w:p>
        </w:tc>
        <w:tc>
          <w:tcPr>
            <w:tcW w:w="793" w:type="pct"/>
            <w:vAlign w:val="bottom"/>
          </w:tcPr>
          <w:p w14:paraId="7728035E" w14:textId="0C8975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0.725</w:t>
            </w:r>
          </w:p>
        </w:tc>
        <w:tc>
          <w:tcPr>
            <w:tcW w:w="819" w:type="pct"/>
            <w:vAlign w:val="bottom"/>
          </w:tcPr>
          <w:p w14:paraId="5516330B" w14:textId="1424E0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0.793</w:t>
            </w:r>
          </w:p>
        </w:tc>
      </w:tr>
      <w:tr w:rsidR="000166C1" w:rsidRPr="002B6140" w14:paraId="22DB838D" w14:textId="77777777" w:rsidTr="00B31C40">
        <w:trPr>
          <w:jc w:val="center"/>
        </w:trPr>
        <w:tc>
          <w:tcPr>
            <w:tcW w:w="747" w:type="pct"/>
            <w:vAlign w:val="bottom"/>
          </w:tcPr>
          <w:p w14:paraId="58C9EA19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vAlign w:val="bottom"/>
          </w:tcPr>
          <w:p w14:paraId="5526A7A8" w14:textId="029A47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746" w:type="pct"/>
            <w:vAlign w:val="bottom"/>
          </w:tcPr>
          <w:p w14:paraId="46FACB6C" w14:textId="2A40F8A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0.0004</w:t>
            </w:r>
          </w:p>
        </w:tc>
        <w:tc>
          <w:tcPr>
            <w:tcW w:w="515" w:type="pct"/>
            <w:vAlign w:val="bottom"/>
          </w:tcPr>
          <w:p w14:paraId="1E5ABD96" w14:textId="3A758A0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0.0001</w:t>
            </w:r>
          </w:p>
        </w:tc>
        <w:tc>
          <w:tcPr>
            <w:tcW w:w="634" w:type="pct"/>
            <w:vAlign w:val="bottom"/>
          </w:tcPr>
          <w:p w14:paraId="1A27E4AF" w14:textId="282BA79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0.0002</w:t>
            </w:r>
          </w:p>
        </w:tc>
        <w:tc>
          <w:tcPr>
            <w:tcW w:w="793" w:type="pct"/>
            <w:vAlign w:val="bottom"/>
          </w:tcPr>
          <w:p w14:paraId="077CC21A" w14:textId="04201C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0.0005</w:t>
            </w:r>
          </w:p>
        </w:tc>
        <w:tc>
          <w:tcPr>
            <w:tcW w:w="819" w:type="pct"/>
            <w:vAlign w:val="bottom"/>
          </w:tcPr>
          <w:p w14:paraId="582F1F95" w14:textId="298D743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0.0006</w:t>
            </w:r>
          </w:p>
        </w:tc>
      </w:tr>
      <w:tr w:rsidR="000166C1" w:rsidRPr="002B6140" w14:paraId="6994AE41" w14:textId="77777777" w:rsidTr="00B31C40">
        <w:trPr>
          <w:jc w:val="center"/>
        </w:trPr>
        <w:tc>
          <w:tcPr>
            <w:tcW w:w="747" w:type="pct"/>
            <w:vAlign w:val="bottom"/>
          </w:tcPr>
          <w:p w14:paraId="5A528BB1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2BC5EC7B" w14:textId="1CA3406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2,143</w:t>
            </w:r>
          </w:p>
        </w:tc>
        <w:tc>
          <w:tcPr>
            <w:tcW w:w="746" w:type="pct"/>
            <w:vAlign w:val="bottom"/>
          </w:tcPr>
          <w:p w14:paraId="630DE2BA" w14:textId="4AC55E0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2,093</w:t>
            </w:r>
          </w:p>
        </w:tc>
        <w:tc>
          <w:tcPr>
            <w:tcW w:w="515" w:type="pct"/>
            <w:vAlign w:val="bottom"/>
          </w:tcPr>
          <w:p w14:paraId="26BFF4AE" w14:textId="19368CB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483</w:t>
            </w:r>
          </w:p>
        </w:tc>
        <w:tc>
          <w:tcPr>
            <w:tcW w:w="634" w:type="pct"/>
            <w:vAlign w:val="bottom"/>
          </w:tcPr>
          <w:p w14:paraId="2D1A7B66" w14:textId="4F6F4C3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1,230</w:t>
            </w:r>
          </w:p>
        </w:tc>
        <w:tc>
          <w:tcPr>
            <w:tcW w:w="793" w:type="pct"/>
            <w:vAlign w:val="bottom"/>
          </w:tcPr>
          <w:p w14:paraId="6BFCB6C4" w14:textId="4544952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3,020</w:t>
            </w:r>
          </w:p>
        </w:tc>
        <w:tc>
          <w:tcPr>
            <w:tcW w:w="819" w:type="pct"/>
            <w:vAlign w:val="bottom"/>
          </w:tcPr>
          <w:p w14:paraId="58FC7EAE" w14:textId="49119F7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3,996</w:t>
            </w:r>
          </w:p>
        </w:tc>
      </w:tr>
      <w:tr w:rsidR="000166C1" w:rsidRPr="002B6140" w14:paraId="0A3A34BF" w14:textId="77777777" w:rsidTr="00B31C40">
        <w:trPr>
          <w:jc w:val="center"/>
        </w:trPr>
        <w:tc>
          <w:tcPr>
            <w:tcW w:w="747" w:type="pct"/>
            <w:vAlign w:val="bottom"/>
          </w:tcPr>
          <w:p w14:paraId="07EDD3AD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9DE4214" w14:textId="441FD0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4,606</w:t>
            </w:r>
          </w:p>
        </w:tc>
        <w:tc>
          <w:tcPr>
            <w:tcW w:w="746" w:type="pct"/>
            <w:vAlign w:val="bottom"/>
          </w:tcPr>
          <w:p w14:paraId="6E99D5E0" w14:textId="13824BC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4,574</w:t>
            </w:r>
          </w:p>
        </w:tc>
        <w:tc>
          <w:tcPr>
            <w:tcW w:w="515" w:type="pct"/>
            <w:vAlign w:val="bottom"/>
          </w:tcPr>
          <w:p w14:paraId="1EAEDFB3" w14:textId="08A1EDA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3,817</w:t>
            </w:r>
          </w:p>
        </w:tc>
        <w:tc>
          <w:tcPr>
            <w:tcW w:w="634" w:type="pct"/>
            <w:vAlign w:val="bottom"/>
          </w:tcPr>
          <w:p w14:paraId="35C88A1A" w14:textId="472804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4,295</w:t>
            </w:r>
          </w:p>
        </w:tc>
        <w:tc>
          <w:tcPr>
            <w:tcW w:w="793" w:type="pct"/>
            <w:vAlign w:val="bottom"/>
          </w:tcPr>
          <w:p w14:paraId="6966EA80" w14:textId="654654D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4,889</w:t>
            </w:r>
          </w:p>
        </w:tc>
        <w:tc>
          <w:tcPr>
            <w:tcW w:w="819" w:type="pct"/>
            <w:vAlign w:val="bottom"/>
          </w:tcPr>
          <w:p w14:paraId="2C3F0F49" w14:textId="56320A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5,561</w:t>
            </w:r>
          </w:p>
        </w:tc>
      </w:tr>
      <w:tr w:rsidR="000166C1" w:rsidRPr="002B6140" w14:paraId="1F16F238" w14:textId="77777777" w:rsidTr="00B31C40">
        <w:trPr>
          <w:jc w:val="center"/>
        </w:trPr>
        <w:tc>
          <w:tcPr>
            <w:tcW w:w="747" w:type="pct"/>
            <w:vAlign w:val="bottom"/>
          </w:tcPr>
          <w:p w14:paraId="760632F7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6DE14AE" w14:textId="54A07E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4,718</w:t>
            </w:r>
          </w:p>
        </w:tc>
        <w:tc>
          <w:tcPr>
            <w:tcW w:w="746" w:type="pct"/>
            <w:vAlign w:val="bottom"/>
          </w:tcPr>
          <w:p w14:paraId="70CC473A" w14:textId="01DCEC9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4,675</w:t>
            </w:r>
          </w:p>
        </w:tc>
        <w:tc>
          <w:tcPr>
            <w:tcW w:w="515" w:type="pct"/>
            <w:vAlign w:val="bottom"/>
          </w:tcPr>
          <w:p w14:paraId="67D56B1D" w14:textId="51F17C7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3,829</w:t>
            </w:r>
          </w:p>
        </w:tc>
        <w:tc>
          <w:tcPr>
            <w:tcW w:w="634" w:type="pct"/>
            <w:vAlign w:val="bottom"/>
          </w:tcPr>
          <w:p w14:paraId="017B18DF" w14:textId="0726FA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4,356</w:t>
            </w:r>
          </w:p>
        </w:tc>
        <w:tc>
          <w:tcPr>
            <w:tcW w:w="793" w:type="pct"/>
            <w:vAlign w:val="bottom"/>
          </w:tcPr>
          <w:p w14:paraId="6A75D49D" w14:textId="429AEFDF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5,041</w:t>
            </w:r>
          </w:p>
        </w:tc>
        <w:tc>
          <w:tcPr>
            <w:tcW w:w="819" w:type="pct"/>
            <w:vAlign w:val="bottom"/>
          </w:tcPr>
          <w:p w14:paraId="456A6E51" w14:textId="559D755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5,839</w:t>
            </w:r>
          </w:p>
        </w:tc>
      </w:tr>
      <w:tr w:rsidR="000166C1" w:rsidRPr="002B6140" w14:paraId="5F8C3FC2" w14:textId="77777777" w:rsidTr="00B31C40">
        <w:trPr>
          <w:jc w:val="center"/>
        </w:trPr>
        <w:tc>
          <w:tcPr>
            <w:tcW w:w="747" w:type="pct"/>
            <w:vAlign w:val="bottom"/>
          </w:tcPr>
          <w:p w14:paraId="4E570B2F" w14:textId="7777777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C54F6CB" w14:textId="223B94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5,276</w:t>
            </w:r>
          </w:p>
        </w:tc>
        <w:tc>
          <w:tcPr>
            <w:tcW w:w="746" w:type="pct"/>
            <w:vAlign w:val="bottom"/>
          </w:tcPr>
          <w:p w14:paraId="628CB916" w14:textId="3B2B8B2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5,143</w:t>
            </w:r>
          </w:p>
        </w:tc>
        <w:tc>
          <w:tcPr>
            <w:tcW w:w="515" w:type="pct"/>
            <w:vAlign w:val="bottom"/>
          </w:tcPr>
          <w:p w14:paraId="4BA57E32" w14:textId="0D1D65D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3,856</w:t>
            </w:r>
          </w:p>
        </w:tc>
        <w:tc>
          <w:tcPr>
            <w:tcW w:w="634" w:type="pct"/>
            <w:vAlign w:val="bottom"/>
          </w:tcPr>
          <w:p w14:paraId="26E73203" w14:textId="6A1C4DB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4,620</w:t>
            </w:r>
          </w:p>
        </w:tc>
        <w:tc>
          <w:tcPr>
            <w:tcW w:w="793" w:type="pct"/>
            <w:vAlign w:val="bottom"/>
          </w:tcPr>
          <w:p w14:paraId="0E765B82" w14:textId="2DD9678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5,797</w:t>
            </w:r>
          </w:p>
        </w:tc>
        <w:tc>
          <w:tcPr>
            <w:tcW w:w="819" w:type="pct"/>
            <w:vAlign w:val="bottom"/>
          </w:tcPr>
          <w:p w14:paraId="6DA14977" w14:textId="3003393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7,402</w:t>
            </w:r>
          </w:p>
        </w:tc>
      </w:tr>
      <w:tr w:rsidR="000166C1" w:rsidRPr="002B6140" w14:paraId="3D146921" w14:textId="77777777" w:rsidTr="00B31C40">
        <w:trPr>
          <w:jc w:val="center"/>
        </w:trPr>
        <w:tc>
          <w:tcPr>
            <w:tcW w:w="747" w:type="pct"/>
            <w:vAlign w:val="bottom"/>
          </w:tcPr>
          <w:p w14:paraId="2276D41D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43B41FD2" w14:textId="173F2A6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0.032</w:t>
            </w:r>
          </w:p>
        </w:tc>
        <w:tc>
          <w:tcPr>
            <w:tcW w:w="746" w:type="pct"/>
            <w:vAlign w:val="bottom"/>
          </w:tcPr>
          <w:p w14:paraId="70359979" w14:textId="7E7A5354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0.031</w:t>
            </w:r>
          </w:p>
        </w:tc>
        <w:tc>
          <w:tcPr>
            <w:tcW w:w="515" w:type="pct"/>
            <w:vAlign w:val="bottom"/>
          </w:tcPr>
          <w:p w14:paraId="534D9D29" w14:textId="47412DA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0.011</w:t>
            </w:r>
          </w:p>
        </w:tc>
        <w:tc>
          <w:tcPr>
            <w:tcW w:w="634" w:type="pct"/>
            <w:vAlign w:val="bottom"/>
          </w:tcPr>
          <w:p w14:paraId="6392FE71" w14:textId="4AB067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0.022</w:t>
            </w:r>
          </w:p>
        </w:tc>
        <w:tc>
          <w:tcPr>
            <w:tcW w:w="793" w:type="pct"/>
            <w:vAlign w:val="bottom"/>
          </w:tcPr>
          <w:p w14:paraId="19381902" w14:textId="27BDBEE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819" w:type="pct"/>
            <w:vAlign w:val="bottom"/>
          </w:tcPr>
          <w:p w14:paraId="1824210B" w14:textId="2C6AA09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0.062</w:t>
            </w:r>
          </w:p>
        </w:tc>
      </w:tr>
      <w:tr w:rsidR="000166C1" w:rsidRPr="002B6140" w14:paraId="744B11D8" w14:textId="77777777" w:rsidTr="00B31C40">
        <w:trPr>
          <w:jc w:val="center"/>
        </w:trPr>
        <w:tc>
          <w:tcPr>
            <w:tcW w:w="747" w:type="pct"/>
            <w:vAlign w:val="bottom"/>
          </w:tcPr>
          <w:p w14:paraId="5311F16D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2019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7267C5A6" w14:textId="119FCE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0.076</w:t>
            </w:r>
          </w:p>
        </w:tc>
        <w:tc>
          <w:tcPr>
            <w:tcW w:w="746" w:type="pct"/>
            <w:vAlign w:val="bottom"/>
          </w:tcPr>
          <w:p w14:paraId="12167675" w14:textId="3AB2579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0.073</w:t>
            </w:r>
          </w:p>
        </w:tc>
        <w:tc>
          <w:tcPr>
            <w:tcW w:w="515" w:type="pct"/>
            <w:vAlign w:val="bottom"/>
          </w:tcPr>
          <w:p w14:paraId="02CB1171" w14:textId="66D82D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4368D299" w14:textId="0E5B3C2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</w:t>
            </w:r>
          </w:p>
        </w:tc>
        <w:tc>
          <w:tcPr>
            <w:tcW w:w="793" w:type="pct"/>
            <w:vAlign w:val="bottom"/>
          </w:tcPr>
          <w:p w14:paraId="27641A6B" w14:textId="5D205726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0.089</w:t>
            </w:r>
          </w:p>
        </w:tc>
        <w:tc>
          <w:tcPr>
            <w:tcW w:w="819" w:type="pct"/>
            <w:vAlign w:val="bottom"/>
          </w:tcPr>
          <w:p w14:paraId="46563564" w14:textId="3CBC2D9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0.127</w:t>
            </w:r>
          </w:p>
        </w:tc>
      </w:tr>
      <w:tr w:rsidR="000166C1" w:rsidRPr="002B6140" w14:paraId="3813864A" w14:textId="77777777" w:rsidTr="00B31C40">
        <w:trPr>
          <w:jc w:val="center"/>
        </w:trPr>
        <w:tc>
          <w:tcPr>
            <w:tcW w:w="747" w:type="pct"/>
            <w:vAlign w:val="bottom"/>
          </w:tcPr>
          <w:p w14:paraId="7EF88779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2021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1F721E7A" w14:textId="0BC62D43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0.078</w:t>
            </w:r>
          </w:p>
        </w:tc>
        <w:tc>
          <w:tcPr>
            <w:tcW w:w="746" w:type="pct"/>
            <w:vAlign w:val="bottom"/>
          </w:tcPr>
          <w:p w14:paraId="7807E8FC" w14:textId="710A7B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0.075</w:t>
            </w:r>
          </w:p>
        </w:tc>
        <w:tc>
          <w:tcPr>
            <w:tcW w:w="515" w:type="pct"/>
            <w:vAlign w:val="bottom"/>
          </w:tcPr>
          <w:p w14:paraId="6282145D" w14:textId="3FDBACC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34" w:type="pct"/>
            <w:vAlign w:val="bottom"/>
          </w:tcPr>
          <w:p w14:paraId="335427B3" w14:textId="135D2F4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0.061</w:t>
            </w:r>
          </w:p>
        </w:tc>
        <w:tc>
          <w:tcPr>
            <w:tcW w:w="793" w:type="pct"/>
            <w:vAlign w:val="bottom"/>
          </w:tcPr>
          <w:p w14:paraId="3E83D7CB" w14:textId="07BDF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0.092</w:t>
            </w:r>
          </w:p>
        </w:tc>
        <w:tc>
          <w:tcPr>
            <w:tcW w:w="819" w:type="pct"/>
            <w:vAlign w:val="bottom"/>
          </w:tcPr>
          <w:p w14:paraId="62FA5173" w14:textId="4F4FD8B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0.134</w:t>
            </w:r>
          </w:p>
        </w:tc>
      </w:tr>
      <w:tr w:rsidR="000166C1" w:rsidRPr="002B6140" w14:paraId="4B819FC6" w14:textId="77777777" w:rsidTr="00B31C40">
        <w:trPr>
          <w:jc w:val="center"/>
        </w:trPr>
        <w:tc>
          <w:tcPr>
            <w:tcW w:w="747" w:type="pct"/>
            <w:vAlign w:val="bottom"/>
          </w:tcPr>
          <w:p w14:paraId="601392BB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2030</m:t>
                    </m:r>
                  </m:sub>
                </m:sSub>
              </m:oMath>
            </m:oMathPara>
          </w:p>
        </w:tc>
        <w:tc>
          <w:tcPr>
            <w:tcW w:w="746" w:type="pct"/>
            <w:vAlign w:val="bottom"/>
          </w:tcPr>
          <w:p w14:paraId="69F10592" w14:textId="59181E78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0.088</w:t>
            </w:r>
          </w:p>
        </w:tc>
        <w:tc>
          <w:tcPr>
            <w:tcW w:w="746" w:type="pct"/>
            <w:vAlign w:val="bottom"/>
          </w:tcPr>
          <w:p w14:paraId="5E6F929F" w14:textId="2EFE4C3C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0.082</w:t>
            </w:r>
          </w:p>
        </w:tc>
        <w:tc>
          <w:tcPr>
            <w:tcW w:w="515" w:type="pct"/>
            <w:vAlign w:val="bottom"/>
          </w:tcPr>
          <w:p w14:paraId="7958BCC5" w14:textId="083CC07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0.041</w:t>
            </w:r>
          </w:p>
        </w:tc>
        <w:tc>
          <w:tcPr>
            <w:tcW w:w="634" w:type="pct"/>
            <w:vAlign w:val="bottom"/>
          </w:tcPr>
          <w:p w14:paraId="5C4EB7B1" w14:textId="061FFE4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0.065</w:t>
            </w:r>
          </w:p>
        </w:tc>
        <w:tc>
          <w:tcPr>
            <w:tcW w:w="793" w:type="pct"/>
            <w:vAlign w:val="bottom"/>
          </w:tcPr>
          <w:p w14:paraId="52E9F151" w14:textId="0016B0F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0.106</w:t>
            </w:r>
          </w:p>
        </w:tc>
        <w:tc>
          <w:tcPr>
            <w:tcW w:w="819" w:type="pct"/>
            <w:vAlign w:val="bottom"/>
          </w:tcPr>
          <w:p w14:paraId="73DB9F77" w14:textId="1766558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0.169</w:t>
            </w:r>
          </w:p>
        </w:tc>
      </w:tr>
      <w:tr w:rsidR="000166C1" w:rsidRPr="002B6140" w14:paraId="515FEF58" w14:textId="77777777" w:rsidTr="00B31C40">
        <w:trPr>
          <w:jc w:val="center"/>
        </w:trPr>
        <w:tc>
          <w:tcPr>
            <w:tcW w:w="747" w:type="pct"/>
            <w:vAlign w:val="bottom"/>
          </w:tcPr>
          <w:p w14:paraId="46DB5F66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q</m:t>
                </m:r>
              </m:oMath>
            </m:oMathPara>
          </w:p>
        </w:tc>
        <w:tc>
          <w:tcPr>
            <w:tcW w:w="746" w:type="pct"/>
            <w:vAlign w:val="bottom"/>
          </w:tcPr>
          <w:p w14:paraId="68E7982E" w14:textId="4BECC71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0.502</w:t>
            </w:r>
          </w:p>
        </w:tc>
        <w:tc>
          <w:tcPr>
            <w:tcW w:w="746" w:type="pct"/>
            <w:vAlign w:val="bottom"/>
          </w:tcPr>
          <w:p w14:paraId="17C60B88" w14:textId="559EF42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0.493</w:t>
            </w:r>
          </w:p>
        </w:tc>
        <w:tc>
          <w:tcPr>
            <w:tcW w:w="515" w:type="pct"/>
            <w:vAlign w:val="bottom"/>
          </w:tcPr>
          <w:p w14:paraId="23B52CAF" w14:textId="4E09B26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0.336</w:t>
            </w:r>
          </w:p>
        </w:tc>
        <w:tc>
          <w:tcPr>
            <w:tcW w:w="634" w:type="pct"/>
            <w:vAlign w:val="bottom"/>
          </w:tcPr>
          <w:p w14:paraId="78800BF7" w14:textId="650D9CF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0.432</w:t>
            </w:r>
          </w:p>
        </w:tc>
        <w:tc>
          <w:tcPr>
            <w:tcW w:w="793" w:type="pct"/>
            <w:vAlign w:val="bottom"/>
          </w:tcPr>
          <w:p w14:paraId="6357ED20" w14:textId="564A91A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0.563</w:t>
            </w:r>
          </w:p>
        </w:tc>
        <w:tc>
          <w:tcPr>
            <w:tcW w:w="819" w:type="pct"/>
            <w:vAlign w:val="bottom"/>
          </w:tcPr>
          <w:p w14:paraId="3F30E221" w14:textId="05C1C3A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0.718</w:t>
            </w:r>
          </w:p>
        </w:tc>
      </w:tr>
      <w:tr w:rsidR="000166C1" w:rsidRPr="002B6140" w14:paraId="1C5598F8" w14:textId="77777777" w:rsidTr="003C755A">
        <w:trPr>
          <w:jc w:val="center"/>
        </w:trPr>
        <w:tc>
          <w:tcPr>
            <w:tcW w:w="747" w:type="pct"/>
            <w:vAlign w:val="bottom"/>
          </w:tcPr>
          <w:p w14:paraId="686DD743" w14:textId="77777777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oMath>
            </m:oMathPara>
          </w:p>
        </w:tc>
        <w:tc>
          <w:tcPr>
            <w:tcW w:w="746" w:type="pct"/>
            <w:vAlign w:val="bottom"/>
          </w:tcPr>
          <w:p w14:paraId="58E80C71" w14:textId="757BA24D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746" w:type="pct"/>
            <w:vAlign w:val="bottom"/>
          </w:tcPr>
          <w:p w14:paraId="5932227E" w14:textId="230E4C8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-0.034</w:t>
            </w:r>
          </w:p>
        </w:tc>
        <w:tc>
          <w:tcPr>
            <w:tcW w:w="515" w:type="pct"/>
            <w:vAlign w:val="bottom"/>
          </w:tcPr>
          <w:p w14:paraId="736214A3" w14:textId="76998CF5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-0.083</w:t>
            </w:r>
          </w:p>
        </w:tc>
        <w:tc>
          <w:tcPr>
            <w:tcW w:w="634" w:type="pct"/>
            <w:vAlign w:val="bottom"/>
          </w:tcPr>
          <w:p w14:paraId="14BE9B64" w14:textId="7BC197A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-0.051</w:t>
            </w:r>
          </w:p>
        </w:tc>
        <w:tc>
          <w:tcPr>
            <w:tcW w:w="793" w:type="pct"/>
            <w:vAlign w:val="bottom"/>
          </w:tcPr>
          <w:p w14:paraId="6F5C0DA3" w14:textId="4CE2C272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-0.017</w:t>
            </w:r>
          </w:p>
        </w:tc>
        <w:tc>
          <w:tcPr>
            <w:tcW w:w="819" w:type="pct"/>
            <w:vAlign w:val="bottom"/>
          </w:tcPr>
          <w:p w14:paraId="39841CE7" w14:textId="324A69DB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0.015</w:t>
            </w:r>
          </w:p>
        </w:tc>
      </w:tr>
      <w:tr w:rsidR="000166C1" w:rsidRPr="002B6140" w14:paraId="4D2BA161" w14:textId="77777777" w:rsidTr="00B31C40">
        <w:trPr>
          <w:jc w:val="center"/>
        </w:trPr>
        <w:tc>
          <w:tcPr>
            <w:tcW w:w="747" w:type="pct"/>
            <w:tcBorders>
              <w:bottom w:val="single" w:sz="4" w:space="0" w:color="auto"/>
            </w:tcBorders>
            <w:vAlign w:val="bottom"/>
          </w:tcPr>
          <w:p w14:paraId="13F6D00F" w14:textId="1DDAF788" w:rsidR="000166C1" w:rsidRPr="002B6140" w:rsidRDefault="000166C1" w:rsidP="000166C1">
            <w:pPr>
              <w:jc w:val="center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τ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7E9896A1" w14:textId="6BCBB340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vAlign w:val="bottom"/>
          </w:tcPr>
          <w:p w14:paraId="3ED78DC2" w14:textId="00A87D0A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515" w:type="pct"/>
            <w:tcBorders>
              <w:bottom w:val="single" w:sz="4" w:space="0" w:color="auto"/>
            </w:tcBorders>
            <w:vAlign w:val="bottom"/>
          </w:tcPr>
          <w:p w14:paraId="6E661B46" w14:textId="5AD19391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34" w:type="pct"/>
            <w:tcBorders>
              <w:bottom w:val="single" w:sz="4" w:space="0" w:color="auto"/>
            </w:tcBorders>
            <w:vAlign w:val="bottom"/>
          </w:tcPr>
          <w:p w14:paraId="5E31376D" w14:textId="3516FE97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bottom"/>
          </w:tcPr>
          <w:p w14:paraId="21283920" w14:textId="4E31AEC9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819" w:type="pct"/>
            <w:tcBorders>
              <w:bottom w:val="single" w:sz="4" w:space="0" w:color="auto"/>
            </w:tcBorders>
            <w:vAlign w:val="bottom"/>
          </w:tcPr>
          <w:p w14:paraId="1F244304" w14:textId="630B3D3E" w:rsidR="000166C1" w:rsidRPr="002B6140" w:rsidRDefault="000166C1" w:rsidP="000166C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B614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7685EE17" w14:textId="64E16552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0B0BD3E2" w14:textId="77777777" w:rsidR="00C215AF" w:rsidRPr="002B6140" w:rsidRDefault="00C215AF" w:rsidP="00C215AF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A0F77C" w14:textId="21FC3DF3" w:rsidR="00733B33" w:rsidRPr="002B6140" w:rsidRDefault="00733B33" w:rsidP="00C215A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24B7216" w14:textId="2645CB9C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S1. Posterior probability (thick line) and post-model pre-data (thin line) distributions of the key biological parameters for the base case and sensitivity scenarios of the assessment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</w:t>
      </w:r>
      <w:r w:rsidRPr="002B6140">
        <w:rPr>
          <w:rFonts w:ascii="Times New Roman" w:hAnsi="Times New Roman" w:cs="Times New Roman"/>
          <w:lang w:val="en-US"/>
        </w:rPr>
        <w:t>.  The posterior probability distribution of the base case is illustrated in the thick dotted line.</w:t>
      </w:r>
    </w:p>
    <w:p w14:paraId="03649DB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4602782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62376845" w14:textId="758E5607" w:rsidR="00757AE0" w:rsidRPr="002B6140" w:rsidRDefault="000A35C6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868BA4C" wp14:editId="7D20FCC7">
            <wp:extent cx="5400040" cy="23399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11D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4C1E2E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D2A00A0" w14:textId="29A2C902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6406169" wp14:editId="4D03E631">
            <wp:extent cx="5391150" cy="2333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2A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4461E4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210556DA" w14:textId="52CBC13B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C57D5" wp14:editId="5A4CE3CB">
            <wp:extent cx="5391150" cy="23336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ABB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0860A29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140AFF1" w14:textId="24EE72E1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D7651F6" wp14:editId="5474EE7F">
            <wp:extent cx="5391150" cy="2333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A3B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25784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727DB84D" w14:textId="22B60C77" w:rsidR="00757AE0" w:rsidRPr="002B6140" w:rsidRDefault="00FB2DB2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3F5B2BB" wp14:editId="6E8FEE4E">
            <wp:extent cx="5391150" cy="2333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45DFB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466484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2EF29A0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1C1CBF8F" w14:textId="3558A293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7100642" wp14:editId="7939B16D">
            <wp:extent cx="5391150" cy="23336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A206" w14:textId="301D3C6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6D882F" w14:textId="11F912CB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  <w:r w:rsidR="00FB2DB2" w:rsidRPr="002B6140">
        <w:rPr>
          <w:rFonts w:ascii="Times New Roman" w:hAnsi="Times New Roman" w:cs="Times New Roman"/>
          <w:color w:val="000000"/>
          <w:lang w:val="en-GB"/>
        </w:rPr>
        <w:t xml:space="preserve"> (Note: target year is not included)</w:t>
      </w:r>
    </w:p>
    <w:p w14:paraId="7D0E6244" w14:textId="473B00A7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31C7012" wp14:editId="09240E08">
            <wp:extent cx="5391150" cy="2333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B9D3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DD1958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7C61B5D4" w14:textId="295B6AB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B07966" wp14:editId="316FCEC0">
            <wp:extent cx="5391150" cy="23336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DCA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A101226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245CE3F" w14:textId="0D3B614A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B064E5B" w14:textId="2DE91284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E5979F1" wp14:editId="2442B366">
            <wp:extent cx="5391150" cy="2333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786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0B8DA97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S1.10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1EA69E29" w14:textId="67693EFA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u w:val="single"/>
          <w:lang w:val="en-GB"/>
        </w:rPr>
        <w:drawing>
          <wp:inline distT="0" distB="0" distL="0" distR="0" wp14:anchorId="7B005F32" wp14:editId="264CB284">
            <wp:extent cx="5391150" cy="2333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536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5A34FD8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53AE3D0" w14:textId="4B2268B1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202B82F0" wp14:editId="3ABEF74F">
            <wp:extent cx="5391150" cy="2333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AE7F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4CC22661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DB42383" w14:textId="021723B9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02C34F94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9D0A554" w14:textId="11BA95E9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225F8C4" wp14:editId="42715AF1">
            <wp:extent cx="5391150" cy="2333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42B5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1F031DA1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3BB313E1" w14:textId="5EE066CF" w:rsidR="00757AE0" w:rsidRPr="002B6140" w:rsidRDefault="005F6567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59AC42FB" wp14:editId="0906A479">
            <wp:extent cx="5391150" cy="23336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7F52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7374BCD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S1.14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7F7968BC" w14:textId="49ABB95E" w:rsidR="00757AE0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14A24A2C" wp14:editId="5C97E151">
            <wp:extent cx="5391150" cy="2333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7C8C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8C74F3D" w14:textId="77777777" w:rsidR="005F6567" w:rsidRPr="002B6140" w:rsidRDefault="005F6567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0221D264" w14:textId="6023CEF4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S1.15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63561F4D" w14:textId="1CB4591D" w:rsidR="00757AE0" w:rsidRPr="002B6140" w:rsidRDefault="00D63C5C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418C1A0" wp14:editId="69FCA78A">
            <wp:extent cx="5391150" cy="2333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B75E" w14:textId="77777777" w:rsidR="00757AE0" w:rsidRPr="002B6140" w:rsidRDefault="00757AE0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6DFC9BE" w14:textId="42D4DB7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7EA0F07" w14:textId="01105292" w:rsidR="00234119" w:rsidRPr="002B6140" w:rsidRDefault="00234119" w:rsidP="00733B33">
      <w:pPr>
        <w:spacing w:after="0" w:line="240" w:lineRule="auto"/>
        <w:rPr>
          <w:rFonts w:ascii="Times New Roman" w:eastAsiaTheme="minorEastAsia" w:hAnsi="Times New Roman" w:cs="Times New Roman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Figure S2. Population trajectories (blue lines) and time series of estimated catches (red lines) of southern right whale (SRW) </w:t>
      </w:r>
      <w:proofErr w:type="spellStart"/>
      <w:r w:rsidRPr="002B6140">
        <w:rPr>
          <w:rFonts w:ascii="Times New Roman" w:hAnsi="Times New Roman" w:cs="Times New Roman"/>
          <w:i/>
          <w:iCs/>
          <w:lang w:val="en-US"/>
        </w:rPr>
        <w:t>Eubalaena</w:t>
      </w:r>
      <w:proofErr w:type="spellEnd"/>
      <w:r w:rsidRPr="002B6140">
        <w:rPr>
          <w:rFonts w:ascii="Times New Roman" w:hAnsi="Times New Roman" w:cs="Times New Roman"/>
          <w:i/>
          <w:iCs/>
          <w:lang w:val="en-US"/>
        </w:rPr>
        <w:t xml:space="preserve"> australis. </w:t>
      </w:r>
      <w:r w:rsidRPr="002B6140">
        <w:rPr>
          <w:rFonts w:ascii="Times New Roman" w:hAnsi="Times New Roman" w:cs="Times New Roman"/>
          <w:lang w:val="en-US"/>
        </w:rPr>
        <w:t xml:space="preserve">The solid blue line represents the median estimated model-averaged trajectory of </w:t>
      </w:r>
      <w:r w:rsidRPr="002B6140">
        <w:rPr>
          <w:rFonts w:ascii="Times New Roman" w:hAnsi="Times New Roman" w:cs="Times New Roman"/>
          <w:color w:val="000000"/>
          <w:lang w:val="en-GB"/>
        </w:rPr>
        <w:t>the population abundance (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N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y</m:t>
            </m:r>
          </m:sub>
        </m:sSub>
      </m:oMath>
      <w:r w:rsidRPr="002B6140">
        <w:rPr>
          <w:rFonts w:ascii="Times New Roman" w:eastAsiaTheme="minorEastAsia" w:hAnsi="Times New Roman" w:cs="Times New Roman"/>
          <w:lang w:val="en-GB"/>
        </w:rPr>
        <w:t xml:space="preserve">), while the 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. The </w:t>
      </w:r>
      <w:r w:rsidRPr="002B6140">
        <w:rPr>
          <w:rFonts w:ascii="Times New Roman" w:hAnsi="Times New Roman" w:cs="Times New Roman"/>
          <w:lang w:val="en-US"/>
        </w:rPr>
        <w:t xml:space="preserve">dashed line represents the median estimated base case trajectory of the abundance. </w:t>
      </w:r>
      <w:r w:rsidRPr="002B6140">
        <w:rPr>
          <w:rFonts w:ascii="Times New Roman" w:eastAsiaTheme="minorEastAsia" w:hAnsi="Times New Roman" w:cs="Times New Roman"/>
          <w:lang w:val="en-GB"/>
        </w:rPr>
        <w:t>T</w:t>
      </w:r>
      <w:r w:rsidRPr="002B6140">
        <w:rPr>
          <w:rFonts w:ascii="Times New Roman" w:hAnsi="Times New Roman" w:cs="Times New Roman"/>
          <w:lang w:val="en-US"/>
        </w:rPr>
        <w:t>he solid red line represents the average number of whaling catches as estimated by the catch parameter (</w:t>
      </w:r>
      <m:oMath>
        <m:r>
          <w:rPr>
            <w:rFonts w:ascii="Cambria Math" w:hAnsi="Cambria Math" w:cs="Times New Roman"/>
            <w:color w:val="000000"/>
          </w:rPr>
          <m:t>π</m:t>
        </m:r>
      </m:oMath>
      <w:r w:rsidRPr="002B6140">
        <w:rPr>
          <w:rFonts w:ascii="Times New Roman" w:eastAsiaTheme="minorEastAsia" w:hAnsi="Times New Roman" w:cs="Times New Roman"/>
          <w:color w:val="000000"/>
          <w:lang w:val="en-US"/>
        </w:rPr>
        <w:t xml:space="preserve">), while the red </w:t>
      </w:r>
      <w:r w:rsidRPr="002B6140">
        <w:rPr>
          <w:rFonts w:ascii="Times New Roman" w:eastAsiaTheme="minorEastAsia" w:hAnsi="Times New Roman" w:cs="Times New Roman"/>
          <w:lang w:val="en-GB"/>
        </w:rPr>
        <w:t xml:space="preserve">shaded areas correspond to the </w:t>
      </w:r>
      <w:r w:rsidRPr="002B6140">
        <w:rPr>
          <w:rFonts w:ascii="Times New Roman" w:hAnsi="Times New Roman" w:cs="Times New Roman"/>
          <w:lang w:val="en-US"/>
        </w:rPr>
        <w:t>50% and 95% credible intervals</w:t>
      </w:r>
      <w:r w:rsidRPr="002B6140">
        <w:rPr>
          <w:rFonts w:ascii="Times New Roman" w:eastAsiaTheme="minorEastAsia" w:hAnsi="Times New Roman" w:cs="Times New Roman"/>
          <w:lang w:val="en-GB"/>
        </w:rPr>
        <w:t>. The grey and black dots represent the estimated and observed, respectively, absolute abundance in 2010.</w:t>
      </w: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94F5A9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 </w:t>
      </w:r>
    </w:p>
    <w:p w14:paraId="5452D434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 </w:t>
      </w:r>
      <w:r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B198DC3" w14:textId="5039F9F0" w:rsidR="00234119" w:rsidRPr="002B6140" w:rsidRDefault="00DF0887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D05769" wp14:editId="6BE91334">
            <wp:extent cx="4572000" cy="24005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B9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A75DB3B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16686571" w14:textId="24B23EA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B2559" wp14:editId="72DF471B">
            <wp:extent cx="4572000" cy="2394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165C" w14:textId="77777777" w:rsidR="00DF0887" w:rsidRPr="002B6140" w:rsidRDefault="00DF0887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6566B32D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FCCBB79" w14:textId="2FA4EEB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4C40FB6E" w14:textId="4ED45E26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EDA5A76" wp14:editId="5C9FE727">
            <wp:extent cx="4572000" cy="2400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891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D6956C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7D32BEAC" w14:textId="06E7F23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53F0CD" wp14:editId="2B9E5239">
            <wp:extent cx="4572000" cy="2400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B71C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B8272EE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167FF26D" w14:textId="1BDCCEF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C0A597E" wp14:editId="1231969C">
            <wp:extent cx="4572000" cy="2400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EA8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0C94051" w14:textId="54CBC5D1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A267C98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3B54641" w14:textId="2FF4B73D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S2.6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0C551BEF" w14:textId="5B6ADEE0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8A4EA8" wp14:editId="0165C810">
            <wp:extent cx="4572000" cy="240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5E1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9AF7005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S2.7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3A695D96" w14:textId="54AD67E1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7FE4E2A" wp14:editId="38A13B1D">
            <wp:extent cx="4572000" cy="2400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21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6270B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S2.8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3E8A41E5" w14:textId="58E497B8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F2BA048" wp14:editId="53A90F8C">
            <wp:extent cx="4572000" cy="2400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0E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992689F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23A4748B" w14:textId="1186C078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S2.9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717B2F0" w14:textId="3D7B6404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1B8AFB1" wp14:editId="56C1DC74">
            <wp:extent cx="4572000" cy="2400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951A" w14:textId="74290AC5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BCE04A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4F5223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 xml:space="preserve">S2.10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0B2D8B32" w14:textId="0C68D29D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76C1F78" wp14:editId="0F20AC13">
            <wp:extent cx="4572000" cy="24005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A506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A64C94D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S2.11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578B34A9" w14:textId="33C7F25A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9248EBA" wp14:editId="44AC65B1">
            <wp:extent cx="4572000" cy="24005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D6B0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1294796A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113ED90F" w14:textId="00C4A256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S2.12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3319D3FE" w14:textId="3C0E3A8F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DB9654" wp14:editId="22CA1E41">
            <wp:extent cx="4572000" cy="239675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8FA7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FA5B84F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S2.13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80DADC9" w14:textId="65028583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DC7CA76" wp14:editId="12837474">
            <wp:extent cx="4572000" cy="2396752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1C1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43FFE02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 xml:space="preserve">S2.14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56008075" w14:textId="09D716BB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4881760" wp14:editId="14ABEC64">
            <wp:extent cx="4572000" cy="2396752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DC98" w14:textId="77777777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318C2E7" w14:textId="77777777" w:rsidR="005B2F4F" w:rsidRPr="002B6140" w:rsidRDefault="005B2F4F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3956DE3" w14:textId="2CC8EC2A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 xml:space="preserve">S2.15 </w:t>
      </w:r>
      <w:proofErr w:type="spellStart"/>
      <w:r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76A57FEB" w14:textId="5DE69DBC" w:rsidR="00234119" w:rsidRPr="002B6140" w:rsidRDefault="0075057E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2BEC8164" wp14:editId="4EA67443">
            <wp:extent cx="4572000" cy="239675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E23" w14:textId="33536E1F" w:rsidR="00234119" w:rsidRPr="002B6140" w:rsidRDefault="00234119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7AF519C2" w14:textId="393AB81E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color w:val="000000"/>
          <w:lang w:val="en-GB"/>
        </w:rPr>
        <w:br w:type="page"/>
      </w:r>
    </w:p>
    <w:p w14:paraId="2775F681" w14:textId="41AE51A4" w:rsidR="00DB68CA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Figure S</w:t>
      </w:r>
      <w:r w:rsidR="00DB68CA" w:rsidRPr="002B6140">
        <w:rPr>
          <w:rFonts w:ascii="Times New Roman" w:hAnsi="Times New Roman" w:cs="Times New Roman"/>
          <w:lang w:val="en-US"/>
        </w:rPr>
        <w:t>3</w:t>
      </w:r>
      <w:r w:rsidRPr="002B6140">
        <w:rPr>
          <w:rFonts w:ascii="Times New Roman" w:hAnsi="Times New Roman" w:cs="Times New Roman"/>
          <w:lang w:val="en-US"/>
        </w:rPr>
        <w:t xml:space="preserve">. </w:t>
      </w:r>
      <w:r w:rsidR="00DB68CA" w:rsidRPr="002B6140">
        <w:rPr>
          <w:rFonts w:ascii="Times New Roman" w:hAnsi="Times New Roman" w:cs="Times New Roman"/>
          <w:lang w:val="en-US"/>
        </w:rPr>
        <w:t xml:space="preserve">Trend of the observed (black dots) and estimated (grey dots) accumulated numbers of the southern right whale </w:t>
      </w:r>
      <w:proofErr w:type="spellStart"/>
      <w:r w:rsidR="00DB68CA" w:rsidRPr="002B6140">
        <w:rPr>
          <w:rFonts w:ascii="Times New Roman" w:hAnsi="Times New Roman" w:cs="Times New Roman"/>
          <w:lang w:val="en-US"/>
        </w:rPr>
        <w:t>Eubalaena</w:t>
      </w:r>
      <w:proofErr w:type="spellEnd"/>
      <w:r w:rsidR="00DB68CA" w:rsidRPr="002B6140">
        <w:rPr>
          <w:rFonts w:ascii="Times New Roman" w:hAnsi="Times New Roman" w:cs="Times New Roman"/>
          <w:lang w:val="en-US"/>
        </w:rPr>
        <w:t xml:space="preserve"> australis and associated 95% confidence interval. The solid blue line represents the median estimated model-averaged trajectory of the population abundance (</w:t>
      </w:r>
      <w:proofErr w:type="spellStart"/>
      <w:r w:rsidR="00DB68CA" w:rsidRPr="002B6140">
        <w:rPr>
          <w:rFonts w:ascii="Times New Roman" w:hAnsi="Times New Roman" w:cs="Times New Roman"/>
          <w:lang w:val="en-US"/>
        </w:rPr>
        <w:t>N_y</w:t>
      </w:r>
      <w:proofErr w:type="spellEnd"/>
      <w:r w:rsidR="00DB68CA" w:rsidRPr="002B6140">
        <w:rPr>
          <w:rFonts w:ascii="Times New Roman" w:hAnsi="Times New Roman" w:cs="Times New Roman"/>
          <w:lang w:val="en-US"/>
        </w:rPr>
        <w:t>) multiplied by catchability (q), while the shaded areas correspond to the 50% and 95% credible intervals.</w:t>
      </w:r>
    </w:p>
    <w:p w14:paraId="5781573A" w14:textId="77777777" w:rsidR="00DB68CA" w:rsidRPr="002B6140" w:rsidRDefault="00DB68CA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1A0933E" w14:textId="614F69B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 </w:t>
      </w:r>
      <w:r w:rsidR="002E0275" w:rsidRPr="002B6140">
        <w:rPr>
          <w:rFonts w:ascii="Times New Roman" w:hAnsi="Times New Roman" w:cs="Times New Roman"/>
          <w:color w:val="000000"/>
          <w:lang w:val="en-GB"/>
        </w:rPr>
        <w:t>Base Case</w:t>
      </w:r>
    </w:p>
    <w:p w14:paraId="083D509F" w14:textId="329AD1F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F44D336" wp14:editId="081BB443">
            <wp:extent cx="3657600" cy="216101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A5D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1C9631D" w14:textId="558671B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.2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</w:t>
      </w:r>
    </w:p>
    <w:p w14:paraId="35EC3999" w14:textId="59F084C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268F52" wp14:editId="6765945C">
            <wp:extent cx="3657600" cy="216101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6D8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07F806A5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123A96E" w14:textId="3677141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.3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2</w:t>
      </w:r>
    </w:p>
    <w:p w14:paraId="6027B15B" w14:textId="39FDD1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8CA5308" wp14:editId="22FC792D">
            <wp:extent cx="3657600" cy="216101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EC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33A729C" w14:textId="5BEADB7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.4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3</w:t>
      </w:r>
    </w:p>
    <w:p w14:paraId="344B9022" w14:textId="03D55207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1578C70" wp14:editId="398F8B3E">
            <wp:extent cx="3657600" cy="216101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2A7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F99EC78" w14:textId="5DC40FE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.5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4</w:t>
      </w:r>
    </w:p>
    <w:p w14:paraId="2F119302" w14:textId="031C6665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145D726" wp14:editId="46800C7E">
            <wp:extent cx="3657600" cy="216101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7E48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B965FBA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52E35F06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77C15E24" w14:textId="21410579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.6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5</w:t>
      </w:r>
    </w:p>
    <w:p w14:paraId="504579AC" w14:textId="06423A76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2DA5922" wp14:editId="5114F80E">
            <wp:extent cx="3657600" cy="216101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9939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C57DC19" w14:textId="61451B2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.7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6</w:t>
      </w:r>
    </w:p>
    <w:p w14:paraId="61A3945B" w14:textId="6176E3C3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D86D234" wp14:editId="4CF713B2">
            <wp:extent cx="3657600" cy="216101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48C4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D175BA6" w14:textId="30E7CE8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.8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7</w:t>
      </w:r>
    </w:p>
    <w:p w14:paraId="4423BDFB" w14:textId="3318A0F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04096287" wp14:editId="6227DEEC">
            <wp:extent cx="3657600" cy="2163850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156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0D2A3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3A19631C" w14:textId="07AC67D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.9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8</w:t>
      </w:r>
    </w:p>
    <w:p w14:paraId="7AFC0EEC" w14:textId="08537EE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584792D9" wp14:editId="5C2D3D15">
            <wp:extent cx="3657600" cy="216101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673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FE4E5EC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B5552C5" w14:textId="232FE270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.10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9</w:t>
      </w:r>
    </w:p>
    <w:p w14:paraId="235526B6" w14:textId="3BA3A96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629B05C4" wp14:editId="6B9E31F7">
            <wp:extent cx="3657600" cy="216101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D11D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DF4F377" w14:textId="70D9B5F1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.11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10</w:t>
      </w:r>
    </w:p>
    <w:p w14:paraId="192D0356" w14:textId="362E2B8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376A14FC" wp14:editId="1D8010A6">
            <wp:extent cx="3657600" cy="216101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AB51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7BEA41A7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64E58DFD" w14:textId="22A6947D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.12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11</w:t>
      </w:r>
    </w:p>
    <w:p w14:paraId="55851985" w14:textId="7A5543CF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470EF87E" wp14:editId="13B63221">
            <wp:extent cx="3657600" cy="216101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F1C2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6B795A3" w14:textId="3F37DAE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.13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12</w:t>
      </w:r>
    </w:p>
    <w:p w14:paraId="2BF4794A" w14:textId="48F0D10C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8E5D8F7" wp14:editId="18E2695D">
            <wp:extent cx="3657600" cy="2161016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D503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541B8B8" w14:textId="7AEF8C2B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.14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13</w:t>
      </w:r>
    </w:p>
    <w:p w14:paraId="05584284" w14:textId="580EDF38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18B044A5" wp14:editId="556CECAC">
            <wp:extent cx="3657600" cy="216101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6300" w14:textId="77777777" w:rsidR="002E0275" w:rsidRPr="002B6140" w:rsidRDefault="002E0275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E6EAE72" w14:textId="77777777" w:rsidR="002E0275" w:rsidRPr="002B6140" w:rsidRDefault="002E0275" w:rsidP="00733B33">
      <w:pPr>
        <w:spacing w:line="240" w:lineRule="auto"/>
        <w:rPr>
          <w:rFonts w:ascii="Times New Roman" w:hAnsi="Times New Roman" w:cs="Times New Roman"/>
          <w:lang w:val="en-US"/>
        </w:rPr>
      </w:pPr>
      <w:r w:rsidRPr="002B6140">
        <w:rPr>
          <w:rFonts w:ascii="Times New Roman" w:hAnsi="Times New Roman" w:cs="Times New Roman"/>
          <w:lang w:val="en-US"/>
        </w:rPr>
        <w:br w:type="page"/>
      </w:r>
    </w:p>
    <w:p w14:paraId="57273523" w14:textId="2856AAB2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lang w:val="en-US"/>
        </w:rPr>
        <w:lastRenderedPageBreak/>
        <w:t>S3</w:t>
      </w:r>
      <w:r w:rsidR="002E0275" w:rsidRPr="002B6140">
        <w:rPr>
          <w:rFonts w:ascii="Times New Roman" w:hAnsi="Times New Roman" w:cs="Times New Roman"/>
          <w:lang w:val="en-US"/>
        </w:rPr>
        <w:t xml:space="preserve">.15 </w:t>
      </w:r>
      <w:proofErr w:type="spellStart"/>
      <w:r w:rsidR="002E0275" w:rsidRPr="002B6140">
        <w:rPr>
          <w:rFonts w:ascii="Times New Roman" w:hAnsi="Times New Roman" w:cs="Times New Roman"/>
          <w:color w:val="000000"/>
          <w:lang w:val="en-GB"/>
        </w:rPr>
        <w:t>Scen</w:t>
      </w:r>
      <w:proofErr w:type="spellEnd"/>
      <w:r w:rsidR="002E0275" w:rsidRPr="002B6140">
        <w:rPr>
          <w:rFonts w:ascii="Times New Roman" w:hAnsi="Times New Roman" w:cs="Times New Roman"/>
          <w:color w:val="000000"/>
          <w:lang w:val="en-GB"/>
        </w:rPr>
        <w:t xml:space="preserve"> 14</w:t>
      </w:r>
    </w:p>
    <w:p w14:paraId="162E64DF" w14:textId="1B5B9D54" w:rsidR="002E0275" w:rsidRPr="002B6140" w:rsidRDefault="00EC0644" w:rsidP="00733B33">
      <w:pPr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2B6140">
        <w:rPr>
          <w:rFonts w:ascii="Times New Roman" w:hAnsi="Times New Roman" w:cs="Times New Roman"/>
          <w:noProof/>
        </w:rPr>
        <w:drawing>
          <wp:inline distT="0" distB="0" distL="0" distR="0" wp14:anchorId="7A7877C9" wp14:editId="694B32D1">
            <wp:extent cx="3657600" cy="216101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2F3E" w14:textId="77777777" w:rsidR="005E4353" w:rsidRPr="002B6140" w:rsidRDefault="005E4353" w:rsidP="00733B33">
      <w:pPr>
        <w:spacing w:after="0" w:line="240" w:lineRule="auto"/>
        <w:rPr>
          <w:rFonts w:ascii="Times New Roman" w:hAnsi="Times New Roman" w:cs="Times New Roman"/>
          <w:lang w:val="en-US"/>
        </w:rPr>
      </w:pPr>
    </w:p>
    <w:sectPr w:rsidR="005E4353" w:rsidRPr="002B61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rant Adams">
    <w15:presenceInfo w15:providerId="AD" w15:userId="S::adamsgd@uw.edu::a8b6c939-b296-4cf3-97d3-f62fa53b54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F4"/>
    <w:rsid w:val="000011F4"/>
    <w:rsid w:val="000116D7"/>
    <w:rsid w:val="00012782"/>
    <w:rsid w:val="0001483B"/>
    <w:rsid w:val="0001666F"/>
    <w:rsid w:val="000166C1"/>
    <w:rsid w:val="000169CD"/>
    <w:rsid w:val="00023912"/>
    <w:rsid w:val="00023AC0"/>
    <w:rsid w:val="0002533D"/>
    <w:rsid w:val="00026309"/>
    <w:rsid w:val="0002643A"/>
    <w:rsid w:val="00036453"/>
    <w:rsid w:val="0003735D"/>
    <w:rsid w:val="000418F0"/>
    <w:rsid w:val="00042FA0"/>
    <w:rsid w:val="00047B17"/>
    <w:rsid w:val="00050CC7"/>
    <w:rsid w:val="00052F2B"/>
    <w:rsid w:val="00054DEF"/>
    <w:rsid w:val="00054EF6"/>
    <w:rsid w:val="00056A93"/>
    <w:rsid w:val="0006222B"/>
    <w:rsid w:val="000625CE"/>
    <w:rsid w:val="00064F28"/>
    <w:rsid w:val="0006582A"/>
    <w:rsid w:val="00071E16"/>
    <w:rsid w:val="00073152"/>
    <w:rsid w:val="00074830"/>
    <w:rsid w:val="0007709A"/>
    <w:rsid w:val="00080291"/>
    <w:rsid w:val="00083607"/>
    <w:rsid w:val="00085B50"/>
    <w:rsid w:val="00086D9A"/>
    <w:rsid w:val="00093665"/>
    <w:rsid w:val="0009406D"/>
    <w:rsid w:val="0009425F"/>
    <w:rsid w:val="00094683"/>
    <w:rsid w:val="0009589C"/>
    <w:rsid w:val="00096B4E"/>
    <w:rsid w:val="000A06D5"/>
    <w:rsid w:val="000A1651"/>
    <w:rsid w:val="000A35C6"/>
    <w:rsid w:val="000A35D9"/>
    <w:rsid w:val="000A38A5"/>
    <w:rsid w:val="000B1385"/>
    <w:rsid w:val="000B314B"/>
    <w:rsid w:val="000C0F14"/>
    <w:rsid w:val="000C36B8"/>
    <w:rsid w:val="000C4E6B"/>
    <w:rsid w:val="000C609A"/>
    <w:rsid w:val="000C68C3"/>
    <w:rsid w:val="000D078D"/>
    <w:rsid w:val="000D0A1B"/>
    <w:rsid w:val="000D0E35"/>
    <w:rsid w:val="000D1F14"/>
    <w:rsid w:val="000E0805"/>
    <w:rsid w:val="000E47A0"/>
    <w:rsid w:val="000F1035"/>
    <w:rsid w:val="000F16D9"/>
    <w:rsid w:val="000F2F1E"/>
    <w:rsid w:val="000F7557"/>
    <w:rsid w:val="001002E4"/>
    <w:rsid w:val="00102648"/>
    <w:rsid w:val="001038FF"/>
    <w:rsid w:val="00103B40"/>
    <w:rsid w:val="0010400F"/>
    <w:rsid w:val="00105B16"/>
    <w:rsid w:val="00111D36"/>
    <w:rsid w:val="001151B9"/>
    <w:rsid w:val="00120370"/>
    <w:rsid w:val="001235D2"/>
    <w:rsid w:val="00131882"/>
    <w:rsid w:val="001335F2"/>
    <w:rsid w:val="00137406"/>
    <w:rsid w:val="00140156"/>
    <w:rsid w:val="00140692"/>
    <w:rsid w:val="001422E3"/>
    <w:rsid w:val="00142EE0"/>
    <w:rsid w:val="00145366"/>
    <w:rsid w:val="00146392"/>
    <w:rsid w:val="0015300D"/>
    <w:rsid w:val="00153951"/>
    <w:rsid w:val="0015691B"/>
    <w:rsid w:val="00157448"/>
    <w:rsid w:val="00157DE5"/>
    <w:rsid w:val="0016035C"/>
    <w:rsid w:val="00161002"/>
    <w:rsid w:val="00161618"/>
    <w:rsid w:val="0016301C"/>
    <w:rsid w:val="00163998"/>
    <w:rsid w:val="00166678"/>
    <w:rsid w:val="001706BB"/>
    <w:rsid w:val="001723C4"/>
    <w:rsid w:val="00175ACF"/>
    <w:rsid w:val="00181A01"/>
    <w:rsid w:val="001821BE"/>
    <w:rsid w:val="001833EB"/>
    <w:rsid w:val="00186207"/>
    <w:rsid w:val="00187C50"/>
    <w:rsid w:val="0019045B"/>
    <w:rsid w:val="00196E9B"/>
    <w:rsid w:val="001A287C"/>
    <w:rsid w:val="001A5CC9"/>
    <w:rsid w:val="001B03C2"/>
    <w:rsid w:val="001B2A26"/>
    <w:rsid w:val="001B3D95"/>
    <w:rsid w:val="001B4408"/>
    <w:rsid w:val="001C7731"/>
    <w:rsid w:val="001C7749"/>
    <w:rsid w:val="001D2178"/>
    <w:rsid w:val="001D445C"/>
    <w:rsid w:val="001D44E8"/>
    <w:rsid w:val="001D52E6"/>
    <w:rsid w:val="001D7D06"/>
    <w:rsid w:val="001F0DEB"/>
    <w:rsid w:val="001F1527"/>
    <w:rsid w:val="001F16A6"/>
    <w:rsid w:val="0020486B"/>
    <w:rsid w:val="00204BED"/>
    <w:rsid w:val="00206A8D"/>
    <w:rsid w:val="002110AE"/>
    <w:rsid w:val="00211995"/>
    <w:rsid w:val="002123B6"/>
    <w:rsid w:val="00216F19"/>
    <w:rsid w:val="00220162"/>
    <w:rsid w:val="0023079F"/>
    <w:rsid w:val="00234119"/>
    <w:rsid w:val="0023520E"/>
    <w:rsid w:val="00236787"/>
    <w:rsid w:val="00237143"/>
    <w:rsid w:val="00240D96"/>
    <w:rsid w:val="002419AE"/>
    <w:rsid w:val="0024220B"/>
    <w:rsid w:val="0024289E"/>
    <w:rsid w:val="00244B8A"/>
    <w:rsid w:val="002472E9"/>
    <w:rsid w:val="002513AA"/>
    <w:rsid w:val="002520EF"/>
    <w:rsid w:val="002533D0"/>
    <w:rsid w:val="002536CC"/>
    <w:rsid w:val="00254BAD"/>
    <w:rsid w:val="00255687"/>
    <w:rsid w:val="00257408"/>
    <w:rsid w:val="0025796F"/>
    <w:rsid w:val="00257A8B"/>
    <w:rsid w:val="002631C0"/>
    <w:rsid w:val="0026348D"/>
    <w:rsid w:val="002639B4"/>
    <w:rsid w:val="00266149"/>
    <w:rsid w:val="002669DC"/>
    <w:rsid w:val="002700F0"/>
    <w:rsid w:val="002720B2"/>
    <w:rsid w:val="002759AF"/>
    <w:rsid w:val="00283BC5"/>
    <w:rsid w:val="00285D65"/>
    <w:rsid w:val="002870E0"/>
    <w:rsid w:val="00287AFA"/>
    <w:rsid w:val="00291CBE"/>
    <w:rsid w:val="002A18FE"/>
    <w:rsid w:val="002A1DB6"/>
    <w:rsid w:val="002A63E5"/>
    <w:rsid w:val="002B0FE1"/>
    <w:rsid w:val="002B1ECD"/>
    <w:rsid w:val="002B21E6"/>
    <w:rsid w:val="002B2A91"/>
    <w:rsid w:val="002B4E00"/>
    <w:rsid w:val="002B4EC0"/>
    <w:rsid w:val="002B6140"/>
    <w:rsid w:val="002C5710"/>
    <w:rsid w:val="002D15A0"/>
    <w:rsid w:val="002D3105"/>
    <w:rsid w:val="002D5303"/>
    <w:rsid w:val="002D639A"/>
    <w:rsid w:val="002D6A88"/>
    <w:rsid w:val="002E0275"/>
    <w:rsid w:val="002E1531"/>
    <w:rsid w:val="002E2E4F"/>
    <w:rsid w:val="002E39F6"/>
    <w:rsid w:val="002E3B6A"/>
    <w:rsid w:val="002E49D8"/>
    <w:rsid w:val="002E5B22"/>
    <w:rsid w:val="002E5E49"/>
    <w:rsid w:val="002F0174"/>
    <w:rsid w:val="002F0378"/>
    <w:rsid w:val="002F2260"/>
    <w:rsid w:val="002F561F"/>
    <w:rsid w:val="002F58B6"/>
    <w:rsid w:val="00302E73"/>
    <w:rsid w:val="00303037"/>
    <w:rsid w:val="00304AA9"/>
    <w:rsid w:val="003060F9"/>
    <w:rsid w:val="003112EA"/>
    <w:rsid w:val="00312061"/>
    <w:rsid w:val="003153BD"/>
    <w:rsid w:val="0031634B"/>
    <w:rsid w:val="0031652D"/>
    <w:rsid w:val="0031671A"/>
    <w:rsid w:val="00316775"/>
    <w:rsid w:val="00316E00"/>
    <w:rsid w:val="003210CD"/>
    <w:rsid w:val="00321364"/>
    <w:rsid w:val="003220D1"/>
    <w:rsid w:val="0032291E"/>
    <w:rsid w:val="00322C15"/>
    <w:rsid w:val="00326CCB"/>
    <w:rsid w:val="00327432"/>
    <w:rsid w:val="003308F4"/>
    <w:rsid w:val="003323B0"/>
    <w:rsid w:val="003351BA"/>
    <w:rsid w:val="00336686"/>
    <w:rsid w:val="00337529"/>
    <w:rsid w:val="003410A5"/>
    <w:rsid w:val="003501F6"/>
    <w:rsid w:val="00352BB9"/>
    <w:rsid w:val="00354375"/>
    <w:rsid w:val="00360C72"/>
    <w:rsid w:val="0036269A"/>
    <w:rsid w:val="00363F90"/>
    <w:rsid w:val="00364AFB"/>
    <w:rsid w:val="00366E7A"/>
    <w:rsid w:val="00370697"/>
    <w:rsid w:val="0037378D"/>
    <w:rsid w:val="0037518B"/>
    <w:rsid w:val="003767DA"/>
    <w:rsid w:val="003774AB"/>
    <w:rsid w:val="00381D60"/>
    <w:rsid w:val="0039376A"/>
    <w:rsid w:val="00393800"/>
    <w:rsid w:val="003945BD"/>
    <w:rsid w:val="003A0CAB"/>
    <w:rsid w:val="003A1BC6"/>
    <w:rsid w:val="003A422A"/>
    <w:rsid w:val="003A4E26"/>
    <w:rsid w:val="003B004F"/>
    <w:rsid w:val="003B5EED"/>
    <w:rsid w:val="003B69B5"/>
    <w:rsid w:val="003C1513"/>
    <w:rsid w:val="003C4B02"/>
    <w:rsid w:val="003C55D7"/>
    <w:rsid w:val="003C58D7"/>
    <w:rsid w:val="003C755A"/>
    <w:rsid w:val="003D16D0"/>
    <w:rsid w:val="003D311E"/>
    <w:rsid w:val="003D4296"/>
    <w:rsid w:val="003D758F"/>
    <w:rsid w:val="003E02BA"/>
    <w:rsid w:val="003E1A9B"/>
    <w:rsid w:val="003E5AB6"/>
    <w:rsid w:val="003E5EF1"/>
    <w:rsid w:val="003F1E35"/>
    <w:rsid w:val="003F2A8F"/>
    <w:rsid w:val="003F6A2F"/>
    <w:rsid w:val="003F6FEB"/>
    <w:rsid w:val="003F7F1C"/>
    <w:rsid w:val="00400B3D"/>
    <w:rsid w:val="0040556F"/>
    <w:rsid w:val="0041031C"/>
    <w:rsid w:val="00410853"/>
    <w:rsid w:val="00410D7E"/>
    <w:rsid w:val="00412790"/>
    <w:rsid w:val="00417EF6"/>
    <w:rsid w:val="00422369"/>
    <w:rsid w:val="004311E7"/>
    <w:rsid w:val="00433D3F"/>
    <w:rsid w:val="00446E1E"/>
    <w:rsid w:val="00446FB5"/>
    <w:rsid w:val="00450DEA"/>
    <w:rsid w:val="00452761"/>
    <w:rsid w:val="0045586D"/>
    <w:rsid w:val="0046078C"/>
    <w:rsid w:val="00464E08"/>
    <w:rsid w:val="00470064"/>
    <w:rsid w:val="004770C7"/>
    <w:rsid w:val="00480F84"/>
    <w:rsid w:val="00481C55"/>
    <w:rsid w:val="00483C6F"/>
    <w:rsid w:val="004868B7"/>
    <w:rsid w:val="0049119B"/>
    <w:rsid w:val="00492DBB"/>
    <w:rsid w:val="00493358"/>
    <w:rsid w:val="0049690C"/>
    <w:rsid w:val="00496F01"/>
    <w:rsid w:val="004A1227"/>
    <w:rsid w:val="004A6EB9"/>
    <w:rsid w:val="004B008B"/>
    <w:rsid w:val="004B038A"/>
    <w:rsid w:val="004B1819"/>
    <w:rsid w:val="004B3848"/>
    <w:rsid w:val="004B3D57"/>
    <w:rsid w:val="004B522A"/>
    <w:rsid w:val="004B5805"/>
    <w:rsid w:val="004B58D4"/>
    <w:rsid w:val="004B655B"/>
    <w:rsid w:val="004C2887"/>
    <w:rsid w:val="004D0B96"/>
    <w:rsid w:val="004D2423"/>
    <w:rsid w:val="004E07EA"/>
    <w:rsid w:val="004E0D80"/>
    <w:rsid w:val="004E4A31"/>
    <w:rsid w:val="004E55B8"/>
    <w:rsid w:val="004E640D"/>
    <w:rsid w:val="004F0A85"/>
    <w:rsid w:val="004F1755"/>
    <w:rsid w:val="004F1A83"/>
    <w:rsid w:val="0050241A"/>
    <w:rsid w:val="005027FA"/>
    <w:rsid w:val="0050463A"/>
    <w:rsid w:val="00504EE6"/>
    <w:rsid w:val="00511EB6"/>
    <w:rsid w:val="0051272F"/>
    <w:rsid w:val="00512DCE"/>
    <w:rsid w:val="0051572C"/>
    <w:rsid w:val="0051685D"/>
    <w:rsid w:val="00517C3F"/>
    <w:rsid w:val="005208D2"/>
    <w:rsid w:val="0052107D"/>
    <w:rsid w:val="00522E87"/>
    <w:rsid w:val="005239C1"/>
    <w:rsid w:val="00523D13"/>
    <w:rsid w:val="005259D0"/>
    <w:rsid w:val="005264F7"/>
    <w:rsid w:val="00526D2F"/>
    <w:rsid w:val="005379BF"/>
    <w:rsid w:val="00540111"/>
    <w:rsid w:val="005435B1"/>
    <w:rsid w:val="00543CDC"/>
    <w:rsid w:val="00547E4A"/>
    <w:rsid w:val="00547E76"/>
    <w:rsid w:val="0055559E"/>
    <w:rsid w:val="00556FB4"/>
    <w:rsid w:val="00557D7F"/>
    <w:rsid w:val="00557DF2"/>
    <w:rsid w:val="005606DC"/>
    <w:rsid w:val="0056584F"/>
    <w:rsid w:val="00571EC7"/>
    <w:rsid w:val="0057325B"/>
    <w:rsid w:val="005739CB"/>
    <w:rsid w:val="00573B0B"/>
    <w:rsid w:val="00575802"/>
    <w:rsid w:val="00580E60"/>
    <w:rsid w:val="00581EF5"/>
    <w:rsid w:val="005823DC"/>
    <w:rsid w:val="00584D09"/>
    <w:rsid w:val="00591C7A"/>
    <w:rsid w:val="00593460"/>
    <w:rsid w:val="005965D8"/>
    <w:rsid w:val="00596CE7"/>
    <w:rsid w:val="005A268A"/>
    <w:rsid w:val="005A613A"/>
    <w:rsid w:val="005B2085"/>
    <w:rsid w:val="005B2E7E"/>
    <w:rsid w:val="005B2F4F"/>
    <w:rsid w:val="005B32CE"/>
    <w:rsid w:val="005B38BA"/>
    <w:rsid w:val="005B39F0"/>
    <w:rsid w:val="005B4069"/>
    <w:rsid w:val="005B4122"/>
    <w:rsid w:val="005B5E17"/>
    <w:rsid w:val="005C06F0"/>
    <w:rsid w:val="005C2E54"/>
    <w:rsid w:val="005C3AF5"/>
    <w:rsid w:val="005C5C83"/>
    <w:rsid w:val="005C701B"/>
    <w:rsid w:val="005D0A64"/>
    <w:rsid w:val="005D10F3"/>
    <w:rsid w:val="005D7533"/>
    <w:rsid w:val="005D793A"/>
    <w:rsid w:val="005E2D33"/>
    <w:rsid w:val="005E4353"/>
    <w:rsid w:val="005E60CF"/>
    <w:rsid w:val="005F0F70"/>
    <w:rsid w:val="005F1496"/>
    <w:rsid w:val="005F4F93"/>
    <w:rsid w:val="005F6567"/>
    <w:rsid w:val="005F6853"/>
    <w:rsid w:val="00603982"/>
    <w:rsid w:val="0060448B"/>
    <w:rsid w:val="00604E88"/>
    <w:rsid w:val="006050B2"/>
    <w:rsid w:val="0061418F"/>
    <w:rsid w:val="00615E3E"/>
    <w:rsid w:val="00622023"/>
    <w:rsid w:val="00624113"/>
    <w:rsid w:val="00626137"/>
    <w:rsid w:val="00632155"/>
    <w:rsid w:val="00633D52"/>
    <w:rsid w:val="00634ED0"/>
    <w:rsid w:val="00640578"/>
    <w:rsid w:val="0064072E"/>
    <w:rsid w:val="0064320C"/>
    <w:rsid w:val="00643C4E"/>
    <w:rsid w:val="00646A6A"/>
    <w:rsid w:val="00652CF7"/>
    <w:rsid w:val="00654A90"/>
    <w:rsid w:val="00656A9B"/>
    <w:rsid w:val="00657F5E"/>
    <w:rsid w:val="00662CE3"/>
    <w:rsid w:val="00665467"/>
    <w:rsid w:val="006678B1"/>
    <w:rsid w:val="0067215D"/>
    <w:rsid w:val="00676276"/>
    <w:rsid w:val="0067731A"/>
    <w:rsid w:val="0068290D"/>
    <w:rsid w:val="00683CD8"/>
    <w:rsid w:val="00686B1D"/>
    <w:rsid w:val="00691272"/>
    <w:rsid w:val="00691A9E"/>
    <w:rsid w:val="00692276"/>
    <w:rsid w:val="006932D0"/>
    <w:rsid w:val="006938D8"/>
    <w:rsid w:val="00696396"/>
    <w:rsid w:val="00696CA0"/>
    <w:rsid w:val="006A00A7"/>
    <w:rsid w:val="006A2586"/>
    <w:rsid w:val="006A79C5"/>
    <w:rsid w:val="006B4544"/>
    <w:rsid w:val="006B693B"/>
    <w:rsid w:val="006C5982"/>
    <w:rsid w:val="006D2B8A"/>
    <w:rsid w:val="006D52C1"/>
    <w:rsid w:val="006D6D67"/>
    <w:rsid w:val="006E0F7A"/>
    <w:rsid w:val="006E1F2B"/>
    <w:rsid w:val="006E3B87"/>
    <w:rsid w:val="006F0A93"/>
    <w:rsid w:val="006F21A8"/>
    <w:rsid w:val="006F2C35"/>
    <w:rsid w:val="006F2CAB"/>
    <w:rsid w:val="006F40B4"/>
    <w:rsid w:val="006F41B8"/>
    <w:rsid w:val="00700C7B"/>
    <w:rsid w:val="0070510F"/>
    <w:rsid w:val="00705112"/>
    <w:rsid w:val="007114C6"/>
    <w:rsid w:val="007140CC"/>
    <w:rsid w:val="00716FBC"/>
    <w:rsid w:val="007241D3"/>
    <w:rsid w:val="00724843"/>
    <w:rsid w:val="00727D4F"/>
    <w:rsid w:val="007317BA"/>
    <w:rsid w:val="007322EA"/>
    <w:rsid w:val="00733B33"/>
    <w:rsid w:val="007355EC"/>
    <w:rsid w:val="00736763"/>
    <w:rsid w:val="0074557D"/>
    <w:rsid w:val="00746126"/>
    <w:rsid w:val="007479AC"/>
    <w:rsid w:val="0075057E"/>
    <w:rsid w:val="00751EBD"/>
    <w:rsid w:val="0075278D"/>
    <w:rsid w:val="00755688"/>
    <w:rsid w:val="0075570D"/>
    <w:rsid w:val="00755BF1"/>
    <w:rsid w:val="00757173"/>
    <w:rsid w:val="00757271"/>
    <w:rsid w:val="00757AE0"/>
    <w:rsid w:val="0076547A"/>
    <w:rsid w:val="00766248"/>
    <w:rsid w:val="00767BEA"/>
    <w:rsid w:val="00767C3F"/>
    <w:rsid w:val="00770204"/>
    <w:rsid w:val="007725FC"/>
    <w:rsid w:val="00773E54"/>
    <w:rsid w:val="00783F4B"/>
    <w:rsid w:val="007841F4"/>
    <w:rsid w:val="00791603"/>
    <w:rsid w:val="00792507"/>
    <w:rsid w:val="00794579"/>
    <w:rsid w:val="007947ED"/>
    <w:rsid w:val="00795B4E"/>
    <w:rsid w:val="007966B1"/>
    <w:rsid w:val="00797184"/>
    <w:rsid w:val="007A1D38"/>
    <w:rsid w:val="007A3FF9"/>
    <w:rsid w:val="007A410C"/>
    <w:rsid w:val="007A7C77"/>
    <w:rsid w:val="007B23A5"/>
    <w:rsid w:val="007B2455"/>
    <w:rsid w:val="007B3BF4"/>
    <w:rsid w:val="007B6858"/>
    <w:rsid w:val="007B6BE4"/>
    <w:rsid w:val="007C335B"/>
    <w:rsid w:val="007C3F98"/>
    <w:rsid w:val="007C4A9B"/>
    <w:rsid w:val="007C500B"/>
    <w:rsid w:val="007C7730"/>
    <w:rsid w:val="007C7E1C"/>
    <w:rsid w:val="007D2370"/>
    <w:rsid w:val="007D7DDB"/>
    <w:rsid w:val="007E085A"/>
    <w:rsid w:val="007E2113"/>
    <w:rsid w:val="007E23BE"/>
    <w:rsid w:val="007E2427"/>
    <w:rsid w:val="007E36E5"/>
    <w:rsid w:val="007E7FE6"/>
    <w:rsid w:val="007F1999"/>
    <w:rsid w:val="007F65C6"/>
    <w:rsid w:val="007F6C66"/>
    <w:rsid w:val="007F7C9D"/>
    <w:rsid w:val="00800953"/>
    <w:rsid w:val="008024E7"/>
    <w:rsid w:val="008066AC"/>
    <w:rsid w:val="00815B00"/>
    <w:rsid w:val="00817F4C"/>
    <w:rsid w:val="0082085D"/>
    <w:rsid w:val="008253C1"/>
    <w:rsid w:val="008254CE"/>
    <w:rsid w:val="00826BA7"/>
    <w:rsid w:val="00827296"/>
    <w:rsid w:val="00827356"/>
    <w:rsid w:val="00831B8D"/>
    <w:rsid w:val="00831CEC"/>
    <w:rsid w:val="008328A9"/>
    <w:rsid w:val="00833D7B"/>
    <w:rsid w:val="00836F73"/>
    <w:rsid w:val="00837196"/>
    <w:rsid w:val="00840D27"/>
    <w:rsid w:val="00847DA5"/>
    <w:rsid w:val="00850D2A"/>
    <w:rsid w:val="00851F54"/>
    <w:rsid w:val="008542B1"/>
    <w:rsid w:val="00855C33"/>
    <w:rsid w:val="00863C3F"/>
    <w:rsid w:val="00871D46"/>
    <w:rsid w:val="00875354"/>
    <w:rsid w:val="008753D4"/>
    <w:rsid w:val="00875F2F"/>
    <w:rsid w:val="00881A77"/>
    <w:rsid w:val="008834DA"/>
    <w:rsid w:val="008849B7"/>
    <w:rsid w:val="00885600"/>
    <w:rsid w:val="00885D67"/>
    <w:rsid w:val="00890353"/>
    <w:rsid w:val="0089154C"/>
    <w:rsid w:val="00893B34"/>
    <w:rsid w:val="00894982"/>
    <w:rsid w:val="008954CA"/>
    <w:rsid w:val="008A2D0F"/>
    <w:rsid w:val="008A422F"/>
    <w:rsid w:val="008A695B"/>
    <w:rsid w:val="008B0618"/>
    <w:rsid w:val="008B1C50"/>
    <w:rsid w:val="008B641C"/>
    <w:rsid w:val="008B6AD1"/>
    <w:rsid w:val="008C18F9"/>
    <w:rsid w:val="008C22C6"/>
    <w:rsid w:val="008C3B4A"/>
    <w:rsid w:val="008D093E"/>
    <w:rsid w:val="008D2A01"/>
    <w:rsid w:val="008D3C7F"/>
    <w:rsid w:val="008D6074"/>
    <w:rsid w:val="008D7465"/>
    <w:rsid w:val="008E1AAE"/>
    <w:rsid w:val="008E298B"/>
    <w:rsid w:val="008E2A16"/>
    <w:rsid w:val="008E378C"/>
    <w:rsid w:val="008E45D2"/>
    <w:rsid w:val="008E7B46"/>
    <w:rsid w:val="008F0A7E"/>
    <w:rsid w:val="008F1AFA"/>
    <w:rsid w:val="008F52F7"/>
    <w:rsid w:val="009001B1"/>
    <w:rsid w:val="00910E6C"/>
    <w:rsid w:val="00914976"/>
    <w:rsid w:val="0091773F"/>
    <w:rsid w:val="00922533"/>
    <w:rsid w:val="00922D47"/>
    <w:rsid w:val="00924F00"/>
    <w:rsid w:val="0092653E"/>
    <w:rsid w:val="00933AA0"/>
    <w:rsid w:val="009367EB"/>
    <w:rsid w:val="00936A70"/>
    <w:rsid w:val="009433D1"/>
    <w:rsid w:val="00943A92"/>
    <w:rsid w:val="009475FA"/>
    <w:rsid w:val="0095000B"/>
    <w:rsid w:val="0095152B"/>
    <w:rsid w:val="009531C3"/>
    <w:rsid w:val="009560DB"/>
    <w:rsid w:val="00964526"/>
    <w:rsid w:val="00964C6F"/>
    <w:rsid w:val="0097139A"/>
    <w:rsid w:val="00975857"/>
    <w:rsid w:val="009765ED"/>
    <w:rsid w:val="0097752E"/>
    <w:rsid w:val="009776B8"/>
    <w:rsid w:val="0097781C"/>
    <w:rsid w:val="00981D3D"/>
    <w:rsid w:val="00984F2B"/>
    <w:rsid w:val="00985270"/>
    <w:rsid w:val="00985CC2"/>
    <w:rsid w:val="00995315"/>
    <w:rsid w:val="009961A5"/>
    <w:rsid w:val="0099707E"/>
    <w:rsid w:val="009971E0"/>
    <w:rsid w:val="009A3536"/>
    <w:rsid w:val="009A4FBE"/>
    <w:rsid w:val="009A607F"/>
    <w:rsid w:val="009B1BB0"/>
    <w:rsid w:val="009B1DC0"/>
    <w:rsid w:val="009B76B7"/>
    <w:rsid w:val="009B76ED"/>
    <w:rsid w:val="009B7738"/>
    <w:rsid w:val="009B7E77"/>
    <w:rsid w:val="009C1E1E"/>
    <w:rsid w:val="009C48F0"/>
    <w:rsid w:val="009C5E84"/>
    <w:rsid w:val="009D2C07"/>
    <w:rsid w:val="009D4A0F"/>
    <w:rsid w:val="009D6858"/>
    <w:rsid w:val="009D6B22"/>
    <w:rsid w:val="009E733B"/>
    <w:rsid w:val="009F35E7"/>
    <w:rsid w:val="009F4D3B"/>
    <w:rsid w:val="00A06CA6"/>
    <w:rsid w:val="00A1247C"/>
    <w:rsid w:val="00A1293B"/>
    <w:rsid w:val="00A154AA"/>
    <w:rsid w:val="00A24D2B"/>
    <w:rsid w:val="00A26717"/>
    <w:rsid w:val="00A331C1"/>
    <w:rsid w:val="00A351C8"/>
    <w:rsid w:val="00A4232C"/>
    <w:rsid w:val="00A4440E"/>
    <w:rsid w:val="00A455AB"/>
    <w:rsid w:val="00A462A4"/>
    <w:rsid w:val="00A50069"/>
    <w:rsid w:val="00A513A3"/>
    <w:rsid w:val="00A52EB9"/>
    <w:rsid w:val="00A55E3B"/>
    <w:rsid w:val="00A5697C"/>
    <w:rsid w:val="00A57947"/>
    <w:rsid w:val="00A61503"/>
    <w:rsid w:val="00A622AC"/>
    <w:rsid w:val="00A70E3B"/>
    <w:rsid w:val="00A72C37"/>
    <w:rsid w:val="00A75D1E"/>
    <w:rsid w:val="00A80B6C"/>
    <w:rsid w:val="00A8256C"/>
    <w:rsid w:val="00A83787"/>
    <w:rsid w:val="00A8378D"/>
    <w:rsid w:val="00A85A60"/>
    <w:rsid w:val="00A87650"/>
    <w:rsid w:val="00A91BE4"/>
    <w:rsid w:val="00A94C75"/>
    <w:rsid w:val="00A9758A"/>
    <w:rsid w:val="00AA1407"/>
    <w:rsid w:val="00AA1D85"/>
    <w:rsid w:val="00AA2C94"/>
    <w:rsid w:val="00AA2CA3"/>
    <w:rsid w:val="00AA4F04"/>
    <w:rsid w:val="00AC19F8"/>
    <w:rsid w:val="00AC28E8"/>
    <w:rsid w:val="00AC33F6"/>
    <w:rsid w:val="00AC7921"/>
    <w:rsid w:val="00AD1075"/>
    <w:rsid w:val="00AD4953"/>
    <w:rsid w:val="00AD5091"/>
    <w:rsid w:val="00AE4278"/>
    <w:rsid w:val="00AE4B10"/>
    <w:rsid w:val="00AF00E2"/>
    <w:rsid w:val="00AF57AF"/>
    <w:rsid w:val="00B01E5A"/>
    <w:rsid w:val="00B05D33"/>
    <w:rsid w:val="00B10754"/>
    <w:rsid w:val="00B15441"/>
    <w:rsid w:val="00B1544D"/>
    <w:rsid w:val="00B17862"/>
    <w:rsid w:val="00B20125"/>
    <w:rsid w:val="00B22101"/>
    <w:rsid w:val="00B23E05"/>
    <w:rsid w:val="00B2468B"/>
    <w:rsid w:val="00B332E5"/>
    <w:rsid w:val="00B3577A"/>
    <w:rsid w:val="00B369A1"/>
    <w:rsid w:val="00B36D91"/>
    <w:rsid w:val="00B37665"/>
    <w:rsid w:val="00B3787D"/>
    <w:rsid w:val="00B419F6"/>
    <w:rsid w:val="00B44081"/>
    <w:rsid w:val="00B47267"/>
    <w:rsid w:val="00B47C6E"/>
    <w:rsid w:val="00B541F2"/>
    <w:rsid w:val="00B54D43"/>
    <w:rsid w:val="00B57470"/>
    <w:rsid w:val="00B60B2D"/>
    <w:rsid w:val="00B61CFC"/>
    <w:rsid w:val="00B626CD"/>
    <w:rsid w:val="00B63FDD"/>
    <w:rsid w:val="00B65768"/>
    <w:rsid w:val="00B72532"/>
    <w:rsid w:val="00B74695"/>
    <w:rsid w:val="00B74EF3"/>
    <w:rsid w:val="00B76E14"/>
    <w:rsid w:val="00B7758E"/>
    <w:rsid w:val="00B8499E"/>
    <w:rsid w:val="00B9444B"/>
    <w:rsid w:val="00B966C3"/>
    <w:rsid w:val="00B97912"/>
    <w:rsid w:val="00BA11E5"/>
    <w:rsid w:val="00BA420A"/>
    <w:rsid w:val="00BA53C2"/>
    <w:rsid w:val="00BA6CDF"/>
    <w:rsid w:val="00BA79A1"/>
    <w:rsid w:val="00BB1137"/>
    <w:rsid w:val="00BB12FC"/>
    <w:rsid w:val="00BB2692"/>
    <w:rsid w:val="00BB350F"/>
    <w:rsid w:val="00BB58DC"/>
    <w:rsid w:val="00BC0928"/>
    <w:rsid w:val="00BC133A"/>
    <w:rsid w:val="00BC2D9C"/>
    <w:rsid w:val="00BC5569"/>
    <w:rsid w:val="00BC7208"/>
    <w:rsid w:val="00BD1E2E"/>
    <w:rsid w:val="00BD2B6E"/>
    <w:rsid w:val="00BD4349"/>
    <w:rsid w:val="00BD5A04"/>
    <w:rsid w:val="00BE0616"/>
    <w:rsid w:val="00BE32D4"/>
    <w:rsid w:val="00BE3CD6"/>
    <w:rsid w:val="00BE6960"/>
    <w:rsid w:val="00BF0D69"/>
    <w:rsid w:val="00BF2661"/>
    <w:rsid w:val="00BF410A"/>
    <w:rsid w:val="00BF7E72"/>
    <w:rsid w:val="00C00547"/>
    <w:rsid w:val="00C03E56"/>
    <w:rsid w:val="00C05995"/>
    <w:rsid w:val="00C12200"/>
    <w:rsid w:val="00C17B39"/>
    <w:rsid w:val="00C215AF"/>
    <w:rsid w:val="00C22733"/>
    <w:rsid w:val="00C22E88"/>
    <w:rsid w:val="00C31E98"/>
    <w:rsid w:val="00C3253A"/>
    <w:rsid w:val="00C34B59"/>
    <w:rsid w:val="00C34D22"/>
    <w:rsid w:val="00C370A4"/>
    <w:rsid w:val="00C3774D"/>
    <w:rsid w:val="00C41B6C"/>
    <w:rsid w:val="00C42228"/>
    <w:rsid w:val="00C4619B"/>
    <w:rsid w:val="00C50C87"/>
    <w:rsid w:val="00C52F3B"/>
    <w:rsid w:val="00C54E28"/>
    <w:rsid w:val="00C56F1E"/>
    <w:rsid w:val="00C60821"/>
    <w:rsid w:val="00C615D4"/>
    <w:rsid w:val="00C6341D"/>
    <w:rsid w:val="00C679AC"/>
    <w:rsid w:val="00C67BEE"/>
    <w:rsid w:val="00C73BDF"/>
    <w:rsid w:val="00C73F6C"/>
    <w:rsid w:val="00C74CB7"/>
    <w:rsid w:val="00C75882"/>
    <w:rsid w:val="00C77068"/>
    <w:rsid w:val="00C80D71"/>
    <w:rsid w:val="00C83221"/>
    <w:rsid w:val="00C834A8"/>
    <w:rsid w:val="00C903E9"/>
    <w:rsid w:val="00C96A31"/>
    <w:rsid w:val="00CA1275"/>
    <w:rsid w:val="00CA14B5"/>
    <w:rsid w:val="00CA57B2"/>
    <w:rsid w:val="00CB2B6B"/>
    <w:rsid w:val="00CB352F"/>
    <w:rsid w:val="00CB3745"/>
    <w:rsid w:val="00CB42FB"/>
    <w:rsid w:val="00CB675C"/>
    <w:rsid w:val="00CC00FF"/>
    <w:rsid w:val="00CC2A02"/>
    <w:rsid w:val="00CC5643"/>
    <w:rsid w:val="00CC5E91"/>
    <w:rsid w:val="00CC622C"/>
    <w:rsid w:val="00CD01CF"/>
    <w:rsid w:val="00CD50DA"/>
    <w:rsid w:val="00CE4A68"/>
    <w:rsid w:val="00CE5C3E"/>
    <w:rsid w:val="00CE6D08"/>
    <w:rsid w:val="00CF15BC"/>
    <w:rsid w:val="00CF2C66"/>
    <w:rsid w:val="00CF61A0"/>
    <w:rsid w:val="00CF7B75"/>
    <w:rsid w:val="00D039D2"/>
    <w:rsid w:val="00D10AFE"/>
    <w:rsid w:val="00D121D9"/>
    <w:rsid w:val="00D13A65"/>
    <w:rsid w:val="00D17061"/>
    <w:rsid w:val="00D210DC"/>
    <w:rsid w:val="00D50308"/>
    <w:rsid w:val="00D51EF2"/>
    <w:rsid w:val="00D530A8"/>
    <w:rsid w:val="00D531B7"/>
    <w:rsid w:val="00D53585"/>
    <w:rsid w:val="00D535E6"/>
    <w:rsid w:val="00D53C2E"/>
    <w:rsid w:val="00D62EBC"/>
    <w:rsid w:val="00D63C5C"/>
    <w:rsid w:val="00D700E4"/>
    <w:rsid w:val="00D730D7"/>
    <w:rsid w:val="00D76356"/>
    <w:rsid w:val="00D769B7"/>
    <w:rsid w:val="00D77B7E"/>
    <w:rsid w:val="00D80252"/>
    <w:rsid w:val="00D86901"/>
    <w:rsid w:val="00D9004B"/>
    <w:rsid w:val="00D9359C"/>
    <w:rsid w:val="00D93A53"/>
    <w:rsid w:val="00D9447A"/>
    <w:rsid w:val="00D96FFD"/>
    <w:rsid w:val="00D9729E"/>
    <w:rsid w:val="00D97C0E"/>
    <w:rsid w:val="00DA0D32"/>
    <w:rsid w:val="00DA1F0D"/>
    <w:rsid w:val="00DA6587"/>
    <w:rsid w:val="00DA7D4E"/>
    <w:rsid w:val="00DB6507"/>
    <w:rsid w:val="00DB68CA"/>
    <w:rsid w:val="00DC049B"/>
    <w:rsid w:val="00DC0F11"/>
    <w:rsid w:val="00DC13B0"/>
    <w:rsid w:val="00DC1DC4"/>
    <w:rsid w:val="00DC37E9"/>
    <w:rsid w:val="00DD1139"/>
    <w:rsid w:val="00DD385D"/>
    <w:rsid w:val="00DD4735"/>
    <w:rsid w:val="00DD4BF9"/>
    <w:rsid w:val="00DD58A3"/>
    <w:rsid w:val="00DD6B17"/>
    <w:rsid w:val="00DE19E4"/>
    <w:rsid w:val="00DE23EB"/>
    <w:rsid w:val="00DE35B0"/>
    <w:rsid w:val="00DE48AC"/>
    <w:rsid w:val="00DE4B77"/>
    <w:rsid w:val="00DE4F80"/>
    <w:rsid w:val="00DE60E5"/>
    <w:rsid w:val="00DE7712"/>
    <w:rsid w:val="00DE7D32"/>
    <w:rsid w:val="00DF0514"/>
    <w:rsid w:val="00DF0815"/>
    <w:rsid w:val="00DF0887"/>
    <w:rsid w:val="00E014FB"/>
    <w:rsid w:val="00E0449A"/>
    <w:rsid w:val="00E057AA"/>
    <w:rsid w:val="00E072F7"/>
    <w:rsid w:val="00E12260"/>
    <w:rsid w:val="00E130B0"/>
    <w:rsid w:val="00E219E7"/>
    <w:rsid w:val="00E23427"/>
    <w:rsid w:val="00E26633"/>
    <w:rsid w:val="00E31ED9"/>
    <w:rsid w:val="00E32327"/>
    <w:rsid w:val="00E330A2"/>
    <w:rsid w:val="00E343BB"/>
    <w:rsid w:val="00E41617"/>
    <w:rsid w:val="00E445A7"/>
    <w:rsid w:val="00E526B7"/>
    <w:rsid w:val="00E53269"/>
    <w:rsid w:val="00E561E2"/>
    <w:rsid w:val="00E6292B"/>
    <w:rsid w:val="00E631DF"/>
    <w:rsid w:val="00E64950"/>
    <w:rsid w:val="00E67F5D"/>
    <w:rsid w:val="00E71B46"/>
    <w:rsid w:val="00E725DD"/>
    <w:rsid w:val="00E73218"/>
    <w:rsid w:val="00E74FF8"/>
    <w:rsid w:val="00E774EC"/>
    <w:rsid w:val="00E80286"/>
    <w:rsid w:val="00E80B71"/>
    <w:rsid w:val="00E90166"/>
    <w:rsid w:val="00E905EF"/>
    <w:rsid w:val="00E97956"/>
    <w:rsid w:val="00EA0836"/>
    <w:rsid w:val="00EA093A"/>
    <w:rsid w:val="00EA2373"/>
    <w:rsid w:val="00EA3F13"/>
    <w:rsid w:val="00EA5889"/>
    <w:rsid w:val="00EA66EB"/>
    <w:rsid w:val="00EB266A"/>
    <w:rsid w:val="00EB2945"/>
    <w:rsid w:val="00EB2D65"/>
    <w:rsid w:val="00EB636A"/>
    <w:rsid w:val="00EC0644"/>
    <w:rsid w:val="00EC1830"/>
    <w:rsid w:val="00EC22D7"/>
    <w:rsid w:val="00EC531B"/>
    <w:rsid w:val="00EC56C2"/>
    <w:rsid w:val="00EC58E0"/>
    <w:rsid w:val="00EC7B80"/>
    <w:rsid w:val="00ED2507"/>
    <w:rsid w:val="00ED2EC0"/>
    <w:rsid w:val="00ED3AEC"/>
    <w:rsid w:val="00EE1B40"/>
    <w:rsid w:val="00EE1D11"/>
    <w:rsid w:val="00EF39B1"/>
    <w:rsid w:val="00EF4A19"/>
    <w:rsid w:val="00F00F0F"/>
    <w:rsid w:val="00F01F0B"/>
    <w:rsid w:val="00F0460D"/>
    <w:rsid w:val="00F04CF9"/>
    <w:rsid w:val="00F054CD"/>
    <w:rsid w:val="00F06294"/>
    <w:rsid w:val="00F06BE3"/>
    <w:rsid w:val="00F13E55"/>
    <w:rsid w:val="00F16D90"/>
    <w:rsid w:val="00F20D5E"/>
    <w:rsid w:val="00F22DA8"/>
    <w:rsid w:val="00F236CD"/>
    <w:rsid w:val="00F239F0"/>
    <w:rsid w:val="00F27EBE"/>
    <w:rsid w:val="00F3071C"/>
    <w:rsid w:val="00F334D1"/>
    <w:rsid w:val="00F34860"/>
    <w:rsid w:val="00F43D3D"/>
    <w:rsid w:val="00F50ED8"/>
    <w:rsid w:val="00F53933"/>
    <w:rsid w:val="00F549FB"/>
    <w:rsid w:val="00F555BB"/>
    <w:rsid w:val="00F55A22"/>
    <w:rsid w:val="00F56D26"/>
    <w:rsid w:val="00F57AF3"/>
    <w:rsid w:val="00F60651"/>
    <w:rsid w:val="00F6290C"/>
    <w:rsid w:val="00F62B9C"/>
    <w:rsid w:val="00F633A4"/>
    <w:rsid w:val="00F63596"/>
    <w:rsid w:val="00F636D4"/>
    <w:rsid w:val="00F66DFB"/>
    <w:rsid w:val="00F705F4"/>
    <w:rsid w:val="00F7275B"/>
    <w:rsid w:val="00F73EA7"/>
    <w:rsid w:val="00F76334"/>
    <w:rsid w:val="00F77632"/>
    <w:rsid w:val="00F80AD1"/>
    <w:rsid w:val="00F84EFB"/>
    <w:rsid w:val="00F869A3"/>
    <w:rsid w:val="00F873E3"/>
    <w:rsid w:val="00F874A9"/>
    <w:rsid w:val="00F90ADB"/>
    <w:rsid w:val="00F92EC1"/>
    <w:rsid w:val="00F92ED3"/>
    <w:rsid w:val="00F943BE"/>
    <w:rsid w:val="00F96199"/>
    <w:rsid w:val="00F97E71"/>
    <w:rsid w:val="00FA6EA3"/>
    <w:rsid w:val="00FA7922"/>
    <w:rsid w:val="00FB2DB2"/>
    <w:rsid w:val="00FB4269"/>
    <w:rsid w:val="00FB6C8C"/>
    <w:rsid w:val="00FB7549"/>
    <w:rsid w:val="00FB7E7A"/>
    <w:rsid w:val="00FC6D25"/>
    <w:rsid w:val="00FC7684"/>
    <w:rsid w:val="00FD1F8A"/>
    <w:rsid w:val="00FD213A"/>
    <w:rsid w:val="00FD4F18"/>
    <w:rsid w:val="00FD68AE"/>
    <w:rsid w:val="00FE21CF"/>
    <w:rsid w:val="00FE3264"/>
    <w:rsid w:val="00FE6A0C"/>
    <w:rsid w:val="00FE6B6F"/>
    <w:rsid w:val="00FE7BC0"/>
    <w:rsid w:val="00FF4335"/>
    <w:rsid w:val="00FF598C"/>
    <w:rsid w:val="00FF6E2A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08B3"/>
  <w15:chartTrackingRefBased/>
  <w15:docId w15:val="{BF5672E2-F9F6-49D9-93BE-685A2F43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33D0"/>
    <w:pPr>
      <w:spacing w:after="0" w:line="240" w:lineRule="auto"/>
    </w:pPr>
    <w:rPr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BE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B6BE4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C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C19F8"/>
    <w:rPr>
      <w:color w:val="954F72"/>
      <w:u w:val="single"/>
    </w:rPr>
  </w:style>
  <w:style w:type="paragraph" w:customStyle="1" w:styleId="msonormal0">
    <w:name w:val="msonormal"/>
    <w:basedOn w:val="Normal"/>
    <w:rsid w:val="00AC1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C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C7B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d15mcfceub">
    <w:name w:val="gd15mcfceub"/>
    <w:basedOn w:val="DefaultParagraphFont"/>
    <w:rsid w:val="00700C7B"/>
  </w:style>
  <w:style w:type="character" w:styleId="PlaceholderText">
    <w:name w:val="Placeholder Text"/>
    <w:basedOn w:val="DefaultParagraphFont"/>
    <w:uiPriority w:val="99"/>
    <w:semiHidden/>
    <w:rsid w:val="00DC0F1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E02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02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02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02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02B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7781C"/>
    <w:rPr>
      <w:b/>
      <w:bCs/>
    </w:rPr>
  </w:style>
  <w:style w:type="character" w:customStyle="1" w:styleId="referencesyear">
    <w:name w:val="references__year"/>
    <w:basedOn w:val="DefaultParagraphFont"/>
    <w:rsid w:val="0097781C"/>
  </w:style>
  <w:style w:type="character" w:customStyle="1" w:styleId="referencesarticle-title">
    <w:name w:val="references__article-title"/>
    <w:basedOn w:val="DefaultParagraphFont"/>
    <w:rsid w:val="0097781C"/>
  </w:style>
  <w:style w:type="paragraph" w:styleId="NormalWeb">
    <w:name w:val="Normal (Web)"/>
    <w:basedOn w:val="Normal"/>
    <w:uiPriority w:val="99"/>
    <w:unhideWhenUsed/>
    <w:rsid w:val="00977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3065A-A326-466E-80BC-FC6D38AE1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31</Pages>
  <Words>3064</Words>
  <Characters>17465</Characters>
  <Application>Microsoft Office Word</Application>
  <DocSecurity>0</DocSecurity>
  <Lines>145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Alejandra Romero</dc:creator>
  <cp:keywords/>
  <dc:description/>
  <cp:lastModifiedBy>Grant Adams</cp:lastModifiedBy>
  <cp:revision>45</cp:revision>
  <cp:lastPrinted>2020-06-17T19:18:00Z</cp:lastPrinted>
  <dcterms:created xsi:type="dcterms:W3CDTF">2021-06-07T21:43:00Z</dcterms:created>
  <dcterms:modified xsi:type="dcterms:W3CDTF">2021-07-26T22:12:00Z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http://csl.mendeley.com/styles/73841661/bulletin-of-marine-science</vt:lpwstr>
  </property>
  <property fmtid="{D5CDD505-2E9C-101B-9397-08002B2CF9AE}" pid="5" name="Mendeley Recent Style Name 1_1">
    <vt:lpwstr>Bulletin of Marine Science - Grant Adams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http://www.zotero.org/styles/fish-and-fisheries</vt:lpwstr>
  </property>
  <property fmtid="{D5CDD505-2E9C-101B-9397-08002B2CF9AE}" pid="9" name="Mendeley Recent Style Name 3_1">
    <vt:lpwstr>Fish and Fisheries</vt:lpwstr>
  </property>
  <property fmtid="{D5CDD505-2E9C-101B-9397-08002B2CF9AE}" pid="10" name="Mendeley Recent Style Id 4_1">
    <vt:lpwstr>http://www.zotero.org/styles/fisheries-research</vt:lpwstr>
  </property>
  <property fmtid="{D5CDD505-2E9C-101B-9397-08002B2CF9AE}" pid="11" name="Mendeley Recent Style Name 4_1">
    <vt:lpwstr>Fisheries Research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http://www.zotero.org/styles/ices-journal-of-marine-science</vt:lpwstr>
  </property>
  <property fmtid="{D5CDD505-2E9C-101B-9397-08002B2CF9AE}" pid="15" name="Mendeley Recent Style Name 6_1">
    <vt:lpwstr>ICES Journal of Marine Science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http://www.zotero.org/styles/marine-ecology-progress-series</vt:lpwstr>
  </property>
  <property fmtid="{D5CDD505-2E9C-101B-9397-08002B2CF9AE}" pid="19" name="Mendeley Recent Style Name 8_1">
    <vt:lpwstr>Marine Ecology Progress Series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</Properties>
</file>