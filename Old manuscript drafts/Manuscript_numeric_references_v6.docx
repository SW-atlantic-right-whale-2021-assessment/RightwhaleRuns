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0BB90828" w:rsidR="00172FDE" w:rsidRDefault="00172FDE" w:rsidP="00F769C0">
      <w:pPr>
        <w:spacing w:after="0" w:line="360" w:lineRule="auto"/>
        <w:rPr>
          <w:rFonts w:ascii="Times New Roman" w:hAnsi="Times New Roman" w:cs="Times New Roman"/>
        </w:rPr>
      </w:pPr>
      <w:r w:rsidRPr="00172FDE">
        <w:rPr>
          <w:rFonts w:ascii="Times New Roman" w:hAnsi="Times New Roman" w:cs="Times New Roman"/>
        </w:rPr>
        <w:t xml:space="preserve">Romero, M.A. 1,2*, M.A. </w:t>
      </w:r>
      <w:proofErr w:type="spellStart"/>
      <w:r w:rsidRPr="00172FDE">
        <w:rPr>
          <w:rFonts w:ascii="Times New Roman" w:hAnsi="Times New Roman" w:cs="Times New Roman"/>
        </w:rPr>
        <w:t>Coscarella</w:t>
      </w:r>
      <w:proofErr w:type="spellEnd"/>
      <w:r w:rsidRPr="00172FDE">
        <w:rPr>
          <w:rFonts w:ascii="Times New Roman" w:hAnsi="Times New Roman" w:cs="Times New Roman"/>
        </w:rPr>
        <w:t xml:space="preserve">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w:t>
      </w:r>
      <w:r w:rsidR="005E171C">
        <w:rPr>
          <w:rFonts w:ascii="Times New Roman" w:hAnsi="Times New Roman" w:cs="Times New Roman"/>
        </w:rPr>
        <w:t xml:space="preserve">G.D. Adams 5, </w:t>
      </w:r>
      <w:r w:rsidRPr="00172FDE">
        <w:rPr>
          <w:rFonts w:ascii="Times New Roman" w:hAnsi="Times New Roman" w:cs="Times New Roman"/>
        </w:rPr>
        <w:t xml:space="preserve">J.C. Pedraza </w:t>
      </w:r>
      <w:r w:rsidR="005E171C">
        <w:rPr>
          <w:rFonts w:ascii="Times New Roman" w:hAnsi="Times New Roman" w:cs="Times New Roman"/>
        </w:rPr>
        <w:t>6</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p w14:paraId="7E88C3FF" w14:textId="77777777" w:rsidR="008B6121" w:rsidRPr="00172FDE" w:rsidRDefault="008B6121" w:rsidP="00F769C0">
      <w:pPr>
        <w:spacing w:after="0" w:line="360" w:lineRule="auto"/>
        <w:rPr>
          <w:rFonts w:ascii="Times New Roman" w:hAnsi="Times New Roman" w:cs="Times New Roman"/>
        </w:rPr>
      </w:pP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proofErr w:type="gramStart"/>
      <w:r w:rsidRPr="00172FDE">
        <w:rPr>
          <w:rFonts w:ascii="Times New Roman" w:hAnsi="Times New Roman" w:cs="Times New Roman"/>
        </w:rPr>
        <w:t>Escuela</w:t>
      </w:r>
      <w:proofErr w:type="gramEnd"/>
      <w:r w:rsidRPr="00172FDE">
        <w:rPr>
          <w:rFonts w:ascii="Times New Roman" w:hAnsi="Times New Roman" w:cs="Times New Roman"/>
        </w:rPr>
        <w:t xml:space="preserve">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w:t>
      </w:r>
      <w:proofErr w:type="gramStart"/>
      <w:r w:rsidR="00172FDE" w:rsidRPr="00172FDE">
        <w:rPr>
          <w:rFonts w:ascii="Times New Roman" w:hAnsi="Times New Roman" w:cs="Times New Roman"/>
        </w:rPr>
        <w:t>Laboratorio</w:t>
      </w:r>
      <w:proofErr w:type="gramEnd"/>
      <w:r w:rsidR="00172FDE" w:rsidRPr="00172FDE">
        <w:rPr>
          <w:rFonts w:ascii="Times New Roman" w:hAnsi="Times New Roman" w:cs="Times New Roman"/>
        </w:rPr>
        <w:t xml:space="preserve">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6E2315DA" w:rsidR="00172FDE" w:rsidRPr="00C521EC" w:rsidRDefault="009459E1" w:rsidP="00F769C0">
      <w:pPr>
        <w:spacing w:after="0" w:line="360" w:lineRule="auto"/>
        <w:rPr>
          <w:rFonts w:ascii="Times New Roman" w:hAnsi="Times New Roman" w:cs="Times New Roman"/>
          <w:lang w:val="en-US"/>
        </w:rPr>
      </w:pPr>
      <w:r>
        <w:rPr>
          <w:rFonts w:ascii="Times New Roman" w:hAnsi="Times New Roman" w:cs="Times New Roman"/>
        </w:rPr>
        <w:t>4</w:t>
      </w:r>
      <w:r w:rsidR="00172FDE" w:rsidRPr="00172FDE">
        <w:rPr>
          <w:rFonts w:ascii="Times New Roman" w:hAnsi="Times New Roman" w:cs="Times New Roman"/>
        </w:rPr>
        <w:t xml:space="preserve"> </w:t>
      </w:r>
      <w:proofErr w:type="gramStart"/>
      <w:r w:rsidR="00172FDE" w:rsidRPr="00172FDE">
        <w:rPr>
          <w:rFonts w:ascii="Times New Roman" w:hAnsi="Times New Roman" w:cs="Times New Roman"/>
        </w:rPr>
        <w:t>Universidad</w:t>
      </w:r>
      <w:proofErr w:type="gramEnd"/>
      <w:r w:rsidR="00172FDE" w:rsidRPr="00172FDE">
        <w:rPr>
          <w:rFonts w:ascii="Times New Roman" w:hAnsi="Times New Roman" w:cs="Times New Roman"/>
        </w:rPr>
        <w:t xml:space="preserve"> Nacional de la Patagonia San Juan Bosco,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w:t>
      </w:r>
      <w:r w:rsidR="00172FDE" w:rsidRPr="00C521EC">
        <w:rPr>
          <w:rFonts w:ascii="Times New Roman" w:hAnsi="Times New Roman" w:cs="Times New Roman"/>
          <w:lang w:val="en-US"/>
        </w:rPr>
        <w:t>Brown 3051</w:t>
      </w:r>
      <w:r w:rsidR="00B7260D" w:rsidRPr="00C521EC">
        <w:rPr>
          <w:rFonts w:ascii="Times New Roman" w:hAnsi="Times New Roman" w:cs="Times New Roman"/>
          <w:lang w:val="en-US"/>
        </w:rPr>
        <w:t xml:space="preserve"> </w:t>
      </w:r>
      <w:r w:rsidR="00821891" w:rsidRPr="00C521EC">
        <w:rPr>
          <w:rFonts w:ascii="Times New Roman" w:hAnsi="Times New Roman" w:cs="Times New Roman"/>
          <w:lang w:val="en-US"/>
        </w:rPr>
        <w:t>(</w:t>
      </w:r>
      <w:r w:rsidR="00172FDE" w:rsidRPr="00C521EC">
        <w:rPr>
          <w:rFonts w:ascii="Times New Roman" w:hAnsi="Times New Roman" w:cs="Times New Roman"/>
          <w:lang w:val="en-US"/>
        </w:rPr>
        <w:t>9120</w:t>
      </w:r>
      <w:r w:rsidR="00821891" w:rsidRPr="00C521EC">
        <w:rPr>
          <w:rFonts w:ascii="Times New Roman" w:hAnsi="Times New Roman" w:cs="Times New Roman"/>
          <w:lang w:val="en-US"/>
        </w:rPr>
        <w:t>)</w:t>
      </w:r>
      <w:r w:rsidR="00172FDE" w:rsidRPr="00C521EC">
        <w:rPr>
          <w:rFonts w:ascii="Times New Roman" w:hAnsi="Times New Roman" w:cs="Times New Roman"/>
          <w:lang w:val="en-US"/>
        </w:rPr>
        <w:t xml:space="preserve"> Puerto </w:t>
      </w:r>
      <w:proofErr w:type="spellStart"/>
      <w:r w:rsidR="00172FDE" w:rsidRPr="00C521EC">
        <w:rPr>
          <w:rFonts w:ascii="Times New Roman" w:hAnsi="Times New Roman" w:cs="Times New Roman"/>
          <w:lang w:val="en-US"/>
        </w:rPr>
        <w:t>Madryn</w:t>
      </w:r>
      <w:proofErr w:type="spellEnd"/>
      <w:r w:rsidR="00172FDE" w:rsidRPr="00C521EC">
        <w:rPr>
          <w:rFonts w:ascii="Times New Roman" w:hAnsi="Times New Roman" w:cs="Times New Roman"/>
          <w:lang w:val="en-US"/>
        </w:rPr>
        <w:t>, Chubut, Argentina.</w:t>
      </w:r>
    </w:p>
    <w:p w14:paraId="530A40A2" w14:textId="4F83F101" w:rsidR="005E171C" w:rsidRPr="006A4A37" w:rsidRDefault="005E171C" w:rsidP="00F769C0">
      <w:pPr>
        <w:spacing w:after="0" w:line="360" w:lineRule="auto"/>
        <w:rPr>
          <w:rFonts w:ascii="Times New Roman" w:hAnsi="Times New Roman" w:cs="Times New Roman"/>
          <w:lang w:val="en-US"/>
        </w:rPr>
      </w:pPr>
      <w:r w:rsidRPr="006A4A37">
        <w:rPr>
          <w:rFonts w:ascii="Times New Roman" w:hAnsi="Times New Roman" w:cs="Times New Roman"/>
          <w:lang w:val="en-US"/>
        </w:rPr>
        <w:t xml:space="preserve">5 </w:t>
      </w:r>
      <w:r w:rsidRPr="005E171C">
        <w:rPr>
          <w:rFonts w:ascii="Times New Roman" w:hAnsi="Times New Roman" w:cs="Times New Roman"/>
          <w:lang w:val="en-US"/>
        </w:rPr>
        <w:t>University of Washington, School of Aquatic and Fishery Science</w:t>
      </w:r>
      <w:r w:rsidR="00E22E6F">
        <w:rPr>
          <w:rFonts w:ascii="Times New Roman" w:hAnsi="Times New Roman" w:cs="Times New Roman"/>
          <w:lang w:val="en-US"/>
        </w:rPr>
        <w:t xml:space="preserve">, </w:t>
      </w:r>
      <w:r w:rsidR="00E22E6F" w:rsidRPr="00E22E6F">
        <w:rPr>
          <w:rFonts w:ascii="Times New Roman" w:hAnsi="Times New Roman" w:cs="Times New Roman"/>
          <w:lang w:val="en-US"/>
        </w:rPr>
        <w:t>1122 NE Boat St</w:t>
      </w:r>
      <w:r w:rsidR="00E22E6F">
        <w:rPr>
          <w:rFonts w:ascii="Times New Roman" w:hAnsi="Times New Roman" w:cs="Times New Roman"/>
          <w:lang w:val="en-US"/>
        </w:rPr>
        <w:t xml:space="preserve"> (</w:t>
      </w:r>
      <w:r w:rsidR="00E22E6F" w:rsidRPr="00E22E6F">
        <w:rPr>
          <w:rFonts w:ascii="Times New Roman" w:hAnsi="Times New Roman" w:cs="Times New Roman"/>
          <w:lang w:val="en-US"/>
        </w:rPr>
        <w:t>355020</w:t>
      </w:r>
      <w:r w:rsidR="00E22E6F">
        <w:rPr>
          <w:rFonts w:ascii="Times New Roman" w:hAnsi="Times New Roman" w:cs="Times New Roman"/>
          <w:lang w:val="en-US"/>
        </w:rPr>
        <w:t>)</w:t>
      </w:r>
      <w:r w:rsidRPr="005E171C">
        <w:rPr>
          <w:rFonts w:ascii="Times New Roman" w:hAnsi="Times New Roman" w:cs="Times New Roman"/>
          <w:lang w:val="en-US"/>
        </w:rPr>
        <w:t xml:space="preserve"> Seattle, WA, United States</w:t>
      </w:r>
      <w:r w:rsidR="00E25941">
        <w:rPr>
          <w:rFonts w:ascii="Times New Roman" w:hAnsi="Times New Roman" w:cs="Times New Roman"/>
          <w:lang w:val="en-US"/>
        </w:rPr>
        <w:t>.</w:t>
      </w:r>
    </w:p>
    <w:p w14:paraId="254434D2" w14:textId="67E8EC73" w:rsidR="00172FDE" w:rsidRDefault="005E171C" w:rsidP="00F769C0">
      <w:pPr>
        <w:spacing w:after="0" w:line="360" w:lineRule="auto"/>
        <w:rPr>
          <w:rFonts w:ascii="Times New Roman" w:hAnsi="Times New Roman" w:cs="Times New Roman"/>
        </w:rPr>
      </w:pPr>
      <w:r>
        <w:rPr>
          <w:rFonts w:ascii="Times New Roman" w:hAnsi="Times New Roman" w:cs="Times New Roman"/>
        </w:rPr>
        <w:t>6</w:t>
      </w:r>
      <w:r w:rsidR="00172FDE" w:rsidRPr="00172FDE">
        <w:rPr>
          <w:rFonts w:ascii="Times New Roman" w:hAnsi="Times New Roman" w:cs="Times New Roman"/>
        </w:rPr>
        <w:t xml:space="preserve"> </w:t>
      </w:r>
      <w:proofErr w:type="gramStart"/>
      <w:r w:rsidR="00172FDE" w:rsidRPr="00172FDE">
        <w:rPr>
          <w:rFonts w:ascii="Times New Roman" w:hAnsi="Times New Roman" w:cs="Times New Roman"/>
        </w:rPr>
        <w:t>Ciclo</w:t>
      </w:r>
      <w:proofErr w:type="gramEnd"/>
      <w:r w:rsidR="00172FDE" w:rsidRPr="00172FDE">
        <w:rPr>
          <w:rFonts w:ascii="Times New Roman" w:hAnsi="Times New Roman" w:cs="Times New Roman"/>
        </w:rPr>
        <w:t xml:space="preserve">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w:t>
      </w:r>
      <w:proofErr w:type="spellStart"/>
      <w:r w:rsidR="00207516">
        <w:rPr>
          <w:rFonts w:ascii="Times New Roman" w:hAnsi="Times New Roman" w:cs="Times New Roman"/>
        </w:rPr>
        <w:t>Nuñez</w:t>
      </w:r>
      <w:proofErr w:type="spellEnd"/>
      <w:r w:rsidR="00207516">
        <w:rPr>
          <w:rFonts w:ascii="Times New Roman" w:hAnsi="Times New Roman" w:cs="Times New Roman"/>
        </w:rPr>
        <w:t xml:space="preserve">, </w:t>
      </w:r>
      <w:r w:rsidR="00DD5E70" w:rsidRPr="00DD5E70">
        <w:rPr>
          <w:rFonts w:ascii="Times New Roman" w:hAnsi="Times New Roman" w:cs="Times New Roman"/>
        </w:rPr>
        <w:t xml:space="preserve">Av. </w:t>
      </w:r>
      <w:proofErr w:type="spellStart"/>
      <w:r w:rsidR="00DD5E70" w:rsidRPr="00DD5E70">
        <w:rPr>
          <w:rFonts w:ascii="Times New Roman" w:hAnsi="Times New Roman" w:cs="Times New Roman"/>
        </w:rPr>
        <w:t>Cantilo</w:t>
      </w:r>
      <w:proofErr w:type="spellEnd"/>
      <w:r w:rsidR="00DD5E70" w:rsidRPr="00DD5E70">
        <w:rPr>
          <w:rFonts w:ascii="Times New Roman" w:hAnsi="Times New Roman" w:cs="Times New Roman"/>
        </w:rPr>
        <w:t xml:space="preserve"> S/N, </w:t>
      </w:r>
      <w:proofErr w:type="spellStart"/>
      <w:r w:rsidR="00DD5E70" w:rsidRPr="00DD5E70">
        <w:rPr>
          <w:rFonts w:ascii="Times New Roman" w:hAnsi="Times New Roman" w:cs="Times New Roman"/>
        </w:rPr>
        <w:t>Pab</w:t>
      </w:r>
      <w:proofErr w:type="spellEnd"/>
      <w:r w:rsidR="00DD5E70" w:rsidRPr="00DD5E70">
        <w:rPr>
          <w:rFonts w:ascii="Times New Roman" w:hAnsi="Times New Roman" w:cs="Times New Roman"/>
        </w:rPr>
        <w:t xml:space="preserve">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xml:space="preserve">* </w:t>
      </w:r>
      <w:proofErr w:type="spellStart"/>
      <w:r w:rsidRPr="00CD0875">
        <w:rPr>
          <w:rFonts w:ascii="Times New Roman" w:hAnsi="Times New Roman" w:cs="Times New Roman"/>
        </w:rPr>
        <w:t>Corresponding</w:t>
      </w:r>
      <w:proofErr w:type="spellEnd"/>
      <w:r w:rsidRPr="00CD0875">
        <w:rPr>
          <w:rFonts w:ascii="Times New Roman" w:hAnsi="Times New Roman" w:cs="Times New Roman"/>
        </w:rPr>
        <w:t xml:space="preserve"> </w:t>
      </w:r>
      <w:proofErr w:type="spellStart"/>
      <w:r w:rsidRPr="00CD0875">
        <w:rPr>
          <w:rFonts w:ascii="Times New Roman" w:hAnsi="Times New Roman" w:cs="Times New Roman"/>
        </w:rPr>
        <w:t>author</w:t>
      </w:r>
      <w:proofErr w:type="spellEnd"/>
      <w:r w:rsidRPr="00CD0875">
        <w:rPr>
          <w:rFonts w:ascii="Times New Roman" w:hAnsi="Times New Roman" w:cs="Times New Roman"/>
        </w:rPr>
        <w:t>: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8"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0EE2510B" w:rsidR="00C02A56" w:rsidRPr="000A7AEB" w:rsidRDefault="00C02A56" w:rsidP="00F769C0">
      <w:pPr>
        <w:spacing w:after="0" w:line="360" w:lineRule="auto"/>
        <w:ind w:firstLine="284"/>
        <w:rPr>
          <w:rFonts w:ascii="Times New Roman" w:hAnsi="Times New Roman" w:cs="Times New Roman"/>
          <w:lang w:val="en-US"/>
        </w:rPr>
      </w:pPr>
      <w:r w:rsidRPr="0028362F">
        <w:rPr>
          <w:rFonts w:ascii="Times New Roman" w:hAnsi="Times New Roman" w:cs="Times New Roman"/>
          <w:lang w:val="en-US"/>
        </w:rPr>
        <w:t xml:space="preserve">Understanding the recovery of whale populations is critical </w:t>
      </w:r>
      <w:r w:rsidR="00095444" w:rsidRPr="0028362F">
        <w:rPr>
          <w:rFonts w:ascii="Times New Roman" w:hAnsi="Times New Roman" w:cs="Times New Roman"/>
          <w:lang w:val="en-US"/>
        </w:rPr>
        <w:t>for</w:t>
      </w:r>
      <w:r w:rsidRPr="0028362F">
        <w:rPr>
          <w:rFonts w:ascii="Times New Roman" w:hAnsi="Times New Roman" w:cs="Times New Roman"/>
          <w:lang w:val="en-US"/>
        </w:rPr>
        <w:t xml:space="preserve"> develop</w:t>
      </w:r>
      <w:r w:rsidR="004A0BB4" w:rsidRPr="0028362F">
        <w:rPr>
          <w:rFonts w:ascii="Times New Roman" w:hAnsi="Times New Roman" w:cs="Times New Roman"/>
          <w:lang w:val="en-US"/>
        </w:rPr>
        <w:t>ing</w:t>
      </w:r>
      <w:r w:rsidRPr="0028362F">
        <w:rPr>
          <w:rFonts w:ascii="Times New Roman" w:hAnsi="Times New Roman" w:cs="Times New Roman"/>
          <w:lang w:val="en-US"/>
        </w:rPr>
        <w:t xml:space="preserve"> population</w:t>
      </w:r>
      <w:r w:rsidR="004A0BB4" w:rsidRPr="0028362F">
        <w:rPr>
          <w:rFonts w:ascii="Times New Roman" w:hAnsi="Times New Roman" w:cs="Times New Roman"/>
          <w:lang w:val="en-US"/>
        </w:rPr>
        <w:t>-</w:t>
      </w:r>
      <w:r w:rsidRPr="0028362F">
        <w:rPr>
          <w:rFonts w:ascii="Times New Roman" w:hAnsi="Times New Roman" w:cs="Times New Roman"/>
          <w:lang w:val="en-US"/>
        </w:rPr>
        <w:t xml:space="preserve">management and conservation strategies. The </w:t>
      </w:r>
      <w:r w:rsidR="006252A7" w:rsidRPr="0028362F">
        <w:rPr>
          <w:rFonts w:ascii="Times New Roman" w:hAnsi="Times New Roman" w:cs="Times New Roman"/>
          <w:lang w:val="en-US"/>
        </w:rPr>
        <w:t>s</w:t>
      </w:r>
      <w:r w:rsidRPr="0028362F">
        <w:rPr>
          <w:rFonts w:ascii="Times New Roman" w:hAnsi="Times New Roman" w:cs="Times New Roman"/>
          <w:lang w:val="en-US"/>
        </w:rPr>
        <w:t xml:space="preserve">outhern </w:t>
      </w:r>
      <w:r w:rsidR="006252A7" w:rsidRPr="0028362F">
        <w:rPr>
          <w:rFonts w:ascii="Times New Roman" w:hAnsi="Times New Roman" w:cs="Times New Roman"/>
          <w:lang w:val="en-US"/>
        </w:rPr>
        <w:t>r</w:t>
      </w:r>
      <w:r w:rsidRPr="0028362F">
        <w:rPr>
          <w:rFonts w:ascii="Times New Roman" w:hAnsi="Times New Roman" w:cs="Times New Roman"/>
          <w:lang w:val="en-US"/>
        </w:rPr>
        <w:t xml:space="preserve">ight </w:t>
      </w:r>
      <w:r w:rsidR="006252A7" w:rsidRPr="0028362F">
        <w:rPr>
          <w:rFonts w:ascii="Times New Roman" w:hAnsi="Times New Roman" w:cs="Times New Roman"/>
          <w:lang w:val="en-US"/>
        </w:rPr>
        <w:t>w</w:t>
      </w:r>
      <w:r w:rsidRPr="0028362F">
        <w:rPr>
          <w:rFonts w:ascii="Times New Roman" w:hAnsi="Times New Roman" w:cs="Times New Roman"/>
          <w:lang w:val="en-US"/>
        </w:rPr>
        <w:t xml:space="preserve">hale (SRW) </w:t>
      </w:r>
      <w:proofErr w:type="spellStart"/>
      <w:r w:rsidRPr="0028362F">
        <w:rPr>
          <w:rFonts w:ascii="Times New Roman" w:hAnsi="Times New Roman" w:cs="Times New Roman"/>
          <w:i/>
          <w:iCs/>
          <w:lang w:val="en-US"/>
        </w:rPr>
        <w:t>Eubalena</w:t>
      </w:r>
      <w:proofErr w:type="spellEnd"/>
      <w:r w:rsidRPr="0028362F">
        <w:rPr>
          <w:rFonts w:ascii="Times New Roman" w:hAnsi="Times New Roman" w:cs="Times New Roman"/>
          <w:i/>
          <w:iCs/>
          <w:lang w:val="en-US"/>
        </w:rPr>
        <w:t xml:space="preserve"> australis</w:t>
      </w:r>
      <w:r w:rsidRPr="0028362F">
        <w:rPr>
          <w:rFonts w:ascii="Times New Roman" w:hAnsi="Times New Roman" w:cs="Times New Roman"/>
          <w:lang w:val="en-US"/>
        </w:rPr>
        <w:t xml:space="preserve"> </w:t>
      </w:r>
      <w:r w:rsidR="001A69DE" w:rsidRPr="0028362F">
        <w:rPr>
          <w:rFonts w:ascii="Times New Roman" w:hAnsi="Times New Roman" w:cs="Times New Roman"/>
          <w:lang w:val="en-GB"/>
        </w:rPr>
        <w:t>is</w:t>
      </w:r>
      <w:r w:rsidRPr="0028362F">
        <w:rPr>
          <w:rFonts w:ascii="Times New Roman" w:hAnsi="Times New Roman" w:cs="Times New Roman"/>
          <w:lang w:val="en-GB"/>
        </w:rPr>
        <w:t xml:space="preserve"> one of the species of baleen</w:t>
      </w:r>
      <w:r w:rsidR="00DD3A2D" w:rsidRPr="0028362F">
        <w:rPr>
          <w:rFonts w:ascii="Times New Roman" w:hAnsi="Times New Roman" w:cs="Times New Roman"/>
          <w:lang w:val="en-GB"/>
        </w:rPr>
        <w:t xml:space="preserve"> </w:t>
      </w:r>
      <w:r w:rsidRPr="0028362F">
        <w:rPr>
          <w:rFonts w:ascii="Times New Roman" w:hAnsi="Times New Roman" w:cs="Times New Roman"/>
          <w:lang w:val="en-GB"/>
        </w:rPr>
        <w:t xml:space="preserve">whales that </w:t>
      </w:r>
      <w:r w:rsidRPr="0028362F">
        <w:rPr>
          <w:rFonts w:ascii="Times New Roman" w:hAnsi="Times New Roman" w:cs="Times New Roman"/>
          <w:lang w:val="en-US"/>
        </w:rPr>
        <w:t>ha</w:t>
      </w:r>
      <w:r w:rsidR="00FF3AEF" w:rsidRPr="0028362F">
        <w:rPr>
          <w:rFonts w:ascii="Times New Roman" w:hAnsi="Times New Roman" w:cs="Times New Roman"/>
          <w:lang w:val="en-US"/>
        </w:rPr>
        <w:t>s</w:t>
      </w:r>
      <w:r w:rsidRPr="0028362F">
        <w:rPr>
          <w:rFonts w:ascii="Times New Roman" w:hAnsi="Times New Roman" w:cs="Times New Roman"/>
          <w:lang w:val="en-US"/>
        </w:rPr>
        <w:t xml:space="preserve"> experienced centuries of exploitation. </w:t>
      </w:r>
      <w:r w:rsidR="009A23F3" w:rsidRPr="0028362F">
        <w:rPr>
          <w:rFonts w:ascii="Times New Roman" w:hAnsi="Times New Roman" w:cs="Times New Roman"/>
          <w:lang w:val="en-US"/>
        </w:rPr>
        <w:t>W</w:t>
      </w:r>
      <w:r w:rsidRPr="0028362F">
        <w:rPr>
          <w:rFonts w:ascii="Times New Roman" w:hAnsi="Times New Roman" w:cs="Times New Roman"/>
          <w:lang w:val="en-US"/>
        </w:rPr>
        <w:t xml:space="preserve">e assess </w:t>
      </w:r>
      <w:r w:rsidR="009A23F3" w:rsidRPr="0028362F">
        <w:rPr>
          <w:rFonts w:ascii="Times New Roman" w:hAnsi="Times New Roman" w:cs="Times New Roman"/>
          <w:lang w:val="en-US"/>
        </w:rPr>
        <w:t xml:space="preserve">here </w:t>
      </w:r>
      <w:r w:rsidRPr="0028362F">
        <w:rPr>
          <w:rFonts w:ascii="Times New Roman" w:hAnsi="Times New Roman" w:cs="Times New Roman"/>
          <w:lang w:val="en-US"/>
        </w:rPr>
        <w:t xml:space="preserve">for the first time the population dynamics of </w:t>
      </w:r>
      <w:r w:rsidR="003A4736" w:rsidRPr="0028362F">
        <w:rPr>
          <w:rFonts w:ascii="Times New Roman" w:hAnsi="Times New Roman" w:cs="Times New Roman"/>
          <w:lang w:val="en-US"/>
        </w:rPr>
        <w:t xml:space="preserve">the </w:t>
      </w:r>
      <w:r w:rsidRPr="0028362F">
        <w:rPr>
          <w:rFonts w:ascii="Times New Roman" w:hAnsi="Times New Roman" w:cs="Times New Roman"/>
          <w:lang w:val="en-US"/>
        </w:rPr>
        <w:t xml:space="preserve">SRW from the </w:t>
      </w:r>
      <w:r w:rsidR="000F6249" w:rsidRPr="0028362F">
        <w:rPr>
          <w:rFonts w:ascii="Times New Roman" w:hAnsi="Times New Roman" w:cs="Times New Roman"/>
          <w:lang w:val="en-US"/>
        </w:rPr>
        <w:t>south</w:t>
      </w:r>
      <w:r w:rsidRPr="0028362F">
        <w:rPr>
          <w:rFonts w:ascii="Times New Roman" w:hAnsi="Times New Roman" w:cs="Times New Roman"/>
          <w:lang w:val="en-US"/>
        </w:rPr>
        <w:t xml:space="preserve">western Atlantic Ocean at </w:t>
      </w:r>
      <w:r w:rsidR="00E07338" w:rsidRPr="0028362F">
        <w:rPr>
          <w:rFonts w:ascii="Times New Roman" w:hAnsi="Times New Roman" w:cs="Times New Roman"/>
          <w:lang w:val="en-US"/>
        </w:rPr>
        <w:t xml:space="preserve">the </w:t>
      </w:r>
      <w:r w:rsidRPr="0028362F">
        <w:rPr>
          <w:rFonts w:ascii="Times New Roman" w:hAnsi="Times New Roman" w:cs="Times New Roman"/>
          <w:lang w:val="en-US"/>
        </w:rPr>
        <w:t xml:space="preserve">regional level to measure </w:t>
      </w:r>
      <w:r w:rsidR="00C33CA4" w:rsidRPr="0028362F">
        <w:rPr>
          <w:rFonts w:ascii="Times New Roman" w:hAnsi="Times New Roman" w:cs="Times New Roman"/>
          <w:lang w:val="en-US"/>
        </w:rPr>
        <w:t xml:space="preserve">numerically </w:t>
      </w:r>
      <w:r w:rsidRPr="0028362F">
        <w:rPr>
          <w:rFonts w:ascii="Times New Roman" w:hAnsi="Times New Roman" w:cs="Times New Roman"/>
          <w:lang w:val="en-US"/>
        </w:rPr>
        <w:t>the effect of whaling</w:t>
      </w:r>
      <w:r w:rsidR="004A55D0" w:rsidRPr="0028362F">
        <w:rPr>
          <w:rFonts w:ascii="Times New Roman" w:hAnsi="Times New Roman" w:cs="Times New Roman"/>
          <w:lang w:val="en-US"/>
        </w:rPr>
        <w:t xml:space="preserve"> and</w:t>
      </w:r>
      <w:r w:rsidRPr="0028362F">
        <w:rPr>
          <w:rFonts w:ascii="Times New Roman" w:hAnsi="Times New Roman" w:cs="Times New Roman"/>
          <w:lang w:val="en-US"/>
        </w:rPr>
        <w:t xml:space="preserve"> estimate </w:t>
      </w:r>
      <w:r w:rsidR="00AB2CB5" w:rsidRPr="0028362F">
        <w:rPr>
          <w:rFonts w:ascii="Times New Roman" w:hAnsi="Times New Roman" w:cs="Times New Roman"/>
          <w:lang w:val="en-US"/>
        </w:rPr>
        <w:t xml:space="preserve">the </w:t>
      </w:r>
      <w:r w:rsidRPr="0028362F">
        <w:rPr>
          <w:rFonts w:ascii="Times New Roman" w:hAnsi="Times New Roman" w:cs="Times New Roman"/>
          <w:lang w:val="en-US"/>
        </w:rPr>
        <w:t>population trend and recovery level</w:t>
      </w:r>
      <w:r w:rsidR="00EA159B" w:rsidRPr="0028362F">
        <w:rPr>
          <w:rFonts w:ascii="Times New Roman" w:hAnsi="Times New Roman" w:cs="Times New Roman"/>
          <w:lang w:val="en-US"/>
        </w:rPr>
        <w:t xml:space="preserve"> after depletion</w:t>
      </w:r>
      <w:r w:rsidRPr="0028362F">
        <w:rPr>
          <w:rFonts w:ascii="Times New Roman" w:hAnsi="Times New Roman" w:cs="Times New Roman"/>
          <w:lang w:val="en-US"/>
        </w:rPr>
        <w:t xml:space="preserve">. </w:t>
      </w:r>
      <w:r w:rsidR="00960D57" w:rsidRPr="0028362F">
        <w:rPr>
          <w:rFonts w:ascii="Times New Roman" w:hAnsi="Times New Roman" w:cs="Times New Roman"/>
          <w:lang w:val="en-US"/>
        </w:rPr>
        <w:t>W</w:t>
      </w:r>
      <w:r w:rsidRPr="0028362F">
        <w:rPr>
          <w:rFonts w:ascii="Times New Roman" w:hAnsi="Times New Roman" w:cs="Times New Roman"/>
          <w:lang w:val="en-US"/>
        </w:rPr>
        <w:t xml:space="preserve">e reconstructed the catch history of whaling for the period 1670-1973 by an extensive </w:t>
      </w:r>
      <w:r w:rsidR="00671296" w:rsidRPr="0028362F">
        <w:rPr>
          <w:rFonts w:ascii="Times New Roman" w:hAnsi="Times New Roman" w:cs="Times New Roman"/>
          <w:lang w:val="en-US"/>
        </w:rPr>
        <w:t>review</w:t>
      </w:r>
      <w:r w:rsidRPr="0028362F">
        <w:rPr>
          <w:rFonts w:ascii="Times New Roman" w:hAnsi="Times New Roman" w:cs="Times New Roman"/>
          <w:lang w:val="en-US"/>
        </w:rPr>
        <w:t xml:space="preserve"> of different </w:t>
      </w:r>
      <w:r w:rsidR="00490F6C" w:rsidRPr="0028362F">
        <w:rPr>
          <w:rFonts w:ascii="Times New Roman" w:hAnsi="Times New Roman" w:cs="Times New Roman"/>
          <w:lang w:val="en-US"/>
        </w:rPr>
        <w:t>literature</w:t>
      </w:r>
      <w:r w:rsidRPr="0028362F">
        <w:rPr>
          <w:rFonts w:ascii="Times New Roman" w:hAnsi="Times New Roman" w:cs="Times New Roman"/>
          <w:lang w:val="en-US"/>
        </w:rPr>
        <w:t xml:space="preserve"> sources</w:t>
      </w:r>
      <w:r w:rsidR="00490F6C" w:rsidRPr="0028362F">
        <w:rPr>
          <w:rFonts w:ascii="Times New Roman" w:hAnsi="Times New Roman" w:cs="Times New Roman"/>
          <w:lang w:val="en-US"/>
        </w:rPr>
        <w:t xml:space="preserve"> and developed </w:t>
      </w:r>
      <w:r w:rsidRPr="0028362F">
        <w:rPr>
          <w:rFonts w:ascii="Times New Roman" w:hAnsi="Times New Roman" w:cs="Times New Roman"/>
          <w:lang w:val="en-US"/>
        </w:rPr>
        <w:t xml:space="preserve">a Bayesian state-space model </w:t>
      </w:r>
      <w:r w:rsidR="00490F6C" w:rsidRPr="0028362F">
        <w:rPr>
          <w:rFonts w:ascii="Times New Roman" w:hAnsi="Times New Roman" w:cs="Times New Roman"/>
          <w:lang w:val="en-US"/>
        </w:rPr>
        <w:t>to estimate the demographic parameters</w:t>
      </w:r>
      <w:r w:rsidRPr="0028362F">
        <w:rPr>
          <w:rFonts w:ascii="Times New Roman" w:eastAsia="Adv OTee 46 0ee 4+ 20" w:hAnsi="Times New Roman" w:cs="Times New Roman"/>
          <w:lang w:val="en-US"/>
        </w:rPr>
        <w:t xml:space="preserve">. </w:t>
      </w:r>
      <w:r w:rsidRPr="0028362F">
        <w:rPr>
          <w:rFonts w:ascii="Times New Roman" w:hAnsi="Times New Roman" w:cs="Times New Roman"/>
          <w:lang w:val="en-GB"/>
        </w:rPr>
        <w:t>The population trajectory indicate</w:t>
      </w:r>
      <w:r w:rsidR="006C239D" w:rsidRPr="0028362F">
        <w:rPr>
          <w:rFonts w:ascii="Times New Roman" w:hAnsi="Times New Roman" w:cs="Times New Roman"/>
          <w:lang w:val="en-GB"/>
        </w:rPr>
        <w:t>d</w:t>
      </w:r>
      <w:r w:rsidRPr="0028362F">
        <w:rPr>
          <w:rFonts w:ascii="Times New Roman" w:hAnsi="Times New Roman" w:cs="Times New Roman"/>
          <w:lang w:val="en-GB"/>
        </w:rPr>
        <w:t xml:space="preserve"> that the pre</w:t>
      </w:r>
      <w:r w:rsidR="006C239D" w:rsidRPr="0028362F">
        <w:rPr>
          <w:rFonts w:ascii="Times New Roman" w:hAnsi="Times New Roman" w:cs="Times New Roman"/>
          <w:lang w:val="en-GB"/>
        </w:rPr>
        <w:t>-</w:t>
      </w:r>
      <w:r w:rsidRPr="0028362F">
        <w:rPr>
          <w:rFonts w:ascii="Times New Roman" w:hAnsi="Times New Roman" w:cs="Times New Roman"/>
          <w:lang w:val="en-GB"/>
        </w:rPr>
        <w:t xml:space="preserve">exploitation abundance was close to </w:t>
      </w:r>
      <w:ins w:id="0" w:author="Maria Alejandra Romero" w:date="2021-07-31T00:40:00Z">
        <w:del w:id="1" w:author="Grant Adams" w:date="2021-08-02T15:58:00Z">
          <w:r w:rsidR="005E743E" w:rsidRPr="0028362F" w:rsidDel="00805B9F">
            <w:rPr>
              <w:rFonts w:ascii="Times New Roman" w:hAnsi="Times New Roman" w:cs="Times New Roman"/>
              <w:lang w:val="en-GB"/>
            </w:rPr>
            <w:delText>6</w:delText>
          </w:r>
        </w:del>
      </w:ins>
      <w:ins w:id="2" w:author="Grant Adams" w:date="2021-08-02T15:58:00Z">
        <w:r w:rsidR="00805B9F">
          <w:rPr>
            <w:rFonts w:ascii="Times New Roman" w:hAnsi="Times New Roman" w:cs="Times New Roman"/>
            <w:lang w:val="en-GB"/>
          </w:rPr>
          <w:t>58</w:t>
        </w:r>
      </w:ins>
      <w:del w:id="3" w:author="Maria Alejandra Romero" w:date="2021-07-31T00:40:00Z">
        <w:r w:rsidRPr="0028362F" w:rsidDel="005E743E">
          <w:rPr>
            <w:rFonts w:ascii="Times New Roman" w:hAnsi="Times New Roman" w:cs="Times New Roman"/>
            <w:lang w:val="en-GB"/>
          </w:rPr>
          <w:delText>3</w:delText>
        </w:r>
      </w:del>
      <w:del w:id="4" w:author="Grant Adams" w:date="2021-08-02T15:58:00Z">
        <w:r w:rsidRPr="0028362F" w:rsidDel="00805B9F">
          <w:rPr>
            <w:rFonts w:ascii="Times New Roman" w:hAnsi="Times New Roman" w:cs="Times New Roman"/>
            <w:lang w:val="en-GB"/>
          </w:rPr>
          <w:delText>0</w:delText>
        </w:r>
      </w:del>
      <w:r w:rsidRPr="0028362F">
        <w:rPr>
          <w:rFonts w:ascii="Times New Roman" w:hAnsi="Times New Roman" w:cs="Times New Roman"/>
          <w:lang w:val="en-GB"/>
        </w:rPr>
        <w:t xml:space="preserve">,000 </w:t>
      </w:r>
      <w:r w:rsidR="00063243" w:rsidRPr="0028362F">
        <w:rPr>
          <w:rFonts w:ascii="Times New Roman" w:hAnsi="Times New Roman" w:cs="Times New Roman"/>
          <w:lang w:val="en-GB"/>
        </w:rPr>
        <w:t>individuals</w:t>
      </w:r>
      <w:ins w:id="5" w:author="Maria Alejandra Romero" w:date="2021-07-31T00:43:00Z">
        <w:r w:rsidR="0071135E" w:rsidRPr="0028362F">
          <w:rPr>
            <w:rFonts w:ascii="Times New Roman" w:hAnsi="Times New Roman" w:cs="Times New Roman"/>
            <w:lang w:val="en-GB"/>
          </w:rPr>
          <w:t xml:space="preserve"> </w:t>
        </w:r>
        <w:r w:rsidR="0071135E" w:rsidRPr="0042677E">
          <w:rPr>
            <w:rFonts w:ascii="Times New Roman" w:hAnsi="Times New Roman" w:cs="Times New Roman"/>
            <w:lang w:val="en-GB"/>
          </w:rPr>
          <w:t>(</w:t>
        </w:r>
        <w:r w:rsidR="0071135E" w:rsidRPr="0028362F">
          <w:rPr>
            <w:rFonts w:ascii="Times New Roman" w:hAnsi="Times New Roman" w:cs="Times New Roman"/>
            <w:color w:val="000000"/>
            <w:lang w:val="en-GB"/>
          </w:rPr>
          <w:t xml:space="preserve">median = </w:t>
        </w:r>
        <w:r w:rsidR="00CD6E22" w:rsidRPr="0028362F">
          <w:rPr>
            <w:rFonts w:ascii="Times New Roman" w:hAnsi="Times New Roman" w:cs="Times New Roman"/>
            <w:color w:val="000000"/>
            <w:lang w:val="en-GB"/>
          </w:rPr>
          <w:t>58</w:t>
        </w:r>
        <w:r w:rsidR="00CD6E22" w:rsidRPr="0042677E">
          <w:rPr>
            <w:rFonts w:ascii="Times New Roman" w:hAnsi="Times New Roman" w:cs="Times New Roman"/>
            <w:color w:val="000000"/>
            <w:lang w:val="en-GB"/>
          </w:rPr>
          <w:t>,090</w:t>
        </w:r>
        <w:r w:rsidR="0071135E" w:rsidRPr="0042677E">
          <w:rPr>
            <w:rFonts w:ascii="Times New Roman" w:hAnsi="Times New Roman" w:cs="Times New Roman"/>
            <w:color w:val="000000"/>
            <w:lang w:val="en-GB"/>
          </w:rPr>
          <w:t>; 95% CI = 3</w:t>
        </w:r>
        <w:r w:rsidR="00CD6E22" w:rsidRPr="0042677E">
          <w:rPr>
            <w:rFonts w:ascii="Times New Roman" w:hAnsi="Times New Roman" w:cs="Times New Roman"/>
            <w:color w:val="000000"/>
            <w:lang w:val="en-GB"/>
          </w:rPr>
          <w:t>3,331</w:t>
        </w:r>
        <w:r w:rsidR="0071135E" w:rsidRPr="0042677E">
          <w:rPr>
            <w:rFonts w:ascii="Times New Roman" w:hAnsi="Times New Roman" w:cs="Times New Roman"/>
            <w:color w:val="000000"/>
            <w:lang w:val="en-GB"/>
          </w:rPr>
          <w:t>–</w:t>
        </w:r>
      </w:ins>
      <w:ins w:id="6" w:author="Maria Alejandra Romero" w:date="2021-07-31T00:44:00Z">
        <w:r w:rsidR="00CD6E22" w:rsidRPr="0042677E">
          <w:rPr>
            <w:rFonts w:ascii="Times New Roman" w:hAnsi="Times New Roman" w:cs="Times New Roman"/>
            <w:color w:val="000000"/>
            <w:lang w:val="en-GB"/>
          </w:rPr>
          <w:t>100,707</w:t>
        </w:r>
      </w:ins>
      <w:ins w:id="7" w:author="Maria Alejandra Romero" w:date="2021-07-31T00:43:00Z">
        <w:r w:rsidR="0071135E" w:rsidRPr="0042677E">
          <w:rPr>
            <w:rFonts w:ascii="Times New Roman" w:hAnsi="Times New Roman" w:cs="Times New Roman"/>
            <w:color w:val="000000"/>
            <w:lang w:val="en-US"/>
          </w:rPr>
          <w:t>)</w:t>
        </w:r>
      </w:ins>
      <w:r w:rsidRPr="0042677E">
        <w:rPr>
          <w:rFonts w:ascii="Times New Roman" w:hAnsi="Times New Roman" w:cs="Times New Roman"/>
          <w:lang w:val="en-US"/>
          <w:rPrChange w:id="8" w:author="Maria Alejandra Romero" w:date="2021-07-31T00:47:00Z">
            <w:rPr>
              <w:rFonts w:ascii="Times New Roman" w:hAnsi="Times New Roman" w:cs="Times New Roman"/>
              <w:highlight w:val="yellow"/>
              <w:lang w:val="en-US"/>
            </w:rPr>
          </w:rPrChange>
        </w:rPr>
        <w:t xml:space="preserve">. </w:t>
      </w:r>
      <w:r w:rsidRPr="0042677E">
        <w:rPr>
          <w:rFonts w:ascii="Times New Roman" w:hAnsi="Times New Roman" w:cs="Times New Roman"/>
          <w:lang w:val="en-GB"/>
          <w:rPrChange w:id="9" w:author="Maria Alejandra Romero" w:date="2021-07-31T00:47:00Z">
            <w:rPr>
              <w:rFonts w:ascii="Times New Roman" w:hAnsi="Times New Roman" w:cs="Times New Roman"/>
              <w:highlight w:val="yellow"/>
              <w:lang w:val="en-GB"/>
            </w:rPr>
          </w:rPrChange>
        </w:rPr>
        <w:t xml:space="preserve">The abundance dropped to its lowest abundance levels in </w:t>
      </w:r>
      <w:r w:rsidR="004C77D2" w:rsidRPr="0042677E">
        <w:rPr>
          <w:rFonts w:ascii="Times New Roman" w:hAnsi="Times New Roman" w:cs="Times New Roman"/>
          <w:lang w:val="en-GB"/>
          <w:rPrChange w:id="10" w:author="Maria Alejandra Romero" w:date="2021-07-31T00:47:00Z">
            <w:rPr>
              <w:rFonts w:ascii="Times New Roman" w:hAnsi="Times New Roman" w:cs="Times New Roman"/>
              <w:highlight w:val="yellow"/>
              <w:lang w:val="en-GB"/>
            </w:rPr>
          </w:rPrChange>
        </w:rPr>
        <w:t xml:space="preserve">the </w:t>
      </w:r>
      <w:r w:rsidRPr="0042677E">
        <w:rPr>
          <w:rFonts w:ascii="Times New Roman" w:hAnsi="Times New Roman" w:cs="Times New Roman"/>
          <w:lang w:val="en-GB"/>
          <w:rPrChange w:id="11" w:author="Maria Alejandra Romero" w:date="2021-07-31T00:47:00Z">
            <w:rPr>
              <w:rFonts w:ascii="Times New Roman" w:hAnsi="Times New Roman" w:cs="Times New Roman"/>
              <w:highlight w:val="yellow"/>
              <w:lang w:val="en-GB"/>
            </w:rPr>
          </w:rPrChange>
        </w:rPr>
        <w:t xml:space="preserve">1830s when </w:t>
      </w:r>
      <w:r w:rsidR="00074447" w:rsidRPr="0042677E">
        <w:rPr>
          <w:rFonts w:ascii="Times New Roman" w:hAnsi="Times New Roman" w:cs="Times New Roman"/>
          <w:lang w:val="en-GB"/>
          <w:rPrChange w:id="12" w:author="Maria Alejandra Romero" w:date="2021-07-31T00:47:00Z">
            <w:rPr>
              <w:rFonts w:ascii="Times New Roman" w:hAnsi="Times New Roman" w:cs="Times New Roman"/>
              <w:highlight w:val="yellow"/>
              <w:lang w:val="en-GB"/>
            </w:rPr>
          </w:rPrChange>
        </w:rPr>
        <w:t>fewer</w:t>
      </w:r>
      <w:r w:rsidRPr="0042677E">
        <w:rPr>
          <w:rFonts w:ascii="Times New Roman" w:hAnsi="Times New Roman" w:cs="Times New Roman"/>
          <w:lang w:val="en-GB"/>
          <w:rPrChange w:id="13" w:author="Maria Alejandra Romero" w:date="2021-07-31T00:47:00Z">
            <w:rPr>
              <w:rFonts w:ascii="Times New Roman" w:hAnsi="Times New Roman" w:cs="Times New Roman"/>
              <w:highlight w:val="yellow"/>
              <w:lang w:val="en-GB"/>
            </w:rPr>
          </w:rPrChange>
        </w:rPr>
        <w:t xml:space="preserve"> than 1</w:t>
      </w:r>
      <w:r w:rsidR="00EC3CEB" w:rsidRPr="0042677E">
        <w:rPr>
          <w:rFonts w:ascii="Times New Roman" w:hAnsi="Times New Roman" w:cs="Times New Roman"/>
          <w:lang w:val="en-GB"/>
          <w:rPrChange w:id="14" w:author="Maria Alejandra Romero" w:date="2021-07-31T00:47:00Z">
            <w:rPr>
              <w:rFonts w:ascii="Times New Roman" w:hAnsi="Times New Roman" w:cs="Times New Roman"/>
              <w:highlight w:val="yellow"/>
              <w:lang w:val="en-GB"/>
            </w:rPr>
          </w:rPrChange>
        </w:rPr>
        <w:t>,</w:t>
      </w:r>
      <w:r w:rsidRPr="0042677E">
        <w:rPr>
          <w:rFonts w:ascii="Times New Roman" w:hAnsi="Times New Roman" w:cs="Times New Roman"/>
          <w:lang w:val="en-GB"/>
          <w:rPrChange w:id="15" w:author="Maria Alejandra Romero" w:date="2021-07-31T00:47:00Z">
            <w:rPr>
              <w:rFonts w:ascii="Times New Roman" w:hAnsi="Times New Roman" w:cs="Times New Roman"/>
              <w:highlight w:val="yellow"/>
              <w:lang w:val="en-GB"/>
            </w:rPr>
          </w:rPrChange>
        </w:rPr>
        <w:t xml:space="preserve">000 individuals </w:t>
      </w:r>
      <w:r w:rsidR="00074447" w:rsidRPr="0042677E">
        <w:rPr>
          <w:rFonts w:ascii="Times New Roman" w:hAnsi="Times New Roman" w:cs="Times New Roman"/>
          <w:lang w:val="en-GB"/>
          <w:rPrChange w:id="16" w:author="Maria Alejandra Romero" w:date="2021-07-31T00:47:00Z">
            <w:rPr>
              <w:rFonts w:ascii="Times New Roman" w:hAnsi="Times New Roman" w:cs="Times New Roman"/>
              <w:highlight w:val="yellow"/>
              <w:lang w:val="en-GB"/>
            </w:rPr>
          </w:rPrChange>
        </w:rPr>
        <w:t>remained</w:t>
      </w:r>
      <w:r w:rsidRPr="0042677E">
        <w:rPr>
          <w:rFonts w:ascii="Times New Roman" w:hAnsi="Times New Roman" w:cs="Times New Roman"/>
          <w:lang w:val="en-GB"/>
          <w:rPrChange w:id="17" w:author="Maria Alejandra Romero" w:date="2021-07-31T00:47:00Z">
            <w:rPr>
              <w:rFonts w:ascii="Times New Roman" w:hAnsi="Times New Roman" w:cs="Times New Roman"/>
              <w:highlight w:val="yellow"/>
              <w:lang w:val="en-GB"/>
            </w:rPr>
          </w:rPrChange>
        </w:rPr>
        <w:t xml:space="preserve">. The current population abundance </w:t>
      </w:r>
      <w:r w:rsidRPr="0042677E">
        <w:rPr>
          <w:rFonts w:ascii="Times New Roman" w:eastAsiaTheme="minorEastAsia" w:hAnsi="Times New Roman" w:cs="Times New Roman"/>
          <w:lang w:val="en-GB"/>
          <w:rPrChange w:id="18" w:author="Maria Alejandra Romero" w:date="2021-07-31T00:47:00Z">
            <w:rPr>
              <w:rFonts w:ascii="Times New Roman" w:eastAsiaTheme="minorEastAsia" w:hAnsi="Times New Roman" w:cs="Times New Roman"/>
              <w:highlight w:val="yellow"/>
              <w:lang w:val="en-GB"/>
            </w:rPr>
          </w:rPrChange>
        </w:rPr>
        <w:t xml:space="preserve">is estimated at </w:t>
      </w:r>
      <w:ins w:id="19" w:author="Maria Alejandra Romero" w:date="2021-07-31T00:45:00Z">
        <w:r w:rsidR="00224EF2" w:rsidRPr="0042677E">
          <w:rPr>
            <w:rFonts w:ascii="Times New Roman" w:eastAsiaTheme="minorEastAsia" w:hAnsi="Times New Roman" w:cs="Times New Roman"/>
            <w:lang w:val="en-GB"/>
            <w:rPrChange w:id="20" w:author="Maria Alejandra Romero" w:date="2021-07-31T00:47:00Z">
              <w:rPr>
                <w:rFonts w:ascii="Times New Roman" w:eastAsiaTheme="minorEastAsia" w:hAnsi="Times New Roman" w:cs="Times New Roman"/>
                <w:highlight w:val="yellow"/>
                <w:lang w:val="en-GB"/>
              </w:rPr>
            </w:rPrChange>
          </w:rPr>
          <w:t>4,7</w:t>
        </w:r>
      </w:ins>
      <w:del w:id="21" w:author="Maria Alejandra Romero" w:date="2021-07-31T00:45:00Z">
        <w:r w:rsidR="00255EF1" w:rsidRPr="0042677E" w:rsidDel="00224EF2">
          <w:rPr>
            <w:rFonts w:ascii="Times New Roman" w:eastAsiaTheme="minorEastAsia" w:hAnsi="Times New Roman" w:cs="Times New Roman"/>
            <w:lang w:val="en-GB"/>
            <w:rPrChange w:id="22" w:author="Maria Alejandra Romero" w:date="2021-07-31T00:47:00Z">
              <w:rPr>
                <w:rFonts w:ascii="Times New Roman" w:eastAsiaTheme="minorEastAsia" w:hAnsi="Times New Roman" w:cs="Times New Roman"/>
                <w:highlight w:val="yellow"/>
                <w:lang w:val="en-GB"/>
              </w:rPr>
            </w:rPrChange>
          </w:rPr>
          <w:delText>6</w:delText>
        </w:r>
        <w:r w:rsidRPr="0042677E" w:rsidDel="00224EF2">
          <w:rPr>
            <w:rFonts w:ascii="Times New Roman" w:eastAsiaTheme="minorEastAsia" w:hAnsi="Times New Roman" w:cs="Times New Roman"/>
            <w:lang w:val="en-GB"/>
            <w:rPrChange w:id="23" w:author="Maria Alejandra Romero" w:date="2021-07-31T00:47:00Z">
              <w:rPr>
                <w:rFonts w:ascii="Times New Roman" w:eastAsiaTheme="minorEastAsia" w:hAnsi="Times New Roman" w:cs="Times New Roman"/>
                <w:highlight w:val="yellow"/>
                <w:lang w:val="en-GB"/>
              </w:rPr>
            </w:rPrChange>
          </w:rPr>
          <w:delText>,</w:delText>
        </w:r>
        <w:r w:rsidR="00255EF1" w:rsidRPr="0042677E" w:rsidDel="00224EF2">
          <w:rPr>
            <w:rFonts w:ascii="Times New Roman" w:eastAsiaTheme="minorEastAsia" w:hAnsi="Times New Roman" w:cs="Times New Roman"/>
            <w:lang w:val="en-GB"/>
            <w:rPrChange w:id="24" w:author="Maria Alejandra Romero" w:date="2021-07-31T00:47:00Z">
              <w:rPr>
                <w:rFonts w:ascii="Times New Roman" w:eastAsiaTheme="minorEastAsia" w:hAnsi="Times New Roman" w:cs="Times New Roman"/>
                <w:highlight w:val="yellow"/>
                <w:lang w:val="en-GB"/>
              </w:rPr>
            </w:rPrChange>
          </w:rPr>
          <w:delText>0</w:delText>
        </w:r>
      </w:del>
      <w:r w:rsidRPr="0042677E">
        <w:rPr>
          <w:rFonts w:ascii="Times New Roman" w:eastAsiaTheme="minorEastAsia" w:hAnsi="Times New Roman" w:cs="Times New Roman"/>
          <w:lang w:val="en-GB"/>
          <w:rPrChange w:id="25" w:author="Maria Alejandra Romero" w:date="2021-07-31T00:47:00Z">
            <w:rPr>
              <w:rFonts w:ascii="Times New Roman" w:eastAsiaTheme="minorEastAsia" w:hAnsi="Times New Roman" w:cs="Times New Roman"/>
              <w:highlight w:val="yellow"/>
              <w:lang w:val="en-GB"/>
            </w:rPr>
          </w:rPrChange>
        </w:rPr>
        <w:t>00 whales, suggesting that the SRW population remains small relative to its pre-exploitation abundance (</w:t>
      </w:r>
      <w:ins w:id="26" w:author="Maria Alejandra Romero" w:date="2021-07-31T00:46:00Z">
        <w:r w:rsidR="00C41EB9" w:rsidRPr="0042677E">
          <w:rPr>
            <w:rFonts w:ascii="Times New Roman" w:eastAsiaTheme="minorEastAsia" w:hAnsi="Times New Roman" w:cs="Times New Roman"/>
            <w:lang w:val="en-GB"/>
          </w:rPr>
          <w:t xml:space="preserve">median depletion </w:t>
        </w:r>
      </w:ins>
      <m:oMath>
        <m:sSub>
          <m:sSubPr>
            <m:ctrlPr>
              <w:ins w:id="27" w:author="Maria Alejandra Romero" w:date="2021-07-31T00:46:00Z">
                <w:rPr>
                  <w:rFonts w:ascii="Cambria Math" w:hAnsi="Cambria Math" w:cs="Times New Roman"/>
                  <w:i/>
                  <w:lang w:val="en-GB"/>
                </w:rPr>
              </w:ins>
            </m:ctrlPr>
          </m:sSubPr>
          <m:e>
            <m:r>
              <w:ins w:id="28" w:author="Maria Alejandra Romero" w:date="2021-07-31T00:46:00Z">
                <w:rPr>
                  <w:rFonts w:ascii="Cambria Math" w:hAnsi="Cambria Math" w:cs="Times New Roman"/>
                  <w:lang w:val="en-GB"/>
                </w:rPr>
                <m:t>P</m:t>
              </w:ins>
            </m:r>
          </m:e>
          <m:sub>
            <m:r>
              <w:ins w:id="29" w:author="Maria Alejandra Romero" w:date="2021-07-31T00:46:00Z">
                <w:rPr>
                  <w:rFonts w:ascii="Cambria Math" w:hAnsi="Cambria Math" w:cs="Times New Roman"/>
                  <w:lang w:val="en-GB"/>
                </w:rPr>
                <m:t>2021</m:t>
              </w:ins>
            </m:r>
          </m:sub>
        </m:sSub>
      </m:oMath>
      <w:ins w:id="30" w:author="Maria Alejandra Romero" w:date="2021-07-31T00:46:00Z">
        <w:r w:rsidR="00C41EB9" w:rsidRPr="0042677E">
          <w:rPr>
            <w:rFonts w:ascii="Times New Roman" w:eastAsiaTheme="minorEastAsia" w:hAnsi="Times New Roman" w:cs="Times New Roman"/>
            <w:lang w:val="en-GB"/>
          </w:rPr>
          <w:t xml:space="preserve"> </w:t>
        </w:r>
        <w:r w:rsidR="00C41EB9" w:rsidRPr="0028362F">
          <w:rPr>
            <w:rFonts w:ascii="Times New Roman" w:eastAsiaTheme="minorEastAsia" w:hAnsi="Times New Roman" w:cs="Times New Roman"/>
            <w:lang w:val="en-GB"/>
          </w:rPr>
          <w:t>8</w:t>
        </w:r>
        <w:r w:rsidR="00C41EB9" w:rsidRPr="0042677E">
          <w:rPr>
            <w:rFonts w:ascii="Times New Roman" w:eastAsiaTheme="minorEastAsia" w:hAnsi="Times New Roman" w:cs="Times New Roman"/>
            <w:lang w:val="en-GB"/>
          </w:rPr>
          <w:t>.2%</w:t>
        </w:r>
      </w:ins>
      <w:del w:id="31" w:author="Maria Alejandra Romero" w:date="2021-07-31T00:46:00Z">
        <w:r w:rsidRPr="0042677E" w:rsidDel="00224EF2">
          <w:rPr>
            <w:rFonts w:ascii="Times New Roman" w:eastAsiaTheme="minorEastAsia" w:hAnsi="Times New Roman" w:cs="Times New Roman"/>
            <w:lang w:val="en-GB"/>
            <w:rPrChange w:id="32" w:author="Maria Alejandra Romero" w:date="2021-07-31T00:47:00Z">
              <w:rPr>
                <w:rFonts w:ascii="Times New Roman" w:eastAsiaTheme="minorEastAsia" w:hAnsi="Times New Roman" w:cs="Times New Roman"/>
                <w:highlight w:val="yellow"/>
                <w:lang w:val="en-GB"/>
              </w:rPr>
            </w:rPrChange>
          </w:rPr>
          <w:delText>recovery level:</w:delText>
        </w:r>
        <w:r w:rsidRPr="0042677E" w:rsidDel="00C41EB9">
          <w:rPr>
            <w:rFonts w:ascii="Times New Roman" w:eastAsiaTheme="minorEastAsia" w:hAnsi="Times New Roman" w:cs="Times New Roman"/>
            <w:lang w:val="en-GB"/>
            <w:rPrChange w:id="33" w:author="Maria Alejandra Romero" w:date="2021-07-31T00:47:00Z">
              <w:rPr>
                <w:rFonts w:ascii="Times New Roman" w:eastAsiaTheme="minorEastAsia" w:hAnsi="Times New Roman" w:cs="Times New Roman"/>
                <w:highlight w:val="yellow"/>
                <w:lang w:val="en-GB"/>
              </w:rPr>
            </w:rPrChange>
          </w:rPr>
          <w:delText xml:space="preserve"> </w:delText>
        </w:r>
      </w:del>
      <w:del w:id="34" w:author="Maria Alejandra Romero" w:date="2021-07-31T00:45:00Z">
        <w:r w:rsidRPr="0042677E" w:rsidDel="00224EF2">
          <w:rPr>
            <w:rFonts w:ascii="Times New Roman" w:eastAsiaTheme="minorEastAsia" w:hAnsi="Times New Roman" w:cs="Times New Roman"/>
            <w:lang w:val="en-GB"/>
            <w:rPrChange w:id="35" w:author="Maria Alejandra Romero" w:date="2021-07-31T00:47:00Z">
              <w:rPr>
                <w:rFonts w:ascii="Times New Roman" w:eastAsiaTheme="minorEastAsia" w:hAnsi="Times New Roman" w:cs="Times New Roman"/>
                <w:highlight w:val="yellow"/>
                <w:lang w:val="en-GB"/>
              </w:rPr>
            </w:rPrChange>
          </w:rPr>
          <w:delText>1</w:delText>
        </w:r>
        <w:r w:rsidR="0072557B" w:rsidRPr="0042677E" w:rsidDel="00224EF2">
          <w:rPr>
            <w:rFonts w:ascii="Times New Roman" w:eastAsiaTheme="minorEastAsia" w:hAnsi="Times New Roman" w:cs="Times New Roman"/>
            <w:lang w:val="en-GB"/>
            <w:rPrChange w:id="36" w:author="Maria Alejandra Romero" w:date="2021-07-31T00:47:00Z">
              <w:rPr>
                <w:rFonts w:ascii="Times New Roman" w:eastAsiaTheme="minorEastAsia" w:hAnsi="Times New Roman" w:cs="Times New Roman"/>
                <w:highlight w:val="yellow"/>
                <w:lang w:val="en-GB"/>
              </w:rPr>
            </w:rPrChange>
          </w:rPr>
          <w:delText>5</w:delText>
        </w:r>
        <w:r w:rsidRPr="0042677E" w:rsidDel="00224EF2">
          <w:rPr>
            <w:rFonts w:ascii="Times New Roman" w:eastAsiaTheme="minorEastAsia" w:hAnsi="Times New Roman" w:cs="Times New Roman"/>
            <w:lang w:val="en-GB"/>
            <w:rPrChange w:id="37" w:author="Maria Alejandra Romero" w:date="2021-07-31T00:47:00Z">
              <w:rPr>
                <w:rFonts w:ascii="Times New Roman" w:eastAsiaTheme="minorEastAsia" w:hAnsi="Times New Roman" w:cs="Times New Roman"/>
                <w:highlight w:val="yellow"/>
                <w:lang w:val="en-GB"/>
              </w:rPr>
            </w:rPrChange>
          </w:rPr>
          <w:delText>-1</w:delText>
        </w:r>
        <w:r w:rsidR="0072557B" w:rsidRPr="0042677E" w:rsidDel="00224EF2">
          <w:rPr>
            <w:rFonts w:ascii="Times New Roman" w:eastAsiaTheme="minorEastAsia" w:hAnsi="Times New Roman" w:cs="Times New Roman"/>
            <w:lang w:val="en-GB"/>
            <w:rPrChange w:id="38" w:author="Maria Alejandra Romero" w:date="2021-07-31T00:47:00Z">
              <w:rPr>
                <w:rFonts w:ascii="Times New Roman" w:eastAsiaTheme="minorEastAsia" w:hAnsi="Times New Roman" w:cs="Times New Roman"/>
                <w:highlight w:val="yellow"/>
                <w:lang w:val="en-GB"/>
              </w:rPr>
            </w:rPrChange>
          </w:rPr>
          <w:delText>8</w:delText>
        </w:r>
      </w:del>
      <w:del w:id="39" w:author="Maria Alejandra Romero" w:date="2021-07-31T00:46:00Z">
        <w:r w:rsidRPr="0042677E" w:rsidDel="00C41EB9">
          <w:rPr>
            <w:rFonts w:ascii="Times New Roman" w:eastAsiaTheme="minorEastAsia" w:hAnsi="Times New Roman" w:cs="Times New Roman"/>
            <w:lang w:val="en-GB"/>
            <w:rPrChange w:id="40" w:author="Maria Alejandra Romero" w:date="2021-07-31T00:47:00Z">
              <w:rPr>
                <w:rFonts w:ascii="Times New Roman" w:eastAsiaTheme="minorEastAsia" w:hAnsi="Times New Roman" w:cs="Times New Roman"/>
                <w:highlight w:val="yellow"/>
                <w:lang w:val="en-GB"/>
              </w:rPr>
            </w:rPrChange>
          </w:rPr>
          <w:delText>%</w:delText>
        </w:r>
      </w:del>
      <w:r w:rsidRPr="0042677E">
        <w:rPr>
          <w:rFonts w:ascii="Times New Roman" w:eastAsiaTheme="minorEastAsia" w:hAnsi="Times New Roman" w:cs="Times New Roman"/>
          <w:lang w:val="en-GB"/>
          <w:rPrChange w:id="41" w:author="Maria Alejandra Romero" w:date="2021-07-31T00:47:00Z">
            <w:rPr>
              <w:rFonts w:ascii="Times New Roman" w:eastAsiaTheme="minorEastAsia" w:hAnsi="Times New Roman" w:cs="Times New Roman"/>
              <w:highlight w:val="yellow"/>
              <w:lang w:val="en-GB"/>
            </w:rPr>
          </w:rPrChange>
        </w:rPr>
        <w:t>).</w:t>
      </w:r>
      <w:r w:rsidRPr="0042677E">
        <w:rPr>
          <w:rFonts w:ascii="Times New Roman" w:eastAsia="Adv OTee 46 0ee 4+ 20" w:hAnsi="Times New Roman" w:cs="Times New Roman"/>
          <w:lang w:val="en-US"/>
          <w:rPrChange w:id="42" w:author="Maria Alejandra Romero" w:date="2021-07-31T00:47:00Z">
            <w:rPr>
              <w:rFonts w:ascii="Times New Roman" w:eastAsia="Adv OTee 46 0ee 4+ 20" w:hAnsi="Times New Roman" w:cs="Times New Roman"/>
              <w:highlight w:val="yellow"/>
              <w:lang w:val="en-US"/>
            </w:rPr>
          </w:rPrChange>
        </w:rPr>
        <w:t xml:space="preserve"> </w:t>
      </w:r>
      <w:r w:rsidRPr="0042677E">
        <w:rPr>
          <w:rFonts w:ascii="Times New Roman" w:hAnsi="Times New Roman" w:cs="Times New Roman"/>
          <w:lang w:val="en-US"/>
          <w:rPrChange w:id="43" w:author="Maria Alejandra Romero" w:date="2021-07-31T00:47:00Z">
            <w:rPr>
              <w:rFonts w:ascii="Times New Roman" w:hAnsi="Times New Roman" w:cs="Times New Roman"/>
              <w:highlight w:val="yellow"/>
              <w:lang w:val="en-US"/>
            </w:rPr>
          </w:rPrChange>
        </w:rPr>
        <w:t xml:space="preserve">Our </w:t>
      </w:r>
      <w:r w:rsidRPr="0042677E">
        <w:rPr>
          <w:rFonts w:ascii="Times New Roman" w:hAnsi="Times New Roman" w:cs="Times New Roman"/>
          <w:lang w:val="en-US"/>
          <w:rPrChange w:id="44" w:author="Maria Alejandra Romero" w:date="2021-07-31T00:47:00Z">
            <w:rPr>
              <w:rFonts w:ascii="Times New Roman" w:hAnsi="Times New Roman" w:cs="Times New Roman"/>
              <w:highlight w:val="yellow"/>
              <w:lang w:val="en-US"/>
            </w:rPr>
          </w:rPrChange>
        </w:rPr>
        <w:lastRenderedPageBreak/>
        <w:t xml:space="preserve">results provide insights into the severity of </w:t>
      </w:r>
      <w:r w:rsidR="00DC52C9" w:rsidRPr="0042677E">
        <w:rPr>
          <w:rFonts w:ascii="Times New Roman" w:hAnsi="Times New Roman" w:cs="Times New Roman"/>
          <w:lang w:val="en-US"/>
          <w:rPrChange w:id="45" w:author="Maria Alejandra Romero" w:date="2021-07-31T00:47:00Z">
            <w:rPr>
              <w:rFonts w:ascii="Times New Roman" w:hAnsi="Times New Roman" w:cs="Times New Roman"/>
              <w:highlight w:val="yellow"/>
              <w:lang w:val="en-US"/>
            </w:rPr>
          </w:rPrChange>
        </w:rPr>
        <w:t xml:space="preserve">the </w:t>
      </w:r>
      <w:r w:rsidRPr="0042677E">
        <w:rPr>
          <w:rFonts w:ascii="Times New Roman" w:hAnsi="Times New Roman" w:cs="Times New Roman"/>
          <w:lang w:val="en-US"/>
          <w:rPrChange w:id="46" w:author="Maria Alejandra Romero" w:date="2021-07-31T00:47:00Z">
            <w:rPr>
              <w:rFonts w:ascii="Times New Roman" w:hAnsi="Times New Roman" w:cs="Times New Roman"/>
              <w:highlight w:val="yellow"/>
              <w:lang w:val="en-US"/>
            </w:rPr>
          </w:rPrChange>
        </w:rPr>
        <w:t xml:space="preserve">whaling operation in the </w:t>
      </w:r>
      <w:r w:rsidR="00E84C44" w:rsidRPr="0042677E">
        <w:rPr>
          <w:rFonts w:ascii="Times New Roman" w:hAnsi="Times New Roman" w:cs="Times New Roman"/>
          <w:lang w:val="en-US"/>
          <w:rPrChange w:id="47" w:author="Maria Alejandra Romero" w:date="2021-07-31T00:47:00Z">
            <w:rPr>
              <w:rFonts w:ascii="Times New Roman" w:hAnsi="Times New Roman" w:cs="Times New Roman"/>
              <w:highlight w:val="yellow"/>
              <w:lang w:val="en-US"/>
            </w:rPr>
          </w:rPrChange>
        </w:rPr>
        <w:t>south</w:t>
      </w:r>
      <w:r w:rsidR="00FF112B" w:rsidRPr="0042677E">
        <w:rPr>
          <w:rFonts w:ascii="Times New Roman" w:hAnsi="Times New Roman" w:cs="Times New Roman"/>
          <w:lang w:val="en-US"/>
          <w:rPrChange w:id="48" w:author="Maria Alejandra Romero" w:date="2021-07-31T00:47:00Z">
            <w:rPr>
              <w:rFonts w:ascii="Times New Roman" w:hAnsi="Times New Roman" w:cs="Times New Roman"/>
              <w:highlight w:val="yellow"/>
              <w:lang w:val="en-US"/>
            </w:rPr>
          </w:rPrChange>
        </w:rPr>
        <w:t xml:space="preserve">western Atlantic </w:t>
      </w:r>
      <w:r w:rsidR="00136F98" w:rsidRPr="0042677E">
        <w:rPr>
          <w:rFonts w:ascii="Times New Roman" w:hAnsi="Times New Roman" w:cs="Times New Roman"/>
          <w:lang w:val="en-US"/>
          <w:rPrChange w:id="49" w:author="Maria Alejandra Romero" w:date="2021-07-31T00:47:00Z">
            <w:rPr>
              <w:rFonts w:ascii="Times New Roman" w:hAnsi="Times New Roman" w:cs="Times New Roman"/>
              <w:highlight w:val="yellow"/>
              <w:lang w:val="en-US"/>
            </w:rPr>
          </w:rPrChange>
        </w:rPr>
        <w:t xml:space="preserve">along with </w:t>
      </w:r>
      <w:r w:rsidRPr="0042677E">
        <w:rPr>
          <w:rFonts w:ascii="Times New Roman" w:hAnsi="Times New Roman" w:cs="Times New Roman"/>
          <w:lang w:val="en-US"/>
          <w:rPrChange w:id="50" w:author="Maria Alejandra Romero" w:date="2021-07-31T00:47:00Z">
            <w:rPr>
              <w:rFonts w:ascii="Times New Roman" w:hAnsi="Times New Roman" w:cs="Times New Roman"/>
              <w:highlight w:val="yellow"/>
              <w:lang w:val="en-US"/>
            </w:rPr>
          </w:rPrChange>
        </w:rPr>
        <w:t>the population</w:t>
      </w:r>
      <w:r w:rsidR="00136F98" w:rsidRPr="0042677E">
        <w:rPr>
          <w:rFonts w:ascii="Times New Roman" w:hAnsi="Times New Roman" w:cs="Times New Roman"/>
          <w:lang w:val="en-US"/>
          <w:rPrChange w:id="51" w:author="Maria Alejandra Romero" w:date="2021-07-31T00:47:00Z">
            <w:rPr>
              <w:rFonts w:ascii="Times New Roman" w:hAnsi="Times New Roman" w:cs="Times New Roman"/>
              <w:highlight w:val="yellow"/>
              <w:lang w:val="en-US"/>
            </w:rPr>
          </w:rPrChange>
        </w:rPr>
        <w:t>´s</w:t>
      </w:r>
      <w:r w:rsidRPr="0042677E">
        <w:rPr>
          <w:rFonts w:ascii="Times New Roman" w:hAnsi="Times New Roman" w:cs="Times New Roman"/>
          <w:lang w:val="en-US"/>
          <w:rPrChange w:id="52" w:author="Maria Alejandra Romero" w:date="2021-07-31T00:47:00Z">
            <w:rPr>
              <w:rFonts w:ascii="Times New Roman" w:hAnsi="Times New Roman" w:cs="Times New Roman"/>
              <w:highlight w:val="yellow"/>
              <w:lang w:val="en-US"/>
            </w:rPr>
          </w:rPrChange>
        </w:rPr>
        <w:t xml:space="preserve"> respon</w:t>
      </w:r>
      <w:r w:rsidR="00136F98" w:rsidRPr="0042677E">
        <w:rPr>
          <w:rFonts w:ascii="Times New Roman" w:hAnsi="Times New Roman" w:cs="Times New Roman"/>
          <w:lang w:val="en-US"/>
          <w:rPrChange w:id="53" w:author="Maria Alejandra Romero" w:date="2021-07-31T00:47:00Z">
            <w:rPr>
              <w:rFonts w:ascii="Times New Roman" w:hAnsi="Times New Roman" w:cs="Times New Roman"/>
              <w:highlight w:val="yellow"/>
              <w:lang w:val="en-US"/>
            </w:rPr>
          </w:rPrChange>
        </w:rPr>
        <w:t>se</w:t>
      </w:r>
      <w:r w:rsidRPr="0042677E">
        <w:rPr>
          <w:rFonts w:ascii="Times New Roman" w:hAnsi="Times New Roman" w:cs="Times New Roman"/>
          <w:lang w:val="en-US"/>
          <w:rPrChange w:id="54" w:author="Maria Alejandra Romero" w:date="2021-07-31T00:47:00Z">
            <w:rPr>
              <w:rFonts w:ascii="Times New Roman" w:hAnsi="Times New Roman" w:cs="Times New Roman"/>
              <w:highlight w:val="yellow"/>
              <w:lang w:val="en-US"/>
            </w:rPr>
          </w:rPrChange>
        </w:rPr>
        <w:t xml:space="preserve"> at low densities, thus contribut</w:t>
      </w:r>
      <w:r w:rsidR="00F06C52" w:rsidRPr="0042677E">
        <w:rPr>
          <w:rFonts w:ascii="Times New Roman" w:hAnsi="Times New Roman" w:cs="Times New Roman"/>
          <w:lang w:val="en-US"/>
          <w:rPrChange w:id="55" w:author="Maria Alejandra Romero" w:date="2021-07-31T00:47:00Z">
            <w:rPr>
              <w:rFonts w:ascii="Times New Roman" w:hAnsi="Times New Roman" w:cs="Times New Roman"/>
              <w:highlight w:val="yellow"/>
              <w:lang w:val="en-US"/>
            </w:rPr>
          </w:rPrChange>
        </w:rPr>
        <w:t>ing</w:t>
      </w:r>
      <w:r w:rsidRPr="0042677E">
        <w:rPr>
          <w:rFonts w:ascii="Times New Roman" w:hAnsi="Times New Roman" w:cs="Times New Roman"/>
          <w:lang w:val="en-US"/>
          <w:rPrChange w:id="56" w:author="Maria Alejandra Romero" w:date="2021-07-31T00:47:00Z">
            <w:rPr>
              <w:rFonts w:ascii="Times New Roman" w:hAnsi="Times New Roman" w:cs="Times New Roman"/>
              <w:highlight w:val="yellow"/>
              <w:lang w:val="en-US"/>
            </w:rPr>
          </w:rPrChange>
        </w:rPr>
        <w:t xml:space="preserve"> to </w:t>
      </w:r>
      <w:r w:rsidR="00EB7E80" w:rsidRPr="0042677E">
        <w:rPr>
          <w:rFonts w:ascii="Times New Roman" w:hAnsi="Times New Roman" w:cs="Times New Roman"/>
          <w:lang w:val="en-US"/>
          <w:rPrChange w:id="57" w:author="Maria Alejandra Romero" w:date="2021-07-31T00:47:00Z">
            <w:rPr>
              <w:rFonts w:ascii="Times New Roman" w:hAnsi="Times New Roman" w:cs="Times New Roman"/>
              <w:highlight w:val="yellow"/>
              <w:lang w:val="en-US"/>
            </w:rPr>
          </w:rPrChange>
        </w:rPr>
        <w:t xml:space="preserve">an </w:t>
      </w:r>
      <w:r w:rsidRPr="0042677E">
        <w:rPr>
          <w:rFonts w:ascii="Times New Roman" w:hAnsi="Times New Roman" w:cs="Times New Roman"/>
          <w:lang w:val="en-US"/>
          <w:rPrChange w:id="58" w:author="Maria Alejandra Romero" w:date="2021-07-31T00:47:00Z">
            <w:rPr>
              <w:rFonts w:ascii="Times New Roman" w:hAnsi="Times New Roman" w:cs="Times New Roman"/>
              <w:highlight w:val="yellow"/>
              <w:lang w:val="en-US"/>
            </w:rPr>
          </w:rPrChange>
        </w:rPr>
        <w:t xml:space="preserve">understanding </w:t>
      </w:r>
      <w:r w:rsidR="00345ADF" w:rsidRPr="0042677E">
        <w:rPr>
          <w:rFonts w:ascii="Times New Roman" w:hAnsi="Times New Roman" w:cs="Times New Roman"/>
          <w:lang w:val="en-US"/>
          <w:rPrChange w:id="59" w:author="Maria Alejandra Romero" w:date="2021-07-31T00:47:00Z">
            <w:rPr>
              <w:rFonts w:ascii="Times New Roman" w:hAnsi="Times New Roman" w:cs="Times New Roman"/>
              <w:highlight w:val="yellow"/>
              <w:lang w:val="en-US"/>
            </w:rPr>
          </w:rPrChange>
        </w:rPr>
        <w:t xml:space="preserve">of </w:t>
      </w:r>
      <w:r w:rsidRPr="0042677E">
        <w:rPr>
          <w:rFonts w:ascii="Times New Roman" w:hAnsi="Times New Roman" w:cs="Times New Roman"/>
          <w:lang w:val="en-US"/>
          <w:rPrChange w:id="60" w:author="Maria Alejandra Romero" w:date="2021-07-31T00:47:00Z">
            <w:rPr>
              <w:rFonts w:ascii="Times New Roman" w:hAnsi="Times New Roman" w:cs="Times New Roman"/>
              <w:highlight w:val="yellow"/>
              <w:lang w:val="en-US"/>
            </w:rPr>
          </w:rPrChange>
        </w:rPr>
        <w:t xml:space="preserve">the observed differences in population trends </w:t>
      </w:r>
      <w:r w:rsidR="00524278" w:rsidRPr="0042677E">
        <w:rPr>
          <w:rFonts w:ascii="Times New Roman" w:hAnsi="Times New Roman" w:cs="Times New Roman"/>
          <w:lang w:val="en-US"/>
          <w:rPrChange w:id="61" w:author="Maria Alejandra Romero" w:date="2021-07-31T00:47:00Z">
            <w:rPr>
              <w:rFonts w:ascii="Times New Roman" w:hAnsi="Times New Roman" w:cs="Times New Roman"/>
              <w:highlight w:val="yellow"/>
              <w:lang w:val="en-US"/>
            </w:rPr>
          </w:rPrChange>
        </w:rPr>
        <w:t xml:space="preserve">over </w:t>
      </w:r>
      <w:r w:rsidRPr="0042677E">
        <w:rPr>
          <w:rFonts w:ascii="Times New Roman" w:hAnsi="Times New Roman" w:cs="Times New Roman"/>
          <w:lang w:val="en-US"/>
          <w:rPrChange w:id="62" w:author="Maria Alejandra Romero" w:date="2021-07-31T00:47:00Z">
            <w:rPr>
              <w:rFonts w:ascii="Times New Roman" w:hAnsi="Times New Roman" w:cs="Times New Roman"/>
              <w:highlight w:val="yellow"/>
              <w:lang w:val="en-US"/>
            </w:rPr>
          </w:rPrChange>
        </w:rPr>
        <w:t>the distributional range of the species</w:t>
      </w:r>
      <w:r w:rsidR="00524278" w:rsidRPr="0042677E">
        <w:rPr>
          <w:rFonts w:ascii="Times New Roman" w:hAnsi="Times New Roman" w:cs="Times New Roman"/>
          <w:lang w:val="en-US"/>
          <w:rPrChange w:id="63" w:author="Maria Alejandra Romero" w:date="2021-07-31T00:47:00Z">
            <w:rPr>
              <w:rFonts w:ascii="Times New Roman" w:hAnsi="Times New Roman" w:cs="Times New Roman"/>
              <w:highlight w:val="yellow"/>
              <w:lang w:val="en-US"/>
            </w:rPr>
          </w:rPrChange>
        </w:rPr>
        <w:t xml:space="preserve"> worldwide</w:t>
      </w:r>
      <w:r w:rsidRPr="0042677E">
        <w:rPr>
          <w:rFonts w:ascii="Times New Roman" w:hAnsi="Times New Roman" w:cs="Times New Roman"/>
          <w:lang w:val="en-US"/>
          <w:rPrChange w:id="64" w:author="Maria Alejandra Romero" w:date="2021-07-31T00:47:00Z">
            <w:rPr>
              <w:rFonts w:ascii="Times New Roman" w:hAnsi="Times New Roman" w:cs="Times New Roman"/>
              <w:highlight w:val="yellow"/>
              <w:lang w:val="en-US"/>
            </w:rPr>
          </w:rPrChange>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29E5DC6"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w:t>
      </w:r>
      <w:r w:rsidR="00513D74">
        <w:rPr>
          <w:rFonts w:ascii="Times New Roman" w:hAnsi="Times New Roman" w:cs="Times New Roman"/>
          <w:lang w:val="en-US"/>
        </w:rPr>
        <w:t>9,</w:t>
      </w:r>
      <w:r w:rsidR="005C4F71">
        <w:rPr>
          <w:rFonts w:ascii="Times New Roman" w:hAnsi="Times New Roman" w:cs="Times New Roman"/>
          <w:lang w:val="en-US"/>
        </w:rPr>
        <w:t>10]</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w:t>
      </w:r>
      <w:r w:rsidR="008A5A4B">
        <w:rPr>
          <w:rFonts w:ascii="Times New Roman" w:hAnsi="Times New Roman" w:cs="Times New Roman"/>
          <w:lang w:val="en-US"/>
        </w:rPr>
        <w:t>1</w:t>
      </w:r>
      <w:r w:rsidR="009A2B4C">
        <w:rPr>
          <w:rFonts w:ascii="Times New Roman" w:hAnsi="Times New Roman" w:cs="Times New Roman"/>
          <w:lang w:val="en-US"/>
        </w:rPr>
        <w:t>,1</w:t>
      </w:r>
      <w:r w:rsidR="008A5A4B">
        <w:rPr>
          <w:rFonts w:ascii="Times New Roman" w:hAnsi="Times New Roman" w:cs="Times New Roman"/>
          <w:lang w:val="en-US"/>
        </w:rPr>
        <w:t>2</w:t>
      </w:r>
      <w:r w:rsidR="009A2B4C">
        <w:rPr>
          <w:rFonts w:ascii="Times New Roman" w:hAnsi="Times New Roman" w:cs="Times New Roman"/>
          <w:lang w:val="en-US"/>
        </w:rPr>
        <w:t>]</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w:t>
      </w:r>
      <w:r w:rsidR="00B366FB">
        <w:rPr>
          <w:rFonts w:ascii="Times New Roman" w:hAnsi="Times New Roman" w:cs="Times New Roman"/>
          <w:lang w:val="en-US"/>
        </w:rPr>
        <w:t>3</w:t>
      </w:r>
      <w:r w:rsidR="00743BE6">
        <w:rPr>
          <w:rFonts w:ascii="Times New Roman" w:hAnsi="Times New Roman" w:cs="Times New Roman"/>
          <w:lang w:val="en-US"/>
        </w:rPr>
        <w:t>,1</w:t>
      </w:r>
      <w:r w:rsidR="00B366FB">
        <w:rPr>
          <w:rFonts w:ascii="Times New Roman" w:hAnsi="Times New Roman" w:cs="Times New Roman"/>
          <w:lang w:val="en-US"/>
        </w:rPr>
        <w:t>4</w:t>
      </w:r>
      <w:r w:rsidR="00940DAC">
        <w:rPr>
          <w:rFonts w:ascii="Times New Roman" w:hAnsi="Times New Roman" w:cs="Times New Roman"/>
          <w:lang w:val="en-US"/>
        </w:rPr>
        <w:t>,</w:t>
      </w:r>
      <w:r w:rsidR="00187853" w:rsidRPr="00834C0B">
        <w:rPr>
          <w:rFonts w:ascii="Times New Roman" w:hAnsi="Times New Roman" w:cs="Times New Roman"/>
          <w:lang w:val="en-US"/>
        </w:rPr>
        <w:t>1</w:t>
      </w:r>
      <w:r w:rsidR="00B366FB">
        <w:rPr>
          <w:rFonts w:ascii="Times New Roman" w:hAnsi="Times New Roman" w:cs="Times New Roman"/>
          <w:lang w:val="en-US"/>
        </w:rPr>
        <w:t>5</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40FFEE2A" w:rsidR="00702FB4" w:rsidRDefault="00EE6659" w:rsidP="00F769C0">
      <w:pPr>
        <w:pStyle w:val="Default"/>
        <w:spacing w:line="360" w:lineRule="auto"/>
        <w:ind w:firstLine="284"/>
        <w:rPr>
          <w:rFonts w:ascii="Times New Roman" w:hAnsi="Times New Roman" w:cs="Times New Roman"/>
          <w:sz w:val="22"/>
          <w:szCs w:val="22"/>
          <w:lang w:val="en-US"/>
        </w:rPr>
      </w:pPr>
      <w:bookmarkStart w:id="65"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proofErr w:type="spellStart"/>
      <w:r w:rsidR="00A62569" w:rsidRPr="00607514">
        <w:rPr>
          <w:rFonts w:ascii="Times New Roman" w:hAnsi="Times New Roman" w:cs="Times New Roman"/>
          <w:i/>
          <w:iCs/>
          <w:sz w:val="22"/>
          <w:szCs w:val="22"/>
          <w:lang w:val="en-US"/>
        </w:rPr>
        <w:t>Eubalaena</w:t>
      </w:r>
      <w:proofErr w:type="spellEnd"/>
      <w:r w:rsidR="00A62569" w:rsidRPr="00607514">
        <w:rPr>
          <w:rFonts w:ascii="Times New Roman" w:hAnsi="Times New Roman" w:cs="Times New Roman"/>
          <w:i/>
          <w:iCs/>
          <w:sz w:val="22"/>
          <w:szCs w:val="22"/>
          <w:lang w:val="en-US"/>
        </w:rPr>
        <w:t xml:space="preserve"> australis</w:t>
      </w:r>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AF7269">
        <w:rPr>
          <w:rFonts w:ascii="Times New Roman" w:hAnsi="Times New Roman" w:cs="Times New Roman"/>
          <w:sz w:val="22"/>
          <w:szCs w:val="22"/>
          <w:lang w:val="en-US"/>
        </w:rPr>
        <w:t>6</w:t>
      </w:r>
      <w:r w:rsidR="00EC6AFD">
        <w:rPr>
          <w:rFonts w:ascii="Times New Roman" w:hAnsi="Times New Roman" w:cs="Times New Roman"/>
          <w:sz w:val="22"/>
          <w:szCs w:val="22"/>
          <w:lang w:val="en-US"/>
        </w:rPr>
        <w:t>,</w:t>
      </w:r>
      <w:r w:rsidR="00AF7269">
        <w:rPr>
          <w:rFonts w:ascii="Times New Roman" w:hAnsi="Times New Roman" w:cs="Times New Roman"/>
          <w:sz w:val="22"/>
          <w:szCs w:val="22"/>
          <w:lang w:val="en-US"/>
        </w:rPr>
        <w:t>17</w:t>
      </w:r>
      <w:r w:rsidR="000D5151">
        <w:rPr>
          <w:rFonts w:ascii="Times New Roman" w:hAnsi="Times New Roman" w:cs="Times New Roman"/>
          <w:sz w:val="22"/>
          <w:szCs w:val="22"/>
          <w:lang w:val="en-US"/>
        </w:rPr>
        <w:t>,</w:t>
      </w:r>
      <w:r w:rsidR="00AF7269">
        <w:rPr>
          <w:rFonts w:ascii="Times New Roman" w:hAnsi="Times New Roman" w:cs="Times New Roman"/>
          <w:sz w:val="22"/>
          <w:szCs w:val="22"/>
          <w:lang w:val="en-US"/>
        </w:rPr>
        <w:t>18</w:t>
      </w:r>
      <w:r w:rsidR="000D5151">
        <w:rPr>
          <w:rFonts w:ascii="Times New Roman" w:hAnsi="Times New Roman" w:cs="Times New Roman"/>
          <w:sz w:val="22"/>
          <w:szCs w:val="22"/>
          <w:lang w:val="en-US"/>
        </w:rPr>
        <w:t>,</w:t>
      </w:r>
      <w:r w:rsidR="00AF7269">
        <w:rPr>
          <w:rFonts w:ascii="Times New Roman" w:hAnsi="Times New Roman" w:cs="Times New Roman"/>
          <w:sz w:val="22"/>
          <w:szCs w:val="22"/>
          <w:lang w:val="en-US"/>
        </w:rPr>
        <w:t>19</w:t>
      </w:r>
      <w:r w:rsidR="000D5151">
        <w:rPr>
          <w:rFonts w:ascii="Times New Roman" w:hAnsi="Times New Roman" w:cs="Times New Roman"/>
          <w:sz w:val="22"/>
          <w:szCs w:val="22"/>
          <w:lang w:val="en-US"/>
        </w:rPr>
        <w:t>,2</w:t>
      </w:r>
      <w:r w:rsidR="00AF7269">
        <w:rPr>
          <w:rFonts w:ascii="Times New Roman" w:hAnsi="Times New Roman" w:cs="Times New Roman"/>
          <w:sz w:val="22"/>
          <w:szCs w:val="22"/>
          <w:lang w:val="en-US"/>
        </w:rPr>
        <w:t>0</w:t>
      </w:r>
      <w:r w:rsidR="00EC6AFD">
        <w:rPr>
          <w:rFonts w:ascii="Times New Roman" w:hAnsi="Times New Roman" w:cs="Times New Roman"/>
          <w:sz w:val="22"/>
          <w:szCs w:val="22"/>
          <w:lang w:val="en-US"/>
        </w:rPr>
        <w:t>]</w:t>
      </w:r>
      <w:bookmarkEnd w:id="65"/>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847FD2">
        <w:rPr>
          <w:rFonts w:ascii="Times New Roman" w:hAnsi="Times New Roman" w:cs="Times New Roman"/>
          <w:sz w:val="22"/>
          <w:szCs w:val="22"/>
          <w:lang w:val="en-US"/>
        </w:rPr>
        <w:t>0</w:t>
      </w:r>
      <w:r w:rsidR="00743C4D">
        <w:rPr>
          <w:rFonts w:ascii="Times New Roman" w:hAnsi="Times New Roman" w:cs="Times New Roman"/>
          <w:sz w:val="22"/>
          <w:szCs w:val="22"/>
          <w:lang w:val="en-US"/>
        </w:rPr>
        <w:t>,2</w:t>
      </w:r>
      <w:r w:rsidR="00847FD2">
        <w:rPr>
          <w:rFonts w:ascii="Times New Roman" w:hAnsi="Times New Roman" w:cs="Times New Roman"/>
          <w:sz w:val="22"/>
          <w:szCs w:val="22"/>
          <w:lang w:val="en-US"/>
        </w:rPr>
        <w:t>1</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0A5B204F"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66"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66"/>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w:t>
      </w:r>
      <w:r w:rsidR="007629BA">
        <w:rPr>
          <w:rFonts w:ascii="Times New Roman" w:hAnsi="Times New Roman" w:cs="Times New Roman"/>
          <w:color w:val="000000"/>
          <w:lang w:val="en-US"/>
        </w:rPr>
        <w:t>4</w:t>
      </w:r>
      <w:r w:rsidR="002D3CCC">
        <w:rPr>
          <w:rFonts w:ascii="Times New Roman" w:hAnsi="Times New Roman" w:cs="Times New Roman"/>
          <w:color w:val="000000"/>
          <w:lang w:val="en-US"/>
        </w:rPr>
        <w:t>,</w:t>
      </w:r>
      <w:r w:rsidR="000006A9">
        <w:rPr>
          <w:rFonts w:ascii="Times New Roman" w:hAnsi="Times New Roman" w:cs="Times New Roman"/>
          <w:color w:val="000000"/>
          <w:lang w:val="en-US"/>
        </w:rPr>
        <w:t>19</w:t>
      </w:r>
      <w:r w:rsidR="002D3CCC">
        <w:rPr>
          <w:rFonts w:ascii="Times New Roman" w:hAnsi="Times New Roman" w:cs="Times New Roman"/>
          <w:color w:val="000000"/>
          <w:lang w:val="en-US"/>
        </w:rPr>
        <w:t>,2</w:t>
      </w:r>
      <w:r w:rsidR="008D38CF">
        <w:rPr>
          <w:rFonts w:ascii="Times New Roman" w:hAnsi="Times New Roman" w:cs="Times New Roman"/>
          <w:color w:val="000000"/>
          <w:lang w:val="en-US"/>
        </w:rPr>
        <w:t>0</w:t>
      </w:r>
      <w:r w:rsidR="008110A0">
        <w:rPr>
          <w:rFonts w:ascii="Times New Roman" w:hAnsi="Times New Roman" w:cs="Times New Roman"/>
          <w:color w:val="000000"/>
          <w:lang w:val="en-US"/>
        </w:rPr>
        <w:t>,2</w:t>
      </w:r>
      <w:r w:rsidR="005A23FE">
        <w:rPr>
          <w:rFonts w:ascii="Times New Roman" w:hAnsi="Times New Roman" w:cs="Times New Roman"/>
          <w:color w:val="000000"/>
          <w:lang w:val="en-US"/>
        </w:rPr>
        <w:t>2</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with </w:t>
      </w:r>
      <w:r w:rsidR="00EA4414" w:rsidRPr="00EA4414">
        <w:rPr>
          <w:rFonts w:ascii="Times New Roman" w:hAnsi="Times New Roman" w:cs="Times New Roman"/>
          <w:color w:val="000000"/>
          <w:lang w:val="en-US"/>
        </w:rPr>
        <w:lastRenderedPageBreak/>
        <w:t>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w:t>
      </w:r>
      <w:r w:rsidR="0031528A">
        <w:rPr>
          <w:rFonts w:ascii="Times New Roman" w:hAnsi="Times New Roman" w:cs="Times New Roman"/>
          <w:color w:val="000000"/>
          <w:lang w:val="en-US"/>
        </w:rPr>
        <w:t>19</w:t>
      </w:r>
      <w:r w:rsidR="00057D37">
        <w:rPr>
          <w:rFonts w:ascii="Times New Roman" w:hAnsi="Times New Roman" w:cs="Times New Roman"/>
          <w:color w:val="000000"/>
          <w:lang w:val="en-US"/>
        </w:rPr>
        <w:t>,</w:t>
      </w:r>
      <w:r w:rsidR="0084031E">
        <w:rPr>
          <w:rFonts w:ascii="Times New Roman" w:hAnsi="Times New Roman" w:cs="Times New Roman"/>
          <w:color w:val="000000"/>
          <w:lang w:val="en-US"/>
        </w:rPr>
        <w:t>2</w:t>
      </w:r>
      <w:r w:rsidR="004E2483">
        <w:rPr>
          <w:rFonts w:ascii="Times New Roman" w:hAnsi="Times New Roman" w:cs="Times New Roman"/>
          <w:color w:val="000000"/>
          <w:lang w:val="en-US"/>
        </w:rPr>
        <w:t>0</w:t>
      </w:r>
      <w:r w:rsidR="0084031E">
        <w:rPr>
          <w:rFonts w:ascii="Times New Roman" w:hAnsi="Times New Roman" w:cs="Times New Roman"/>
          <w:color w:val="000000"/>
          <w:lang w:val="en-US"/>
        </w:rPr>
        <w:t>,</w:t>
      </w:r>
      <w:r w:rsidR="00BE0B75">
        <w:rPr>
          <w:rFonts w:ascii="Times New Roman" w:hAnsi="Times New Roman" w:cs="Times New Roman"/>
          <w:color w:val="000000"/>
          <w:lang w:val="en-US"/>
        </w:rPr>
        <w:t>2</w:t>
      </w:r>
      <w:r w:rsidR="004E2483">
        <w:rPr>
          <w:rFonts w:ascii="Times New Roman" w:hAnsi="Times New Roman" w:cs="Times New Roman"/>
          <w:color w:val="000000"/>
          <w:lang w:val="en-US"/>
        </w:rPr>
        <w:t>2</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6156AC">
        <w:rPr>
          <w:rFonts w:ascii="Times New Roman" w:hAnsi="Times New Roman" w:cs="Times New Roman"/>
          <w:color w:val="000000"/>
          <w:lang w:val="en-US"/>
        </w:rPr>
        <w:t>Currently</w:t>
      </w:r>
      <w:r w:rsidR="00A10C57" w:rsidRPr="00CF0CD0">
        <w:rPr>
          <w:rFonts w:ascii="Times New Roman" w:hAnsi="Times New Roman" w:cs="Times New Roman"/>
          <w:color w:val="000000"/>
          <w:lang w:val="en-US"/>
        </w:rPr>
        <w:t xml:space="preserve">,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w:t>
      </w:r>
      <w:del w:id="67" w:author="Grant Adams" w:date="2021-08-02T10:30:00Z">
        <w:r w:rsidR="001B423E" w:rsidRPr="001B423E" w:rsidDel="00BD092E">
          <w:rPr>
            <w:rFonts w:ascii="Times New Roman" w:hAnsi="Times New Roman" w:cs="Times New Roman"/>
            <w:color w:val="000000"/>
            <w:lang w:val="en-US"/>
          </w:rPr>
          <w:delText>total</w:delText>
        </w:r>
        <w:r w:rsidR="00D7684B" w:rsidDel="00BD092E">
          <w:rPr>
            <w:rFonts w:ascii="Times New Roman" w:hAnsi="Times New Roman" w:cs="Times New Roman"/>
            <w:color w:val="000000"/>
            <w:lang w:val="en-US"/>
          </w:rPr>
          <w:delText>l</w:delText>
        </w:r>
        <w:r w:rsidR="00283120" w:rsidDel="00BD092E">
          <w:rPr>
            <w:rFonts w:ascii="Times New Roman" w:hAnsi="Times New Roman" w:cs="Times New Roman"/>
            <w:color w:val="000000"/>
            <w:lang w:val="en-US"/>
          </w:rPr>
          <w:delText>ing</w:delText>
        </w:r>
      </w:del>
      <w:ins w:id="68" w:author="Grant Adams" w:date="2021-08-02T10:30:00Z">
        <w:r w:rsidR="00BD092E">
          <w:rPr>
            <w:rFonts w:ascii="Times New Roman" w:hAnsi="Times New Roman" w:cs="Times New Roman"/>
            <w:color w:val="000000"/>
            <w:lang w:val="en-US"/>
          </w:rPr>
          <w:t>to</w:t>
        </w:r>
      </w:ins>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12,000–15,000 individuals</w:t>
      </w:r>
      <w:ins w:id="69" w:author="Grant Adams" w:date="2021-08-02T10:30:00Z">
        <w:r w:rsidR="00BD092E">
          <w:rPr>
            <w:rFonts w:ascii="Times New Roman" w:hAnsi="Times New Roman" w:cs="Times New Roman"/>
            <w:color w:val="000000"/>
            <w:lang w:val="en-US"/>
          </w:rPr>
          <w:t>, as</w:t>
        </w:r>
      </w:ins>
      <w:r w:rsidR="0086787B" w:rsidRPr="00CF0CD0">
        <w:rPr>
          <w:rFonts w:ascii="Times New Roman" w:hAnsi="Times New Roman" w:cs="Times New Roman"/>
          <w:color w:val="000000"/>
          <w:lang w:val="en-US"/>
        </w:rPr>
        <w:t xml:space="preserve"> </w:t>
      </w:r>
      <w:r w:rsidR="0040089A">
        <w:rPr>
          <w:rFonts w:ascii="Times New Roman" w:hAnsi="Times New Roman" w:cs="Times New Roman"/>
          <w:color w:val="000000"/>
          <w:lang w:val="en-US"/>
        </w:rPr>
        <w:t xml:space="preserve">estimated </w:t>
      </w:r>
      <w:r w:rsidR="006156AC">
        <w:rPr>
          <w:rFonts w:ascii="Times New Roman" w:hAnsi="Times New Roman" w:cs="Times New Roman"/>
          <w:color w:val="000000"/>
          <w:lang w:val="en-US"/>
        </w:rPr>
        <w:t xml:space="preserve">in 2009 </w:t>
      </w:r>
      <w:r w:rsidR="000335DB">
        <w:rPr>
          <w:rFonts w:ascii="Times New Roman" w:hAnsi="Times New Roman" w:cs="Times New Roman"/>
          <w:color w:val="000000"/>
          <w:lang w:val="en-US"/>
        </w:rPr>
        <w:t xml:space="preserve">over the </w:t>
      </w:r>
      <w:r w:rsidR="001B5FEB">
        <w:rPr>
          <w:rFonts w:ascii="Times New Roman" w:hAnsi="Times New Roman" w:cs="Times New Roman"/>
          <w:color w:val="000000"/>
          <w:lang w:val="en-US"/>
        </w:rPr>
        <w:t>species</w:t>
      </w:r>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w:t>
      </w:r>
      <w:r w:rsidR="00B93098">
        <w:rPr>
          <w:rFonts w:ascii="Times New Roman" w:hAnsi="Times New Roman" w:cs="Times New Roman"/>
          <w:color w:val="000000"/>
          <w:lang w:val="en-US"/>
        </w:rPr>
        <w:t>2</w:t>
      </w:r>
      <w:r w:rsidR="00671813">
        <w:rPr>
          <w:rFonts w:ascii="Times New Roman" w:hAnsi="Times New Roman" w:cs="Times New Roman"/>
          <w:color w:val="000000"/>
          <w:lang w:val="en-US"/>
        </w:rPr>
        <w:t>]</w:t>
      </w:r>
      <w:r w:rsidR="00A10C57" w:rsidRPr="00CF0CD0">
        <w:rPr>
          <w:rFonts w:ascii="Times New Roman" w:hAnsi="Times New Roman" w:cs="Times New Roman"/>
          <w:color w:val="000000"/>
          <w:lang w:val="en-US"/>
        </w:rPr>
        <w:t>.</w:t>
      </w:r>
    </w:p>
    <w:p w14:paraId="60B98EC4" w14:textId="27E933A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w:t>
      </w:r>
      <w:r w:rsidR="00EB7AF4">
        <w:rPr>
          <w:rFonts w:ascii="Times New Roman" w:hAnsi="Times New Roman" w:cs="Times New Roman"/>
          <w:color w:val="000000"/>
          <w:lang w:val="en-US"/>
        </w:rPr>
        <w:t>3</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002515">
        <w:rPr>
          <w:rFonts w:ascii="Times New Roman" w:hAnsi="Times New Roman" w:cs="Times New Roman"/>
          <w:color w:val="000000"/>
          <w:lang w:val="en-US"/>
        </w:rPr>
        <w:t xml:space="preserve"> (</w:t>
      </w:r>
      <w:r w:rsidR="00002515" w:rsidRPr="00002515">
        <w:rPr>
          <w:rFonts w:ascii="Times New Roman" w:hAnsi="Times New Roman" w:cs="Times New Roman"/>
          <w:color w:val="000000"/>
          <w:lang w:val="en-US"/>
        </w:rPr>
        <w:t xml:space="preserve">95% </w:t>
      </w:r>
      <w:r w:rsidR="00002515">
        <w:rPr>
          <w:rFonts w:ascii="Times New Roman" w:hAnsi="Times New Roman" w:cs="Times New Roman"/>
          <w:color w:val="000000"/>
          <w:lang w:val="en-US"/>
        </w:rPr>
        <w:t>IC =</w:t>
      </w:r>
      <w:r w:rsidR="00002515" w:rsidRPr="00002515">
        <w:rPr>
          <w:rFonts w:ascii="Times New Roman" w:hAnsi="Times New Roman" w:cs="Times New Roman"/>
          <w:color w:val="000000"/>
          <w:lang w:val="en-US"/>
        </w:rPr>
        <w:t xml:space="preserve"> 5%</w:t>
      </w:r>
      <w:r w:rsidR="00002515" w:rsidRPr="00CC58F5">
        <w:rPr>
          <w:rFonts w:ascii="Times New Roman" w:hAnsi="Times New Roman" w:cs="Times New Roman"/>
          <w:color w:val="000000"/>
          <w:lang w:val="en-US"/>
        </w:rPr>
        <w:t>–</w:t>
      </w:r>
      <w:r w:rsidR="00002515" w:rsidRPr="00002515">
        <w:rPr>
          <w:rFonts w:ascii="Times New Roman" w:hAnsi="Times New Roman" w:cs="Times New Roman"/>
          <w:color w:val="000000"/>
          <w:lang w:val="en-US"/>
        </w:rPr>
        <w:t>9%)</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3A590E">
        <w:rPr>
          <w:rFonts w:ascii="Times New Roman" w:hAnsi="Times New Roman" w:cs="Times New Roman"/>
          <w:color w:val="000000"/>
          <w:lang w:val="en-US"/>
        </w:rPr>
        <w:t>(</w:t>
      </w:r>
      <w:r w:rsidR="001530D2">
        <w:rPr>
          <w:rFonts w:ascii="Times New Roman" w:hAnsi="Times New Roman" w:cs="Times New Roman"/>
          <w:color w:val="000000"/>
          <w:lang w:val="en-US"/>
        </w:rPr>
        <w:t>S.E.</w:t>
      </w:r>
      <w:r w:rsidR="003A590E" w:rsidRPr="003A590E">
        <w:rPr>
          <w:rFonts w:ascii="Times New Roman" w:hAnsi="Times New Roman" w:cs="Times New Roman"/>
          <w:color w:val="000000"/>
          <w:lang w:val="en-US"/>
        </w:rPr>
        <w:t xml:space="preserve"> 0.3%)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222106">
        <w:rPr>
          <w:rFonts w:ascii="Times New Roman" w:hAnsi="Times New Roman" w:cs="Times New Roman"/>
          <w:color w:val="000000"/>
          <w:lang w:val="en-US"/>
        </w:rPr>
        <w:t>4</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per year</w:t>
      </w:r>
      <w:r w:rsidR="00701E1A">
        <w:rPr>
          <w:rFonts w:ascii="Times New Roman" w:hAnsi="Times New Roman" w:cs="Times New Roman"/>
          <w:color w:val="000000"/>
          <w:lang w:val="en-US"/>
        </w:rPr>
        <w:t xml:space="preserve"> (</w:t>
      </w:r>
      <w:r w:rsidR="00701E1A" w:rsidRPr="00AA4B24">
        <w:rPr>
          <w:rFonts w:ascii="Times New Roman" w:hAnsi="Times New Roman" w:cs="Times New Roman"/>
          <w:color w:val="000000"/>
          <w:lang w:val="en-US"/>
        </w:rPr>
        <w:t xml:space="preserve">95% CI </w:t>
      </w:r>
      <w:r w:rsidR="00701E1A">
        <w:rPr>
          <w:rFonts w:ascii="Times New Roman" w:hAnsi="Times New Roman" w:cs="Times New Roman"/>
          <w:color w:val="000000"/>
          <w:lang w:val="en-US"/>
        </w:rPr>
        <w:t xml:space="preserve">= </w:t>
      </w:r>
      <w:r w:rsidR="00701E1A" w:rsidRPr="00AA4B24">
        <w:rPr>
          <w:rFonts w:ascii="Times New Roman" w:hAnsi="Times New Roman" w:cs="Times New Roman"/>
          <w:color w:val="000000"/>
          <w:lang w:val="en-US"/>
        </w:rPr>
        <w:t>4</w:t>
      </w:r>
      <w:r w:rsidR="00701E1A">
        <w:rPr>
          <w:rFonts w:ascii="Times New Roman" w:hAnsi="Times New Roman" w:cs="Times New Roman"/>
          <w:color w:val="000000"/>
          <w:lang w:val="en-US"/>
        </w:rPr>
        <w:t>%</w:t>
      </w:r>
      <w:r w:rsidR="00701E1A" w:rsidRPr="00CC58F5">
        <w:rPr>
          <w:rFonts w:ascii="Times New Roman" w:hAnsi="Times New Roman" w:cs="Times New Roman"/>
          <w:color w:val="000000"/>
          <w:lang w:val="en-US"/>
        </w:rPr>
        <w:t>–</w:t>
      </w:r>
      <w:r w:rsidR="00701E1A" w:rsidRPr="00AA4B24">
        <w:rPr>
          <w:rFonts w:ascii="Times New Roman" w:hAnsi="Times New Roman" w:cs="Times New Roman"/>
          <w:color w:val="000000"/>
          <w:lang w:val="en-US"/>
        </w:rPr>
        <w:t>7.28</w:t>
      </w:r>
      <w:r w:rsidR="00701E1A">
        <w:rPr>
          <w:rFonts w:ascii="Times New Roman" w:hAnsi="Times New Roman" w:cs="Times New Roman"/>
          <w:color w:val="000000"/>
          <w:lang w:val="en-US"/>
        </w:rPr>
        <w:t>%)</w:t>
      </w:r>
      <w:r w:rsidR="00546EA5" w:rsidRPr="00DF6B45">
        <w:rPr>
          <w:rFonts w:ascii="Times New Roman" w:hAnsi="Times New Roman" w:cs="Times New Roman"/>
          <w:color w:val="000000"/>
          <w:lang w:val="en-US"/>
        </w:rPr>
        <w:t xml:space="preserve">,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874F0E">
        <w:rPr>
          <w:rFonts w:ascii="Times New Roman" w:hAnsi="Times New Roman" w:cs="Times New Roman"/>
          <w:color w:val="000000"/>
          <w:lang w:val="en-US"/>
        </w:rPr>
        <w:t>5</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DB77DE">
        <w:rPr>
          <w:rFonts w:ascii="Times New Roman" w:hAnsi="Times New Roman" w:cs="Times New Roman"/>
          <w:color w:val="000000"/>
          <w:lang w:val="en-US"/>
        </w:rPr>
        <w:t>I</w:t>
      </w:r>
      <w:r w:rsidR="00DB77DE" w:rsidRPr="00DB77DE">
        <w:rPr>
          <w:rFonts w:ascii="Times New Roman" w:hAnsi="Times New Roman" w:cs="Times New Roman"/>
          <w:color w:val="000000"/>
          <w:lang w:val="en-US"/>
        </w:rPr>
        <w:t>n southeastern Australia</w:t>
      </w:r>
      <w:r w:rsidR="00DB77DE">
        <w:rPr>
          <w:rFonts w:ascii="Times New Roman" w:hAnsi="Times New Roman" w:cs="Times New Roman"/>
          <w:color w:val="000000"/>
          <w:lang w:val="en-US"/>
        </w:rPr>
        <w:t xml:space="preserve">, the SRW population </w:t>
      </w:r>
      <w:r w:rsidR="00DB77DE" w:rsidRPr="00DB77DE">
        <w:rPr>
          <w:rFonts w:ascii="Times New Roman" w:hAnsi="Times New Roman" w:cs="Times New Roman"/>
          <w:color w:val="000000"/>
          <w:lang w:val="en-US"/>
        </w:rPr>
        <w:t xml:space="preserve">has increased at a rate of 4.7% </w:t>
      </w:r>
      <w:r w:rsidR="00C85591">
        <w:rPr>
          <w:rFonts w:ascii="Times New Roman" w:hAnsi="Times New Roman" w:cs="Times New Roman"/>
          <w:color w:val="000000"/>
          <w:lang w:val="en-US"/>
        </w:rPr>
        <w:t xml:space="preserve">(95% IC = </w:t>
      </w:r>
      <w:r w:rsidR="00C85591" w:rsidRPr="00C85591">
        <w:rPr>
          <w:rFonts w:ascii="Times New Roman" w:hAnsi="Times New Roman" w:cs="Times New Roman"/>
          <w:color w:val="000000"/>
          <w:lang w:val="en-US"/>
        </w:rPr>
        <w:t>2.3</w:t>
      </w:r>
      <w:r w:rsidR="00C85591">
        <w:rPr>
          <w:rFonts w:ascii="Times New Roman" w:hAnsi="Times New Roman" w:cs="Times New Roman"/>
          <w:color w:val="000000"/>
          <w:lang w:val="en-US"/>
        </w:rPr>
        <w:t>%</w:t>
      </w:r>
      <w:r w:rsidR="00C85591" w:rsidRPr="00C85591">
        <w:rPr>
          <w:rFonts w:ascii="Times New Roman" w:hAnsi="Times New Roman" w:cs="Times New Roman"/>
          <w:color w:val="000000"/>
          <w:lang w:val="en-US"/>
        </w:rPr>
        <w:t>−7.3%</w:t>
      </w:r>
      <w:r w:rsidR="00C85591">
        <w:rPr>
          <w:rFonts w:ascii="Times New Roman" w:hAnsi="Times New Roman" w:cs="Times New Roman"/>
          <w:color w:val="000000"/>
          <w:lang w:val="en-US"/>
        </w:rPr>
        <w:t xml:space="preserve">) </w:t>
      </w:r>
      <w:r w:rsidR="00DB77DE" w:rsidRPr="00DB77DE">
        <w:rPr>
          <w:rFonts w:ascii="Times New Roman" w:hAnsi="Times New Roman" w:cs="Times New Roman"/>
          <w:color w:val="000000"/>
          <w:lang w:val="en-US"/>
        </w:rPr>
        <w:t>per annum between 1996 and 2017</w:t>
      </w:r>
      <w:r w:rsidR="002E3605">
        <w:rPr>
          <w:rFonts w:ascii="Times New Roman" w:hAnsi="Times New Roman" w:cs="Times New Roman"/>
          <w:color w:val="000000"/>
          <w:lang w:val="en-US"/>
        </w:rPr>
        <w:t xml:space="preserve"> [</w:t>
      </w:r>
      <w:r w:rsidR="0015239A" w:rsidRPr="001530D2">
        <w:rPr>
          <w:rFonts w:ascii="Times New Roman" w:hAnsi="Times New Roman" w:cs="Times New Roman"/>
          <w:color w:val="000000"/>
          <w:lang w:val="en-US"/>
        </w:rPr>
        <w:t>2</w:t>
      </w:r>
      <w:r w:rsidR="00867093" w:rsidRPr="001530D2">
        <w:rPr>
          <w:rFonts w:ascii="Times New Roman" w:hAnsi="Times New Roman" w:cs="Times New Roman"/>
          <w:color w:val="000000"/>
          <w:lang w:val="en-US"/>
        </w:rPr>
        <w:t>6</w:t>
      </w:r>
      <w:r w:rsidR="002E3605" w:rsidRPr="00D92024">
        <w:rPr>
          <w:rFonts w:ascii="Times New Roman" w:hAnsi="Times New Roman" w:cs="Times New Roman"/>
          <w:color w:val="000000"/>
          <w:lang w:val="en-US"/>
        </w:rPr>
        <w:t>]</w:t>
      </w:r>
      <w:r w:rsidR="00CB4080" w:rsidRPr="00D92024">
        <w:rPr>
          <w:rFonts w:ascii="Times New Roman" w:hAnsi="Times New Roman" w:cs="Times New Roman"/>
          <w:color w:val="000000"/>
          <w:lang w:val="en-US"/>
        </w:rPr>
        <w:t>.</w:t>
      </w:r>
      <w:r w:rsidR="00CB4080">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w:t>
      </w:r>
      <w:r w:rsidR="000461E0" w:rsidRPr="001530D2">
        <w:rPr>
          <w:rFonts w:ascii="Times New Roman" w:hAnsi="Times New Roman" w:cs="Times New Roman"/>
          <w:color w:val="000000"/>
          <w:lang w:val="en-US"/>
        </w:rPr>
        <w:t>27,28,29</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55D894B6"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breeding ground off Península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 xml:space="preserve">7 </w:t>
      </w:r>
      <w:r w:rsidR="0053033E" w:rsidRPr="0053033E">
        <w:rPr>
          <w:rFonts w:ascii="Times New Roman" w:hAnsi="Times New Roman" w:cs="Times New Roman"/>
          <w:color w:val="000000"/>
          <w:lang w:val="en-US"/>
        </w:rPr>
        <w:t>±0.2 %</w:t>
      </w:r>
      <w:r w:rsidR="0053033E">
        <w:rPr>
          <w:rFonts w:ascii="Times New Roman" w:hAnsi="Times New Roman" w:cs="Times New Roman"/>
          <w:color w:val="000000"/>
          <w:lang w:val="en-US"/>
        </w:rPr>
        <w:t xml:space="preserve"> </w:t>
      </w:r>
      <w:r w:rsidR="00A10303" w:rsidRPr="00A10303">
        <w:rPr>
          <w:rFonts w:ascii="Times New Roman" w:hAnsi="Times New Roman" w:cs="Times New Roman"/>
          <w:color w:val="000000"/>
          <w:lang w:val="en-US"/>
        </w:rPr>
        <w:t>annually</w:t>
      </w:r>
      <w:r w:rsidR="00A10303">
        <w:rPr>
          <w:rFonts w:ascii="Times New Roman" w:hAnsi="Times New Roman" w:cs="Times New Roman"/>
          <w:color w:val="000000"/>
          <w:lang w:val="en-US"/>
        </w:rPr>
        <w:t xml:space="preserve"> </w:t>
      </w:r>
      <w:r w:rsidR="004A340D" w:rsidRPr="004A340D">
        <w:rPr>
          <w:rFonts w:ascii="Times New Roman" w:hAnsi="Times New Roman" w:cs="Times New Roman"/>
          <w:color w:val="000000"/>
          <w:lang w:val="en-US"/>
        </w:rPr>
        <w:t>for 40 years since the beginning in 1970 of the population dynamics studies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w:t>
      </w:r>
      <w:r w:rsidR="00BE0767">
        <w:rPr>
          <w:rFonts w:ascii="Times New Roman" w:hAnsi="Times New Roman" w:cs="Times New Roman"/>
          <w:color w:val="000000"/>
          <w:lang w:val="en-US"/>
        </w:rPr>
        <w:t>2</w:t>
      </w:r>
      <w:r w:rsidR="00417903">
        <w:rPr>
          <w:rFonts w:ascii="Times New Roman" w:hAnsi="Times New Roman" w:cs="Times New Roman"/>
          <w:color w:val="000000"/>
          <w:lang w:val="en-US"/>
        </w:rPr>
        <w:t>,</w:t>
      </w:r>
      <w:r w:rsidR="008812EA">
        <w:rPr>
          <w:rFonts w:ascii="Times New Roman" w:hAnsi="Times New Roman" w:cs="Times New Roman"/>
          <w:color w:val="000000"/>
          <w:lang w:val="en-US"/>
        </w:rPr>
        <w:t>3</w:t>
      </w:r>
      <w:r w:rsidR="00D75BCF">
        <w:rPr>
          <w:rFonts w:ascii="Times New Roman" w:hAnsi="Times New Roman" w:cs="Times New Roman"/>
          <w:color w:val="000000"/>
          <w:lang w:val="en-US"/>
        </w:rPr>
        <w:t>0</w:t>
      </w:r>
      <w:r w:rsidR="007162AB">
        <w:rPr>
          <w:rFonts w:ascii="Times New Roman" w:hAnsi="Times New Roman" w:cs="Times New Roman"/>
          <w:color w:val="000000"/>
          <w:lang w:val="en-US"/>
        </w:rPr>
        <w:t>,3</w:t>
      </w:r>
      <w:r w:rsidR="00D75BCF">
        <w:rPr>
          <w:rFonts w:ascii="Times New Roman" w:hAnsi="Times New Roman" w:cs="Times New Roman"/>
          <w:color w:val="000000"/>
          <w:lang w:val="en-US"/>
        </w:rPr>
        <w:t>1</w:t>
      </w:r>
      <w:r w:rsidR="008812EA">
        <w:rPr>
          <w:rFonts w:ascii="Times New Roman" w:hAnsi="Times New Roman" w:cs="Times New Roman"/>
          <w:color w:val="000000"/>
          <w:lang w:val="en-US"/>
        </w:rPr>
        <w:t>]</w:t>
      </w:r>
      <w:r w:rsidR="00A65108">
        <w:rPr>
          <w:rFonts w:ascii="Times New Roman" w:hAnsi="Times New Roman" w:cs="Times New Roman"/>
          <w:color w:val="000000"/>
          <w:lang w:val="en-US"/>
        </w:rPr>
        <w:t>.</w:t>
      </w:r>
      <w:r w:rsidR="00231281">
        <w:rPr>
          <w:rFonts w:ascii="Times New Roman" w:hAnsi="Times New Roman" w:cs="Times New Roman"/>
          <w:color w:val="000000"/>
          <w:lang w:val="en-US"/>
        </w:rPr>
        <w:t xml:space="preserve"> D</w:t>
      </w:r>
      <w:r w:rsidR="005636E6" w:rsidRPr="005636E6">
        <w:rPr>
          <w:rFonts w:ascii="Times New Roman" w:hAnsi="Times New Roman" w:cs="Times New Roman"/>
          <w:color w:val="000000"/>
          <w:lang w:val="en-US"/>
        </w:rPr>
        <w:t>uring the last ten years the rate of increase has declined to almost 3</w:t>
      </w:r>
      <w:r w:rsidR="00166FEE">
        <w:rPr>
          <w:rFonts w:ascii="Times New Roman" w:hAnsi="Times New Roman" w:cs="Times New Roman"/>
          <w:color w:val="000000"/>
          <w:lang w:val="en-US"/>
        </w:rPr>
        <w:t>.15</w:t>
      </w:r>
      <w:r w:rsidR="005636E6" w:rsidRPr="005636E6">
        <w:rPr>
          <w:rFonts w:ascii="Times New Roman" w:hAnsi="Times New Roman" w:cs="Times New Roman"/>
          <w:color w:val="000000"/>
          <w:lang w:val="en-US"/>
        </w:rPr>
        <w:t>%</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CC58F5">
        <w:rPr>
          <w:rFonts w:ascii="Times New Roman" w:hAnsi="Times New Roman" w:cs="Times New Roman"/>
          <w:color w:val="000000"/>
          <w:lang w:val="en-US"/>
        </w:rPr>
        <w:t>(</w:t>
      </w:r>
      <w:r w:rsidR="00CC58F5" w:rsidRPr="00CC58F5">
        <w:rPr>
          <w:rFonts w:ascii="Times New Roman" w:hAnsi="Times New Roman" w:cs="Times New Roman"/>
          <w:color w:val="000000"/>
          <w:lang w:val="en-US"/>
        </w:rPr>
        <w:t>95% IC</w:t>
      </w:r>
      <w:r w:rsidR="00CC58F5">
        <w:rPr>
          <w:rFonts w:ascii="Times New Roman" w:hAnsi="Times New Roman" w:cs="Times New Roman"/>
          <w:color w:val="000000"/>
          <w:lang w:val="en-US"/>
        </w:rPr>
        <w:t xml:space="preserve">= </w:t>
      </w:r>
      <w:r w:rsidR="00CC58F5" w:rsidRPr="00CC58F5">
        <w:rPr>
          <w:rFonts w:ascii="Times New Roman" w:hAnsi="Times New Roman" w:cs="Times New Roman"/>
          <w:color w:val="000000"/>
          <w:lang w:val="en-US"/>
        </w:rPr>
        <w:t>0.53%–5.75%)</w:t>
      </w:r>
      <w:r w:rsidR="00CC58F5">
        <w:rPr>
          <w:rFonts w:ascii="Times New Roman" w:hAnsi="Times New Roman" w:cs="Times New Roman"/>
          <w:color w:val="000000"/>
          <w:lang w:val="en-US"/>
        </w:rPr>
        <w:t xml:space="preserve"> </w:t>
      </w:r>
      <w:r w:rsidR="005636E6" w:rsidRPr="005636E6">
        <w:rPr>
          <w:rFonts w:ascii="Times New Roman" w:hAnsi="Times New Roman" w:cs="Times New Roman"/>
          <w:color w:val="000000"/>
          <w:lang w:val="en-US"/>
        </w:rPr>
        <w:t>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A87432">
        <w:rPr>
          <w:rFonts w:ascii="Times New Roman" w:hAnsi="Times New Roman" w:cs="Times New Roman"/>
          <w:color w:val="000000"/>
          <w:lang w:val="en-US"/>
        </w:rPr>
        <w:t>at th</w:t>
      </w:r>
      <w:r w:rsidR="00166FEE">
        <w:rPr>
          <w:rFonts w:ascii="Times New Roman" w:hAnsi="Times New Roman" w:cs="Times New Roman"/>
          <w:color w:val="000000"/>
          <w:lang w:val="en-US"/>
        </w:rPr>
        <w:t>is</w:t>
      </w:r>
      <w:r w:rsidR="00A87432">
        <w:rPr>
          <w:rFonts w:ascii="Times New Roman" w:hAnsi="Times New Roman" w:cs="Times New Roman"/>
          <w:color w:val="000000"/>
          <w:lang w:val="en-US"/>
        </w:rPr>
        <w:t xml:space="preserve"> </w:t>
      </w:r>
      <w:r w:rsidR="00A81794">
        <w:rPr>
          <w:rFonts w:ascii="Times New Roman" w:hAnsi="Times New Roman" w:cs="Times New Roman"/>
          <w:color w:val="000000"/>
          <w:lang w:val="en-US"/>
        </w:rPr>
        <w:t xml:space="preserve">breeding ground </w:t>
      </w:r>
      <w:r w:rsidR="00F36764">
        <w:rPr>
          <w:rFonts w:ascii="Times New Roman" w:hAnsi="Times New Roman" w:cs="Times New Roman"/>
          <w:color w:val="000000"/>
          <w:lang w:val="en-US"/>
        </w:rPr>
        <w:t>[3</w:t>
      </w:r>
      <w:r w:rsidR="00176F08">
        <w:rPr>
          <w:rFonts w:ascii="Times New Roman" w:hAnsi="Times New Roman" w:cs="Times New Roman"/>
          <w:color w:val="000000"/>
          <w:lang w:val="en-US"/>
        </w:rPr>
        <w:t>2</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A growing breeding ground also exists along the east coast of South America at Santa Catarina State (27–29° S), Brazil [3</w:t>
      </w:r>
      <w:r w:rsidR="009E30A8">
        <w:rPr>
          <w:rFonts w:ascii="Times New Roman" w:hAnsi="Times New Roman" w:cs="Times New Roman"/>
          <w:color w:val="000000"/>
          <w:lang w:val="en-US"/>
        </w:rPr>
        <w:t>3</w:t>
      </w:r>
      <w:r w:rsidR="00AC4B28" w:rsidRPr="00AC4B28">
        <w:rPr>
          <w:rFonts w:ascii="Times New Roman" w:hAnsi="Times New Roman" w:cs="Times New Roman"/>
          <w:color w:val="000000"/>
          <w:lang w:val="en-US"/>
        </w:rPr>
        <w:t>,3</w:t>
      </w:r>
      <w:r w:rsidR="009E30A8">
        <w:rPr>
          <w:rFonts w:ascii="Times New Roman" w:hAnsi="Times New Roman" w:cs="Times New Roman"/>
          <w:color w:val="000000"/>
          <w:lang w:val="en-US"/>
        </w:rPr>
        <w:t>4</w:t>
      </w:r>
      <w:r w:rsidR="00AC4B28" w:rsidRPr="00AC4B28">
        <w:rPr>
          <w:rFonts w:ascii="Times New Roman" w:hAnsi="Times New Roman" w:cs="Times New Roman"/>
          <w:color w:val="000000"/>
          <w:lang w:val="en-US"/>
        </w:rPr>
        <w:t xml:space="preserve">], while an increasing number of sightings has been reported in Uruguay, farther north from Península Valdés and south of Santa Catarina and the Falkland (Malvinas) Islands </w:t>
      </w:r>
      <w:r w:rsidR="00D05E3D">
        <w:rPr>
          <w:rFonts w:ascii="Times New Roman" w:hAnsi="Times New Roman" w:cs="Times New Roman"/>
          <w:color w:val="000000"/>
          <w:lang w:val="en-US"/>
        </w:rPr>
        <w:t>[3</w:t>
      </w:r>
      <w:r w:rsidR="00377E77">
        <w:rPr>
          <w:rFonts w:ascii="Times New Roman" w:hAnsi="Times New Roman" w:cs="Times New Roman"/>
          <w:color w:val="000000"/>
          <w:lang w:val="en-US"/>
        </w:rPr>
        <w:t>5</w:t>
      </w:r>
      <w:r w:rsidR="00D05E3D">
        <w:rPr>
          <w:rFonts w:ascii="Times New Roman" w:hAnsi="Times New Roman" w:cs="Times New Roman"/>
          <w:color w:val="000000"/>
          <w:lang w:val="en-US"/>
        </w:rPr>
        <w:t>,</w:t>
      </w:r>
      <w:r w:rsidR="00AD3A18" w:rsidRPr="001C519C">
        <w:rPr>
          <w:rFonts w:ascii="Times New Roman" w:hAnsi="Times New Roman" w:cs="Times New Roman"/>
          <w:color w:val="000000"/>
          <w:lang w:val="en-US"/>
        </w:rPr>
        <w:t>36</w:t>
      </w:r>
      <w:r w:rsidR="00D05E3D" w:rsidRPr="001C519C">
        <w:rPr>
          <w:rFonts w:ascii="Times New Roman" w:hAnsi="Times New Roman" w:cs="Times New Roman"/>
          <w:color w:val="000000"/>
          <w:lang w:val="en-US"/>
        </w:rPr>
        <w:t>,</w:t>
      </w:r>
      <w:r w:rsidR="0029388B" w:rsidRPr="001C519C">
        <w:rPr>
          <w:rFonts w:ascii="Times New Roman" w:hAnsi="Times New Roman" w:cs="Times New Roman"/>
          <w:color w:val="000000"/>
          <w:lang w:val="en-US"/>
        </w:rPr>
        <w:t>37</w:t>
      </w:r>
      <w:r w:rsidR="00D05E3D" w:rsidRPr="001C519C">
        <w:rPr>
          <w:rFonts w:ascii="Times New Roman" w:hAnsi="Times New Roman" w:cs="Times New Roman"/>
          <w:color w:val="000000"/>
          <w:lang w:val="en-US"/>
        </w:rPr>
        <w:t>,</w:t>
      </w:r>
      <w:r w:rsidR="00EA349F" w:rsidRPr="001C519C">
        <w:rPr>
          <w:rFonts w:ascii="Times New Roman" w:hAnsi="Times New Roman" w:cs="Times New Roman"/>
          <w:color w:val="000000"/>
          <w:lang w:val="en-US"/>
        </w:rPr>
        <w:t>38</w:t>
      </w:r>
      <w:r w:rsidR="00D05E3D" w:rsidRPr="001C519C">
        <w:rPr>
          <w:rFonts w:ascii="Times New Roman" w:hAnsi="Times New Roman" w:cs="Times New Roman"/>
          <w:color w:val="000000"/>
          <w:lang w:val="en-US"/>
        </w:rPr>
        <w:t>,</w:t>
      </w:r>
      <w:r w:rsidR="00EA349F" w:rsidRPr="001C519C">
        <w:rPr>
          <w:rFonts w:ascii="Times New Roman" w:hAnsi="Times New Roman" w:cs="Times New Roman"/>
          <w:color w:val="000000"/>
          <w:lang w:val="en-US"/>
        </w:rPr>
        <w:t>39</w:t>
      </w:r>
      <w:r w:rsidR="00D05E3D" w:rsidRPr="001C519C">
        <w:rPr>
          <w:rFonts w:ascii="Times New Roman" w:hAnsi="Times New Roman" w:cs="Times New Roman"/>
          <w:color w:val="000000"/>
          <w:lang w:val="en-US"/>
        </w:rPr>
        <w:t>,4</w:t>
      </w:r>
      <w:r w:rsidR="00EA349F" w:rsidRPr="001C519C">
        <w:rPr>
          <w:rFonts w:ascii="Times New Roman" w:hAnsi="Times New Roman" w:cs="Times New Roman"/>
          <w:color w:val="000000"/>
          <w:lang w:val="en-US"/>
        </w:rPr>
        <w:t>0</w:t>
      </w:r>
      <w:r w:rsidR="00892DB0" w:rsidRPr="001C519C">
        <w:rPr>
          <w:rFonts w:ascii="Times New Roman" w:hAnsi="Times New Roman" w:cs="Times New Roman"/>
          <w:color w:val="000000"/>
          <w:lang w:val="en-US"/>
        </w:rPr>
        <w:t>,4</w:t>
      </w:r>
      <w:r w:rsidR="00EA349F" w:rsidRPr="001C519C">
        <w:rPr>
          <w:rFonts w:ascii="Times New Roman" w:hAnsi="Times New Roman" w:cs="Times New Roman"/>
          <w:color w:val="000000"/>
          <w:lang w:val="en-US"/>
        </w:rPr>
        <w:t>1</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0D491D">
        <w:rPr>
          <w:rFonts w:ascii="Times New Roman" w:hAnsi="Times New Roman" w:cs="Times New Roman"/>
          <w:color w:val="000000"/>
          <w:lang w:val="en-US"/>
        </w:rPr>
        <w:t>18</w:t>
      </w:r>
      <w:r w:rsidR="00143A21">
        <w:rPr>
          <w:rFonts w:ascii="Times New Roman" w:hAnsi="Times New Roman" w:cs="Times New Roman"/>
          <w:color w:val="000000"/>
          <w:lang w:val="en-US"/>
        </w:rPr>
        <w:t>,</w:t>
      </w:r>
      <w:r w:rsidR="00B37D46">
        <w:rPr>
          <w:rFonts w:ascii="Times New Roman" w:hAnsi="Times New Roman" w:cs="Times New Roman"/>
          <w:color w:val="000000"/>
          <w:lang w:val="en-US"/>
        </w:rPr>
        <w:t>4</w:t>
      </w:r>
      <w:r w:rsidR="008C2FE4">
        <w:rPr>
          <w:rFonts w:ascii="Times New Roman" w:hAnsi="Times New Roman" w:cs="Times New Roman"/>
          <w:color w:val="000000"/>
          <w:lang w:val="en-US"/>
        </w:rPr>
        <w:t>2</w:t>
      </w:r>
      <w:r w:rsidR="0044780F">
        <w:rPr>
          <w:rFonts w:ascii="Times New Roman" w:hAnsi="Times New Roman" w:cs="Times New Roman"/>
          <w:color w:val="000000"/>
          <w:lang w:val="en-US"/>
        </w:rPr>
        <w:t>,4</w:t>
      </w:r>
      <w:r w:rsidR="008C2FE4">
        <w:rPr>
          <w:rFonts w:ascii="Times New Roman" w:hAnsi="Times New Roman" w:cs="Times New Roman"/>
          <w:color w:val="000000"/>
          <w:lang w:val="en-US"/>
        </w:rPr>
        <w:t>3</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34D5DBCD"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r w:rsidR="006506B8">
        <w:rPr>
          <w:rFonts w:ascii="Times New Roman" w:hAnsi="Times New Roman" w:cs="Times New Roman"/>
          <w:color w:val="000000"/>
          <w:lang w:val="en-US"/>
        </w:rPr>
        <w:t>P</w:t>
      </w:r>
      <w:r w:rsidR="00E5014B">
        <w:rPr>
          <w:rFonts w:ascii="Times New Roman" w:hAnsi="Times New Roman" w:cs="Times New Roman"/>
          <w:color w:val="000000"/>
          <w:lang w:val="en-US"/>
        </w:rPr>
        <w:t xml:space="preserve">enínsula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C5785F">
        <w:rPr>
          <w:rFonts w:ascii="Times New Roman" w:hAnsi="Times New Roman" w:cs="Times New Roman"/>
          <w:color w:val="000000"/>
          <w:lang w:val="en-US"/>
        </w:rPr>
        <w:t>3</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22070E">
        <w:rPr>
          <w:rFonts w:ascii="Times New Roman" w:hAnsi="Times New Roman" w:cs="Times New Roman"/>
          <w:color w:val="000000"/>
          <w:lang w:val="en-US"/>
        </w:rPr>
        <w:t>4</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 xml:space="preserve">Mar de </w:t>
      </w:r>
      <w:proofErr w:type="spellStart"/>
      <w:r w:rsidR="006739D7" w:rsidRPr="00254158">
        <w:rPr>
          <w:rFonts w:ascii="Times New Roman" w:hAnsi="Times New Roman" w:cs="Times New Roman"/>
          <w:color w:val="000000"/>
          <w:lang w:val="en-US"/>
        </w:rPr>
        <w:t>Escocia</w:t>
      </w:r>
      <w:proofErr w:type="spellEnd"/>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175D45">
        <w:rPr>
          <w:rFonts w:ascii="Times New Roman" w:hAnsi="Times New Roman" w:cs="Times New Roman"/>
          <w:color w:val="000000"/>
          <w:lang w:val="en-US"/>
        </w:rPr>
        <w:t>45</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w:t>
      </w:r>
      <w:r w:rsidR="001C2E10">
        <w:rPr>
          <w:rFonts w:ascii="Times New Roman" w:hAnsi="Times New Roman" w:cs="Times New Roman"/>
          <w:color w:val="000000"/>
          <w:lang w:val="en-US"/>
        </w:rPr>
        <w:t>46,47,48</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w:t>
      </w:r>
      <w:r w:rsidR="007770AA">
        <w:rPr>
          <w:rFonts w:ascii="Times New Roman" w:hAnsi="Times New Roman" w:cs="Times New Roman"/>
          <w:color w:val="000000"/>
          <w:lang w:val="en-US"/>
        </w:rPr>
        <w:t>28</w:t>
      </w:r>
      <w:r w:rsidR="008511C6">
        <w:rPr>
          <w:rFonts w:ascii="Times New Roman" w:hAnsi="Times New Roman" w:cs="Times New Roman"/>
          <w:color w:val="000000"/>
          <w:lang w:val="en-US"/>
        </w:rPr>
        <w:t>,</w:t>
      </w:r>
      <w:r w:rsidR="00AB115C">
        <w:rPr>
          <w:rFonts w:ascii="Times New Roman" w:hAnsi="Times New Roman" w:cs="Times New Roman"/>
          <w:color w:val="000000"/>
          <w:lang w:val="en-US"/>
        </w:rPr>
        <w:t>49</w:t>
      </w:r>
      <w:r w:rsidR="008511C6">
        <w:rPr>
          <w:rFonts w:ascii="Times New Roman" w:hAnsi="Times New Roman" w:cs="Times New Roman"/>
          <w:color w:val="000000"/>
          <w:lang w:val="en-US"/>
        </w:rPr>
        <w:t>,5</w:t>
      </w:r>
      <w:r w:rsidR="00AB115C">
        <w:rPr>
          <w:rFonts w:ascii="Times New Roman" w:hAnsi="Times New Roman" w:cs="Times New Roman"/>
          <w:color w:val="000000"/>
          <w:lang w:val="en-US"/>
        </w:rPr>
        <w:t>0</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recorded catches along the Sout</w:t>
      </w:r>
      <w:r w:rsidR="00A80F0D">
        <w:rPr>
          <w:rFonts w:ascii="Times New Roman" w:hAnsi="Times New Roman" w:cs="Times New Roman"/>
          <w:color w:val="000000"/>
          <w:lang w:val="en-US"/>
        </w:rPr>
        <w:t>h</w:t>
      </w:r>
      <w:r w:rsidR="00BA5C21">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American</w:t>
      </w:r>
      <w:r w:rsidR="00BA5C21">
        <w:rPr>
          <w:rFonts w:ascii="Times New Roman" w:hAnsi="Times New Roman" w:cs="Times New Roman"/>
          <w:color w:val="000000"/>
          <w:lang w:val="en-US"/>
        </w:rPr>
        <w:t xml:space="preserve"> </w:t>
      </w:r>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8762B5">
        <w:rPr>
          <w:rFonts w:ascii="Times New Roman" w:hAnsi="Times New Roman" w:cs="Times New Roman"/>
          <w:color w:val="000000"/>
          <w:lang w:val="en-US"/>
        </w:rPr>
        <w:t>16</w:t>
      </w:r>
      <w:r w:rsidR="002C23EA">
        <w:rPr>
          <w:rFonts w:ascii="Times New Roman" w:hAnsi="Times New Roman" w:cs="Times New Roman"/>
          <w:color w:val="000000"/>
          <w:lang w:val="en-US"/>
        </w:rPr>
        <w:t>,2</w:t>
      </w:r>
      <w:r w:rsidR="00597AFC">
        <w:rPr>
          <w:rFonts w:ascii="Times New Roman" w:hAnsi="Times New Roman" w:cs="Times New Roman"/>
          <w:color w:val="000000"/>
          <w:lang w:val="en-US"/>
        </w:rPr>
        <w:t>1</w:t>
      </w:r>
      <w:r w:rsidR="002C23EA">
        <w:rPr>
          <w:rFonts w:ascii="Times New Roman" w:hAnsi="Times New Roman" w:cs="Times New Roman"/>
          <w:color w:val="000000"/>
          <w:lang w:val="en-US"/>
        </w:rPr>
        <w:t>,5</w:t>
      </w:r>
      <w:r w:rsidR="00597AFC">
        <w:rPr>
          <w:rFonts w:ascii="Times New Roman" w:hAnsi="Times New Roman" w:cs="Times New Roman"/>
          <w:color w:val="000000"/>
          <w:lang w:val="en-US"/>
        </w:rPr>
        <w:t>1</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03DE4111" w:rsidR="00205211" w:rsidRPr="00627FDE"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sidRPr="00627FDE">
        <w:rPr>
          <w:rFonts w:ascii="Times New Roman" w:hAnsi="Times New Roman" w:cs="Times New Roman"/>
          <w:color w:val="000000"/>
          <w:lang w:val="en-US"/>
        </w:rPr>
        <w:lastRenderedPageBreak/>
        <w:t xml:space="preserve">The current </w:t>
      </w:r>
      <w:r w:rsidR="00A97DD7" w:rsidRPr="00627FDE">
        <w:rPr>
          <w:rFonts w:ascii="Times New Roman" w:hAnsi="Times New Roman" w:cs="Times New Roman"/>
          <w:color w:val="000000"/>
          <w:lang w:val="en-US"/>
        </w:rPr>
        <w:t xml:space="preserve">international </w:t>
      </w:r>
      <w:r w:rsidRPr="00627FDE">
        <w:rPr>
          <w:rFonts w:ascii="Times New Roman" w:hAnsi="Times New Roman" w:cs="Times New Roman"/>
          <w:color w:val="000000"/>
          <w:lang w:val="en-US"/>
        </w:rPr>
        <w:t>management</w:t>
      </w:r>
      <w:r w:rsidR="003215C3" w:rsidRPr="00627FDE">
        <w:rPr>
          <w:rFonts w:ascii="Times New Roman" w:hAnsi="Times New Roman" w:cs="Times New Roman"/>
          <w:color w:val="000000"/>
          <w:lang w:val="en-US"/>
        </w:rPr>
        <w:t xml:space="preserve"> </w:t>
      </w:r>
      <w:r w:rsidRPr="00627FDE">
        <w:rPr>
          <w:rFonts w:ascii="Times New Roman" w:hAnsi="Times New Roman" w:cs="Times New Roman"/>
          <w:color w:val="000000"/>
          <w:lang w:val="en-US"/>
        </w:rPr>
        <w:t xml:space="preserve">recognizes this </w:t>
      </w:r>
      <w:r w:rsidR="00837F0E" w:rsidRPr="00627FDE">
        <w:rPr>
          <w:rFonts w:ascii="Times New Roman" w:hAnsi="Times New Roman" w:cs="Times New Roman"/>
          <w:color w:val="000000"/>
          <w:lang w:val="en-US"/>
        </w:rPr>
        <w:t xml:space="preserve">population </w:t>
      </w:r>
      <w:r w:rsidRPr="00627FDE">
        <w:rPr>
          <w:rFonts w:ascii="Times New Roman" w:hAnsi="Times New Roman" w:cs="Times New Roman"/>
          <w:color w:val="000000"/>
          <w:lang w:val="en-US"/>
        </w:rPr>
        <w:t xml:space="preserve">to be </w:t>
      </w:r>
      <w:r w:rsidR="00837F0E" w:rsidRPr="00627FDE">
        <w:rPr>
          <w:rFonts w:ascii="Times New Roman" w:hAnsi="Times New Roman" w:cs="Times New Roman"/>
          <w:color w:val="000000"/>
          <w:lang w:val="en-US"/>
        </w:rPr>
        <w:t xml:space="preserve">of </w:t>
      </w:r>
      <w:r w:rsidRPr="00627FDE">
        <w:rPr>
          <w:rFonts w:ascii="Times New Roman" w:hAnsi="Times New Roman" w:cs="Times New Roman"/>
          <w:color w:val="000000"/>
          <w:lang w:val="en-US"/>
        </w:rPr>
        <w:t xml:space="preserve">a single stock, and therefore </w:t>
      </w:r>
      <w:r w:rsidR="00CA6428" w:rsidRPr="00627FDE">
        <w:rPr>
          <w:rFonts w:ascii="Times New Roman" w:hAnsi="Times New Roman" w:cs="Times New Roman"/>
          <w:color w:val="000000"/>
          <w:lang w:val="en-US"/>
        </w:rPr>
        <w:t xml:space="preserve">emphasizes </w:t>
      </w:r>
      <w:r w:rsidR="00E22125" w:rsidRPr="00627FDE">
        <w:rPr>
          <w:rFonts w:ascii="Times New Roman" w:hAnsi="Times New Roman" w:cs="Times New Roman"/>
          <w:color w:val="000000"/>
          <w:lang w:val="en-US"/>
        </w:rPr>
        <w:t xml:space="preserve">the </w:t>
      </w:r>
      <w:r w:rsidR="000D5FA3" w:rsidRPr="00627FDE">
        <w:rPr>
          <w:rFonts w:ascii="Times New Roman" w:hAnsi="Times New Roman" w:cs="Times New Roman"/>
          <w:color w:val="000000"/>
          <w:lang w:val="en-US"/>
        </w:rPr>
        <w:t>urgency</w:t>
      </w:r>
      <w:r w:rsidR="00E22125" w:rsidRPr="00627FDE">
        <w:rPr>
          <w:rFonts w:ascii="Times New Roman" w:hAnsi="Times New Roman" w:cs="Times New Roman"/>
          <w:color w:val="000000"/>
          <w:lang w:val="en-US"/>
        </w:rPr>
        <w:t xml:space="preserve"> of </w:t>
      </w:r>
      <w:r w:rsidR="00950ECA" w:rsidRPr="00627FDE">
        <w:rPr>
          <w:rFonts w:ascii="Times New Roman" w:hAnsi="Times New Roman" w:cs="Times New Roman"/>
          <w:color w:val="000000"/>
          <w:lang w:val="en-US"/>
        </w:rPr>
        <w:t xml:space="preserve">integrated conservation actions along the </w:t>
      </w:r>
      <w:r w:rsidR="00DE37EA" w:rsidRPr="00627FDE">
        <w:rPr>
          <w:rFonts w:ascii="Times New Roman" w:hAnsi="Times New Roman" w:cs="Times New Roman"/>
          <w:color w:val="000000"/>
          <w:lang w:val="en-US"/>
        </w:rPr>
        <w:t>east coast of South America</w:t>
      </w:r>
      <w:r w:rsidR="00950ECA" w:rsidRPr="00627FDE">
        <w:rPr>
          <w:rFonts w:ascii="Times New Roman" w:hAnsi="Times New Roman" w:cs="Times New Roman"/>
          <w:color w:val="000000"/>
          <w:lang w:val="en-US"/>
        </w:rPr>
        <w:t>.</w:t>
      </w:r>
      <w:r w:rsidR="00B956C2" w:rsidRPr="00627FDE">
        <w:rPr>
          <w:rFonts w:ascii="Times New Roman" w:hAnsi="Times New Roman" w:cs="Times New Roman"/>
          <w:color w:val="000000"/>
          <w:lang w:val="en-US"/>
        </w:rPr>
        <w:t xml:space="preserve"> </w:t>
      </w:r>
      <w:r w:rsidR="002870C9" w:rsidRPr="00627FDE">
        <w:rPr>
          <w:rFonts w:ascii="Times New Roman" w:hAnsi="Times New Roman" w:cs="Times New Roman"/>
          <w:color w:val="000000"/>
          <w:lang w:val="en-US"/>
        </w:rPr>
        <w:t xml:space="preserve">A </w:t>
      </w:r>
      <w:r w:rsidR="00783B88" w:rsidRPr="00627FDE">
        <w:rPr>
          <w:rFonts w:ascii="Times New Roman" w:hAnsi="Times New Roman" w:cs="Times New Roman"/>
          <w:color w:val="000000"/>
          <w:lang w:val="en-US"/>
        </w:rPr>
        <w:t>call</w:t>
      </w:r>
      <w:r w:rsidR="00382941" w:rsidRPr="00627FDE">
        <w:rPr>
          <w:rFonts w:ascii="Times New Roman" w:hAnsi="Times New Roman" w:cs="Times New Roman"/>
          <w:color w:val="000000"/>
          <w:lang w:val="en-US"/>
        </w:rPr>
        <w:t xml:space="preserve"> </w:t>
      </w:r>
      <w:r w:rsidR="002C50DD" w:rsidRPr="00627FDE">
        <w:rPr>
          <w:rFonts w:ascii="Times New Roman" w:hAnsi="Times New Roman" w:cs="Times New Roman"/>
          <w:color w:val="000000"/>
          <w:lang w:val="en-US"/>
        </w:rPr>
        <w:t>w</w:t>
      </w:r>
      <w:r w:rsidR="007D085E" w:rsidRPr="00627FDE">
        <w:rPr>
          <w:rFonts w:ascii="Times New Roman" w:hAnsi="Times New Roman" w:cs="Times New Roman"/>
          <w:color w:val="000000"/>
          <w:lang w:val="en-US"/>
        </w:rPr>
        <w:t>as</w:t>
      </w:r>
      <w:r w:rsidR="002C50DD" w:rsidRPr="00627FDE">
        <w:rPr>
          <w:rFonts w:ascii="Times New Roman" w:hAnsi="Times New Roman" w:cs="Times New Roman"/>
          <w:color w:val="000000"/>
          <w:lang w:val="en-US"/>
        </w:rPr>
        <w:t xml:space="preserve"> </w:t>
      </w:r>
      <w:r w:rsidR="002870C9" w:rsidRPr="00627FDE">
        <w:rPr>
          <w:rFonts w:ascii="Times New Roman" w:hAnsi="Times New Roman" w:cs="Times New Roman"/>
          <w:color w:val="000000"/>
          <w:lang w:val="en-US"/>
        </w:rPr>
        <w:t>issued</w:t>
      </w:r>
      <w:r w:rsidR="002C50DD" w:rsidRPr="00627FDE">
        <w:rPr>
          <w:rFonts w:ascii="Times New Roman" w:hAnsi="Times New Roman" w:cs="Times New Roman"/>
          <w:color w:val="000000"/>
          <w:lang w:val="en-US"/>
        </w:rPr>
        <w:t xml:space="preserve"> to achieve regional-scale estimates of demographic parameters </w:t>
      </w:r>
      <w:r w:rsidR="00721CB2" w:rsidRPr="00627FDE">
        <w:rPr>
          <w:rFonts w:ascii="Times New Roman" w:hAnsi="Times New Roman" w:cs="Times New Roman"/>
          <w:color w:val="000000"/>
          <w:lang w:val="en-US"/>
        </w:rPr>
        <w:t xml:space="preserve">in order </w:t>
      </w:r>
      <w:r w:rsidR="002C50DD" w:rsidRPr="00627FDE">
        <w:rPr>
          <w:rFonts w:ascii="Times New Roman" w:hAnsi="Times New Roman" w:cs="Times New Roman"/>
          <w:color w:val="000000"/>
          <w:lang w:val="en-US"/>
        </w:rPr>
        <w:t>to fully understand the dynamics and recovery</w:t>
      </w:r>
      <w:r w:rsidR="00AC7F68" w:rsidRPr="00627FDE">
        <w:rPr>
          <w:rFonts w:ascii="Times New Roman" w:hAnsi="Times New Roman" w:cs="Times New Roman"/>
          <w:color w:val="000000"/>
          <w:lang w:val="en-US"/>
        </w:rPr>
        <w:t xml:space="preserve"> rates</w:t>
      </w:r>
      <w:r w:rsidR="002C50DD" w:rsidRPr="00627FDE">
        <w:rPr>
          <w:rFonts w:ascii="Times New Roman" w:hAnsi="Times New Roman" w:cs="Times New Roman"/>
          <w:color w:val="000000"/>
          <w:lang w:val="en-US"/>
        </w:rPr>
        <w:t xml:space="preserve"> of the SRW population </w:t>
      </w:r>
      <w:r w:rsidR="007D6CF1" w:rsidRPr="00627FDE">
        <w:rPr>
          <w:rFonts w:ascii="Times New Roman" w:hAnsi="Times New Roman" w:cs="Times New Roman"/>
          <w:color w:val="000000"/>
          <w:lang w:val="en-US"/>
        </w:rPr>
        <w:t>from</w:t>
      </w:r>
      <w:r w:rsidR="002C50DD" w:rsidRPr="00627FDE">
        <w:rPr>
          <w:rFonts w:ascii="Times New Roman" w:hAnsi="Times New Roman" w:cs="Times New Roman"/>
          <w:color w:val="000000"/>
          <w:lang w:val="en-US"/>
        </w:rPr>
        <w:t xml:space="preserve"> the </w:t>
      </w:r>
      <w:r w:rsidR="00006156" w:rsidRPr="00627FDE">
        <w:rPr>
          <w:rFonts w:ascii="Times New Roman" w:hAnsi="Times New Roman" w:cs="Times New Roman"/>
          <w:color w:val="000000"/>
          <w:lang w:val="en-US"/>
        </w:rPr>
        <w:t>s</w:t>
      </w:r>
      <w:r w:rsidR="002C50DD" w:rsidRPr="00627FDE">
        <w:rPr>
          <w:rFonts w:ascii="Times New Roman" w:hAnsi="Times New Roman" w:cs="Times New Roman"/>
          <w:color w:val="000000"/>
          <w:lang w:val="en-US"/>
        </w:rPr>
        <w:t>outhwest Atlantic</w:t>
      </w:r>
      <w:r w:rsidR="00D30C69" w:rsidRPr="00627FDE">
        <w:rPr>
          <w:rFonts w:ascii="Times New Roman" w:hAnsi="Times New Roman" w:cs="Times New Roman"/>
          <w:color w:val="000000"/>
          <w:lang w:val="en-US"/>
        </w:rPr>
        <w:t xml:space="preserve"> </w:t>
      </w:r>
      <w:r w:rsidR="00557CF4" w:rsidRPr="00627FDE">
        <w:rPr>
          <w:rFonts w:ascii="Times New Roman" w:hAnsi="Times New Roman" w:cs="Times New Roman"/>
          <w:color w:val="000000"/>
          <w:lang w:val="en-US"/>
        </w:rPr>
        <w:t>[5</w:t>
      </w:r>
      <w:r w:rsidR="00627FDE" w:rsidRPr="001530D2">
        <w:rPr>
          <w:rFonts w:ascii="Times New Roman" w:hAnsi="Times New Roman" w:cs="Times New Roman"/>
          <w:color w:val="000000"/>
          <w:lang w:val="en-US"/>
        </w:rPr>
        <w:t>2</w:t>
      </w:r>
      <w:r w:rsidR="00557CF4" w:rsidRPr="00627FDE">
        <w:rPr>
          <w:rFonts w:ascii="Times New Roman" w:hAnsi="Times New Roman" w:cs="Times New Roman"/>
          <w:color w:val="000000"/>
          <w:lang w:val="en-US"/>
        </w:rPr>
        <w:t>]</w:t>
      </w:r>
      <w:r w:rsidR="002C50DD" w:rsidRPr="00627FDE">
        <w:rPr>
          <w:rFonts w:ascii="Times New Roman" w:hAnsi="Times New Roman" w:cs="Times New Roman"/>
          <w:color w:val="000000"/>
          <w:lang w:val="en-US"/>
        </w:rPr>
        <w:t>.</w:t>
      </w:r>
      <w:r w:rsidR="00730002" w:rsidRPr="00627FDE">
        <w:rPr>
          <w:rFonts w:ascii="Times New Roman" w:hAnsi="Times New Roman" w:cs="Times New Roman"/>
          <w:color w:val="000000"/>
          <w:lang w:val="en-US"/>
        </w:rPr>
        <w:t xml:space="preserve"> </w:t>
      </w:r>
      <w:r w:rsidR="00ED765E" w:rsidRPr="00627FDE">
        <w:rPr>
          <w:rFonts w:ascii="Times New Roman" w:hAnsi="Times New Roman" w:cs="Times New Roman"/>
          <w:color w:val="000000"/>
          <w:lang w:val="en-US"/>
        </w:rPr>
        <w:t>The lack of an extensive pre</w:t>
      </w:r>
      <w:r w:rsidR="00B407FF" w:rsidRPr="00627FDE">
        <w:rPr>
          <w:rFonts w:ascii="Times New Roman" w:hAnsi="Times New Roman" w:cs="Times New Roman"/>
          <w:color w:val="000000"/>
          <w:lang w:val="en-US"/>
        </w:rPr>
        <w:t>-</w:t>
      </w:r>
      <w:r w:rsidR="00ED765E" w:rsidRPr="00627FDE">
        <w:rPr>
          <w:rFonts w:ascii="Times New Roman" w:hAnsi="Times New Roman" w:cs="Times New Roman"/>
          <w:color w:val="000000"/>
          <w:lang w:val="en-US"/>
        </w:rPr>
        <w:t xml:space="preserve">modern whaling dataset, however, has severely limited our ability to conduct regional assessments of the SRW commercial whaling in the past </w:t>
      </w:r>
      <w:proofErr w:type="gramStart"/>
      <w:r w:rsidR="00ED765E" w:rsidRPr="00627FDE">
        <w:rPr>
          <w:rFonts w:ascii="Times New Roman" w:hAnsi="Times New Roman" w:cs="Times New Roman"/>
          <w:color w:val="000000"/>
          <w:lang w:val="en-US"/>
        </w:rPr>
        <w:t>so as to</w:t>
      </w:r>
      <w:proofErr w:type="gramEnd"/>
      <w:r w:rsidR="00ED765E" w:rsidRPr="00627FDE">
        <w:rPr>
          <w:rFonts w:ascii="Times New Roman" w:hAnsi="Times New Roman" w:cs="Times New Roman"/>
          <w:color w:val="000000"/>
          <w:lang w:val="en-US"/>
        </w:rPr>
        <w:t xml:space="preserve"> develop population trajectories for estimating pre</w:t>
      </w:r>
      <w:r w:rsidR="004E7F86" w:rsidRPr="00627FDE">
        <w:rPr>
          <w:rFonts w:ascii="Times New Roman" w:hAnsi="Times New Roman" w:cs="Times New Roman"/>
          <w:color w:val="000000"/>
          <w:lang w:val="en-US"/>
        </w:rPr>
        <w:t>-</w:t>
      </w:r>
      <w:r w:rsidR="00ED765E" w:rsidRPr="00627FDE">
        <w:rPr>
          <w:rFonts w:ascii="Times New Roman" w:hAnsi="Times New Roman" w:cs="Times New Roman"/>
          <w:color w:val="000000"/>
          <w:lang w:val="en-US"/>
        </w:rPr>
        <w:t>exploitation baselines and current recovery levels.</w:t>
      </w:r>
    </w:p>
    <w:p w14:paraId="6F29F11D" w14:textId="2AE2FD1C"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sidRPr="00F95D70">
        <w:rPr>
          <w:rFonts w:ascii="Times New Roman" w:hAnsi="Times New Roman" w:cs="Times New Roman"/>
          <w:color w:val="000000"/>
          <w:lang w:val="en-US"/>
        </w:rPr>
        <w:t xml:space="preserve">Therefore, in the work reported here </w:t>
      </w:r>
      <w:r w:rsidR="0027598D" w:rsidRPr="00F95D70">
        <w:rPr>
          <w:rFonts w:ascii="Times New Roman" w:hAnsi="Times New Roman" w:cs="Times New Roman"/>
          <w:color w:val="000000"/>
          <w:lang w:val="en-US"/>
        </w:rPr>
        <w:t xml:space="preserve">we </w:t>
      </w:r>
      <w:r w:rsidR="002D69CA" w:rsidRPr="00F95D70">
        <w:rPr>
          <w:rFonts w:ascii="Times New Roman" w:hAnsi="Times New Roman" w:cs="Times New Roman"/>
          <w:color w:val="000000"/>
          <w:lang w:val="en-US"/>
        </w:rPr>
        <w:t xml:space="preserve">have </w:t>
      </w:r>
      <w:r w:rsidR="00F55B6F" w:rsidRPr="00F95D70">
        <w:rPr>
          <w:rFonts w:ascii="Times New Roman" w:hAnsi="Times New Roman" w:cs="Times New Roman"/>
          <w:color w:val="000000"/>
          <w:lang w:val="en-US"/>
        </w:rPr>
        <w:t>assess</w:t>
      </w:r>
      <w:r w:rsidR="002D69CA" w:rsidRPr="00F95D70">
        <w:rPr>
          <w:rFonts w:ascii="Times New Roman" w:hAnsi="Times New Roman" w:cs="Times New Roman"/>
          <w:color w:val="000000"/>
          <w:lang w:val="en-US"/>
        </w:rPr>
        <w:t>ed</w:t>
      </w:r>
      <w:r w:rsidR="001D7293" w:rsidRPr="00F95D70">
        <w:rPr>
          <w:rFonts w:ascii="Times New Roman" w:hAnsi="Times New Roman" w:cs="Times New Roman"/>
          <w:color w:val="000000"/>
          <w:lang w:val="en-US"/>
        </w:rPr>
        <w:t xml:space="preserve"> </w:t>
      </w:r>
      <w:r w:rsidR="002E2D10" w:rsidRPr="00F95D70">
        <w:rPr>
          <w:rFonts w:ascii="Times New Roman" w:hAnsi="Times New Roman" w:cs="Times New Roman"/>
          <w:color w:val="000000"/>
          <w:lang w:val="en-US"/>
        </w:rPr>
        <w:t>for</w:t>
      </w:r>
      <w:r w:rsidR="002E0CF6" w:rsidRPr="00F95D70">
        <w:rPr>
          <w:rFonts w:ascii="Times New Roman" w:hAnsi="Times New Roman" w:cs="Times New Roman"/>
          <w:color w:val="000000"/>
          <w:lang w:val="en-US"/>
        </w:rPr>
        <w:t xml:space="preserve"> the first time </w:t>
      </w:r>
      <w:r w:rsidR="00154FAF" w:rsidRPr="00F95D70">
        <w:rPr>
          <w:rFonts w:ascii="Times New Roman" w:hAnsi="Times New Roman" w:cs="Times New Roman"/>
          <w:color w:val="000000"/>
          <w:lang w:val="en-US"/>
        </w:rPr>
        <w:t>the population dynamic</w:t>
      </w:r>
      <w:r w:rsidR="004C1A45" w:rsidRPr="00F95D70">
        <w:rPr>
          <w:rFonts w:ascii="Times New Roman" w:hAnsi="Times New Roman" w:cs="Times New Roman"/>
          <w:color w:val="000000"/>
          <w:lang w:val="en-US"/>
        </w:rPr>
        <w:t>s</w:t>
      </w:r>
      <w:r w:rsidR="00154FAF" w:rsidRPr="00F95D70">
        <w:rPr>
          <w:rFonts w:ascii="Times New Roman" w:hAnsi="Times New Roman" w:cs="Times New Roman"/>
          <w:color w:val="000000"/>
          <w:lang w:val="en-US"/>
        </w:rPr>
        <w:t xml:space="preserve"> of </w:t>
      </w:r>
      <w:r w:rsidR="00A81F9E" w:rsidRPr="00F95D70">
        <w:rPr>
          <w:rFonts w:ascii="Times New Roman" w:hAnsi="Times New Roman" w:cs="Times New Roman"/>
          <w:color w:val="000000"/>
          <w:lang w:val="en-US"/>
        </w:rPr>
        <w:t xml:space="preserve">the </w:t>
      </w:r>
      <w:r w:rsidR="00154FAF" w:rsidRPr="00F95D70">
        <w:rPr>
          <w:rFonts w:ascii="Times New Roman" w:hAnsi="Times New Roman" w:cs="Times New Roman"/>
          <w:color w:val="000000"/>
          <w:lang w:val="en-US"/>
        </w:rPr>
        <w:t xml:space="preserve">SRW from </w:t>
      </w:r>
      <w:r w:rsidR="00E25547" w:rsidRPr="00F95D70">
        <w:rPr>
          <w:rFonts w:ascii="Times New Roman" w:hAnsi="Times New Roman" w:cs="Times New Roman"/>
          <w:color w:val="000000"/>
          <w:lang w:val="en-US"/>
        </w:rPr>
        <w:t xml:space="preserve">the </w:t>
      </w:r>
      <w:r w:rsidR="000A67CA" w:rsidRPr="00F95D70">
        <w:rPr>
          <w:rFonts w:ascii="Times New Roman" w:hAnsi="Times New Roman" w:cs="Times New Roman"/>
          <w:color w:val="000000"/>
          <w:lang w:val="en-US"/>
        </w:rPr>
        <w:t>south</w:t>
      </w:r>
      <w:r w:rsidR="00154FAF" w:rsidRPr="00F95D70">
        <w:rPr>
          <w:rFonts w:ascii="Times New Roman" w:hAnsi="Times New Roman" w:cs="Times New Roman"/>
          <w:color w:val="000000"/>
          <w:lang w:val="en-US"/>
        </w:rPr>
        <w:t>western Atlantic Ocean</w:t>
      </w:r>
      <w:r w:rsidR="00042CCB" w:rsidRPr="00F95D70">
        <w:rPr>
          <w:rFonts w:ascii="Times New Roman" w:hAnsi="Times New Roman" w:cs="Times New Roman"/>
          <w:color w:val="000000"/>
          <w:lang w:val="en-US"/>
        </w:rPr>
        <w:t xml:space="preserve"> at </w:t>
      </w:r>
      <w:r w:rsidR="00D10F5C" w:rsidRPr="00F95D70">
        <w:rPr>
          <w:rFonts w:ascii="Times New Roman" w:hAnsi="Times New Roman" w:cs="Times New Roman"/>
          <w:color w:val="000000"/>
          <w:lang w:val="en-US"/>
        </w:rPr>
        <w:t xml:space="preserve">the </w:t>
      </w:r>
      <w:r w:rsidR="00042CCB" w:rsidRPr="00F95D70">
        <w:rPr>
          <w:rFonts w:ascii="Times New Roman" w:hAnsi="Times New Roman" w:cs="Times New Roman"/>
          <w:color w:val="000000"/>
          <w:lang w:val="en-US"/>
        </w:rPr>
        <w:t>regional level</w:t>
      </w:r>
      <w:r w:rsidR="006E1CA5" w:rsidRPr="00F95D70">
        <w:rPr>
          <w:rFonts w:ascii="Times New Roman" w:hAnsi="Times New Roman" w:cs="Times New Roman"/>
          <w:color w:val="000000"/>
          <w:lang w:val="en-US"/>
        </w:rPr>
        <w:t xml:space="preserve"> </w:t>
      </w:r>
      <w:r w:rsidR="004A4FBF" w:rsidRPr="00F95D70">
        <w:rPr>
          <w:rFonts w:ascii="Times New Roman" w:hAnsi="Times New Roman" w:cs="Times New Roman"/>
          <w:color w:val="000000"/>
          <w:lang w:val="en-US"/>
        </w:rPr>
        <w:t>in order to</w:t>
      </w:r>
      <w:r w:rsidR="006E1CA5" w:rsidRPr="00F95D70">
        <w:rPr>
          <w:rFonts w:ascii="Times New Roman" w:hAnsi="Times New Roman" w:cs="Times New Roman"/>
          <w:color w:val="000000"/>
          <w:lang w:val="en-US"/>
        </w:rPr>
        <w:t xml:space="preserve"> measure </w:t>
      </w:r>
      <w:r w:rsidR="00B20E4A" w:rsidRPr="00F95D70">
        <w:rPr>
          <w:rFonts w:ascii="Times New Roman" w:hAnsi="Times New Roman" w:cs="Times New Roman"/>
          <w:color w:val="000000"/>
          <w:lang w:val="en-US"/>
        </w:rPr>
        <w:t xml:space="preserve">numerically </w:t>
      </w:r>
      <w:r w:rsidR="006E1CA5" w:rsidRPr="00F95D70">
        <w:rPr>
          <w:rFonts w:ascii="Times New Roman" w:hAnsi="Times New Roman" w:cs="Times New Roman"/>
          <w:color w:val="000000"/>
          <w:lang w:val="en-US"/>
        </w:rPr>
        <w:t>the effect of whaling</w:t>
      </w:r>
      <w:r w:rsidR="00CC7A97" w:rsidRPr="00F95D70">
        <w:rPr>
          <w:rFonts w:ascii="Times New Roman" w:hAnsi="Times New Roman" w:cs="Times New Roman"/>
          <w:color w:val="000000"/>
          <w:lang w:val="en-US"/>
        </w:rPr>
        <w:t xml:space="preserve"> and</w:t>
      </w:r>
      <w:r w:rsidR="006710E7" w:rsidRPr="00F95D70">
        <w:rPr>
          <w:rFonts w:ascii="Times New Roman" w:hAnsi="Times New Roman" w:cs="Times New Roman"/>
          <w:color w:val="000000"/>
          <w:lang w:val="en-US"/>
        </w:rPr>
        <w:t xml:space="preserve"> </w:t>
      </w:r>
      <w:r w:rsidR="006E1CA5" w:rsidRPr="00F95D70">
        <w:rPr>
          <w:rFonts w:ascii="Times New Roman" w:hAnsi="Times New Roman" w:cs="Times New Roman"/>
          <w:color w:val="000000"/>
          <w:lang w:val="en-US"/>
        </w:rPr>
        <w:t xml:space="preserve">estimate </w:t>
      </w:r>
      <w:r w:rsidR="00C42CEF" w:rsidRPr="00F95D70">
        <w:rPr>
          <w:rFonts w:ascii="Times New Roman" w:hAnsi="Times New Roman" w:cs="Times New Roman"/>
          <w:color w:val="000000"/>
          <w:lang w:val="en-US"/>
        </w:rPr>
        <w:t xml:space="preserve">the </w:t>
      </w:r>
      <w:r w:rsidR="006E1CA5" w:rsidRPr="00F95D70">
        <w:rPr>
          <w:rFonts w:ascii="Times New Roman" w:hAnsi="Times New Roman" w:cs="Times New Roman"/>
          <w:color w:val="000000"/>
          <w:lang w:val="en-US"/>
        </w:rPr>
        <w:t xml:space="preserve">population </w:t>
      </w:r>
      <w:r w:rsidR="009F0AC6" w:rsidRPr="00F95D70">
        <w:rPr>
          <w:rFonts w:ascii="Times New Roman" w:hAnsi="Times New Roman" w:cs="Times New Roman"/>
          <w:color w:val="000000"/>
          <w:lang w:val="en-US"/>
        </w:rPr>
        <w:t>trend</w:t>
      </w:r>
      <w:r w:rsidR="006710E7" w:rsidRPr="00F95D70">
        <w:rPr>
          <w:rFonts w:ascii="Times New Roman" w:hAnsi="Times New Roman" w:cs="Times New Roman"/>
          <w:color w:val="000000"/>
          <w:lang w:val="en-US"/>
        </w:rPr>
        <w:t xml:space="preserve"> and</w:t>
      </w:r>
      <w:r w:rsidR="00522EC8" w:rsidRPr="00F95D70">
        <w:rPr>
          <w:rFonts w:ascii="Times New Roman" w:hAnsi="Times New Roman" w:cs="Times New Roman"/>
          <w:color w:val="000000"/>
          <w:lang w:val="en-US"/>
        </w:rPr>
        <w:t xml:space="preserve"> </w:t>
      </w:r>
      <w:r w:rsidR="006710E7" w:rsidRPr="00F95D70">
        <w:rPr>
          <w:rFonts w:ascii="Times New Roman" w:hAnsi="Times New Roman" w:cs="Times New Roman"/>
          <w:color w:val="000000"/>
          <w:lang w:val="en-US"/>
        </w:rPr>
        <w:t>recovery level after depletion</w:t>
      </w:r>
      <w:r w:rsidR="006E1CA5" w:rsidRPr="00F95D70">
        <w:rPr>
          <w:rFonts w:ascii="Times New Roman" w:hAnsi="Times New Roman" w:cs="Times New Roman"/>
          <w:color w:val="000000"/>
          <w:lang w:val="en-US"/>
        </w:rPr>
        <w:t>.</w:t>
      </w:r>
      <w:r w:rsidR="00E8519A" w:rsidRPr="00F95D70">
        <w:rPr>
          <w:rFonts w:ascii="Times New Roman" w:hAnsi="Times New Roman" w:cs="Times New Roman"/>
          <w:color w:val="000000"/>
          <w:lang w:val="en-US"/>
        </w:rPr>
        <w:t xml:space="preserve"> </w:t>
      </w:r>
      <w:r w:rsidR="005055B3" w:rsidRPr="00F95D70">
        <w:rPr>
          <w:rFonts w:ascii="Times New Roman" w:hAnsi="Times New Roman" w:cs="Times New Roman"/>
          <w:color w:val="000000"/>
          <w:lang w:val="en-US"/>
        </w:rPr>
        <w:t>W</w:t>
      </w:r>
      <w:r w:rsidR="00A81A42" w:rsidRPr="00F95D70">
        <w:rPr>
          <w:rFonts w:ascii="Times New Roman" w:hAnsi="Times New Roman" w:cs="Times New Roman"/>
          <w:color w:val="000000"/>
          <w:lang w:val="en-US"/>
        </w:rPr>
        <w:t xml:space="preserve">e </w:t>
      </w:r>
      <w:r w:rsidR="00E0035D" w:rsidRPr="00F95D70">
        <w:rPr>
          <w:rFonts w:ascii="Times New Roman" w:hAnsi="Times New Roman" w:cs="Times New Roman"/>
          <w:color w:val="000000"/>
          <w:lang w:val="en-US"/>
        </w:rPr>
        <w:t xml:space="preserve">reconstructed </w:t>
      </w:r>
      <w:r w:rsidR="00A27E69" w:rsidRPr="00F95D70">
        <w:rPr>
          <w:rFonts w:ascii="Times New Roman" w:hAnsi="Times New Roman" w:cs="Times New Roman"/>
          <w:color w:val="000000"/>
          <w:lang w:val="en-US"/>
        </w:rPr>
        <w:t xml:space="preserve">the catch history </w:t>
      </w:r>
      <w:r w:rsidR="00092D42" w:rsidRPr="00F95D70">
        <w:rPr>
          <w:rFonts w:ascii="Times New Roman" w:hAnsi="Times New Roman" w:cs="Times New Roman"/>
          <w:color w:val="000000"/>
          <w:lang w:val="en-US"/>
        </w:rPr>
        <w:t xml:space="preserve">of whaling </w:t>
      </w:r>
      <w:r w:rsidR="00BE47FF" w:rsidRPr="00F95D70">
        <w:rPr>
          <w:rFonts w:ascii="Times New Roman" w:hAnsi="Times New Roman" w:cs="Times New Roman"/>
          <w:color w:val="000000"/>
          <w:lang w:val="en-US"/>
        </w:rPr>
        <w:t>for the period 1670-</w:t>
      </w:r>
      <w:r w:rsidR="00DE7030" w:rsidRPr="00F95D70">
        <w:rPr>
          <w:rFonts w:ascii="Times New Roman" w:hAnsi="Times New Roman" w:cs="Times New Roman"/>
          <w:color w:val="000000"/>
          <w:lang w:val="en-US"/>
        </w:rPr>
        <w:t xml:space="preserve">1973 </w:t>
      </w:r>
      <w:r w:rsidR="00D06023" w:rsidRPr="00F95D70">
        <w:rPr>
          <w:rFonts w:ascii="Times New Roman" w:hAnsi="Times New Roman" w:cs="Times New Roman"/>
          <w:lang w:val="en-US"/>
        </w:rPr>
        <w:t xml:space="preserve">by an extensive </w:t>
      </w:r>
      <w:r w:rsidR="00B82D3E" w:rsidRPr="00F95D70">
        <w:rPr>
          <w:rFonts w:ascii="Times New Roman" w:hAnsi="Times New Roman" w:cs="Times New Roman"/>
          <w:lang w:val="en-US"/>
        </w:rPr>
        <w:t xml:space="preserve">review </w:t>
      </w:r>
      <w:r w:rsidR="00D06023" w:rsidRPr="00F95D70">
        <w:rPr>
          <w:rFonts w:ascii="Times New Roman" w:hAnsi="Times New Roman" w:cs="Times New Roman"/>
          <w:lang w:val="en-US"/>
        </w:rPr>
        <w:t xml:space="preserve">of </w:t>
      </w:r>
      <w:r w:rsidR="003764D4" w:rsidRPr="00F95D70">
        <w:rPr>
          <w:rFonts w:ascii="Times New Roman" w:hAnsi="Times New Roman" w:cs="Times New Roman"/>
          <w:lang w:val="en-US"/>
        </w:rPr>
        <w:t xml:space="preserve">different </w:t>
      </w:r>
      <w:r w:rsidR="00414E54" w:rsidRPr="00F95D70">
        <w:rPr>
          <w:rFonts w:ascii="Times New Roman" w:hAnsi="Times New Roman" w:cs="Times New Roman"/>
          <w:lang w:val="en-US"/>
        </w:rPr>
        <w:t xml:space="preserve">literatures </w:t>
      </w:r>
      <w:r w:rsidR="003764D4" w:rsidRPr="00F95D70">
        <w:rPr>
          <w:rFonts w:ascii="Times New Roman" w:hAnsi="Times New Roman" w:cs="Times New Roman"/>
          <w:lang w:val="en-US"/>
        </w:rPr>
        <w:t>sources, and then use</w:t>
      </w:r>
      <w:r w:rsidR="004631AA" w:rsidRPr="00F95D70">
        <w:rPr>
          <w:rFonts w:ascii="Times New Roman" w:hAnsi="Times New Roman" w:cs="Times New Roman"/>
          <w:lang w:val="en-US"/>
        </w:rPr>
        <w:t>d</w:t>
      </w:r>
      <w:r w:rsidR="003764D4" w:rsidRPr="00F95D70">
        <w:rPr>
          <w:rFonts w:ascii="Times New Roman" w:hAnsi="Times New Roman" w:cs="Times New Roman"/>
          <w:lang w:val="en-US"/>
        </w:rPr>
        <w:t xml:space="preserve"> this </w:t>
      </w:r>
      <w:r w:rsidR="004631AA" w:rsidRPr="00F95D70">
        <w:rPr>
          <w:rFonts w:ascii="Times New Roman" w:hAnsi="Times New Roman" w:cs="Times New Roman"/>
          <w:lang w:val="en-US"/>
        </w:rPr>
        <w:t xml:space="preserve">information </w:t>
      </w:r>
      <w:r w:rsidR="003764D4" w:rsidRPr="00F95D70">
        <w:rPr>
          <w:rFonts w:ascii="Times New Roman" w:hAnsi="Times New Roman" w:cs="Times New Roman"/>
          <w:lang w:val="en-US"/>
        </w:rPr>
        <w:t xml:space="preserve">to </w:t>
      </w:r>
      <w:del w:id="70" w:author="Grant Adams" w:date="2021-08-02T10:34:00Z">
        <w:r w:rsidR="00854A6F" w:rsidRPr="00F95D70" w:rsidDel="00EE4101">
          <w:rPr>
            <w:rFonts w:ascii="Times New Roman" w:hAnsi="Times New Roman" w:cs="Times New Roman"/>
            <w:lang w:val="en-US"/>
          </w:rPr>
          <w:delText xml:space="preserve">calculate </w:delText>
        </w:r>
      </w:del>
      <w:ins w:id="71" w:author="Grant Adams" w:date="2021-08-02T10:34:00Z">
        <w:r w:rsidR="00EE4101">
          <w:rPr>
            <w:rFonts w:ascii="Times New Roman" w:hAnsi="Times New Roman" w:cs="Times New Roman"/>
            <w:lang w:val="en-US"/>
          </w:rPr>
          <w:t>estimate</w:t>
        </w:r>
        <w:r w:rsidR="00EE4101" w:rsidRPr="00F95D70">
          <w:rPr>
            <w:rFonts w:ascii="Times New Roman" w:hAnsi="Times New Roman" w:cs="Times New Roman"/>
            <w:lang w:val="en-US"/>
          </w:rPr>
          <w:t xml:space="preserve"> </w:t>
        </w:r>
      </w:ins>
      <w:r w:rsidR="004B0A70" w:rsidRPr="00F95D70">
        <w:rPr>
          <w:rFonts w:ascii="Times New Roman" w:hAnsi="Times New Roman" w:cs="Times New Roman"/>
          <w:lang w:val="en-US"/>
        </w:rPr>
        <w:t xml:space="preserve">the </w:t>
      </w:r>
      <w:r w:rsidR="00854A6F" w:rsidRPr="00F95D70">
        <w:rPr>
          <w:rFonts w:ascii="Times New Roman" w:hAnsi="Times New Roman" w:cs="Times New Roman"/>
          <w:lang w:val="en-US"/>
        </w:rPr>
        <w:t xml:space="preserve">current </w:t>
      </w:r>
      <w:ins w:id="72" w:author="Grant Adams" w:date="2021-08-02T10:35:00Z">
        <w:r w:rsidR="00EE4101">
          <w:rPr>
            <w:rFonts w:ascii="Times New Roman" w:hAnsi="Times New Roman" w:cs="Times New Roman"/>
            <w:lang w:val="en-US"/>
          </w:rPr>
          <w:t>and pre-</w:t>
        </w:r>
      </w:ins>
      <w:ins w:id="73" w:author="Grant Adams" w:date="2021-08-02T10:36:00Z">
        <w:r w:rsidR="00EE4101">
          <w:rPr>
            <w:rFonts w:ascii="Times New Roman" w:hAnsi="Times New Roman" w:cs="Times New Roman"/>
            <w:lang w:val="en-US"/>
          </w:rPr>
          <w:t xml:space="preserve">exploited population </w:t>
        </w:r>
      </w:ins>
      <w:r w:rsidR="00854A6F" w:rsidRPr="00F95D70">
        <w:rPr>
          <w:rFonts w:ascii="Times New Roman" w:hAnsi="Times New Roman" w:cs="Times New Roman"/>
          <w:lang w:val="en-US"/>
        </w:rPr>
        <w:t>abundance</w:t>
      </w:r>
      <w:ins w:id="74" w:author="Grant Adams" w:date="2021-08-02T10:37:00Z">
        <w:r w:rsidR="00EE4101">
          <w:rPr>
            <w:rFonts w:ascii="Times New Roman" w:hAnsi="Times New Roman" w:cs="Times New Roman"/>
            <w:lang w:val="en-US"/>
          </w:rPr>
          <w:t>,</w:t>
        </w:r>
      </w:ins>
      <w:r w:rsidR="00854A6F" w:rsidRPr="00F95D70">
        <w:rPr>
          <w:rFonts w:ascii="Times New Roman" w:hAnsi="Times New Roman" w:cs="Times New Roman"/>
          <w:lang w:val="en-US"/>
        </w:rPr>
        <w:t xml:space="preserve"> </w:t>
      </w:r>
      <w:del w:id="75" w:author="Grant Adams" w:date="2021-08-02T10:34:00Z">
        <w:r w:rsidR="00854A6F" w:rsidRPr="00F95D70" w:rsidDel="00EE4101">
          <w:rPr>
            <w:rFonts w:ascii="Times New Roman" w:hAnsi="Times New Roman" w:cs="Times New Roman"/>
            <w:lang w:val="en-US"/>
          </w:rPr>
          <w:delText xml:space="preserve">estimates </w:delText>
        </w:r>
      </w:del>
      <w:del w:id="76" w:author="Grant Adams" w:date="2021-08-02T10:36:00Z">
        <w:r w:rsidR="00B65B14" w:rsidRPr="00F95D70" w:rsidDel="00EE4101">
          <w:rPr>
            <w:rFonts w:ascii="Times New Roman" w:hAnsi="Times New Roman" w:cs="Times New Roman"/>
            <w:lang w:val="en-US"/>
          </w:rPr>
          <w:delText>from</w:delText>
        </w:r>
        <w:r w:rsidR="00854A6F" w:rsidRPr="00F95D70" w:rsidDel="00EE4101">
          <w:rPr>
            <w:rFonts w:ascii="Times New Roman" w:hAnsi="Times New Roman" w:cs="Times New Roman"/>
            <w:lang w:val="en-US"/>
          </w:rPr>
          <w:delText xml:space="preserve"> </w:delText>
        </w:r>
        <w:r w:rsidR="004B0A70" w:rsidRPr="00F95D70" w:rsidDel="00EE4101">
          <w:rPr>
            <w:rFonts w:ascii="Times New Roman" w:hAnsi="Times New Roman" w:cs="Times New Roman"/>
            <w:lang w:val="en-US"/>
          </w:rPr>
          <w:delText>the</w:delText>
        </w:r>
        <w:r w:rsidR="00854A6F" w:rsidRPr="00F95D70" w:rsidDel="00EE4101">
          <w:rPr>
            <w:rFonts w:ascii="Times New Roman" w:hAnsi="Times New Roman" w:cs="Times New Roman"/>
            <w:lang w:val="en-US"/>
          </w:rPr>
          <w:delText xml:space="preserve"> pre-exploited population</w:delText>
        </w:r>
      </w:del>
      <w:del w:id="77" w:author="Grant Adams" w:date="2021-08-02T10:37:00Z">
        <w:r w:rsidR="003764D4" w:rsidRPr="00F95D70" w:rsidDel="00EE4101">
          <w:rPr>
            <w:rFonts w:ascii="Times New Roman" w:hAnsi="Times New Roman" w:cs="Times New Roman"/>
            <w:lang w:val="en-US"/>
          </w:rPr>
          <w:delText>.</w:delText>
        </w:r>
        <w:r w:rsidR="00854A6F" w:rsidRPr="00F95D70" w:rsidDel="00EE4101">
          <w:rPr>
            <w:rFonts w:ascii="Times New Roman" w:hAnsi="Times New Roman" w:cs="Times New Roman"/>
            <w:lang w:val="en-US"/>
          </w:rPr>
          <w:delText xml:space="preserve"> </w:delText>
        </w:r>
        <w:r w:rsidR="00041951" w:rsidRPr="00F95D70" w:rsidDel="00EE4101">
          <w:rPr>
            <w:rFonts w:ascii="Times New Roman" w:hAnsi="Times New Roman" w:cs="Times New Roman"/>
            <w:lang w:val="en-US"/>
          </w:rPr>
          <w:delText xml:space="preserve">To estimate </w:delText>
        </w:r>
      </w:del>
      <w:del w:id="78" w:author="Grant Adams" w:date="2021-08-02T10:36:00Z">
        <w:r w:rsidR="00041951" w:rsidRPr="00F95D70" w:rsidDel="00EE4101">
          <w:rPr>
            <w:rFonts w:ascii="Times New Roman" w:hAnsi="Times New Roman" w:cs="Times New Roman"/>
            <w:lang w:val="en-US"/>
          </w:rPr>
          <w:delText xml:space="preserve">the parameters of </w:delText>
        </w:r>
      </w:del>
      <w:del w:id="79" w:author="Grant Adams" w:date="2021-08-02T10:37:00Z">
        <w:r w:rsidR="00041951" w:rsidRPr="00F95D70" w:rsidDel="00EE4101">
          <w:rPr>
            <w:rFonts w:ascii="Times New Roman" w:hAnsi="Times New Roman" w:cs="Times New Roman"/>
            <w:lang w:val="en-US"/>
          </w:rPr>
          <w:delText xml:space="preserve">the population </w:delText>
        </w:r>
        <w:r w:rsidR="00FB7B99" w:rsidRPr="00F95D70" w:rsidDel="00EE4101">
          <w:rPr>
            <w:rFonts w:ascii="Times New Roman" w:hAnsi="Times New Roman" w:cs="Times New Roman"/>
            <w:lang w:val="en-US"/>
          </w:rPr>
          <w:delText>dynamic</w:delText>
        </w:r>
        <w:r w:rsidR="00041951" w:rsidRPr="00F95D70" w:rsidDel="00EE4101">
          <w:rPr>
            <w:rFonts w:ascii="Times New Roman" w:hAnsi="Times New Roman" w:cs="Times New Roman"/>
            <w:lang w:val="en-US"/>
          </w:rPr>
          <w:delText xml:space="preserve">, </w:delText>
        </w:r>
        <w:r w:rsidR="00203680" w:rsidRPr="00F95D70" w:rsidDel="00EE4101">
          <w:rPr>
            <w:rFonts w:ascii="Times New Roman" w:hAnsi="Times New Roman" w:cs="Times New Roman"/>
            <w:lang w:val="en-US"/>
          </w:rPr>
          <w:delText>we developed</w:delText>
        </w:r>
      </w:del>
      <w:ins w:id="80" w:author="Grant Adams" w:date="2021-08-02T10:37:00Z">
        <w:r w:rsidR="00EE4101">
          <w:rPr>
            <w:rFonts w:ascii="Times New Roman" w:hAnsi="Times New Roman" w:cs="Times New Roman"/>
            <w:lang w:val="en-US"/>
          </w:rPr>
          <w:t>using</w:t>
        </w:r>
      </w:ins>
      <w:r w:rsidR="00203680" w:rsidRPr="00F95D70">
        <w:rPr>
          <w:rFonts w:ascii="Times New Roman" w:hAnsi="Times New Roman" w:cs="Times New Roman"/>
          <w:lang w:val="en-US"/>
        </w:rPr>
        <w:t xml:space="preserve"> </w:t>
      </w:r>
      <w:r w:rsidR="00041951" w:rsidRPr="00F95D70">
        <w:rPr>
          <w:rFonts w:ascii="Times New Roman" w:hAnsi="Times New Roman" w:cs="Times New Roman"/>
          <w:lang w:val="en-US"/>
        </w:rPr>
        <w:t xml:space="preserve">a Bayesian state-space </w:t>
      </w:r>
      <w:r w:rsidR="00431A7A" w:rsidRPr="00F95D70">
        <w:rPr>
          <w:rFonts w:ascii="Times New Roman" w:hAnsi="Times New Roman" w:cs="Times New Roman"/>
          <w:lang w:val="en-US"/>
        </w:rPr>
        <w:t>surplus</w:t>
      </w:r>
      <w:r w:rsidR="0061535C" w:rsidRPr="00F95D70">
        <w:rPr>
          <w:rFonts w:ascii="Times New Roman" w:hAnsi="Times New Roman" w:cs="Times New Roman"/>
          <w:lang w:val="en-US"/>
        </w:rPr>
        <w:t xml:space="preserve"> </w:t>
      </w:r>
      <w:r w:rsidR="00431A7A" w:rsidRPr="00F95D70">
        <w:rPr>
          <w:rFonts w:ascii="Times New Roman" w:hAnsi="Times New Roman" w:cs="Times New Roman"/>
          <w:lang w:val="en-US"/>
        </w:rPr>
        <w:t xml:space="preserve">production </w:t>
      </w:r>
      <w:r w:rsidR="00041951" w:rsidRPr="00F95D70">
        <w:rPr>
          <w:rFonts w:ascii="Times New Roman" w:hAnsi="Times New Roman" w:cs="Times New Roman"/>
          <w:lang w:val="en-US"/>
        </w:rPr>
        <w:t>model</w:t>
      </w:r>
      <w:r w:rsidR="00030A3D" w:rsidRPr="00F95D70">
        <w:rPr>
          <w:rFonts w:ascii="Times New Roman" w:eastAsia="Adv OTee 46 0ee 4+ 20" w:hAnsi="Times New Roman" w:cs="Times New Roman"/>
          <w:lang w:val="en-US"/>
        </w:rPr>
        <w:t xml:space="preserve">. </w:t>
      </w:r>
      <w:r w:rsidR="009A48F0" w:rsidRPr="00F95D70">
        <w:rPr>
          <w:rFonts w:ascii="Times New Roman" w:eastAsia="Adv OTee 46 0ee 4+ 20" w:hAnsi="Times New Roman" w:cs="Times New Roman"/>
          <w:lang w:val="en-US"/>
        </w:rPr>
        <w:t>The r</w:t>
      </w:r>
      <w:r w:rsidR="009A37B7" w:rsidRPr="00F95D70">
        <w:rPr>
          <w:rFonts w:ascii="Times New Roman" w:eastAsia="Adv OTee 46 0ee 4+ 20" w:hAnsi="Times New Roman" w:cs="Times New Roman"/>
          <w:lang w:val="en-US"/>
        </w:rPr>
        <w:t xml:space="preserve">esults from this analysis enhance our understanding </w:t>
      </w:r>
      <w:r w:rsidR="001750D2" w:rsidRPr="00F95D70">
        <w:rPr>
          <w:rFonts w:ascii="Times New Roman" w:hAnsi="Times New Roman" w:cs="Times New Roman"/>
          <w:lang w:val="en-US"/>
        </w:rPr>
        <w:t xml:space="preserve">of the response of </w:t>
      </w:r>
      <w:r w:rsidR="00E87154" w:rsidRPr="00F95D70">
        <w:rPr>
          <w:rFonts w:ascii="Times New Roman" w:hAnsi="Times New Roman" w:cs="Times New Roman"/>
          <w:lang w:val="en-US"/>
        </w:rPr>
        <w:t xml:space="preserve">the </w:t>
      </w:r>
      <w:r w:rsidR="001750D2" w:rsidRPr="00F95D70">
        <w:rPr>
          <w:rFonts w:ascii="Times New Roman" w:hAnsi="Times New Roman" w:cs="Times New Roman"/>
          <w:lang w:val="en-US"/>
        </w:rPr>
        <w:t>species to past exploitation</w:t>
      </w:r>
      <w:r w:rsidR="00E304D5" w:rsidRPr="00F95D70">
        <w:rPr>
          <w:rFonts w:ascii="Times New Roman" w:hAnsi="Times New Roman" w:cs="Times New Roman"/>
          <w:lang w:val="en-US"/>
        </w:rPr>
        <w:t xml:space="preserve"> and</w:t>
      </w:r>
      <w:r w:rsidR="002F48DE" w:rsidRPr="00F95D70">
        <w:rPr>
          <w:rFonts w:ascii="Times New Roman" w:hAnsi="Times New Roman" w:cs="Times New Roman"/>
          <w:lang w:val="en-US"/>
        </w:rPr>
        <w:t xml:space="preserve"> thus </w:t>
      </w:r>
      <w:r w:rsidR="00D13A54" w:rsidRPr="00F95D70">
        <w:rPr>
          <w:rFonts w:ascii="Times New Roman" w:hAnsi="Times New Roman" w:cs="Times New Roman"/>
          <w:lang w:val="en-US"/>
        </w:rPr>
        <w:t>can</w:t>
      </w:r>
      <w:r w:rsidR="00E304D5" w:rsidRPr="00F95D70">
        <w:rPr>
          <w:rFonts w:ascii="Times New Roman" w:hAnsi="Times New Roman" w:cs="Times New Roman"/>
          <w:lang w:val="en-US"/>
        </w:rPr>
        <w:t xml:space="preserve"> </w:t>
      </w:r>
      <w:r w:rsidR="002F48DE" w:rsidRPr="00F95D70">
        <w:rPr>
          <w:rFonts w:ascii="Times New Roman" w:hAnsi="Times New Roman" w:cs="Times New Roman"/>
          <w:lang w:val="en-US"/>
        </w:rPr>
        <w:t xml:space="preserve">assist in </w:t>
      </w:r>
      <w:r w:rsidR="00E304D5" w:rsidRPr="00F95D70">
        <w:rPr>
          <w:rFonts w:ascii="Times New Roman" w:hAnsi="Times New Roman" w:cs="Times New Roman"/>
          <w:lang w:val="en-US"/>
        </w:rPr>
        <w:t>quantify</w:t>
      </w:r>
      <w:r w:rsidR="002F48DE" w:rsidRPr="00F95D70">
        <w:rPr>
          <w:rFonts w:ascii="Times New Roman" w:hAnsi="Times New Roman" w:cs="Times New Roman"/>
          <w:lang w:val="en-US"/>
        </w:rPr>
        <w:t>ing</w:t>
      </w:r>
      <w:r w:rsidR="00E304D5" w:rsidRPr="00F95D70">
        <w:rPr>
          <w:rFonts w:ascii="Times New Roman" w:hAnsi="Times New Roman" w:cs="Times New Roman"/>
          <w:lang w:val="en-US"/>
        </w:rPr>
        <w:t xml:space="preserve"> baselines for </w:t>
      </w:r>
      <w:r w:rsidR="00961AB9" w:rsidRPr="00F95D70">
        <w:rPr>
          <w:rFonts w:ascii="Times New Roman" w:hAnsi="Times New Roman" w:cs="Times New Roman"/>
          <w:lang w:val="en-US"/>
        </w:rPr>
        <w:t>conservation</w:t>
      </w:r>
      <w:r w:rsidR="00E304D5" w:rsidRPr="00F95D70">
        <w:rPr>
          <w:rFonts w:ascii="Times New Roman" w:hAnsi="Times New Roman" w:cs="Times New Roman"/>
          <w:lang w:val="en-US"/>
        </w:rPr>
        <w:t xml:space="preserve"> objectives </w:t>
      </w:r>
      <w:proofErr w:type="gramStart"/>
      <w:r w:rsidR="00E559D1" w:rsidRPr="00F95D70">
        <w:rPr>
          <w:rFonts w:ascii="Times New Roman" w:hAnsi="Times New Roman" w:cs="Times New Roman"/>
          <w:lang w:val="en-US"/>
        </w:rPr>
        <w:t>so as to</w:t>
      </w:r>
      <w:proofErr w:type="gramEnd"/>
      <w:r w:rsidR="00E559D1" w:rsidRPr="00F95D70">
        <w:rPr>
          <w:rFonts w:ascii="Times New Roman" w:hAnsi="Times New Roman" w:cs="Times New Roman"/>
          <w:lang w:val="en-US"/>
        </w:rPr>
        <w:t xml:space="preserve"> </w:t>
      </w:r>
      <w:r w:rsidR="00E304D5" w:rsidRPr="00F95D70">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70A143F7"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proofErr w:type="spellStart"/>
      <w:r w:rsidR="004A7BDF" w:rsidRPr="007B354F">
        <w:rPr>
          <w:rFonts w:ascii="Times New Roman" w:hAnsi="Times New Roman" w:cs="Times New Roman"/>
          <w:i/>
          <w:iCs/>
          <w:color w:val="auto"/>
          <w:sz w:val="22"/>
          <w:szCs w:val="22"/>
          <w:lang w:val="en-US"/>
        </w:rPr>
        <w:t>Eubalaena</w:t>
      </w:r>
      <w:proofErr w:type="spellEnd"/>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w:t>
      </w:r>
      <w:r w:rsidR="003366B6">
        <w:rPr>
          <w:rFonts w:ascii="Times New Roman" w:hAnsi="Times New Roman" w:cs="Times New Roman"/>
          <w:color w:val="auto"/>
          <w:sz w:val="22"/>
          <w:szCs w:val="22"/>
          <w:lang w:val="en-US"/>
        </w:rPr>
        <w:t>19</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6D55CF">
        <w:rPr>
          <w:rFonts w:ascii="Times New Roman" w:hAnsi="Times New Roman" w:cs="Times New Roman"/>
          <w:color w:val="auto"/>
          <w:sz w:val="22"/>
          <w:szCs w:val="22"/>
          <w:lang w:val="en-US"/>
        </w:rPr>
        <w:t>3</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w:t>
      </w:r>
      <w:proofErr w:type="spellStart"/>
      <w:r w:rsidR="0004736C" w:rsidRPr="00EE1973">
        <w:rPr>
          <w:rFonts w:ascii="Times New Roman" w:hAnsi="Times New Roman" w:cs="Times New Roman"/>
          <w:sz w:val="22"/>
          <w:szCs w:val="22"/>
          <w:lang w:val="en-US"/>
        </w:rPr>
        <w:t>Imbituba</w:t>
      </w:r>
      <w:proofErr w:type="spellEnd"/>
      <w:r w:rsidR="0004736C" w:rsidRPr="00EE1973">
        <w:rPr>
          <w:rFonts w:ascii="Times New Roman" w:hAnsi="Times New Roman" w:cs="Times New Roman"/>
          <w:sz w:val="22"/>
          <w:szCs w:val="22"/>
          <w:lang w:val="en-US"/>
        </w:rPr>
        <w:t xml:space="preserve">,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w:t>
      </w:r>
      <w:r w:rsidR="009E1224">
        <w:rPr>
          <w:rFonts w:ascii="Times New Roman" w:hAnsi="Times New Roman" w:cs="Times New Roman"/>
          <w:sz w:val="22"/>
          <w:szCs w:val="22"/>
          <w:lang w:val="en-US"/>
        </w:rPr>
        <w:t>4</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w:t>
      </w:r>
      <w:r w:rsidR="002E4A2A">
        <w:rPr>
          <w:rFonts w:ascii="Times New Roman" w:hAnsi="Times New Roman" w:cs="Times New Roman"/>
          <w:color w:val="auto"/>
          <w:sz w:val="22"/>
          <w:szCs w:val="22"/>
          <w:lang w:val="en-US"/>
        </w:rPr>
        <w:t>55</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w:t>
      </w:r>
      <w:r w:rsidR="00B449FA">
        <w:rPr>
          <w:rFonts w:ascii="Times New Roman" w:hAnsi="Times New Roman" w:cs="Times New Roman"/>
          <w:color w:val="auto"/>
          <w:sz w:val="22"/>
          <w:szCs w:val="22"/>
          <w:lang w:val="en-US"/>
        </w:rPr>
        <w:t>1</w:t>
      </w:r>
      <w:r w:rsidR="00540A18">
        <w:rPr>
          <w:rFonts w:ascii="Times New Roman" w:hAnsi="Times New Roman" w:cs="Times New Roman"/>
          <w:color w:val="auto"/>
          <w:sz w:val="22"/>
          <w:szCs w:val="22"/>
          <w:lang w:val="en-US"/>
        </w:rPr>
        <w:t>,</w:t>
      </w:r>
      <w:r w:rsidR="000828E9">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w:t>
      </w:r>
      <w:r w:rsidR="000828E9">
        <w:rPr>
          <w:rFonts w:ascii="Times New Roman" w:hAnsi="Times New Roman" w:cs="Times New Roman"/>
          <w:color w:val="auto"/>
          <w:sz w:val="22"/>
          <w:szCs w:val="22"/>
          <w:lang w:val="en-US"/>
        </w:rPr>
        <w:t>57</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w:t>
      </w:r>
      <w:r w:rsidR="00725E48">
        <w:rPr>
          <w:rFonts w:ascii="Times New Roman" w:hAnsi="Times New Roman" w:cs="Times New Roman"/>
          <w:color w:val="auto"/>
          <w:sz w:val="22"/>
          <w:szCs w:val="22"/>
          <w:lang w:val="en-US"/>
        </w:rPr>
        <w:t>58</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67B04860" w:rsidR="00B46C84" w:rsidRPr="009C1F67" w:rsidRDefault="00F6740E" w:rsidP="00F769C0">
      <w:pPr>
        <w:pStyle w:val="Default"/>
        <w:spacing w:line="360" w:lineRule="auto"/>
        <w:ind w:firstLine="284"/>
        <w:rPr>
          <w:rFonts w:ascii="Times New Roman" w:hAnsi="Times New Roman" w:cs="Times New Roman"/>
          <w:color w:val="auto"/>
          <w:sz w:val="22"/>
          <w:szCs w:val="22"/>
          <w:lang w:val="en-US"/>
        </w:rPr>
      </w:pPr>
      <w:r w:rsidRPr="00711CC5">
        <w:rPr>
          <w:rFonts w:ascii="Times New Roman" w:hAnsi="Times New Roman" w:cs="Times New Roman"/>
          <w:color w:val="auto"/>
          <w:sz w:val="22"/>
          <w:szCs w:val="22"/>
          <w:lang w:val="en-US"/>
        </w:rPr>
        <w:t>The catch history</w:t>
      </w:r>
      <w:r w:rsidR="005E2A20" w:rsidRPr="00711CC5">
        <w:rPr>
          <w:rFonts w:ascii="Times New Roman" w:hAnsi="Times New Roman" w:cs="Times New Roman"/>
          <w:color w:val="auto"/>
          <w:sz w:val="22"/>
          <w:szCs w:val="22"/>
          <w:lang w:val="en-US"/>
        </w:rPr>
        <w:t xml:space="preserve"> of </w:t>
      </w:r>
      <w:r w:rsidR="008B62DF" w:rsidRPr="00711CC5">
        <w:rPr>
          <w:rFonts w:ascii="Times New Roman" w:hAnsi="Times New Roman" w:cs="Times New Roman"/>
          <w:color w:val="auto"/>
          <w:sz w:val="22"/>
          <w:szCs w:val="22"/>
          <w:lang w:val="en-US"/>
        </w:rPr>
        <w:t xml:space="preserve">the </w:t>
      </w:r>
      <w:r w:rsidR="005E2A20" w:rsidRPr="00711CC5">
        <w:rPr>
          <w:rFonts w:ascii="Times New Roman" w:hAnsi="Times New Roman" w:cs="Times New Roman"/>
          <w:color w:val="auto"/>
          <w:sz w:val="22"/>
          <w:szCs w:val="22"/>
          <w:lang w:val="en-US"/>
        </w:rPr>
        <w:t>SRW</w:t>
      </w:r>
      <w:r w:rsidRPr="00711CC5">
        <w:rPr>
          <w:rFonts w:ascii="Times New Roman" w:hAnsi="Times New Roman" w:cs="Times New Roman"/>
          <w:color w:val="auto"/>
          <w:sz w:val="22"/>
          <w:szCs w:val="22"/>
          <w:lang w:val="en-US"/>
        </w:rPr>
        <w:t xml:space="preserve"> </w:t>
      </w:r>
      <w:r w:rsidR="00337D9D" w:rsidRPr="00711CC5">
        <w:rPr>
          <w:rFonts w:ascii="Times New Roman" w:hAnsi="Times New Roman" w:cs="Times New Roman"/>
          <w:color w:val="auto"/>
          <w:sz w:val="22"/>
          <w:szCs w:val="22"/>
          <w:lang w:val="en-US"/>
        </w:rPr>
        <w:t xml:space="preserve">from the </w:t>
      </w:r>
      <w:r w:rsidR="00E00E6B" w:rsidRPr="00711CC5">
        <w:rPr>
          <w:rFonts w:ascii="Times New Roman" w:hAnsi="Times New Roman" w:cs="Times New Roman"/>
          <w:color w:val="auto"/>
          <w:sz w:val="22"/>
          <w:szCs w:val="22"/>
          <w:lang w:val="en-US"/>
        </w:rPr>
        <w:t>south</w:t>
      </w:r>
      <w:r w:rsidR="006A216D" w:rsidRPr="00711CC5">
        <w:rPr>
          <w:rFonts w:ascii="Times New Roman" w:hAnsi="Times New Roman" w:cs="Times New Roman"/>
          <w:color w:val="auto"/>
          <w:sz w:val="22"/>
          <w:szCs w:val="22"/>
          <w:lang w:val="en-US"/>
        </w:rPr>
        <w:t xml:space="preserve">western </w:t>
      </w:r>
      <w:r w:rsidR="00337D9D" w:rsidRPr="00711CC5">
        <w:rPr>
          <w:rFonts w:ascii="Times New Roman" w:hAnsi="Times New Roman" w:cs="Times New Roman"/>
          <w:color w:val="auto"/>
          <w:sz w:val="22"/>
          <w:szCs w:val="22"/>
          <w:lang w:val="en-US"/>
        </w:rPr>
        <w:t xml:space="preserve">Atlantic Ocean </w:t>
      </w:r>
      <w:r w:rsidR="00276074" w:rsidRPr="00711CC5">
        <w:rPr>
          <w:rFonts w:ascii="Times New Roman" w:hAnsi="Times New Roman" w:cs="Times New Roman"/>
          <w:color w:val="auto"/>
          <w:sz w:val="22"/>
          <w:szCs w:val="22"/>
          <w:lang w:val="en-US"/>
        </w:rPr>
        <w:t>(</w:t>
      </w:r>
      <w:ins w:id="81" w:author="Maria Alejandra Romero" w:date="2021-07-30T23:30:00Z">
        <w:r w:rsidR="00445FDA">
          <w:rPr>
            <w:rFonts w:ascii="Times New Roman" w:hAnsi="Times New Roman" w:cs="Times New Roman"/>
            <w:color w:val="auto"/>
            <w:sz w:val="22"/>
            <w:szCs w:val="22"/>
            <w:lang w:val="en-US"/>
          </w:rPr>
          <w:t xml:space="preserve">Table S1, </w:t>
        </w:r>
      </w:ins>
      <w:r w:rsidR="00276074" w:rsidRPr="00711CC5">
        <w:rPr>
          <w:rFonts w:ascii="Times New Roman" w:hAnsi="Times New Roman" w:cs="Times New Roman"/>
          <w:color w:val="auto"/>
          <w:sz w:val="22"/>
          <w:szCs w:val="22"/>
          <w:lang w:val="en-US"/>
        </w:rPr>
        <w:t xml:space="preserve">Fig. 1) </w:t>
      </w:r>
      <w:r w:rsidR="00360A24" w:rsidRPr="00711CC5">
        <w:rPr>
          <w:rFonts w:ascii="Times New Roman" w:hAnsi="Times New Roman" w:cs="Times New Roman"/>
          <w:color w:val="auto"/>
          <w:sz w:val="22"/>
          <w:szCs w:val="22"/>
          <w:lang w:val="en-US"/>
        </w:rPr>
        <w:t>w</w:t>
      </w:r>
      <w:r w:rsidR="00F13ACD" w:rsidRPr="00711CC5">
        <w:rPr>
          <w:rFonts w:ascii="Times New Roman" w:hAnsi="Times New Roman" w:cs="Times New Roman"/>
          <w:color w:val="auto"/>
          <w:sz w:val="22"/>
          <w:szCs w:val="22"/>
          <w:lang w:val="en-US"/>
        </w:rPr>
        <w:t>as</w:t>
      </w:r>
      <w:r w:rsidR="00360A24" w:rsidRPr="00711CC5">
        <w:rPr>
          <w:rFonts w:ascii="Times New Roman" w:hAnsi="Times New Roman" w:cs="Times New Roman"/>
          <w:color w:val="auto"/>
          <w:sz w:val="22"/>
          <w:szCs w:val="22"/>
          <w:lang w:val="en-US"/>
        </w:rPr>
        <w:t xml:space="preserve"> </w:t>
      </w:r>
      <w:r w:rsidR="002A1A3B" w:rsidRPr="009C1F67">
        <w:rPr>
          <w:rFonts w:ascii="Times New Roman" w:hAnsi="Times New Roman" w:cs="Times New Roman"/>
          <w:color w:val="auto"/>
          <w:sz w:val="22"/>
          <w:szCs w:val="22"/>
          <w:lang w:val="en-US"/>
        </w:rPr>
        <w:t>reconstructed</w:t>
      </w:r>
      <w:r w:rsidR="00360A24" w:rsidRPr="009C1F67">
        <w:rPr>
          <w:rFonts w:ascii="Times New Roman" w:hAnsi="Times New Roman" w:cs="Times New Roman"/>
          <w:color w:val="auto"/>
          <w:sz w:val="22"/>
          <w:szCs w:val="22"/>
          <w:lang w:val="en-US"/>
        </w:rPr>
        <w:t xml:space="preserve"> </w:t>
      </w:r>
      <w:r w:rsidR="00C22083" w:rsidRPr="009C1F67">
        <w:rPr>
          <w:rFonts w:ascii="Times New Roman" w:hAnsi="Times New Roman" w:cs="Times New Roman"/>
          <w:color w:val="auto"/>
          <w:sz w:val="22"/>
          <w:szCs w:val="22"/>
          <w:lang w:val="en-US"/>
        </w:rPr>
        <w:t xml:space="preserve">by combining </w:t>
      </w:r>
      <w:r w:rsidR="00FF4AF9" w:rsidRPr="009C1F67">
        <w:rPr>
          <w:rFonts w:ascii="Times New Roman" w:hAnsi="Times New Roman" w:cs="Times New Roman"/>
          <w:color w:val="auto"/>
          <w:sz w:val="22"/>
          <w:szCs w:val="22"/>
          <w:lang w:val="en-US"/>
        </w:rPr>
        <w:t>information from the following source</w:t>
      </w:r>
      <w:r w:rsidR="005E2A20" w:rsidRPr="009C1F67">
        <w:rPr>
          <w:rFonts w:ascii="Times New Roman" w:hAnsi="Times New Roman" w:cs="Times New Roman"/>
          <w:color w:val="auto"/>
          <w:sz w:val="22"/>
          <w:szCs w:val="22"/>
          <w:lang w:val="en-US"/>
        </w:rPr>
        <w:t>s</w:t>
      </w:r>
      <w:r w:rsidR="00FF4AF9" w:rsidRPr="009C1F67">
        <w:rPr>
          <w:rFonts w:ascii="Times New Roman" w:hAnsi="Times New Roman" w:cs="Times New Roman"/>
          <w:color w:val="auto"/>
          <w:sz w:val="22"/>
          <w:szCs w:val="22"/>
          <w:lang w:val="en-US"/>
        </w:rPr>
        <w:t>:</w:t>
      </w:r>
    </w:p>
    <w:p w14:paraId="53AAD5E0" w14:textId="6949BD8F" w:rsidR="00206AC9" w:rsidRPr="00390A54"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9C1F67">
        <w:rPr>
          <w:rFonts w:ascii="Times New Roman" w:hAnsi="Times New Roman" w:cs="Times New Roman"/>
          <w:i/>
          <w:iCs/>
          <w:color w:val="auto"/>
          <w:sz w:val="22"/>
          <w:szCs w:val="22"/>
          <w:lang w:val="en-US"/>
        </w:rPr>
        <w:t>A</w:t>
      </w:r>
      <w:r w:rsidR="00EE2449" w:rsidRPr="009C1F67">
        <w:rPr>
          <w:rFonts w:ascii="Times New Roman" w:hAnsi="Times New Roman" w:cs="Times New Roman"/>
          <w:i/>
          <w:iCs/>
          <w:color w:val="auto"/>
          <w:sz w:val="22"/>
          <w:szCs w:val="22"/>
          <w:lang w:val="en-US"/>
        </w:rPr>
        <w:t xml:space="preserve">n extensive </w:t>
      </w:r>
      <w:r w:rsidR="00337D9D" w:rsidRPr="009C1F67">
        <w:rPr>
          <w:rFonts w:ascii="Times New Roman" w:hAnsi="Times New Roman" w:cs="Times New Roman"/>
          <w:i/>
          <w:iCs/>
          <w:color w:val="auto"/>
          <w:sz w:val="22"/>
          <w:szCs w:val="22"/>
          <w:lang w:val="en-US"/>
        </w:rPr>
        <w:t>revi</w:t>
      </w:r>
      <w:r w:rsidR="002015C5" w:rsidRPr="009C1F67">
        <w:rPr>
          <w:rFonts w:ascii="Times New Roman" w:hAnsi="Times New Roman" w:cs="Times New Roman"/>
          <w:i/>
          <w:iCs/>
          <w:color w:val="auto"/>
          <w:sz w:val="22"/>
          <w:szCs w:val="22"/>
          <w:lang w:val="en-US"/>
        </w:rPr>
        <w:t>ew</w:t>
      </w:r>
      <w:r w:rsidR="00337D9D" w:rsidRPr="009C1F67">
        <w:rPr>
          <w:rFonts w:ascii="Times New Roman" w:hAnsi="Times New Roman" w:cs="Times New Roman"/>
          <w:i/>
          <w:iCs/>
          <w:color w:val="auto"/>
          <w:sz w:val="22"/>
          <w:szCs w:val="22"/>
          <w:lang w:val="en-US"/>
        </w:rPr>
        <w:t xml:space="preserve"> of </w:t>
      </w:r>
      <w:r w:rsidR="006265C4" w:rsidRPr="009C1F67">
        <w:rPr>
          <w:rFonts w:ascii="Times New Roman" w:hAnsi="Times New Roman" w:cs="Times New Roman"/>
          <w:i/>
          <w:iCs/>
          <w:color w:val="auto"/>
          <w:sz w:val="22"/>
          <w:szCs w:val="22"/>
          <w:lang w:val="en-US"/>
        </w:rPr>
        <w:t>p</w:t>
      </w:r>
      <w:r w:rsidR="007A69C3" w:rsidRPr="009C1F67">
        <w:rPr>
          <w:rFonts w:ascii="Times New Roman" w:hAnsi="Times New Roman" w:cs="Times New Roman"/>
          <w:i/>
          <w:iCs/>
          <w:color w:val="auto"/>
          <w:sz w:val="22"/>
          <w:szCs w:val="22"/>
          <w:lang w:val="en-US"/>
        </w:rPr>
        <w:t>ublish</w:t>
      </w:r>
      <w:r w:rsidR="00861CB8" w:rsidRPr="009C1F67">
        <w:rPr>
          <w:rFonts w:ascii="Times New Roman" w:hAnsi="Times New Roman" w:cs="Times New Roman"/>
          <w:i/>
          <w:iCs/>
          <w:color w:val="auto"/>
          <w:sz w:val="22"/>
          <w:szCs w:val="22"/>
          <w:lang w:val="en-US"/>
        </w:rPr>
        <w:t>ed</w:t>
      </w:r>
      <w:r w:rsidR="007A69C3" w:rsidRPr="009C1F67">
        <w:rPr>
          <w:rFonts w:ascii="Times New Roman" w:hAnsi="Times New Roman" w:cs="Times New Roman"/>
          <w:i/>
          <w:iCs/>
          <w:color w:val="auto"/>
          <w:sz w:val="22"/>
          <w:szCs w:val="22"/>
          <w:lang w:val="en-US"/>
        </w:rPr>
        <w:t xml:space="preserve"> </w:t>
      </w:r>
      <w:r w:rsidR="00C77248" w:rsidRPr="009C1F67">
        <w:rPr>
          <w:rFonts w:ascii="Times New Roman" w:hAnsi="Times New Roman" w:cs="Times New Roman"/>
          <w:i/>
          <w:iCs/>
          <w:color w:val="auto"/>
          <w:sz w:val="22"/>
          <w:szCs w:val="22"/>
          <w:lang w:val="en-US"/>
        </w:rPr>
        <w:t>articles</w:t>
      </w:r>
      <w:r w:rsidR="00B46C84" w:rsidRPr="009C1F67">
        <w:rPr>
          <w:rFonts w:ascii="Times New Roman" w:hAnsi="Times New Roman" w:cs="Times New Roman"/>
          <w:i/>
          <w:iCs/>
          <w:color w:val="auto"/>
          <w:sz w:val="22"/>
          <w:szCs w:val="22"/>
          <w:lang w:val="en-US"/>
        </w:rPr>
        <w:t xml:space="preserve">, </w:t>
      </w:r>
      <w:r w:rsidR="00E12677" w:rsidRPr="009C1F67">
        <w:rPr>
          <w:rFonts w:ascii="Times New Roman" w:hAnsi="Times New Roman" w:cs="Times New Roman"/>
          <w:i/>
          <w:iCs/>
          <w:color w:val="auto"/>
          <w:sz w:val="22"/>
          <w:szCs w:val="22"/>
          <w:lang w:val="en-US"/>
        </w:rPr>
        <w:t>books,</w:t>
      </w:r>
      <w:r w:rsidR="00B46C84" w:rsidRPr="009C1F67">
        <w:rPr>
          <w:rFonts w:ascii="Times New Roman" w:hAnsi="Times New Roman" w:cs="Times New Roman"/>
          <w:i/>
          <w:iCs/>
          <w:color w:val="auto"/>
          <w:sz w:val="22"/>
          <w:szCs w:val="22"/>
          <w:lang w:val="en-US"/>
        </w:rPr>
        <w:t xml:space="preserve"> and thes</w:t>
      </w:r>
      <w:r w:rsidR="004E723E" w:rsidRPr="009C1F67">
        <w:rPr>
          <w:rFonts w:ascii="Times New Roman" w:hAnsi="Times New Roman" w:cs="Times New Roman"/>
          <w:i/>
          <w:iCs/>
          <w:color w:val="auto"/>
          <w:sz w:val="22"/>
          <w:szCs w:val="22"/>
          <w:lang w:val="en-US"/>
        </w:rPr>
        <w:t>e</w:t>
      </w:r>
      <w:r w:rsidR="00B46C84" w:rsidRPr="009C1F67">
        <w:rPr>
          <w:rFonts w:ascii="Times New Roman" w:hAnsi="Times New Roman" w:cs="Times New Roman"/>
          <w:i/>
          <w:iCs/>
          <w:color w:val="auto"/>
          <w:sz w:val="22"/>
          <w:szCs w:val="22"/>
          <w:lang w:val="en-US"/>
        </w:rPr>
        <w:t>s</w:t>
      </w:r>
      <w:r w:rsidR="00E12677" w:rsidRPr="009C1F67">
        <w:rPr>
          <w:rFonts w:ascii="Times New Roman" w:hAnsi="Times New Roman" w:cs="Times New Roman"/>
          <w:color w:val="auto"/>
          <w:sz w:val="22"/>
          <w:szCs w:val="22"/>
          <w:lang w:val="en-US"/>
        </w:rPr>
        <w:t>.</w:t>
      </w:r>
      <w:r w:rsidR="000B277C" w:rsidRPr="009C1F67">
        <w:rPr>
          <w:rFonts w:ascii="Times New Roman" w:hAnsi="Times New Roman" w:cs="Times New Roman"/>
          <w:color w:val="auto"/>
          <w:sz w:val="22"/>
          <w:szCs w:val="22"/>
          <w:lang w:val="en-US"/>
        </w:rPr>
        <w:t xml:space="preserve"> </w:t>
      </w:r>
      <w:r w:rsidR="00032E85" w:rsidRPr="009C1F67">
        <w:rPr>
          <w:rFonts w:ascii="Times New Roman" w:hAnsi="Times New Roman" w:cs="Times New Roman"/>
          <w:color w:val="auto"/>
          <w:sz w:val="22"/>
          <w:szCs w:val="22"/>
          <w:lang w:val="en-US"/>
        </w:rPr>
        <w:t>Partial c</w:t>
      </w:r>
      <w:r w:rsidR="000B277C" w:rsidRPr="009C1F67">
        <w:rPr>
          <w:rFonts w:ascii="Times New Roman" w:hAnsi="Times New Roman" w:cs="Times New Roman"/>
          <w:color w:val="auto"/>
          <w:sz w:val="22"/>
          <w:szCs w:val="22"/>
          <w:lang w:val="en-US"/>
        </w:rPr>
        <w:t xml:space="preserve">atch </w:t>
      </w:r>
      <w:r w:rsidR="000B277C" w:rsidRPr="00390A54">
        <w:rPr>
          <w:rFonts w:ascii="Times New Roman" w:hAnsi="Times New Roman" w:cs="Times New Roman"/>
          <w:color w:val="auto"/>
          <w:sz w:val="22"/>
          <w:szCs w:val="22"/>
          <w:lang w:val="en-US"/>
        </w:rPr>
        <w:t xml:space="preserve">reconstructions are available for different </w:t>
      </w:r>
      <w:proofErr w:type="gramStart"/>
      <w:r w:rsidR="000B277C" w:rsidRPr="00390A54">
        <w:rPr>
          <w:rFonts w:ascii="Times New Roman" w:hAnsi="Times New Roman" w:cs="Times New Roman"/>
          <w:color w:val="auto"/>
          <w:sz w:val="22"/>
          <w:szCs w:val="22"/>
          <w:lang w:val="en-US"/>
        </w:rPr>
        <w:t>fleets</w:t>
      </w:r>
      <w:r w:rsidR="00B85037" w:rsidRPr="00390A54">
        <w:rPr>
          <w:rFonts w:ascii="Times New Roman" w:hAnsi="Times New Roman" w:cs="Times New Roman"/>
          <w:color w:val="auto"/>
          <w:sz w:val="22"/>
          <w:szCs w:val="22"/>
          <w:lang w:val="en-US"/>
        </w:rPr>
        <w:t xml:space="preserve">, </w:t>
      </w:r>
      <w:r w:rsidR="001B6FC2" w:rsidRPr="00390A54">
        <w:rPr>
          <w:rFonts w:ascii="Times New Roman" w:hAnsi="Times New Roman" w:cs="Times New Roman"/>
          <w:color w:val="auto"/>
          <w:sz w:val="22"/>
          <w:szCs w:val="22"/>
          <w:lang w:val="en-US"/>
        </w:rPr>
        <w:t>but</w:t>
      </w:r>
      <w:proofErr w:type="gramEnd"/>
      <w:r w:rsidR="001B6FC2" w:rsidRPr="00390A54">
        <w:rPr>
          <w:rFonts w:ascii="Times New Roman" w:hAnsi="Times New Roman" w:cs="Times New Roman"/>
          <w:color w:val="auto"/>
          <w:sz w:val="22"/>
          <w:szCs w:val="22"/>
          <w:lang w:val="en-US"/>
        </w:rPr>
        <w:t xml:space="preserve"> vary </w:t>
      </w:r>
      <w:r w:rsidR="00B85037" w:rsidRPr="00390A54">
        <w:rPr>
          <w:rFonts w:ascii="Times New Roman" w:hAnsi="Times New Roman" w:cs="Times New Roman"/>
          <w:color w:val="auto"/>
          <w:sz w:val="22"/>
          <w:szCs w:val="22"/>
          <w:lang w:val="en-US"/>
        </w:rPr>
        <w:t xml:space="preserve">in completeness and in the information tabulated. </w:t>
      </w:r>
      <w:r w:rsidR="009C6E13" w:rsidRPr="00390A54">
        <w:rPr>
          <w:rFonts w:ascii="Times New Roman" w:hAnsi="Times New Roman" w:cs="Times New Roman"/>
          <w:color w:val="auto"/>
          <w:sz w:val="22"/>
          <w:szCs w:val="22"/>
          <w:lang w:val="en-US"/>
        </w:rPr>
        <w:t xml:space="preserve">The whaling operation </w:t>
      </w:r>
      <w:r w:rsidR="0012103A" w:rsidRPr="00390A54">
        <w:rPr>
          <w:rFonts w:ascii="Times New Roman" w:hAnsi="Times New Roman" w:cs="Times New Roman"/>
          <w:color w:val="auto"/>
          <w:sz w:val="22"/>
          <w:szCs w:val="22"/>
          <w:lang w:val="en-US"/>
        </w:rPr>
        <w:t>along</w:t>
      </w:r>
      <w:r w:rsidR="009C6E13" w:rsidRPr="00390A54">
        <w:rPr>
          <w:rFonts w:ascii="Times New Roman" w:hAnsi="Times New Roman" w:cs="Times New Roman"/>
          <w:color w:val="auto"/>
          <w:sz w:val="22"/>
          <w:szCs w:val="22"/>
          <w:lang w:val="en-US"/>
        </w:rPr>
        <w:t xml:space="preserve"> </w:t>
      </w:r>
      <w:r w:rsidR="0012103A" w:rsidRPr="00390A54">
        <w:rPr>
          <w:rFonts w:ascii="Times New Roman" w:hAnsi="Times New Roman" w:cs="Times New Roman"/>
          <w:color w:val="auto"/>
          <w:sz w:val="22"/>
          <w:szCs w:val="22"/>
          <w:lang w:val="en-US"/>
        </w:rPr>
        <w:t>the coast of Brazil</w:t>
      </w:r>
      <w:r w:rsidR="009C6E13" w:rsidRPr="00390A54">
        <w:rPr>
          <w:rFonts w:ascii="Times New Roman" w:hAnsi="Times New Roman" w:cs="Times New Roman"/>
          <w:color w:val="auto"/>
          <w:sz w:val="22"/>
          <w:szCs w:val="22"/>
          <w:lang w:val="en-US"/>
        </w:rPr>
        <w:t xml:space="preserve"> was </w:t>
      </w:r>
      <w:r w:rsidR="00494A6D" w:rsidRPr="00390A54">
        <w:rPr>
          <w:rFonts w:ascii="Times New Roman" w:hAnsi="Times New Roman" w:cs="Times New Roman"/>
          <w:color w:val="auto"/>
          <w:sz w:val="22"/>
          <w:szCs w:val="22"/>
          <w:lang w:val="en-US"/>
        </w:rPr>
        <w:t xml:space="preserve">initially </w:t>
      </w:r>
      <w:r w:rsidR="00FB1AE6" w:rsidRPr="00390A54">
        <w:rPr>
          <w:rFonts w:ascii="Times New Roman" w:hAnsi="Times New Roman" w:cs="Times New Roman"/>
          <w:color w:val="auto"/>
          <w:sz w:val="22"/>
          <w:szCs w:val="22"/>
          <w:lang w:val="en-US"/>
        </w:rPr>
        <w:t>revi</w:t>
      </w:r>
      <w:r w:rsidR="00494A6D" w:rsidRPr="00390A54">
        <w:rPr>
          <w:rFonts w:ascii="Times New Roman" w:hAnsi="Times New Roman" w:cs="Times New Roman"/>
          <w:color w:val="auto"/>
          <w:sz w:val="22"/>
          <w:szCs w:val="22"/>
          <w:lang w:val="en-US"/>
        </w:rPr>
        <w:t>ewed</w:t>
      </w:r>
      <w:r w:rsidR="00FB1AE6" w:rsidRPr="00390A54">
        <w:rPr>
          <w:rFonts w:ascii="Times New Roman" w:hAnsi="Times New Roman" w:cs="Times New Roman"/>
          <w:color w:val="auto"/>
          <w:sz w:val="22"/>
          <w:szCs w:val="22"/>
          <w:lang w:val="en-US"/>
        </w:rPr>
        <w:t xml:space="preserve"> by Ellis </w:t>
      </w:r>
      <w:r w:rsidR="0005735B" w:rsidRPr="00390A54">
        <w:rPr>
          <w:rFonts w:ascii="Times New Roman" w:hAnsi="Times New Roman" w:cs="Times New Roman"/>
          <w:color w:val="auto"/>
          <w:sz w:val="22"/>
          <w:szCs w:val="22"/>
          <w:lang w:val="en-US"/>
        </w:rPr>
        <w:lastRenderedPageBreak/>
        <w:t>[</w:t>
      </w:r>
      <w:r w:rsidR="00876D8C" w:rsidRPr="001530D2">
        <w:rPr>
          <w:rFonts w:ascii="Times New Roman" w:hAnsi="Times New Roman" w:cs="Times New Roman"/>
          <w:color w:val="auto"/>
          <w:sz w:val="22"/>
          <w:szCs w:val="22"/>
          <w:lang w:val="en-US"/>
        </w:rPr>
        <w:t>59,60</w:t>
      </w:r>
      <w:r w:rsidR="0005735B" w:rsidRPr="00390A54">
        <w:rPr>
          <w:rFonts w:ascii="Times New Roman" w:hAnsi="Times New Roman" w:cs="Times New Roman"/>
          <w:color w:val="auto"/>
          <w:sz w:val="22"/>
          <w:szCs w:val="22"/>
          <w:lang w:val="en-US"/>
        </w:rPr>
        <w:t>]</w:t>
      </w:r>
      <w:r w:rsidR="00B44408" w:rsidRPr="00390A54">
        <w:rPr>
          <w:rFonts w:ascii="Times New Roman" w:hAnsi="Times New Roman" w:cs="Times New Roman"/>
          <w:color w:val="auto"/>
          <w:sz w:val="22"/>
          <w:szCs w:val="22"/>
          <w:lang w:val="en-US"/>
        </w:rPr>
        <w:t xml:space="preserve"> </w:t>
      </w:r>
      <w:r w:rsidR="00E15839" w:rsidRPr="00390A54">
        <w:rPr>
          <w:rFonts w:ascii="Times New Roman" w:hAnsi="Times New Roman" w:cs="Times New Roman"/>
          <w:color w:val="auto"/>
          <w:sz w:val="22"/>
          <w:szCs w:val="22"/>
          <w:lang w:val="en-US"/>
        </w:rPr>
        <w:t xml:space="preserve">and </w:t>
      </w:r>
      <w:r w:rsidR="005001B6" w:rsidRPr="00390A54">
        <w:rPr>
          <w:rFonts w:ascii="Times New Roman" w:hAnsi="Times New Roman" w:cs="Times New Roman"/>
          <w:color w:val="auto"/>
          <w:sz w:val="22"/>
          <w:szCs w:val="22"/>
          <w:lang w:val="en-US"/>
        </w:rPr>
        <w:t xml:space="preserve">subsequently </w:t>
      </w:r>
      <w:r w:rsidR="00E15839" w:rsidRPr="00390A54">
        <w:rPr>
          <w:rFonts w:ascii="Times New Roman" w:hAnsi="Times New Roman" w:cs="Times New Roman"/>
          <w:color w:val="auto"/>
          <w:sz w:val="22"/>
          <w:szCs w:val="22"/>
          <w:lang w:val="en-US"/>
        </w:rPr>
        <w:t xml:space="preserve">by </w:t>
      </w:r>
      <w:r w:rsidR="00A54C85" w:rsidRPr="00390A54">
        <w:rPr>
          <w:rFonts w:ascii="Times New Roman" w:hAnsi="Times New Roman" w:cs="Times New Roman"/>
          <w:color w:val="auto"/>
          <w:sz w:val="22"/>
          <w:szCs w:val="22"/>
          <w:lang w:val="en-US"/>
        </w:rPr>
        <w:t xml:space="preserve">Palazzo &amp; Carter </w:t>
      </w:r>
      <w:r w:rsidR="00783DEB" w:rsidRPr="00390A54">
        <w:rPr>
          <w:rFonts w:ascii="Times New Roman" w:hAnsi="Times New Roman" w:cs="Times New Roman"/>
          <w:color w:val="auto"/>
          <w:sz w:val="22"/>
          <w:szCs w:val="22"/>
          <w:lang w:val="en-US"/>
        </w:rPr>
        <w:t>[6</w:t>
      </w:r>
      <w:r w:rsidR="00C4074D" w:rsidRPr="001530D2">
        <w:rPr>
          <w:rFonts w:ascii="Times New Roman" w:hAnsi="Times New Roman" w:cs="Times New Roman"/>
          <w:color w:val="auto"/>
          <w:sz w:val="22"/>
          <w:szCs w:val="22"/>
          <w:lang w:val="en-US"/>
        </w:rPr>
        <w:t>1</w:t>
      </w:r>
      <w:r w:rsidR="00783DEB" w:rsidRPr="00390A54">
        <w:rPr>
          <w:rFonts w:ascii="Times New Roman" w:hAnsi="Times New Roman" w:cs="Times New Roman"/>
          <w:color w:val="auto"/>
          <w:sz w:val="22"/>
          <w:szCs w:val="22"/>
          <w:lang w:val="en-US"/>
        </w:rPr>
        <w:t>]</w:t>
      </w:r>
      <w:r w:rsidR="009A355D" w:rsidRPr="00390A54">
        <w:rPr>
          <w:rFonts w:ascii="Times New Roman" w:hAnsi="Times New Roman" w:cs="Times New Roman"/>
          <w:color w:val="auto"/>
          <w:sz w:val="22"/>
          <w:szCs w:val="22"/>
          <w:lang w:val="en-US"/>
        </w:rPr>
        <w:t xml:space="preserve">. </w:t>
      </w:r>
      <w:r w:rsidR="00820128" w:rsidRPr="00390A54">
        <w:rPr>
          <w:rFonts w:ascii="Times New Roman" w:hAnsi="Times New Roman" w:cs="Times New Roman"/>
          <w:color w:val="auto"/>
          <w:sz w:val="22"/>
          <w:szCs w:val="22"/>
          <w:lang w:val="en-US"/>
        </w:rPr>
        <w:t>D</w:t>
      </w:r>
      <w:r w:rsidR="00DD5256" w:rsidRPr="00390A54">
        <w:rPr>
          <w:rFonts w:ascii="Times New Roman" w:hAnsi="Times New Roman" w:cs="Times New Roman"/>
          <w:color w:val="auto"/>
          <w:sz w:val="22"/>
          <w:szCs w:val="22"/>
          <w:lang w:val="en-US"/>
        </w:rPr>
        <w:t>u</w:t>
      </w:r>
      <w:r w:rsidR="00820128" w:rsidRPr="00390A54">
        <w:rPr>
          <w:rFonts w:ascii="Times New Roman" w:hAnsi="Times New Roman" w:cs="Times New Roman"/>
          <w:color w:val="auto"/>
          <w:sz w:val="22"/>
          <w:szCs w:val="22"/>
          <w:lang w:val="en-US"/>
        </w:rPr>
        <w:t xml:space="preserve"> </w:t>
      </w:r>
      <w:proofErr w:type="spellStart"/>
      <w:r w:rsidR="00032E85" w:rsidRPr="00390A54">
        <w:rPr>
          <w:rFonts w:ascii="Times New Roman" w:hAnsi="Times New Roman" w:cs="Times New Roman"/>
          <w:color w:val="auto"/>
          <w:sz w:val="22"/>
          <w:szCs w:val="22"/>
          <w:lang w:val="en-US"/>
        </w:rPr>
        <w:t>Pasquier</w:t>
      </w:r>
      <w:proofErr w:type="spellEnd"/>
      <w:r w:rsidR="00032E85" w:rsidRPr="00390A54">
        <w:rPr>
          <w:rFonts w:ascii="Times New Roman" w:hAnsi="Times New Roman" w:cs="Times New Roman"/>
          <w:color w:val="auto"/>
          <w:sz w:val="22"/>
          <w:szCs w:val="22"/>
          <w:lang w:val="en-US"/>
        </w:rPr>
        <w:t xml:space="preserve"> </w:t>
      </w:r>
      <w:r w:rsidR="00141A2C" w:rsidRPr="00390A54">
        <w:rPr>
          <w:rFonts w:ascii="Times New Roman" w:hAnsi="Times New Roman" w:cs="Times New Roman"/>
          <w:color w:val="auto"/>
          <w:sz w:val="22"/>
          <w:szCs w:val="22"/>
          <w:lang w:val="en-US"/>
        </w:rPr>
        <w:t>[4</w:t>
      </w:r>
      <w:r w:rsidR="00E3545B" w:rsidRPr="001530D2">
        <w:rPr>
          <w:rFonts w:ascii="Times New Roman" w:hAnsi="Times New Roman" w:cs="Times New Roman"/>
          <w:color w:val="auto"/>
          <w:sz w:val="22"/>
          <w:szCs w:val="22"/>
          <w:lang w:val="en-US"/>
        </w:rPr>
        <w:t>2</w:t>
      </w:r>
      <w:r w:rsidR="00141A2C" w:rsidRPr="00390A54">
        <w:rPr>
          <w:rFonts w:ascii="Times New Roman" w:hAnsi="Times New Roman" w:cs="Times New Roman"/>
          <w:color w:val="auto"/>
          <w:sz w:val="22"/>
          <w:szCs w:val="22"/>
          <w:lang w:val="en-US"/>
        </w:rPr>
        <w:t>]</w:t>
      </w:r>
      <w:r w:rsidR="00032E85" w:rsidRPr="00390A54">
        <w:rPr>
          <w:rFonts w:ascii="Times New Roman" w:hAnsi="Times New Roman" w:cs="Times New Roman"/>
          <w:color w:val="auto"/>
          <w:sz w:val="22"/>
          <w:szCs w:val="22"/>
          <w:lang w:val="en-US"/>
        </w:rPr>
        <w:t xml:space="preserve"> </w:t>
      </w:r>
      <w:r w:rsidR="00813E43" w:rsidRPr="00390A54">
        <w:rPr>
          <w:rFonts w:ascii="Times New Roman" w:hAnsi="Times New Roman" w:cs="Times New Roman"/>
          <w:color w:val="auto"/>
          <w:sz w:val="22"/>
          <w:szCs w:val="22"/>
          <w:lang w:val="en-US"/>
        </w:rPr>
        <w:t>provided a list of whaling voyages for French whaling vessels</w:t>
      </w:r>
      <w:r w:rsidR="005D4829" w:rsidRPr="00390A54">
        <w:rPr>
          <w:rFonts w:ascii="Times New Roman" w:hAnsi="Times New Roman" w:cs="Times New Roman"/>
          <w:color w:val="auto"/>
          <w:sz w:val="22"/>
          <w:szCs w:val="22"/>
          <w:lang w:val="en-US"/>
        </w:rPr>
        <w:t xml:space="preserve">, including a detailed description of </w:t>
      </w:r>
      <w:r w:rsidR="00BC6DB7" w:rsidRPr="00390A54">
        <w:rPr>
          <w:rFonts w:ascii="Times New Roman" w:hAnsi="Times New Roman" w:cs="Times New Roman"/>
          <w:color w:val="auto"/>
          <w:sz w:val="22"/>
          <w:szCs w:val="22"/>
          <w:lang w:val="en-US"/>
        </w:rPr>
        <w:t xml:space="preserve">the </w:t>
      </w:r>
      <w:r w:rsidR="005D4829" w:rsidRPr="00390A54">
        <w:rPr>
          <w:rFonts w:ascii="Times New Roman" w:hAnsi="Times New Roman" w:cs="Times New Roman"/>
          <w:color w:val="auto"/>
          <w:sz w:val="22"/>
          <w:szCs w:val="22"/>
          <w:lang w:val="en-US"/>
        </w:rPr>
        <w:t xml:space="preserve">whales killed. </w:t>
      </w:r>
      <w:r w:rsidR="0034604C" w:rsidRPr="00390A54">
        <w:rPr>
          <w:rFonts w:ascii="Times New Roman" w:hAnsi="Times New Roman" w:cs="Times New Roman"/>
          <w:color w:val="auto"/>
          <w:sz w:val="22"/>
          <w:szCs w:val="22"/>
          <w:lang w:val="en-US"/>
        </w:rPr>
        <w:t>The whaling activities of</w:t>
      </w:r>
      <w:r w:rsidR="00594CE3" w:rsidRPr="00390A54">
        <w:rPr>
          <w:rFonts w:ascii="Times New Roman" w:hAnsi="Times New Roman" w:cs="Times New Roman"/>
          <w:color w:val="auto"/>
          <w:sz w:val="22"/>
          <w:szCs w:val="22"/>
          <w:lang w:val="en-US"/>
        </w:rPr>
        <w:t xml:space="preserve"> American, British, French, Spanish and Portuguese </w:t>
      </w:r>
      <w:r w:rsidR="00AD7E90" w:rsidRPr="00390A54">
        <w:rPr>
          <w:rFonts w:ascii="Times New Roman" w:hAnsi="Times New Roman" w:cs="Times New Roman"/>
          <w:color w:val="auto"/>
          <w:sz w:val="22"/>
          <w:szCs w:val="22"/>
          <w:lang w:val="en-US"/>
        </w:rPr>
        <w:t>fleets up to</w:t>
      </w:r>
      <w:r w:rsidR="00BB1947" w:rsidRPr="00390A54">
        <w:rPr>
          <w:rFonts w:ascii="Times New Roman" w:hAnsi="Times New Roman" w:cs="Times New Roman"/>
          <w:color w:val="auto"/>
          <w:sz w:val="22"/>
          <w:szCs w:val="22"/>
          <w:lang w:val="en-US"/>
        </w:rPr>
        <w:t xml:space="preserve"> the middle of the 18th century</w:t>
      </w:r>
      <w:r w:rsidR="00594CE3" w:rsidRPr="00390A54">
        <w:rPr>
          <w:rFonts w:ascii="Times New Roman" w:hAnsi="Times New Roman" w:cs="Times New Roman"/>
          <w:color w:val="auto"/>
          <w:sz w:val="22"/>
          <w:szCs w:val="22"/>
          <w:lang w:val="en-US"/>
        </w:rPr>
        <w:t xml:space="preserve"> </w:t>
      </w:r>
      <w:r w:rsidR="00817012" w:rsidRPr="00390A54">
        <w:rPr>
          <w:rFonts w:ascii="Times New Roman" w:hAnsi="Times New Roman" w:cs="Times New Roman"/>
          <w:color w:val="auto"/>
          <w:sz w:val="22"/>
          <w:szCs w:val="22"/>
          <w:lang w:val="en-US"/>
        </w:rPr>
        <w:t>was revi</w:t>
      </w:r>
      <w:r w:rsidR="00145C37" w:rsidRPr="00390A54">
        <w:rPr>
          <w:rFonts w:ascii="Times New Roman" w:hAnsi="Times New Roman" w:cs="Times New Roman"/>
          <w:color w:val="auto"/>
          <w:sz w:val="22"/>
          <w:szCs w:val="22"/>
          <w:lang w:val="en-US"/>
        </w:rPr>
        <w:t>ewed</w:t>
      </w:r>
      <w:r w:rsidR="00817012" w:rsidRPr="00390A54">
        <w:rPr>
          <w:rFonts w:ascii="Times New Roman" w:hAnsi="Times New Roman" w:cs="Times New Roman"/>
          <w:color w:val="auto"/>
          <w:sz w:val="22"/>
          <w:szCs w:val="22"/>
          <w:lang w:val="en-US"/>
        </w:rPr>
        <w:t xml:space="preserve"> by Richards </w:t>
      </w:r>
      <w:r w:rsidR="00A40CA0" w:rsidRPr="00390A54">
        <w:rPr>
          <w:rFonts w:ascii="Times New Roman" w:hAnsi="Times New Roman" w:cs="Times New Roman"/>
          <w:color w:val="auto"/>
          <w:sz w:val="22"/>
          <w:szCs w:val="22"/>
          <w:lang w:val="en-US"/>
        </w:rPr>
        <w:t>[</w:t>
      </w:r>
      <w:r w:rsidR="004709B1" w:rsidRPr="001530D2">
        <w:rPr>
          <w:rFonts w:ascii="Times New Roman" w:hAnsi="Times New Roman" w:cs="Times New Roman"/>
          <w:color w:val="auto"/>
          <w:sz w:val="22"/>
          <w:szCs w:val="22"/>
          <w:lang w:val="en-US"/>
        </w:rPr>
        <w:t>18</w:t>
      </w:r>
      <w:r w:rsidR="00A40CA0" w:rsidRPr="00390A54">
        <w:rPr>
          <w:rFonts w:ascii="Times New Roman" w:hAnsi="Times New Roman" w:cs="Times New Roman"/>
          <w:color w:val="auto"/>
          <w:sz w:val="22"/>
          <w:szCs w:val="22"/>
          <w:lang w:val="en-US"/>
        </w:rPr>
        <w:t>]</w:t>
      </w:r>
      <w:r w:rsidR="00817012" w:rsidRPr="00390A54">
        <w:rPr>
          <w:rFonts w:ascii="Times New Roman" w:hAnsi="Times New Roman" w:cs="Times New Roman"/>
          <w:color w:val="auto"/>
          <w:sz w:val="22"/>
          <w:szCs w:val="22"/>
          <w:lang w:val="en-US"/>
        </w:rPr>
        <w:t>.</w:t>
      </w:r>
      <w:r w:rsidR="00EB709A" w:rsidRPr="00390A54">
        <w:rPr>
          <w:rFonts w:ascii="Times New Roman" w:hAnsi="Times New Roman" w:cs="Times New Roman"/>
          <w:color w:val="auto"/>
          <w:sz w:val="22"/>
          <w:szCs w:val="22"/>
          <w:lang w:val="en-US"/>
        </w:rPr>
        <w:t xml:space="preserve"> </w:t>
      </w:r>
      <w:r w:rsidR="00B769BF" w:rsidRPr="00390A54">
        <w:rPr>
          <w:rFonts w:ascii="Times New Roman" w:hAnsi="Times New Roman" w:cs="Times New Roman"/>
          <w:color w:val="auto"/>
          <w:sz w:val="22"/>
          <w:szCs w:val="22"/>
          <w:lang w:val="en-US"/>
        </w:rPr>
        <w:t>Th</w:t>
      </w:r>
      <w:r w:rsidR="00145C37" w:rsidRPr="00390A54">
        <w:rPr>
          <w:rFonts w:ascii="Times New Roman" w:hAnsi="Times New Roman" w:cs="Times New Roman"/>
          <w:color w:val="auto"/>
          <w:sz w:val="22"/>
          <w:szCs w:val="22"/>
          <w:lang w:val="en-US"/>
        </w:rPr>
        <w:t>ese</w:t>
      </w:r>
      <w:r w:rsidR="00B769BF" w:rsidRPr="00390A54">
        <w:rPr>
          <w:rFonts w:ascii="Times New Roman" w:hAnsi="Times New Roman" w:cs="Times New Roman"/>
          <w:color w:val="auto"/>
          <w:sz w:val="22"/>
          <w:szCs w:val="22"/>
          <w:lang w:val="en-US"/>
        </w:rPr>
        <w:t xml:space="preserve"> data w</w:t>
      </w:r>
      <w:r w:rsidR="00145C37" w:rsidRPr="00390A54">
        <w:rPr>
          <w:rFonts w:ascii="Times New Roman" w:hAnsi="Times New Roman" w:cs="Times New Roman"/>
          <w:color w:val="auto"/>
          <w:sz w:val="22"/>
          <w:szCs w:val="22"/>
          <w:lang w:val="en-US"/>
        </w:rPr>
        <w:t>ere</w:t>
      </w:r>
      <w:r w:rsidR="00B769BF" w:rsidRPr="00390A54">
        <w:rPr>
          <w:rFonts w:ascii="Times New Roman" w:hAnsi="Times New Roman" w:cs="Times New Roman"/>
          <w:color w:val="auto"/>
          <w:sz w:val="22"/>
          <w:szCs w:val="22"/>
          <w:lang w:val="en-US"/>
        </w:rPr>
        <w:t xml:space="preserve"> assigned for the period 17</w:t>
      </w:r>
      <w:r w:rsidR="002A7FE0" w:rsidRPr="00390A54">
        <w:rPr>
          <w:rFonts w:ascii="Times New Roman" w:hAnsi="Times New Roman" w:cs="Times New Roman"/>
          <w:color w:val="auto"/>
          <w:sz w:val="22"/>
          <w:szCs w:val="22"/>
          <w:lang w:val="en-US"/>
        </w:rPr>
        <w:t>7</w:t>
      </w:r>
      <w:r w:rsidR="00B769BF" w:rsidRPr="00390A54">
        <w:rPr>
          <w:rFonts w:ascii="Times New Roman" w:hAnsi="Times New Roman" w:cs="Times New Roman"/>
          <w:color w:val="auto"/>
          <w:sz w:val="22"/>
          <w:szCs w:val="22"/>
          <w:lang w:val="en-US"/>
        </w:rPr>
        <w:t>2-181</w:t>
      </w:r>
      <w:r w:rsidR="0081066E" w:rsidRPr="00390A54">
        <w:rPr>
          <w:rFonts w:ascii="Times New Roman" w:hAnsi="Times New Roman" w:cs="Times New Roman"/>
          <w:color w:val="auto"/>
          <w:sz w:val="22"/>
          <w:szCs w:val="22"/>
          <w:lang w:val="en-US"/>
        </w:rPr>
        <w:t>2</w:t>
      </w:r>
      <w:r w:rsidR="00B769BF" w:rsidRPr="00390A54">
        <w:rPr>
          <w:rFonts w:ascii="Times New Roman" w:hAnsi="Times New Roman" w:cs="Times New Roman"/>
          <w:color w:val="auto"/>
          <w:sz w:val="22"/>
          <w:szCs w:val="22"/>
          <w:lang w:val="en-US"/>
        </w:rPr>
        <w:t xml:space="preserve">. </w:t>
      </w:r>
      <w:r w:rsidR="000A3623" w:rsidRPr="00390A54">
        <w:rPr>
          <w:rFonts w:ascii="Times New Roman" w:hAnsi="Times New Roman" w:cs="Times New Roman"/>
          <w:color w:val="auto"/>
          <w:sz w:val="22"/>
          <w:szCs w:val="22"/>
          <w:lang w:val="en-US"/>
        </w:rPr>
        <w:t xml:space="preserve">Additional </w:t>
      </w:r>
      <w:r w:rsidR="00C47999" w:rsidRPr="00390A54">
        <w:rPr>
          <w:rFonts w:ascii="Times New Roman" w:hAnsi="Times New Roman" w:cs="Times New Roman"/>
          <w:color w:val="auto"/>
          <w:sz w:val="22"/>
          <w:szCs w:val="22"/>
          <w:lang w:val="en-US"/>
        </w:rPr>
        <w:t>data</w:t>
      </w:r>
      <w:r w:rsidR="000A3623" w:rsidRPr="00390A54">
        <w:rPr>
          <w:rFonts w:ascii="Times New Roman" w:hAnsi="Times New Roman" w:cs="Times New Roman"/>
          <w:color w:val="auto"/>
          <w:sz w:val="22"/>
          <w:szCs w:val="22"/>
          <w:lang w:val="en-US"/>
        </w:rPr>
        <w:t xml:space="preserve"> were compiled </w:t>
      </w:r>
      <w:r w:rsidR="00BF1B05" w:rsidRPr="00390A54">
        <w:rPr>
          <w:rFonts w:ascii="Times New Roman" w:hAnsi="Times New Roman" w:cs="Times New Roman"/>
          <w:color w:val="auto"/>
          <w:sz w:val="22"/>
          <w:szCs w:val="22"/>
          <w:lang w:val="en-US"/>
        </w:rPr>
        <w:t xml:space="preserve">from </w:t>
      </w:r>
      <w:r w:rsidR="006B0F9C" w:rsidRPr="00390A54">
        <w:rPr>
          <w:rFonts w:ascii="Times New Roman" w:hAnsi="Times New Roman" w:cs="Times New Roman"/>
          <w:color w:val="auto"/>
          <w:sz w:val="22"/>
          <w:szCs w:val="22"/>
          <w:lang w:val="en-US"/>
        </w:rPr>
        <w:t>[6</w:t>
      </w:r>
      <w:r w:rsidR="00C40AC0" w:rsidRPr="001530D2">
        <w:rPr>
          <w:rFonts w:ascii="Times New Roman" w:hAnsi="Times New Roman" w:cs="Times New Roman"/>
          <w:color w:val="auto"/>
          <w:sz w:val="22"/>
          <w:szCs w:val="22"/>
          <w:lang w:val="en-US"/>
        </w:rPr>
        <w:t>2</w:t>
      </w:r>
      <w:r w:rsidR="006B0F9C" w:rsidRPr="00390A54">
        <w:rPr>
          <w:rFonts w:ascii="Times New Roman" w:hAnsi="Times New Roman" w:cs="Times New Roman"/>
          <w:color w:val="auto"/>
          <w:sz w:val="22"/>
          <w:szCs w:val="22"/>
          <w:lang w:val="en-US"/>
        </w:rPr>
        <w:t>,6</w:t>
      </w:r>
      <w:r w:rsidR="000A2361" w:rsidRPr="001530D2">
        <w:rPr>
          <w:rFonts w:ascii="Times New Roman" w:hAnsi="Times New Roman" w:cs="Times New Roman"/>
          <w:color w:val="auto"/>
          <w:sz w:val="22"/>
          <w:szCs w:val="22"/>
          <w:lang w:val="en-US"/>
        </w:rPr>
        <w:t>3</w:t>
      </w:r>
      <w:r w:rsidR="006B0F9C" w:rsidRPr="00390A54">
        <w:rPr>
          <w:rFonts w:ascii="Times New Roman" w:hAnsi="Times New Roman" w:cs="Times New Roman"/>
          <w:color w:val="auto"/>
          <w:sz w:val="22"/>
          <w:szCs w:val="22"/>
          <w:lang w:val="en-US"/>
        </w:rPr>
        <w:t>,</w:t>
      </w:r>
      <w:r w:rsidR="009A138B" w:rsidRPr="00390A54">
        <w:rPr>
          <w:rFonts w:ascii="Times New Roman" w:hAnsi="Times New Roman" w:cs="Times New Roman"/>
          <w:color w:val="auto"/>
          <w:sz w:val="22"/>
          <w:szCs w:val="22"/>
          <w:lang w:val="en-US"/>
        </w:rPr>
        <w:t>6</w:t>
      </w:r>
      <w:r w:rsidR="000A2361" w:rsidRPr="001530D2">
        <w:rPr>
          <w:rFonts w:ascii="Times New Roman" w:hAnsi="Times New Roman" w:cs="Times New Roman"/>
          <w:color w:val="auto"/>
          <w:sz w:val="22"/>
          <w:szCs w:val="22"/>
          <w:lang w:val="en-US"/>
        </w:rPr>
        <w:t>4</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65</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66</w:t>
      </w:r>
      <w:r w:rsidR="006B0F9C" w:rsidRPr="00390A54">
        <w:rPr>
          <w:rFonts w:ascii="Times New Roman" w:hAnsi="Times New Roman" w:cs="Times New Roman"/>
          <w:color w:val="auto"/>
          <w:sz w:val="22"/>
          <w:szCs w:val="22"/>
          <w:lang w:val="en-US"/>
        </w:rPr>
        <w:t>,</w:t>
      </w:r>
      <w:r w:rsidR="000A2361" w:rsidRPr="001530D2">
        <w:rPr>
          <w:rFonts w:ascii="Times New Roman" w:hAnsi="Times New Roman" w:cs="Times New Roman"/>
          <w:color w:val="auto"/>
          <w:sz w:val="22"/>
          <w:szCs w:val="22"/>
          <w:lang w:val="en-US"/>
        </w:rPr>
        <w:t>67</w:t>
      </w:r>
      <w:r w:rsidR="006B0F9C" w:rsidRPr="00390A54">
        <w:rPr>
          <w:rFonts w:ascii="Times New Roman" w:hAnsi="Times New Roman" w:cs="Times New Roman"/>
          <w:color w:val="auto"/>
          <w:sz w:val="22"/>
          <w:szCs w:val="22"/>
          <w:lang w:val="en-US"/>
        </w:rPr>
        <w:t>]</w:t>
      </w:r>
      <w:r w:rsidR="00127DA2" w:rsidRPr="00390A54">
        <w:rPr>
          <w:rFonts w:ascii="Times New Roman" w:hAnsi="Times New Roman" w:cs="Times New Roman"/>
          <w:color w:val="auto"/>
          <w:sz w:val="22"/>
          <w:szCs w:val="22"/>
          <w:lang w:val="en-US"/>
        </w:rPr>
        <w:t>.</w:t>
      </w:r>
    </w:p>
    <w:p w14:paraId="3BBB306A" w14:textId="239FD337" w:rsidR="00224EA3" w:rsidRPr="00390A54"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The database available </w:t>
      </w:r>
      <w:r w:rsidR="009F4E12" w:rsidRPr="00390A54">
        <w:rPr>
          <w:rFonts w:ascii="Times New Roman" w:hAnsi="Times New Roman" w:cs="Times New Roman"/>
          <w:i/>
          <w:iCs/>
          <w:color w:val="auto"/>
          <w:sz w:val="22"/>
          <w:szCs w:val="22"/>
          <w:lang w:val="en-US"/>
        </w:rPr>
        <w:t>on the Whaling History website</w:t>
      </w:r>
      <w:r w:rsidR="009F4E12" w:rsidRPr="00390A54">
        <w:rPr>
          <w:rFonts w:ascii="Times New Roman" w:hAnsi="Times New Roman" w:cs="Times New Roman"/>
          <w:color w:val="auto"/>
          <w:sz w:val="22"/>
          <w:szCs w:val="22"/>
          <w:lang w:val="en-US"/>
        </w:rPr>
        <w:t xml:space="preserve"> </w:t>
      </w:r>
      <w:r w:rsidR="000D07B2" w:rsidRPr="00390A54">
        <w:rPr>
          <w:rFonts w:ascii="Times New Roman" w:hAnsi="Times New Roman" w:cs="Times New Roman"/>
          <w:color w:val="auto"/>
          <w:sz w:val="22"/>
          <w:szCs w:val="22"/>
          <w:lang w:val="en-US"/>
        </w:rPr>
        <w:t>(</w:t>
      </w:r>
      <w:hyperlink r:id="rId9" w:history="1">
        <w:r w:rsidR="002518C3" w:rsidRPr="00390A54">
          <w:rPr>
            <w:rStyle w:val="Hyperlink"/>
            <w:rFonts w:ascii="Times New Roman" w:hAnsi="Times New Roman" w:cs="Times New Roman"/>
            <w:sz w:val="22"/>
            <w:szCs w:val="22"/>
            <w:lang w:val="en-US"/>
          </w:rPr>
          <w:t>www.whalinghistory.org</w:t>
        </w:r>
      </w:hyperlink>
      <w:r w:rsidR="000D07B2" w:rsidRPr="00390A54">
        <w:rPr>
          <w:rFonts w:ascii="Times New Roman" w:hAnsi="Times New Roman" w:cs="Times New Roman"/>
          <w:color w:val="auto"/>
          <w:sz w:val="22"/>
          <w:szCs w:val="22"/>
          <w:lang w:val="en-US"/>
        </w:rPr>
        <w:t xml:space="preserve">). </w:t>
      </w:r>
      <w:r w:rsidR="001860CF" w:rsidRPr="00390A54">
        <w:rPr>
          <w:rFonts w:ascii="Times New Roman" w:hAnsi="Times New Roman" w:cs="Times New Roman"/>
          <w:color w:val="auto"/>
          <w:sz w:val="22"/>
          <w:szCs w:val="22"/>
          <w:lang w:val="en-US"/>
        </w:rPr>
        <w:t xml:space="preserve">This dataset </w:t>
      </w:r>
      <w:r w:rsidR="00BC51A8" w:rsidRPr="00390A54">
        <w:rPr>
          <w:rFonts w:ascii="Times New Roman" w:hAnsi="Times New Roman" w:cs="Times New Roman"/>
          <w:color w:val="auto"/>
          <w:sz w:val="22"/>
          <w:szCs w:val="22"/>
          <w:lang w:val="en-US"/>
        </w:rPr>
        <w:t xml:space="preserve">contains information </w:t>
      </w:r>
      <w:r w:rsidR="00EE3AFB" w:rsidRPr="00390A54">
        <w:rPr>
          <w:rFonts w:ascii="Times New Roman" w:hAnsi="Times New Roman" w:cs="Times New Roman"/>
          <w:color w:val="auto"/>
          <w:sz w:val="22"/>
          <w:szCs w:val="22"/>
          <w:lang w:val="en-US"/>
        </w:rPr>
        <w:t>about</w:t>
      </w:r>
      <w:r w:rsidR="00BC51A8" w:rsidRPr="00390A54">
        <w:rPr>
          <w:rFonts w:ascii="Times New Roman" w:hAnsi="Times New Roman" w:cs="Times New Roman"/>
          <w:color w:val="auto"/>
          <w:sz w:val="22"/>
          <w:szCs w:val="22"/>
          <w:lang w:val="en-US"/>
        </w:rPr>
        <w:t xml:space="preserve"> the American offshore whaling, </w:t>
      </w:r>
      <w:r w:rsidR="003A7F54" w:rsidRPr="00390A54">
        <w:rPr>
          <w:rFonts w:ascii="Times New Roman" w:hAnsi="Times New Roman" w:cs="Times New Roman"/>
          <w:color w:val="auto"/>
          <w:sz w:val="22"/>
          <w:szCs w:val="22"/>
          <w:lang w:val="en-US"/>
        </w:rPr>
        <w:t>the British Southern Whale Fishery</w:t>
      </w:r>
      <w:r w:rsidR="0053442B" w:rsidRPr="00390A54">
        <w:rPr>
          <w:rFonts w:ascii="Times New Roman" w:hAnsi="Times New Roman" w:cs="Times New Roman"/>
          <w:color w:val="auto"/>
          <w:sz w:val="22"/>
          <w:szCs w:val="22"/>
          <w:lang w:val="en-US"/>
        </w:rPr>
        <w:t>,</w:t>
      </w:r>
      <w:r w:rsidR="00610ADE" w:rsidRPr="00390A54">
        <w:rPr>
          <w:rFonts w:ascii="Times New Roman" w:hAnsi="Times New Roman" w:cs="Times New Roman"/>
          <w:color w:val="auto"/>
          <w:sz w:val="22"/>
          <w:szCs w:val="22"/>
          <w:lang w:val="en-US"/>
        </w:rPr>
        <w:t xml:space="preserve"> and </w:t>
      </w:r>
      <w:r w:rsidR="00EE3AFB" w:rsidRPr="00390A54">
        <w:rPr>
          <w:rFonts w:ascii="Times New Roman" w:hAnsi="Times New Roman" w:cs="Times New Roman"/>
          <w:color w:val="auto"/>
          <w:sz w:val="22"/>
          <w:szCs w:val="22"/>
          <w:lang w:val="en-US"/>
        </w:rPr>
        <w:t>the French whaling</w:t>
      </w:r>
      <w:r w:rsidR="00C07C20" w:rsidRPr="00390A54">
        <w:rPr>
          <w:rFonts w:ascii="Times New Roman" w:hAnsi="Times New Roman" w:cs="Times New Roman"/>
          <w:color w:val="auto"/>
          <w:sz w:val="22"/>
          <w:szCs w:val="22"/>
          <w:lang w:val="en-US"/>
        </w:rPr>
        <w:t xml:space="preserve">. </w:t>
      </w:r>
      <w:r w:rsidR="0053442B" w:rsidRPr="00390A54">
        <w:rPr>
          <w:rFonts w:ascii="Times New Roman" w:hAnsi="Times New Roman" w:cs="Times New Roman"/>
          <w:color w:val="auto"/>
          <w:sz w:val="22"/>
          <w:szCs w:val="22"/>
          <w:lang w:val="en-US"/>
        </w:rPr>
        <w:t xml:space="preserve">The </w:t>
      </w:r>
      <w:hyperlink r:id="rId10" w:history="1">
        <w:r w:rsidR="0053442B" w:rsidRPr="00390A54">
          <w:rPr>
            <w:rFonts w:ascii="Times New Roman" w:hAnsi="Times New Roman" w:cs="Times New Roman"/>
            <w:color w:val="auto"/>
            <w:sz w:val="22"/>
            <w:szCs w:val="22"/>
            <w:lang w:val="en-US"/>
          </w:rPr>
          <w:t>American Offshore Whaling Logbook</w:t>
        </w:r>
      </w:hyperlink>
      <w:r w:rsidR="0053442B" w:rsidRPr="00390A54">
        <w:rPr>
          <w:rFonts w:ascii="Times New Roman" w:hAnsi="Times New Roman" w:cs="Times New Roman"/>
          <w:color w:val="auto"/>
          <w:sz w:val="22"/>
          <w:szCs w:val="22"/>
          <w:lang w:val="en-US"/>
        </w:rPr>
        <w:t> database</w:t>
      </w:r>
      <w:r w:rsidR="00CB18EE" w:rsidRPr="00390A54">
        <w:rPr>
          <w:rFonts w:ascii="Times New Roman" w:hAnsi="Times New Roman" w:cs="Times New Roman"/>
          <w:color w:val="auto"/>
          <w:sz w:val="22"/>
          <w:szCs w:val="22"/>
          <w:lang w:val="en-US"/>
        </w:rPr>
        <w:t xml:space="preserve"> </w:t>
      </w:r>
      <w:r w:rsidR="00086605" w:rsidRPr="00390A54">
        <w:rPr>
          <w:rFonts w:ascii="Times New Roman" w:hAnsi="Times New Roman" w:cs="Times New Roman"/>
          <w:color w:val="auto"/>
          <w:sz w:val="22"/>
          <w:szCs w:val="22"/>
          <w:lang w:val="en-US"/>
        </w:rPr>
        <w:t>[</w:t>
      </w:r>
      <w:r w:rsidR="00ED0845" w:rsidRPr="001530D2">
        <w:rPr>
          <w:rFonts w:ascii="Times New Roman" w:hAnsi="Times New Roman" w:cs="Times New Roman"/>
          <w:color w:val="auto"/>
          <w:sz w:val="22"/>
          <w:szCs w:val="22"/>
          <w:lang w:val="en-US"/>
        </w:rPr>
        <w:t>68</w:t>
      </w:r>
      <w:r w:rsidR="00086605" w:rsidRPr="00390A54">
        <w:rPr>
          <w:rFonts w:ascii="Times New Roman" w:hAnsi="Times New Roman" w:cs="Times New Roman"/>
          <w:color w:val="auto"/>
          <w:sz w:val="22"/>
          <w:szCs w:val="22"/>
          <w:lang w:val="en-US"/>
        </w:rPr>
        <w:t>]</w:t>
      </w:r>
      <w:r w:rsidR="00B51013" w:rsidRPr="00390A54">
        <w:rPr>
          <w:rFonts w:ascii="Times New Roman" w:hAnsi="Times New Roman" w:cs="Times New Roman"/>
          <w:color w:val="auto"/>
          <w:sz w:val="22"/>
          <w:szCs w:val="22"/>
          <w:lang w:val="en-US"/>
        </w:rPr>
        <w:t xml:space="preserve"> </w:t>
      </w:r>
      <w:r w:rsidR="00266D6F" w:rsidRPr="00390A54">
        <w:rPr>
          <w:rFonts w:ascii="Times New Roman" w:hAnsi="Times New Roman" w:cs="Times New Roman"/>
          <w:color w:val="auto"/>
          <w:sz w:val="22"/>
          <w:szCs w:val="22"/>
          <w:lang w:val="en-US"/>
        </w:rPr>
        <w:t>w</w:t>
      </w:r>
      <w:r w:rsidR="00366140" w:rsidRPr="00390A54">
        <w:rPr>
          <w:rFonts w:ascii="Times New Roman" w:hAnsi="Times New Roman" w:cs="Times New Roman"/>
          <w:color w:val="auto"/>
          <w:sz w:val="22"/>
          <w:szCs w:val="22"/>
          <w:lang w:val="en-US"/>
        </w:rPr>
        <w:t>as</w:t>
      </w:r>
      <w:r w:rsidR="0053442B" w:rsidRPr="00390A54">
        <w:rPr>
          <w:rFonts w:ascii="Times New Roman" w:hAnsi="Times New Roman" w:cs="Times New Roman"/>
          <w:color w:val="auto"/>
          <w:sz w:val="22"/>
          <w:szCs w:val="22"/>
          <w:lang w:val="en-US"/>
        </w:rPr>
        <w:t xml:space="preserve"> extracted from the original whaling logbooks </w:t>
      </w:r>
      <w:r w:rsidR="00836B31" w:rsidRPr="00390A54">
        <w:rPr>
          <w:rFonts w:ascii="Times New Roman" w:hAnsi="Times New Roman" w:cs="Times New Roman"/>
          <w:color w:val="auto"/>
          <w:sz w:val="22"/>
          <w:szCs w:val="22"/>
          <w:lang w:val="en-US"/>
        </w:rPr>
        <w:t xml:space="preserve">compiled by </w:t>
      </w:r>
      <w:hyperlink r:id="rId11" w:history="1">
        <w:r w:rsidR="00836B31" w:rsidRPr="00390A54">
          <w:rPr>
            <w:rFonts w:ascii="Times New Roman" w:hAnsi="Times New Roman" w:cs="Times New Roman"/>
            <w:color w:val="auto"/>
            <w:sz w:val="22"/>
            <w:szCs w:val="22"/>
            <w:lang w:val="en-US"/>
          </w:rPr>
          <w:t>Lt. Cmdr. Matthew Fontaine Maury</w:t>
        </w:r>
      </w:hyperlink>
      <w:r w:rsidR="00836B31" w:rsidRPr="00390A54">
        <w:rPr>
          <w:rFonts w:ascii="Times New Roman" w:hAnsi="Times New Roman" w:cs="Times New Roman"/>
          <w:color w:val="auto"/>
          <w:sz w:val="22"/>
          <w:szCs w:val="22"/>
          <w:lang w:val="en-US"/>
        </w:rPr>
        <w:t> in the 1850s</w:t>
      </w:r>
      <w:r w:rsidR="00B4242D" w:rsidRPr="00390A54">
        <w:rPr>
          <w:rFonts w:ascii="Times New Roman" w:hAnsi="Times New Roman" w:cs="Times New Roman"/>
          <w:color w:val="auto"/>
          <w:sz w:val="22"/>
          <w:szCs w:val="22"/>
          <w:lang w:val="en-US"/>
        </w:rPr>
        <w:t xml:space="preserve">, </w:t>
      </w:r>
      <w:r w:rsidR="00396F1E" w:rsidRPr="00390A54">
        <w:rPr>
          <w:rFonts w:ascii="Times New Roman" w:hAnsi="Times New Roman" w:cs="Times New Roman"/>
          <w:color w:val="auto"/>
          <w:sz w:val="22"/>
          <w:szCs w:val="22"/>
          <w:lang w:val="en-US"/>
        </w:rPr>
        <w:t>b</w:t>
      </w:r>
      <w:r w:rsidR="00836B31" w:rsidRPr="00390A54">
        <w:rPr>
          <w:rFonts w:ascii="Times New Roman" w:hAnsi="Times New Roman" w:cs="Times New Roman"/>
          <w:color w:val="auto"/>
          <w:sz w:val="22"/>
          <w:szCs w:val="22"/>
          <w:lang w:val="en-US"/>
        </w:rPr>
        <w:t>y </w:t>
      </w:r>
      <w:hyperlink r:id="rId12" w:history="1">
        <w:r w:rsidR="00836B31" w:rsidRPr="00390A54">
          <w:rPr>
            <w:rFonts w:ascii="Times New Roman" w:hAnsi="Times New Roman" w:cs="Times New Roman"/>
            <w:color w:val="auto"/>
            <w:sz w:val="22"/>
            <w:szCs w:val="22"/>
            <w:lang w:val="en-US"/>
          </w:rPr>
          <w:t>Charles Haskins Townsend</w:t>
        </w:r>
      </w:hyperlink>
      <w:r w:rsidR="00836B31" w:rsidRPr="00390A54">
        <w:rPr>
          <w:rFonts w:ascii="Times New Roman" w:hAnsi="Times New Roman" w:cs="Times New Roman"/>
          <w:color w:val="auto"/>
          <w:sz w:val="22"/>
          <w:szCs w:val="22"/>
          <w:lang w:val="en-US"/>
        </w:rPr>
        <w:t> in the 1930s</w:t>
      </w:r>
      <w:r w:rsidR="00B4242D" w:rsidRPr="00390A54">
        <w:rPr>
          <w:rFonts w:ascii="Times New Roman" w:hAnsi="Times New Roman" w:cs="Times New Roman"/>
          <w:color w:val="auto"/>
          <w:sz w:val="22"/>
          <w:szCs w:val="22"/>
          <w:lang w:val="en-US"/>
        </w:rPr>
        <w:t xml:space="preserve"> and b</w:t>
      </w:r>
      <w:r w:rsidR="00836B31" w:rsidRPr="00390A54">
        <w:rPr>
          <w:rFonts w:ascii="Times New Roman" w:hAnsi="Times New Roman" w:cs="Times New Roman"/>
          <w:lang w:val="en-US"/>
        </w:rPr>
        <w:t xml:space="preserve">y </w:t>
      </w:r>
      <w:r w:rsidR="00836B31" w:rsidRPr="00390A54">
        <w:rPr>
          <w:rFonts w:ascii="Times New Roman" w:hAnsi="Times New Roman" w:cs="Times New Roman"/>
          <w:color w:val="auto"/>
          <w:sz w:val="22"/>
          <w:szCs w:val="22"/>
          <w:lang w:val="en-US"/>
        </w:rPr>
        <w:t>the </w:t>
      </w:r>
      <w:hyperlink r:id="rId13" w:history="1">
        <w:r w:rsidR="00836B31" w:rsidRPr="00390A54">
          <w:rPr>
            <w:rFonts w:ascii="Times New Roman" w:hAnsi="Times New Roman" w:cs="Times New Roman"/>
            <w:color w:val="auto"/>
            <w:sz w:val="22"/>
            <w:szCs w:val="22"/>
            <w:lang w:val="en-US"/>
          </w:rPr>
          <w:t>Census of Marine Life</w:t>
        </w:r>
      </w:hyperlink>
      <w:r w:rsidR="00836B31" w:rsidRPr="00390A54">
        <w:rPr>
          <w:rFonts w:ascii="Times New Roman" w:hAnsi="Times New Roman" w:cs="Times New Roman"/>
          <w:color w:val="auto"/>
          <w:sz w:val="22"/>
          <w:szCs w:val="22"/>
          <w:lang w:val="en-US"/>
        </w:rPr>
        <w:t> project</w:t>
      </w:r>
      <w:r w:rsidR="00B4242D" w:rsidRPr="00390A54">
        <w:rPr>
          <w:rFonts w:ascii="Times New Roman" w:hAnsi="Times New Roman" w:cs="Times New Roman"/>
          <w:color w:val="auto"/>
          <w:sz w:val="22"/>
          <w:szCs w:val="22"/>
          <w:lang w:val="en-US"/>
        </w:rPr>
        <w:t xml:space="preserve"> (</w:t>
      </w:r>
      <w:proofErr w:type="spellStart"/>
      <w:r w:rsidR="00B4242D" w:rsidRPr="00390A54">
        <w:rPr>
          <w:rFonts w:ascii="Times New Roman" w:hAnsi="Times New Roman" w:cs="Times New Roman"/>
          <w:color w:val="auto"/>
          <w:sz w:val="22"/>
          <w:szCs w:val="22"/>
          <w:lang w:val="en-US"/>
        </w:rPr>
        <w:t>CoML</w:t>
      </w:r>
      <w:proofErr w:type="spellEnd"/>
      <w:r w:rsidR="00B4242D" w:rsidRPr="00390A54">
        <w:rPr>
          <w:rFonts w:ascii="Times New Roman" w:hAnsi="Times New Roman" w:cs="Times New Roman"/>
          <w:color w:val="auto"/>
          <w:sz w:val="22"/>
          <w:szCs w:val="22"/>
          <w:lang w:val="en-US"/>
        </w:rPr>
        <w:t xml:space="preserve">, </w:t>
      </w:r>
      <w:hyperlink r:id="rId14" w:history="1">
        <w:r w:rsidR="003219F4" w:rsidRPr="00390A54">
          <w:rPr>
            <w:rStyle w:val="Hyperlink"/>
            <w:rFonts w:ascii="Times New Roman" w:hAnsi="Times New Roman" w:cs="Times New Roman"/>
            <w:sz w:val="22"/>
            <w:szCs w:val="22"/>
            <w:lang w:val="en-US"/>
          </w:rPr>
          <w:t>www.coml.org</w:t>
        </w:r>
      </w:hyperlink>
      <w:r w:rsidR="00B4242D" w:rsidRPr="00390A54">
        <w:rPr>
          <w:rFonts w:ascii="Times New Roman" w:hAnsi="Times New Roman" w:cs="Times New Roman"/>
          <w:color w:val="auto"/>
          <w:sz w:val="22"/>
          <w:szCs w:val="22"/>
          <w:lang w:val="en-US"/>
        </w:rPr>
        <w:t>)</w:t>
      </w:r>
      <w:r w:rsidR="003219F4" w:rsidRPr="00390A54">
        <w:rPr>
          <w:rFonts w:ascii="Times New Roman" w:hAnsi="Times New Roman" w:cs="Times New Roman"/>
          <w:color w:val="auto"/>
          <w:sz w:val="22"/>
          <w:szCs w:val="22"/>
          <w:lang w:val="en-US"/>
        </w:rPr>
        <w:t xml:space="preserve">. </w:t>
      </w:r>
      <w:r w:rsidR="00541240" w:rsidRPr="00390A54">
        <w:rPr>
          <w:rFonts w:ascii="Times New Roman" w:hAnsi="Times New Roman" w:cs="Times New Roman"/>
          <w:color w:val="auto"/>
          <w:sz w:val="22"/>
          <w:szCs w:val="22"/>
          <w:lang w:val="en-US"/>
        </w:rPr>
        <w:t>This database</w:t>
      </w:r>
      <w:r w:rsidR="00D65E1D" w:rsidRPr="00390A54">
        <w:rPr>
          <w:rFonts w:ascii="Times New Roman" w:hAnsi="Times New Roman" w:cs="Times New Roman"/>
          <w:color w:val="auto"/>
          <w:sz w:val="22"/>
          <w:szCs w:val="22"/>
          <w:lang w:val="en-US"/>
        </w:rPr>
        <w:t xml:space="preserve"> contains records </w:t>
      </w:r>
      <w:r w:rsidR="00215F33" w:rsidRPr="00390A54">
        <w:rPr>
          <w:rFonts w:ascii="Times New Roman" w:hAnsi="Times New Roman" w:cs="Times New Roman"/>
          <w:color w:val="auto"/>
          <w:sz w:val="22"/>
          <w:szCs w:val="22"/>
          <w:lang w:val="en-US"/>
        </w:rPr>
        <w:t xml:space="preserve">providing </w:t>
      </w:r>
      <w:r w:rsidR="00D65E1D" w:rsidRPr="00390A54">
        <w:rPr>
          <w:rFonts w:ascii="Times New Roman" w:hAnsi="Times New Roman" w:cs="Times New Roman"/>
          <w:color w:val="auto"/>
          <w:sz w:val="22"/>
          <w:szCs w:val="22"/>
          <w:lang w:val="en-US"/>
        </w:rPr>
        <w:t>information on the whales seen and captured</w:t>
      </w:r>
      <w:r w:rsidR="00A51053" w:rsidRPr="00390A54">
        <w:rPr>
          <w:rFonts w:ascii="Times New Roman" w:hAnsi="Times New Roman" w:cs="Times New Roman"/>
          <w:color w:val="auto"/>
          <w:sz w:val="22"/>
          <w:szCs w:val="22"/>
          <w:lang w:val="en-US"/>
        </w:rPr>
        <w:t xml:space="preserve"> along with </w:t>
      </w:r>
      <w:r w:rsidR="00D65E1D" w:rsidRPr="00390A54">
        <w:rPr>
          <w:rFonts w:ascii="Times New Roman" w:hAnsi="Times New Roman" w:cs="Times New Roman"/>
          <w:color w:val="auto"/>
          <w:sz w:val="22"/>
          <w:szCs w:val="22"/>
          <w:lang w:val="en-US"/>
        </w:rPr>
        <w:t>the date and the location of the vessel</w:t>
      </w:r>
      <w:r w:rsidR="00A25EFE" w:rsidRPr="00390A54">
        <w:rPr>
          <w:rFonts w:ascii="Times New Roman" w:hAnsi="Times New Roman" w:cs="Times New Roman"/>
          <w:color w:val="auto"/>
          <w:sz w:val="22"/>
          <w:szCs w:val="22"/>
          <w:lang w:val="en-US"/>
        </w:rPr>
        <w:t>.</w:t>
      </w:r>
      <w:r w:rsidR="00524DC5" w:rsidRPr="00390A54">
        <w:rPr>
          <w:rFonts w:ascii="Times New Roman" w:hAnsi="Times New Roman" w:cs="Times New Roman"/>
          <w:color w:val="auto"/>
          <w:sz w:val="22"/>
          <w:szCs w:val="22"/>
          <w:lang w:val="en-US"/>
        </w:rPr>
        <w:t xml:space="preserve"> </w:t>
      </w:r>
      <w:r w:rsidR="00373164" w:rsidRPr="00390A54">
        <w:rPr>
          <w:rFonts w:ascii="Times New Roman" w:hAnsi="Times New Roman" w:cs="Times New Roman"/>
          <w:color w:val="auto"/>
          <w:sz w:val="22"/>
          <w:szCs w:val="22"/>
          <w:lang w:val="en-US"/>
        </w:rPr>
        <w:t xml:space="preserve">These records were plotted and filtered to select all those included in the study area. </w:t>
      </w:r>
      <w:r w:rsidR="007E7783" w:rsidRPr="00390A54">
        <w:rPr>
          <w:rFonts w:ascii="Times New Roman" w:hAnsi="Times New Roman" w:cs="Times New Roman"/>
          <w:color w:val="auto"/>
          <w:sz w:val="22"/>
          <w:szCs w:val="22"/>
          <w:lang w:val="en-US"/>
        </w:rPr>
        <w:t xml:space="preserve">The </w:t>
      </w:r>
      <w:r w:rsidR="007E7783" w:rsidRPr="00390A54">
        <w:rPr>
          <w:rFonts w:ascii="Times New Roman" w:hAnsi="Times New Roman"/>
          <w:color w:val="auto"/>
          <w:sz w:val="22"/>
          <w:szCs w:val="22"/>
          <w:lang w:val="en-US"/>
        </w:rPr>
        <w:t>Voyage database</w:t>
      </w:r>
      <w:r w:rsidR="00223493" w:rsidRPr="00390A54">
        <w:rPr>
          <w:rFonts w:ascii="Times New Roman" w:hAnsi="Times New Roman"/>
          <w:color w:val="auto"/>
          <w:sz w:val="22"/>
          <w:szCs w:val="22"/>
          <w:lang w:val="en-US"/>
        </w:rPr>
        <w:t xml:space="preserve"> of the British Southern Whale Fishery</w:t>
      </w:r>
      <w:r w:rsidR="004653D0" w:rsidRPr="00390A54">
        <w:rPr>
          <w:rFonts w:ascii="Times New Roman" w:hAnsi="Times New Roman"/>
          <w:color w:val="auto"/>
          <w:sz w:val="22"/>
          <w:szCs w:val="22"/>
          <w:lang w:val="en-US"/>
        </w:rPr>
        <w:t xml:space="preserve"> </w:t>
      </w:r>
      <w:r w:rsidR="00B821FB" w:rsidRPr="00390A54">
        <w:rPr>
          <w:rFonts w:ascii="Times New Roman" w:hAnsi="Times New Roman"/>
          <w:color w:val="auto"/>
          <w:sz w:val="22"/>
          <w:szCs w:val="22"/>
          <w:lang w:val="en-US"/>
        </w:rPr>
        <w:t>[</w:t>
      </w:r>
      <w:r w:rsidR="00094BA2" w:rsidRPr="001530D2">
        <w:rPr>
          <w:rFonts w:ascii="Times New Roman" w:hAnsi="Times New Roman"/>
          <w:color w:val="auto"/>
          <w:sz w:val="22"/>
          <w:szCs w:val="22"/>
          <w:lang w:val="en-US"/>
        </w:rPr>
        <w:t>69</w:t>
      </w:r>
      <w:r w:rsidR="00B821FB" w:rsidRPr="00390A54">
        <w:rPr>
          <w:rFonts w:ascii="Times New Roman" w:hAnsi="Times New Roman"/>
          <w:color w:val="auto"/>
          <w:sz w:val="22"/>
          <w:szCs w:val="22"/>
          <w:lang w:val="en-US"/>
        </w:rPr>
        <w:t>]</w:t>
      </w:r>
      <w:r w:rsidR="004653D0" w:rsidRPr="00390A54">
        <w:rPr>
          <w:rFonts w:ascii="Times New Roman" w:hAnsi="Times New Roman" w:cs="Times New Roman"/>
          <w:color w:val="auto"/>
          <w:sz w:val="22"/>
          <w:szCs w:val="22"/>
          <w:lang w:val="en-US"/>
        </w:rPr>
        <w:t xml:space="preserve">, </w:t>
      </w:r>
      <w:r w:rsidR="004653D0" w:rsidRPr="00390A54">
        <w:rPr>
          <w:rFonts w:ascii="Times New Roman" w:hAnsi="Times New Roman"/>
          <w:color w:val="auto"/>
          <w:sz w:val="22"/>
          <w:szCs w:val="22"/>
          <w:lang w:val="en-US"/>
        </w:rPr>
        <w:t xml:space="preserve">which operated from 1775 to 1859, </w:t>
      </w:r>
      <w:r w:rsidR="007E7783" w:rsidRPr="00390A54">
        <w:rPr>
          <w:rFonts w:ascii="Times New Roman" w:hAnsi="Times New Roman"/>
          <w:color w:val="auto"/>
          <w:sz w:val="22"/>
          <w:szCs w:val="22"/>
          <w:lang w:val="en-US"/>
        </w:rPr>
        <w:t>documents the events of around 2</w:t>
      </w:r>
      <w:r w:rsidR="00895EBE" w:rsidRPr="00390A54">
        <w:rPr>
          <w:rFonts w:ascii="Times New Roman" w:hAnsi="Times New Roman"/>
          <w:color w:val="auto"/>
          <w:sz w:val="22"/>
          <w:szCs w:val="22"/>
          <w:lang w:val="en-US"/>
        </w:rPr>
        <w:t>,</w:t>
      </w:r>
      <w:r w:rsidR="007E7783" w:rsidRPr="00390A54">
        <w:rPr>
          <w:rFonts w:ascii="Times New Roman" w:hAnsi="Times New Roman"/>
          <w:color w:val="auto"/>
          <w:sz w:val="22"/>
          <w:szCs w:val="22"/>
          <w:lang w:val="en-US"/>
        </w:rPr>
        <w:t xml:space="preserve">550 </w:t>
      </w:r>
      <w:r w:rsidR="00A23A32" w:rsidRPr="00390A54">
        <w:rPr>
          <w:rFonts w:ascii="Times New Roman" w:hAnsi="Times New Roman"/>
          <w:color w:val="auto"/>
          <w:sz w:val="22"/>
          <w:szCs w:val="22"/>
          <w:lang w:val="en-US"/>
        </w:rPr>
        <w:t xml:space="preserve">whaling or sealing </w:t>
      </w:r>
      <w:r w:rsidR="007E7783" w:rsidRPr="00390A54">
        <w:rPr>
          <w:rFonts w:ascii="Times New Roman" w:hAnsi="Times New Roman"/>
          <w:color w:val="auto"/>
          <w:sz w:val="22"/>
          <w:szCs w:val="22"/>
          <w:lang w:val="en-US"/>
        </w:rPr>
        <w:t xml:space="preserve">voyages to the south of Britain in over 930 different vessels. </w:t>
      </w:r>
      <w:r w:rsidR="009F32C9" w:rsidRPr="00390A54">
        <w:rPr>
          <w:rFonts w:ascii="Times New Roman" w:hAnsi="Times New Roman"/>
          <w:color w:val="auto"/>
          <w:sz w:val="22"/>
          <w:szCs w:val="22"/>
          <w:lang w:val="en-US"/>
        </w:rPr>
        <w:t xml:space="preserve">The records provided </w:t>
      </w:r>
      <w:r w:rsidR="0056599D" w:rsidRPr="00390A54">
        <w:rPr>
          <w:rFonts w:ascii="Times New Roman" w:hAnsi="Times New Roman"/>
          <w:color w:val="auto"/>
          <w:sz w:val="22"/>
          <w:szCs w:val="22"/>
          <w:lang w:val="en-US"/>
        </w:rPr>
        <w:t>the</w:t>
      </w:r>
      <w:r w:rsidR="009F32C9" w:rsidRPr="00390A54">
        <w:rPr>
          <w:rFonts w:ascii="Times New Roman" w:hAnsi="Times New Roman"/>
          <w:color w:val="auto"/>
          <w:sz w:val="22"/>
          <w:szCs w:val="22"/>
          <w:lang w:val="en-US"/>
        </w:rPr>
        <w:t xml:space="preserve"> quantity of whale oil</w:t>
      </w:r>
      <w:r w:rsidR="00427F14" w:rsidRPr="00390A54">
        <w:rPr>
          <w:rFonts w:ascii="Times New Roman" w:hAnsi="Times New Roman"/>
          <w:color w:val="auto"/>
          <w:sz w:val="22"/>
          <w:szCs w:val="22"/>
          <w:lang w:val="en-US"/>
        </w:rPr>
        <w:t xml:space="preserve"> measure</w:t>
      </w:r>
      <w:r w:rsidR="009B57BD" w:rsidRPr="00390A54">
        <w:rPr>
          <w:rFonts w:ascii="Times New Roman" w:hAnsi="Times New Roman"/>
          <w:color w:val="auto"/>
          <w:sz w:val="22"/>
          <w:szCs w:val="22"/>
          <w:lang w:val="en-US"/>
        </w:rPr>
        <w:t>d</w:t>
      </w:r>
      <w:r w:rsidR="00427F14" w:rsidRPr="00390A54">
        <w:rPr>
          <w:rFonts w:ascii="Times New Roman" w:hAnsi="Times New Roman"/>
          <w:color w:val="auto"/>
          <w:sz w:val="22"/>
          <w:szCs w:val="22"/>
          <w:lang w:val="en-US"/>
        </w:rPr>
        <w:t xml:space="preserve"> in tuns, casks or barrels</w:t>
      </w:r>
      <w:r w:rsidR="007C214D" w:rsidRPr="00390A54">
        <w:rPr>
          <w:rFonts w:ascii="Times New Roman" w:hAnsi="Times New Roman"/>
          <w:color w:val="auto"/>
          <w:sz w:val="22"/>
          <w:szCs w:val="22"/>
          <w:lang w:val="en-US"/>
        </w:rPr>
        <w:t xml:space="preserve">, </w:t>
      </w:r>
      <w:r w:rsidR="00D25745" w:rsidRPr="00390A54">
        <w:rPr>
          <w:rFonts w:ascii="Times New Roman" w:hAnsi="Times New Roman"/>
          <w:color w:val="auto"/>
          <w:sz w:val="22"/>
          <w:szCs w:val="22"/>
          <w:lang w:val="en-US"/>
        </w:rPr>
        <w:t xml:space="preserve">but </w:t>
      </w:r>
      <w:r w:rsidR="009844AA" w:rsidRPr="00390A54">
        <w:rPr>
          <w:rFonts w:ascii="Times New Roman" w:hAnsi="Times New Roman"/>
          <w:color w:val="auto"/>
          <w:sz w:val="22"/>
          <w:szCs w:val="22"/>
          <w:lang w:val="en-US"/>
        </w:rPr>
        <w:t>are</w:t>
      </w:r>
      <w:r w:rsidR="007C214D" w:rsidRPr="00390A54">
        <w:rPr>
          <w:rFonts w:ascii="Times New Roman" w:hAnsi="Times New Roman"/>
          <w:color w:val="auto"/>
          <w:sz w:val="22"/>
          <w:szCs w:val="22"/>
          <w:lang w:val="en-US"/>
        </w:rPr>
        <w:t xml:space="preserve"> not </w:t>
      </w:r>
      <w:r w:rsidR="00737A73" w:rsidRPr="00390A54">
        <w:rPr>
          <w:rFonts w:ascii="Times New Roman" w:hAnsi="Times New Roman"/>
          <w:color w:val="auto"/>
          <w:sz w:val="22"/>
          <w:szCs w:val="22"/>
          <w:lang w:val="en-US"/>
        </w:rPr>
        <w:t>linked to a specific geographic position</w:t>
      </w:r>
      <w:r w:rsidR="009F32C9" w:rsidRPr="00390A54">
        <w:rPr>
          <w:rFonts w:ascii="Times New Roman" w:hAnsi="Times New Roman"/>
          <w:color w:val="auto"/>
          <w:sz w:val="22"/>
          <w:szCs w:val="22"/>
          <w:lang w:val="en-US"/>
        </w:rPr>
        <w:t xml:space="preserve">. </w:t>
      </w:r>
      <w:r w:rsidR="00191E8B" w:rsidRPr="00390A54">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sidRPr="00390A54">
        <w:rPr>
          <w:rFonts w:ascii="Times New Roman" w:hAnsi="Times New Roman"/>
          <w:color w:val="auto"/>
          <w:sz w:val="22"/>
          <w:szCs w:val="22"/>
          <w:lang w:val="en-US"/>
        </w:rPr>
        <w:t>south</w:t>
      </w:r>
      <w:r w:rsidR="00191E8B" w:rsidRPr="00390A54">
        <w:rPr>
          <w:rFonts w:ascii="Times New Roman" w:hAnsi="Times New Roman"/>
          <w:color w:val="auto"/>
          <w:sz w:val="22"/>
          <w:szCs w:val="22"/>
          <w:lang w:val="en-US"/>
        </w:rPr>
        <w:t xml:space="preserve">western Atlantic Ocean from </w:t>
      </w:r>
      <w:r w:rsidR="001D2F68" w:rsidRPr="00390A54">
        <w:rPr>
          <w:rFonts w:ascii="Times New Roman" w:hAnsi="Times New Roman"/>
          <w:color w:val="auto"/>
          <w:sz w:val="22"/>
          <w:szCs w:val="22"/>
          <w:lang w:val="en-US"/>
        </w:rPr>
        <w:t xml:space="preserve">the </w:t>
      </w:r>
      <w:r w:rsidR="00191E8B" w:rsidRPr="00390A54">
        <w:rPr>
          <w:rFonts w:ascii="Times New Roman" w:hAnsi="Times New Roman"/>
          <w:color w:val="auto"/>
          <w:sz w:val="22"/>
          <w:szCs w:val="22"/>
          <w:lang w:val="en-US"/>
        </w:rPr>
        <w:t>records where this area ha</w:t>
      </w:r>
      <w:r w:rsidR="00D21527" w:rsidRPr="00390A54">
        <w:rPr>
          <w:rFonts w:ascii="Times New Roman" w:hAnsi="Times New Roman"/>
          <w:color w:val="auto"/>
          <w:sz w:val="22"/>
          <w:szCs w:val="22"/>
          <w:lang w:val="en-US"/>
        </w:rPr>
        <w:t>d</w:t>
      </w:r>
      <w:r w:rsidR="00191E8B" w:rsidRPr="00390A54">
        <w:rPr>
          <w:rFonts w:ascii="Times New Roman" w:hAnsi="Times New Roman"/>
          <w:color w:val="auto"/>
          <w:sz w:val="22"/>
          <w:szCs w:val="22"/>
          <w:lang w:val="en-US"/>
        </w:rPr>
        <w:t xml:space="preserve"> been included </w:t>
      </w:r>
      <w:proofErr w:type="spellStart"/>
      <w:r w:rsidR="00FA0E56" w:rsidRPr="00390A54">
        <w:rPr>
          <w:rFonts w:ascii="Times New Roman" w:hAnsi="Times New Roman"/>
          <w:i/>
          <w:iCs/>
          <w:color w:val="auto"/>
          <w:sz w:val="22"/>
          <w:szCs w:val="22"/>
          <w:lang w:val="en-US"/>
        </w:rPr>
        <w:t>e</w:t>
      </w:r>
      <w:r w:rsidR="00D21527" w:rsidRPr="00390A54">
        <w:rPr>
          <w:rFonts w:ascii="Times New Roman" w:hAnsi="Times New Roman"/>
          <w:i/>
          <w:iCs/>
          <w:color w:val="auto"/>
          <w:sz w:val="22"/>
          <w:szCs w:val="22"/>
          <w:lang w:val="en-US"/>
        </w:rPr>
        <w:t>n</w:t>
      </w:r>
      <w:proofErr w:type="spellEnd"/>
      <w:r w:rsidR="00191E8B" w:rsidRPr="00390A54">
        <w:rPr>
          <w:rFonts w:ascii="Times New Roman" w:hAnsi="Times New Roman"/>
          <w:i/>
          <w:iCs/>
          <w:color w:val="auto"/>
          <w:sz w:val="22"/>
          <w:szCs w:val="22"/>
          <w:lang w:val="en-US"/>
        </w:rPr>
        <w:t xml:space="preserve"> route</w:t>
      </w:r>
      <w:r w:rsidR="00191E8B" w:rsidRPr="00390A54">
        <w:rPr>
          <w:rFonts w:ascii="Times New Roman" w:hAnsi="Times New Roman"/>
          <w:color w:val="auto"/>
          <w:sz w:val="22"/>
          <w:szCs w:val="22"/>
          <w:lang w:val="en-US"/>
        </w:rPr>
        <w:t xml:space="preserve"> to other destinations. </w:t>
      </w:r>
      <w:r w:rsidR="00F92714" w:rsidRPr="00390A54">
        <w:rPr>
          <w:rFonts w:ascii="Times New Roman" w:hAnsi="Times New Roman"/>
          <w:color w:val="auto"/>
          <w:sz w:val="22"/>
          <w:szCs w:val="22"/>
          <w:lang w:val="en-US"/>
        </w:rPr>
        <w:t>The c</w:t>
      </w:r>
      <w:r w:rsidR="00367C6D" w:rsidRPr="00390A54">
        <w:rPr>
          <w:rFonts w:ascii="Times New Roman" w:hAnsi="Times New Roman"/>
          <w:color w:val="auto"/>
          <w:sz w:val="22"/>
          <w:szCs w:val="22"/>
          <w:lang w:val="en-US"/>
        </w:rPr>
        <w:t xml:space="preserve">atches were </w:t>
      </w:r>
      <w:r w:rsidR="00F92714" w:rsidRPr="00390A54">
        <w:rPr>
          <w:rFonts w:ascii="Times New Roman" w:hAnsi="Times New Roman"/>
          <w:color w:val="auto"/>
          <w:sz w:val="22"/>
          <w:szCs w:val="22"/>
          <w:lang w:val="en-US"/>
        </w:rPr>
        <w:t xml:space="preserve">organized according </w:t>
      </w:r>
      <w:r w:rsidR="002B1560" w:rsidRPr="00390A54">
        <w:rPr>
          <w:rFonts w:ascii="Times New Roman" w:hAnsi="Times New Roman"/>
          <w:color w:val="auto"/>
          <w:sz w:val="22"/>
          <w:szCs w:val="22"/>
          <w:lang w:val="en-US"/>
        </w:rPr>
        <w:t xml:space="preserve">to the year the vessel returned from the voyage, as nearly 90% of the voyages </w:t>
      </w:r>
      <w:del w:id="82" w:author="Grant Adams" w:date="2021-08-02T10:51:00Z">
        <w:r w:rsidR="002B1560" w:rsidRPr="00390A54" w:rsidDel="001D0B69">
          <w:rPr>
            <w:rFonts w:ascii="Times New Roman" w:hAnsi="Times New Roman"/>
            <w:color w:val="auto"/>
            <w:sz w:val="22"/>
            <w:szCs w:val="22"/>
            <w:lang w:val="en-US"/>
          </w:rPr>
          <w:delText>analy</w:delText>
        </w:r>
        <w:r w:rsidR="00B86A7F" w:rsidRPr="00390A54" w:rsidDel="001D0B69">
          <w:rPr>
            <w:rFonts w:ascii="Times New Roman" w:hAnsi="Times New Roman"/>
            <w:color w:val="auto"/>
            <w:sz w:val="22"/>
            <w:szCs w:val="22"/>
            <w:lang w:val="en-US"/>
          </w:rPr>
          <w:delText>s</w:delText>
        </w:r>
        <w:r w:rsidR="002B1560" w:rsidRPr="00390A54" w:rsidDel="001D0B69">
          <w:rPr>
            <w:rFonts w:ascii="Times New Roman" w:hAnsi="Times New Roman"/>
            <w:color w:val="auto"/>
            <w:sz w:val="22"/>
            <w:szCs w:val="22"/>
            <w:lang w:val="en-US"/>
          </w:rPr>
          <w:delText>ed</w:delText>
        </w:r>
      </w:del>
      <w:ins w:id="83" w:author="Grant Adams" w:date="2021-08-02T10:51:00Z">
        <w:r w:rsidR="001D0B69" w:rsidRPr="00390A54">
          <w:rPr>
            <w:rFonts w:ascii="Times New Roman" w:hAnsi="Times New Roman"/>
            <w:color w:val="auto"/>
            <w:sz w:val="22"/>
            <w:szCs w:val="22"/>
            <w:lang w:val="en-US"/>
          </w:rPr>
          <w:t>analyzed</w:t>
        </w:r>
      </w:ins>
      <w:r w:rsidR="002B1560" w:rsidRPr="00390A54">
        <w:rPr>
          <w:rFonts w:ascii="Times New Roman" w:hAnsi="Times New Roman"/>
          <w:color w:val="auto"/>
          <w:sz w:val="22"/>
          <w:szCs w:val="22"/>
          <w:lang w:val="en-US"/>
        </w:rPr>
        <w:t xml:space="preserve"> took </w:t>
      </w:r>
      <w:r w:rsidR="0048314E" w:rsidRPr="00390A54">
        <w:rPr>
          <w:rFonts w:ascii="Times New Roman" w:hAnsi="Times New Roman"/>
          <w:color w:val="auto"/>
          <w:sz w:val="22"/>
          <w:szCs w:val="22"/>
          <w:lang w:val="en-US"/>
        </w:rPr>
        <w:t xml:space="preserve">fewer </w:t>
      </w:r>
      <w:r w:rsidR="002B1560" w:rsidRPr="00390A54">
        <w:rPr>
          <w:rFonts w:ascii="Times New Roman" w:hAnsi="Times New Roman"/>
          <w:color w:val="auto"/>
          <w:sz w:val="22"/>
          <w:szCs w:val="22"/>
          <w:lang w:val="en-US"/>
        </w:rPr>
        <w:t>than two years.</w:t>
      </w:r>
      <w:r w:rsidR="00641C84" w:rsidRPr="00390A54">
        <w:rPr>
          <w:rFonts w:ascii="Times New Roman" w:hAnsi="Times New Roman"/>
          <w:color w:val="auto"/>
          <w:sz w:val="22"/>
          <w:szCs w:val="22"/>
          <w:lang w:val="en-US"/>
        </w:rPr>
        <w:t xml:space="preserve"> </w:t>
      </w:r>
      <w:r w:rsidR="00EC79FB" w:rsidRPr="00390A54">
        <w:rPr>
          <w:rFonts w:ascii="Times New Roman" w:hAnsi="Times New Roman" w:cs="Times New Roman"/>
          <w:color w:val="auto"/>
          <w:sz w:val="22"/>
          <w:szCs w:val="22"/>
          <w:lang w:val="en-US"/>
        </w:rPr>
        <w:t xml:space="preserve">The data for French whaling </w:t>
      </w:r>
      <w:r w:rsidR="00B821FB" w:rsidRPr="00390A54">
        <w:rPr>
          <w:rFonts w:ascii="Times New Roman" w:hAnsi="Times New Roman" w:cs="Times New Roman"/>
          <w:color w:val="auto"/>
          <w:sz w:val="22"/>
          <w:szCs w:val="22"/>
          <w:lang w:val="en-US"/>
        </w:rPr>
        <w:t>[7</w:t>
      </w:r>
      <w:r w:rsidR="00542CD1" w:rsidRPr="001530D2">
        <w:rPr>
          <w:rFonts w:ascii="Times New Roman" w:hAnsi="Times New Roman" w:cs="Times New Roman"/>
          <w:color w:val="auto"/>
          <w:sz w:val="22"/>
          <w:szCs w:val="22"/>
          <w:lang w:val="en-US"/>
        </w:rPr>
        <w:t>0</w:t>
      </w:r>
      <w:r w:rsidR="00B821FB" w:rsidRPr="00390A54">
        <w:rPr>
          <w:rFonts w:ascii="Times New Roman" w:hAnsi="Times New Roman" w:cs="Times New Roman"/>
          <w:color w:val="auto"/>
          <w:sz w:val="22"/>
          <w:szCs w:val="22"/>
          <w:lang w:val="en-US"/>
        </w:rPr>
        <w:t>]</w:t>
      </w:r>
      <w:r w:rsidR="0062251C" w:rsidRPr="00390A54">
        <w:rPr>
          <w:rFonts w:ascii="Times New Roman" w:hAnsi="Times New Roman" w:cs="Times New Roman"/>
          <w:color w:val="auto"/>
          <w:sz w:val="22"/>
          <w:szCs w:val="22"/>
          <w:lang w:val="en-US"/>
        </w:rPr>
        <w:t xml:space="preserve"> </w:t>
      </w:r>
      <w:r w:rsidR="00EC79FB" w:rsidRPr="00390A54">
        <w:rPr>
          <w:rFonts w:ascii="Times New Roman" w:hAnsi="Times New Roman" w:cs="Times New Roman"/>
          <w:color w:val="auto"/>
          <w:sz w:val="22"/>
          <w:szCs w:val="22"/>
          <w:lang w:val="en-US"/>
        </w:rPr>
        <w:t xml:space="preserve">comes primarily from </w:t>
      </w:r>
      <w:r w:rsidR="00421D08" w:rsidRPr="00390A54">
        <w:rPr>
          <w:rFonts w:ascii="Times New Roman" w:hAnsi="Times New Roman" w:cs="Times New Roman"/>
          <w:color w:val="auto"/>
          <w:sz w:val="22"/>
          <w:szCs w:val="22"/>
          <w:lang w:val="en-US"/>
        </w:rPr>
        <w:t xml:space="preserve">a </w:t>
      </w:r>
      <w:r w:rsidR="00EC79FB" w:rsidRPr="00390A54">
        <w:rPr>
          <w:rFonts w:ascii="Times New Roman" w:hAnsi="Times New Roman" w:cs="Times New Roman"/>
          <w:color w:val="auto"/>
          <w:sz w:val="22"/>
          <w:szCs w:val="22"/>
          <w:lang w:val="en-US"/>
        </w:rPr>
        <w:t>digitization of T</w:t>
      </w:r>
      <w:r w:rsidR="00FB7EE0" w:rsidRPr="00390A54">
        <w:rPr>
          <w:rFonts w:ascii="Times New Roman" w:hAnsi="Times New Roman" w:cs="Times New Roman"/>
          <w:color w:val="auto"/>
          <w:sz w:val="22"/>
          <w:szCs w:val="22"/>
          <w:lang w:val="en-US"/>
        </w:rPr>
        <w:t>.</w:t>
      </w:r>
      <w:r w:rsidR="00EC79FB" w:rsidRPr="00390A54">
        <w:rPr>
          <w:rFonts w:ascii="Times New Roman" w:hAnsi="Times New Roman" w:cs="Times New Roman"/>
          <w:color w:val="auto"/>
          <w:sz w:val="22"/>
          <w:szCs w:val="22"/>
          <w:lang w:val="en-US"/>
        </w:rPr>
        <w:t xml:space="preserve"> </w:t>
      </w:r>
      <w:r w:rsidR="00820128" w:rsidRPr="00390A54">
        <w:rPr>
          <w:rFonts w:ascii="Times New Roman" w:hAnsi="Times New Roman" w:cs="Times New Roman"/>
          <w:color w:val="auto"/>
          <w:sz w:val="22"/>
          <w:szCs w:val="22"/>
          <w:lang w:val="en-US"/>
        </w:rPr>
        <w:t>D</w:t>
      </w:r>
      <w:r w:rsidR="00EC79FB" w:rsidRPr="00390A54">
        <w:rPr>
          <w:rFonts w:ascii="Times New Roman" w:hAnsi="Times New Roman" w:cs="Times New Roman"/>
          <w:color w:val="auto"/>
          <w:sz w:val="22"/>
          <w:szCs w:val="22"/>
          <w:lang w:val="en-US"/>
        </w:rPr>
        <w:t>u</w:t>
      </w:r>
      <w:r w:rsidR="00820128" w:rsidRPr="00390A54">
        <w:rPr>
          <w:rFonts w:ascii="Times New Roman" w:hAnsi="Times New Roman" w:cs="Times New Roman"/>
          <w:color w:val="auto"/>
          <w:sz w:val="22"/>
          <w:szCs w:val="22"/>
          <w:lang w:val="en-US"/>
        </w:rPr>
        <w:t xml:space="preserve"> </w:t>
      </w:r>
      <w:proofErr w:type="spellStart"/>
      <w:r w:rsidR="00EC79FB" w:rsidRPr="00390A54">
        <w:rPr>
          <w:rFonts w:ascii="Times New Roman" w:hAnsi="Times New Roman" w:cs="Times New Roman"/>
          <w:color w:val="auto"/>
          <w:sz w:val="22"/>
          <w:szCs w:val="22"/>
          <w:lang w:val="en-US"/>
        </w:rPr>
        <w:t>Pasquier’s</w:t>
      </w:r>
      <w:proofErr w:type="spellEnd"/>
      <w:r w:rsidR="00EC79FB" w:rsidRPr="00390A54">
        <w:rPr>
          <w:rFonts w:ascii="Times New Roman" w:hAnsi="Times New Roman" w:cs="Times New Roman"/>
          <w:color w:val="auto"/>
          <w:sz w:val="22"/>
          <w:szCs w:val="22"/>
          <w:lang w:val="en-US"/>
        </w:rPr>
        <w:t xml:space="preserve"> books</w:t>
      </w:r>
      <w:r w:rsidR="00592666" w:rsidRPr="00390A54">
        <w:rPr>
          <w:rFonts w:ascii="Times New Roman" w:hAnsi="Times New Roman" w:cs="Times New Roman"/>
          <w:color w:val="auto"/>
          <w:sz w:val="22"/>
          <w:szCs w:val="22"/>
          <w:lang w:val="en-US"/>
        </w:rPr>
        <w:t xml:space="preserve">. </w:t>
      </w:r>
      <w:r w:rsidR="006E6948" w:rsidRPr="00390A54">
        <w:rPr>
          <w:rFonts w:ascii="Times New Roman" w:hAnsi="Times New Roman" w:cs="Times New Roman"/>
          <w:color w:val="auto"/>
          <w:sz w:val="22"/>
          <w:szCs w:val="22"/>
          <w:lang w:val="en-US"/>
        </w:rPr>
        <w:t xml:space="preserve">The criterion for filtering the data was </w:t>
      </w:r>
      <w:proofErr w:type="gramStart"/>
      <w:r w:rsidR="006E6948" w:rsidRPr="00390A54">
        <w:rPr>
          <w:rFonts w:ascii="Times New Roman" w:hAnsi="Times New Roman" w:cs="Times New Roman"/>
          <w:color w:val="auto"/>
          <w:sz w:val="22"/>
          <w:szCs w:val="22"/>
          <w:lang w:val="en-US"/>
        </w:rPr>
        <w:t>similar to</w:t>
      </w:r>
      <w:proofErr w:type="gramEnd"/>
      <w:r w:rsidR="006E6948" w:rsidRPr="00390A54">
        <w:rPr>
          <w:rFonts w:ascii="Times New Roman" w:hAnsi="Times New Roman" w:cs="Times New Roman"/>
          <w:color w:val="auto"/>
          <w:sz w:val="22"/>
          <w:szCs w:val="22"/>
          <w:lang w:val="en-US"/>
        </w:rPr>
        <w:t xml:space="preserve"> that used for the </w:t>
      </w:r>
      <w:r w:rsidR="006E6948" w:rsidRPr="00390A54">
        <w:rPr>
          <w:rFonts w:ascii="Times New Roman" w:hAnsi="Times New Roman"/>
          <w:color w:val="auto"/>
          <w:sz w:val="22"/>
          <w:szCs w:val="22"/>
          <w:lang w:val="en-US"/>
        </w:rPr>
        <w:t>British Southern Whale Fishery</w:t>
      </w:r>
      <w:r w:rsidR="006E6948" w:rsidRPr="00390A54">
        <w:rPr>
          <w:rFonts w:ascii="Times New Roman" w:hAnsi="Times New Roman" w:cs="Times New Roman"/>
          <w:color w:val="auto"/>
          <w:sz w:val="22"/>
          <w:szCs w:val="22"/>
          <w:lang w:val="en-US"/>
        </w:rPr>
        <w:t xml:space="preserve"> database</w:t>
      </w:r>
      <w:r w:rsidR="00643B8B" w:rsidRPr="00390A54">
        <w:rPr>
          <w:rFonts w:ascii="Times New Roman" w:hAnsi="Times New Roman" w:cs="Times New Roman"/>
          <w:color w:val="auto"/>
          <w:sz w:val="22"/>
          <w:szCs w:val="22"/>
          <w:lang w:val="en-US"/>
        </w:rPr>
        <w:t>.</w:t>
      </w:r>
    </w:p>
    <w:p w14:paraId="356D710E" w14:textId="77777777" w:rsidR="006C45BF" w:rsidRPr="00390A54"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The Records of the Boards of Customs </w:t>
      </w:r>
      <w:r w:rsidR="00C27755" w:rsidRPr="00390A54">
        <w:rPr>
          <w:rFonts w:ascii="Times New Roman" w:hAnsi="Times New Roman" w:cs="Times New Roman"/>
          <w:i/>
          <w:iCs/>
          <w:color w:val="auto"/>
          <w:sz w:val="22"/>
          <w:szCs w:val="22"/>
          <w:lang w:val="en-US"/>
        </w:rPr>
        <w:t xml:space="preserve">(Reference: CUST) </w:t>
      </w:r>
      <w:r w:rsidRPr="00390A54">
        <w:rPr>
          <w:rFonts w:ascii="Times New Roman" w:hAnsi="Times New Roman" w:cs="Times New Roman"/>
          <w:i/>
          <w:iCs/>
          <w:color w:val="auto"/>
          <w:sz w:val="22"/>
          <w:szCs w:val="22"/>
          <w:lang w:val="en-US"/>
        </w:rPr>
        <w:t xml:space="preserve">of the UK </w:t>
      </w:r>
      <w:r w:rsidR="00F1356D" w:rsidRPr="00390A54">
        <w:rPr>
          <w:rFonts w:ascii="Times New Roman" w:hAnsi="Times New Roman" w:cs="Times New Roman"/>
          <w:i/>
          <w:iCs/>
          <w:color w:val="auto"/>
          <w:sz w:val="22"/>
          <w:szCs w:val="22"/>
          <w:lang w:val="en-US"/>
        </w:rPr>
        <w:t>Government</w:t>
      </w:r>
      <w:r w:rsidR="009A3976" w:rsidRPr="00390A54">
        <w:rPr>
          <w:rFonts w:ascii="Times New Roman" w:hAnsi="Times New Roman" w:cs="Times New Roman"/>
          <w:i/>
          <w:iCs/>
          <w:color w:val="auto"/>
          <w:sz w:val="22"/>
          <w:szCs w:val="22"/>
          <w:lang w:val="en-US"/>
        </w:rPr>
        <w:t xml:space="preserve"> </w:t>
      </w:r>
      <w:r w:rsidR="00D36053" w:rsidRPr="00390A54">
        <w:rPr>
          <w:rFonts w:ascii="Times New Roman" w:hAnsi="Times New Roman" w:cs="Times New Roman"/>
          <w:i/>
          <w:iCs/>
          <w:color w:val="auto"/>
          <w:sz w:val="22"/>
          <w:szCs w:val="22"/>
          <w:lang w:val="en-US"/>
        </w:rPr>
        <w:t xml:space="preserve">obtained </w:t>
      </w:r>
      <w:r w:rsidR="009A3976" w:rsidRPr="00390A54">
        <w:rPr>
          <w:rFonts w:ascii="Times New Roman" w:hAnsi="Times New Roman" w:cs="Times New Roman"/>
          <w:i/>
          <w:iCs/>
          <w:color w:val="auto"/>
          <w:sz w:val="22"/>
          <w:szCs w:val="22"/>
          <w:lang w:val="en-US"/>
        </w:rPr>
        <w:t>from the National Archives</w:t>
      </w:r>
      <w:r w:rsidR="009A3976" w:rsidRPr="00390A54">
        <w:rPr>
          <w:rFonts w:ascii="Times New Roman" w:hAnsi="Times New Roman" w:cs="Times New Roman"/>
          <w:color w:val="auto"/>
          <w:sz w:val="22"/>
          <w:szCs w:val="22"/>
          <w:lang w:val="en-US"/>
        </w:rPr>
        <w:t xml:space="preserve"> (</w:t>
      </w:r>
      <w:hyperlink r:id="rId15" w:history="1">
        <w:r w:rsidR="009A3976" w:rsidRPr="00390A54">
          <w:rPr>
            <w:rStyle w:val="Hyperlink"/>
            <w:rFonts w:ascii="Times New Roman" w:hAnsi="Times New Roman" w:cs="Times New Roman"/>
            <w:sz w:val="22"/>
            <w:szCs w:val="22"/>
            <w:lang w:val="en-US"/>
          </w:rPr>
          <w:t>www.nationalarchives.gov.uk/</w:t>
        </w:r>
      </w:hyperlink>
      <w:r w:rsidR="009A3976" w:rsidRPr="00390A54">
        <w:rPr>
          <w:rFonts w:ascii="Times New Roman" w:hAnsi="Times New Roman" w:cs="Times New Roman"/>
          <w:color w:val="auto"/>
          <w:sz w:val="22"/>
          <w:szCs w:val="22"/>
          <w:lang w:val="en-US"/>
        </w:rPr>
        <w:t>)</w:t>
      </w:r>
      <w:r w:rsidRPr="00390A54">
        <w:rPr>
          <w:rFonts w:ascii="Times New Roman" w:hAnsi="Times New Roman" w:cs="Times New Roman"/>
          <w:color w:val="auto"/>
          <w:sz w:val="22"/>
          <w:szCs w:val="22"/>
          <w:lang w:val="en-US"/>
        </w:rPr>
        <w:t xml:space="preserve">. </w:t>
      </w:r>
      <w:r w:rsidR="006C45BF" w:rsidRPr="00390A54">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31C3DFEB" w:rsidR="00A448BD" w:rsidRPr="00390A54"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390A54">
        <w:rPr>
          <w:rFonts w:ascii="Times New Roman" w:hAnsi="Times New Roman" w:cs="Times New Roman"/>
          <w:i/>
          <w:iCs/>
          <w:color w:val="auto"/>
          <w:sz w:val="22"/>
          <w:szCs w:val="22"/>
          <w:lang w:val="en-US"/>
        </w:rPr>
        <w:t xml:space="preserve">Historical catch data </w:t>
      </w:r>
      <w:r w:rsidR="000D77A9" w:rsidRPr="00390A54">
        <w:rPr>
          <w:rFonts w:ascii="Times New Roman" w:hAnsi="Times New Roman" w:cs="Times New Roman"/>
          <w:i/>
          <w:iCs/>
          <w:color w:val="auto"/>
          <w:sz w:val="22"/>
          <w:szCs w:val="22"/>
          <w:lang w:val="en-US"/>
        </w:rPr>
        <w:t>for the period</w:t>
      </w:r>
      <w:r w:rsidRPr="00390A54">
        <w:rPr>
          <w:rFonts w:ascii="Times New Roman" w:hAnsi="Times New Roman" w:cs="Times New Roman"/>
          <w:i/>
          <w:iCs/>
          <w:color w:val="auto"/>
          <w:sz w:val="22"/>
          <w:szCs w:val="22"/>
          <w:lang w:val="en-US"/>
        </w:rPr>
        <w:t xml:space="preserve"> 1907</w:t>
      </w:r>
      <w:r w:rsidR="000D77A9" w:rsidRPr="00390A54">
        <w:rPr>
          <w:rFonts w:ascii="Times New Roman" w:hAnsi="Times New Roman" w:cs="Times New Roman"/>
          <w:i/>
          <w:iCs/>
          <w:color w:val="auto"/>
          <w:sz w:val="22"/>
          <w:szCs w:val="22"/>
          <w:lang w:val="en-US"/>
        </w:rPr>
        <w:t>-</w:t>
      </w:r>
      <w:r w:rsidRPr="00390A54">
        <w:rPr>
          <w:rFonts w:ascii="Times New Roman" w:hAnsi="Times New Roman" w:cs="Times New Roman"/>
          <w:i/>
          <w:iCs/>
          <w:color w:val="auto"/>
          <w:sz w:val="22"/>
          <w:szCs w:val="22"/>
          <w:lang w:val="en-US"/>
        </w:rPr>
        <w:t xml:space="preserve">1966, computed </w:t>
      </w:r>
      <w:r w:rsidR="00A448BD" w:rsidRPr="00390A54">
        <w:rPr>
          <w:rFonts w:ascii="Times New Roman" w:hAnsi="Times New Roman" w:cs="Times New Roman"/>
          <w:i/>
          <w:iCs/>
          <w:color w:val="auto"/>
          <w:sz w:val="22"/>
          <w:szCs w:val="22"/>
          <w:lang w:val="en-US"/>
        </w:rPr>
        <w:t>from the I</w:t>
      </w:r>
      <w:r w:rsidR="005F236A" w:rsidRPr="00390A54">
        <w:rPr>
          <w:rFonts w:ascii="Times New Roman" w:hAnsi="Times New Roman" w:cs="Times New Roman"/>
          <w:i/>
          <w:iCs/>
          <w:color w:val="auto"/>
          <w:sz w:val="22"/>
          <w:szCs w:val="22"/>
          <w:lang w:val="en-US"/>
        </w:rPr>
        <w:t xml:space="preserve">nternational </w:t>
      </w:r>
      <w:r w:rsidR="00A448BD" w:rsidRPr="00390A54">
        <w:rPr>
          <w:rFonts w:ascii="Times New Roman" w:hAnsi="Times New Roman" w:cs="Times New Roman"/>
          <w:i/>
          <w:iCs/>
          <w:color w:val="auto"/>
          <w:sz w:val="22"/>
          <w:szCs w:val="22"/>
          <w:lang w:val="en-US"/>
        </w:rPr>
        <w:t>W</w:t>
      </w:r>
      <w:r w:rsidR="005F236A" w:rsidRPr="00390A54">
        <w:rPr>
          <w:rFonts w:ascii="Times New Roman" w:hAnsi="Times New Roman" w:cs="Times New Roman"/>
          <w:i/>
          <w:iCs/>
          <w:color w:val="auto"/>
          <w:sz w:val="22"/>
          <w:szCs w:val="22"/>
          <w:lang w:val="en-US"/>
        </w:rPr>
        <w:t xml:space="preserve">haling </w:t>
      </w:r>
      <w:r w:rsidR="00A448BD" w:rsidRPr="00390A54">
        <w:rPr>
          <w:rFonts w:ascii="Times New Roman" w:hAnsi="Times New Roman" w:cs="Times New Roman"/>
          <w:i/>
          <w:iCs/>
          <w:color w:val="auto"/>
          <w:sz w:val="22"/>
          <w:szCs w:val="22"/>
          <w:lang w:val="en-US"/>
        </w:rPr>
        <w:t>C</w:t>
      </w:r>
      <w:r w:rsidR="005F236A" w:rsidRPr="00390A54">
        <w:rPr>
          <w:rFonts w:ascii="Times New Roman" w:hAnsi="Times New Roman" w:cs="Times New Roman"/>
          <w:i/>
          <w:iCs/>
          <w:color w:val="auto"/>
          <w:sz w:val="22"/>
          <w:szCs w:val="22"/>
          <w:lang w:val="en-US"/>
        </w:rPr>
        <w:t>o</w:t>
      </w:r>
      <w:r w:rsidR="000D04C5" w:rsidRPr="00390A54">
        <w:rPr>
          <w:rFonts w:ascii="Times New Roman" w:hAnsi="Times New Roman" w:cs="Times New Roman"/>
          <w:i/>
          <w:iCs/>
          <w:color w:val="auto"/>
          <w:sz w:val="22"/>
          <w:szCs w:val="22"/>
          <w:lang w:val="en-US"/>
        </w:rPr>
        <w:t>m</w:t>
      </w:r>
      <w:r w:rsidR="005F236A" w:rsidRPr="00390A54">
        <w:rPr>
          <w:rFonts w:ascii="Times New Roman" w:hAnsi="Times New Roman" w:cs="Times New Roman"/>
          <w:i/>
          <w:iCs/>
          <w:color w:val="auto"/>
          <w:sz w:val="22"/>
          <w:szCs w:val="22"/>
          <w:lang w:val="en-US"/>
        </w:rPr>
        <w:t>mission (IWC)</w:t>
      </w:r>
      <w:r w:rsidR="00A448BD" w:rsidRPr="00390A54">
        <w:rPr>
          <w:rFonts w:ascii="Times New Roman" w:hAnsi="Times New Roman" w:cs="Times New Roman"/>
          <w:i/>
          <w:iCs/>
          <w:color w:val="auto"/>
          <w:sz w:val="22"/>
          <w:szCs w:val="22"/>
          <w:lang w:val="en-US"/>
        </w:rPr>
        <w:t xml:space="preserve"> catch database</w:t>
      </w:r>
      <w:r w:rsidR="00F874FF" w:rsidRPr="00390A54">
        <w:rPr>
          <w:rFonts w:ascii="Times New Roman" w:hAnsi="Times New Roman" w:cs="Times New Roman"/>
          <w:color w:val="auto"/>
          <w:sz w:val="22"/>
          <w:szCs w:val="22"/>
          <w:lang w:val="en-US"/>
        </w:rPr>
        <w:t xml:space="preserve"> </w:t>
      </w:r>
      <w:r w:rsidR="00CC7F11" w:rsidRPr="00390A54">
        <w:rPr>
          <w:rFonts w:ascii="Times New Roman" w:hAnsi="Times New Roman" w:cs="Times New Roman"/>
          <w:color w:val="auto"/>
          <w:sz w:val="22"/>
          <w:szCs w:val="22"/>
          <w:lang w:val="en-US"/>
        </w:rPr>
        <w:t>[7</w:t>
      </w:r>
      <w:r w:rsidR="0016427C" w:rsidRPr="001530D2">
        <w:rPr>
          <w:rFonts w:ascii="Times New Roman" w:hAnsi="Times New Roman" w:cs="Times New Roman"/>
          <w:color w:val="auto"/>
          <w:sz w:val="22"/>
          <w:szCs w:val="22"/>
          <w:lang w:val="en-US"/>
        </w:rPr>
        <w:t>1</w:t>
      </w:r>
      <w:r w:rsidR="00CC7F11" w:rsidRPr="00390A54">
        <w:rPr>
          <w:rFonts w:ascii="Times New Roman" w:hAnsi="Times New Roman" w:cs="Times New Roman"/>
          <w:color w:val="auto"/>
          <w:sz w:val="22"/>
          <w:szCs w:val="22"/>
          <w:lang w:val="en-US"/>
        </w:rPr>
        <w:t>]</w:t>
      </w:r>
      <w:r w:rsidR="00FA1CD5" w:rsidRPr="00390A54">
        <w:rPr>
          <w:rFonts w:ascii="Times New Roman" w:hAnsi="Times New Roman" w:cs="Times New Roman"/>
          <w:color w:val="auto"/>
          <w:sz w:val="22"/>
          <w:szCs w:val="22"/>
          <w:lang w:val="en-US"/>
        </w:rPr>
        <w:t>.</w:t>
      </w:r>
      <w:r w:rsidR="004E2BCD" w:rsidRPr="00390A54">
        <w:rPr>
          <w:rFonts w:ascii="Times New Roman" w:hAnsi="Times New Roman" w:cs="Times New Roman"/>
          <w:color w:val="auto"/>
          <w:sz w:val="22"/>
          <w:szCs w:val="22"/>
          <w:lang w:val="en-US"/>
        </w:rPr>
        <w:t xml:space="preserve"> </w:t>
      </w:r>
      <w:r w:rsidR="00B43B68" w:rsidRPr="00390A54">
        <w:rPr>
          <w:rFonts w:ascii="Times New Roman" w:hAnsi="Times New Roman" w:cs="Times New Roman"/>
          <w:color w:val="auto"/>
          <w:sz w:val="22"/>
          <w:szCs w:val="22"/>
          <w:lang w:val="en-US"/>
        </w:rPr>
        <w:t>The data for the i</w:t>
      </w:r>
      <w:r w:rsidR="004E2BCD" w:rsidRPr="00390A54">
        <w:rPr>
          <w:rFonts w:ascii="Times New Roman" w:hAnsi="Times New Roman" w:cs="Times New Roman"/>
          <w:color w:val="auto"/>
          <w:sz w:val="22"/>
          <w:szCs w:val="22"/>
          <w:lang w:val="en-US"/>
        </w:rPr>
        <w:t xml:space="preserve">llegal Soviet whaling was </w:t>
      </w:r>
      <w:r w:rsidR="004E2BCD" w:rsidRPr="00390A54">
        <w:rPr>
          <w:rFonts w:ascii="Times New Roman" w:hAnsi="Times New Roman" w:cs="Times New Roman"/>
          <w:color w:val="auto"/>
          <w:sz w:val="22"/>
          <w:szCs w:val="22"/>
          <w:lang w:val="en-US"/>
        </w:rPr>
        <w:lastRenderedPageBreak/>
        <w:t xml:space="preserve">obtained combing the three available data from </w:t>
      </w:r>
      <w:proofErr w:type="spellStart"/>
      <w:r w:rsidR="004E2BCD" w:rsidRPr="00390A54">
        <w:rPr>
          <w:rFonts w:ascii="Times New Roman" w:hAnsi="Times New Roman" w:cs="Times New Roman"/>
          <w:color w:val="auto"/>
          <w:sz w:val="22"/>
          <w:szCs w:val="22"/>
          <w:lang w:val="en-US"/>
        </w:rPr>
        <w:t>Tormosov</w:t>
      </w:r>
      <w:proofErr w:type="spellEnd"/>
      <w:r w:rsidR="004E2BCD" w:rsidRPr="00390A54">
        <w:rPr>
          <w:rFonts w:ascii="Times New Roman" w:hAnsi="Times New Roman" w:cs="Times New Roman"/>
          <w:color w:val="auto"/>
          <w:sz w:val="22"/>
          <w:szCs w:val="22"/>
          <w:lang w:val="en-US"/>
        </w:rPr>
        <w:t xml:space="preserve"> [2</w:t>
      </w:r>
      <w:r w:rsidR="005E497B" w:rsidRPr="001530D2">
        <w:rPr>
          <w:rFonts w:ascii="Times New Roman" w:hAnsi="Times New Roman" w:cs="Times New Roman"/>
          <w:color w:val="auto"/>
          <w:sz w:val="22"/>
          <w:szCs w:val="22"/>
          <w:lang w:val="en-US"/>
        </w:rPr>
        <w:t>1</w:t>
      </w:r>
      <w:r w:rsidR="004E2BCD" w:rsidRPr="00390A54">
        <w:rPr>
          <w:rFonts w:ascii="Times New Roman" w:hAnsi="Times New Roman" w:cs="Times New Roman"/>
          <w:color w:val="auto"/>
          <w:sz w:val="22"/>
          <w:szCs w:val="22"/>
          <w:lang w:val="en-US"/>
        </w:rPr>
        <w:t xml:space="preserve">] for the </w:t>
      </w:r>
      <w:r w:rsidR="00174546" w:rsidRPr="00390A54">
        <w:rPr>
          <w:rFonts w:ascii="Times New Roman" w:hAnsi="Times New Roman" w:cs="Times New Roman"/>
          <w:color w:val="auto"/>
          <w:sz w:val="22"/>
          <w:szCs w:val="22"/>
          <w:lang w:val="en-US"/>
        </w:rPr>
        <w:t>south</w:t>
      </w:r>
      <w:r w:rsidR="004E2BCD" w:rsidRPr="00390A54">
        <w:rPr>
          <w:rFonts w:ascii="Times New Roman" w:hAnsi="Times New Roman" w:cs="Times New Roman"/>
          <w:color w:val="auto"/>
          <w:sz w:val="22"/>
          <w:szCs w:val="22"/>
          <w:lang w:val="en-US"/>
        </w:rPr>
        <w:t>western Atlantic Ocean with this database.</w:t>
      </w:r>
    </w:p>
    <w:p w14:paraId="49E340B5" w14:textId="598515B4" w:rsidR="00321F4D" w:rsidRPr="003572D7" w:rsidRDefault="006769D0" w:rsidP="00A77E36">
      <w:pPr>
        <w:autoSpaceDE w:val="0"/>
        <w:autoSpaceDN w:val="0"/>
        <w:adjustRightInd w:val="0"/>
        <w:spacing w:after="0" w:line="360" w:lineRule="auto"/>
        <w:ind w:firstLine="284"/>
        <w:rPr>
          <w:rFonts w:ascii="Times New Roman" w:hAnsi="Times New Roman" w:cs="Times New Roman"/>
          <w:lang w:val="en-US"/>
        </w:rPr>
      </w:pPr>
      <w:r w:rsidRPr="006E24D8">
        <w:rPr>
          <w:rFonts w:ascii="Times New Roman" w:hAnsi="Times New Roman" w:cs="Times New Roman"/>
          <w:lang w:val="en-US"/>
        </w:rPr>
        <w:t>We converted t</w:t>
      </w:r>
      <w:r w:rsidR="00AD4AFF" w:rsidRPr="006E24D8">
        <w:rPr>
          <w:rFonts w:ascii="Times New Roman" w:hAnsi="Times New Roman" w:cs="Times New Roman"/>
          <w:lang w:val="en-US"/>
        </w:rPr>
        <w:t xml:space="preserve">he reports of </w:t>
      </w:r>
      <w:r w:rsidR="00FA5348" w:rsidRPr="006E24D8">
        <w:rPr>
          <w:rFonts w:ascii="Times New Roman" w:hAnsi="Times New Roman" w:cs="Times New Roman"/>
          <w:lang w:val="en-US"/>
        </w:rPr>
        <w:t xml:space="preserve">whale </w:t>
      </w:r>
      <w:r w:rsidR="00AD4AFF" w:rsidRPr="006E24D8">
        <w:rPr>
          <w:rFonts w:ascii="Times New Roman" w:hAnsi="Times New Roman" w:cs="Times New Roman"/>
          <w:lang w:val="en-US"/>
        </w:rPr>
        <w:t xml:space="preserve">oil to rough numbers of whales using </w:t>
      </w:r>
      <w:r w:rsidR="00B106DE" w:rsidRPr="006E24D8">
        <w:rPr>
          <w:rFonts w:ascii="Times New Roman" w:hAnsi="Times New Roman" w:cs="Times New Roman"/>
          <w:lang w:val="en-US"/>
        </w:rPr>
        <w:t xml:space="preserve">an </w:t>
      </w:r>
      <w:r w:rsidR="00AD4AFF" w:rsidRPr="006E24D8">
        <w:rPr>
          <w:rFonts w:ascii="Times New Roman" w:hAnsi="Times New Roman" w:cs="Times New Roman"/>
          <w:lang w:val="en-US"/>
        </w:rPr>
        <w:t xml:space="preserve">average number of </w:t>
      </w:r>
      <w:r w:rsidR="00B106DE" w:rsidRPr="006E24D8">
        <w:rPr>
          <w:rFonts w:ascii="Times New Roman" w:hAnsi="Times New Roman" w:cs="Times New Roman"/>
          <w:lang w:val="en-US"/>
        </w:rPr>
        <w:t xml:space="preserve">60 </w:t>
      </w:r>
      <w:r w:rsidR="00AD4AFF" w:rsidRPr="006E24D8">
        <w:rPr>
          <w:rFonts w:ascii="Times New Roman" w:hAnsi="Times New Roman" w:cs="Times New Roman"/>
          <w:lang w:val="en-US"/>
        </w:rPr>
        <w:t xml:space="preserve">barrels </w:t>
      </w:r>
      <w:r w:rsidR="00941730" w:rsidRPr="006E24D8">
        <w:rPr>
          <w:rFonts w:ascii="Times New Roman" w:hAnsi="Times New Roman" w:cs="Times New Roman"/>
          <w:lang w:val="en-US"/>
        </w:rPr>
        <w:t xml:space="preserve">of oil </w:t>
      </w:r>
      <w:r w:rsidR="009F5E77" w:rsidRPr="006E24D8">
        <w:rPr>
          <w:rFonts w:ascii="Times New Roman" w:hAnsi="Times New Roman" w:cs="Times New Roman"/>
          <w:lang w:val="en-US"/>
        </w:rPr>
        <w:t xml:space="preserve">(1 tun = 8 </w:t>
      </w:r>
      <w:r w:rsidR="0048512F" w:rsidRPr="006E24D8">
        <w:rPr>
          <w:rFonts w:ascii="Times New Roman" w:hAnsi="Times New Roman" w:cs="Times New Roman"/>
          <w:lang w:val="en-US"/>
        </w:rPr>
        <w:t>barrel</w:t>
      </w:r>
      <w:r w:rsidR="00FC3C48" w:rsidRPr="006E24D8">
        <w:rPr>
          <w:rFonts w:ascii="Times New Roman" w:hAnsi="Times New Roman" w:cs="Times New Roman"/>
          <w:lang w:val="en-US"/>
        </w:rPr>
        <w:t>s</w:t>
      </w:r>
      <w:r w:rsidR="004F7AEB" w:rsidRPr="006E24D8">
        <w:rPr>
          <w:rFonts w:ascii="Times New Roman" w:hAnsi="Times New Roman" w:cs="Times New Roman"/>
          <w:lang w:val="en-US"/>
        </w:rPr>
        <w:t xml:space="preserve">; </w:t>
      </w:r>
      <w:r w:rsidR="009F5E77" w:rsidRPr="006E24D8">
        <w:rPr>
          <w:rFonts w:ascii="Times New Roman" w:hAnsi="Times New Roman" w:cs="Times New Roman"/>
          <w:lang w:val="en-US"/>
        </w:rPr>
        <w:t>1 cask = 6.5 barrel</w:t>
      </w:r>
      <w:r w:rsidR="00FC3C48" w:rsidRPr="006E24D8">
        <w:rPr>
          <w:rFonts w:ascii="Times New Roman" w:hAnsi="Times New Roman" w:cs="Times New Roman"/>
          <w:lang w:val="en-US"/>
        </w:rPr>
        <w:t>s</w:t>
      </w:r>
      <w:r w:rsidR="009F5E77" w:rsidRPr="006E24D8">
        <w:rPr>
          <w:rFonts w:ascii="Times New Roman" w:hAnsi="Times New Roman" w:cs="Times New Roman"/>
          <w:lang w:val="en-US"/>
        </w:rPr>
        <w:t xml:space="preserve">) </w:t>
      </w:r>
      <w:r w:rsidR="00AD4AFF" w:rsidRPr="006E24D8">
        <w:rPr>
          <w:rFonts w:ascii="Times New Roman" w:hAnsi="Times New Roman" w:cs="Times New Roman"/>
          <w:lang w:val="en-US"/>
        </w:rPr>
        <w:t xml:space="preserve">per </w:t>
      </w:r>
      <w:r w:rsidR="006244FF" w:rsidRPr="006E24D8">
        <w:rPr>
          <w:rFonts w:ascii="Times New Roman" w:hAnsi="Times New Roman" w:cs="Times New Roman"/>
          <w:lang w:val="en-US"/>
        </w:rPr>
        <w:t xml:space="preserve">right </w:t>
      </w:r>
      <w:r w:rsidR="00AD4AFF" w:rsidRPr="006E24D8">
        <w:rPr>
          <w:rFonts w:ascii="Times New Roman" w:hAnsi="Times New Roman" w:cs="Times New Roman"/>
          <w:lang w:val="en-US"/>
        </w:rPr>
        <w:t xml:space="preserve">whale, </w:t>
      </w:r>
      <w:r w:rsidR="002156E0" w:rsidRPr="006E24D8">
        <w:rPr>
          <w:rFonts w:ascii="Times New Roman" w:hAnsi="Times New Roman" w:cs="Times New Roman"/>
          <w:lang w:val="en-US"/>
        </w:rPr>
        <w:t xml:space="preserve">following Best </w:t>
      </w:r>
      <w:r w:rsidR="00F03720" w:rsidRPr="006E24D8">
        <w:rPr>
          <w:rFonts w:ascii="Times New Roman" w:hAnsi="Times New Roman" w:cs="Times New Roman"/>
          <w:lang w:val="en-US"/>
        </w:rPr>
        <w:t>[4</w:t>
      </w:r>
      <w:r w:rsidR="00983CE8" w:rsidRPr="001530D2">
        <w:rPr>
          <w:rFonts w:ascii="Times New Roman" w:hAnsi="Times New Roman" w:cs="Times New Roman"/>
          <w:lang w:val="en-US"/>
        </w:rPr>
        <w:t>3</w:t>
      </w:r>
      <w:r w:rsidR="00F03720" w:rsidRPr="006E24D8">
        <w:rPr>
          <w:rFonts w:ascii="Times New Roman" w:hAnsi="Times New Roman" w:cs="Times New Roman"/>
          <w:lang w:val="en-US"/>
        </w:rPr>
        <w:t>]</w:t>
      </w:r>
      <w:r w:rsidR="002156E0" w:rsidRPr="006E24D8">
        <w:rPr>
          <w:rFonts w:ascii="Times New Roman" w:hAnsi="Times New Roman" w:cs="Times New Roman"/>
          <w:lang w:val="en-US"/>
        </w:rPr>
        <w:t>.</w:t>
      </w:r>
      <w:r w:rsidR="00767BD1" w:rsidRPr="006E24D8">
        <w:rPr>
          <w:rFonts w:ascii="Times New Roman" w:hAnsi="Times New Roman" w:cs="Times New Roman"/>
          <w:lang w:val="en-US"/>
        </w:rPr>
        <w:t xml:space="preserve"> </w:t>
      </w:r>
      <w:r w:rsidR="00767BD1" w:rsidRPr="0079465A">
        <w:rPr>
          <w:rFonts w:ascii="Times New Roman" w:hAnsi="Times New Roman" w:cs="Times New Roman"/>
          <w:lang w:val="en-US"/>
        </w:rPr>
        <w:t xml:space="preserve">We then </w:t>
      </w:r>
      <w:r w:rsidR="00B05CA9" w:rsidRPr="0079465A">
        <w:rPr>
          <w:rFonts w:ascii="Times New Roman" w:hAnsi="Times New Roman" w:cs="Times New Roman"/>
          <w:lang w:val="en-US"/>
        </w:rPr>
        <w:t xml:space="preserve">filtered </w:t>
      </w:r>
      <w:r w:rsidR="00767BD1" w:rsidRPr="0079465A">
        <w:rPr>
          <w:rFonts w:ascii="Times New Roman" w:hAnsi="Times New Roman" w:cs="Times New Roman"/>
          <w:lang w:val="en-US"/>
        </w:rPr>
        <w:t xml:space="preserve">all records </w:t>
      </w:r>
      <w:r w:rsidR="00B05CA9" w:rsidRPr="0079465A">
        <w:rPr>
          <w:rFonts w:ascii="Times New Roman" w:hAnsi="Times New Roman" w:cs="Times New Roman"/>
          <w:lang w:val="en-US"/>
        </w:rPr>
        <w:t xml:space="preserve">to select </w:t>
      </w:r>
      <w:r w:rsidR="00EC0FDE" w:rsidRPr="0079465A">
        <w:rPr>
          <w:rFonts w:ascii="Times New Roman" w:hAnsi="Times New Roman" w:cs="Times New Roman"/>
          <w:lang w:val="en-US"/>
        </w:rPr>
        <w:t>those included in the study area</w:t>
      </w:r>
      <w:r w:rsidR="001573AC" w:rsidRPr="0079465A">
        <w:rPr>
          <w:rFonts w:ascii="Times New Roman" w:hAnsi="Times New Roman" w:cs="Times New Roman"/>
          <w:lang w:val="en-US"/>
        </w:rPr>
        <w:t xml:space="preserve"> (Fig. 1)</w:t>
      </w:r>
      <w:r w:rsidR="00EC0FDE" w:rsidRPr="0079465A">
        <w:rPr>
          <w:rFonts w:ascii="Times New Roman" w:hAnsi="Times New Roman" w:cs="Times New Roman"/>
          <w:lang w:val="en-US"/>
        </w:rPr>
        <w:t xml:space="preserve">. </w:t>
      </w:r>
      <w:r w:rsidR="00F643BB" w:rsidRPr="0079465A">
        <w:rPr>
          <w:rFonts w:ascii="Times New Roman" w:hAnsi="Times New Roman" w:cs="Times New Roman"/>
          <w:lang w:val="en-US"/>
        </w:rPr>
        <w:t xml:space="preserve">This area </w:t>
      </w:r>
      <w:r w:rsidR="003B0ABF" w:rsidRPr="0079465A">
        <w:rPr>
          <w:rFonts w:ascii="Times New Roman" w:hAnsi="Times New Roman" w:cs="Times New Roman"/>
          <w:lang w:val="en-US"/>
        </w:rPr>
        <w:t>extend</w:t>
      </w:r>
      <w:r w:rsidR="00EA5D86" w:rsidRPr="0079465A">
        <w:rPr>
          <w:rFonts w:ascii="Times New Roman" w:hAnsi="Times New Roman" w:cs="Times New Roman"/>
          <w:lang w:val="en-US"/>
        </w:rPr>
        <w:t>s</w:t>
      </w:r>
      <w:r w:rsidR="003B0ABF" w:rsidRPr="0079465A">
        <w:rPr>
          <w:rFonts w:ascii="Times New Roman" w:hAnsi="Times New Roman" w:cs="Times New Roman"/>
          <w:lang w:val="en-US"/>
        </w:rPr>
        <w:t xml:space="preserve"> </w:t>
      </w:r>
      <w:r w:rsidR="000F0BA3" w:rsidRPr="0079465A">
        <w:rPr>
          <w:rFonts w:ascii="Times New Roman" w:hAnsi="Times New Roman" w:cs="Times New Roman"/>
          <w:lang w:val="en-US"/>
        </w:rPr>
        <w:t xml:space="preserve">west </w:t>
      </w:r>
      <w:r w:rsidR="00C87E31" w:rsidRPr="0079465A">
        <w:rPr>
          <w:rFonts w:ascii="Times New Roman" w:hAnsi="Times New Roman" w:cs="Times New Roman"/>
          <w:lang w:val="en-US"/>
        </w:rPr>
        <w:t>of 20° W</w:t>
      </w:r>
      <w:r w:rsidR="00EA5D86" w:rsidRPr="0079465A">
        <w:rPr>
          <w:rFonts w:ascii="Times New Roman" w:hAnsi="Times New Roman" w:cs="Times New Roman"/>
          <w:lang w:val="en-US"/>
        </w:rPr>
        <w:t xml:space="preserve"> from </w:t>
      </w:r>
      <w:r w:rsidR="00382D70" w:rsidRPr="0079465A">
        <w:rPr>
          <w:rFonts w:ascii="Times New Roman" w:hAnsi="Times New Roman" w:cs="Times New Roman"/>
          <w:lang w:val="en-US"/>
        </w:rPr>
        <w:t>Salvador de Bahia</w:t>
      </w:r>
      <w:r w:rsidR="00E854AE" w:rsidRPr="0079465A">
        <w:rPr>
          <w:rFonts w:ascii="Times New Roman" w:hAnsi="Times New Roman" w:cs="Times New Roman"/>
          <w:lang w:val="en-US"/>
        </w:rPr>
        <w:t xml:space="preserve"> to </w:t>
      </w:r>
      <w:r w:rsidR="007D2366" w:rsidRPr="0079465A">
        <w:rPr>
          <w:rFonts w:ascii="Times New Roman" w:hAnsi="Times New Roman" w:cs="Times New Roman"/>
          <w:color w:val="222222"/>
          <w:shd w:val="clear" w:color="auto" w:fill="FFFFFF"/>
          <w:lang w:val="en-US"/>
        </w:rPr>
        <w:t>the northern Weddell Sea</w:t>
      </w:r>
      <w:r w:rsidR="0083558A" w:rsidRPr="0079465A">
        <w:rPr>
          <w:rFonts w:ascii="Times New Roman" w:hAnsi="Times New Roman" w:cs="Times New Roman"/>
          <w:color w:val="222222"/>
          <w:shd w:val="clear" w:color="auto" w:fill="FFFFFF"/>
          <w:lang w:val="en-US"/>
        </w:rPr>
        <w:t xml:space="preserve"> (</w:t>
      </w:r>
      <w:r w:rsidR="007D2366" w:rsidRPr="0079465A">
        <w:rPr>
          <w:rFonts w:ascii="Times New Roman" w:hAnsi="Times New Roman" w:cs="Times New Roman"/>
          <w:color w:val="222222"/>
          <w:shd w:val="clear" w:color="auto" w:fill="FFFFFF"/>
          <w:lang w:val="en-US"/>
        </w:rPr>
        <w:t>Mar de Weddell</w:t>
      </w:r>
      <w:r w:rsidR="0083558A" w:rsidRPr="0079465A">
        <w:rPr>
          <w:rFonts w:ascii="Times New Roman" w:hAnsi="Times New Roman" w:cs="Times New Roman"/>
          <w:color w:val="222222"/>
          <w:shd w:val="clear" w:color="auto" w:fill="FFFFFF"/>
          <w:lang w:val="en-US"/>
        </w:rPr>
        <w:t>)</w:t>
      </w:r>
      <w:r w:rsidR="00A77E36" w:rsidRPr="0079465A">
        <w:rPr>
          <w:rFonts w:ascii="Times New Roman" w:hAnsi="Times New Roman" w:cs="Times New Roman"/>
          <w:lang w:val="en-US"/>
        </w:rPr>
        <w:t xml:space="preserve">. </w:t>
      </w:r>
      <w:r w:rsidR="00CF12C1" w:rsidRPr="0079465A">
        <w:rPr>
          <w:rFonts w:ascii="Times New Roman" w:hAnsi="Times New Roman" w:cs="Times New Roman"/>
          <w:lang w:val="en-US"/>
        </w:rPr>
        <w:t>The</w:t>
      </w:r>
      <w:r w:rsidR="00ED076A" w:rsidRPr="0079465A">
        <w:rPr>
          <w:rFonts w:ascii="Times New Roman" w:hAnsi="Times New Roman" w:cs="Times New Roman"/>
          <w:lang w:val="en-US"/>
        </w:rPr>
        <w:t xml:space="preserve"> </w:t>
      </w:r>
      <w:r w:rsidR="00825E9C" w:rsidRPr="0079465A">
        <w:rPr>
          <w:rFonts w:ascii="Times New Roman" w:hAnsi="Times New Roman" w:cs="Times New Roman"/>
          <w:lang w:val="en-US"/>
        </w:rPr>
        <w:t>s</w:t>
      </w:r>
      <w:r w:rsidR="008B0205" w:rsidRPr="0079465A">
        <w:rPr>
          <w:rFonts w:ascii="Times New Roman" w:hAnsi="Times New Roman" w:cs="Times New Roman"/>
          <w:lang w:val="en-US"/>
        </w:rPr>
        <w:t>election</w:t>
      </w:r>
      <w:r w:rsidR="00A95030" w:rsidRPr="0079465A">
        <w:rPr>
          <w:rFonts w:ascii="Times New Roman" w:hAnsi="Times New Roman" w:cs="Times New Roman"/>
          <w:lang w:val="en-US"/>
        </w:rPr>
        <w:t xml:space="preserve"> cover</w:t>
      </w:r>
      <w:r w:rsidR="006030C8" w:rsidRPr="0079465A">
        <w:rPr>
          <w:rFonts w:ascii="Times New Roman" w:hAnsi="Times New Roman" w:cs="Times New Roman"/>
          <w:lang w:val="en-US"/>
        </w:rPr>
        <w:t>ed</w:t>
      </w:r>
      <w:r w:rsidR="00A95030" w:rsidRPr="0079465A">
        <w:rPr>
          <w:rFonts w:ascii="Times New Roman" w:hAnsi="Times New Roman" w:cs="Times New Roman"/>
          <w:lang w:val="en-US"/>
        </w:rPr>
        <w:t xml:space="preserve"> different periods</w:t>
      </w:r>
      <w:r w:rsidR="005922DF" w:rsidRPr="0079465A">
        <w:rPr>
          <w:rFonts w:ascii="Times New Roman" w:hAnsi="Times New Roman" w:cs="Times New Roman"/>
          <w:lang w:val="en-US"/>
        </w:rPr>
        <w:t xml:space="preserve"> of whaling operation</w:t>
      </w:r>
      <w:r w:rsidR="009542A3" w:rsidRPr="0079465A">
        <w:rPr>
          <w:rFonts w:ascii="Times New Roman" w:hAnsi="Times New Roman" w:cs="Times New Roman"/>
          <w:lang w:val="en-US"/>
        </w:rPr>
        <w:t>s</w:t>
      </w:r>
      <w:r w:rsidR="005922DF" w:rsidRPr="0079465A">
        <w:rPr>
          <w:rFonts w:ascii="Times New Roman" w:hAnsi="Times New Roman" w:cs="Times New Roman"/>
          <w:lang w:val="en-US"/>
        </w:rPr>
        <w:t xml:space="preserve"> although </w:t>
      </w:r>
      <w:r w:rsidR="009542A3" w:rsidRPr="0079465A">
        <w:rPr>
          <w:rFonts w:ascii="Times New Roman" w:hAnsi="Times New Roman" w:cs="Times New Roman"/>
          <w:lang w:val="en-US"/>
        </w:rPr>
        <w:t xml:space="preserve">certain </w:t>
      </w:r>
      <w:r w:rsidR="005922DF" w:rsidRPr="0079465A">
        <w:rPr>
          <w:rFonts w:ascii="Times New Roman" w:hAnsi="Times New Roman" w:cs="Times New Roman"/>
          <w:lang w:val="en-US"/>
        </w:rPr>
        <w:t xml:space="preserve">catches </w:t>
      </w:r>
      <w:r w:rsidR="00E2536C" w:rsidRPr="0079465A">
        <w:rPr>
          <w:rFonts w:ascii="Times New Roman" w:hAnsi="Times New Roman" w:cs="Times New Roman"/>
          <w:lang w:val="en-US"/>
        </w:rPr>
        <w:t>were</w:t>
      </w:r>
      <w:r w:rsidR="005922DF" w:rsidRPr="0079465A">
        <w:rPr>
          <w:rFonts w:ascii="Times New Roman" w:hAnsi="Times New Roman" w:cs="Times New Roman"/>
          <w:lang w:val="en-US"/>
        </w:rPr>
        <w:t xml:space="preserve"> duplicated</w:t>
      </w:r>
      <w:r w:rsidR="00EA6F1D" w:rsidRPr="0079465A">
        <w:rPr>
          <w:rFonts w:ascii="Times New Roman" w:hAnsi="Times New Roman" w:cs="Times New Roman"/>
          <w:lang w:val="en-US"/>
        </w:rPr>
        <w:t xml:space="preserve"> or triplicated</w:t>
      </w:r>
      <w:r w:rsidR="005922DF" w:rsidRPr="0079465A">
        <w:rPr>
          <w:rFonts w:ascii="Times New Roman" w:hAnsi="Times New Roman" w:cs="Times New Roman"/>
          <w:lang w:val="en-US"/>
        </w:rPr>
        <w:t>.</w:t>
      </w:r>
      <w:r w:rsidR="002670F9" w:rsidRPr="0079465A">
        <w:rPr>
          <w:rFonts w:ascii="Times New Roman" w:hAnsi="Times New Roman" w:cs="Times New Roman"/>
          <w:lang w:val="en-US"/>
        </w:rPr>
        <w:t xml:space="preserve"> </w:t>
      </w:r>
      <w:r w:rsidR="00EA6F1D" w:rsidRPr="0079465A">
        <w:rPr>
          <w:rFonts w:ascii="Times New Roman" w:hAnsi="Times New Roman" w:cs="Times New Roman"/>
          <w:lang w:val="en-US"/>
        </w:rPr>
        <w:t>F</w:t>
      </w:r>
      <w:r w:rsidR="002670F9" w:rsidRPr="0079465A">
        <w:rPr>
          <w:rFonts w:ascii="Times New Roman" w:hAnsi="Times New Roman" w:cs="Times New Roman"/>
          <w:lang w:val="en-US"/>
        </w:rPr>
        <w:t>or example</w:t>
      </w:r>
      <w:r w:rsidR="000C1035" w:rsidRPr="0079465A">
        <w:rPr>
          <w:rFonts w:ascii="Times New Roman" w:hAnsi="Times New Roman" w:cs="Times New Roman"/>
          <w:lang w:val="en-US"/>
        </w:rPr>
        <w:t xml:space="preserve">, </w:t>
      </w:r>
      <w:r w:rsidR="00C64E4C" w:rsidRPr="0079465A">
        <w:rPr>
          <w:rFonts w:ascii="Times New Roman" w:hAnsi="Times New Roman" w:cs="Times New Roman"/>
          <w:lang w:val="en-US"/>
        </w:rPr>
        <w:t xml:space="preserve">the records </w:t>
      </w:r>
      <w:r w:rsidR="00A773DB" w:rsidRPr="0079465A">
        <w:rPr>
          <w:rFonts w:ascii="Times New Roman" w:hAnsi="Times New Roman" w:cs="Times New Roman"/>
          <w:lang w:val="en-US"/>
        </w:rPr>
        <w:t xml:space="preserve">for the French Offshore fleet </w:t>
      </w:r>
      <w:r w:rsidR="00967CEF" w:rsidRPr="0079465A">
        <w:rPr>
          <w:rFonts w:ascii="Times New Roman" w:hAnsi="Times New Roman" w:cs="Times New Roman"/>
          <w:lang w:val="en-US"/>
        </w:rPr>
        <w:t xml:space="preserve">were </w:t>
      </w:r>
      <w:r w:rsidR="00CB5861" w:rsidRPr="0079465A">
        <w:rPr>
          <w:rFonts w:ascii="Times New Roman" w:hAnsi="Times New Roman" w:cs="Times New Roman"/>
          <w:lang w:val="en-US"/>
        </w:rPr>
        <w:t xml:space="preserve">partially </w:t>
      </w:r>
      <w:r w:rsidR="00967CEF" w:rsidRPr="0079465A">
        <w:rPr>
          <w:rFonts w:ascii="Times New Roman" w:hAnsi="Times New Roman" w:cs="Times New Roman"/>
          <w:lang w:val="en-US"/>
        </w:rPr>
        <w:t xml:space="preserve">covered </w:t>
      </w:r>
      <w:r w:rsidR="008E6BCD" w:rsidRPr="0079465A">
        <w:rPr>
          <w:rFonts w:ascii="Times New Roman" w:hAnsi="Times New Roman" w:cs="Times New Roman"/>
          <w:lang w:val="en-US"/>
        </w:rPr>
        <w:t>by</w:t>
      </w:r>
      <w:r w:rsidR="00967CEF" w:rsidRPr="0079465A">
        <w:rPr>
          <w:rFonts w:ascii="Times New Roman" w:hAnsi="Times New Roman" w:cs="Times New Roman"/>
          <w:lang w:val="en-US"/>
        </w:rPr>
        <w:t xml:space="preserve"> </w:t>
      </w:r>
      <w:r w:rsidR="00820128" w:rsidRPr="0001312D">
        <w:rPr>
          <w:rFonts w:ascii="Times New Roman" w:hAnsi="Times New Roman" w:cs="Times New Roman"/>
          <w:lang w:val="en-US"/>
        </w:rPr>
        <w:t>D</w:t>
      </w:r>
      <w:r w:rsidR="00967CEF" w:rsidRPr="0001312D">
        <w:rPr>
          <w:rFonts w:ascii="Times New Roman" w:hAnsi="Times New Roman" w:cs="Times New Roman"/>
          <w:lang w:val="en-US"/>
        </w:rPr>
        <w:t>u</w:t>
      </w:r>
      <w:r w:rsidR="00820128" w:rsidRPr="0001312D">
        <w:rPr>
          <w:rFonts w:ascii="Times New Roman" w:hAnsi="Times New Roman" w:cs="Times New Roman"/>
          <w:lang w:val="en-US"/>
        </w:rPr>
        <w:t xml:space="preserve"> </w:t>
      </w:r>
      <w:proofErr w:type="spellStart"/>
      <w:r w:rsidR="00967CEF" w:rsidRPr="0001312D">
        <w:rPr>
          <w:rFonts w:ascii="Times New Roman" w:hAnsi="Times New Roman" w:cs="Times New Roman"/>
          <w:lang w:val="en-US"/>
        </w:rPr>
        <w:t>Pasquier</w:t>
      </w:r>
      <w:proofErr w:type="spellEnd"/>
      <w:r w:rsidR="00967CEF" w:rsidRPr="0001312D">
        <w:rPr>
          <w:rFonts w:ascii="Times New Roman" w:hAnsi="Times New Roman" w:cs="Times New Roman"/>
          <w:lang w:val="en-US"/>
        </w:rPr>
        <w:t xml:space="preserve"> </w:t>
      </w:r>
      <w:r w:rsidR="003B0CA1" w:rsidRPr="0001312D">
        <w:rPr>
          <w:rFonts w:ascii="Times New Roman" w:hAnsi="Times New Roman" w:cs="Times New Roman"/>
          <w:lang w:val="en-US"/>
        </w:rPr>
        <w:t>[4</w:t>
      </w:r>
      <w:r w:rsidR="00F82BBE" w:rsidRPr="001530D2">
        <w:rPr>
          <w:rFonts w:ascii="Times New Roman" w:hAnsi="Times New Roman" w:cs="Times New Roman"/>
          <w:lang w:val="en-US"/>
        </w:rPr>
        <w:t>2</w:t>
      </w:r>
      <w:r w:rsidR="003B0CA1" w:rsidRPr="0001312D">
        <w:rPr>
          <w:rFonts w:ascii="Times New Roman" w:hAnsi="Times New Roman" w:cs="Times New Roman"/>
          <w:lang w:val="en-US"/>
        </w:rPr>
        <w:t>]</w:t>
      </w:r>
      <w:r w:rsidR="00967CEF" w:rsidRPr="0001312D">
        <w:rPr>
          <w:rFonts w:ascii="Times New Roman" w:hAnsi="Times New Roman" w:cs="Times New Roman"/>
          <w:lang w:val="en-US"/>
        </w:rPr>
        <w:t xml:space="preserve">, Richards </w:t>
      </w:r>
      <w:r w:rsidR="003B0CA1" w:rsidRPr="0001312D">
        <w:rPr>
          <w:rFonts w:ascii="Times New Roman" w:hAnsi="Times New Roman" w:cs="Times New Roman"/>
          <w:lang w:val="en-US"/>
        </w:rPr>
        <w:t>[</w:t>
      </w:r>
      <w:r w:rsidR="00941BB3" w:rsidRPr="001530D2">
        <w:rPr>
          <w:rFonts w:ascii="Times New Roman" w:hAnsi="Times New Roman" w:cs="Times New Roman"/>
          <w:lang w:val="en-US"/>
        </w:rPr>
        <w:t>18</w:t>
      </w:r>
      <w:r w:rsidR="003B0CA1" w:rsidRPr="0001312D">
        <w:rPr>
          <w:rFonts w:ascii="Times New Roman" w:hAnsi="Times New Roman" w:cs="Times New Roman"/>
          <w:lang w:val="en-US"/>
        </w:rPr>
        <w:t>]</w:t>
      </w:r>
      <w:r w:rsidR="00967CEF" w:rsidRPr="0001312D">
        <w:rPr>
          <w:rFonts w:ascii="Times New Roman" w:hAnsi="Times New Roman" w:cs="Times New Roman"/>
          <w:lang w:val="en-US"/>
        </w:rPr>
        <w:t xml:space="preserve"> and </w:t>
      </w:r>
      <w:r w:rsidR="008E6BCD" w:rsidRPr="0001312D">
        <w:rPr>
          <w:rFonts w:ascii="Times New Roman" w:hAnsi="Times New Roman" w:cs="Times New Roman"/>
          <w:lang w:val="en-US"/>
        </w:rPr>
        <w:t xml:space="preserve">the </w:t>
      </w:r>
      <w:r w:rsidR="00412FD1" w:rsidRPr="0001312D">
        <w:rPr>
          <w:rFonts w:ascii="Times New Roman" w:hAnsi="Times New Roman" w:cs="Times New Roman"/>
          <w:lang w:val="en-US"/>
        </w:rPr>
        <w:t xml:space="preserve">French </w:t>
      </w:r>
      <w:r w:rsidR="008E6BCD" w:rsidRPr="0001312D">
        <w:rPr>
          <w:rFonts w:ascii="Times New Roman" w:hAnsi="Times New Roman" w:cs="Times New Roman"/>
          <w:lang w:val="en-US"/>
        </w:rPr>
        <w:t xml:space="preserve">database </w:t>
      </w:r>
      <w:r w:rsidR="00C64E4C" w:rsidRPr="0001312D">
        <w:rPr>
          <w:rFonts w:ascii="Times New Roman" w:hAnsi="Times New Roman" w:cs="Times New Roman"/>
          <w:lang w:val="en-US"/>
        </w:rPr>
        <w:t xml:space="preserve">from the Whaling History </w:t>
      </w:r>
      <w:r w:rsidR="00C64E4C" w:rsidRPr="003572D7">
        <w:rPr>
          <w:rFonts w:ascii="Times New Roman" w:hAnsi="Times New Roman" w:cs="Times New Roman"/>
          <w:lang w:val="en-US"/>
        </w:rPr>
        <w:t>website</w:t>
      </w:r>
      <w:r w:rsidR="004329DB" w:rsidRPr="003572D7">
        <w:rPr>
          <w:rFonts w:ascii="Times New Roman" w:hAnsi="Times New Roman" w:cs="Times New Roman"/>
          <w:lang w:val="en-US"/>
        </w:rPr>
        <w:t xml:space="preserve"> [7</w:t>
      </w:r>
      <w:r w:rsidR="00B14C4C" w:rsidRPr="001530D2">
        <w:rPr>
          <w:rFonts w:ascii="Times New Roman" w:hAnsi="Times New Roman" w:cs="Times New Roman"/>
          <w:lang w:val="en-US"/>
        </w:rPr>
        <w:t>0</w:t>
      </w:r>
      <w:r w:rsidR="004329DB" w:rsidRPr="003572D7">
        <w:rPr>
          <w:rFonts w:ascii="Times New Roman" w:hAnsi="Times New Roman" w:cs="Times New Roman"/>
          <w:lang w:val="en-US"/>
        </w:rPr>
        <w:t>]</w:t>
      </w:r>
      <w:r w:rsidR="00EB2B07" w:rsidRPr="003572D7">
        <w:rPr>
          <w:rFonts w:ascii="Times New Roman" w:hAnsi="Times New Roman" w:cs="Times New Roman"/>
          <w:lang w:val="en-US"/>
        </w:rPr>
        <w:t>.</w:t>
      </w:r>
      <w:r w:rsidR="00172AE3" w:rsidRPr="003572D7">
        <w:rPr>
          <w:rFonts w:ascii="Times New Roman" w:hAnsi="Times New Roman" w:cs="Times New Roman"/>
          <w:lang w:val="en-US"/>
        </w:rPr>
        <w:t xml:space="preserve"> </w:t>
      </w:r>
      <w:r w:rsidR="00904B66" w:rsidRPr="003572D7">
        <w:rPr>
          <w:rFonts w:ascii="Times New Roman" w:hAnsi="Times New Roman" w:cs="Times New Roman"/>
          <w:lang w:val="en-US"/>
        </w:rPr>
        <w:t>An a</w:t>
      </w:r>
      <w:r w:rsidR="00B11F2D" w:rsidRPr="003572D7">
        <w:rPr>
          <w:rFonts w:ascii="Times New Roman" w:hAnsi="Times New Roman" w:cs="Times New Roman"/>
          <w:lang w:val="en-US"/>
        </w:rPr>
        <w:t xml:space="preserve">dditional source of uncertainty </w:t>
      </w:r>
      <w:r w:rsidR="00D06D81" w:rsidRPr="003572D7">
        <w:rPr>
          <w:rFonts w:ascii="Times New Roman" w:hAnsi="Times New Roman" w:cs="Times New Roman"/>
          <w:lang w:val="en-US"/>
        </w:rPr>
        <w:t xml:space="preserve">comes from </w:t>
      </w:r>
      <w:r w:rsidR="00D9275E" w:rsidRPr="003572D7">
        <w:rPr>
          <w:rFonts w:ascii="Times New Roman" w:hAnsi="Times New Roman" w:cs="Times New Roman"/>
          <w:lang w:val="en-US"/>
        </w:rPr>
        <w:t xml:space="preserve">the </w:t>
      </w:r>
      <w:r w:rsidR="00D75BB5" w:rsidRPr="003572D7">
        <w:rPr>
          <w:rFonts w:ascii="Times New Roman" w:hAnsi="Times New Roman" w:cs="Times New Roman"/>
          <w:lang w:val="en-US"/>
        </w:rPr>
        <w:t>lack of i</w:t>
      </w:r>
      <w:r w:rsidR="00D9275E" w:rsidRPr="003572D7">
        <w:rPr>
          <w:rFonts w:ascii="Times New Roman" w:hAnsi="Times New Roman" w:cs="Times New Roman"/>
          <w:lang w:val="en-US"/>
        </w:rPr>
        <w:t>dentification of whale species in the</w:t>
      </w:r>
      <w:r w:rsidR="00321F4D" w:rsidRPr="003572D7">
        <w:rPr>
          <w:rFonts w:ascii="Times New Roman" w:hAnsi="Times New Roman" w:cs="Times New Roman"/>
          <w:lang w:val="en-US"/>
        </w:rPr>
        <w:t xml:space="preserve"> </w:t>
      </w:r>
      <w:r w:rsidR="00321F4D" w:rsidRPr="003572D7">
        <w:rPr>
          <w:rFonts w:ascii="Times New Roman" w:hAnsi="Times New Roman"/>
          <w:lang w:val="en-US"/>
        </w:rPr>
        <w:t xml:space="preserve">British Southern Whale Fishery database and in the records obtained from the Customs of the UK. </w:t>
      </w:r>
      <w:r w:rsidR="000A33AA" w:rsidRPr="003572D7">
        <w:rPr>
          <w:rFonts w:ascii="Times New Roman" w:hAnsi="Times New Roman"/>
          <w:lang w:val="en-US"/>
        </w:rPr>
        <w:t>Moreover, t</w:t>
      </w:r>
      <w:r w:rsidR="006B3762" w:rsidRPr="003572D7">
        <w:rPr>
          <w:rFonts w:ascii="Times New Roman" w:hAnsi="Times New Roman"/>
          <w:lang w:val="en-US"/>
        </w:rPr>
        <w:t xml:space="preserve">he term </w:t>
      </w:r>
      <w:r w:rsidR="006B3762" w:rsidRPr="003572D7">
        <w:rPr>
          <w:rFonts w:ascii="Times New Roman" w:hAnsi="Times New Roman"/>
          <w:i/>
          <w:iCs/>
          <w:lang w:val="en-US"/>
        </w:rPr>
        <w:t>train oil</w:t>
      </w:r>
      <w:r w:rsidR="0079706E" w:rsidRPr="003572D7">
        <w:rPr>
          <w:rFonts w:ascii="Times New Roman" w:hAnsi="Times New Roman"/>
          <w:lang w:val="en-US"/>
        </w:rPr>
        <w:t xml:space="preserve"> </w:t>
      </w:r>
      <w:r w:rsidR="0015434C" w:rsidRPr="003572D7">
        <w:rPr>
          <w:rFonts w:ascii="Times New Roman" w:hAnsi="Times New Roman"/>
          <w:lang w:val="en-US"/>
        </w:rPr>
        <w:t xml:space="preserve">probably also </w:t>
      </w:r>
      <w:r w:rsidR="000A33AA" w:rsidRPr="003572D7">
        <w:rPr>
          <w:rFonts w:ascii="Times New Roman" w:hAnsi="Times New Roman"/>
          <w:lang w:val="en-US"/>
        </w:rPr>
        <w:t xml:space="preserve">included the </w:t>
      </w:r>
      <w:r w:rsidR="006B3762" w:rsidRPr="003572D7">
        <w:rPr>
          <w:rFonts w:ascii="Times New Roman" w:hAnsi="Times New Roman"/>
          <w:lang w:val="en-US"/>
        </w:rPr>
        <w:t>oil from pinnipeds</w:t>
      </w:r>
      <w:r w:rsidR="001575F8" w:rsidRPr="003572D7">
        <w:rPr>
          <w:rFonts w:ascii="Times New Roman" w:hAnsi="Times New Roman"/>
          <w:lang w:val="en-US"/>
        </w:rPr>
        <w:t xml:space="preserve"> and humpback whales</w:t>
      </w:r>
      <w:r w:rsidR="006B3762" w:rsidRPr="003572D7">
        <w:rPr>
          <w:rFonts w:ascii="Times New Roman" w:hAnsi="Times New Roman"/>
          <w:lang w:val="en-US"/>
        </w:rPr>
        <w:t>.</w:t>
      </w:r>
    </w:p>
    <w:p w14:paraId="0C58A319" w14:textId="65E21C9D" w:rsidR="00CD73B9" w:rsidRPr="00B5359A"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84345B">
        <w:rPr>
          <w:rFonts w:ascii="Times New Roman" w:hAnsi="Times New Roman" w:cs="Times New Roman"/>
          <w:color w:val="auto"/>
          <w:sz w:val="22"/>
          <w:szCs w:val="22"/>
          <w:lang w:val="en-US"/>
        </w:rPr>
        <w:t xml:space="preserve">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w:t>
      </w:r>
      <w:del w:id="84" w:author="Grant Adams" w:date="2021-08-02T10:52:00Z">
        <w:r w:rsidRPr="0084345B" w:rsidDel="001D0B69">
          <w:rPr>
            <w:rFonts w:ascii="Times New Roman" w:hAnsi="Times New Roman" w:cs="Times New Roman"/>
            <w:color w:val="auto"/>
            <w:sz w:val="22"/>
            <w:szCs w:val="22"/>
            <w:lang w:val="en-US"/>
          </w:rPr>
          <w:delText>analy</w:delText>
        </w:r>
        <w:r w:rsidR="0004024D" w:rsidRPr="0084345B" w:rsidDel="001D0B69">
          <w:rPr>
            <w:rFonts w:ascii="Times New Roman" w:hAnsi="Times New Roman" w:cs="Times New Roman"/>
            <w:color w:val="auto"/>
            <w:sz w:val="22"/>
            <w:szCs w:val="22"/>
            <w:lang w:val="en-US"/>
          </w:rPr>
          <w:delText>s</w:delText>
        </w:r>
        <w:r w:rsidRPr="0084345B" w:rsidDel="001D0B69">
          <w:rPr>
            <w:rFonts w:ascii="Times New Roman" w:hAnsi="Times New Roman" w:cs="Times New Roman"/>
            <w:color w:val="auto"/>
            <w:sz w:val="22"/>
            <w:szCs w:val="22"/>
            <w:lang w:val="en-US"/>
          </w:rPr>
          <w:delText>ed</w:delText>
        </w:r>
      </w:del>
      <w:ins w:id="85" w:author="Grant Adams" w:date="2021-08-02T10:52:00Z">
        <w:r w:rsidR="001D0B69" w:rsidRPr="0084345B">
          <w:rPr>
            <w:rFonts w:ascii="Times New Roman" w:hAnsi="Times New Roman" w:cs="Times New Roman"/>
            <w:color w:val="auto"/>
            <w:sz w:val="22"/>
            <w:szCs w:val="22"/>
            <w:lang w:val="en-US"/>
          </w:rPr>
          <w:t>analyzed</w:t>
        </w:r>
      </w:ins>
      <w:r w:rsidRPr="0084345B">
        <w:rPr>
          <w:rFonts w:ascii="Times New Roman" w:hAnsi="Times New Roman" w:cs="Times New Roman"/>
          <w:color w:val="auto"/>
          <w:sz w:val="22"/>
          <w:szCs w:val="22"/>
          <w:lang w:val="en-US"/>
        </w:rPr>
        <w:t xml:space="preserve"> in sufficient detail to </w:t>
      </w:r>
      <w:r w:rsidRPr="00B5359A">
        <w:rPr>
          <w:rFonts w:ascii="Times New Roman" w:hAnsi="Times New Roman" w:cs="Times New Roman"/>
          <w:color w:val="auto"/>
          <w:sz w:val="22"/>
          <w:szCs w:val="22"/>
          <w:lang w:val="en-US"/>
        </w:rPr>
        <w:t>provide catch information [</w:t>
      </w:r>
      <w:r w:rsidR="00B5359A" w:rsidRPr="001530D2">
        <w:rPr>
          <w:rFonts w:ascii="Times New Roman" w:hAnsi="Times New Roman" w:cs="Times New Roman"/>
          <w:color w:val="auto"/>
          <w:sz w:val="22"/>
          <w:szCs w:val="22"/>
          <w:lang w:val="en-US"/>
        </w:rPr>
        <w:t>68</w:t>
      </w:r>
      <w:r w:rsidRPr="00B5359A">
        <w:rPr>
          <w:rFonts w:ascii="Times New Roman" w:hAnsi="Times New Roman" w:cs="Times New Roman"/>
          <w:color w:val="auto"/>
          <w:sz w:val="22"/>
          <w:szCs w:val="22"/>
          <w:lang w:val="en-US"/>
        </w:rPr>
        <w:t xml:space="preserve">], all these records were included in the low-catch series. </w:t>
      </w:r>
      <w:r w:rsidR="00A1143F" w:rsidRPr="00B5359A">
        <w:rPr>
          <w:rFonts w:ascii="Times New Roman" w:hAnsi="Times New Roman" w:cs="Times New Roman"/>
          <w:color w:val="auto"/>
          <w:sz w:val="22"/>
          <w:szCs w:val="22"/>
          <w:lang w:val="en-US"/>
        </w:rPr>
        <w:t>For the high</w:t>
      </w:r>
      <w:r w:rsidR="00847C25" w:rsidRPr="00B5359A">
        <w:rPr>
          <w:rFonts w:ascii="Times New Roman" w:hAnsi="Times New Roman" w:cs="Times New Roman"/>
          <w:color w:val="auto"/>
          <w:sz w:val="22"/>
          <w:szCs w:val="22"/>
          <w:lang w:val="en-US"/>
        </w:rPr>
        <w:t xml:space="preserve">-catch </w:t>
      </w:r>
      <w:r w:rsidR="00A1143F" w:rsidRPr="00B5359A">
        <w:rPr>
          <w:rFonts w:ascii="Times New Roman" w:hAnsi="Times New Roman" w:cs="Times New Roman"/>
          <w:color w:val="auto"/>
          <w:sz w:val="22"/>
          <w:szCs w:val="22"/>
          <w:lang w:val="en-US"/>
        </w:rPr>
        <w:t>series</w:t>
      </w:r>
      <w:r w:rsidR="00F379D1" w:rsidRPr="00B5359A">
        <w:rPr>
          <w:rFonts w:ascii="Times New Roman" w:hAnsi="Times New Roman" w:cs="Times New Roman"/>
          <w:color w:val="auto"/>
          <w:sz w:val="22"/>
          <w:szCs w:val="22"/>
          <w:lang w:val="en-US"/>
        </w:rPr>
        <w:t>,</w:t>
      </w:r>
      <w:r w:rsidR="00A1143F" w:rsidRPr="00B5359A">
        <w:rPr>
          <w:rFonts w:ascii="Times New Roman" w:hAnsi="Times New Roman" w:cs="Times New Roman"/>
          <w:color w:val="auto"/>
          <w:sz w:val="22"/>
          <w:szCs w:val="22"/>
          <w:lang w:val="en-US"/>
        </w:rPr>
        <w:t xml:space="preserve"> </w:t>
      </w:r>
      <w:r w:rsidR="007F45F1" w:rsidRPr="00B5359A">
        <w:rPr>
          <w:rFonts w:ascii="Times New Roman" w:hAnsi="Times New Roman" w:cs="Times New Roman"/>
          <w:color w:val="auto"/>
          <w:sz w:val="22"/>
          <w:szCs w:val="22"/>
          <w:lang w:val="en-US"/>
        </w:rPr>
        <w:t>we</w:t>
      </w:r>
      <w:r w:rsidR="00A1143F" w:rsidRPr="00B5359A">
        <w:rPr>
          <w:rFonts w:ascii="Times New Roman" w:hAnsi="Times New Roman" w:cs="Times New Roman"/>
          <w:color w:val="auto"/>
          <w:sz w:val="22"/>
          <w:szCs w:val="22"/>
          <w:lang w:val="en-US"/>
        </w:rPr>
        <w:t xml:space="preserve"> assumed that all</w:t>
      </w:r>
      <w:r w:rsidR="00F379D1" w:rsidRPr="00B5359A">
        <w:rPr>
          <w:rFonts w:ascii="Times New Roman" w:hAnsi="Times New Roman" w:cs="Times New Roman"/>
          <w:color w:val="auto"/>
          <w:sz w:val="22"/>
          <w:szCs w:val="22"/>
          <w:lang w:val="en-US"/>
        </w:rPr>
        <w:t xml:space="preserve"> </w:t>
      </w:r>
      <w:r w:rsidR="00CD5568" w:rsidRPr="00B5359A">
        <w:rPr>
          <w:rFonts w:ascii="Times New Roman" w:hAnsi="Times New Roman" w:cs="Times New Roman"/>
          <w:color w:val="auto"/>
          <w:sz w:val="22"/>
          <w:szCs w:val="22"/>
          <w:lang w:val="en-US"/>
        </w:rPr>
        <w:t xml:space="preserve">the </w:t>
      </w:r>
      <w:r w:rsidR="0032442C" w:rsidRPr="00B5359A">
        <w:rPr>
          <w:rFonts w:ascii="Times New Roman" w:hAnsi="Times New Roman" w:cs="Times New Roman"/>
          <w:color w:val="auto"/>
          <w:sz w:val="22"/>
          <w:szCs w:val="22"/>
          <w:lang w:val="en-US"/>
        </w:rPr>
        <w:t xml:space="preserve">estimated </w:t>
      </w:r>
      <w:r w:rsidR="00F43E21" w:rsidRPr="00B5359A">
        <w:rPr>
          <w:rFonts w:ascii="Times New Roman" w:hAnsi="Times New Roman" w:cs="Times New Roman"/>
          <w:color w:val="auto"/>
          <w:sz w:val="22"/>
          <w:szCs w:val="22"/>
          <w:lang w:val="en-US"/>
        </w:rPr>
        <w:t xml:space="preserve">catches </w:t>
      </w:r>
      <w:r w:rsidR="008524FA" w:rsidRPr="00B5359A">
        <w:rPr>
          <w:rFonts w:ascii="Times New Roman" w:hAnsi="Times New Roman" w:cs="Times New Roman"/>
          <w:color w:val="auto"/>
          <w:sz w:val="22"/>
          <w:szCs w:val="22"/>
          <w:lang w:val="en-US"/>
        </w:rPr>
        <w:t xml:space="preserve">from the Custom dataset </w:t>
      </w:r>
      <w:r w:rsidR="00F43E21" w:rsidRPr="00B5359A">
        <w:rPr>
          <w:rFonts w:ascii="Times New Roman" w:hAnsi="Times New Roman" w:cs="Times New Roman"/>
          <w:color w:val="auto"/>
          <w:sz w:val="22"/>
          <w:szCs w:val="22"/>
          <w:lang w:val="en-US"/>
        </w:rPr>
        <w:t>corresponded to right whales</w:t>
      </w:r>
      <w:r w:rsidR="006D71EE" w:rsidRPr="00B5359A">
        <w:rPr>
          <w:rFonts w:ascii="Times New Roman" w:hAnsi="Times New Roman" w:cs="Times New Roman"/>
          <w:color w:val="auto"/>
          <w:sz w:val="22"/>
          <w:szCs w:val="22"/>
          <w:lang w:val="en-US"/>
        </w:rPr>
        <w:t xml:space="preserve"> </w:t>
      </w:r>
      <w:r w:rsidR="00970F8F" w:rsidRPr="00B5359A">
        <w:rPr>
          <w:rFonts w:ascii="Times New Roman" w:hAnsi="Times New Roman" w:cs="Times New Roman"/>
          <w:color w:val="auto"/>
          <w:sz w:val="22"/>
          <w:szCs w:val="22"/>
          <w:lang w:val="en-US"/>
        </w:rPr>
        <w:t xml:space="preserve">that were </w:t>
      </w:r>
      <w:r w:rsidR="006D71EE" w:rsidRPr="00B5359A">
        <w:rPr>
          <w:rFonts w:ascii="Times New Roman" w:hAnsi="Times New Roman" w:cs="Times New Roman"/>
          <w:color w:val="auto"/>
          <w:sz w:val="22"/>
          <w:szCs w:val="22"/>
          <w:lang w:val="en-US"/>
        </w:rPr>
        <w:t xml:space="preserve">killed </w:t>
      </w:r>
      <w:r w:rsidR="0083427E" w:rsidRPr="00B5359A">
        <w:rPr>
          <w:rFonts w:ascii="Times New Roman" w:hAnsi="Times New Roman" w:cs="Times New Roman"/>
          <w:color w:val="auto"/>
          <w:sz w:val="22"/>
          <w:szCs w:val="22"/>
          <w:lang w:val="en-US"/>
        </w:rPr>
        <w:t xml:space="preserve">within </w:t>
      </w:r>
      <w:r w:rsidR="006D71EE" w:rsidRPr="00B5359A">
        <w:rPr>
          <w:rFonts w:ascii="Times New Roman" w:hAnsi="Times New Roman" w:cs="Times New Roman"/>
          <w:color w:val="auto"/>
          <w:sz w:val="22"/>
          <w:szCs w:val="22"/>
          <w:lang w:val="en-US"/>
        </w:rPr>
        <w:t>the study area</w:t>
      </w:r>
      <w:r w:rsidR="00F43E21" w:rsidRPr="00B5359A">
        <w:rPr>
          <w:rFonts w:ascii="Times New Roman" w:hAnsi="Times New Roman" w:cs="Times New Roman"/>
          <w:color w:val="auto"/>
          <w:sz w:val="22"/>
          <w:szCs w:val="22"/>
          <w:lang w:val="en-US"/>
        </w:rPr>
        <w:t xml:space="preserve">. </w:t>
      </w:r>
      <w:r w:rsidR="00A1143F" w:rsidRPr="00B5359A">
        <w:rPr>
          <w:rFonts w:ascii="Times New Roman" w:hAnsi="Times New Roman" w:cs="Times New Roman"/>
          <w:color w:val="auto"/>
          <w:sz w:val="22"/>
          <w:szCs w:val="22"/>
          <w:lang w:val="en-US"/>
        </w:rPr>
        <w:t xml:space="preserve"> </w:t>
      </w:r>
      <w:r w:rsidR="00165AED" w:rsidRPr="00B5359A">
        <w:rPr>
          <w:rFonts w:ascii="Times New Roman" w:hAnsi="Times New Roman" w:cs="Times New Roman"/>
          <w:color w:val="auto"/>
          <w:sz w:val="22"/>
          <w:szCs w:val="22"/>
          <w:lang w:val="en-US"/>
        </w:rPr>
        <w:t xml:space="preserve"> </w:t>
      </w:r>
      <w:r w:rsidR="00C540D6" w:rsidRPr="00B5359A">
        <w:rPr>
          <w:rFonts w:ascii="Times New Roman" w:hAnsi="Times New Roman" w:cs="Times New Roman"/>
          <w:color w:val="auto"/>
          <w:sz w:val="22"/>
          <w:szCs w:val="22"/>
          <w:lang w:val="en-US"/>
        </w:rPr>
        <w:t xml:space="preserve"> </w:t>
      </w:r>
      <w:r w:rsidR="00350ACD" w:rsidRPr="00B5359A">
        <w:rPr>
          <w:rFonts w:ascii="Times New Roman" w:hAnsi="Times New Roman" w:cs="Times New Roman"/>
          <w:color w:val="auto"/>
          <w:sz w:val="22"/>
          <w:szCs w:val="22"/>
          <w:lang w:val="en-US"/>
        </w:rPr>
        <w:t xml:space="preserve"> </w:t>
      </w:r>
    </w:p>
    <w:p w14:paraId="63DB2505" w14:textId="450D4CBE" w:rsidR="006638B1" w:rsidRPr="00AD3D83" w:rsidRDefault="000023D5" w:rsidP="00F769C0">
      <w:pPr>
        <w:autoSpaceDE w:val="0"/>
        <w:autoSpaceDN w:val="0"/>
        <w:adjustRightInd w:val="0"/>
        <w:spacing w:after="0" w:line="360" w:lineRule="auto"/>
        <w:ind w:firstLine="284"/>
        <w:rPr>
          <w:rFonts w:ascii="Times New Roman" w:hAnsi="Times New Roman"/>
          <w:lang w:val="en-US"/>
        </w:rPr>
      </w:pPr>
      <w:r w:rsidRPr="00626A27">
        <w:rPr>
          <w:rFonts w:ascii="Times New Roman" w:hAnsi="Times New Roman" w:cs="Times New Roman"/>
          <w:lang w:val="en-US"/>
        </w:rPr>
        <w:t>The catch</w:t>
      </w:r>
      <w:r w:rsidR="008156D0" w:rsidRPr="00626A27">
        <w:rPr>
          <w:rFonts w:ascii="Times New Roman" w:hAnsi="Times New Roman" w:cs="Times New Roman"/>
          <w:lang w:val="en-US"/>
        </w:rPr>
        <w:t xml:space="preserve"> series w</w:t>
      </w:r>
      <w:r w:rsidR="00BC631E" w:rsidRPr="00626A27">
        <w:rPr>
          <w:rFonts w:ascii="Times New Roman" w:hAnsi="Times New Roman" w:cs="Times New Roman"/>
          <w:lang w:val="en-US"/>
        </w:rPr>
        <w:t xml:space="preserve">ere </w:t>
      </w:r>
      <w:r w:rsidR="00D90D42" w:rsidRPr="00626A27">
        <w:rPr>
          <w:rFonts w:ascii="Times New Roman" w:hAnsi="Times New Roman" w:cs="Times New Roman"/>
          <w:lang w:val="en-US"/>
        </w:rPr>
        <w:t xml:space="preserve">corrected to account for whales struck by whalers </w:t>
      </w:r>
      <w:r w:rsidR="00116724" w:rsidRPr="00626A27">
        <w:rPr>
          <w:rFonts w:ascii="Times New Roman" w:hAnsi="Times New Roman"/>
          <w:lang w:val="en-GB"/>
        </w:rPr>
        <w:t>but lost during whaling</w:t>
      </w:r>
      <w:r w:rsidR="00AF367A" w:rsidRPr="00626A27">
        <w:rPr>
          <w:rFonts w:ascii="Times New Roman" w:hAnsi="Times New Roman"/>
          <w:lang w:val="en-GB"/>
        </w:rPr>
        <w:t xml:space="preserve"> operation. </w:t>
      </w:r>
      <w:r w:rsidR="00D95162" w:rsidRPr="00626A27">
        <w:rPr>
          <w:rFonts w:ascii="Times New Roman" w:hAnsi="Times New Roman"/>
          <w:lang w:val="en-GB"/>
        </w:rPr>
        <w:t>The ‘struck and lost’ rate</w:t>
      </w:r>
      <w:r w:rsidR="008C7C61" w:rsidRPr="00626A27">
        <w:rPr>
          <w:rFonts w:ascii="Times New Roman" w:hAnsi="Times New Roman"/>
          <w:lang w:val="en-GB"/>
        </w:rPr>
        <w:t xml:space="preserve"> factor</w:t>
      </w:r>
      <w:r w:rsidR="006F7321" w:rsidRPr="00626A27">
        <w:rPr>
          <w:rFonts w:ascii="Times New Roman" w:hAnsi="Times New Roman"/>
          <w:lang w:val="en-GB"/>
        </w:rPr>
        <w:t xml:space="preserve"> </w:t>
      </w:r>
      <w:r w:rsidR="00987338" w:rsidRPr="00626A27">
        <w:rPr>
          <w:rFonts w:ascii="Times New Roman" w:hAnsi="Times New Roman"/>
          <w:lang w:val="en-GB"/>
        </w:rPr>
        <w:t>(</w:t>
      </w:r>
      <m:oMath>
        <m:r>
          <w:rPr>
            <w:rFonts w:ascii="Cambria Math" w:eastAsiaTheme="minorEastAsia" w:hAnsi="Cambria Math" w:cs="Times New Roman"/>
            <w:lang w:val="en-GB"/>
          </w:rPr>
          <m:t>SLR</m:t>
        </m:r>
      </m:oMath>
      <w:r w:rsidR="00987338" w:rsidRPr="00626A27">
        <w:rPr>
          <w:rFonts w:ascii="Times New Roman" w:hAnsi="Times New Roman"/>
          <w:lang w:val="en-GB"/>
        </w:rPr>
        <w:t xml:space="preserve">) </w:t>
      </w:r>
      <w:r w:rsidR="006F7321" w:rsidRPr="00626A27">
        <w:rPr>
          <w:rFonts w:ascii="Times New Roman" w:hAnsi="Times New Roman"/>
          <w:lang w:val="en-GB"/>
        </w:rPr>
        <w:t>for the pre-modern period (1</w:t>
      </w:r>
      <w:r w:rsidR="004F0B68" w:rsidRPr="00626A27">
        <w:rPr>
          <w:rFonts w:ascii="Times New Roman" w:hAnsi="Times New Roman"/>
          <w:lang w:val="en-GB"/>
        </w:rPr>
        <w:t>771</w:t>
      </w:r>
      <w:r w:rsidR="006F7321" w:rsidRPr="00626A27">
        <w:rPr>
          <w:rFonts w:ascii="Times New Roman" w:hAnsi="Times New Roman"/>
          <w:lang w:val="en-GB"/>
        </w:rPr>
        <w:t>-</w:t>
      </w:r>
      <w:r w:rsidR="002F322A" w:rsidRPr="00626A27">
        <w:rPr>
          <w:rFonts w:ascii="Times New Roman" w:hAnsi="Times New Roman"/>
          <w:lang w:val="en-GB"/>
        </w:rPr>
        <w:t>1850</w:t>
      </w:r>
      <w:r w:rsidR="006F7321" w:rsidRPr="00626A27">
        <w:rPr>
          <w:rFonts w:ascii="Times New Roman" w:hAnsi="Times New Roman"/>
          <w:lang w:val="en-GB"/>
        </w:rPr>
        <w:t>)</w:t>
      </w:r>
      <w:r w:rsidR="00506108" w:rsidRPr="00626A27">
        <w:rPr>
          <w:rFonts w:ascii="Times New Roman" w:hAnsi="Times New Roman"/>
          <w:lang w:val="en-GB"/>
        </w:rPr>
        <w:t xml:space="preserve"> </w:t>
      </w:r>
      <w:r w:rsidR="001E28F8" w:rsidRPr="00626A27">
        <w:rPr>
          <w:rFonts w:ascii="Times New Roman" w:hAnsi="Times New Roman"/>
          <w:lang w:val="en-GB"/>
        </w:rPr>
        <w:t xml:space="preserve">was set </w:t>
      </w:r>
      <w:r w:rsidR="00883ABE" w:rsidRPr="00626A27">
        <w:rPr>
          <w:rFonts w:ascii="Times New Roman" w:hAnsi="Times New Roman"/>
          <w:lang w:val="en-GB"/>
        </w:rPr>
        <w:t>at</w:t>
      </w:r>
      <w:r w:rsidR="001E28F8" w:rsidRPr="00626A27">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626A27">
        <w:rPr>
          <w:rFonts w:ascii="Times New Roman" w:hAnsi="Times New Roman"/>
          <w:lang w:val="en-GB"/>
        </w:rPr>
        <w:t xml:space="preserve"> </w:t>
      </w:r>
      <w:r w:rsidR="002F322A" w:rsidRPr="00626A27">
        <w:rPr>
          <w:rFonts w:ascii="Times New Roman" w:hAnsi="Times New Roman"/>
          <w:lang w:val="en-GB"/>
        </w:rPr>
        <w:t xml:space="preserve">~ </w:t>
      </w:r>
      <w:proofErr w:type="gramStart"/>
      <w:r w:rsidR="002F322A" w:rsidRPr="00626A27">
        <w:rPr>
          <w:rFonts w:ascii="Times New Roman" w:hAnsi="Times New Roman"/>
          <w:lang w:val="en-GB"/>
        </w:rPr>
        <w:t>N(</w:t>
      </w:r>
      <w:proofErr w:type="gramEnd"/>
      <w:r w:rsidR="002F322A" w:rsidRPr="00626A27">
        <w:rPr>
          <w:rFonts w:ascii="Times New Roman" w:hAnsi="Times New Roman"/>
          <w:lang w:val="en-GB"/>
        </w:rPr>
        <w:t>1.6, 0.04)</w:t>
      </w:r>
      <w:r w:rsidR="003C11E8" w:rsidRPr="00626A27">
        <w:rPr>
          <w:rFonts w:ascii="Times New Roman" w:hAnsi="Times New Roman"/>
          <w:lang w:val="en-GB"/>
        </w:rPr>
        <w:t xml:space="preserve"> </w:t>
      </w:r>
      <w:r w:rsidR="00C172D6" w:rsidRPr="00626A27">
        <w:rPr>
          <w:rFonts w:ascii="Times New Roman" w:hAnsi="Times New Roman"/>
          <w:lang w:val="en-US"/>
        </w:rPr>
        <w:t>[</w:t>
      </w:r>
      <w:r w:rsidR="00424F6D" w:rsidRPr="00626A27">
        <w:rPr>
          <w:rFonts w:ascii="Times New Roman" w:hAnsi="Times New Roman"/>
          <w:lang w:val="en-GB"/>
        </w:rPr>
        <w:t>1/(1 minus the loss rate)</w:t>
      </w:r>
      <w:r w:rsidR="00C172D6" w:rsidRPr="00626A27">
        <w:rPr>
          <w:rFonts w:ascii="Times New Roman" w:hAnsi="Times New Roman"/>
          <w:lang w:val="en-GB"/>
        </w:rPr>
        <w:t>]</w:t>
      </w:r>
      <w:r w:rsidR="00F2137C" w:rsidRPr="00626A27">
        <w:rPr>
          <w:rFonts w:ascii="Times New Roman" w:hAnsi="Times New Roman"/>
          <w:lang w:val="en-GB"/>
        </w:rPr>
        <w:t xml:space="preserve">. </w:t>
      </w:r>
      <w:r w:rsidR="002F302A" w:rsidRPr="00626A27">
        <w:rPr>
          <w:rFonts w:ascii="Times New Roman" w:hAnsi="Times New Roman"/>
          <w:lang w:val="en-GB"/>
        </w:rPr>
        <w:t>F</w:t>
      </w:r>
      <w:r w:rsidR="007F4EB7" w:rsidRPr="00626A27">
        <w:rPr>
          <w:rFonts w:ascii="Times New Roman" w:hAnsi="Times New Roman"/>
          <w:lang w:val="en-GB"/>
        </w:rPr>
        <w:t>or the modern whaling period (1</w:t>
      </w:r>
      <w:r w:rsidR="002F322A" w:rsidRPr="00626A27">
        <w:rPr>
          <w:rFonts w:ascii="Times New Roman" w:hAnsi="Times New Roman"/>
          <w:lang w:val="en-GB"/>
        </w:rPr>
        <w:t>851</w:t>
      </w:r>
      <w:r w:rsidR="007F4EB7" w:rsidRPr="00626A27">
        <w:rPr>
          <w:rFonts w:ascii="Times New Roman" w:hAnsi="Times New Roman"/>
          <w:lang w:val="en-GB"/>
        </w:rPr>
        <w:t>-</w:t>
      </w:r>
      <w:r w:rsidR="009C7E24" w:rsidRPr="00626A27">
        <w:rPr>
          <w:rFonts w:ascii="Times New Roman" w:hAnsi="Times New Roman"/>
          <w:lang w:val="en-GB"/>
        </w:rPr>
        <w:t>1973)</w:t>
      </w:r>
      <w:r w:rsidR="00805942" w:rsidRPr="00626A27">
        <w:rPr>
          <w:rFonts w:ascii="Times New Roman" w:hAnsi="Times New Roman"/>
          <w:lang w:val="en-GB"/>
        </w:rPr>
        <w:t xml:space="preserve">, </w:t>
      </w:r>
      <w:r w:rsidR="00661931" w:rsidRPr="00626A27">
        <w:rPr>
          <w:rFonts w:ascii="Times New Roman" w:hAnsi="Times New Roman"/>
          <w:lang w:val="en-GB"/>
        </w:rPr>
        <w:t xml:space="preserve">the </w:t>
      </w:r>
      <w:r w:rsidR="00805942" w:rsidRPr="00626A27">
        <w:rPr>
          <w:rFonts w:ascii="Times New Roman" w:hAnsi="Times New Roman"/>
          <w:lang w:val="en-GB"/>
        </w:rPr>
        <w:t xml:space="preserve">catches were corrected upward </w:t>
      </w:r>
      <w:r w:rsidR="00D0270B" w:rsidRPr="00626A27">
        <w:rPr>
          <w:rFonts w:ascii="Times New Roman" w:hAnsi="Times New Roman"/>
          <w:lang w:val="en-GB"/>
        </w:rPr>
        <w:t xml:space="preserve">through the use of </w:t>
      </w:r>
      <w:r w:rsidR="00805942" w:rsidRPr="00626A27">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626A27">
        <w:rPr>
          <w:rFonts w:ascii="Times New Roman" w:hAnsi="Times New Roman"/>
          <w:lang w:val="en-GB"/>
        </w:rPr>
        <w:t xml:space="preserve"> </w:t>
      </w:r>
      <w:r w:rsidR="002F322A" w:rsidRPr="00626A27">
        <w:rPr>
          <w:rFonts w:ascii="Times New Roman" w:hAnsi="Times New Roman"/>
          <w:lang w:val="en-GB"/>
        </w:rPr>
        <w:t xml:space="preserve">~ </w:t>
      </w:r>
      <w:proofErr w:type="gramStart"/>
      <w:r w:rsidR="002F322A" w:rsidRPr="00626A27">
        <w:rPr>
          <w:rFonts w:ascii="Times New Roman" w:hAnsi="Times New Roman"/>
          <w:lang w:val="en-GB"/>
        </w:rPr>
        <w:t>N(</w:t>
      </w:r>
      <w:proofErr w:type="gramEnd"/>
      <w:r w:rsidR="002F322A" w:rsidRPr="00626A27">
        <w:rPr>
          <w:rFonts w:ascii="Times New Roman" w:hAnsi="Times New Roman"/>
          <w:lang w:val="en-GB"/>
        </w:rPr>
        <w:t>1.09, 0.04)</w:t>
      </w:r>
      <w:r w:rsidR="00DA1995" w:rsidRPr="00626A27">
        <w:rPr>
          <w:rFonts w:ascii="Times New Roman" w:hAnsi="Times New Roman"/>
          <w:lang w:val="en-GB"/>
        </w:rPr>
        <w:t xml:space="preserve"> </w:t>
      </w:r>
      <w:r w:rsidR="008F2A22" w:rsidRPr="00626A27">
        <w:rPr>
          <w:rFonts w:ascii="Times New Roman" w:hAnsi="Times New Roman"/>
          <w:lang w:val="en-GB"/>
        </w:rPr>
        <w:t>[7</w:t>
      </w:r>
      <w:r w:rsidR="00947C12" w:rsidRPr="00164B23">
        <w:rPr>
          <w:rFonts w:ascii="Times New Roman" w:hAnsi="Times New Roman"/>
          <w:lang w:val="en-GB"/>
        </w:rPr>
        <w:t>2</w:t>
      </w:r>
      <w:r w:rsidR="008F2A22" w:rsidRPr="00626A27">
        <w:rPr>
          <w:rFonts w:ascii="Times New Roman" w:hAnsi="Times New Roman"/>
          <w:lang w:val="en-GB"/>
        </w:rPr>
        <w:t>]</w:t>
      </w:r>
      <w:r w:rsidR="00A10B7C" w:rsidRPr="00626A27">
        <w:rPr>
          <w:rFonts w:ascii="Times New Roman" w:hAnsi="Times New Roman"/>
          <w:lang w:val="en-GB"/>
        </w:rPr>
        <w:t xml:space="preserve">. </w:t>
      </w:r>
      <w:r w:rsidR="002F322A" w:rsidRPr="00626A27">
        <w:rPr>
          <w:rFonts w:ascii="Times New Roman" w:hAnsi="Times New Roman"/>
          <w:lang w:val="en-GB"/>
        </w:rPr>
        <w:t xml:space="preserve">No </w:t>
      </w:r>
      <w:r w:rsidR="002F322A" w:rsidRPr="00626A27">
        <w:rPr>
          <w:rFonts w:ascii="Times New Roman" w:hAnsi="Times New Roman"/>
          <w:i/>
          <w:lang w:val="en-GB"/>
        </w:rPr>
        <w:t>SLR</w:t>
      </w:r>
      <w:r w:rsidR="002F322A" w:rsidRPr="00626A27">
        <w:rPr>
          <w:rFonts w:ascii="Times New Roman" w:hAnsi="Times New Roman"/>
          <w:lang w:val="en-GB"/>
        </w:rPr>
        <w:t>s were used for 1648-1770 and 1974-present.</w:t>
      </w:r>
      <w:r w:rsidR="00626E15" w:rsidRPr="00626A27">
        <w:rPr>
          <w:rFonts w:ascii="Times New Roman" w:hAnsi="Times New Roman"/>
          <w:lang w:val="en-GB"/>
        </w:rPr>
        <w:t xml:space="preserve"> </w:t>
      </w:r>
    </w:p>
    <w:p w14:paraId="4EB3CF6A" w14:textId="6328FE1B" w:rsidR="00EC73D1" w:rsidRPr="00AD3D83" w:rsidRDefault="00EC73D1" w:rsidP="00F769C0">
      <w:pPr>
        <w:autoSpaceDE w:val="0"/>
        <w:autoSpaceDN w:val="0"/>
        <w:adjustRightInd w:val="0"/>
        <w:spacing w:after="0" w:line="360" w:lineRule="auto"/>
        <w:ind w:firstLine="284"/>
        <w:rPr>
          <w:rFonts w:ascii="Times New Roman" w:hAnsi="Times New Roman"/>
          <w:lang w:val="en-US"/>
        </w:rPr>
      </w:pPr>
    </w:p>
    <w:p w14:paraId="36A94187" w14:textId="75201E7D" w:rsidR="00EC73D1" w:rsidRPr="00DB3006" w:rsidRDefault="00A71F9A" w:rsidP="00F769C0">
      <w:pPr>
        <w:autoSpaceDE w:val="0"/>
        <w:autoSpaceDN w:val="0"/>
        <w:adjustRightInd w:val="0"/>
        <w:spacing w:after="0" w:line="360" w:lineRule="auto"/>
        <w:rPr>
          <w:rFonts w:ascii="Times New Roman" w:hAnsi="Times New Roman"/>
          <w:i/>
          <w:iCs/>
          <w:lang w:val="en-US"/>
        </w:rPr>
      </w:pPr>
      <w:r>
        <w:rPr>
          <w:rFonts w:ascii="Times New Roman" w:hAnsi="Times New Roman"/>
          <w:i/>
          <w:iCs/>
          <w:lang w:val="en-US"/>
        </w:rPr>
        <w:t>Estimates of r</w:t>
      </w:r>
      <w:r w:rsidR="00C26930">
        <w:rPr>
          <w:rFonts w:ascii="Times New Roman" w:hAnsi="Times New Roman"/>
          <w:i/>
          <w:iCs/>
          <w:lang w:val="en-US"/>
        </w:rPr>
        <w:t>elative a</w:t>
      </w:r>
      <w:r w:rsidR="005C554A" w:rsidRPr="00DB3006">
        <w:rPr>
          <w:rFonts w:ascii="Times New Roman" w:hAnsi="Times New Roman"/>
          <w:i/>
          <w:iCs/>
          <w:lang w:val="en-US"/>
        </w:rPr>
        <w:t>bundance</w:t>
      </w:r>
    </w:p>
    <w:p w14:paraId="3CEF1473" w14:textId="25E8405E" w:rsidR="0033440B" w:rsidRDefault="00C26930" w:rsidP="00F769C0">
      <w:pPr>
        <w:autoSpaceDE w:val="0"/>
        <w:autoSpaceDN w:val="0"/>
        <w:adjustRightInd w:val="0"/>
        <w:spacing w:after="0" w:line="360" w:lineRule="auto"/>
        <w:ind w:firstLine="284"/>
        <w:rPr>
          <w:rFonts w:ascii="Times New Roman" w:hAnsi="Times New Roman" w:cs="Times New Roman"/>
          <w:lang w:val="en-GB"/>
        </w:rPr>
      </w:pPr>
      <w:r>
        <w:rPr>
          <w:rFonts w:ascii="Times New Roman" w:hAnsi="Times New Roman" w:cs="Times New Roman"/>
          <w:lang w:val="en-US"/>
        </w:rPr>
        <w:t>E</w:t>
      </w:r>
      <w:r w:rsidR="004848A5" w:rsidRPr="004848A5">
        <w:rPr>
          <w:rFonts w:ascii="Times New Roman" w:hAnsi="Times New Roman" w:cs="Times New Roman"/>
          <w:lang w:val="en-US"/>
        </w:rPr>
        <w:t>stimates of</w:t>
      </w:r>
      <w:r>
        <w:rPr>
          <w:rFonts w:ascii="Times New Roman" w:hAnsi="Times New Roman" w:cs="Times New Roman"/>
          <w:lang w:val="en-US"/>
        </w:rPr>
        <w:t xml:space="preserve"> relative</w:t>
      </w:r>
      <w:r w:rsidR="004848A5" w:rsidRPr="004848A5">
        <w:rPr>
          <w:rFonts w:ascii="Times New Roman" w:hAnsi="Times New Roman" w:cs="Times New Roman"/>
          <w:lang w:val="en-US"/>
        </w:rPr>
        <w:t xml:space="preserve"> abundance were </w:t>
      </w:r>
      <w:r>
        <w:rPr>
          <w:rFonts w:ascii="Times New Roman" w:hAnsi="Times New Roman" w:cs="Times New Roman"/>
          <w:lang w:val="en-US"/>
        </w:rPr>
        <w:t>calculated</w:t>
      </w:r>
      <w:r w:rsidRPr="004848A5">
        <w:rPr>
          <w:rFonts w:ascii="Times New Roman" w:hAnsi="Times New Roman" w:cs="Times New Roman"/>
          <w:lang w:val="en-US"/>
        </w:rPr>
        <w:t xml:space="preserve"> </w:t>
      </w:r>
      <w:r>
        <w:rPr>
          <w:rFonts w:ascii="Times New Roman" w:hAnsi="Times New Roman" w:cs="Times New Roman"/>
          <w:lang w:val="en-US"/>
        </w:rPr>
        <w:t xml:space="preserve">using a </w:t>
      </w:r>
      <w:r w:rsidR="00BF6684">
        <w:rPr>
          <w:rFonts w:ascii="Times New Roman" w:hAnsi="Times New Roman" w:cs="Times New Roman"/>
          <w:lang w:val="en-US"/>
        </w:rPr>
        <w:t>two-stage</w:t>
      </w:r>
      <w:r>
        <w:rPr>
          <w:rFonts w:ascii="Times New Roman" w:hAnsi="Times New Roman" w:cs="Times New Roman"/>
          <w:lang w:val="en-US"/>
        </w:rPr>
        <w:t xml:space="preserve"> approach</w:t>
      </w:r>
      <w:r w:rsidR="004848A5" w:rsidRPr="004848A5">
        <w:rPr>
          <w:rFonts w:ascii="Times New Roman" w:hAnsi="Times New Roman" w:cs="Times New Roman"/>
          <w:lang w:val="en-US"/>
        </w:rPr>
        <w:t>. First, an aerial-survey protocol as described in Crespo et al. [3</w:t>
      </w:r>
      <w:r w:rsidR="00A748C1">
        <w:rPr>
          <w:rFonts w:ascii="Times New Roman" w:hAnsi="Times New Roman" w:cs="Times New Roman"/>
          <w:lang w:val="en-US"/>
        </w:rPr>
        <w:t>2</w:t>
      </w:r>
      <w:r w:rsidR="004848A5" w:rsidRPr="004848A5">
        <w:rPr>
          <w:rFonts w:ascii="Times New Roman" w:hAnsi="Times New Roman" w:cs="Times New Roman"/>
          <w:lang w:val="en-US"/>
        </w:rPr>
        <w:t>] was performed</w:t>
      </w:r>
      <w:r w:rsidR="00993E0B">
        <w:rPr>
          <w:rFonts w:ascii="Times New Roman" w:hAnsi="Times New Roman" w:cs="Times New Roman"/>
          <w:lang w:val="en-US"/>
        </w:rPr>
        <w:t xml:space="preserve"> in 1999, 2000, and 2005-2019</w:t>
      </w:r>
      <w:r w:rsidR="004848A5" w:rsidRPr="004848A5">
        <w:rPr>
          <w:rFonts w:ascii="Times New Roman" w:hAnsi="Times New Roman" w:cs="Times New Roman"/>
          <w:lang w:val="en-US"/>
        </w:rPr>
        <w:t xml:space="preserve">. Stated succinctly, the procedure was the following: A monitoring area was defined from the south of Península Valdés to the limit of the main concentration area, </w:t>
      </w:r>
      <w:del w:id="86" w:author="Grant Adams" w:date="2021-08-02T10:52:00Z">
        <w:r w:rsidR="004848A5" w:rsidRPr="004848A5" w:rsidDel="001D0B69">
          <w:rPr>
            <w:rFonts w:ascii="Times New Roman" w:hAnsi="Times New Roman" w:cs="Times New Roman"/>
            <w:lang w:val="en-US"/>
          </w:rPr>
          <w:delText>totalling</w:delText>
        </w:r>
      </w:del>
      <w:ins w:id="87" w:author="Grant Adams" w:date="2021-08-02T10:52:00Z">
        <w:r w:rsidR="001D0B69" w:rsidRPr="004848A5">
          <w:rPr>
            <w:rFonts w:ascii="Times New Roman" w:hAnsi="Times New Roman" w:cs="Times New Roman"/>
            <w:lang w:val="en-US"/>
          </w:rPr>
          <w:t>totaling</w:t>
        </w:r>
      </w:ins>
      <w:r w:rsidR="004848A5" w:rsidRPr="004848A5">
        <w:rPr>
          <w:rFonts w:ascii="Times New Roman" w:hAnsi="Times New Roman" w:cs="Times New Roman"/>
          <w:lang w:val="en-US"/>
        </w:rPr>
        <w:t xml:space="preserve"> a coastal strip 620 km in length. Between 2 and 8 flights were made each year depending on the weather conditions and the financial support. </w:t>
      </w:r>
      <w:r>
        <w:rPr>
          <w:rFonts w:ascii="Times New Roman" w:hAnsi="Times New Roman" w:cs="Times New Roman"/>
          <w:lang w:val="en-US"/>
        </w:rPr>
        <w:t>R</w:t>
      </w:r>
      <w:r w:rsidR="004848A5" w:rsidRPr="004848A5">
        <w:rPr>
          <w:rFonts w:ascii="Times New Roman" w:hAnsi="Times New Roman" w:cs="Times New Roman"/>
          <w:lang w:val="en-US"/>
        </w:rPr>
        <w:t>elative abundance was estimated by counting the total number of whales within the monitoring area and using the methods described in Crespo et al. [3</w:t>
      </w:r>
      <w:r w:rsidR="00037887">
        <w:rPr>
          <w:rFonts w:ascii="Times New Roman" w:hAnsi="Times New Roman" w:cs="Times New Roman"/>
          <w:lang w:val="en-US"/>
        </w:rPr>
        <w:t>2</w:t>
      </w:r>
      <w:r w:rsidR="004848A5" w:rsidRPr="004848A5">
        <w:rPr>
          <w:rFonts w:ascii="Times New Roman" w:hAnsi="Times New Roman" w:cs="Times New Roman"/>
          <w:lang w:val="en-US"/>
        </w:rPr>
        <w:t>]. Flights were carried out between May 199</w:t>
      </w:r>
      <w:r w:rsidR="00CB1569">
        <w:rPr>
          <w:rFonts w:ascii="Times New Roman" w:hAnsi="Times New Roman" w:cs="Times New Roman"/>
          <w:lang w:val="en-US"/>
        </w:rPr>
        <w:t>9</w:t>
      </w:r>
      <w:r w:rsidR="004848A5" w:rsidRPr="004848A5">
        <w:rPr>
          <w:rFonts w:ascii="Times New Roman" w:hAnsi="Times New Roman" w:cs="Times New Roman"/>
          <w:lang w:val="en-US"/>
        </w:rPr>
        <w:t xml:space="preserve"> and </w:t>
      </w:r>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r w:rsidR="004848A5" w:rsidRPr="004848A5">
        <w:rPr>
          <w:rFonts w:ascii="Times New Roman" w:hAnsi="Times New Roman" w:cs="Times New Roman"/>
          <w:lang w:val="en-US"/>
        </w:rPr>
        <w:t>201</w:t>
      </w:r>
      <w:r>
        <w:rPr>
          <w:rFonts w:ascii="Times New Roman" w:hAnsi="Times New Roman" w:cs="Times New Roman"/>
          <w:lang w:val="en-US"/>
        </w:rPr>
        <w:t>9</w:t>
      </w:r>
      <w:r w:rsidR="004848A5" w:rsidRPr="004848A5">
        <w:rPr>
          <w:rFonts w:ascii="Times New Roman" w:hAnsi="Times New Roman" w:cs="Times New Roman"/>
          <w:lang w:val="en-US"/>
        </w:rPr>
        <w:t xml:space="preserve">. The total number of whales in the area per day was estimated for each year through the generalized-linear-model (GLM) </w:t>
      </w:r>
      <w:r w:rsidR="004848A5" w:rsidRPr="004848A5">
        <w:rPr>
          <w:rFonts w:ascii="Times New Roman" w:hAnsi="Times New Roman" w:cs="Times New Roman"/>
          <w:lang w:val="en-US"/>
        </w:rPr>
        <w:lastRenderedPageBreak/>
        <w:t xml:space="preserve">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w:t>
      </w:r>
      <w:r w:rsidR="004E3664">
        <w:rPr>
          <w:rFonts w:ascii="Times New Roman" w:hAnsi="Times New Roman" w:cs="Times New Roman"/>
          <w:lang w:val="en-US"/>
        </w:rPr>
        <w:t>3,74,75</w:t>
      </w:r>
      <w:r w:rsidR="002101AF">
        <w:rPr>
          <w:rFonts w:ascii="Times New Roman" w:hAnsi="Times New Roman" w:cs="Times New Roman"/>
          <w:lang w:val="en-US"/>
        </w:rPr>
        <w:t>]</w:t>
      </w:r>
      <w:r w:rsidR="0033440B" w:rsidRPr="004D5109">
        <w:rPr>
          <w:rFonts w:ascii="Times New Roman" w:hAnsi="Times New Roman" w:cs="Times New Roman"/>
          <w:lang w:val="en-US"/>
        </w:rPr>
        <w:t>. As predictor variables, we included Year</w:t>
      </w:r>
      <w:r>
        <w:rPr>
          <w:rFonts w:ascii="Times New Roman" w:hAnsi="Times New Roman" w:cs="Times New Roman"/>
          <w:lang w:val="en-US"/>
        </w:rPr>
        <w:t xml:space="preserve"> (categorical)</w:t>
      </w:r>
      <w:r w:rsidR="0033440B" w:rsidRPr="004D5109">
        <w:rPr>
          <w:rFonts w:ascii="Times New Roman" w:hAnsi="Times New Roman" w:cs="Times New Roman"/>
          <w:lang w:val="en-US"/>
        </w:rPr>
        <w:t>, Julian day</w:t>
      </w:r>
      <w:r>
        <w:rPr>
          <w:rFonts w:ascii="Times New Roman" w:hAnsi="Times New Roman" w:cs="Times New Roman"/>
          <w:lang w:val="en-US"/>
        </w:rPr>
        <w:t xml:space="preserve"> (continuous)</w:t>
      </w:r>
      <w:r w:rsidR="0033440B" w:rsidRPr="004D5109">
        <w:rPr>
          <w:rFonts w:ascii="Times New Roman" w:hAnsi="Times New Roman" w:cs="Times New Roman"/>
          <w:lang w:val="en-US"/>
        </w:rPr>
        <w:t>, and Julian day^2</w:t>
      </w:r>
      <w:r>
        <w:rPr>
          <w:rFonts w:ascii="Times New Roman" w:hAnsi="Times New Roman" w:cs="Times New Roman"/>
          <w:lang w:val="en-US"/>
        </w:rPr>
        <w:t xml:space="preserve"> (</w:t>
      </w:r>
      <w:r w:rsidR="00CB1569">
        <w:rPr>
          <w:rFonts w:ascii="Times New Roman" w:hAnsi="Times New Roman" w:cs="Times New Roman"/>
          <w:lang w:val="en-US"/>
        </w:rPr>
        <w:t>continuous</w:t>
      </w:r>
      <w:r>
        <w:rPr>
          <w:rFonts w:ascii="Times New Roman" w:hAnsi="Times New Roman" w:cs="Times New Roman"/>
          <w:lang w:val="en-US"/>
        </w:rPr>
        <w:t>)</w:t>
      </w:r>
      <w:r w:rsidR="0033440B" w:rsidRPr="004D5109">
        <w:rPr>
          <w:rFonts w:ascii="Times New Roman" w:hAnsi="Times New Roman" w:cs="Times New Roman"/>
          <w:lang w:val="en-US"/>
        </w:rPr>
        <w:t xml:space="preserve">, allowing the models to 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r>
        <w:rPr>
          <w:rFonts w:ascii="Times New Roman" w:hAnsi="Times New Roman" w:cs="Times New Roman"/>
          <w:lang w:val="en-US"/>
        </w:rPr>
        <w:t>We assumed a negative binomial distribution and log link and estimated parameters using</w:t>
      </w:r>
      <w:r w:rsidR="0033440B" w:rsidRPr="004D5109">
        <w:rPr>
          <w:rFonts w:ascii="Times New Roman" w:hAnsi="Times New Roman" w:cs="Times New Roman"/>
          <w:lang w:val="en-US"/>
        </w:rPr>
        <w:t xml:space="preserve"> the MASS</w:t>
      </w:r>
      <w:r>
        <w:rPr>
          <w:rFonts w:ascii="Times New Roman" w:hAnsi="Times New Roman" w:cs="Times New Roman"/>
          <w:lang w:val="en-US"/>
        </w:rPr>
        <w:t xml:space="preserve"> package</w:t>
      </w:r>
      <w:r w:rsidR="0033440B" w:rsidRPr="004D5109">
        <w:rPr>
          <w:rFonts w:ascii="Times New Roman" w:hAnsi="Times New Roman" w:cs="Times New Roman"/>
          <w:lang w:val="en-US"/>
        </w:rPr>
        <w:t xml:space="preserve"> in</w:t>
      </w:r>
      <w:r>
        <w:rPr>
          <w:rFonts w:ascii="Times New Roman" w:hAnsi="Times New Roman" w:cs="Times New Roman"/>
          <w:lang w:val="en-US"/>
        </w:rPr>
        <w:t xml:space="preserve"> the</w:t>
      </w:r>
      <w:r w:rsidR="0033440B" w:rsidRPr="004D5109">
        <w:rPr>
          <w:rFonts w:ascii="Times New Roman" w:hAnsi="Times New Roman" w:cs="Times New Roman"/>
          <w:lang w:val="en-US"/>
        </w:rPr>
        <w:t xml:space="preserve"> R </w:t>
      </w:r>
      <w:r>
        <w:rPr>
          <w:rFonts w:ascii="Times New Roman" w:hAnsi="Times New Roman" w:cs="Times New Roman"/>
          <w:lang w:val="en-US"/>
        </w:rPr>
        <w:t>Statistical Environment</w:t>
      </w:r>
      <w:r w:rsidRPr="004D5109">
        <w:rPr>
          <w:rFonts w:ascii="Times New Roman" w:hAnsi="Times New Roman" w:cs="Times New Roman"/>
          <w:lang w:val="en-US"/>
        </w:rPr>
        <w:t xml:space="preserve"> </w:t>
      </w:r>
      <w:r w:rsidR="00A4008F">
        <w:rPr>
          <w:rFonts w:ascii="Times New Roman" w:hAnsi="Times New Roman" w:cs="Times New Roman"/>
          <w:lang w:val="en-US"/>
        </w:rPr>
        <w:t>[</w:t>
      </w:r>
      <w:r w:rsidR="007F0042">
        <w:rPr>
          <w:rFonts w:ascii="Times New Roman" w:hAnsi="Times New Roman" w:cs="Times New Roman"/>
          <w:lang w:val="en-US"/>
        </w:rPr>
        <w:t>76</w:t>
      </w:r>
      <w:r w:rsidR="00A4008F">
        <w:rPr>
          <w:rFonts w:ascii="Times New Roman" w:hAnsi="Times New Roman" w:cs="Times New Roman"/>
          <w:lang w:val="en-US"/>
        </w:rPr>
        <w:t>]</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r>
        <w:rPr>
          <w:rFonts w:ascii="Times New Roman" w:hAnsi="Times New Roman" w:cs="Times New Roman"/>
          <w:lang w:val="en-US"/>
        </w:rPr>
        <w:t>of the</w:t>
      </w:r>
      <w:r w:rsidR="003952E1" w:rsidRPr="003952E1">
        <w:rPr>
          <w:rFonts w:ascii="Times New Roman" w:hAnsi="Times New Roman" w:cs="Times New Roman"/>
          <w:lang w:val="en-US"/>
        </w:rPr>
        <w:t xml:space="preserve"> GLM, involved the use of the estimated daily number of whales for each year to build a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2F64B749"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rPr>
                    <w:rFonts w:ascii="Cambria Math" w:hAnsi="Cambria Math" w:cs="Times New Roman"/>
                    <w:i/>
                    <w:lang w:val="en-GB"/>
                  </w:rPr>
                </m:ctrlPr>
              </m:sSubPr>
              <m:e>
                <m:r>
                  <w:rPr>
                    <w:rFonts w:ascii="Cambria Math" w:hAnsi="Cambria Math" w:cs="Times New Roman"/>
                    <w:lang w:val="en-GB"/>
                  </w:rPr>
                  <m:t>b</m:t>
                </m:r>
              </m:e>
              <m:sub>
                <m:r>
                  <w:rPr>
                    <w:rFonts w:ascii="Cambria Math" w:hAnsi="Cambria Math" w:cs="Times New Roman"/>
                    <w:lang w:val="en-GB"/>
                  </w:rPr>
                  <m:t>y</m:t>
                </m:r>
              </m:sub>
            </m:sSub>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   1999≤</m:t>
        </m:r>
        <m:r>
          <w:rPr>
            <w:rFonts w:ascii="Cambria Math" w:hAnsi="Cambria Math" w:cs="Times New Roman"/>
            <w:color w:val="000000"/>
            <w:lang w:val="en-GB"/>
          </w:rPr>
          <m:t>y</m:t>
        </m:r>
        <m:r>
          <w:rPr>
            <w:rFonts w:ascii="Cambria Math" w:eastAsiaTheme="minorEastAsia" w:hAnsi="Cambria Math" w:cs="Times New Roman"/>
            <w:lang w:val="en-GB"/>
          </w:rPr>
          <m:t>≤201</m:t>
        </m:r>
      </m:oMath>
      <w:r w:rsidR="00C26930">
        <w:rPr>
          <w:rFonts w:ascii="Times New Roman" w:eastAsiaTheme="minorEastAsia" w:hAnsi="Times New Roman" w:cs="Times New Roman"/>
          <w:lang w:val="en-GB"/>
        </w:rPr>
        <w:t>9</w:t>
      </w:r>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743D62C6"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w:t>
      </w:r>
      <w:ins w:id="88" w:author="Grant Adams" w:date="2021-08-02T10:53:00Z">
        <w:r w:rsidR="001D0B69">
          <w:rPr>
            <w:rFonts w:ascii="Times New Roman" w:hAnsi="Times New Roman" w:cs="Times New Roman"/>
            <w:lang w:val="en-GB"/>
          </w:rPr>
          <w:t xml:space="preserve">parameter </w:t>
        </w:r>
      </w:ins>
      <w:r w:rsidR="0033440B" w:rsidRPr="004D5109">
        <w:rPr>
          <w:rFonts w:ascii="Times New Roman" w:hAnsi="Times New Roman" w:cs="Times New Roman"/>
          <w:lang w:val="en-GB"/>
        </w:rPr>
        <w:t xml:space="preserve">estimates </w:t>
      </w:r>
      <w:del w:id="89" w:author="Grant Adams" w:date="2021-08-02T10:53:00Z">
        <w:r w:rsidR="0033440B" w:rsidRPr="004D5109" w:rsidDel="001D0B69">
          <w:rPr>
            <w:rFonts w:ascii="Times New Roman" w:hAnsi="Times New Roman" w:cs="Times New Roman"/>
            <w:lang w:val="en-GB"/>
          </w:rPr>
          <w:delText xml:space="preserve">of </w:delText>
        </w:r>
      </w:del>
      <w:ins w:id="90" w:author="Grant Adams" w:date="2021-08-02T10:53:00Z">
        <w:r w:rsidR="001D0B69">
          <w:rPr>
            <w:rFonts w:ascii="Times New Roman" w:hAnsi="Times New Roman" w:cs="Times New Roman"/>
            <w:lang w:val="en-GB"/>
          </w:rPr>
          <w:t>from</w:t>
        </w:r>
        <w:r w:rsidR="001D0B69" w:rsidRPr="004D5109">
          <w:rPr>
            <w:rFonts w:ascii="Times New Roman" w:hAnsi="Times New Roman" w:cs="Times New Roman"/>
            <w:lang w:val="en-GB"/>
          </w:rPr>
          <w:t xml:space="preserve"> </w:t>
        </w:r>
      </w:ins>
      <w:r w:rsidR="0033440B" w:rsidRPr="004D5109">
        <w:rPr>
          <w:rFonts w:ascii="Times New Roman" w:hAnsi="Times New Roman" w:cs="Times New Roman"/>
          <w:lang w:val="en-GB"/>
        </w:rPr>
        <w:t xml:space="preserve">the </w:t>
      </w:r>
      <w:ins w:id="91" w:author="Grant Adams" w:date="2021-08-02T10:54:00Z">
        <w:r w:rsidR="001D0B69">
          <w:rPr>
            <w:rFonts w:ascii="Times New Roman" w:hAnsi="Times New Roman" w:cs="Times New Roman"/>
            <w:lang w:val="en-GB"/>
          </w:rPr>
          <w:t xml:space="preserve">negative binomial </w:t>
        </w:r>
      </w:ins>
      <w:r w:rsidR="0033440B" w:rsidRPr="004D5109">
        <w:rPr>
          <w:rFonts w:ascii="Times New Roman" w:hAnsi="Times New Roman" w:cs="Times New Roman"/>
          <w:lang w:val="en-GB"/>
        </w:rPr>
        <w:t xml:space="preserve">GLM. </w:t>
      </w:r>
    </w:p>
    <w:p w14:paraId="428A01F6" w14:textId="73AE71F6"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B37F59">
        <w:rPr>
          <w:rFonts w:ascii="Times New Roman" w:hAnsi="Times New Roman" w:cs="Times New Roman"/>
          <w:lang w:val="en-GB"/>
        </w:rPr>
        <w:t>77</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w:t>
      </w:r>
      <w:r w:rsidR="005513E0">
        <w:rPr>
          <w:rFonts w:ascii="Times New Roman" w:hAnsi="Times New Roman" w:cs="Times New Roman"/>
          <w:lang w:val="en-GB"/>
        </w:rPr>
        <w:t>77</w:t>
      </w:r>
      <w:r w:rsidR="008B4310">
        <w:rPr>
          <w:rFonts w:ascii="Times New Roman" w:hAnsi="Times New Roman" w:cs="Times New Roman"/>
          <w:lang w:val="en-GB"/>
        </w:rPr>
        <w:t>]</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B2688A"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B2688A"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B2688A"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lastRenderedPageBreak/>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B2688A"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732DA29B"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w:t>
      </w:r>
      <w:r w:rsidR="00394D02" w:rsidRPr="004D5109">
        <w:rPr>
          <w:rFonts w:eastAsiaTheme="minorHAnsi"/>
          <w:sz w:val="22"/>
          <w:szCs w:val="22"/>
          <w:lang w:val="en-GB"/>
        </w:rPr>
        <w:t>inferred</w:t>
      </w:r>
      <w:r w:rsidR="0033440B" w:rsidRPr="004D5109">
        <w:rPr>
          <w:rFonts w:eastAsiaTheme="minorHAnsi"/>
          <w:sz w:val="22"/>
          <w:szCs w:val="22"/>
          <w:lang w:val="en-GB"/>
        </w:rPr>
        <w:t>:</w:t>
      </w:r>
    </w:p>
    <w:p w14:paraId="54F49F86" w14:textId="36E1C9FB" w:rsidR="0033440B" w:rsidRPr="004D5109" w:rsidRDefault="00B2688A"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proofErr w:type="spellStart"/>
      <w:r>
        <w:rPr>
          <w:rFonts w:ascii="Times New Roman" w:hAnsi="Times New Roman" w:cs="Times New Roman"/>
        </w:rPr>
        <w:t>t</w:t>
      </w:r>
      <w:r w:rsidR="0033440B" w:rsidRPr="004D5109">
        <w:rPr>
          <w:rFonts w:ascii="Times New Roman" w:hAnsi="Times New Roman" w:cs="Times New Roman"/>
        </w:rPr>
        <w:t>hen</w:t>
      </w:r>
      <w:proofErr w:type="spellEnd"/>
      <w:r w:rsidR="0033440B" w:rsidRPr="004D5109">
        <w:rPr>
          <w:rFonts w:ascii="Times New Roman" w:hAnsi="Times New Roman" w:cs="Times New Roman"/>
        </w:rPr>
        <w:t>,</w:t>
      </w:r>
    </w:p>
    <w:p w14:paraId="614B5ADB" w14:textId="7AE0505E" w:rsidR="00D16B5C" w:rsidRPr="00AB1039" w:rsidRDefault="00B2688A"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B2688A"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17CA8D9D" w14:textId="4E5EF511" w:rsidR="002C4250" w:rsidRPr="002C4250" w:rsidRDefault="00CF5A83">
      <w:pPr>
        <w:spacing w:after="0" w:line="360" w:lineRule="auto"/>
        <w:ind w:firstLine="284"/>
        <w:rPr>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1999≤</m:t>
        </m:r>
        <m:r>
          <w:rPr>
            <w:rFonts w:ascii="Cambria Math" w:hAnsi="Cambria Math" w:cs="Times New Roman"/>
            <w:color w:val="000000"/>
            <w:lang w:val="en-GB"/>
          </w:rPr>
          <m:t>y</m:t>
        </m:r>
        <m:r>
          <w:rPr>
            <w:rFonts w:ascii="Cambria Math" w:eastAsiaTheme="minorEastAsia" w:hAnsi="Cambria Math" w:cs="Times New Roman"/>
            <w:lang w:val="en-GB"/>
          </w:rPr>
          <m:t>≤2019</m:t>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17162B">
        <w:rPr>
          <w:rFonts w:ascii="Times New Roman" w:eastAsiaTheme="minorEastAsia" w:hAnsi="Times New Roman" w:cs="Times New Roman"/>
          <w:lang w:val="en-GB"/>
        </w:rPr>
        <w:t xml:space="preserve"> (</w:t>
      </w:r>
      <w:proofErr w:type="spellStart"/>
      <w:r w:rsidR="0017162B" w:rsidRPr="000247E7">
        <w:rPr>
          <w:rFonts w:ascii="Times New Roman" w:hAnsi="Times New Roman" w:cs="Times New Roman"/>
          <w:i/>
          <w:iCs/>
          <w:lang w:val="en-US"/>
        </w:rPr>
        <w:t>i.e</w:t>
      </w:r>
      <w:proofErr w:type="spellEnd"/>
      <w:r w:rsidR="0017162B" w:rsidRPr="000247E7">
        <w:rPr>
          <w:rFonts w:ascii="Times New Roman" w:hAnsi="Times New Roman" w:cs="Times New Roman"/>
          <w:i/>
          <w:iCs/>
          <w:color w:val="000000"/>
          <w:lang w:val="en-GB"/>
        </w:rPr>
        <w:t>.</w:t>
      </w:r>
      <w:r w:rsidR="0017162B">
        <w:rPr>
          <w:rFonts w:ascii="Times New Roman" w:hAnsi="Times New Roman" w:cs="Times New Roman"/>
          <w:color w:val="000000"/>
          <w:lang w:val="en-GB"/>
        </w:rPr>
        <w:t>,</w:t>
      </w:r>
      <w:r w:rsidR="0017162B" w:rsidRPr="00052323">
        <w:rPr>
          <w:rFonts w:ascii="Times New Roman" w:hAnsi="Times New Roman" w:cs="Times New Roman"/>
          <w:color w:val="000000"/>
          <w:lang w:val="en-GB"/>
        </w:rPr>
        <w:t xml:space="preserve"> the total number of animals reaching the survey area during year </w:t>
      </w:r>
      <m:oMath>
        <m:r>
          <w:rPr>
            <w:rFonts w:ascii="Cambria Math" w:hAnsi="Cambria Math" w:cs="Times New Roman"/>
            <w:color w:val="000000"/>
            <w:lang w:val="en-GB"/>
          </w:rPr>
          <m:t>y</m:t>
        </m:r>
      </m:oMath>
      <w:r w:rsidR="0017162B">
        <w:rPr>
          <w:rFonts w:ascii="Times New Roman" w:hAnsi="Times New Roman" w:cs="Times New Roman"/>
          <w:color w:val="000000"/>
          <w:lang w:val="en-GB"/>
        </w:rPr>
        <w:t>)</w:t>
      </w:r>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w:t>
      </w:r>
      <w:r w:rsidR="004D6A33">
        <w:rPr>
          <w:rFonts w:ascii="Times New Roman" w:eastAsiaTheme="minorEastAsia" w:hAnsi="Times New Roman" w:cs="Times New Roman"/>
          <w:lang w:val="en-GB"/>
        </w:rPr>
        <w:t>2</w:t>
      </w:r>
      <w:r w:rsidR="00680681">
        <w:rPr>
          <w:rFonts w:ascii="Times New Roman" w:eastAsiaTheme="minorEastAsia" w:hAnsi="Times New Roman" w:cs="Times New Roman"/>
          <w:lang w:val="en-GB"/>
        </w:rPr>
        <w:t>)</w:t>
      </w:r>
      <w:r w:rsidR="000529D0">
        <w:rPr>
          <w:rFonts w:ascii="Times New Roman" w:eastAsiaTheme="minorEastAsia" w:hAnsi="Times New Roman" w:cs="Times New Roman"/>
          <w:lang w:val="en-GB"/>
        </w:rPr>
        <w:t xml:space="preserve">. </w:t>
      </w:r>
      <w:r w:rsidR="004268B5">
        <w:rPr>
          <w:rFonts w:ascii="Times New Roman" w:eastAsiaTheme="minorEastAsia" w:hAnsi="Times New Roman" w:cs="Times New Roman"/>
          <w:lang w:val="en-GB"/>
        </w:rPr>
        <w:t>Given</w:t>
      </w:r>
      <w:r w:rsidR="002C2F7C">
        <w:rPr>
          <w:rFonts w:ascii="Times New Roman" w:hAnsi="Times New Roman" w:cs="Times New Roman"/>
          <w:lang w:val="en-GB"/>
        </w:rPr>
        <w:t xml:space="preserve"> the </w:t>
      </w:r>
      <w:r w:rsidR="004268B5">
        <w:rPr>
          <w:rFonts w:ascii="Times New Roman" w:hAnsi="Times New Roman" w:cs="Times New Roman"/>
          <w:lang w:val="en-GB"/>
        </w:rPr>
        <w:t>small probability of</w:t>
      </w:r>
      <w:r w:rsidR="004268B5"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new whales </w:t>
      </w:r>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18EAAC22" w14:textId="71FA817E" w:rsidR="00EF343A" w:rsidRDefault="00EF343A" w:rsidP="00F769C0">
      <w:pPr>
        <w:spacing w:after="0" w:line="360" w:lineRule="auto"/>
        <w:ind w:firstLine="284"/>
        <w:rPr>
          <w:rFonts w:ascii="Times New Roman" w:eastAsiaTheme="minorEastAsia" w:hAnsi="Times New Roman" w:cs="Times New Roman"/>
          <w:lang w:val="en-US"/>
        </w:rPr>
      </w:pPr>
    </w:p>
    <w:p w14:paraId="3246BB61" w14:textId="577698B0" w:rsidR="00EF343A" w:rsidRDefault="00EF343A" w:rsidP="00EF343A">
      <w:pPr>
        <w:spacing w:after="0" w:line="360" w:lineRule="auto"/>
        <w:rPr>
          <w:rFonts w:ascii="Times New Roman" w:eastAsiaTheme="minorEastAsia" w:hAnsi="Times New Roman" w:cs="Times New Roman"/>
          <w:lang w:val="en-US"/>
        </w:rPr>
      </w:pPr>
      <w:r>
        <w:rPr>
          <w:rFonts w:ascii="Times New Roman" w:eastAsiaTheme="minorEastAsia" w:hAnsi="Times New Roman" w:cs="Times New Roman"/>
          <w:i/>
          <w:lang w:val="en-US"/>
        </w:rPr>
        <w:t>Estimates of absolute abundance</w:t>
      </w:r>
    </w:p>
    <w:p w14:paraId="7BCC8601" w14:textId="1782FE6A" w:rsidR="00EC1A56" w:rsidRPr="00EC1A56" w:rsidRDefault="006B6EA9" w:rsidP="00D9798B">
      <w:pPr>
        <w:spacing w:after="0" w:line="360" w:lineRule="auto"/>
        <w:ind w:firstLine="284"/>
        <w:rPr>
          <w:rFonts w:ascii="Times New Roman" w:eastAsiaTheme="minorEastAsia" w:hAnsi="Times New Roman" w:cs="Times New Roman"/>
          <w:lang w:val="en-US"/>
        </w:rPr>
      </w:pPr>
      <w:r>
        <w:rPr>
          <w:rFonts w:ascii="Times New Roman" w:eastAsiaTheme="minorEastAsia" w:hAnsi="Times New Roman" w:cs="Times New Roman"/>
          <w:lang w:val="en-US"/>
        </w:rPr>
        <w:t>Estimated absolute abundance for 2010 of 4,245 (SE: 245) was taken from the IWC</w:t>
      </w:r>
      <w:r w:rsidR="006654D6">
        <w:rPr>
          <w:rFonts w:ascii="Times New Roman" w:eastAsiaTheme="minorEastAsia" w:hAnsi="Times New Roman" w:cs="Times New Roman"/>
          <w:lang w:val="en-US"/>
        </w:rPr>
        <w:t xml:space="preserve"> [22].</w:t>
      </w:r>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9B44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t xml:space="preserve">The population dynamics of the SRW from the southwestern Atlantic Ocean was modelled via an age- and sex-aggregated density-dependent model. The model was implemented in a Bayesian state-space framework. This approach is regarded as a powerful tool for modelling </w:t>
      </w:r>
      <w:r w:rsidRPr="0000570C">
        <w:rPr>
          <w:rFonts w:ascii="Times New Roman" w:hAnsi="Times New Roman" w:cs="Times New Roman"/>
          <w:lang w:val="en-US"/>
        </w:rPr>
        <w:lastRenderedPageBreak/>
        <w:t>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measurement error (the observation model) [4,</w:t>
      </w:r>
      <w:r w:rsidR="000230DC">
        <w:rPr>
          <w:rFonts w:ascii="Times New Roman" w:hAnsi="Times New Roman" w:cs="Times New Roman"/>
          <w:lang w:val="en-US"/>
        </w:rPr>
        <w:t>78</w:t>
      </w:r>
      <w:r w:rsidRPr="0000570C">
        <w:rPr>
          <w:rFonts w:ascii="Times New Roman" w:hAnsi="Times New Roman" w:cs="Times New Roman"/>
          <w:lang w:val="en-US"/>
        </w:rPr>
        <w:t xml:space="preserve">]. </w:t>
      </w:r>
      <w:r w:rsidR="0044239C">
        <w:rPr>
          <w:rFonts w:ascii="Times New Roman" w:hAnsi="Times New Roman" w:cs="Times New Roman"/>
          <w:lang w:val="en-US"/>
        </w:rPr>
        <w:t>T</w:t>
      </w:r>
      <w:r w:rsidRPr="0000570C">
        <w:rPr>
          <w:rFonts w:ascii="Times New Roman" w:hAnsi="Times New Roman" w:cs="Times New Roman"/>
          <w:lang w:val="en-US"/>
        </w:rPr>
        <w:t xml:space="preserve">he state model accounts for the unobservable stochasticity in the evolution of the animal population over time and with changes in environmental conditions, while the observation model takes into consideration the imperfect detection and sampling variations.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r w:rsidR="00A053A3">
        <w:rPr>
          <w:rFonts w:ascii="Times New Roman" w:hAnsi="Times New Roman" w:cs="Times New Roman"/>
          <w:color w:val="000000"/>
          <w:lang w:val="en-US"/>
        </w:rPr>
        <w:t xml:space="preserve"> the</w:t>
      </w:r>
      <w:r w:rsidR="00264A0B" w:rsidRPr="008F1ED4">
        <w:rPr>
          <w:rFonts w:ascii="Times New Roman" w:hAnsi="Times New Roman" w:cs="Times New Roman"/>
          <w:color w:val="000000"/>
          <w:lang w:val="en-US"/>
        </w:rPr>
        <w:t xml:space="preserve"> </w:t>
      </w:r>
      <w:r w:rsidR="00A053A3" w:rsidRPr="00A053A3">
        <w:rPr>
          <w:rFonts w:ascii="Times New Roman" w:hAnsi="Times New Roman" w:cs="Times New Roman"/>
          <w:color w:val="000000"/>
          <w:lang w:val="en-US"/>
        </w:rPr>
        <w:t xml:space="preserve">proportion of </w:t>
      </w:r>
      <w:r w:rsidR="00A053A3" w:rsidRPr="006E5E4F">
        <w:rPr>
          <w:rFonts w:ascii="Times New Roman" w:hAnsi="Times New Roman" w:cs="Times New Roman"/>
          <w:i/>
          <w:color w:val="000000"/>
          <w:lang w:val="en-US"/>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proofErr w:type="spellStart"/>
      <w:r w:rsidR="00A053A3" w:rsidRPr="006E5E4F">
        <w:rPr>
          <w:rFonts w:ascii="Times New Roman" w:hAnsi="Times New Roman" w:cs="Times New Roman"/>
          <w:i/>
          <w:color w:val="000000"/>
          <w:lang w:val="en-US"/>
        </w:rPr>
        <w:t>Pmsy</w:t>
      </w:r>
      <w:proofErr w:type="spellEnd"/>
      <w:r w:rsidR="00A053A3">
        <w:rPr>
          <w:rFonts w:ascii="Times New Roman" w:hAnsi="Times New Roman" w:cs="Times New Roman"/>
          <w:color w:val="000000"/>
          <w:lang w:val="en-US"/>
        </w:rPr>
        <w:t xml:space="preserve">), </w:t>
      </w:r>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r w:rsidR="0030592A">
        <w:rPr>
          <w:rFonts w:ascii="Times New Roman" w:hAnsi="Times New Roman" w:cs="Times New Roman"/>
          <w:lang w:val="en-US"/>
        </w:rPr>
        <w:t>48</w:t>
      </w:r>
      <w:r w:rsidR="00264A0B" w:rsidRPr="008F1ED4">
        <w:rPr>
          <w:rFonts w:ascii="Times New Roman" w:hAnsi="Times New Roman" w:cs="Times New Roman"/>
          <w:lang w:val="en-US"/>
        </w:rPr>
        <w:t>–201</w:t>
      </w:r>
      <w:r w:rsidR="0030592A">
        <w:rPr>
          <w:rFonts w:ascii="Times New Roman" w:hAnsi="Times New Roman" w:cs="Times New Roman"/>
          <w:lang w:val="en-US"/>
        </w:rPr>
        <w:t>9</w:t>
      </w:r>
      <w:r w:rsidR="00264A0B" w:rsidRPr="008F1ED4">
        <w:rPr>
          <w:rFonts w:ascii="Times New Roman" w:hAnsi="Times New Roman" w:cs="Times New Roman"/>
          <w:lang w:val="en-US"/>
        </w:rPr>
        <w:t xml:space="preserve"> and projected forward to 20</w:t>
      </w:r>
      <w:r w:rsidR="0030592A">
        <w:rPr>
          <w:rFonts w:ascii="Times New Roman" w:hAnsi="Times New Roman" w:cs="Times New Roman"/>
          <w:lang w:val="en-US"/>
        </w:rPr>
        <w:t>30</w:t>
      </w:r>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r w:rsidR="0030592A">
        <w:rPr>
          <w:rFonts w:ascii="Times New Roman" w:hAnsi="Times New Roman" w:cs="Times New Roman"/>
          <w:color w:val="000000"/>
          <w:lang w:val="en-US"/>
        </w:rPr>
        <w:t xml:space="preserve">, relative </w:t>
      </w:r>
      <w:r w:rsidR="00264A0B" w:rsidRPr="008F1ED4">
        <w:rPr>
          <w:rFonts w:ascii="Times New Roman" w:hAnsi="Times New Roman" w:cs="Times New Roman"/>
          <w:color w:val="000000"/>
          <w:lang w:val="en-US"/>
        </w:rPr>
        <w:t>abundance estimates</w:t>
      </w:r>
      <w:r w:rsidR="0030592A">
        <w:rPr>
          <w:rFonts w:ascii="Times New Roman" w:hAnsi="Times New Roman" w:cs="Times New Roman"/>
          <w:color w:val="000000"/>
          <w:lang w:val="en-US"/>
        </w:rPr>
        <w:t xml:space="preserve"> (accumulated numbers of whales), and estimated absolute abundance in 2010</w:t>
      </w:r>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B2688A"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25FD97A0"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r w:rsidR="00D721D0">
        <w:rPr>
          <w:rFonts w:ascii="Times New Roman" w:hAnsi="Times New Roman" w:cs="Times New Roman"/>
          <w:color w:val="000000"/>
          <w:lang w:val="en-GB"/>
        </w:rPr>
        <w:t>48</w:t>
      </w:r>
      <w:r w:rsidRPr="00432CB8">
        <w:rPr>
          <w:rFonts w:ascii="Times New Roman" w:hAnsi="Times New Roman" w:cs="Times New Roman"/>
          <w:color w:val="000000"/>
          <w:lang w:val="en-GB"/>
        </w:rPr>
        <w:t>,..., 201</w:t>
      </w:r>
      <w:r w:rsidR="00D721D0">
        <w:rPr>
          <w:rFonts w:ascii="Times New Roman" w:hAnsi="Times New Roman" w:cs="Times New Roman"/>
          <w:color w:val="000000"/>
          <w:lang w:val="en-GB"/>
        </w:rPr>
        <w:t>9</w:t>
      </w:r>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w:t>
      </w:r>
      <w:r w:rsidR="003D4372">
        <w:rPr>
          <w:rFonts w:ascii="Times New Roman" w:hAnsi="Times New Roman" w:cs="Times New Roman"/>
          <w:lang w:val="en-GB"/>
        </w:rPr>
        <w:t>79</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B2688A"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50A01C36"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r w:rsidR="0030576A">
        <w:rPr>
          <w:rFonts w:ascii="Times New Roman" w:hAnsi="Times New Roman" w:cs="Times New Roman"/>
          <w:lang w:val="en-GB"/>
        </w:rPr>
        <w:t xml:space="preserve">calculated </w:t>
      </w:r>
      <w:del w:id="92" w:author="Grant Adams" w:date="2021-08-02T10:57:00Z">
        <w:r w:rsidR="0030576A" w:rsidDel="001D0B69">
          <w:rPr>
            <w:rFonts w:ascii="Times New Roman" w:hAnsi="Times New Roman" w:cs="Times New Roman"/>
            <w:lang w:val="en-GB"/>
          </w:rPr>
          <w:delText xml:space="preserve">analytically </w:delText>
        </w:r>
      </w:del>
      <w:ins w:id="93" w:author="Grant Adams" w:date="2021-08-02T10:57:00Z">
        <w:r w:rsidR="001D0B69">
          <w:rPr>
            <w:rFonts w:ascii="Times New Roman" w:hAnsi="Times New Roman" w:cs="Times New Roman"/>
            <w:lang w:val="en-GB"/>
          </w:rPr>
          <w:t xml:space="preserve">numerically </w:t>
        </w:r>
      </w:ins>
      <w:r w:rsidR="0030576A">
        <w:rPr>
          <w:rFonts w:ascii="Times New Roman" w:hAnsi="Times New Roman" w:cs="Times New Roman"/>
          <w:lang w:val="en-GB"/>
        </w:rPr>
        <w:t xml:space="preserve">from </w:t>
      </w:r>
      <w:proofErr w:type="spellStart"/>
      <w:r w:rsidR="0030576A" w:rsidRPr="00FE6AB2">
        <w:rPr>
          <w:rFonts w:ascii="Times New Roman" w:hAnsi="Times New Roman" w:cs="Times New Roman"/>
          <w:i/>
          <w:lang w:val="en-GB"/>
        </w:rPr>
        <w:t>Pmsy</w:t>
      </w:r>
      <w:proofErr w:type="spellEnd"/>
      <w:r w:rsidR="00DC37D1" w:rsidRPr="00DC37D1">
        <w:rPr>
          <w:rFonts w:ascii="Times New Roman" w:hAnsi="Times New Roman" w:cs="Times New Roman"/>
          <w:lang w:val="en-GB"/>
        </w:rPr>
        <w:t>.</w:t>
      </w:r>
    </w:p>
    <w:p w14:paraId="2D80360E" w14:textId="4A403CA9"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w:t>
      </w:r>
      <w:proofErr w:type="spellStart"/>
      <w:r w:rsidR="00DB02B2">
        <w:rPr>
          <w:rFonts w:ascii="Times New Roman" w:eastAsiaTheme="minorEastAsia" w:hAnsi="Times New Roman" w:cs="Times New Roman"/>
          <w:lang w:val="en-GB"/>
        </w:rPr>
        <w:t>Zerbini</w:t>
      </w:r>
      <w:proofErr w:type="spellEnd"/>
      <w:r w:rsidR="00DB02B2">
        <w:rPr>
          <w:rFonts w:ascii="Times New Roman" w:eastAsiaTheme="minorEastAsia" w:hAnsi="Times New Roman" w:cs="Times New Roman"/>
          <w:lang w:val="en-GB"/>
        </w:rPr>
        <w:t xml:space="preserve">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w:t>
      </w:r>
      <w:r w:rsidR="00597F68">
        <w:rPr>
          <w:rFonts w:ascii="Times New Roman" w:eastAsiaTheme="minorEastAsia" w:hAnsi="Times New Roman" w:cs="Times New Roman"/>
          <w:lang w:val="en-GB"/>
        </w:rPr>
        <w:t>0</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B2688A"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7113C2DF"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40C998C2" w:rsidR="00C36156" w:rsidRDefault="00C36156" w:rsidP="00F769C0">
      <w:pPr>
        <w:spacing w:after="0" w:line="360" w:lineRule="auto"/>
        <w:ind w:firstLine="284"/>
        <w:rPr>
          <w:rFonts w:ascii="Times New Roman" w:hAnsi="Times New Roman" w:cs="Times New Roman"/>
          <w:color w:val="000000"/>
          <w:lang w:val="en-GB"/>
        </w:rPr>
      </w:pPr>
      <w:r w:rsidRPr="00432CB8">
        <w:rPr>
          <w:rFonts w:ascii="Times New Roman" w:hAnsi="Times New Roman" w:cs="Times New Roman"/>
          <w:color w:val="000000"/>
          <w:lang w:val="en-GB"/>
        </w:rPr>
        <w:t xml:space="preserve">Process error was accounted for in the state process by assuming independent and </w:t>
      </w:r>
      <w:r w:rsidRPr="00432CB8">
        <w:rPr>
          <w:rFonts w:ascii="Times New Roman" w:eastAsiaTheme="minorEastAsia" w:hAnsi="Times New Roman" w:cs="Times New Roman"/>
          <w:lang w:val="en-GB"/>
        </w:rPr>
        <w:t xml:space="preserve">multiplicative </w:t>
      </w:r>
      <w:r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5D4DFD">
        <w:rPr>
          <w:rFonts w:ascii="Times New Roman" w:hAnsi="Times New Roman" w:cs="Times New Roman"/>
          <w:color w:val="000000"/>
          <w:lang w:val="en-GB"/>
        </w:rPr>
        <w:t>8</w:t>
      </w:r>
      <w:r w:rsidR="00357570">
        <w:rPr>
          <w:rFonts w:ascii="Times New Roman" w:hAnsi="Times New Roman" w:cs="Times New Roman"/>
          <w:color w:val="000000"/>
          <w:lang w:val="en-GB"/>
        </w:rPr>
        <w:t>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1648-1677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r w:rsidR="000A714D">
        <w:rPr>
          <w:rFonts w:ascii="Times New Roman" w:hAnsi="Times New Roman" w:cs="Times New Roman"/>
          <w:lang w:val="en-GB"/>
        </w:rPr>
        <w:t xml:space="preserve"> </w:t>
      </w:r>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5D4DFD">
        <w:rPr>
          <w:rFonts w:ascii="Times New Roman" w:hAnsi="Times New Roman" w:cs="Times New Roman"/>
          <w:lang w:val="en-GB"/>
        </w:rPr>
        <w:t>8</w:t>
      </w:r>
      <w:r w:rsidR="00200C24">
        <w:rPr>
          <w:rFonts w:ascii="Times New Roman" w:hAnsi="Times New Roman" w:cs="Times New Roman"/>
          <w:lang w:val="en-GB"/>
        </w:rPr>
        <w:t>2</w:t>
      </w:r>
      <w:r w:rsidR="0003710B">
        <w:rPr>
          <w:rFonts w:ascii="Times New Roman" w:hAnsi="Times New Roman" w:cs="Times New Roman"/>
          <w:lang w:val="en-GB"/>
        </w:rPr>
        <w:t>]</w:t>
      </w:r>
      <w:r w:rsidR="0058176A">
        <w:rPr>
          <w:rFonts w:ascii="Times New Roman" w:hAnsi="Times New Roman" w:cs="Times New Roman"/>
          <w:lang w:val="en-GB"/>
        </w:rPr>
        <w:t xml:space="preserve">. </w:t>
      </w:r>
      <w:r w:rsidRPr="00432CB8">
        <w:rPr>
          <w:rFonts w:ascii="Times New Roman" w:hAnsi="Times New Roman" w:cs="Times New Roman"/>
          <w:color w:val="000000"/>
          <w:lang w:val="en-GB"/>
        </w:rPr>
        <w:t xml:space="preserve">Therefore, the state </w:t>
      </w:r>
      <w:r w:rsidRPr="00432CB8">
        <w:rPr>
          <w:rFonts w:ascii="Times New Roman" w:eastAsiaTheme="minorEastAsia" w:hAnsi="Times New Roman" w:cs="Times New Roman"/>
          <w:color w:val="000000"/>
          <w:lang w:val="en-GB"/>
        </w:rPr>
        <w:t xml:space="preserve">process </w:t>
      </w:r>
      <w:r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723D7DA3" w:rsidR="00C11785" w:rsidRPr="00F83205" w:rsidRDefault="00B2688A"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1648-1677</m:t>
              </m:r>
            </m:sub>
          </m:sSub>
          <m:r>
            <w:rPr>
              <w:rFonts w:ascii="Cambria Math" w:hAnsi="Cambria Math" w:cs="Times New Roman"/>
              <w:lang w:val="en-GB"/>
            </w:rPr>
            <m:t>=</m:t>
          </m:r>
          <m:r>
            <w:rPr>
              <w:rFonts w:ascii="Cambria Math" w:eastAsiaTheme="minorEastAsia" w:hAnsi="Cambria Math" w:cs="Times New Roman"/>
              <w:lang w:val="en-GB"/>
            </w:rPr>
            <m:t>K</m:t>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7E0DF398" w:rsidR="00C36156" w:rsidRDefault="00B2688A"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y+1</m:t>
            </m:r>
          </m:sub>
        </m:sSub>
        <m:r>
          <w:rPr>
            <w:rFonts w:ascii="Cambria Math" w:hAnsi="Cambria Math" w:cs="Times New Roman"/>
            <w:lang w:val="en-GB"/>
          </w:rPr>
          <m:t>=</m:t>
        </m:r>
        <m:r>
          <m:rPr>
            <m:sty m:val="p"/>
          </m:rPr>
          <w:rPr>
            <w:rFonts w:ascii="Cambria Math" w:hAnsi="Cambria Math" w:cs="Times New Roman"/>
            <w:lang w:val="en-GB"/>
          </w:rPr>
          <m:t>max</m:t>
        </m:r>
        <m:d>
          <m:dPr>
            <m:begChr m:val="{"/>
            <m:endChr m:val=""/>
            <m:ctrlPr>
              <w:rPr>
                <w:rFonts w:ascii="Cambria Math" w:hAnsi="Cambria Math" w:cs="Times New Roman"/>
                <w:lang w:val="en-GB"/>
              </w:rPr>
            </m:ctrlPr>
          </m:dPr>
          <m:e>
            <m:sSub>
              <m:sSubPr>
                <m:ctrlPr>
                  <w:ins w:id="94" w:author="Grant Adams" w:date="2021-08-02T11:01:00Z">
                    <w:rPr>
                      <w:rFonts w:ascii="Cambria Math" w:hAnsi="Cambria Math" w:cs="Times New Roman"/>
                      <w:i/>
                      <w:lang w:val="en-GB"/>
                    </w:rPr>
                  </w:ins>
                </m:ctrlPr>
              </m:sSubPr>
              <m:e>
                <m:r>
                  <w:ins w:id="95" w:author="Grant Adams" w:date="2021-08-02T11:01:00Z">
                    <w:rPr>
                      <w:rFonts w:ascii="Cambria Math" w:hAnsi="Cambria Math" w:cs="Times New Roman"/>
                      <w:lang w:val="en-GB"/>
                    </w:rPr>
                    <m:t>N</m:t>
                  </w:ins>
                </m:r>
              </m:e>
              <m:sub>
                <m:r>
                  <w:ins w:id="96" w:author="Grant Adams" w:date="2021-08-02T11:02:00Z">
                    <w:rPr>
                      <w:rFonts w:ascii="Cambria Math" w:hAnsi="Cambria Math" w:cs="Times New Roman"/>
                      <w:lang w:val="en-GB"/>
                    </w:rPr>
                    <m:t>c</m:t>
                  </w:ins>
                </m:r>
              </m:sub>
            </m:sSub>
            <m:r>
              <w:del w:id="97" w:author="Grant Adams" w:date="2021-08-02T11:01:00Z">
                <w:rPr>
                  <w:rFonts w:ascii="Cambria Math" w:hAnsi="Cambria Math" w:cs="Times New Roman"/>
                  <w:lang w:val="en-GB"/>
                </w:rPr>
                <m:t>0</m:t>
              </w:del>
            </m:r>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20A7B754" w:rsidR="00683569" w:rsidRDefault="00B2688A"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rPr>
                        <w:rFonts w:ascii="Cambria Math" w:hAnsi="Cambria Math" w:cs="Times New Roman"/>
                        <w:lang w:val="en-GB"/>
                      </w:rPr>
                      <m:t>N</m:t>
                    </m:r>
                  </m:e>
                </m:acc>
              </m:e>
              <m:sub>
                <m:r>
                  <w:rPr>
                    <w:rFonts w:ascii="Cambria Math" w:hAnsi="Cambria Math" w:cs="Times New Roman"/>
                    <w:lang w:val="en-GB"/>
                  </w:rPr>
                  <m: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ins w:id="98" w:author="Grant Adams" w:date="2021-08-02T10:59:00Z">
            <m:rPr>
              <m:sty m:val="p"/>
            </m:rPr>
            <w:rPr>
              <w:rFonts w:ascii="Cambria Math" w:eastAsiaTheme="minorEastAsia" w:hAnsi="Cambria Math" w:cs="Times New Roman"/>
              <w:lang w:val="en-GB"/>
            </w:rPr>
            <m:t xml:space="preserve">for </m:t>
          </w:ins>
        </m:r>
        <m:r>
          <w:rPr>
            <w:rFonts w:ascii="Cambria Math" w:eastAsiaTheme="minorEastAsia" w:hAnsi="Cambria Math" w:cs="Times New Roman"/>
            <w:lang w:val="en-GB"/>
          </w:rPr>
          <m:t>y</m:t>
        </m:r>
        <m:r>
          <w:ins w:id="99" w:author="Grant Adams" w:date="2021-08-02T10:59:00Z">
            <w:rPr>
              <w:rFonts w:ascii="Cambria Math" w:eastAsiaTheme="minorEastAsia" w:hAnsi="Cambria Math" w:cs="Times New Roman"/>
              <w:lang w:val="en-GB"/>
            </w:rPr>
            <m:t xml:space="preserve"> </m:t>
          </w:ins>
        </m:r>
        <m:r>
          <w:rPr>
            <w:rFonts w:ascii="Cambria Math" w:eastAsiaTheme="minorEastAsia" w:hAnsi="Cambria Math" w:cs="Times New Roman"/>
            <w:lang w:val="en-GB"/>
          </w:rPr>
          <m:t>=1648</m:t>
        </m:r>
        <m:r>
          <w:del w:id="100" w:author="Grant Adams" w:date="2021-08-02T10:59:00Z">
            <w:rPr>
              <w:rFonts w:ascii="Cambria Math" w:eastAsiaTheme="minorEastAsia" w:hAnsi="Cambria Math" w:cs="Times New Roman"/>
              <w:lang w:val="en-GB"/>
            </w:rPr>
            <m:t>,</m:t>
          </w:del>
        </m:r>
        <m:r>
          <w:ins w:id="101" w:author="Grant Adams" w:date="2021-08-02T11:05:00Z">
            <w:rPr>
              <w:rFonts w:ascii="Cambria Math" w:eastAsiaTheme="minorEastAsia" w:hAnsi="Cambria Math" w:cs="Times New Roman"/>
              <w:lang w:val="en-GB"/>
            </w:rPr>
            <m:t>-</m:t>
          </w:ins>
        </m:r>
        <m:r>
          <w:del w:id="102" w:author="Grant Adams" w:date="2021-08-02T10:58:00Z">
            <w:rPr>
              <w:rFonts w:ascii="Cambria Math" w:eastAsiaTheme="minorEastAsia" w:hAnsi="Cambria Math" w:cs="Times New Roman"/>
              <w:lang w:val="en-GB"/>
            </w:rPr>
            <m:t xml:space="preserve"> </m:t>
          </w:del>
        </m:r>
        <m:r>
          <w:rPr>
            <w:rFonts w:ascii="Cambria Math" w:eastAsiaTheme="minorEastAsia" w:hAnsi="Cambria Math" w:cs="Times New Roman"/>
            <w:lang w:val="en-GB"/>
          </w:rPr>
          <m:t>2030</m:t>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7E752EE1" w14:textId="20E8449D" w:rsidR="007A22E6" w:rsidRDefault="00D81D66">
      <w:pPr>
        <w:spacing w:after="0" w:line="360" w:lineRule="auto"/>
        <w:rPr>
          <w:rFonts w:ascii="Times New Roman" w:eastAsiaTheme="minorEastAsia" w:hAnsi="Times New Roman" w:cs="Times New Roman"/>
          <w:lang w:val="en-GB"/>
        </w:rPr>
        <w:pPrChange w:id="103" w:author="Grant Adams" w:date="2021-08-02T11:02:00Z">
          <w:pPr>
            <w:spacing w:after="0" w:line="360" w:lineRule="auto"/>
            <w:ind w:firstLine="284"/>
          </w:pPr>
        </w:pPrChange>
      </w:pPr>
      <w:ins w:id="104" w:author="Grant Adams" w:date="2021-08-02T11:02:00Z">
        <w:r>
          <w:rPr>
            <w:rFonts w:ascii="Times New Roman" w:hAnsi="Times New Roman" w:cs="Times New Roman"/>
            <w:color w:val="000000"/>
            <w:lang w:val="en-GB"/>
          </w:rPr>
          <w:t xml:space="preserve">where </w:t>
        </w:r>
      </w:ins>
      <m:oMath>
        <m:sSub>
          <m:sSubPr>
            <m:ctrlPr>
              <w:ins w:id="105" w:author="Grant Adams" w:date="2021-08-02T11:02:00Z">
                <w:rPr>
                  <w:rFonts w:ascii="Cambria Math" w:hAnsi="Cambria Math" w:cs="Times New Roman"/>
                  <w:i/>
                  <w:lang w:val="en-GB"/>
                </w:rPr>
              </w:ins>
            </m:ctrlPr>
          </m:sSubPr>
          <m:e>
            <m:r>
              <w:ins w:id="106" w:author="Grant Adams" w:date="2021-08-02T11:02:00Z">
                <w:rPr>
                  <w:rFonts w:ascii="Cambria Math" w:hAnsi="Cambria Math" w:cs="Times New Roman"/>
                  <w:lang w:val="en-GB"/>
                </w:rPr>
                <m:t>N</m:t>
              </w:ins>
            </m:r>
          </m:e>
          <m:sub>
            <m:r>
              <w:ins w:id="107" w:author="Grant Adams" w:date="2021-08-02T11:02:00Z">
                <w:rPr>
                  <w:rFonts w:ascii="Cambria Math" w:hAnsi="Cambria Math" w:cs="Times New Roman"/>
                  <w:lang w:val="en-GB"/>
                </w:rPr>
                <m:t>c</m:t>
              </w:ins>
            </m:r>
          </m:sub>
        </m:sSub>
      </m:oMath>
      <w:ins w:id="108" w:author="Grant Adams" w:date="2021-08-02T11:02:00Z">
        <w:r>
          <w:rPr>
            <w:rFonts w:ascii="Times New Roman" w:eastAsiaTheme="minorEastAsia" w:hAnsi="Times New Roman" w:cs="Times New Roman"/>
            <w:lang w:val="en-GB"/>
          </w:rPr>
          <w:t xml:space="preserve"> is a constraint on the minimum abundance of SRW</w:t>
        </w:r>
      </w:ins>
      <w:ins w:id="109" w:author="Grant Adams" w:date="2021-08-02T11:03:00Z">
        <w:r>
          <w:rPr>
            <w:rFonts w:ascii="Times New Roman" w:eastAsiaTheme="minorEastAsia" w:hAnsi="Times New Roman" w:cs="Times New Roman"/>
            <w:lang w:val="en-GB"/>
          </w:rPr>
          <w:t xml:space="preserve"> (described below</w:t>
        </w:r>
        <w:proofErr w:type="gramStart"/>
        <w:r>
          <w:rPr>
            <w:rFonts w:ascii="Times New Roman" w:eastAsiaTheme="minorEastAsia" w:hAnsi="Times New Roman" w:cs="Times New Roman"/>
            <w:lang w:val="en-GB"/>
          </w:rPr>
          <w:t>)</w:t>
        </w:r>
      </w:ins>
      <w:ins w:id="110" w:author="Grant Adams" w:date="2021-08-02T11:02:00Z">
        <w:r>
          <w:rPr>
            <w:rFonts w:ascii="Times New Roman" w:eastAsiaTheme="minorEastAsia" w:hAnsi="Times New Roman" w:cs="Times New Roman"/>
            <w:lang w:val="en-GB"/>
          </w:rPr>
          <w:t>.</w:t>
        </w:r>
        <w:proofErr w:type="gramEnd"/>
        <w:r>
          <w:rPr>
            <w:rFonts w:ascii="Times New Roman" w:eastAsiaTheme="minorEastAsia" w:hAnsi="Times New Roman" w:cs="Times New Roman"/>
            <w:lang w:val="en-GB"/>
          </w:rPr>
          <w:t xml:space="preserve"> </w:t>
        </w:r>
      </w:ins>
      <w:r w:rsidR="00C36156"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00C36156"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00C36156"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y=1999,…, 2019</m:t>
        </m:r>
      </m:oMath>
      <w:r w:rsidR="004B7B84">
        <w:rPr>
          <w:rFonts w:ascii="Times New Roman" w:eastAsiaTheme="minorEastAsia" w:hAnsi="Times New Roman" w:cs="Times New Roman"/>
          <w:color w:val="000000"/>
          <w:lang w:val="en-GB"/>
        </w:rPr>
        <w:t>)</w:t>
      </w:r>
      <w:r w:rsidR="00C36156" w:rsidRPr="00432CB8">
        <w:rPr>
          <w:rFonts w:ascii="Times New Roman" w:hAnsi="Times New Roman" w:cs="Times New Roman"/>
          <w:color w:val="000000"/>
          <w:lang w:val="en-GB"/>
        </w:rPr>
        <w:t xml:space="preserve"> </w:t>
      </w:r>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00C36156" w:rsidRPr="00432CB8">
        <w:rPr>
          <w:rFonts w:ascii="Times New Roman" w:hAnsi="Times New Roman" w:cs="Times New Roman"/>
          <w:color w:val="000000"/>
          <w:lang w:val="en-GB"/>
        </w:rPr>
        <w:t xml:space="preserve"> proportional to</w:t>
      </w:r>
      <w:r w:rsidR="008D60D3" w:rsidRPr="008D60D3">
        <w:rPr>
          <w:rFonts w:ascii="Times New Roman" w:hAnsi="Times New Roman" w:cs="Times New Roman"/>
          <w:color w:val="000000"/>
          <w:lang w:val="en-GB"/>
        </w:rPr>
        <w:t xml:space="preserve"> the true abundance </w:t>
      </w:r>
      <w:r w:rsidR="00C36156"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00C36156"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r w:rsidR="00C36156" w:rsidRPr="00432CB8">
        <w:rPr>
          <w:rFonts w:ascii="Times New Roman" w:hAnsi="Times New Roman" w:cs="Times New Roman"/>
          <w:color w:val="000000"/>
          <w:lang w:val="en-GB"/>
        </w:rPr>
        <w:t>.</w:t>
      </w:r>
      <w:r w:rsidR="00EB5168">
        <w:rPr>
          <w:rFonts w:ascii="Times New Roman" w:hAnsi="Times New Roman" w:cs="Times New Roman"/>
          <w:color w:val="000000"/>
          <w:lang w:val="en-GB"/>
        </w:rPr>
        <w:t xml:space="preserve"> </w:t>
      </w:r>
      <w:r w:rsidR="00514C95">
        <w:rPr>
          <w:rFonts w:ascii="Times New Roman" w:hAnsi="Times New Roman" w:cs="Times New Roman"/>
          <w:color w:val="000000"/>
          <w:lang w:val="en-GB"/>
        </w:rPr>
        <w:t>O</w:t>
      </w:r>
      <w:r w:rsidR="00C36156" w:rsidRPr="00432CB8">
        <w:rPr>
          <w:rFonts w:ascii="Times New Roman" w:hAnsi="Times New Roman" w:cs="Times New Roman"/>
          <w:color w:val="000000"/>
          <w:lang w:val="en-GB"/>
        </w:rPr>
        <w:t>bservation error</w:t>
      </w:r>
      <w:r w:rsidR="00C36156" w:rsidRPr="00432CB8">
        <w:rPr>
          <w:rFonts w:ascii="Times New Roman" w:eastAsiaTheme="minorEastAsia" w:hAnsi="Times New Roman" w:cs="Times New Roman"/>
          <w:color w:val="000000"/>
          <w:lang w:val="en-GB"/>
        </w:rPr>
        <w:t xml:space="preserve"> </w:t>
      </w:r>
      <w:r w:rsidR="00C36156" w:rsidRPr="00432CB8">
        <w:rPr>
          <w:rFonts w:ascii="Times New Roman" w:hAnsi="Times New Roman" w:cs="Times New Roman"/>
          <w:color w:val="000000"/>
          <w:lang w:val="en-GB"/>
        </w:rPr>
        <w:t xml:space="preserve">was accounted for by assuming a </w:t>
      </w:r>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r w:rsidR="00C36156" w:rsidRPr="00432CB8">
        <w:rPr>
          <w:rFonts w:ascii="Times New Roman" w:hAnsi="Times New Roman" w:cs="Times New Roman"/>
          <w:color w:val="000000"/>
          <w:lang w:val="en-GB"/>
        </w:rPr>
        <w:t>lognormal error structure</w:t>
      </w:r>
      <w:r w:rsidR="007A22E6">
        <w:rPr>
          <w:rFonts w:ascii="Times New Roman" w:eastAsiaTheme="minorEastAsia" w:hAnsi="Times New Roman" w:cs="Times New Roman"/>
          <w:lang w:val="en-GB"/>
        </w:rPr>
        <w:t>:</w:t>
      </w:r>
    </w:p>
    <w:p w14:paraId="6BF4E00A" w14:textId="77777777" w:rsidR="008A5F35" w:rsidRDefault="008A5F35" w:rsidP="00D96BF0">
      <w:pPr>
        <w:spacing w:after="0" w:line="360" w:lineRule="auto"/>
        <w:ind w:firstLine="284"/>
        <w:rPr>
          <w:rFonts w:ascii="Times New Roman" w:hAnsi="Times New Roman" w:cs="Times New Roman"/>
          <w:color w:val="000000"/>
          <w:lang w:val="en-GB"/>
        </w:rPr>
      </w:pPr>
    </w:p>
    <w:p w14:paraId="08A3CFCD" w14:textId="13920A2F" w:rsidR="007A22E6" w:rsidRDefault="00B2688A" w:rsidP="00F769C0">
      <w:pPr>
        <w:spacing w:after="0" w:line="360" w:lineRule="auto"/>
        <w:jc w:val="center"/>
        <w:rPr>
          <w:rFonts w:ascii="Times New Roman" w:eastAsiaTheme="minorEastAsia" w:hAnsi="Times New Roman" w:cs="Times New Roman"/>
          <w:lang w:val="en-GB"/>
        </w:rPr>
      </w:pPr>
      <m:oMath>
        <m:sSub>
          <m:sSubPr>
            <m:ctrlPr>
              <w:rPr>
                <w:rFonts w:ascii="Cambria Math" w:hAnsi="Cambria Math" w:cs="Times New Roman"/>
                <w:b/>
                <w:i/>
                <w:lang w:val="en-GB"/>
              </w:rPr>
            </m:ctrlPr>
          </m:sSubPr>
          <m:e>
            <m:d>
              <m:dPr>
                <m:begChr m:val=""/>
                <m:endChr m:val="|"/>
                <m:ctrlPr>
                  <w:rPr>
                    <w:rFonts w:ascii="Cambria Math" w:hAnsi="Cambria Math" w:cs="Times New Roman"/>
                    <w:b/>
                    <w:i/>
                    <w:lang w:val="en-GB"/>
                  </w:rPr>
                </m:ctrlPr>
              </m:dPr>
              <m:e>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e>
            </m:d>
            <m:r>
              <m:rPr>
                <m:sty m:val="bi"/>
              </m:rPr>
              <w:rPr>
                <w:rFonts w:ascii="Cambria Math" w:hAnsi="Cambria Math" w:cs="Times New Roman"/>
                <w:lang w:val="en-GB"/>
              </w:rPr>
              <m:t>N</m:t>
            </m:r>
          </m:e>
          <m:sub>
            <m:r>
              <m:rPr>
                <m:sty m:val="bi"/>
              </m:rPr>
              <w:rPr>
                <w:rFonts w:ascii="Cambria Math" w:hAnsi="Cambria Math" w:cs="Times New Roman"/>
                <w:lang w:val="en-GB"/>
              </w:rPr>
              <m:t>y</m:t>
            </m:r>
          </m:sub>
        </m:sSub>
        <m:r>
          <w:rPr>
            <w:rFonts w:ascii="Cambria Math" w:hAnsi="Cambria Math" w:cs="Times New Roman"/>
            <w:lang w:val="en-GB"/>
          </w:rPr>
          <m:t xml:space="preserve">,q, </m:t>
        </m:r>
        <m:r>
          <m:rPr>
            <m:sty m:val="bi"/>
          </m:rPr>
          <w:rPr>
            <w:rFonts w:ascii="Cambria Math" w:hAnsi="Cambria Math" w:cs="Times New Roman"/>
            <w:lang w:val="en-GB"/>
          </w:rPr>
          <m:t>Σ</m:t>
        </m:r>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r>
                  <w:rPr>
                    <w:rFonts w:ascii="Cambria Math" w:hAnsi="Cambria Math" w:cs="Times New Roman"/>
                    <w:lang w:val="en-GB"/>
                  </w:rPr>
                  <m:t>q</m:t>
                </m:r>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e>
            </m:d>
            <m:r>
              <w:rPr>
                <w:rFonts w:ascii="Cambria Math" w:hAnsi="Cambria Math" w:cs="Times New Roman"/>
                <w:lang w:val="en-GB"/>
              </w:rPr>
              <m:t>,</m:t>
            </m:r>
            <m:r>
              <m:rPr>
                <m:sty m:val="bi"/>
              </m:rPr>
              <w:rPr>
                <w:rFonts w:ascii="Cambria Math" w:hAnsi="Cambria Math" w:cs="Times New Roman"/>
                <w:lang w:val="en-GB"/>
              </w:rPr>
              <m:t>Σ</m:t>
            </m:r>
          </m:e>
        </m:d>
      </m:oMath>
      <w:r w:rsidR="00AD1E66">
        <w:rPr>
          <w:rFonts w:ascii="Times New Roman" w:hAnsi="Times New Roman" w:cs="Times New Roman"/>
          <w:color w:val="000000"/>
          <w:lang w:val="en-GB"/>
        </w:rPr>
        <w:tab/>
      </w:r>
      <m:oMath>
        <m:r>
          <w:rPr>
            <w:rFonts w:ascii="Cambria Math" w:eastAsiaTheme="minorEastAsia" w:hAnsi="Cambria Math" w:cs="Times New Roman"/>
            <w:lang w:val="en-GB"/>
          </w:rPr>
          <m:t>y=1999,2000, 2005-2019</m:t>
        </m:r>
      </m:oMath>
    </w:p>
    <w:p w14:paraId="649D58C1" w14:textId="77777777" w:rsidR="008A5F35" w:rsidRDefault="008A5F35" w:rsidP="00F769C0">
      <w:pPr>
        <w:spacing w:after="0" w:line="360" w:lineRule="auto"/>
        <w:jc w:val="center"/>
        <w:rPr>
          <w:rFonts w:ascii="Times New Roman" w:eastAsiaTheme="minorEastAsia" w:hAnsi="Times New Roman" w:cs="Times New Roman"/>
          <w:lang w:val="en-GB"/>
        </w:rPr>
      </w:pPr>
    </w:p>
    <w:p w14:paraId="35934CD0" w14:textId="77777777" w:rsidR="00E95F46" w:rsidRDefault="007D541F" w:rsidP="00BA500B">
      <w:pPr>
        <w:spacing w:after="0" w:line="360" w:lineRule="auto"/>
        <w:rPr>
          <w:rFonts w:ascii="Times New Roman" w:hAnsi="Times New Roman" w:cs="Times New Roman"/>
          <w:color w:val="000000"/>
          <w:lang w:val="en-GB"/>
        </w:rPr>
      </w:pPr>
      <w:r>
        <w:rPr>
          <w:rFonts w:ascii="Times New Roman" w:hAnsi="Times New Roman" w:cs="Times New Roman"/>
          <w:color w:val="000000"/>
          <w:lang w:val="en-GB"/>
        </w:rPr>
        <w:t>w</w:t>
      </w:r>
      <w:r w:rsidR="00BA500B">
        <w:rPr>
          <w:rFonts w:ascii="Times New Roman" w:hAnsi="Times New Roman" w:cs="Times New Roman"/>
          <w:color w:val="000000"/>
          <w:lang w:val="en-GB"/>
        </w:rPr>
        <w:t>here</w:t>
      </w:r>
      <w:r w:rsidR="009B6436">
        <w:rPr>
          <w:rFonts w:ascii="Times New Roman" w:hAnsi="Times New Roman" w:cs="Times New Roman"/>
          <w:color w:val="000000"/>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7D59FA">
        <w:rPr>
          <w:rFonts w:ascii="Times New Roman" w:eastAsiaTheme="minorEastAsia" w:hAnsi="Times New Roman" w:cs="Times New Roman"/>
          <w:lang w:val="en-GB"/>
        </w:rPr>
        <w:t>and</w:t>
      </w:r>
      <w:r w:rsidR="009B6436">
        <w:rPr>
          <w:rFonts w:ascii="Times New Roman" w:eastAsiaTheme="minorEastAsia" w:hAnsi="Times New Roman" w:cs="Times New Roman"/>
          <w:b/>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7D59FA">
        <w:rPr>
          <w:rFonts w:ascii="Times New Roman" w:eastAsiaTheme="minorEastAsia" w:hAnsi="Times New Roman" w:cs="Times New Roman"/>
          <w:lang w:val="en-GB"/>
        </w:rPr>
        <w:t>are vectors of the accumulated and estimated number of observed whales, respectively</w:t>
      </w:r>
      <w:r w:rsidR="00870138">
        <w:rPr>
          <w:rFonts w:ascii="Times New Roman" w:eastAsiaTheme="minorEastAsia" w:hAnsi="Times New Roman" w:cs="Times New Roman"/>
          <w:lang w:val="en-GB"/>
        </w:rPr>
        <w:t>,</w:t>
      </w:r>
      <w:r w:rsidR="009B6436" w:rsidRPr="007D59FA">
        <w:rPr>
          <w:rFonts w:ascii="Times New Roman" w:eastAsiaTheme="minorEastAsia" w:hAnsi="Times New Roman" w:cs="Times New Roman"/>
          <w:lang w:val="en-GB"/>
        </w:rPr>
        <w:t xml:space="preserve"> and</w:t>
      </w:r>
      <w:r w:rsidR="00BA500B">
        <w:rPr>
          <w:rFonts w:ascii="Times New Roman" w:hAnsi="Times New Roman" w:cs="Times New Roman"/>
          <w:color w:val="000000"/>
          <w:lang w:val="en-GB"/>
        </w:rPr>
        <w:t xml:space="preserve"> </w:t>
      </w:r>
      <m:oMath>
        <m:r>
          <m:rPr>
            <m:sty m:val="bi"/>
          </m:rPr>
          <w:rPr>
            <w:rFonts w:ascii="Cambria Math" w:hAnsi="Cambria Math" w:cs="Times New Roman"/>
            <w:lang w:val="en-GB"/>
          </w:rPr>
          <m:t>Σ</m:t>
        </m:r>
      </m:oMath>
      <w:r w:rsidR="00BA500B">
        <w:rPr>
          <w:rFonts w:ascii="Times New Roman" w:eastAsiaTheme="minorEastAsia" w:hAnsi="Times New Roman" w:cs="Times New Roman"/>
          <w:b/>
          <w:lang w:val="en-GB"/>
        </w:rPr>
        <w:t xml:space="preserve"> </w:t>
      </w:r>
      <w:r w:rsidR="00BA500B">
        <w:rPr>
          <w:rFonts w:ascii="Times New Roman" w:eastAsiaTheme="minorEastAsia" w:hAnsi="Times New Roman" w:cs="Times New Roman"/>
          <w:lang w:val="en-GB"/>
        </w:rPr>
        <w:t xml:space="preserve">is the variance-covariance matrix of the log accumulated number of observed whales calculated </w:t>
      </w:r>
      <w:r w:rsidR="00D91848">
        <w:rPr>
          <w:rFonts w:ascii="Times New Roman" w:eastAsiaTheme="minorEastAsia" w:hAnsi="Times New Roman" w:cs="Times New Roman"/>
          <w:lang w:val="en-GB"/>
        </w:rPr>
        <w:t>by numerical simulation</w:t>
      </w:r>
      <w:r w:rsidR="00521658">
        <w:rPr>
          <w:rFonts w:ascii="Times New Roman" w:eastAsiaTheme="minorEastAsia" w:hAnsi="Times New Roman" w:cs="Times New Roman"/>
          <w:lang w:val="en-GB"/>
        </w:rPr>
        <w:t xml:space="preserve"> (Table S3)</w:t>
      </w:r>
      <w:r w:rsidR="00BA500B">
        <w:rPr>
          <w:rFonts w:ascii="Times New Roman" w:eastAsiaTheme="minorEastAsia" w:hAnsi="Times New Roman" w:cs="Times New Roman"/>
          <w:lang w:val="en-GB"/>
        </w:rPr>
        <w:t>.</w:t>
      </w:r>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numerically assuming a multivariate lognormal distribution following </w:t>
      </w:r>
      <w:r w:rsidR="00696A79" w:rsidRPr="00696A79">
        <w:rPr>
          <w:rFonts w:ascii="Times New Roman" w:hAnsi="Times New Roman" w:cs="Times New Roman"/>
          <w:color w:val="000000"/>
          <w:lang w:val="en-GB"/>
        </w:rPr>
        <w:t>Walters &amp; Ludwig</w:t>
      </w:r>
      <w:r w:rsidR="00696A79">
        <w:rPr>
          <w:rFonts w:ascii="Times New Roman" w:hAnsi="Times New Roman" w:cs="Times New Roman"/>
          <w:color w:val="000000"/>
          <w:lang w:val="en-GB"/>
        </w:rPr>
        <w:t xml:space="preserve"> [</w:t>
      </w:r>
      <w:r w:rsidR="00961534">
        <w:rPr>
          <w:rFonts w:ascii="Times New Roman" w:hAnsi="Times New Roman" w:cs="Times New Roman"/>
          <w:color w:val="000000"/>
          <w:lang w:val="en-GB"/>
        </w:rPr>
        <w:t>83</w:t>
      </w:r>
      <w:r w:rsidR="00696A79">
        <w:rPr>
          <w:rFonts w:ascii="Times New Roman" w:hAnsi="Times New Roman" w:cs="Times New Roman"/>
          <w:color w:val="000000"/>
          <w:lang w:val="en-GB"/>
        </w:rPr>
        <w:t>]</w:t>
      </w:r>
      <w:r w:rsidR="00EB5168">
        <w:rPr>
          <w:rFonts w:ascii="Times New Roman" w:hAnsi="Times New Roman" w:cs="Times New Roman"/>
          <w:color w:val="000000"/>
          <w:lang w:val="en-GB"/>
        </w:rPr>
        <w:t xml:space="preserve">: </w:t>
      </w:r>
    </w:p>
    <w:p w14:paraId="7F8E542B" w14:textId="2132D147" w:rsidR="00BA500B" w:rsidRDefault="00EB5168" w:rsidP="00BA500B">
      <w:pPr>
        <w:spacing w:after="0" w:line="360" w:lineRule="auto"/>
        <w:rPr>
          <w:rFonts w:ascii="Times New Roman" w:hAnsi="Times New Roman" w:cs="Times New Roman"/>
          <w:color w:val="000000"/>
          <w:lang w:val="en-GB"/>
        </w:rPr>
      </w:pPr>
      <w:r w:rsidRPr="00432CB8">
        <w:rPr>
          <w:rFonts w:ascii="Times New Roman" w:hAnsi="Times New Roman" w:cs="Times New Roman"/>
          <w:color w:val="000000"/>
          <w:lang w:val="en-GB"/>
        </w:rPr>
        <w:t xml:space="preserve"> </w:t>
      </w:r>
    </w:p>
    <w:p w14:paraId="1DE19986" w14:textId="37B30D7E" w:rsidR="00035C91" w:rsidRPr="00E95F46" w:rsidRDefault="00035C91" w:rsidP="00BA500B">
      <w:pPr>
        <w:spacing w:after="0" w:line="360" w:lineRule="auto"/>
        <w:rPr>
          <w:rFonts w:ascii="Times New Roman" w:eastAsiaTheme="minorEastAsia" w:hAnsi="Times New Roman" w:cs="Times New Roman"/>
          <w:lang w:val="en-GB"/>
        </w:rPr>
      </w:pPr>
      <m:oMathPara>
        <m:oMath>
          <m:r>
            <w:rPr>
              <w:rFonts w:ascii="Cambria Math" w:hAnsi="Cambria Math" w:cs="Times New Roman"/>
              <w:lang w:val="en-GB"/>
            </w:rPr>
            <m:t>q=</m:t>
          </m:r>
          <m:r>
            <m:rPr>
              <m:sty m:val="p"/>
            </m:rPr>
            <w:rPr>
              <w:rFonts w:ascii="Cambria Math" w:hAnsi="Cambria Math" w:cs="Times New Roman"/>
              <w:lang w:val="en-GB"/>
            </w:rPr>
            <m:t>exp⁡</m:t>
          </m:r>
          <m:d>
            <m:dPr>
              <m:ctrlPr>
                <w:rPr>
                  <w:rFonts w:ascii="Cambria Math" w:hAnsi="Cambria Math" w:cs="Times New Roman"/>
                  <w:i/>
                  <w:lang w:val="en-GB"/>
                </w:rPr>
              </m:ctrlPr>
            </m:dPr>
            <m:e>
              <m:f>
                <m:fPr>
                  <m:type m:val="lin"/>
                  <m:ctrlPr>
                    <w:rPr>
                      <w:rFonts w:ascii="Cambria Math" w:hAnsi="Cambria Math" w:cs="Times New Roman"/>
                      <w:i/>
                      <w:lang w:val="en-GB"/>
                    </w:rPr>
                  </m:ctrlPr>
                </m:fPr>
                <m:num>
                  <m:nary>
                    <m:naryPr>
                      <m:chr m:val="∑"/>
                      <m:limLoc m:val="undOvr"/>
                      <m:subHide m:val="1"/>
                      <m:supHide m:val="1"/>
                      <m:ctrlPr>
                        <w:rPr>
                          <w:rFonts w:ascii="Cambria Math" w:hAnsi="Cambria Math" w:cs="Times New Roman"/>
                          <w:i/>
                          <w:lang w:val="en-GB"/>
                        </w:rPr>
                      </m:ctrlPr>
                    </m:naryPr>
                    <m:sub/>
                    <m:sup/>
                    <m:e>
                      <m:sSup>
                        <m:sSupPr>
                          <m:ctrlPr>
                            <w:rPr>
                              <w:rFonts w:ascii="Cambria Math" w:hAnsi="Cambria Math" w:cs="Times New Roman"/>
                              <w:i/>
                              <w:lang w:val="en-GB"/>
                            </w:rPr>
                          </m:ctrlPr>
                        </m:sSupPr>
                        <m:e>
                          <m:r>
                            <m:rPr>
                              <m:sty m:val="bi"/>
                            </m:rPr>
                            <w:rPr>
                              <w:rFonts w:ascii="Cambria Math" w:hAnsi="Cambria Math" w:cs="Times New Roman"/>
                              <w:lang w:val="en-GB"/>
                            </w:rPr>
                            <m:t>Σ</m:t>
                          </m:r>
                        </m:e>
                        <m:sup>
                          <m:r>
                            <w:rPr>
                              <w:rFonts w:ascii="Cambria Math" w:hAnsi="Cambria Math" w:cs="Times New Roman"/>
                              <w:lang w:val="en-GB"/>
                            </w:rPr>
                            <m:t>-1</m:t>
                          </m:r>
                        </m:sup>
                      </m:sSup>
                      <m:r>
                        <m:rPr>
                          <m:sty m:val="p"/>
                        </m:rPr>
                        <w:rPr>
                          <w:rFonts w:ascii="Cambria Math" w:hAnsi="Cambria Math" w:cs="Times New Roman"/>
                          <w:lang w:val="en-GB"/>
                        </w:rPr>
                        <m:t>ln⁡</m:t>
                      </m:r>
                      <m:d>
                        <m:dPr>
                          <m:ctrlPr>
                            <w:rPr>
                              <w:rFonts w:ascii="Cambria Math" w:hAnsi="Cambria Math" w:cs="Times New Roman"/>
                              <w:b/>
                              <w:i/>
                              <w:lang w:val="en-GB"/>
                            </w:rPr>
                          </m:ctrlPr>
                        </m:dPr>
                        <m:e>
                          <m:f>
                            <m:fPr>
                              <m:ctrlPr>
                                <w:rPr>
                                  <w:rFonts w:ascii="Cambria Math" w:hAnsi="Cambria Math" w:cs="Times New Roman"/>
                                  <w:b/>
                                  <w:i/>
                                  <w:lang w:val="en-GB"/>
                                </w:rPr>
                              </m:ctrlPr>
                            </m:fPr>
                            <m:num>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num>
                            <m:den>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den>
                          </m:f>
                        </m:e>
                      </m:d>
                    </m:e>
                  </m:nary>
                </m:num>
                <m:den>
                  <m:nary>
                    <m:naryPr>
                      <m:chr m:val="∑"/>
                      <m:limLoc m:val="undOvr"/>
                      <m:subHide m:val="1"/>
                      <m:supHide m:val="1"/>
                      <m:ctrlPr>
                        <w:rPr>
                          <w:rFonts w:ascii="Cambria Math" w:hAnsi="Cambria Math" w:cs="Times New Roman"/>
                          <w:i/>
                          <w:lang w:val="en-GB"/>
                        </w:rPr>
                      </m:ctrlPr>
                    </m:naryPr>
                    <m:sub/>
                    <m:sup/>
                    <m:e>
                      <m:sSup>
                        <m:sSupPr>
                          <m:ctrlPr>
                            <w:rPr>
                              <w:rFonts w:ascii="Cambria Math" w:hAnsi="Cambria Math" w:cs="Times New Roman"/>
                              <w:i/>
                              <w:lang w:val="en-GB"/>
                            </w:rPr>
                          </m:ctrlPr>
                        </m:sSupPr>
                        <m:e>
                          <m:r>
                            <m:rPr>
                              <m:sty m:val="bi"/>
                            </m:rPr>
                            <w:rPr>
                              <w:rFonts w:ascii="Cambria Math" w:hAnsi="Cambria Math" w:cs="Times New Roman"/>
                              <w:lang w:val="en-GB"/>
                            </w:rPr>
                            <m:t>Σ</m:t>
                          </m:r>
                        </m:e>
                        <m:sup>
                          <m:r>
                            <w:rPr>
                              <w:rFonts w:ascii="Cambria Math" w:hAnsi="Cambria Math" w:cs="Times New Roman"/>
                              <w:lang w:val="en-GB"/>
                            </w:rPr>
                            <m:t>-1</m:t>
                          </m:r>
                        </m:sup>
                      </m:sSup>
                    </m:e>
                  </m:nary>
                </m:den>
              </m:f>
            </m:e>
          </m:d>
        </m:oMath>
      </m:oMathPara>
    </w:p>
    <w:p w14:paraId="6B197A9B" w14:textId="77777777" w:rsidR="00E95F46" w:rsidRPr="00F67988" w:rsidRDefault="00E95F46" w:rsidP="00BA500B">
      <w:pPr>
        <w:spacing w:after="0" w:line="360" w:lineRule="auto"/>
        <w:rPr>
          <w:rFonts w:ascii="Times New Roman" w:eastAsiaTheme="minorEastAsia" w:hAnsi="Times New Roman" w:cs="Times New Roman"/>
          <w:lang w:val="en-GB"/>
        </w:rPr>
      </w:pPr>
    </w:p>
    <w:p w14:paraId="4A4E272E" w14:textId="1CCDC46F" w:rsidR="00F67988" w:rsidRDefault="00F67988" w:rsidP="00B717C1">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Observation error for absolute abundance in 2010 was accounted for by assuming a univariate lognormal error structure:</w:t>
      </w:r>
    </w:p>
    <w:p w14:paraId="1CF59498" w14:textId="77777777" w:rsidR="00E95F46" w:rsidRDefault="00E95F46" w:rsidP="00B717C1">
      <w:pPr>
        <w:spacing w:after="0" w:line="360" w:lineRule="auto"/>
        <w:ind w:firstLine="284"/>
        <w:rPr>
          <w:rFonts w:ascii="Times New Roman" w:hAnsi="Times New Roman" w:cs="Times New Roman"/>
          <w:color w:val="000000"/>
          <w:lang w:val="en-GB"/>
        </w:rPr>
      </w:pPr>
    </w:p>
    <w:p w14:paraId="719435B8" w14:textId="3FFFE32A" w:rsidR="00F67988" w:rsidRPr="005F6FF9" w:rsidRDefault="00B2688A">
      <w:pPr>
        <w:spacing w:after="0" w:line="360" w:lineRule="auto"/>
        <w:rPr>
          <w:rFonts w:ascii="Times New Roman" w:eastAsiaTheme="minorEastAsia" w:hAnsi="Times New Roman" w:cs="Times New Roman"/>
          <w:iCs/>
          <w:lang w:val="en-GB"/>
        </w:rPr>
      </w:pPr>
      <m:oMathPara>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2010</m:t>
                      </m:r>
                    </m:sub>
                  </m:sSub>
                </m:e>
              </m:d>
              <m:r>
                <w:rPr>
                  <w:rFonts w:ascii="Cambria Math" w:hAnsi="Cambria Math" w:cs="Times New Roman"/>
                  <w:lang w:val="en-GB"/>
                </w:rPr>
                <m:t>N</m:t>
              </m:r>
            </m:e>
            <m:sub>
              <m:r>
                <w:rPr>
                  <w:rFonts w:ascii="Cambria Math" w:hAnsi="Cambria Math" w:cs="Times New Roman"/>
                  <w:lang w:val="en-GB"/>
                </w:rPr>
                <m:t>2010</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 xml:space="preserve"> τ</m:t>
              </m:r>
            </m:e>
            <m:sup>
              <m:r>
                <w:rPr>
                  <w:rFonts w:ascii="Cambria Math" w:hAnsi="Cambria Math" w:cs="Times New Roman"/>
                  <w:lang w:val="en-GB"/>
                </w:rPr>
                <m:t>2</m:t>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2010</m:t>
                      </m:r>
                    </m:sub>
                  </m:sSub>
                </m:e>
              </m:d>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 xml:space="preserve"> τ</m:t>
                  </m:r>
                </m:e>
                <m:sup>
                  <m:r>
                    <w:rPr>
                      <w:rFonts w:ascii="Cambria Math" w:hAnsi="Cambria Math" w:cs="Times New Roman"/>
                      <w:lang w:val="en-GB"/>
                    </w:rPr>
                    <m:t>2</m:t>
                  </m:r>
                </m:sup>
              </m:sSup>
            </m:e>
          </m:d>
        </m:oMath>
      </m:oMathPara>
    </w:p>
    <w:p w14:paraId="56BAA264" w14:textId="7606EF39" w:rsidR="005F6FF9" w:rsidRDefault="005F6FF9">
      <w:pPr>
        <w:spacing w:after="0" w:line="360" w:lineRule="auto"/>
        <w:rPr>
          <w:rFonts w:ascii="Times New Roman" w:eastAsiaTheme="minorEastAsia" w:hAnsi="Times New Roman" w:cs="Times New Roman"/>
          <w:iCs/>
          <w:lang w:val="en-GB"/>
        </w:rPr>
      </w:pPr>
    </w:p>
    <w:p w14:paraId="03144F9A" w14:textId="32FE7CC7" w:rsidR="005F6FF9" w:rsidRDefault="005F6FF9">
      <w:pPr>
        <w:spacing w:after="0" w:line="360" w:lineRule="auto"/>
        <w:rPr>
          <w:rFonts w:ascii="Times New Roman" w:eastAsiaTheme="minorEastAsia" w:hAnsi="Times New Roman" w:cs="Times New Roman"/>
          <w:i/>
          <w:lang w:val="en-GB"/>
        </w:rPr>
      </w:pPr>
      <w:r>
        <w:rPr>
          <w:rFonts w:ascii="Times New Roman" w:eastAsiaTheme="minorEastAsia" w:hAnsi="Times New Roman" w:cs="Times New Roman"/>
          <w:i/>
          <w:lang w:val="en-GB"/>
        </w:rPr>
        <w:t>Minimum population size</w:t>
      </w:r>
    </w:p>
    <w:p w14:paraId="6805A59F" w14:textId="352FA398" w:rsidR="005F6FF9" w:rsidRPr="005A328A" w:rsidRDefault="005F6FF9" w:rsidP="00D624BE">
      <w:pPr>
        <w:spacing w:after="0" w:line="360" w:lineRule="auto"/>
        <w:rPr>
          <w:rFonts w:ascii="Times New Roman" w:hAnsi="Times New Roman" w:cs="Times New Roman"/>
          <w:iCs/>
          <w:color w:val="000000"/>
          <w:lang w:val="en-GB"/>
        </w:rPr>
      </w:pPr>
      <w:r>
        <w:rPr>
          <w:rFonts w:ascii="Times New Roman" w:eastAsiaTheme="minorEastAsia" w:hAnsi="Times New Roman" w:cs="Times New Roman"/>
          <w:iCs/>
          <w:lang w:val="en-GB"/>
        </w:rPr>
        <w:tab/>
        <w:t xml:space="preserve">We </w:t>
      </w:r>
      <w:del w:id="111" w:author="Grant Adams" w:date="2021-08-02T11:03:00Z">
        <w:r w:rsidDel="00D81D66">
          <w:rPr>
            <w:rFonts w:ascii="Times New Roman" w:eastAsiaTheme="minorEastAsia" w:hAnsi="Times New Roman" w:cs="Times New Roman"/>
            <w:iCs/>
            <w:lang w:val="en-GB"/>
          </w:rPr>
          <w:delText xml:space="preserve">constrained </w:delText>
        </w:r>
      </w:del>
      <w:ins w:id="112" w:author="Grant Adams" w:date="2021-08-02T11:03:00Z">
        <w:r w:rsidR="00D81D66">
          <w:rPr>
            <w:rFonts w:ascii="Times New Roman" w:eastAsiaTheme="minorEastAsia" w:hAnsi="Times New Roman" w:cs="Times New Roman"/>
            <w:iCs/>
            <w:lang w:val="en-GB"/>
          </w:rPr>
          <w:t>included a constraint (</w:t>
        </w:r>
      </w:ins>
      <m:oMath>
        <m:sSub>
          <m:sSubPr>
            <m:ctrlPr>
              <w:ins w:id="113" w:author="Grant Adams" w:date="2021-08-02T11:03:00Z">
                <w:rPr>
                  <w:rFonts w:ascii="Cambria Math" w:hAnsi="Cambria Math" w:cs="Times New Roman"/>
                  <w:i/>
                  <w:lang w:val="en-GB"/>
                </w:rPr>
              </w:ins>
            </m:ctrlPr>
          </m:sSubPr>
          <m:e>
            <m:r>
              <w:ins w:id="114" w:author="Grant Adams" w:date="2021-08-02T11:03:00Z">
                <w:rPr>
                  <w:rFonts w:ascii="Cambria Math" w:hAnsi="Cambria Math" w:cs="Times New Roman"/>
                  <w:lang w:val="en-GB"/>
                </w:rPr>
                <m:t>N</m:t>
              </w:ins>
            </m:r>
          </m:e>
          <m:sub>
            <m:r>
              <w:ins w:id="115" w:author="Grant Adams" w:date="2021-08-02T11:03:00Z">
                <w:rPr>
                  <w:rFonts w:ascii="Cambria Math" w:hAnsi="Cambria Math" w:cs="Times New Roman"/>
                  <w:lang w:val="en-GB"/>
                </w:rPr>
                <m:t>c</m:t>
              </w:ins>
            </m:r>
          </m:sub>
        </m:sSub>
      </m:oMath>
      <w:ins w:id="116" w:author="Grant Adams" w:date="2021-08-02T11:03:00Z">
        <w:r w:rsidR="00D81D66">
          <w:rPr>
            <w:rFonts w:ascii="Times New Roman" w:eastAsiaTheme="minorEastAsia" w:hAnsi="Times New Roman" w:cs="Times New Roman"/>
            <w:iCs/>
            <w:lang w:val="en-GB"/>
          </w:rPr>
          <w:t xml:space="preserve">) on </w:t>
        </w:r>
      </w:ins>
      <w:r>
        <w:rPr>
          <w:rFonts w:ascii="Times New Roman" w:eastAsiaTheme="minorEastAsia" w:hAnsi="Times New Roman" w:cs="Times New Roman"/>
          <w:iCs/>
          <w:lang w:val="en-GB"/>
        </w:rPr>
        <w:t>the minimum abundance of right whales</w:t>
      </w:r>
      <w:ins w:id="117" w:author="Grant Adams" w:date="2021-08-02T11:03:00Z">
        <w:r w:rsidR="00D81D66">
          <w:rPr>
            <w:rFonts w:ascii="Times New Roman" w:eastAsiaTheme="minorEastAsia" w:hAnsi="Times New Roman" w:cs="Times New Roman"/>
            <w:iCs/>
            <w:lang w:val="en-GB"/>
          </w:rPr>
          <w:t xml:space="preserve"> </w:t>
        </w:r>
      </w:ins>
      <w:del w:id="118" w:author="Grant Adams" w:date="2021-08-02T11:03:00Z">
        <w:r w:rsidDel="00D81D66">
          <w:rPr>
            <w:rFonts w:ascii="Times New Roman" w:eastAsiaTheme="minorEastAsia" w:hAnsi="Times New Roman" w:cs="Times New Roman"/>
            <w:iCs/>
            <w:lang w:val="en-GB"/>
          </w:rPr>
          <w:delText xml:space="preserve"> </w:delText>
        </w:r>
      </w:del>
      <w:r>
        <w:rPr>
          <w:rFonts w:ascii="Times New Roman" w:eastAsiaTheme="minorEastAsia" w:hAnsi="Times New Roman" w:cs="Times New Roman"/>
          <w:iCs/>
          <w:lang w:val="en-GB"/>
        </w:rPr>
        <w:t xml:space="preserve">based on the number of maternally inherited mitochondrial DNA (mtDNA) haplotypes. Recent work has sequenced 24 unique mtDNA haplotypes </w:t>
      </w:r>
      <w:r w:rsidR="000419AE">
        <w:rPr>
          <w:rFonts w:ascii="Times New Roman" w:eastAsiaTheme="minorEastAsia" w:hAnsi="Times New Roman" w:cs="Times New Roman"/>
          <w:iCs/>
          <w:lang w:val="en-GB"/>
        </w:rPr>
        <w:t xml:space="preserve">of SRW in Southern Brazil </w:t>
      </w:r>
      <w:r w:rsidR="00FD1C02">
        <w:rPr>
          <w:rFonts w:ascii="Times New Roman" w:eastAsiaTheme="minorEastAsia" w:hAnsi="Times New Roman" w:cs="Times New Roman"/>
          <w:iCs/>
          <w:lang w:val="en-GB"/>
        </w:rPr>
        <w:t>[22]</w:t>
      </w:r>
      <w:r w:rsidR="000419AE">
        <w:rPr>
          <w:rFonts w:ascii="Times New Roman" w:eastAsiaTheme="minorEastAsia" w:hAnsi="Times New Roman" w:cs="Times New Roman"/>
          <w:iCs/>
          <w:lang w:val="en-GB"/>
        </w:rPr>
        <w:t xml:space="preserve"> </w:t>
      </w:r>
      <w:r>
        <w:rPr>
          <w:rFonts w:ascii="Times New Roman" w:eastAsiaTheme="minorEastAsia" w:hAnsi="Times New Roman" w:cs="Times New Roman"/>
          <w:iCs/>
          <w:lang w:val="en-GB"/>
        </w:rPr>
        <w:t>and we used the IWC recommended 3x correction for constraining population models to account for males and non-contributing individuals</w:t>
      </w:r>
      <w:r w:rsidR="008A1BBB">
        <w:rPr>
          <w:rFonts w:ascii="Times New Roman" w:eastAsiaTheme="minorEastAsia" w:hAnsi="Times New Roman" w:cs="Times New Roman"/>
          <w:iCs/>
          <w:lang w:val="en-GB"/>
        </w:rPr>
        <w:t xml:space="preserve"> </w:t>
      </w:r>
      <w:r w:rsidR="008A1BBB" w:rsidRPr="005F3AD8">
        <w:rPr>
          <w:rFonts w:ascii="Times New Roman" w:eastAsiaTheme="minorEastAsia" w:hAnsi="Times New Roman" w:cs="Times New Roman"/>
          <w:iCs/>
          <w:lang w:val="en-US"/>
        </w:rPr>
        <w:t>[84]</w:t>
      </w:r>
      <w:r>
        <w:rPr>
          <w:rFonts w:ascii="Times New Roman" w:eastAsiaTheme="minorEastAsia" w:hAnsi="Times New Roman" w:cs="Times New Roman"/>
          <w:iCs/>
          <w:lang w:val="en-GB"/>
        </w:rPr>
        <w:t xml:space="preserve">. Therefore, </w:t>
      </w:r>
      <w:del w:id="119" w:author="Grant Adams" w:date="2021-08-02T11:04:00Z">
        <w:r w:rsidDel="00D81D66">
          <w:rPr>
            <w:rFonts w:ascii="Times New Roman" w:eastAsiaTheme="minorEastAsia" w:hAnsi="Times New Roman" w:cs="Times New Roman"/>
            <w:iCs/>
            <w:lang w:val="en-GB"/>
          </w:rPr>
          <w:delText xml:space="preserve">the </w:delText>
        </w:r>
      </w:del>
      <w:ins w:id="120" w:author="Grant Adams" w:date="2021-08-02T11:04:00Z">
        <w:r w:rsidR="00D81D66">
          <w:rPr>
            <w:rFonts w:ascii="Times New Roman" w:eastAsiaTheme="minorEastAsia" w:hAnsi="Times New Roman" w:cs="Times New Roman"/>
            <w:iCs/>
            <w:lang w:val="en-GB"/>
          </w:rPr>
          <w:t xml:space="preserve">the constraint on </w:t>
        </w:r>
      </w:ins>
      <w:r>
        <w:rPr>
          <w:rFonts w:ascii="Times New Roman" w:eastAsiaTheme="minorEastAsia" w:hAnsi="Times New Roman" w:cs="Times New Roman"/>
          <w:iCs/>
          <w:lang w:val="en-GB"/>
        </w:rPr>
        <w:t xml:space="preserve">minimum abundance was </w:t>
      </w:r>
      <w:del w:id="121" w:author="Grant Adams" w:date="2021-08-02T11:04:00Z">
        <w:r w:rsidDel="00D81D66">
          <w:rPr>
            <w:rFonts w:ascii="Times New Roman" w:eastAsiaTheme="minorEastAsia" w:hAnsi="Times New Roman" w:cs="Times New Roman"/>
            <w:iCs/>
            <w:lang w:val="en-GB"/>
          </w:rPr>
          <w:delText xml:space="preserve">constrained </w:delText>
        </w:r>
      </w:del>
      <w:ins w:id="122" w:author="Grant Adams" w:date="2021-08-02T11:04:00Z">
        <w:r w:rsidR="00D81D66">
          <w:rPr>
            <w:rFonts w:ascii="Times New Roman" w:eastAsiaTheme="minorEastAsia" w:hAnsi="Times New Roman" w:cs="Times New Roman"/>
            <w:iCs/>
            <w:lang w:val="en-GB"/>
          </w:rPr>
          <w:t xml:space="preserve">set </w:t>
        </w:r>
      </w:ins>
      <w:r>
        <w:rPr>
          <w:rFonts w:ascii="Times New Roman" w:eastAsiaTheme="minorEastAsia" w:hAnsi="Times New Roman" w:cs="Times New Roman"/>
          <w:iCs/>
          <w:lang w:val="en-GB"/>
        </w:rPr>
        <w:t xml:space="preserve">to </w:t>
      </w:r>
      <m:oMath>
        <m:sSub>
          <m:sSubPr>
            <m:ctrlPr>
              <w:ins w:id="123" w:author="Grant Adams" w:date="2021-08-02T11:04:00Z">
                <w:rPr>
                  <w:rFonts w:ascii="Cambria Math" w:hAnsi="Cambria Math" w:cs="Times New Roman"/>
                  <w:i/>
                  <w:lang w:val="en-GB"/>
                </w:rPr>
              </w:ins>
            </m:ctrlPr>
          </m:sSubPr>
          <m:e>
            <m:r>
              <w:ins w:id="124" w:author="Grant Adams" w:date="2021-08-02T11:04:00Z">
                <w:rPr>
                  <w:rFonts w:ascii="Cambria Math" w:hAnsi="Cambria Math" w:cs="Times New Roman"/>
                  <w:lang w:val="en-GB"/>
                </w:rPr>
                <m:t>N</m:t>
              </w:ins>
            </m:r>
          </m:e>
          <m:sub>
            <m:r>
              <w:ins w:id="125" w:author="Grant Adams" w:date="2021-08-02T11:04:00Z">
                <w:rPr>
                  <w:rFonts w:ascii="Cambria Math" w:hAnsi="Cambria Math" w:cs="Times New Roman"/>
                  <w:lang w:val="en-GB"/>
                </w:rPr>
                <m:t>c</m:t>
              </w:ins>
            </m:r>
          </m:sub>
        </m:sSub>
      </m:oMath>
      <w:ins w:id="126" w:author="Grant Adams" w:date="2021-08-02T11:04:00Z">
        <w:r w:rsidR="00D81D66">
          <w:rPr>
            <w:rFonts w:ascii="Times New Roman" w:eastAsiaTheme="minorEastAsia" w:hAnsi="Times New Roman" w:cs="Times New Roman"/>
            <w:iCs/>
            <w:lang w:val="en-GB"/>
          </w:rPr>
          <w:t xml:space="preserve"> = </w:t>
        </w:r>
      </w:ins>
      <w:r>
        <w:rPr>
          <w:rFonts w:ascii="Times New Roman" w:eastAsiaTheme="minorEastAsia" w:hAnsi="Times New Roman" w:cs="Times New Roman"/>
          <w:iCs/>
          <w:lang w:val="en-GB"/>
        </w:rPr>
        <w:t>72 individuals.</w:t>
      </w:r>
      <w:r w:rsidR="00976AE4">
        <w:rPr>
          <w:rFonts w:ascii="Times New Roman" w:eastAsiaTheme="minorEastAsia" w:hAnsi="Times New Roman" w:cs="Times New Roman"/>
          <w:iCs/>
          <w:lang w:val="en-GB"/>
        </w:rPr>
        <w:t xml:space="preserve"> Sensitivity to the minimum population size was also explored given multiple estimates of the number of haplotypes (described below).</w:t>
      </w:r>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09995C8F" w:rsidR="00791D9C" w:rsidRDefault="00AF29C3"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rPr>
                <w:rFonts w:ascii="Cambria Math" w:eastAsiaTheme="minorEastAsia" w:hAnsi="Cambria Math" w:cs="Times New Roman"/>
                <w:color w:val="000000"/>
                <w:lang w:val="en-GB"/>
              </w:rPr>
              <m:t>N</m:t>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rPr>
                <w:rFonts w:ascii="Cambria Math" w:eastAsiaTheme="minorEastAsia" w:hAnsi="Cambria Math" w:cs="Times New Roman"/>
                <w:color w:val="000000"/>
                <w:lang w:val="en-GB"/>
              </w:rPr>
              <m:t>N</m:t>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r w:rsidR="00F60A2D">
        <w:rPr>
          <w:rFonts w:ascii="Times New Roman" w:eastAsiaTheme="minorEastAsia" w:hAnsi="Times New Roman" w:cs="Times New Roman"/>
          <w:color w:val="000000"/>
          <w:lang w:val="en-GB"/>
        </w:rPr>
        <w:t>48</w:t>
      </w:r>
      <w:r w:rsidR="00791D9C" w:rsidRPr="007F434E">
        <w:rPr>
          <w:rFonts w:ascii="Times New Roman" w:eastAsiaTheme="minorEastAsia" w:hAnsi="Times New Roman" w:cs="Times New Roman"/>
          <w:color w:val="000000"/>
          <w:lang w:val="en-GB"/>
        </w:rPr>
        <w:t>-20</w:t>
      </w:r>
      <w:r w:rsidR="00F60A2D">
        <w:rPr>
          <w:rFonts w:ascii="Times New Roman" w:eastAsiaTheme="minorEastAsia" w:hAnsi="Times New Roman" w:cs="Times New Roman"/>
          <w:color w:val="000000"/>
          <w:lang w:val="en-GB"/>
        </w:rPr>
        <w:t>30</w:t>
      </w:r>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r w:rsidR="00EB13D3">
        <w:rPr>
          <w:rFonts w:ascii="Times New Roman" w:hAnsi="Times New Roman" w:cs="Times New Roman"/>
          <w:color w:val="000000"/>
          <w:lang w:val="en-GB"/>
        </w:rPr>
        <w:t xml:space="preserve"> following a backwards approach </w:t>
      </w:r>
      <w:r w:rsidR="00DA4E7D">
        <w:rPr>
          <w:rFonts w:ascii="Times New Roman" w:hAnsi="Times New Roman" w:cs="Times New Roman"/>
          <w:color w:val="000000"/>
          <w:lang w:val="en-GB"/>
        </w:rPr>
        <w:t>[85]</w:t>
      </w:r>
      <w:r w:rsidR="00EB13D3">
        <w:rPr>
          <w:rFonts w:ascii="Times New Roman" w:hAnsi="Times New Roman" w:cs="Times New Roman"/>
          <w:color w:val="000000"/>
          <w:lang w:val="en-GB"/>
        </w:rPr>
        <w:t xml:space="preserve"> using a sampling-importance-resampling (SIR) algorithm implemented by </w:t>
      </w:r>
      <w:r w:rsidR="00F24F7B" w:rsidRPr="004A2E47">
        <w:rPr>
          <w:rFonts w:ascii="Times New Roman" w:hAnsi="Times New Roman" w:cs="Times New Roman"/>
          <w:lang w:val="en-US"/>
        </w:rPr>
        <w:t>McAllister</w:t>
      </w:r>
      <w:r w:rsidR="00F24F7B">
        <w:rPr>
          <w:rFonts w:ascii="Times New Roman" w:hAnsi="Times New Roman" w:cs="Times New Roman"/>
          <w:lang w:val="en-US"/>
        </w:rPr>
        <w:t xml:space="preserve"> </w:t>
      </w:r>
      <w:r w:rsidR="00F24F7B" w:rsidRPr="001530D2">
        <w:rPr>
          <w:rFonts w:ascii="Times New Roman" w:hAnsi="Times New Roman" w:cs="Times New Roman"/>
          <w:i/>
          <w:iCs/>
          <w:lang w:val="en-US"/>
        </w:rPr>
        <w:t>et al</w:t>
      </w:r>
      <w:r w:rsidR="00F24F7B">
        <w:rPr>
          <w:rFonts w:ascii="Times New Roman" w:hAnsi="Times New Roman" w:cs="Times New Roman"/>
          <w:lang w:val="en-US"/>
        </w:rPr>
        <w:t>. [86]</w:t>
      </w:r>
      <w:r w:rsidR="00791D9C" w:rsidRPr="007F434E">
        <w:rPr>
          <w:rFonts w:ascii="Times New Roman" w:hAnsi="Times New Roman" w:cs="Times New Roman"/>
          <w:color w:val="000000"/>
          <w:lang w:val="en-GB"/>
        </w:rPr>
        <w:t xml:space="preserve">. </w:t>
      </w:r>
      <w:r w:rsidR="00EB13D3">
        <w:rPr>
          <w:rFonts w:ascii="Times New Roman" w:hAnsi="Times New Roman" w:cs="Times New Roman"/>
          <w:color w:val="000000"/>
          <w:lang w:val="en-GB"/>
        </w:rPr>
        <w:t>Rather than estimating and assigning a prior to carrying capacity (</w:t>
      </w:r>
      <m:oMath>
        <m:r>
          <w:rPr>
            <w:rFonts w:ascii="Cambria Math" w:hAnsi="Cambria Math" w:cs="Times New Roman"/>
            <w:color w:val="000000"/>
            <w:lang w:val="en-GB"/>
          </w:rPr>
          <m:t>K</m:t>
        </m:r>
      </m:oMath>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r w:rsidR="00837285">
        <w:rPr>
          <w:rFonts w:ascii="Times New Roman" w:hAnsi="Times New Roman" w:cs="Times New Roman"/>
          <w:color w:val="000000"/>
          <w:lang w:val="en-GB"/>
        </w:rPr>
        <w:t>assigns</w:t>
      </w:r>
      <w:r w:rsidR="00EB13D3">
        <w:rPr>
          <w:rFonts w:ascii="Times New Roman" w:hAnsi="Times New Roman" w:cs="Times New Roman"/>
          <w:color w:val="000000"/>
          <w:lang w:val="en-GB"/>
        </w:rPr>
        <w:t xml:space="preserve"> a prior to a recent abundance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r w:rsidR="00791D9C" w:rsidRPr="007F434E">
        <w:rPr>
          <w:rFonts w:ascii="Times New Roman" w:hAnsi="Times New Roman" w:cs="Times New Roman"/>
          <w:color w:val="000000"/>
          <w:lang w:val="en-GB"/>
        </w:rPr>
        <w:t>The</w:t>
      </w:r>
      <w:r w:rsidR="00EB13D3">
        <w:rPr>
          <w:rFonts w:ascii="Times New Roman" w:hAnsi="Times New Roman" w:cs="Times New Roman"/>
          <w:color w:val="000000"/>
          <w:lang w:val="en-GB"/>
        </w:rPr>
        <w:t>refore</w:t>
      </w:r>
      <w:r w:rsidR="00D47EBB">
        <w:rPr>
          <w:rFonts w:ascii="Times New Roman" w:hAnsi="Times New Roman" w:cs="Times New Roman"/>
          <w:color w:val="000000"/>
          <w:lang w:val="en-GB"/>
        </w:rPr>
        <w:t>,</w:t>
      </w:r>
      <w:r w:rsidR="00EB13D3">
        <w:rPr>
          <w:rFonts w:ascii="Times New Roman" w:hAnsi="Times New Roman" w:cs="Times New Roman"/>
          <w:color w:val="000000"/>
          <w:lang w:val="en-GB"/>
        </w:rPr>
        <w:t xml:space="preserve"> the</w:t>
      </w:r>
      <w:r w:rsidR="00791D9C" w:rsidRPr="007F434E">
        <w:rPr>
          <w:rFonts w:ascii="Times New Roman" w:hAnsi="Times New Roman" w:cs="Times New Roman"/>
          <w:color w:val="000000"/>
          <w:lang w:val="en-GB"/>
        </w:rPr>
        <w:t xml:space="preserve"> unknown parameters in the model were</w:t>
      </w:r>
      <m:oMath>
        <m:r>
          <w:rPr>
            <w:rFonts w:ascii="Cambria Math" w:hAnsi="Cambria Math" w:cs="Times New Roman"/>
            <w:lang w:val="en-GB"/>
          </w:rPr>
          <m:t xml:space="preserve"> </m:t>
        </m:r>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r>
          <w:rPr>
            <w:rFonts w:ascii="Cambria Math" w:eastAsiaTheme="minorEastAsia" w:hAnsi="Cambria Math" w:cs="Times New Roman"/>
            <w:color w:val="000000"/>
            <w:lang w:val="en-GB"/>
          </w:rPr>
          <m:t>,</m:t>
        </m:r>
        <m:sSub>
          <m:sSubPr>
            <m:ctrlPr>
              <w:ins w:id="127" w:author="Maria Alejandra Romero" w:date="2021-08-01T13:12:00Z">
                <w:rPr>
                  <w:rFonts w:ascii="Cambria Math" w:eastAsiaTheme="minorEastAsia" w:hAnsi="Cambria Math" w:cs="Times New Roman"/>
                  <w:i/>
                  <w:color w:val="000000"/>
                  <w:lang w:val="en-US"/>
                </w:rPr>
              </w:ins>
            </m:ctrlPr>
          </m:sSubPr>
          <m:e>
            <m:r>
              <w:ins w:id="128" w:author="Maria Alejandra Romero" w:date="2021-08-01T13:12:00Z">
                <w:rPr>
                  <w:rFonts w:ascii="Cambria Math" w:eastAsiaTheme="minorEastAsia" w:hAnsi="Cambria Math" w:cs="Times New Roman"/>
                  <w:color w:val="000000"/>
                  <w:lang w:val="en-US"/>
                </w:rPr>
                <m:t>P</m:t>
              </w:ins>
            </m:r>
          </m:e>
          <m:sub>
            <m:r>
              <w:ins w:id="129" w:author="Maria Alejandra Romero" w:date="2021-08-01T13:12:00Z">
                <w:rPr>
                  <w:rFonts w:ascii="Cambria Math" w:eastAsiaTheme="minorEastAsia" w:hAnsi="Cambria Math" w:cs="Times New Roman"/>
                  <w:color w:val="000000"/>
                  <w:lang w:val="en-US"/>
                </w:rPr>
                <m:t>msy</m:t>
              </w:ins>
            </m:r>
          </m:sub>
        </m:sSub>
        <m:r>
          <w:del w:id="130" w:author="Maria Alejandra Romero" w:date="2021-08-01T13:12:00Z">
            <w:rPr>
              <w:rFonts w:ascii="Cambria Math" w:eastAsiaTheme="minorEastAsia" w:hAnsi="Cambria Math" w:cs="Times New Roman"/>
              <w:color w:val="000000"/>
              <w:lang w:val="en-GB"/>
            </w:rPr>
            <m:t>Pmsy</m:t>
          </w:del>
        </m:r>
        <m:r>
          <w:rPr>
            <w:rFonts w:ascii="Cambria Math" w:eastAsiaTheme="minorEastAsia" w:hAnsi="Cambria Math" w:cs="Times New Roman"/>
            <w:color w:val="000000"/>
            <w:lang w:val="en-GB"/>
          </w:rPr>
          <m:t>,</m:t>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m:rPr>
            <m:sty m:val="p"/>
          </m:rPr>
          <w:rPr>
            <w:rFonts w:ascii="Cambria Math" w:eastAsiaTheme="minorEastAsia" w:hAnsi="Cambria Math" w:cs="Times New Roman"/>
            <w:lang w:val="en-GB"/>
          </w:rPr>
          <m:t>and</m:t>
        </m:r>
        <m:r>
          <w:rPr>
            <w:rFonts w:ascii="Cambria Math" w:eastAsiaTheme="minorEastAsia" w:hAnsi="Cambria Math" w:cs="Times New Roman"/>
            <w:lang w:val="en-GB"/>
          </w:rPr>
          <m:t xml:space="preserve"> </m:t>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r w:rsidR="00837285">
        <w:rPr>
          <w:rFonts w:ascii="Times New Roman" w:hAnsi="Times New Roman" w:cs="Times New Roman"/>
          <w:color w:val="000000"/>
          <w:lang w:val="en-GB"/>
        </w:rPr>
        <w:t xml:space="preserve">Priors for base case and sensitivity models are described below. A total of </w:t>
      </w:r>
      <w:r w:rsidR="004E31DC">
        <w:rPr>
          <w:rFonts w:ascii="Times New Roman" w:hAnsi="Times New Roman" w:cs="Times New Roman"/>
          <w:color w:val="000000"/>
          <w:lang w:val="en-GB"/>
        </w:rPr>
        <w:t>2</w:t>
      </w:r>
      <w:r w:rsidR="00837285">
        <w:rPr>
          <w:rFonts w:ascii="Times New Roman" w:hAnsi="Times New Roman" w:cs="Times New Roman"/>
          <w:color w:val="000000"/>
          <w:lang w:val="en-GB"/>
        </w:rPr>
        <w:t>0,000 posterior draws were generated for each model.</w:t>
      </w:r>
    </w:p>
    <w:p w14:paraId="43102CD6" w14:textId="25509431" w:rsidR="006B3688" w:rsidRPr="007A3275" w:rsidRDefault="00771212" w:rsidP="005A328A">
      <w:pPr>
        <w:autoSpaceDE w:val="0"/>
        <w:autoSpaceDN w:val="0"/>
        <w:adjustRightInd w:val="0"/>
        <w:spacing w:after="0" w:line="360" w:lineRule="auto"/>
        <w:ind w:firstLine="284"/>
        <w:rPr>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r w:rsidR="00901DDA">
        <w:rPr>
          <w:rFonts w:ascii="Times New Roman" w:hAnsi="Times New Roman" w:cs="Times New Roman"/>
          <w:lang w:val="en-GB"/>
        </w:rPr>
        <w:t xml:space="preserve">Owing </w:t>
      </w:r>
      <w:r w:rsidR="003B416D">
        <w:rPr>
          <w:rFonts w:ascii="Times New Roman" w:hAnsi="Times New Roman" w:cs="Times New Roman"/>
          <w:lang w:val="en-GB"/>
        </w:rPr>
        <w:t xml:space="preserve">to </w:t>
      </w:r>
      <w:r w:rsidR="00E12ED1" w:rsidRPr="006274AA">
        <w:rPr>
          <w:rFonts w:ascii="Times New Roman" w:hAnsi="Times New Roman" w:cs="Times New Roman"/>
          <w:lang w:val="en-GB"/>
        </w:rPr>
        <w:t xml:space="preserve">uncertainty about an appropriate prior mean for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E12ED1" w:rsidRPr="006274AA">
        <w:rPr>
          <w:rFonts w:ascii="Times New Roman" w:hAnsi="Times New Roman" w:cs="Times New Roman"/>
          <w:lang w:val="en-GB"/>
        </w:rPr>
        <w:t>, a uniform prior distribution spanning 0.01 – 0.1</w:t>
      </w:r>
      <w:r w:rsidR="00C54956" w:rsidRPr="006274AA">
        <w:rPr>
          <w:rFonts w:ascii="Times New Roman" w:hAnsi="Times New Roman" w:cs="Times New Roman"/>
          <w:lang w:val="en-GB"/>
        </w:rPr>
        <w:t>1</w:t>
      </w:r>
      <w:r w:rsidR="008B41DD">
        <w:rPr>
          <w:rFonts w:ascii="Times New Roman" w:hAnsi="Times New Roman" w:cs="Times New Roman"/>
          <w:lang w:val="en-GB"/>
        </w:rPr>
        <w:t xml:space="preserve"> was chosen</w:t>
      </w:r>
      <w:r w:rsidR="00E12ED1" w:rsidRPr="006274AA">
        <w:rPr>
          <w:rFonts w:ascii="Times New Roman" w:hAnsi="Times New Roman" w:cs="Times New Roman"/>
          <w:lang w:val="en-GB"/>
        </w:rPr>
        <w:t xml:space="preserve">. The uniform prior </w:t>
      </w:r>
      <w:r w:rsidR="001133DB">
        <w:rPr>
          <w:rFonts w:ascii="Times New Roman" w:hAnsi="Times New Roman" w:cs="Times New Roman"/>
          <w:lang w:val="en-GB"/>
        </w:rPr>
        <w:t xml:space="preserve">distribution </w:t>
      </w:r>
      <w:r w:rsidR="00E12ED1" w:rsidRPr="006274AA">
        <w:rPr>
          <w:rFonts w:ascii="Times New Roman" w:hAnsi="Times New Roman" w:cs="Times New Roman"/>
          <w:lang w:val="en-GB"/>
        </w:rPr>
        <w:t>was restricted to a maximum</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 xml:space="preserve">value of </w:t>
      </w:r>
      <w:r w:rsidR="00E12ED1">
        <w:rPr>
          <w:rFonts w:ascii="Times New Roman" w:eastAsiaTheme="minorEastAsia" w:hAnsi="Times New Roman" w:cs="Times New Roman"/>
          <w:color w:val="000000"/>
          <w:lang w:val="en-GB"/>
        </w:rPr>
        <w:t>0.11</w:t>
      </w:r>
      <w:r w:rsidR="00E12ED1" w:rsidRPr="00A9360A">
        <w:rPr>
          <w:rFonts w:ascii="Times New Roman" w:eastAsiaTheme="minorEastAsia" w:hAnsi="Times New Roman" w:cs="Times New Roman"/>
          <w:color w:val="000000"/>
          <w:lang w:val="en-GB"/>
        </w:rPr>
        <w:t>, based on the maximum biologically possible rate of</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increase</w:t>
      </w:r>
      <w:r w:rsidR="00E12ED1">
        <w:rPr>
          <w:rFonts w:ascii="Times New Roman" w:eastAsiaTheme="minorEastAsia" w:hAnsi="Times New Roman" w:cs="Times New Roman"/>
          <w:color w:val="000000"/>
          <w:lang w:val="en-GB"/>
        </w:rPr>
        <w:t xml:space="preserve"> </w:t>
      </w:r>
      <w:r w:rsidR="00E12ED1" w:rsidRPr="00941200">
        <w:rPr>
          <w:rFonts w:ascii="Times New Roman" w:eastAsiaTheme="minorEastAsia" w:hAnsi="Times New Roman" w:cs="Times New Roman"/>
          <w:color w:val="000000"/>
          <w:lang w:val="en-US"/>
        </w:rPr>
        <w:t>[</w:t>
      </w:r>
      <w:r w:rsidR="006150F1">
        <w:rPr>
          <w:rFonts w:ascii="Times New Roman" w:eastAsiaTheme="minorEastAsia" w:hAnsi="Times New Roman" w:cs="Times New Roman"/>
          <w:color w:val="000000"/>
          <w:lang w:val="en-US"/>
        </w:rPr>
        <w:t>87</w:t>
      </w:r>
      <w:r w:rsidR="00E12ED1">
        <w:rPr>
          <w:rFonts w:ascii="Times New Roman" w:eastAsiaTheme="minorEastAsia" w:hAnsi="Times New Roman" w:cs="Times New Roman"/>
          <w:color w:val="000000"/>
          <w:lang w:val="en-US"/>
        </w:rPr>
        <w:t>]</w:t>
      </w:r>
      <w:r w:rsidR="00E12ED1" w:rsidRPr="00A9360A">
        <w:rPr>
          <w:rFonts w:ascii="Times New Roman" w:eastAsiaTheme="minorEastAsia" w:hAnsi="Times New Roman" w:cs="Times New Roman"/>
          <w:color w:val="000000"/>
          <w:lang w:val="en-GB"/>
        </w:rPr>
        <w:t>.</w:t>
      </w:r>
      <w:r w:rsidR="007A3275">
        <w:rPr>
          <w:rFonts w:ascii="Times New Roman" w:hAnsi="Times New Roman" w:cs="Times New Roman"/>
          <w:lang w:val="en-GB"/>
        </w:rPr>
        <w:t xml:space="preserve"> </w:t>
      </w:r>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r w:rsidR="00991425">
        <w:rPr>
          <w:rFonts w:ascii="Times New Roman" w:hAnsi="Times New Roman" w:cs="Times New Roman"/>
          <w:lang w:val="en-GB"/>
        </w:rPr>
        <w:t>0</w:t>
      </w:r>
      <w:r w:rsidR="006F4B35" w:rsidRPr="00157D88">
        <w:rPr>
          <w:rFonts w:ascii="Times New Roman" w:hAnsi="Times New Roman" w:cs="Times New Roman"/>
          <w:lang w:val="en-GB"/>
        </w:rPr>
        <w:t>-</w:t>
      </w:r>
      <w:r w:rsidR="00991425">
        <w:rPr>
          <w:rFonts w:ascii="Times New Roman" w:hAnsi="Times New Roman" w:cs="Times New Roman"/>
          <w:lang w:val="en-GB"/>
        </w:rPr>
        <w:t>10,00</w:t>
      </w:r>
      <w:r w:rsidR="006F4B35" w:rsidRPr="00157D88">
        <w:rPr>
          <w:rFonts w:ascii="Times New Roman" w:hAnsi="Times New Roman" w:cs="Times New Roman"/>
          <w:lang w:val="en-GB"/>
        </w:rPr>
        <w:t xml:space="preserve">0 </w:t>
      </w:r>
      <w:r w:rsidR="00426B8B" w:rsidRPr="00157D88">
        <w:rPr>
          <w:rFonts w:ascii="Times New Roman" w:hAnsi="Times New Roman" w:cs="Times New Roman"/>
          <w:lang w:val="en-GB"/>
        </w:rPr>
        <w:t xml:space="preserve">was used to describe the prior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426B8B" w:rsidRPr="00157D88">
        <w:rPr>
          <w:rFonts w:ascii="Times New Roman" w:hAnsi="Times New Roman" w:cs="Times New Roman"/>
          <w:lang w:val="en-GB"/>
        </w:rPr>
        <w:t xml:space="preserve"> </w:t>
      </w:r>
      <w:r w:rsidR="00991425">
        <w:rPr>
          <w:rFonts w:ascii="Times New Roman" w:hAnsi="Times New Roman" w:cs="Times New Roman"/>
          <w:lang w:val="en-GB"/>
        </w:rPr>
        <w:t xml:space="preserve">in 2019 </w:t>
      </w:r>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r w:rsidR="008E0167">
        <w:rPr>
          <w:rFonts w:ascii="Times New Roman" w:hAnsi="Times New Roman" w:cs="Times New Roman"/>
          <w:lang w:val="en-GB"/>
        </w:rPr>
        <w:t xml:space="preserve"> (described above)</w:t>
      </w:r>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r w:rsidR="008E0167">
        <w:rPr>
          <w:rFonts w:ascii="Times New Roman" w:hAnsi="Times New Roman" w:cs="Times New Roman"/>
          <w:lang w:val="en-GB"/>
        </w:rPr>
        <w:t xml:space="preserve">The prior </w:t>
      </w:r>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r w:rsidR="008E0167">
        <w:rPr>
          <w:rFonts w:ascii="Times New Roman" w:hAnsi="Times New Roman" w:cs="Times New Roman"/>
          <w:lang w:val="en-GB"/>
        </w:rPr>
        <w:t>was</w:t>
      </w:r>
      <w:r w:rsidR="006B3688" w:rsidRPr="00253AF9">
        <w:rPr>
          <w:rFonts w:ascii="Times New Roman" w:hAnsi="Times New Roman" w:cs="Times New Roman"/>
          <w:lang w:val="en-GB"/>
        </w:rPr>
        <w:t xml:space="preserve"> chosen to be </w:t>
      </w:r>
      <w:r w:rsidR="00F03152">
        <w:rPr>
          <w:rFonts w:ascii="Times New Roman" w:hAnsi="Times New Roman" w:cs="Times New Roman"/>
          <w:lang w:val="en-GB"/>
        </w:rPr>
        <w:t xml:space="preserve">a uniform distribution. The lower bound </w:t>
      </w:r>
      <w:r w:rsidR="00120F32">
        <w:rPr>
          <w:rFonts w:ascii="Times New Roman" w:hAnsi="Times New Roman" w:cs="Times New Roman"/>
          <w:lang w:val="en-GB"/>
        </w:rPr>
        <w:t xml:space="preserve">of the uniform distribution </w:t>
      </w:r>
      <w:r w:rsidR="00F03152">
        <w:rPr>
          <w:rFonts w:ascii="Times New Roman" w:hAnsi="Times New Roman" w:cs="Times New Roman"/>
          <w:lang w:val="en-GB"/>
        </w:rPr>
        <w:t xml:space="preserve">was derived </w:t>
      </w:r>
      <w:r w:rsidR="00A50F8E">
        <w:rPr>
          <w:rFonts w:ascii="Times New Roman" w:hAnsi="Times New Roman" w:cs="Times New Roman"/>
          <w:lang w:val="en-GB"/>
        </w:rPr>
        <w:t xml:space="preserve">by simulating an age-structured population </w:t>
      </w:r>
      <w:r w:rsidR="008152ED">
        <w:rPr>
          <w:rFonts w:ascii="Times New Roman" w:hAnsi="Times New Roman" w:cs="Times New Roman"/>
          <w:lang w:val="en-GB"/>
        </w:rPr>
        <w:t xml:space="preserve">through time </w:t>
      </w:r>
      <w:r w:rsidR="00A50F8E">
        <w:rPr>
          <w:rFonts w:ascii="Times New Roman" w:hAnsi="Times New Roman" w:cs="Times New Roman"/>
          <w:lang w:val="en-GB"/>
        </w:rPr>
        <w:t xml:space="preserve">with process error in juvenile and adult survival using the model implemented </w:t>
      </w:r>
      <w:r w:rsidR="00A50F8E" w:rsidRPr="00B80B19">
        <w:rPr>
          <w:rFonts w:ascii="Times New Roman" w:hAnsi="Times New Roman" w:cs="Times New Roman"/>
          <w:lang w:val="en-GB"/>
        </w:rPr>
        <w:t xml:space="preserve">by </w:t>
      </w:r>
      <w:r w:rsidR="00BF4FC3" w:rsidRPr="00B80B19">
        <w:rPr>
          <w:rFonts w:ascii="Times New Roman" w:hAnsi="Times New Roman" w:cs="Times New Roman"/>
          <w:lang w:val="en-GB"/>
        </w:rPr>
        <w:t xml:space="preserve">Punt </w:t>
      </w:r>
      <w:r w:rsidR="00BF4FC3" w:rsidRPr="00B80B19">
        <w:rPr>
          <w:rFonts w:ascii="Times New Roman" w:hAnsi="Times New Roman" w:cs="Times New Roman"/>
          <w:i/>
          <w:iCs/>
          <w:lang w:val="en-GB"/>
        </w:rPr>
        <w:t>et al.</w:t>
      </w:r>
      <w:r w:rsidR="00BF4FC3" w:rsidRPr="00B80B19">
        <w:rPr>
          <w:rFonts w:ascii="Times New Roman" w:hAnsi="Times New Roman" w:cs="Times New Roman"/>
          <w:lang w:val="en-GB"/>
        </w:rPr>
        <w:t xml:space="preserve"> [</w:t>
      </w:r>
      <w:r w:rsidR="00D968ED" w:rsidRPr="00B80B19">
        <w:rPr>
          <w:rFonts w:ascii="Times New Roman" w:hAnsi="Times New Roman" w:cs="Times New Roman"/>
          <w:lang w:val="en-GB"/>
        </w:rPr>
        <w:t>88</w:t>
      </w:r>
      <w:r w:rsidR="00BF4FC3" w:rsidRPr="00B80B19">
        <w:rPr>
          <w:rFonts w:ascii="Times New Roman" w:hAnsi="Times New Roman" w:cs="Times New Roman"/>
          <w:lang w:val="en-GB"/>
        </w:rPr>
        <w:t>]</w:t>
      </w:r>
      <w:r w:rsidR="00A50F8E">
        <w:rPr>
          <w:rFonts w:ascii="Times New Roman" w:hAnsi="Times New Roman" w:cs="Times New Roman"/>
          <w:lang w:val="en-GB"/>
        </w:rPr>
        <w:t xml:space="preserve"> and calculating the variance in total abundance at equilibrium</w:t>
      </w:r>
      <w:r w:rsidR="00F03152">
        <w:rPr>
          <w:rFonts w:ascii="Times New Roman" w:hAnsi="Times New Roman" w:cs="Times New Roman"/>
          <w:lang w:val="en-GB"/>
        </w:rPr>
        <w:t>.</w:t>
      </w:r>
      <w:r w:rsidR="006B3688" w:rsidRPr="007F434E">
        <w:rPr>
          <w:rFonts w:ascii="Times New Roman" w:hAnsi="Times New Roman" w:cs="Times New Roman"/>
          <w:color w:val="000000"/>
          <w:lang w:val="en-GB"/>
        </w:rPr>
        <w:t xml:space="preserve"> </w:t>
      </w:r>
      <w:r w:rsidR="006269D2">
        <w:rPr>
          <w:rFonts w:ascii="Times New Roman" w:hAnsi="Times New Roman" w:cs="Times New Roman"/>
          <w:color w:val="000000"/>
          <w:lang w:val="en-GB"/>
        </w:rPr>
        <w:t xml:space="preserve">To simulate the age-structured population we </w:t>
      </w:r>
      <w:r w:rsidR="008152ED">
        <w:rPr>
          <w:rFonts w:ascii="Times New Roman" w:hAnsi="Times New Roman" w:cs="Times New Roman"/>
          <w:color w:val="000000"/>
          <w:lang w:val="en-GB"/>
        </w:rPr>
        <w:t>sampled the following</w:t>
      </w:r>
      <w:r w:rsidR="006269D2">
        <w:rPr>
          <w:rFonts w:ascii="Times New Roman" w:hAnsi="Times New Roman" w:cs="Times New Roman"/>
          <w:color w:val="000000"/>
          <w:lang w:val="en-GB"/>
        </w:rPr>
        <w:t xml:space="preserve"> input parameters</w:t>
      </w:r>
      <w:r w:rsidR="008D27C5">
        <w:rPr>
          <w:rFonts w:ascii="Times New Roman" w:hAnsi="Times New Roman" w:cs="Times New Roman"/>
          <w:color w:val="000000"/>
          <w:lang w:val="en-GB"/>
        </w:rPr>
        <w:t xml:space="preserve"> from </w:t>
      </w:r>
      <w:r w:rsidR="000C23FA">
        <w:rPr>
          <w:rFonts w:ascii="Times New Roman" w:hAnsi="Times New Roman" w:cs="Times New Roman"/>
          <w:color w:val="000000"/>
          <w:lang w:val="en-GB"/>
        </w:rPr>
        <w:t>[31]</w:t>
      </w:r>
      <w:r w:rsidR="006269D2">
        <w:rPr>
          <w:rFonts w:ascii="Times New Roman" w:hAnsi="Times New Roman" w:cs="Times New Roman"/>
          <w:color w:val="000000"/>
          <w:lang w:val="en-GB"/>
        </w:rPr>
        <w:t>: annual calf mortality</w:t>
      </w:r>
      <w:r w:rsidR="00D11139">
        <w:rPr>
          <w:rFonts w:ascii="Times New Roman" w:hAnsi="Times New Roman" w:cs="Times New Roman"/>
          <w:color w:val="000000"/>
          <w:lang w:val="en-GB"/>
        </w:rPr>
        <w:t xml:space="preserve"> rate</w:t>
      </w:r>
      <w:r w:rsidR="006269D2">
        <w:rPr>
          <w:rFonts w:ascii="Times New Roman" w:hAnsi="Times New Roman" w:cs="Times New Roman"/>
          <w:color w:val="000000"/>
          <w:lang w:val="en-GB"/>
        </w:rPr>
        <w:t xml:space="preserve"> (0.179; S.E. 0.027), </w:t>
      </w:r>
      <w:r w:rsidR="00D11139">
        <w:rPr>
          <w:rFonts w:ascii="Times New Roman" w:hAnsi="Times New Roman" w:cs="Times New Roman"/>
          <w:color w:val="000000"/>
          <w:lang w:val="en-GB"/>
        </w:rPr>
        <w:t>annual adult mortality rate (0.026; S.E. 0.003), a</w:t>
      </w:r>
      <w:r w:rsidR="00D11139" w:rsidRPr="00D11139">
        <w:rPr>
          <w:rFonts w:ascii="Times New Roman" w:hAnsi="Times New Roman" w:cs="Times New Roman"/>
          <w:color w:val="000000"/>
          <w:lang w:val="en-GB"/>
        </w:rPr>
        <w:t>nnual rate of</w:t>
      </w:r>
      <w:r w:rsidR="00D11139">
        <w:rPr>
          <w:rFonts w:ascii="Times New Roman" w:hAnsi="Times New Roman" w:cs="Times New Roman"/>
          <w:color w:val="000000"/>
          <w:lang w:val="en-GB"/>
        </w:rPr>
        <w:t xml:space="preserve"> population</w:t>
      </w:r>
      <w:r w:rsidR="00D11139" w:rsidRPr="00D11139">
        <w:rPr>
          <w:rFonts w:ascii="Times New Roman" w:hAnsi="Times New Roman" w:cs="Times New Roman"/>
          <w:color w:val="000000"/>
          <w:lang w:val="en-GB"/>
        </w:rPr>
        <w:t xml:space="preserve"> increase</w:t>
      </w:r>
      <w:r w:rsidR="00D11139" w:rsidRPr="00D11139" w:rsidDel="004D1408">
        <w:rPr>
          <w:rFonts w:ascii="Times New Roman" w:hAnsi="Times New Roman" w:cs="Times New Roman"/>
          <w:color w:val="000000"/>
          <w:lang w:val="en-GB"/>
        </w:rPr>
        <w:t xml:space="preserve"> </w:t>
      </w:r>
      <w:r w:rsidR="00D11139">
        <w:rPr>
          <w:rFonts w:ascii="Times New Roman" w:hAnsi="Times New Roman" w:cs="Times New Roman"/>
          <w:color w:val="000000"/>
          <w:lang w:val="en-GB"/>
        </w:rPr>
        <w:t>(1.065, S.E. 0</w:t>
      </w:r>
      <w:r w:rsidR="00D11139" w:rsidRPr="00AE061E">
        <w:rPr>
          <w:rFonts w:ascii="Times New Roman" w:hAnsi="Times New Roman" w:cs="Times New Roman"/>
          <w:color w:val="000000"/>
          <w:lang w:val="en-GB"/>
        </w:rPr>
        <w:t xml:space="preserve">.002), </w:t>
      </w:r>
      <w:r w:rsidR="008D27C5" w:rsidRPr="00AE061E">
        <w:rPr>
          <w:rFonts w:ascii="Times New Roman" w:hAnsi="Times New Roman" w:cs="Times New Roman"/>
          <w:color w:val="000000"/>
          <w:lang w:val="en-GB"/>
        </w:rPr>
        <w:t>age-at-</w:t>
      </w:r>
      <w:proofErr w:type="gramStart"/>
      <w:r w:rsidR="007B1F2B" w:rsidRPr="00AE061E">
        <w:rPr>
          <w:rFonts w:ascii="Times New Roman" w:hAnsi="Times New Roman" w:cs="Times New Roman"/>
          <w:color w:val="000000"/>
          <w:lang w:val="en-GB"/>
        </w:rPr>
        <w:t>first-pregnancy</w:t>
      </w:r>
      <w:proofErr w:type="gramEnd"/>
      <w:r w:rsidR="007B1F2B" w:rsidRPr="00AE061E">
        <w:rPr>
          <w:rFonts w:ascii="Times New Roman" w:hAnsi="Times New Roman" w:cs="Times New Roman"/>
          <w:color w:val="000000"/>
          <w:lang w:val="en-GB"/>
        </w:rPr>
        <w:t xml:space="preserve"> (7.58, S.E. 0.18). </w:t>
      </w:r>
      <w:r w:rsidR="008152ED" w:rsidRPr="00AE061E">
        <w:rPr>
          <w:rFonts w:ascii="Times New Roman" w:hAnsi="Times New Roman" w:cs="Times New Roman"/>
          <w:color w:val="000000"/>
          <w:lang w:val="en-GB"/>
        </w:rPr>
        <w:t xml:space="preserve">Annual </w:t>
      </w:r>
      <w:del w:id="131" w:author="Grant Adams" w:date="2021-08-02T11:50:00Z">
        <w:r w:rsidR="008152ED" w:rsidRPr="00AE061E" w:rsidDel="002E4348">
          <w:rPr>
            <w:rFonts w:ascii="Times New Roman" w:hAnsi="Times New Roman" w:cs="Times New Roman"/>
            <w:color w:val="000000"/>
            <w:lang w:val="en-GB"/>
          </w:rPr>
          <w:delText xml:space="preserve">process </w:delText>
        </w:r>
      </w:del>
      <w:ins w:id="132" w:author="Grant Adams" w:date="2021-08-02T11:50:00Z">
        <w:r w:rsidR="002E4348">
          <w:rPr>
            <w:rFonts w:ascii="Times New Roman" w:hAnsi="Times New Roman" w:cs="Times New Roman"/>
            <w:color w:val="000000"/>
            <w:lang w:val="en-GB"/>
          </w:rPr>
          <w:t>variation</w:t>
        </w:r>
        <w:r w:rsidR="002E4348" w:rsidRPr="00AE061E">
          <w:rPr>
            <w:rFonts w:ascii="Times New Roman" w:hAnsi="Times New Roman" w:cs="Times New Roman"/>
            <w:color w:val="000000"/>
            <w:lang w:val="en-GB"/>
          </w:rPr>
          <w:t xml:space="preserve"> </w:t>
        </w:r>
      </w:ins>
      <w:del w:id="133" w:author="Grant Adams" w:date="2021-08-02T11:50:00Z">
        <w:r w:rsidR="008152ED" w:rsidRPr="00AE061E" w:rsidDel="002E4348">
          <w:rPr>
            <w:rFonts w:ascii="Times New Roman" w:hAnsi="Times New Roman" w:cs="Times New Roman"/>
            <w:color w:val="000000"/>
            <w:lang w:val="en-GB"/>
          </w:rPr>
          <w:delText>errors were</w:delText>
        </w:r>
      </w:del>
      <w:ins w:id="134" w:author="Grant Adams" w:date="2021-08-02T11:50:00Z">
        <w:r w:rsidR="002E4348">
          <w:rPr>
            <w:rFonts w:ascii="Times New Roman" w:hAnsi="Times New Roman" w:cs="Times New Roman"/>
            <w:color w:val="000000"/>
            <w:lang w:val="en-GB"/>
          </w:rPr>
          <w:t xml:space="preserve">was accounted for </w:t>
        </w:r>
      </w:ins>
      <w:del w:id="135" w:author="Grant Adams" w:date="2021-08-02T11:51:00Z">
        <w:r w:rsidR="008152ED" w:rsidRPr="00AE061E" w:rsidDel="002E4348">
          <w:rPr>
            <w:rFonts w:ascii="Times New Roman" w:hAnsi="Times New Roman" w:cs="Times New Roman"/>
            <w:color w:val="000000"/>
            <w:lang w:val="en-GB"/>
          </w:rPr>
          <w:delText xml:space="preserve"> </w:delText>
        </w:r>
      </w:del>
      <w:del w:id="136" w:author="Grant Adams" w:date="2021-08-02T11:50:00Z">
        <w:r w:rsidR="008152ED" w:rsidRPr="00AE061E" w:rsidDel="002E4348">
          <w:rPr>
            <w:rFonts w:ascii="Times New Roman" w:hAnsi="Times New Roman" w:cs="Times New Roman"/>
            <w:color w:val="000000"/>
            <w:lang w:val="en-GB"/>
          </w:rPr>
          <w:delText xml:space="preserve">then added </w:delText>
        </w:r>
      </w:del>
      <w:r w:rsidR="008152ED" w:rsidRPr="00AE061E">
        <w:rPr>
          <w:rFonts w:ascii="Times New Roman" w:hAnsi="Times New Roman" w:cs="Times New Roman"/>
          <w:color w:val="000000"/>
          <w:lang w:val="en-GB"/>
        </w:rPr>
        <w:t xml:space="preserve">by adding normally distributed </w:t>
      </w:r>
      <w:r w:rsidR="008152ED" w:rsidRPr="00AE061E">
        <w:rPr>
          <w:rFonts w:ascii="Times New Roman" w:hAnsi="Times New Roman" w:cs="Times New Roman"/>
          <w:color w:val="000000"/>
          <w:lang w:val="en-GB"/>
        </w:rPr>
        <w:lastRenderedPageBreak/>
        <w:t xml:space="preserve">deviates of annual calf (0; S.D. 0.097; </w:t>
      </w:r>
      <w:r w:rsidR="00EF176A">
        <w:rPr>
          <w:rFonts w:ascii="Times New Roman" w:hAnsi="Times New Roman" w:cs="Times New Roman"/>
          <w:lang w:val="en-GB"/>
        </w:rPr>
        <w:t>[88]</w:t>
      </w:r>
      <w:r w:rsidR="0005415C">
        <w:rPr>
          <w:rFonts w:ascii="Times New Roman" w:hAnsi="Times New Roman" w:cs="Times New Roman"/>
          <w:lang w:val="en-GB"/>
        </w:rPr>
        <w:t>)</w:t>
      </w:r>
      <w:r w:rsidR="008152ED" w:rsidRPr="00AE061E">
        <w:rPr>
          <w:rFonts w:ascii="Times New Roman" w:hAnsi="Times New Roman" w:cs="Times New Roman"/>
          <w:color w:val="000000"/>
          <w:lang w:val="en-GB"/>
        </w:rPr>
        <w:t xml:space="preserve"> and adult survival (0; S.D. 0.19423</w:t>
      </w:r>
      <w:ins w:id="137" w:author="Grant Adams" w:date="2021-08-02T11:52:00Z">
        <w:r w:rsidR="002E4348">
          <w:rPr>
            <w:rFonts w:ascii="Times New Roman" w:hAnsi="Times New Roman" w:cs="Times New Roman"/>
            <w:color w:val="000000"/>
            <w:lang w:val="en-GB"/>
          </w:rPr>
          <w:t xml:space="preserve">) estimated from </w:t>
        </w:r>
        <w:r w:rsidR="002E4348" w:rsidRPr="00AE061E">
          <w:rPr>
            <w:rFonts w:ascii="Times New Roman" w:hAnsi="Times New Roman" w:cs="Times New Roman"/>
            <w:color w:val="000000"/>
            <w:lang w:val="en-GB"/>
          </w:rPr>
          <w:t xml:space="preserve">North Atlantic Right </w:t>
        </w:r>
        <w:r w:rsidR="002E4348">
          <w:rPr>
            <w:rFonts w:ascii="Times New Roman" w:hAnsi="Times New Roman" w:cs="Times New Roman"/>
            <w:color w:val="000000"/>
            <w:lang w:val="en-GB"/>
          </w:rPr>
          <w:t>W</w:t>
        </w:r>
        <w:r w:rsidR="002E4348" w:rsidRPr="00AE061E">
          <w:rPr>
            <w:rFonts w:ascii="Times New Roman" w:hAnsi="Times New Roman" w:cs="Times New Roman"/>
            <w:color w:val="000000"/>
            <w:lang w:val="en-GB"/>
          </w:rPr>
          <w:t>hales</w:t>
        </w:r>
        <w:r w:rsidR="002E4348">
          <w:rPr>
            <w:rFonts w:ascii="Times New Roman" w:hAnsi="Times New Roman" w:cs="Times New Roman"/>
            <w:color w:val="000000"/>
            <w:lang w:val="en-GB"/>
          </w:rPr>
          <w:t xml:space="preserve"> </w:t>
        </w:r>
      </w:ins>
      <w:del w:id="138" w:author="Grant Adams" w:date="2021-08-02T11:51:00Z">
        <w:r w:rsidR="008152ED" w:rsidRPr="00AE061E" w:rsidDel="002E4348">
          <w:rPr>
            <w:rFonts w:ascii="Times New Roman" w:hAnsi="Times New Roman" w:cs="Times New Roman"/>
            <w:color w:val="000000"/>
            <w:lang w:val="en-GB"/>
          </w:rPr>
          <w:delText xml:space="preserve">; </w:delText>
        </w:r>
      </w:del>
      <w:r w:rsidR="0035376C">
        <w:rPr>
          <w:rFonts w:ascii="Times New Roman" w:hAnsi="Times New Roman" w:cs="Times New Roman"/>
          <w:color w:val="000000"/>
          <w:lang w:val="en-GB"/>
        </w:rPr>
        <w:t>[89]</w:t>
      </w:r>
      <w:del w:id="139" w:author="Grant Adams" w:date="2021-08-02T11:52:00Z">
        <w:r w:rsidR="00AE061E" w:rsidRPr="00507E52" w:rsidDel="002E4348">
          <w:rPr>
            <w:rStyle w:val="CommentReference"/>
            <w:rFonts w:ascii="Times New Roman" w:hAnsi="Times New Roman" w:cs="Times New Roman"/>
            <w:sz w:val="22"/>
            <w:szCs w:val="22"/>
            <w:lang w:val="en-US"/>
          </w:rPr>
          <w:delText>)</w:delText>
        </w:r>
      </w:del>
      <w:r w:rsidR="00AE061E" w:rsidRPr="00507E52">
        <w:rPr>
          <w:rStyle w:val="CommentReference"/>
          <w:rFonts w:ascii="Times New Roman" w:hAnsi="Times New Roman" w:cs="Times New Roman"/>
          <w:sz w:val="22"/>
          <w:szCs w:val="22"/>
          <w:lang w:val="en-US"/>
        </w:rPr>
        <w:t>.</w:t>
      </w:r>
      <w:r w:rsidR="008152ED" w:rsidRPr="00AE061E">
        <w:rPr>
          <w:rFonts w:ascii="Times New Roman" w:hAnsi="Times New Roman" w:cs="Times New Roman"/>
          <w:color w:val="000000"/>
          <w:lang w:val="en-GB"/>
        </w:rPr>
        <w:t xml:space="preserve"> </w:t>
      </w:r>
      <w:r w:rsidR="007B1F2B" w:rsidRPr="00AE061E">
        <w:rPr>
          <w:rFonts w:ascii="Times New Roman" w:hAnsi="Times New Roman" w:cs="Times New Roman"/>
          <w:color w:val="000000"/>
          <w:lang w:val="en-GB"/>
        </w:rPr>
        <w:t xml:space="preserve">To our knowledge, there are no current estimates of interannual variation in adult mortality rate of SRW. We therefore assumed interannual variation in </w:t>
      </w:r>
      <w:r w:rsidR="008152ED" w:rsidRPr="00AE061E">
        <w:rPr>
          <w:rFonts w:ascii="Times New Roman" w:hAnsi="Times New Roman" w:cs="Times New Roman"/>
          <w:color w:val="000000"/>
          <w:lang w:val="en-GB"/>
        </w:rPr>
        <w:t xml:space="preserve">the log-odds of </w:t>
      </w:r>
      <w:r w:rsidR="007B1F2B" w:rsidRPr="00AE061E">
        <w:rPr>
          <w:rFonts w:ascii="Times New Roman" w:hAnsi="Times New Roman" w:cs="Times New Roman"/>
          <w:color w:val="000000"/>
          <w:lang w:val="en-GB"/>
        </w:rPr>
        <w:t xml:space="preserve">survival of SRW was </w:t>
      </w:r>
      <w:proofErr w:type="gramStart"/>
      <w:r w:rsidR="007B1F2B" w:rsidRPr="00AE061E">
        <w:rPr>
          <w:rFonts w:ascii="Times New Roman" w:hAnsi="Times New Roman" w:cs="Times New Roman"/>
          <w:color w:val="000000"/>
          <w:lang w:val="en-GB"/>
        </w:rPr>
        <w:t>similar to</w:t>
      </w:r>
      <w:proofErr w:type="gramEnd"/>
      <w:r w:rsidR="007B1F2B" w:rsidRPr="00AE061E">
        <w:rPr>
          <w:rFonts w:ascii="Times New Roman" w:hAnsi="Times New Roman" w:cs="Times New Roman"/>
          <w:color w:val="000000"/>
          <w:lang w:val="en-GB"/>
        </w:rPr>
        <w:t xml:space="preserve"> that </w:t>
      </w:r>
      <w:r w:rsidR="008152ED" w:rsidRPr="00AE061E">
        <w:rPr>
          <w:rFonts w:ascii="Times New Roman" w:hAnsi="Times New Roman" w:cs="Times New Roman"/>
          <w:color w:val="000000"/>
          <w:lang w:val="en-GB"/>
        </w:rPr>
        <w:t>estimated for</w:t>
      </w:r>
      <w:r w:rsidR="007B1F2B" w:rsidRPr="00AE061E">
        <w:rPr>
          <w:rFonts w:ascii="Times New Roman" w:hAnsi="Times New Roman" w:cs="Times New Roman"/>
          <w:color w:val="000000"/>
          <w:lang w:val="en-GB"/>
        </w:rPr>
        <w:t xml:space="preserve"> North Atlantic Right whales.</w:t>
      </w:r>
      <w:r w:rsidR="00AE061E">
        <w:rPr>
          <w:rFonts w:ascii="Times New Roman" w:hAnsi="Times New Roman" w:cs="Times New Roman"/>
          <w:color w:val="000000"/>
          <w:lang w:val="en-GB"/>
        </w:rPr>
        <w:t xml:space="preserve"> Variance in the population at equilibrium likely represents the lower bound in process error of the total population given that we ignore process error in reproduction. The upper bound of the uniform distribution was derived by multiplying the lower bound by 10. </w:t>
      </w:r>
    </w:p>
    <w:p w14:paraId="1757F935" w14:textId="7A8DC1DD"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determined by the interaction of the priors and inputted catch records within the model formulation. The post-model-pre-data distribution </w:t>
      </w:r>
      <w:r w:rsidR="00240209">
        <w:rPr>
          <w:rFonts w:ascii="Times New Roman" w:hAnsi="Times New Roman" w:cs="Times New Roman"/>
          <w:lang w:val="en-GB"/>
        </w:rPr>
        <w:t xml:space="preserve">was </w:t>
      </w:r>
      <w:r w:rsidRPr="009226CF">
        <w:rPr>
          <w:rFonts w:ascii="Times New Roman" w:hAnsi="Times New Roman" w:cs="Times New Roman"/>
          <w:lang w:val="en-GB"/>
        </w:rPr>
        <w:t xml:space="preserve">compared 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66FF713D" w14:textId="230C5A55" w:rsidR="00BB5952" w:rsidRDefault="007D36E3">
      <w:pPr>
        <w:autoSpaceDE w:val="0"/>
        <w:autoSpaceDN w:val="0"/>
        <w:adjustRightInd w:val="0"/>
        <w:spacing w:after="0" w:line="360" w:lineRule="auto"/>
        <w:rPr>
          <w:rFonts w:ascii="Times New Roman" w:eastAsiaTheme="minorEastAsia" w:hAnsi="Times New Roman" w:cs="Times New Roman"/>
          <w:lang w:val="en-GB"/>
        </w:rPr>
      </w:pPr>
      <w:r w:rsidRPr="00FE40C6">
        <w:rPr>
          <w:rFonts w:ascii="Times New Roman" w:hAnsi="Times New Roman" w:cs="Times New Roman"/>
          <w:lang w:val="en-GB"/>
        </w:rPr>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r w:rsidR="00953790">
        <w:rPr>
          <w:rFonts w:ascii="Times New Roman" w:hAnsi="Times New Roman" w:cs="Times New Roman"/>
          <w:lang w:val="en-GB"/>
        </w:rPr>
        <w:t>1</w:t>
      </w:r>
      <w:r w:rsidR="005A328A">
        <w:rPr>
          <w:rFonts w:ascii="Times New Roman" w:hAnsi="Times New Roman" w:cs="Times New Roman"/>
          <w:lang w:val="en-GB"/>
        </w:rPr>
        <w:t>4</w:t>
      </w:r>
      <w:r w:rsidR="0098776B">
        <w:rPr>
          <w:rFonts w:ascii="Times New Roman" w:hAnsi="Times New Roman" w:cs="Times New Roman"/>
          <w:lang w:val="en-GB"/>
        </w:rPr>
        <w:t xml:space="preserve"> </w:t>
      </w:r>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r w:rsidR="00BF6D26">
        <w:rPr>
          <w:rFonts w:ascii="Times New Roman" w:hAnsi="Times New Roman" w:cs="Times New Roman"/>
          <w:lang w:val="en-GB"/>
        </w:rPr>
        <w:t xml:space="preserve"> (Table </w:t>
      </w:r>
      <w:r w:rsidR="00B01A08">
        <w:rPr>
          <w:rFonts w:ascii="Times New Roman" w:hAnsi="Times New Roman" w:cs="Times New Roman"/>
          <w:lang w:val="en-GB"/>
        </w:rPr>
        <w:t>S4</w:t>
      </w:r>
      <w:r w:rsidR="00BF6D26">
        <w:rPr>
          <w:rFonts w:ascii="Times New Roman" w:hAnsi="Times New Roman" w:cs="Times New Roman"/>
          <w:lang w:val="en-GB"/>
        </w:rPr>
        <w:t>)</w:t>
      </w:r>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0F54B9">
        <w:rPr>
          <w:rFonts w:ascii="Times New Roman" w:eastAsiaTheme="minorEastAsia" w:hAnsi="Times New Roman" w:cs="Times New Roman"/>
          <w:color w:val="000000"/>
          <w:lang w:val="en-GB"/>
        </w:rPr>
        <w:t xml:space="preserve">, and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 xml:space="preserve">Scenario </w:t>
      </w:r>
      <w:proofErr w:type="spellStart"/>
      <w:r w:rsidR="00B95E9C" w:rsidRPr="00AD1A9F">
        <w:rPr>
          <w:rFonts w:ascii="Times New Roman" w:hAnsi="Times New Roman" w:cs="Times New Roman"/>
          <w:lang w:val="en-GB"/>
        </w:rPr>
        <w:t>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w:t>
      </w:r>
      <w:proofErr w:type="spellEnd"/>
      <w:r w:rsidR="00B95E9C" w:rsidRPr="00AD1A9F">
        <w:rPr>
          <w:rFonts w:ascii="Times New Roman" w:hAnsi="Times New Roman" w:cs="Times New Roman"/>
          <w:lang w:val="en-GB"/>
        </w:rPr>
        <w:t xml:space="preserve">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r w:rsidR="005A328A">
        <w:rPr>
          <w:rFonts w:ascii="Times New Roman" w:hAnsi="Times New Roman" w:cs="Times New Roman"/>
          <w:lang w:val="en-GB"/>
        </w:rPr>
        <w:t xml:space="preserve"> a vaguely informative lognormal prior</w:t>
      </w:r>
      <w:r w:rsidR="005A328A" w:rsidRPr="006274AA">
        <w:rPr>
          <w:rFonts w:ascii="Times New Roman" w:hAnsi="Times New Roman" w:cs="Times New Roman"/>
          <w:lang w:val="en-GB"/>
        </w:rPr>
        <w:t xml:space="preserve"> </w:t>
      </w:r>
      <w:r w:rsidR="005A328A">
        <w:rPr>
          <w:rFonts w:ascii="Times New Roman" w:hAnsi="Times New Roman" w:cs="Times New Roman"/>
          <w:lang w:val="en-GB"/>
        </w:rPr>
        <w:t>distribution was used for</w:t>
      </w:r>
      <w:r w:rsidR="005A328A" w:rsidRPr="006274AA">
        <w:rPr>
          <w:rFonts w:ascii="Times New Roman" w:hAnsi="Times New Roman" w:cs="Times New Roman"/>
          <w:lang w:val="en-GB"/>
        </w:rPr>
        <w:t xml:space="preserve">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Pr>
          <w:rFonts w:ascii="Times New Roman" w:hAnsi="Times New Roman" w:cs="Times New Roman"/>
          <w:lang w:val="en-GB"/>
        </w:rPr>
        <w:t xml:space="preserve"> with a mean of 0.069. </w:t>
      </w:r>
      <w:r w:rsidR="005A328A" w:rsidRPr="00AD1A9F">
        <w:rPr>
          <w:rFonts w:ascii="Times New Roman" w:hAnsi="Times New Roman" w:cs="Times New Roman"/>
          <w:lang w:val="en-GB"/>
        </w:rPr>
        <w:t>Distribution parameters were computed from SRW life-history data [2</w:t>
      </w:r>
      <w:r w:rsidR="00FB0689">
        <w:rPr>
          <w:rFonts w:ascii="Times New Roman" w:hAnsi="Times New Roman" w:cs="Times New Roman"/>
          <w:lang w:val="en-GB"/>
        </w:rPr>
        <w:t>2</w:t>
      </w:r>
      <w:r w:rsidR="005A328A" w:rsidRPr="00AD1A9F">
        <w:rPr>
          <w:rFonts w:ascii="Times New Roman" w:hAnsi="Times New Roman" w:cs="Times New Roman"/>
          <w:lang w:val="en-GB"/>
        </w:rPr>
        <w:t>,</w:t>
      </w:r>
      <w:r w:rsidR="00270EE8">
        <w:rPr>
          <w:rFonts w:ascii="Times New Roman" w:hAnsi="Times New Roman" w:cs="Times New Roman"/>
          <w:lang w:val="en-GB"/>
        </w:rPr>
        <w:t>87</w:t>
      </w:r>
      <w:r w:rsidR="005A328A" w:rsidRPr="00AD1A9F">
        <w:rPr>
          <w:rFonts w:ascii="Times New Roman" w:hAnsi="Times New Roman" w:cs="Times New Roman"/>
          <w:lang w:val="en-GB"/>
        </w:rPr>
        <w:t xml:space="preserve">] with </w:t>
      </w:r>
      <w:r w:rsidR="005A328A">
        <w:rPr>
          <w:rFonts w:ascii="Times New Roman" w:hAnsi="Times New Roman" w:cs="Times New Roman"/>
          <w:lang w:val="en-GB"/>
        </w:rPr>
        <w:t xml:space="preserve">a </w:t>
      </w:r>
      <w:r w:rsidR="005A328A" w:rsidRPr="00AD1A9F">
        <w:rPr>
          <w:rFonts w:ascii="Times New Roman" w:hAnsi="Times New Roman" w:cs="Times New Roman"/>
          <w:lang w:val="en-GB"/>
        </w:rPr>
        <w:t xml:space="preserve">CV of 50%, </w:t>
      </w:r>
      <w:r w:rsidR="005A328A">
        <w:rPr>
          <w:rFonts w:ascii="Times New Roman" w:hAnsi="Times New Roman" w:cs="Times New Roman"/>
          <w:lang w:val="en-GB"/>
        </w:rPr>
        <w:t xml:space="preserve">enabling </w:t>
      </w:r>
      <w:r w:rsidR="005A328A" w:rsidRPr="00AD1A9F">
        <w:rPr>
          <w:rFonts w:ascii="Times New Roman" w:hAnsi="Times New Roman" w:cs="Times New Roman"/>
          <w:lang w:val="en-GB"/>
        </w:rPr>
        <w:t xml:space="preserve">sufficient flexibility to </w:t>
      </w:r>
      <w:r w:rsidR="005A328A">
        <w:rPr>
          <w:rFonts w:ascii="Times New Roman" w:hAnsi="Times New Roman" w:cs="Times New Roman"/>
          <w:lang w:val="en-GB"/>
        </w:rPr>
        <w:t xml:space="preserve">be able to </w:t>
      </w:r>
      <w:r w:rsidR="005A328A" w:rsidRPr="00AD1A9F">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sidRPr="00AD1A9F">
        <w:rPr>
          <w:rFonts w:ascii="Times New Roman" w:hAnsi="Times New Roman" w:cs="Times New Roman"/>
          <w:lang w:val="en-GB"/>
        </w:rPr>
        <w:t>.</w:t>
      </w:r>
      <w:r w:rsidR="00D836CC">
        <w:rPr>
          <w:rFonts w:ascii="Times New Roman" w:hAnsi="Times New Roman" w:cs="Times New Roman"/>
          <w:lang w:val="en-GB"/>
        </w:rPr>
        <w:t xml:space="preserve"> </w:t>
      </w:r>
      <w:r w:rsidR="00BF6D26">
        <w:rPr>
          <w:rFonts w:ascii="Times New Roman" w:hAnsi="Times New Roman" w:cs="Times New Roman"/>
          <w:lang w:val="en-GB"/>
        </w:rPr>
        <w:t xml:space="preserve">In </w:t>
      </w:r>
      <w:proofErr w:type="spellStart"/>
      <w:r w:rsidR="00BF6D26">
        <w:rPr>
          <w:rFonts w:ascii="Times New Roman" w:hAnsi="Times New Roman" w:cs="Times New Roman"/>
          <w:lang w:val="en-GB"/>
        </w:rPr>
        <w:t>Scen</w:t>
      </w:r>
      <w:proofErr w:type="spellEnd"/>
      <w:r w:rsidR="00BF6D26">
        <w:rPr>
          <w:rFonts w:ascii="Times New Roman" w:hAnsi="Times New Roman" w:cs="Times New Roman"/>
          <w:lang w:val="en-GB"/>
        </w:rPr>
        <w:t xml:space="preserve"> 2, </w:t>
      </w:r>
      <w:r w:rsidR="000C097C" w:rsidRPr="00AD1A9F">
        <w:rPr>
          <w:rFonts w:ascii="Times New Roman" w:hAnsi="Times New Roman" w:cs="Times New Roman"/>
          <w:lang w:val="en-GB"/>
        </w:rPr>
        <w:t>a</w:t>
      </w:r>
      <w:r w:rsidR="005A328A">
        <w:rPr>
          <w:rFonts w:ascii="Times New Roman" w:hAnsi="Times New Roman" w:cs="Times New Roman"/>
          <w:lang w:val="en-GB"/>
        </w:rPr>
        <w:t xml:space="preserve"> CV of 30% was used to evaluate the sensitivity of the posterior distribution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5A328A">
        <w:rPr>
          <w:rFonts w:ascii="Times New Roman" w:eastAsiaTheme="minorEastAsia" w:hAnsi="Times New Roman" w:cs="Times New Roman"/>
          <w:lang w:val="en-GB"/>
        </w:rPr>
        <w:t xml:space="preserve"> to</w:t>
      </w:r>
      <w:r w:rsidR="005A328A">
        <w:rPr>
          <w:rFonts w:ascii="Times New Roman" w:hAnsi="Times New Roman" w:cs="Times New Roman"/>
          <w:lang w:val="en-GB"/>
        </w:rPr>
        <w:t xml:space="preserve"> a more informative prior distribution. In </w:t>
      </w:r>
      <w:proofErr w:type="spellStart"/>
      <w:r w:rsidR="005A328A">
        <w:rPr>
          <w:rFonts w:ascii="Times New Roman" w:hAnsi="Times New Roman" w:cs="Times New Roman"/>
          <w:lang w:val="en-GB"/>
        </w:rPr>
        <w:t>Scen</w:t>
      </w:r>
      <w:proofErr w:type="spellEnd"/>
      <w:r w:rsidR="005A328A">
        <w:rPr>
          <w:rFonts w:ascii="Times New Roman" w:hAnsi="Times New Roman" w:cs="Times New Roman"/>
          <w:lang w:val="en-GB"/>
        </w:rPr>
        <w:t xml:space="preserve"> 3, a</w:t>
      </w:r>
      <w:r w:rsidR="00BF6D26">
        <w:rPr>
          <w:rFonts w:ascii="Times New Roman" w:hAnsi="Times New Roman" w:cs="Times New Roman"/>
          <w:lang w:val="en-GB"/>
        </w:rPr>
        <w:t xml:space="preserve"> </w:t>
      </w:r>
      <w:r w:rsidR="00246A3E">
        <w:rPr>
          <w:rFonts w:ascii="Times New Roman" w:hAnsi="Times New Roman" w:cs="Times New Roman"/>
          <w:lang w:val="en-GB"/>
        </w:rPr>
        <w:t>truncated</w:t>
      </w:r>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w:t>
      </w:r>
      <w:r w:rsidR="00BF6D26">
        <w:rPr>
          <w:rFonts w:ascii="Times New Roman" w:hAnsi="Times New Roman" w:cs="Times New Roman"/>
          <w:lang w:val="en-GB"/>
        </w:rPr>
        <w:t>lognormal prior</w:t>
      </w:r>
      <w:r w:rsidR="00FB4546" w:rsidRPr="00AD1A9F">
        <w:rPr>
          <w:rFonts w:ascii="Times New Roman" w:hAnsi="Times New Roman" w:cs="Times New Roman"/>
          <w:lang w:val="en-GB"/>
        </w:rPr>
        <w:t xml:space="preserve">. </w:t>
      </w:r>
      <w:r w:rsidR="00BF6D26" w:rsidRPr="00AD1A9F">
        <w:rPr>
          <w:rFonts w:ascii="Times New Roman" w:hAnsi="Times New Roman" w:cs="Times New Roman"/>
          <w:lang w:val="en-GB"/>
        </w:rPr>
        <w:t>Th</w:t>
      </w:r>
      <w:r w:rsidR="00201BAA">
        <w:rPr>
          <w:rFonts w:ascii="Times New Roman" w:hAnsi="Times New Roman" w:cs="Times New Roman"/>
          <w:lang w:val="en-GB"/>
        </w:rPr>
        <w:t>e</w:t>
      </w:r>
      <w:r w:rsidR="00BF6D26" w:rsidRPr="00AD1A9F">
        <w:rPr>
          <w:rFonts w:ascii="Times New Roman" w:hAnsi="Times New Roman" w:cs="Times New Roman"/>
          <w:lang w:val="en-GB"/>
        </w:rPr>
        <w:t xml:space="preserve"> prior was truncated at</w:t>
      </w:r>
      <w:r w:rsidR="00201BAA">
        <w:rPr>
          <w:rFonts w:ascii="Times New Roman" w:hAnsi="Times New Roman" w:cs="Times New Roman"/>
          <w:lang w:val="en-GB"/>
        </w:rPr>
        <w:t xml:space="preserve"> 2% and</w:t>
      </w:r>
      <w:r w:rsidR="00BF6D26" w:rsidRPr="00AD1A9F">
        <w:rPr>
          <w:rFonts w:ascii="Times New Roman" w:hAnsi="Times New Roman" w:cs="Times New Roman"/>
          <w:lang w:val="en-GB"/>
        </w:rPr>
        <w:t xml:space="preserve"> 11% (</w:t>
      </w:r>
      <w:r w:rsidR="005A328A">
        <w:rPr>
          <w:rFonts w:ascii="Times New Roman" w:hAnsi="Times New Roman" w:cs="Times New Roman"/>
          <w:lang w:val="en-GB"/>
        </w:rPr>
        <w:t xml:space="preserve">minimum and </w:t>
      </w:r>
      <w:r w:rsidR="00BF6D26" w:rsidRPr="00AD1A9F">
        <w:rPr>
          <w:rFonts w:ascii="Times New Roman" w:hAnsi="Times New Roman" w:cs="Times New Roman"/>
          <w:lang w:val="en-GB"/>
        </w:rPr>
        <w:t>maximum plausible) [</w:t>
      </w:r>
      <w:r w:rsidR="00133364">
        <w:rPr>
          <w:rFonts w:ascii="Times New Roman" w:hAnsi="Times New Roman" w:cs="Times New Roman"/>
          <w:lang w:val="en-GB"/>
        </w:rPr>
        <w:t>87</w:t>
      </w:r>
      <w:r w:rsidR="00BF6D26" w:rsidRPr="00AD1A9F">
        <w:rPr>
          <w:rFonts w:ascii="Times New Roman" w:hAnsi="Times New Roman" w:cs="Times New Roman"/>
          <w:lang w:val="en-GB"/>
        </w:rPr>
        <w:t>]</w:t>
      </w:r>
      <w:r w:rsidR="00201BAA">
        <w:rPr>
          <w:rFonts w:ascii="Times New Roman" w:hAnsi="Times New Roman" w:cs="Times New Roman"/>
          <w:lang w:val="en-GB"/>
        </w:rPr>
        <w:t xml:space="preserve">. </w:t>
      </w:r>
      <w:commentRangeStart w:id="140"/>
      <w:r w:rsidR="009E2164" w:rsidRPr="00F531C7">
        <w:rPr>
          <w:rFonts w:ascii="Times New Roman" w:hAnsi="Times New Roman" w:cs="Times New Roman"/>
          <w:highlight w:val="yellow"/>
          <w:lang w:val="en-GB"/>
        </w:rPr>
        <w:t xml:space="preserve">In </w:t>
      </w:r>
      <w:r w:rsidR="001A0B3E" w:rsidRPr="00F531C7">
        <w:rPr>
          <w:rFonts w:ascii="Times New Roman" w:hAnsi="Times New Roman" w:cs="Times New Roman"/>
          <w:highlight w:val="yellow"/>
          <w:lang w:val="en-GB"/>
        </w:rPr>
        <w:t>scenario</w:t>
      </w:r>
      <w:r w:rsidR="009E2164" w:rsidRPr="00F531C7">
        <w:rPr>
          <w:rFonts w:ascii="Times New Roman" w:hAnsi="Times New Roman" w:cs="Times New Roman"/>
          <w:highlight w:val="yellow"/>
          <w:lang w:val="en-GB"/>
        </w:rPr>
        <w:t>s</w:t>
      </w:r>
      <w:r w:rsidR="001A0B3E" w:rsidRPr="00F531C7">
        <w:rPr>
          <w:rFonts w:ascii="Times New Roman" w:hAnsi="Times New Roman" w:cs="Times New Roman"/>
          <w:highlight w:val="yellow"/>
          <w:lang w:val="en-GB"/>
        </w:rPr>
        <w:t xml:space="preserve"> </w:t>
      </w:r>
      <w:proofErr w:type="spellStart"/>
      <w:r w:rsidR="009E2164" w:rsidRPr="00F531C7">
        <w:rPr>
          <w:rFonts w:ascii="Times New Roman" w:hAnsi="Times New Roman" w:cs="Times New Roman"/>
          <w:highlight w:val="yellow"/>
          <w:lang w:val="en-GB"/>
        </w:rPr>
        <w:t>S</w:t>
      </w:r>
      <w:r w:rsidR="00E97710" w:rsidRPr="00F531C7">
        <w:rPr>
          <w:rFonts w:ascii="Times New Roman" w:hAnsi="Times New Roman" w:cs="Times New Roman"/>
          <w:highlight w:val="yellow"/>
          <w:lang w:val="en-GB"/>
        </w:rPr>
        <w:t>c</w:t>
      </w:r>
      <w:r w:rsidR="009E2164" w:rsidRPr="00F531C7">
        <w:rPr>
          <w:rFonts w:ascii="Times New Roman" w:hAnsi="Times New Roman" w:cs="Times New Roman"/>
          <w:highlight w:val="yellow"/>
          <w:lang w:val="en-GB"/>
        </w:rPr>
        <w:t>en</w:t>
      </w:r>
      <w:proofErr w:type="spellEnd"/>
      <w:r w:rsidR="009E2164" w:rsidRPr="00F531C7">
        <w:rPr>
          <w:rFonts w:ascii="Times New Roman" w:hAnsi="Times New Roman" w:cs="Times New Roman"/>
          <w:highlight w:val="yellow"/>
          <w:lang w:val="en-GB"/>
        </w:rPr>
        <w:t xml:space="preserve"> </w:t>
      </w:r>
      <w:r w:rsidR="00201BAA" w:rsidRPr="00F531C7">
        <w:rPr>
          <w:rFonts w:ascii="Times New Roman" w:hAnsi="Times New Roman" w:cs="Times New Roman"/>
          <w:highlight w:val="yellow"/>
          <w:lang w:val="en-GB"/>
        </w:rPr>
        <w:t>4</w:t>
      </w:r>
      <w:r w:rsidR="009E2164" w:rsidRPr="00F531C7">
        <w:rPr>
          <w:rFonts w:ascii="Times New Roman" w:hAnsi="Times New Roman" w:cs="Times New Roman"/>
          <w:highlight w:val="yellow"/>
          <w:lang w:val="en-GB"/>
        </w:rPr>
        <w:t xml:space="preserve"> and </w:t>
      </w:r>
      <w:proofErr w:type="spellStart"/>
      <w:r w:rsidR="009E2164" w:rsidRPr="00F531C7">
        <w:rPr>
          <w:rFonts w:ascii="Times New Roman" w:hAnsi="Times New Roman" w:cs="Times New Roman"/>
          <w:highlight w:val="yellow"/>
          <w:lang w:val="en-GB"/>
        </w:rPr>
        <w:t>S</w:t>
      </w:r>
      <w:r w:rsidR="00E97710" w:rsidRPr="00F531C7">
        <w:rPr>
          <w:rFonts w:ascii="Times New Roman" w:hAnsi="Times New Roman" w:cs="Times New Roman"/>
          <w:highlight w:val="yellow"/>
          <w:lang w:val="en-GB"/>
        </w:rPr>
        <w:t>c</w:t>
      </w:r>
      <w:r w:rsidR="009E2164" w:rsidRPr="00F531C7">
        <w:rPr>
          <w:rFonts w:ascii="Times New Roman" w:hAnsi="Times New Roman" w:cs="Times New Roman"/>
          <w:highlight w:val="yellow"/>
          <w:lang w:val="en-GB"/>
        </w:rPr>
        <w:t>en</w:t>
      </w:r>
      <w:proofErr w:type="spellEnd"/>
      <w:r w:rsidR="009E2164" w:rsidRPr="00F531C7">
        <w:rPr>
          <w:rFonts w:ascii="Times New Roman" w:hAnsi="Times New Roman" w:cs="Times New Roman"/>
          <w:highlight w:val="yellow"/>
          <w:lang w:val="en-GB"/>
        </w:rPr>
        <w:t xml:space="preserve"> </w:t>
      </w:r>
      <w:r w:rsidR="00201BAA" w:rsidRPr="00F531C7">
        <w:rPr>
          <w:rFonts w:ascii="Times New Roman" w:hAnsi="Times New Roman" w:cs="Times New Roman"/>
          <w:highlight w:val="yellow"/>
          <w:lang w:val="en-GB"/>
        </w:rPr>
        <w:t>5</w:t>
      </w:r>
      <w:r w:rsidR="001A0B3E" w:rsidRPr="00F531C7">
        <w:rPr>
          <w:rFonts w:ascii="Times New Roman" w:hAnsi="Times New Roman" w:cs="Times New Roman"/>
          <w:highlight w:val="yellow"/>
          <w:lang w:val="en-GB"/>
        </w:rPr>
        <w:t>,</w:t>
      </w:r>
      <w:r w:rsidR="0058056A" w:rsidRPr="00F531C7">
        <w:rPr>
          <w:rFonts w:ascii="Times New Roman" w:hAnsi="Times New Roman" w:cs="Times New Roman"/>
          <w:highlight w:val="yellow"/>
          <w:lang w:val="en-GB"/>
        </w:rPr>
        <w:t xml:space="preserve"> the </w:t>
      </w:r>
      <w:r w:rsidR="00953790" w:rsidRPr="00F531C7">
        <w:rPr>
          <w:rFonts w:ascii="Times New Roman" w:hAnsi="Times New Roman" w:cs="Times New Roman"/>
          <w:highlight w:val="yellow"/>
          <w:lang w:val="en-GB"/>
        </w:rPr>
        <w:t>upper bound of the uniform</w:t>
      </w:r>
      <w:r w:rsidR="0058056A" w:rsidRPr="00F531C7">
        <w:rPr>
          <w:rFonts w:ascii="Times New Roman" w:hAnsi="Times New Roman" w:cs="Times New Roman"/>
          <w:highlight w:val="yellow"/>
          <w:lang w:val="en-GB"/>
        </w:rPr>
        <w:t xml:space="preserve"> distribution on </w:t>
      </w:r>
      <m:oMath>
        <m:sSup>
          <m:sSupPr>
            <m:ctrlPr>
              <w:rPr>
                <w:rFonts w:ascii="Cambria Math" w:hAnsi="Cambria Math" w:cs="Times New Roman"/>
                <w:highlight w:val="yellow"/>
                <w:lang w:val="en-GB"/>
              </w:rPr>
            </m:ctrlPr>
          </m:sSupPr>
          <m:e>
            <m:r>
              <m:rPr>
                <m:sty m:val="p"/>
              </m:rPr>
              <w:rPr>
                <w:rFonts w:ascii="Cambria Math" w:hAnsi="Cambria Math" w:cs="Times New Roman"/>
                <w:highlight w:val="yellow"/>
                <w:lang w:val="en-GB"/>
              </w:rPr>
              <m:t>σ</m:t>
            </m:r>
          </m:e>
          <m:sup>
            <m:r>
              <m:rPr>
                <m:sty m:val="p"/>
              </m:rPr>
              <w:rPr>
                <w:rFonts w:ascii="Cambria Math" w:hAnsi="Cambria Math" w:cs="Times New Roman"/>
                <w:highlight w:val="yellow"/>
                <w:lang w:val="en-GB"/>
              </w:rPr>
              <m:t>2</m:t>
            </m:r>
          </m:sup>
        </m:sSup>
      </m:oMath>
      <w:r w:rsidR="0058056A" w:rsidRPr="00F531C7">
        <w:rPr>
          <w:rFonts w:ascii="Times New Roman" w:hAnsi="Times New Roman" w:cs="Times New Roman"/>
          <w:highlight w:val="yellow"/>
          <w:lang w:val="en-GB"/>
        </w:rPr>
        <w:t xml:space="preserve"> </w:t>
      </w:r>
      <w:r w:rsidR="00DE0A05" w:rsidRPr="00F531C7">
        <w:rPr>
          <w:rFonts w:ascii="Times New Roman" w:hAnsi="Times New Roman" w:cs="Times New Roman"/>
          <w:highlight w:val="yellow"/>
          <w:lang w:val="en-GB"/>
        </w:rPr>
        <w:t xml:space="preserve">was moved </w:t>
      </w:r>
      <w:r w:rsidR="0058056A" w:rsidRPr="00F531C7">
        <w:rPr>
          <w:rFonts w:ascii="Times New Roman" w:hAnsi="Times New Roman" w:cs="Times New Roman"/>
          <w:highlight w:val="yellow"/>
          <w:lang w:val="en-GB"/>
        </w:rPr>
        <w:t xml:space="preserve">to </w:t>
      </w:r>
      <w:del w:id="141" w:author="Maria Alejandra Romero" w:date="2021-07-31T00:42:00Z">
        <w:r w:rsidR="00953790" w:rsidRPr="00F531C7" w:rsidDel="00601460">
          <w:rPr>
            <w:rFonts w:ascii="Times New Roman" w:hAnsi="Times New Roman" w:cs="Times New Roman"/>
            <w:highlight w:val="yellow"/>
            <w:lang w:val="en-GB"/>
          </w:rPr>
          <w:delText xml:space="preserve">twice </w:delText>
        </w:r>
        <w:r w:rsidR="00DE0A05" w:rsidRPr="00F531C7" w:rsidDel="00601460">
          <w:rPr>
            <w:rFonts w:ascii="Times New Roman" w:hAnsi="Times New Roman" w:cs="Times New Roman"/>
            <w:highlight w:val="yellow"/>
            <w:lang w:val="en-GB"/>
          </w:rPr>
          <w:delText xml:space="preserve">and </w:delText>
        </w:r>
      </w:del>
      <w:r w:rsidR="00953790" w:rsidRPr="00F531C7">
        <w:rPr>
          <w:rFonts w:ascii="Times New Roman" w:hAnsi="Times New Roman" w:cs="Times New Roman"/>
          <w:highlight w:val="yellow"/>
          <w:lang w:val="en-GB"/>
        </w:rPr>
        <w:t xml:space="preserve">100 times </w:t>
      </w:r>
      <w:r w:rsidR="00601460">
        <w:rPr>
          <w:rFonts w:ascii="Times New Roman" w:hAnsi="Times New Roman" w:cs="Times New Roman"/>
          <w:highlight w:val="yellow"/>
          <w:lang w:val="en-GB"/>
        </w:rPr>
        <w:t xml:space="preserve">and </w:t>
      </w:r>
      <w:r w:rsidR="00601460" w:rsidRPr="00F531C7">
        <w:rPr>
          <w:rFonts w:ascii="Times New Roman" w:hAnsi="Times New Roman" w:cs="Times New Roman"/>
          <w:highlight w:val="yellow"/>
          <w:lang w:val="en-GB"/>
        </w:rPr>
        <w:t xml:space="preserve">twice </w:t>
      </w:r>
      <w:r w:rsidR="00953790" w:rsidRPr="00F531C7">
        <w:rPr>
          <w:rFonts w:ascii="Times New Roman" w:hAnsi="Times New Roman" w:cs="Times New Roman"/>
          <w:highlight w:val="yellow"/>
          <w:lang w:val="en-GB"/>
        </w:rPr>
        <w:t>the lower bound</w:t>
      </w:r>
      <w:r w:rsidR="00DE0A05" w:rsidRPr="00F531C7">
        <w:rPr>
          <w:rFonts w:ascii="Times New Roman" w:hAnsi="Times New Roman" w:cs="Times New Roman"/>
          <w:color w:val="000000"/>
          <w:highlight w:val="yellow"/>
          <w:lang w:val="en-GB"/>
        </w:rPr>
        <w:t xml:space="preserve">, </w:t>
      </w:r>
      <w:r w:rsidR="00525F39" w:rsidRPr="00F531C7">
        <w:rPr>
          <w:rFonts w:ascii="Times New Roman" w:hAnsi="Times New Roman" w:cs="Times New Roman"/>
          <w:color w:val="000000"/>
          <w:highlight w:val="yellow"/>
          <w:lang w:val="en-GB"/>
        </w:rPr>
        <w:t>respectively</w:t>
      </w:r>
      <w:r w:rsidR="0058056A" w:rsidRPr="0058056A">
        <w:rPr>
          <w:rFonts w:ascii="Times New Roman" w:hAnsi="Times New Roman" w:cs="Times New Roman"/>
          <w:color w:val="000000"/>
          <w:lang w:val="en-GB"/>
        </w:rPr>
        <w:t>.</w:t>
      </w:r>
      <w:r w:rsidR="006C19A0">
        <w:rPr>
          <w:rFonts w:ascii="Times New Roman" w:hAnsi="Times New Roman" w:cs="Times New Roman"/>
          <w:color w:val="000000"/>
          <w:lang w:val="en-GB"/>
        </w:rPr>
        <w:t xml:space="preserve"> </w:t>
      </w:r>
      <w:r w:rsidR="00C12D13">
        <w:rPr>
          <w:rFonts w:ascii="Times New Roman" w:hAnsi="Times New Roman" w:cs="Times New Roman"/>
          <w:color w:val="000000"/>
          <w:lang w:val="en-GB"/>
        </w:rPr>
        <w:t xml:space="preserve">In </w:t>
      </w:r>
      <w:commentRangeEnd w:id="140"/>
      <w:r w:rsidR="001D0B69">
        <w:rPr>
          <w:rStyle w:val="CommentReference"/>
        </w:rPr>
        <w:commentReference w:id="140"/>
      </w:r>
      <w:proofErr w:type="spellStart"/>
      <w:r w:rsidR="00C12D13">
        <w:rPr>
          <w:rFonts w:ascii="Times New Roman" w:hAnsi="Times New Roman" w:cs="Times New Roman"/>
          <w:color w:val="000000"/>
          <w:lang w:val="en-GB"/>
        </w:rPr>
        <w:t>Scen</w:t>
      </w:r>
      <w:proofErr w:type="spellEnd"/>
      <w:r w:rsidR="00C12D13">
        <w:rPr>
          <w:rFonts w:ascii="Times New Roman" w:hAnsi="Times New Roman" w:cs="Times New Roman"/>
          <w:color w:val="000000"/>
          <w:lang w:val="en-GB"/>
        </w:rPr>
        <w:t xml:space="preserve"> </w:t>
      </w:r>
      <w:r w:rsidR="00316E7D">
        <w:rPr>
          <w:rFonts w:ascii="Times New Roman" w:hAnsi="Times New Roman" w:cs="Times New Roman"/>
          <w:color w:val="000000"/>
          <w:lang w:val="en-GB"/>
        </w:rPr>
        <w:t>6</w:t>
      </w:r>
      <w:r w:rsidR="00C12D13">
        <w:rPr>
          <w:rFonts w:ascii="Times New Roman" w:hAnsi="Times New Roman" w:cs="Times New Roman"/>
          <w:color w:val="000000"/>
          <w:lang w:val="en-GB"/>
        </w:rPr>
        <w:t xml:space="preserve">, a uniform prior from 100 to 10,000 was used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C12D13">
        <w:rPr>
          <w:rFonts w:ascii="Times New Roman" w:eastAsiaTheme="minorEastAsia" w:hAnsi="Times New Roman" w:cs="Times New Roman"/>
          <w:lang w:val="en-GB"/>
        </w:rPr>
        <w:t xml:space="preserve"> for 2004.</w:t>
      </w:r>
      <w:r w:rsidR="00C12D13">
        <w:rPr>
          <w:rFonts w:ascii="Times New Roman" w:hAnsi="Times New Roman" w:cs="Times New Roman"/>
          <w:color w:val="000000"/>
          <w:lang w:val="en-GB"/>
        </w:rPr>
        <w:t xml:space="preserve"> </w:t>
      </w:r>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7</w:t>
      </w:r>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 xml:space="preserve">low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8</w:t>
      </w:r>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r w:rsidR="00316E7D">
        <w:rPr>
          <w:rFonts w:ascii="Times New Roman" w:hAnsi="Times New Roman" w:cs="Times New Roman"/>
          <w:lang w:val="en-GB"/>
        </w:rPr>
        <w:t>9</w:t>
      </w:r>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r w:rsidR="00C12D13">
        <w:rPr>
          <w:rFonts w:ascii="Times New Roman" w:hAnsi="Times New Roman" w:cs="Times New Roman"/>
          <w:lang w:val="en-GB"/>
        </w:rPr>
        <w:t>The `</w:t>
      </w:r>
      <w:r w:rsidR="00786C60">
        <w:rPr>
          <w:rFonts w:ascii="Times New Roman" w:hAnsi="Times New Roman" w:cs="Times New Roman"/>
          <w:lang w:val="en-GB"/>
        </w:rPr>
        <w:t>M</w:t>
      </w:r>
      <w:r w:rsidR="005E1484">
        <w:rPr>
          <w:rFonts w:ascii="Times New Roman" w:hAnsi="Times New Roman" w:cs="Times New Roman"/>
          <w:lang w:val="en-GB"/>
        </w:rPr>
        <w:t>inimum population size</w:t>
      </w:r>
      <w:r w:rsidR="00C12D13">
        <w:rPr>
          <w:rFonts w:ascii="Times New Roman" w:hAnsi="Times New Roman" w:cs="Times New Roman"/>
          <w:lang w:val="en-GB"/>
        </w:rPr>
        <w:t>` scenario</w:t>
      </w:r>
      <w:r w:rsidR="005E1484">
        <w:rPr>
          <w:rFonts w:ascii="Times New Roman" w:hAnsi="Times New Roman" w:cs="Times New Roman"/>
          <w:lang w:val="en-GB"/>
        </w:rPr>
        <w:t>s</w:t>
      </w:r>
      <w:r w:rsidR="00C12D13">
        <w:rPr>
          <w:rFonts w:ascii="Times New Roman" w:hAnsi="Times New Roman" w:cs="Times New Roman"/>
          <w:lang w:val="en-GB"/>
        </w:rPr>
        <w:t xml:space="preserve"> investigated the impact of an alternative </w:t>
      </w:r>
      <w:del w:id="142" w:author="Grant Adams" w:date="2021-08-02T11:54:00Z">
        <w:r w:rsidR="005E1484" w:rsidDel="002E4348">
          <w:rPr>
            <w:rFonts w:ascii="Times New Roman" w:hAnsi="Times New Roman" w:cs="Times New Roman"/>
            <w:lang w:val="en-GB"/>
          </w:rPr>
          <w:delText xml:space="preserve">minimum </w:delText>
        </w:r>
      </w:del>
      <w:r w:rsidR="005E1484">
        <w:rPr>
          <w:rFonts w:ascii="Times New Roman" w:hAnsi="Times New Roman" w:cs="Times New Roman"/>
          <w:lang w:val="en-GB"/>
        </w:rPr>
        <w:t xml:space="preserve">population </w:t>
      </w:r>
      <w:del w:id="143" w:author="Grant Adams" w:date="2021-08-02T11:54:00Z">
        <w:r w:rsidR="005E1484" w:rsidDel="002E4348">
          <w:rPr>
            <w:rFonts w:ascii="Times New Roman" w:hAnsi="Times New Roman" w:cs="Times New Roman"/>
            <w:lang w:val="en-GB"/>
          </w:rPr>
          <w:delText xml:space="preserve">sizes </w:delText>
        </w:r>
      </w:del>
      <w:ins w:id="144" w:author="Grant Adams" w:date="2021-08-02T11:54:00Z">
        <w:r w:rsidR="002E4348">
          <w:rPr>
            <w:rFonts w:ascii="Times New Roman" w:hAnsi="Times New Roman" w:cs="Times New Roman"/>
            <w:lang w:val="en-GB"/>
          </w:rPr>
          <w:t>constraints (</w:t>
        </w:r>
      </w:ins>
      <m:oMath>
        <m:sSub>
          <m:sSubPr>
            <m:ctrlPr>
              <w:ins w:id="145" w:author="Grant Adams" w:date="2021-08-02T11:54:00Z">
                <w:rPr>
                  <w:rFonts w:ascii="Cambria Math" w:hAnsi="Cambria Math" w:cs="Times New Roman"/>
                  <w:i/>
                  <w:lang w:val="en-GB"/>
                </w:rPr>
              </w:ins>
            </m:ctrlPr>
          </m:sSubPr>
          <m:e>
            <m:r>
              <w:ins w:id="146" w:author="Grant Adams" w:date="2021-08-02T11:54:00Z">
                <w:rPr>
                  <w:rFonts w:ascii="Cambria Math" w:hAnsi="Cambria Math" w:cs="Times New Roman"/>
                  <w:lang w:val="en-GB"/>
                </w:rPr>
                <m:t>N</m:t>
              </w:ins>
            </m:r>
          </m:e>
          <m:sub>
            <m:r>
              <w:ins w:id="147" w:author="Grant Adams" w:date="2021-08-02T11:54:00Z">
                <w:rPr>
                  <w:rFonts w:ascii="Cambria Math" w:hAnsi="Cambria Math" w:cs="Times New Roman"/>
                  <w:lang w:val="en-GB"/>
                </w:rPr>
                <m:t>c</m:t>
              </w:ins>
            </m:r>
          </m:sub>
        </m:sSub>
      </m:oMath>
      <w:ins w:id="148" w:author="Grant Adams" w:date="2021-08-02T11:54:00Z">
        <w:r w:rsidR="002E4348">
          <w:rPr>
            <w:rFonts w:ascii="Times New Roman" w:eastAsiaTheme="minorEastAsia" w:hAnsi="Times New Roman" w:cs="Times New Roman"/>
            <w:lang w:val="en-GB"/>
          </w:rPr>
          <w:t>)</w:t>
        </w:r>
        <w:r w:rsidR="002E4348">
          <w:rPr>
            <w:rFonts w:ascii="Times New Roman" w:hAnsi="Times New Roman" w:cs="Times New Roman"/>
            <w:lang w:val="en-GB"/>
          </w:rPr>
          <w:t xml:space="preserve"> </w:t>
        </w:r>
      </w:ins>
      <w:r w:rsidR="005E1484">
        <w:rPr>
          <w:rFonts w:ascii="Times New Roman" w:hAnsi="Times New Roman" w:cs="Times New Roman"/>
          <w:lang w:val="en-GB"/>
        </w:rPr>
        <w:t xml:space="preserve">based given multiple estimates of the number of </w:t>
      </w:r>
      <w:proofErr w:type="spellStart"/>
      <w:r w:rsidR="005E1484">
        <w:rPr>
          <w:rFonts w:ascii="Times New Roman" w:hAnsi="Times New Roman" w:cs="Times New Roman"/>
          <w:lang w:val="en-GB"/>
        </w:rPr>
        <w:t>mtDNA</w:t>
      </w:r>
      <w:proofErr w:type="spellEnd"/>
      <w:r w:rsidR="005E1484">
        <w:rPr>
          <w:rFonts w:ascii="Times New Roman" w:hAnsi="Times New Roman" w:cs="Times New Roman"/>
          <w:lang w:val="en-GB"/>
        </w:rPr>
        <w:t xml:space="preserve"> haplotypes</w:t>
      </w:r>
      <w:r w:rsidR="00444305">
        <w:rPr>
          <w:rFonts w:ascii="Times New Roman" w:hAnsi="Times New Roman" w:cs="Times New Roman"/>
          <w:lang w:val="en-GB"/>
        </w:rPr>
        <w:t xml:space="preserve"> </w:t>
      </w:r>
      <w:r w:rsidR="00994722">
        <w:rPr>
          <w:rFonts w:ascii="Times New Roman" w:hAnsi="Times New Roman" w:cs="Times New Roman"/>
          <w:lang w:val="en-GB"/>
        </w:rPr>
        <w:t>[22]</w:t>
      </w:r>
      <w:r w:rsidR="00C12D13">
        <w:rPr>
          <w:rFonts w:ascii="Times New Roman" w:hAnsi="Times New Roman" w:cs="Times New Roman"/>
          <w:lang w:val="en-GB"/>
        </w:rPr>
        <w:t>.</w:t>
      </w:r>
      <w:r w:rsidR="00444305">
        <w:rPr>
          <w:rFonts w:ascii="Times New Roman" w:hAnsi="Times New Roman" w:cs="Times New Roman"/>
          <w:lang w:val="en-GB"/>
        </w:rPr>
        <w:t xml:space="preserve"> </w:t>
      </w:r>
      <w:del w:id="149" w:author="Grant Adams" w:date="2021-08-02T11:54:00Z">
        <w:r w:rsidR="00444305" w:rsidDel="006C0E8C">
          <w:rPr>
            <w:rFonts w:ascii="Times New Roman" w:hAnsi="Times New Roman" w:cs="Times New Roman"/>
            <w:lang w:val="en-GB"/>
          </w:rPr>
          <w:delText xml:space="preserve">Minimum </w:delText>
        </w:r>
      </w:del>
      <m:oMath>
        <m:sSub>
          <m:sSubPr>
            <m:ctrlPr>
              <w:ins w:id="150" w:author="Grant Adams" w:date="2021-08-02T11:54:00Z">
                <w:rPr>
                  <w:rFonts w:ascii="Cambria Math" w:hAnsi="Cambria Math" w:cs="Times New Roman"/>
                  <w:i/>
                  <w:lang w:val="en-GB"/>
                </w:rPr>
              </w:ins>
            </m:ctrlPr>
          </m:sSubPr>
          <m:e>
            <m:r>
              <w:ins w:id="151" w:author="Grant Adams" w:date="2021-08-02T11:54:00Z">
                <w:rPr>
                  <w:rFonts w:ascii="Cambria Math" w:hAnsi="Cambria Math" w:cs="Times New Roman"/>
                  <w:lang w:val="en-GB"/>
                </w:rPr>
                <m:t>N</m:t>
              </w:ins>
            </m:r>
          </m:e>
          <m:sub>
            <m:r>
              <w:ins w:id="152" w:author="Grant Adams" w:date="2021-08-02T11:54:00Z">
                <w:rPr>
                  <w:rFonts w:ascii="Cambria Math" w:hAnsi="Cambria Math" w:cs="Times New Roman"/>
                  <w:lang w:val="en-GB"/>
                </w:rPr>
                <m:t>c</m:t>
              </w:ins>
            </m:r>
          </m:sub>
        </m:sSub>
      </m:oMath>
      <w:del w:id="153" w:author="Grant Adams" w:date="2021-08-02T11:54:00Z">
        <w:r w:rsidR="00444305" w:rsidDel="006C0E8C">
          <w:rPr>
            <w:rFonts w:ascii="Times New Roman" w:hAnsi="Times New Roman" w:cs="Times New Roman"/>
            <w:lang w:val="en-GB"/>
          </w:rPr>
          <w:delText xml:space="preserve">population sizes </w:delText>
        </w:r>
      </w:del>
      <w:r w:rsidR="00444305">
        <w:rPr>
          <w:rFonts w:ascii="Times New Roman" w:hAnsi="Times New Roman" w:cs="Times New Roman"/>
          <w:lang w:val="en-GB"/>
        </w:rPr>
        <w:t xml:space="preserve">of zero (Scen </w:t>
      </w:r>
      <w:r w:rsidR="00316E7D">
        <w:rPr>
          <w:rFonts w:ascii="Times New Roman" w:hAnsi="Times New Roman" w:cs="Times New Roman"/>
          <w:lang w:val="en-GB"/>
        </w:rPr>
        <w:t>10</w:t>
      </w:r>
      <w:r w:rsidR="00444305">
        <w:rPr>
          <w:rFonts w:ascii="Times New Roman" w:hAnsi="Times New Roman" w:cs="Times New Roman"/>
          <w:lang w:val="en-GB"/>
        </w:rPr>
        <w:t>), 75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r w:rsidR="00316E7D">
        <w:rPr>
          <w:rFonts w:ascii="Times New Roman" w:hAnsi="Times New Roman" w:cs="Times New Roman"/>
          <w:lang w:val="en-GB"/>
        </w:rPr>
        <w:t>11</w:t>
      </w:r>
      <w:r w:rsidR="00444305">
        <w:rPr>
          <w:rFonts w:ascii="Times New Roman" w:hAnsi="Times New Roman" w:cs="Times New Roman"/>
          <w:lang w:val="en-GB"/>
        </w:rPr>
        <w:t>), and 111 (</w:t>
      </w:r>
      <w:proofErr w:type="spellStart"/>
      <w:r w:rsidR="00444305">
        <w:rPr>
          <w:rFonts w:ascii="Times New Roman" w:hAnsi="Times New Roman" w:cs="Times New Roman"/>
          <w:lang w:val="en-GB"/>
        </w:rPr>
        <w:t>Scen</w:t>
      </w:r>
      <w:proofErr w:type="spellEnd"/>
      <w:r w:rsidR="00444305">
        <w:rPr>
          <w:rFonts w:ascii="Times New Roman" w:hAnsi="Times New Roman" w:cs="Times New Roman"/>
          <w:lang w:val="en-GB"/>
        </w:rPr>
        <w:t xml:space="preserve"> </w:t>
      </w:r>
      <w:r w:rsidR="00316E7D">
        <w:rPr>
          <w:rFonts w:ascii="Times New Roman" w:hAnsi="Times New Roman" w:cs="Times New Roman"/>
          <w:lang w:val="en-GB"/>
        </w:rPr>
        <w:t>12</w:t>
      </w:r>
      <w:r w:rsidR="00444305">
        <w:rPr>
          <w:rFonts w:ascii="Times New Roman" w:hAnsi="Times New Roman" w:cs="Times New Roman"/>
          <w:lang w:val="en-GB"/>
        </w:rPr>
        <w:t xml:space="preserve">) were considered to evaluate the lack of population bounds and estimates of 25 and 37 </w:t>
      </w:r>
      <w:proofErr w:type="spellStart"/>
      <w:r w:rsidR="00444305">
        <w:rPr>
          <w:rFonts w:ascii="Times New Roman" w:hAnsi="Times New Roman" w:cs="Times New Roman"/>
          <w:lang w:val="en-GB"/>
        </w:rPr>
        <w:t>mtDNA</w:t>
      </w:r>
      <w:proofErr w:type="spellEnd"/>
      <w:r w:rsidR="00444305">
        <w:rPr>
          <w:rFonts w:ascii="Times New Roman" w:hAnsi="Times New Roman" w:cs="Times New Roman"/>
          <w:lang w:val="en-GB"/>
        </w:rPr>
        <w:t xml:space="preserve"> haplotypes</w:t>
      </w:r>
      <w:r w:rsidR="004631FF">
        <w:rPr>
          <w:rFonts w:ascii="Times New Roman" w:hAnsi="Times New Roman" w:cs="Times New Roman"/>
          <w:lang w:val="en-GB"/>
        </w:rPr>
        <w:t>, respectively</w:t>
      </w:r>
      <w:r w:rsidR="00444305">
        <w:rPr>
          <w:rFonts w:ascii="Times New Roman" w:hAnsi="Times New Roman" w:cs="Times New Roman"/>
          <w:lang w:val="en-GB"/>
        </w:rPr>
        <w:t>.</w:t>
      </w:r>
      <w:r w:rsidR="00316E7D">
        <w:rPr>
          <w:rFonts w:ascii="Times New Roman" w:hAnsi="Times New Roman" w:cs="Times New Roman"/>
          <w:lang w:val="en-GB"/>
        </w:rPr>
        <w:t xml:space="preserve"> </w:t>
      </w:r>
      <w:r w:rsidR="00D24E6E">
        <w:rPr>
          <w:rFonts w:ascii="Times New Roman" w:hAnsi="Times New Roman" w:cs="Times New Roman"/>
          <w:lang w:val="en-GB"/>
        </w:rPr>
        <w:t>`</w:t>
      </w:r>
      <w:r w:rsidR="00316E7D">
        <w:rPr>
          <w:rFonts w:ascii="Times New Roman" w:hAnsi="Times New Roman" w:cs="Times New Roman"/>
          <w:lang w:val="en-GB"/>
        </w:rPr>
        <w:t>Index</w:t>
      </w:r>
      <w:r w:rsidR="00D24E6E">
        <w:rPr>
          <w:rFonts w:ascii="Times New Roman" w:hAnsi="Times New Roman" w:cs="Times New Roman"/>
          <w:lang w:val="en-GB"/>
        </w:rPr>
        <w:t>`</w:t>
      </w:r>
      <w:r w:rsidR="00316E7D">
        <w:rPr>
          <w:rFonts w:ascii="Times New Roman" w:hAnsi="Times New Roman" w:cs="Times New Roman"/>
          <w:lang w:val="en-GB"/>
        </w:rPr>
        <w:t xml:space="preserve"> scenario</w:t>
      </w:r>
      <w:r w:rsidR="004631FF">
        <w:rPr>
          <w:rFonts w:ascii="Times New Roman" w:hAnsi="Times New Roman" w:cs="Times New Roman"/>
          <w:lang w:val="en-GB"/>
        </w:rPr>
        <w:t>s evaluated the potential for time-varying and/or density</w:t>
      </w:r>
      <w:r w:rsidR="00D628BF">
        <w:rPr>
          <w:rFonts w:ascii="Times New Roman" w:hAnsi="Times New Roman" w:cs="Times New Roman"/>
          <w:lang w:val="en-GB"/>
        </w:rPr>
        <w:t>-</w:t>
      </w:r>
      <w:r w:rsidR="004631FF">
        <w:rPr>
          <w:rFonts w:ascii="Times New Roman" w:hAnsi="Times New Roman" w:cs="Times New Roman"/>
          <w:lang w:val="en-GB"/>
        </w:rPr>
        <w:t>dependent catchabilit</w:t>
      </w:r>
      <w:r w:rsidR="004631FF" w:rsidRPr="00835AD2">
        <w:rPr>
          <w:rFonts w:ascii="Times New Roman" w:hAnsi="Times New Roman" w:cs="Times New Roman"/>
          <w:lang w:val="en-GB"/>
        </w:rPr>
        <w:t xml:space="preserve">y. </w:t>
      </w:r>
      <w:r w:rsidR="00E7569B" w:rsidRPr="00E7569B">
        <w:rPr>
          <w:rFonts w:ascii="Times New Roman" w:hAnsi="Times New Roman" w:cs="Times New Roman"/>
          <w:lang w:val="en-GB"/>
        </w:rPr>
        <w:t xml:space="preserve">In the breeding ground of Peninsula Valdés, </w:t>
      </w:r>
      <w:proofErr w:type="gramStart"/>
      <w:r w:rsidR="00E7569B" w:rsidRPr="00E7569B">
        <w:rPr>
          <w:rFonts w:ascii="Times New Roman" w:hAnsi="Times New Roman" w:cs="Times New Roman"/>
          <w:lang w:val="en-GB"/>
        </w:rPr>
        <w:t>as a consequence of</w:t>
      </w:r>
      <w:proofErr w:type="gramEnd"/>
      <w:r w:rsidR="00E7569B" w:rsidRPr="00E7569B">
        <w:rPr>
          <w:rFonts w:ascii="Times New Roman" w:hAnsi="Times New Roman" w:cs="Times New Roman"/>
          <w:lang w:val="en-GB"/>
        </w:rPr>
        <w:t xml:space="preserve"> the population growth, expansion to less dense regions (</w:t>
      </w:r>
      <w:r w:rsidR="00E7569B" w:rsidRPr="00D46846">
        <w:rPr>
          <w:rFonts w:ascii="Times New Roman" w:hAnsi="Times New Roman" w:cs="Times New Roman"/>
          <w:i/>
          <w:iCs/>
          <w:lang w:val="en-GB"/>
        </w:rPr>
        <w:t>i.e</w:t>
      </w:r>
      <w:r w:rsidR="00E7569B" w:rsidRPr="00E7569B">
        <w:rPr>
          <w:rFonts w:ascii="Times New Roman" w:hAnsi="Times New Roman" w:cs="Times New Roman"/>
          <w:lang w:val="en-GB"/>
        </w:rPr>
        <w:t>.</w:t>
      </w:r>
      <w:r w:rsidR="00C52912">
        <w:rPr>
          <w:rFonts w:ascii="Times New Roman" w:hAnsi="Times New Roman" w:cs="Times New Roman"/>
          <w:lang w:val="en-GB"/>
        </w:rPr>
        <w:t>,</w:t>
      </w:r>
      <w:r w:rsidR="00E7569B" w:rsidRPr="00E7569B">
        <w:rPr>
          <w:rFonts w:ascii="Times New Roman" w:hAnsi="Times New Roman" w:cs="Times New Roman"/>
          <w:lang w:val="en-GB"/>
        </w:rPr>
        <w:t xml:space="preserve"> suboptimal habitats) by some types </w:t>
      </w:r>
      <w:r w:rsidR="00E7569B" w:rsidRPr="00E7569B">
        <w:rPr>
          <w:rFonts w:ascii="Times New Roman" w:hAnsi="Times New Roman" w:cs="Times New Roman"/>
          <w:lang w:val="en-GB"/>
        </w:rPr>
        <w:lastRenderedPageBreak/>
        <w:t>of groups was recorded</w:t>
      </w:r>
      <w:r w:rsidR="00A3137C">
        <w:rPr>
          <w:rFonts w:ascii="Times New Roman" w:hAnsi="Times New Roman" w:cs="Times New Roman"/>
          <w:lang w:val="en-GB"/>
        </w:rPr>
        <w:t xml:space="preserve"> [</w:t>
      </w:r>
      <w:r w:rsidR="00E06C90">
        <w:rPr>
          <w:rFonts w:ascii="Times New Roman" w:hAnsi="Times New Roman" w:cs="Times New Roman"/>
          <w:lang w:val="en-GB"/>
        </w:rPr>
        <w:t>32,</w:t>
      </w:r>
      <w:r w:rsidR="005E01B2">
        <w:rPr>
          <w:rFonts w:ascii="Times New Roman" w:hAnsi="Times New Roman" w:cs="Times New Roman"/>
          <w:lang w:val="en-GB"/>
        </w:rPr>
        <w:t>39,90</w:t>
      </w:r>
      <w:r w:rsidR="00A3137C">
        <w:rPr>
          <w:rFonts w:ascii="Times New Roman" w:hAnsi="Times New Roman" w:cs="Times New Roman"/>
          <w:lang w:val="en-GB"/>
        </w:rPr>
        <w:t>]</w:t>
      </w:r>
      <w:r w:rsidR="00E7569B" w:rsidRPr="00E7569B">
        <w:rPr>
          <w:rFonts w:ascii="Times New Roman" w:hAnsi="Times New Roman" w:cs="Times New Roman"/>
          <w:lang w:val="en-GB"/>
        </w:rPr>
        <w:t>. This change in distribution could mean that catchability of animals in the sampling area is varying over time.</w:t>
      </w:r>
      <w:r w:rsidR="00FC1C19">
        <w:rPr>
          <w:rFonts w:ascii="Times New Roman" w:hAnsi="Times New Roman" w:cs="Times New Roman"/>
          <w:lang w:val="en-GB"/>
        </w:rPr>
        <w:t xml:space="preserve"> </w:t>
      </w:r>
      <w:proofErr w:type="spellStart"/>
      <w:r w:rsidR="00316E7D">
        <w:rPr>
          <w:rFonts w:ascii="Times New Roman" w:hAnsi="Times New Roman" w:cs="Times New Roman"/>
          <w:lang w:val="en-GB"/>
        </w:rPr>
        <w:t>Scen</w:t>
      </w:r>
      <w:proofErr w:type="spellEnd"/>
      <w:r w:rsidR="00316E7D">
        <w:rPr>
          <w:rFonts w:ascii="Times New Roman" w:hAnsi="Times New Roman" w:cs="Times New Roman"/>
          <w:lang w:val="en-GB"/>
        </w:rPr>
        <w:t xml:space="preserve"> 13 evaluated the potential fo</w:t>
      </w:r>
      <w:r w:rsidR="004631FF">
        <w:rPr>
          <w:rFonts w:ascii="Times New Roman" w:hAnsi="Times New Roman" w:cs="Times New Roman"/>
          <w:lang w:val="en-GB"/>
        </w:rPr>
        <w:t>r time-varying catchability by including</w:t>
      </w:r>
      <w:r w:rsidR="00316E7D">
        <w:rPr>
          <w:rFonts w:ascii="Times New Roman" w:hAnsi="Times New Roman" w:cs="Times New Roman"/>
          <w:lang w:val="en-GB"/>
        </w:rPr>
        <w:t xml:space="preserve"> additional observation error </w:t>
      </w:r>
      <w:r w:rsidR="004631FF">
        <w:rPr>
          <w:rFonts w:ascii="Times New Roman" w:hAnsi="Times New Roman" w:cs="Times New Roman"/>
          <w:lang w:val="en-GB"/>
        </w:rPr>
        <w:t>attributable to</w:t>
      </w:r>
      <w:r w:rsidR="00316E7D">
        <w:rPr>
          <w:rFonts w:ascii="Times New Roman" w:hAnsi="Times New Roman" w:cs="Times New Roman"/>
          <w:lang w:val="en-GB"/>
        </w:rPr>
        <w:t xml:space="preserve"> </w:t>
      </w:r>
      <w:r w:rsidR="00EF4B08">
        <w:rPr>
          <w:rFonts w:ascii="Times New Roman" w:hAnsi="Times New Roman" w:cs="Times New Roman"/>
          <w:lang w:val="en-GB"/>
        </w:rPr>
        <w:t>variation</w:t>
      </w:r>
      <w:r w:rsidR="00316E7D">
        <w:rPr>
          <w:rFonts w:ascii="Times New Roman" w:hAnsi="Times New Roman" w:cs="Times New Roman"/>
          <w:lang w:val="en-GB"/>
        </w:rPr>
        <w:t xml:space="preserve"> </w:t>
      </w:r>
      <w:r w:rsidR="00EF4B08">
        <w:rPr>
          <w:rFonts w:ascii="Times New Roman" w:hAnsi="Times New Roman" w:cs="Times New Roman"/>
          <w:lang w:val="en-GB"/>
        </w:rPr>
        <w:t xml:space="preserve">in </w:t>
      </w:r>
      <w:r w:rsidR="00316E7D">
        <w:rPr>
          <w:rFonts w:ascii="Times New Roman" w:hAnsi="Times New Roman" w:cs="Times New Roman"/>
          <w:lang w:val="en-GB"/>
        </w:rPr>
        <w:t>catchability</w:t>
      </w:r>
      <w:r w:rsidR="005630A3">
        <w:rPr>
          <w:rFonts w:ascii="Times New Roman" w:hAnsi="Times New Roman" w:cs="Times New Roman"/>
          <w:lang w:val="en-GB"/>
        </w:rPr>
        <w:t xml:space="preserve"> [91]</w:t>
      </w:r>
      <w:r w:rsidR="00EF4B08">
        <w:rPr>
          <w:rFonts w:ascii="Times New Roman" w:hAnsi="Times New Roman" w:cs="Times New Roman"/>
          <w:lang w:val="en-GB"/>
        </w:rPr>
        <w:t xml:space="preserve">. An estimated observation error term </w:t>
      </w: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τ</m:t>
            </m:r>
          </m:e>
          <m:sup>
            <m:r>
              <w:rPr>
                <w:rFonts w:ascii="Cambria Math" w:eastAsiaTheme="minorEastAsia" w:hAnsi="Cambria Math" w:cs="Times New Roman"/>
                <w:color w:val="000000"/>
                <w:lang w:val="en-US"/>
              </w:rPr>
              <m:t>2</m:t>
            </m:r>
          </m:sup>
        </m:sSup>
      </m:oMath>
      <w:r w:rsidR="00EF4B08">
        <w:rPr>
          <w:rFonts w:ascii="Times New Roman" w:eastAsiaTheme="minorEastAsia" w:hAnsi="Times New Roman" w:cs="Times New Roman"/>
          <w:color w:val="000000"/>
          <w:lang w:val="en-US"/>
        </w:rPr>
        <w:t xml:space="preserve"> was added to the diagonal of </w:t>
      </w:r>
      <m:oMath>
        <m:r>
          <m:rPr>
            <m:sty m:val="bi"/>
          </m:rPr>
          <w:rPr>
            <w:rFonts w:ascii="Cambria Math" w:hAnsi="Cambria Math" w:cs="Times New Roman"/>
            <w:lang w:val="en-GB"/>
          </w:rPr>
          <m:t>Σ</m:t>
        </m:r>
      </m:oMath>
      <w:r w:rsidR="004631FF" w:rsidRPr="002C79B5">
        <w:rPr>
          <w:rFonts w:ascii="Times New Roman" w:eastAsiaTheme="minorEastAsia" w:hAnsi="Times New Roman" w:cs="Times New Roman"/>
          <w:bCs/>
          <w:lang w:val="en-GB"/>
        </w:rPr>
        <w:t>.</w:t>
      </w:r>
      <w:r w:rsidR="00EF4B08">
        <w:rPr>
          <w:rFonts w:ascii="Times New Roman" w:eastAsiaTheme="minorEastAsia" w:hAnsi="Times New Roman" w:cs="Times New Roman"/>
          <w:b/>
          <w:lang w:val="en-GB"/>
        </w:rPr>
        <w:t xml:space="preserve"> </w:t>
      </w:r>
      <w:r w:rsidR="00EF4B08">
        <w:rPr>
          <w:rFonts w:ascii="Times New Roman" w:eastAsiaTheme="minorEastAsia" w:hAnsi="Times New Roman" w:cs="Times New Roman"/>
          <w:bCs/>
          <w:lang w:val="en-GB"/>
        </w:rPr>
        <w:t xml:space="preserve">A vaguely uninformative lognormal prior was used for </w:t>
      </w:r>
      <m:oMath>
        <m:r>
          <w:rPr>
            <w:rFonts w:ascii="Cambria Math" w:eastAsiaTheme="minorEastAsia" w:hAnsi="Cambria Math" w:cs="Times New Roman"/>
            <w:color w:val="000000"/>
            <w:lang w:val="en-US"/>
          </w:rPr>
          <m:t>τ</m:t>
        </m:r>
      </m:oMath>
      <w:r w:rsidR="00EF4B08">
        <w:rPr>
          <w:rFonts w:ascii="Times New Roman" w:eastAsiaTheme="minorEastAsia" w:hAnsi="Times New Roman" w:cs="Times New Roman"/>
          <w:color w:val="000000"/>
          <w:lang w:val="en-US"/>
        </w:rPr>
        <w:t xml:space="preserve"> with a mean of 0.2 and CV of 50%.</w:t>
      </w:r>
      <w:r w:rsidR="004631FF">
        <w:rPr>
          <w:rFonts w:ascii="Times New Roman" w:eastAsiaTheme="minorEastAsia" w:hAnsi="Times New Roman" w:cs="Times New Roman"/>
          <w:color w:val="000000"/>
          <w:lang w:val="en-US"/>
        </w:rPr>
        <w:t xml:space="preserve"> Given habitat use of the survey area may be density-dependent</w:t>
      </w:r>
      <w:r w:rsidR="00D21155">
        <w:rPr>
          <w:rFonts w:ascii="Times New Roman" w:eastAsiaTheme="minorEastAsia" w:hAnsi="Times New Roman" w:cs="Times New Roman"/>
          <w:color w:val="000000"/>
          <w:lang w:val="en-US"/>
        </w:rPr>
        <w:t xml:space="preserve"> [32]</w:t>
      </w:r>
      <w:r w:rsidR="004631FF">
        <w:rPr>
          <w:rFonts w:ascii="Times New Roman" w:eastAsiaTheme="minorEastAsia" w:hAnsi="Times New Roman" w:cs="Times New Roman"/>
          <w:color w:val="000000"/>
          <w:lang w:val="en-US"/>
        </w:rPr>
        <w:t xml:space="preserve">, </w:t>
      </w:r>
      <w:proofErr w:type="spellStart"/>
      <w:r w:rsidR="004631FF">
        <w:rPr>
          <w:rFonts w:ascii="Times New Roman" w:eastAsiaTheme="minorEastAsia" w:hAnsi="Times New Roman" w:cs="Times New Roman"/>
          <w:color w:val="000000"/>
          <w:lang w:val="en-US"/>
        </w:rPr>
        <w:t>Scen</w:t>
      </w:r>
      <w:proofErr w:type="spellEnd"/>
      <w:r w:rsidR="004631FF">
        <w:rPr>
          <w:rFonts w:ascii="Times New Roman" w:eastAsiaTheme="minorEastAsia" w:hAnsi="Times New Roman" w:cs="Times New Roman"/>
          <w:color w:val="000000"/>
          <w:lang w:val="en-US"/>
        </w:rPr>
        <w:t xml:space="preserve"> 14 evaluated the potential for density</w:t>
      </w:r>
      <w:r w:rsidR="00D628BF">
        <w:rPr>
          <w:rFonts w:ascii="Times New Roman" w:eastAsiaTheme="minorEastAsia" w:hAnsi="Times New Roman" w:cs="Times New Roman"/>
          <w:color w:val="000000"/>
          <w:lang w:val="en-US"/>
        </w:rPr>
        <w:t>-</w:t>
      </w:r>
      <w:r w:rsidR="004631FF">
        <w:rPr>
          <w:rFonts w:ascii="Times New Roman" w:eastAsiaTheme="minorEastAsia" w:hAnsi="Times New Roman" w:cs="Times New Roman"/>
          <w:color w:val="000000"/>
          <w:lang w:val="en-US"/>
        </w:rPr>
        <w:t xml:space="preserve">dependent catchability by </w:t>
      </w:r>
      <w:r w:rsidR="006A62DC">
        <w:rPr>
          <w:rFonts w:ascii="Times New Roman" w:eastAsiaTheme="minorEastAsia" w:hAnsi="Times New Roman" w:cs="Times New Roman"/>
          <w:color w:val="000000"/>
          <w:lang w:val="en-US"/>
        </w:rPr>
        <w:t xml:space="preserve">estimating a power function for the relationship between the </w:t>
      </w:r>
      <w:r w:rsidR="006A62DC" w:rsidRPr="00B31C40">
        <w:rPr>
          <w:rFonts w:ascii="Times New Roman" w:eastAsiaTheme="minorEastAsia" w:hAnsi="Times New Roman" w:cs="Times New Roman"/>
          <w:lang w:val="en-GB"/>
        </w:rPr>
        <w:t>accumulated and estimated number of observed whales</w:t>
      </w:r>
      <w:r w:rsidR="006A62DC">
        <w:rPr>
          <w:rFonts w:ascii="Times New Roman" w:eastAsiaTheme="minorEastAsia" w:hAnsi="Times New Roman" w:cs="Times New Roman"/>
          <w:lang w:val="en-GB"/>
        </w:rPr>
        <w:t>:</w:t>
      </w:r>
    </w:p>
    <w:p w14:paraId="083C1F32" w14:textId="7BFAFE6C" w:rsidR="006A62DC" w:rsidRPr="006A62DC" w:rsidRDefault="00B2688A">
      <w:pPr>
        <w:autoSpaceDE w:val="0"/>
        <w:autoSpaceDN w:val="0"/>
        <w:adjustRightInd w:val="0"/>
        <w:spacing w:after="0" w:line="360" w:lineRule="auto"/>
        <w:rPr>
          <w:rFonts w:ascii="Times New Roman" w:eastAsiaTheme="minorEastAsia" w:hAnsi="Times New Roman" w:cs="Times New Roman"/>
          <w:iCs/>
          <w:lang w:val="en-GB"/>
        </w:rPr>
      </w:pPr>
      <m:oMathPara>
        <m:oMath>
          <m:sSub>
            <m:sSubPr>
              <m:ctrlPr>
                <w:rPr>
                  <w:rFonts w:ascii="Cambria Math" w:hAnsi="Cambria Math" w:cs="Times New Roman"/>
                  <w:b/>
                  <w:i/>
                  <w:lang w:val="en-GB"/>
                </w:rPr>
              </m:ctrlPr>
            </m:sSubPr>
            <m:e>
              <m:d>
                <m:dPr>
                  <m:begChr m:val=""/>
                  <m:endChr m:val="|"/>
                  <m:ctrlPr>
                    <w:rPr>
                      <w:rFonts w:ascii="Cambria Math" w:hAnsi="Cambria Math" w:cs="Times New Roman"/>
                      <w:b/>
                      <w:i/>
                      <w:lang w:val="en-GB"/>
                    </w:rPr>
                  </m:ctrlPr>
                </m:dPr>
                <m:e>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e>
              </m:d>
              <m:r>
                <m:rPr>
                  <m:sty m:val="bi"/>
                </m:rPr>
                <w:rPr>
                  <w:rFonts w:ascii="Cambria Math" w:hAnsi="Cambria Math" w:cs="Times New Roman"/>
                  <w:lang w:val="en-GB"/>
                </w:rPr>
                <m:t>N</m:t>
              </m:r>
            </m:e>
            <m:sub>
              <m:r>
                <m:rPr>
                  <m:sty m:val="bi"/>
                </m:rPr>
                <w:rPr>
                  <w:rFonts w:ascii="Cambria Math" w:hAnsi="Cambria Math" w:cs="Times New Roman"/>
                  <w:lang w:val="en-GB"/>
                </w:rPr>
                <m:t>y</m:t>
              </m:r>
            </m:sub>
          </m:sSub>
          <m:r>
            <w:rPr>
              <w:rFonts w:ascii="Cambria Math" w:hAnsi="Cambria Math" w:cs="Times New Roman"/>
              <w:lang w:val="en-GB"/>
            </w:rPr>
            <m:t xml:space="preserve">,q,β, </m:t>
          </m:r>
          <m:r>
            <m:rPr>
              <m:sty m:val="bi"/>
            </m:rPr>
            <w:rPr>
              <w:rFonts w:ascii="Cambria Math" w:hAnsi="Cambria Math" w:cs="Times New Roman"/>
              <w:lang w:val="en-GB"/>
            </w:rPr>
            <m:t>Σ</m:t>
          </m:r>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q</m:t>
                      </m:r>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e>
                    <m:sup>
                      <m:r>
                        <w:rPr>
                          <w:rFonts w:ascii="Cambria Math" w:hAnsi="Cambria Math" w:cs="Times New Roman"/>
                          <w:lang w:val="en-GB"/>
                        </w:rPr>
                        <m:t>1+β</m:t>
                      </m:r>
                    </m:sup>
                  </m:sSup>
                </m:e>
              </m:d>
              <m:r>
                <w:rPr>
                  <w:rFonts w:ascii="Cambria Math" w:hAnsi="Cambria Math" w:cs="Times New Roman"/>
                  <w:lang w:val="en-GB"/>
                </w:rPr>
                <m:t>,</m:t>
              </m:r>
              <m:r>
                <m:rPr>
                  <m:sty m:val="bi"/>
                </m:rPr>
                <w:rPr>
                  <w:rFonts w:ascii="Cambria Math" w:hAnsi="Cambria Math" w:cs="Times New Roman"/>
                  <w:lang w:val="en-GB"/>
                </w:rPr>
                <m:t>Σ</m:t>
              </m:r>
            </m:e>
          </m:d>
        </m:oMath>
      </m:oMathPara>
    </w:p>
    <w:p w14:paraId="5AD96DBB" w14:textId="0F4153F0" w:rsidR="006F5FC2" w:rsidRPr="00007BBA" w:rsidRDefault="00BB5952" w:rsidP="00BB5952">
      <w:pPr>
        <w:autoSpaceDE w:val="0"/>
        <w:autoSpaceDN w:val="0"/>
        <w:adjustRightInd w:val="0"/>
        <w:spacing w:after="0" w:line="360" w:lineRule="auto"/>
        <w:rPr>
          <w:rFonts w:ascii="Times New Roman" w:hAnsi="Times New Roman" w:cs="Times New Roman"/>
          <w:color w:val="000000"/>
          <w:lang w:val="en-GB"/>
        </w:rPr>
      </w:pPr>
      <w:r>
        <w:rPr>
          <w:rFonts w:ascii="Times New Roman" w:eastAsiaTheme="minorEastAsia" w:hAnsi="Times New Roman" w:cs="Times New Roman"/>
          <w:iCs/>
          <w:lang w:val="en-GB"/>
        </w:rPr>
        <w:t>w</w:t>
      </w:r>
      <w:r w:rsidR="006A62DC">
        <w:rPr>
          <w:rFonts w:ascii="Times New Roman" w:eastAsiaTheme="minorEastAsia" w:hAnsi="Times New Roman" w:cs="Times New Roman"/>
          <w:iCs/>
          <w:lang w:val="en-GB"/>
        </w:rPr>
        <w:t xml:space="preserve">here </w:t>
      </w:r>
      <m:oMath>
        <m:r>
          <w:rPr>
            <w:rFonts w:ascii="Cambria Math" w:hAnsi="Cambria Math" w:cs="Times New Roman"/>
            <w:lang w:val="en-GB"/>
          </w:rPr>
          <m:t>β</m:t>
        </m:r>
      </m:oMath>
      <w:r w:rsidR="006A62DC">
        <w:rPr>
          <w:rFonts w:ascii="Times New Roman" w:eastAsiaTheme="minorEastAsia" w:hAnsi="Times New Roman" w:cs="Times New Roman"/>
          <w:lang w:val="en-GB"/>
        </w:rPr>
        <w:t xml:space="preserve"> determines the level of density-dependence in catchability. A vaguely informative lognormal prior with a mean of 0.5 and CV of 20% was used for </w:t>
      </w:r>
      <m:oMath>
        <m:r>
          <w:rPr>
            <w:rFonts w:ascii="Cambria Math" w:eastAsiaTheme="minorEastAsia" w:hAnsi="Cambria Math" w:cs="Times New Roman"/>
            <w:lang w:val="en-GB"/>
          </w:rPr>
          <m:t>q</m:t>
        </m:r>
      </m:oMath>
      <w:r w:rsidR="006A62DC">
        <w:rPr>
          <w:rFonts w:ascii="Times New Roman" w:eastAsiaTheme="minorEastAsia" w:hAnsi="Times New Roman" w:cs="Times New Roman"/>
          <w:lang w:val="en-GB"/>
        </w:rPr>
        <w:t xml:space="preserve"> and a vaguely informative normal prior with a mean of 0 and SD of 0.1 was used for </w:t>
      </w:r>
      <m:oMath>
        <m:r>
          <w:rPr>
            <w:rFonts w:ascii="Cambria Math" w:hAnsi="Cambria Math" w:cs="Times New Roman"/>
            <w:lang w:val="en-GB"/>
          </w:rPr>
          <m:t>β</m:t>
        </m:r>
      </m:oMath>
      <w:r w:rsidR="006A62DC">
        <w:rPr>
          <w:rFonts w:ascii="Times New Roman" w:eastAsiaTheme="minorEastAsia" w:hAnsi="Times New Roman" w:cs="Times New Roman"/>
          <w:lang w:val="en-GB"/>
        </w:rPr>
        <w:t>.</w:t>
      </w:r>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6B1D1C1D" w14:textId="47AA2F20" w:rsidR="00CB4ADC" w:rsidRPr="00750CEE" w:rsidRDefault="00791D9C">
      <w:pPr>
        <w:autoSpaceDE w:val="0"/>
        <w:autoSpaceDN w:val="0"/>
        <w:adjustRightInd w:val="0"/>
        <w:spacing w:after="0" w:line="360" w:lineRule="auto"/>
        <w:ind w:firstLine="284"/>
        <w:rPr>
          <w:rFonts w:ascii="Times New Roman" w:hAnsi="Times New Roman" w:cs="Times New Roman"/>
          <w:color w:val="000000"/>
          <w:lang w:val="en-GB"/>
        </w:rPr>
      </w:pPr>
      <w:r w:rsidRPr="007F434E">
        <w:rPr>
          <w:rFonts w:ascii="Times New Roman" w:hAnsi="Times New Roman" w:cs="Times New Roman"/>
          <w:color w:val="000000"/>
          <w:lang w:val="en-GB"/>
        </w:rPr>
        <w:t xml:space="preserve">The </w:t>
      </w:r>
      <w:r w:rsidR="00CD097D">
        <w:rPr>
          <w:rFonts w:ascii="Times New Roman" w:hAnsi="Times New Roman" w:cs="Times New Roman"/>
          <w:color w:val="000000"/>
          <w:lang w:val="en-GB"/>
        </w:rPr>
        <w:t>relative probabilities of</w:t>
      </w:r>
      <w:r w:rsidRPr="007F434E">
        <w:rPr>
          <w:rFonts w:ascii="Times New Roman" w:hAnsi="Times New Roman" w:cs="Times New Roman"/>
          <w:color w:val="000000"/>
          <w:lang w:val="en-GB"/>
        </w:rPr>
        <w:t xml:space="preserve"> the competing models </w:t>
      </w:r>
      <w:r w:rsidR="00CD097D">
        <w:rPr>
          <w:rFonts w:ascii="Times New Roman" w:hAnsi="Times New Roman" w:cs="Times New Roman"/>
          <w:color w:val="000000"/>
          <w:lang w:val="en-GB"/>
        </w:rPr>
        <w:t>were</w:t>
      </w:r>
      <w:r w:rsidR="00CD097D" w:rsidRPr="007F434E">
        <w:rPr>
          <w:rFonts w:ascii="Times New Roman" w:hAnsi="Times New Roman" w:cs="Times New Roman"/>
          <w:color w:val="000000"/>
          <w:lang w:val="en-GB"/>
        </w:rPr>
        <w:t xml:space="preserve"> </w:t>
      </w:r>
      <w:r w:rsidRPr="007F434E">
        <w:rPr>
          <w:rFonts w:ascii="Times New Roman" w:hAnsi="Times New Roman" w:cs="Times New Roman"/>
          <w:color w:val="000000"/>
          <w:lang w:val="en-GB"/>
        </w:rPr>
        <w:t xml:space="preserve">inferred by </w:t>
      </w:r>
      <w:r w:rsidR="00CD097D">
        <w:rPr>
          <w:rFonts w:ascii="Times New Roman" w:hAnsi="Times New Roman" w:cs="Times New Roman"/>
          <w:color w:val="000000"/>
          <w:lang w:val="en-GB"/>
        </w:rPr>
        <w:t>calculating Bayes factors</w:t>
      </w:r>
      <w:r w:rsidR="004F6C59" w:rsidRPr="00F45DDF">
        <w:rPr>
          <w:rFonts w:ascii="Times New Roman" w:hAnsi="Times New Roman" w:cs="Times New Roman"/>
          <w:color w:val="000000"/>
          <w:lang w:val="en-GB"/>
        </w:rPr>
        <w:t xml:space="preserve"> </w:t>
      </w:r>
      <w:r w:rsidR="00CD097D">
        <w:rPr>
          <w:rFonts w:ascii="Times New Roman" w:hAnsi="Times New Roman" w:cs="Times New Roman"/>
          <w:color w:val="000000"/>
          <w:lang w:val="en-GB"/>
        </w:rPr>
        <w:t xml:space="preserve">assuming all models were equally probable </w:t>
      </w:r>
      <w:r w:rsidR="00CD097D">
        <w:rPr>
          <w:rFonts w:ascii="Times New Roman" w:hAnsi="Times New Roman" w:cs="Times New Roman"/>
          <w:i/>
          <w:iCs/>
          <w:color w:val="000000"/>
          <w:lang w:val="en-GB"/>
        </w:rPr>
        <w:t>a priori</w:t>
      </w:r>
      <w:r w:rsidR="00CD097D">
        <w:rPr>
          <w:rFonts w:ascii="Times New Roman" w:hAnsi="Times New Roman" w:cs="Times New Roman"/>
          <w:color w:val="000000"/>
          <w:lang w:val="en-GB"/>
        </w:rPr>
        <w:t xml:space="preserve"> </w:t>
      </w:r>
      <w:r w:rsidR="00945F1F">
        <w:rPr>
          <w:rFonts w:ascii="Times New Roman" w:hAnsi="Times New Roman" w:cs="Times New Roman"/>
          <w:color w:val="000000"/>
          <w:lang w:val="en-GB"/>
        </w:rPr>
        <w:t>[</w:t>
      </w:r>
      <w:r w:rsidR="00712353">
        <w:rPr>
          <w:rFonts w:ascii="Times New Roman" w:hAnsi="Times New Roman" w:cs="Times New Roman"/>
          <w:color w:val="000000"/>
          <w:lang w:val="en-GB"/>
        </w:rPr>
        <w:t>92</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r w:rsidR="00D37CFE">
        <w:rPr>
          <w:rFonts w:ascii="Times New Roman" w:hAnsi="Times New Roman" w:cs="Times New Roman"/>
          <w:color w:val="000000"/>
          <w:lang w:val="en-GB"/>
        </w:rPr>
        <w:t xml:space="preserve">All models were comparable given they contained the same data. </w:t>
      </w:r>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r w:rsidR="009974F0" w:rsidRPr="007F434E">
        <w:rPr>
          <w:rFonts w:ascii="Times New Roman" w:hAnsi="Times New Roman" w:cs="Times New Roman"/>
          <w:i/>
          <w:color w:val="000000"/>
          <w:lang w:val="en-GB"/>
        </w:rPr>
        <w:t>a posteriori</w:t>
      </w:r>
      <w:r w:rsidR="009974F0" w:rsidRPr="007F434E">
        <w:rPr>
          <w:rFonts w:ascii="Times New Roman" w:hAnsi="Times New Roman" w:cs="Times New Roman"/>
          <w:color w:val="000000"/>
          <w:lang w:val="en-GB"/>
        </w:rPr>
        <w:t xml:space="preserve"> to replicate abundance data </w:t>
      </w:r>
      <w:proofErr w:type="gramStart"/>
      <w:r w:rsidR="009974F0" w:rsidRPr="007F434E">
        <w:rPr>
          <w:rFonts w:ascii="Times New Roman" w:hAnsi="Times New Roman" w:cs="Times New Roman"/>
          <w:color w:val="000000"/>
          <w:lang w:val="en-GB"/>
        </w:rPr>
        <w:t>similar to</w:t>
      </w:r>
      <w:proofErr w:type="gramEnd"/>
      <w:r w:rsidR="009974F0" w:rsidRPr="007F434E">
        <w:rPr>
          <w:rFonts w:ascii="Times New Roman" w:hAnsi="Times New Roman" w:cs="Times New Roman"/>
          <w:color w:val="000000"/>
          <w:lang w:val="en-GB"/>
        </w:rPr>
        <w:t xml:space="preserve"> those observed. </w:t>
      </w:r>
      <w:r w:rsidR="00027F5F">
        <w:rPr>
          <w:rFonts w:ascii="Times New Roman" w:hAnsi="Times New Roman" w:cs="Times New Roman"/>
          <w:color w:val="000000"/>
          <w:lang w:val="en-GB"/>
        </w:rPr>
        <w:t>Additionally, w</w:t>
      </w:r>
      <w:r w:rsidR="00495F0B">
        <w:rPr>
          <w:rFonts w:ascii="Times New Roman" w:hAnsi="Times New Roman" w:cs="Times New Roman"/>
          <w:color w:val="000000"/>
          <w:lang w:val="en-GB"/>
        </w:rPr>
        <w:t>e performed</w:t>
      </w:r>
      <w:del w:id="154" w:author="Grant Adams" w:date="2021-08-02T11:58:00Z">
        <w:r w:rsidR="00495F0B" w:rsidDel="003D0F5E">
          <w:rPr>
            <w:rFonts w:ascii="Times New Roman" w:hAnsi="Times New Roman" w:cs="Times New Roman"/>
            <w:color w:val="000000"/>
            <w:lang w:val="en-GB"/>
          </w:rPr>
          <w:delText xml:space="preserve"> </w:delText>
        </w:r>
        <w:r w:rsidR="00D5397C" w:rsidDel="003D0F5E">
          <w:rPr>
            <w:rFonts w:ascii="Times New Roman" w:hAnsi="Times New Roman" w:cs="Times New Roman"/>
            <w:color w:val="000000"/>
            <w:lang w:val="en-GB"/>
          </w:rPr>
          <w:delText>a</w:delText>
        </w:r>
      </w:del>
      <w:r w:rsidR="00D5397C">
        <w:rPr>
          <w:rFonts w:ascii="Times New Roman" w:hAnsi="Times New Roman" w:cs="Times New Roman"/>
          <w:color w:val="000000"/>
          <w:lang w:val="en-GB"/>
        </w:rPr>
        <w:t xml:space="preserve"> m</w:t>
      </w:r>
      <w:r w:rsidR="00D5397C" w:rsidRPr="00A13987">
        <w:rPr>
          <w:rFonts w:ascii="Times New Roman" w:hAnsi="Times New Roman" w:cs="Times New Roman"/>
          <w:color w:val="000000"/>
          <w:lang w:val="en-GB"/>
        </w:rPr>
        <w:t>ulti-model inference using Bayesian model averaging (</w:t>
      </w:r>
      <w:del w:id="155" w:author="Maria Alejandra Romero" w:date="2021-07-30T17:06:00Z">
        <w:r w:rsidR="00D5397C" w:rsidRPr="00A13987" w:rsidDel="003A131D">
          <w:rPr>
            <w:rFonts w:ascii="Times New Roman" w:hAnsi="Times New Roman" w:cs="Times New Roman"/>
            <w:color w:val="000000"/>
            <w:lang w:val="en-GB"/>
          </w:rPr>
          <w:delText>B</w:delText>
        </w:r>
      </w:del>
      <w:r w:rsidR="00D5397C" w:rsidRPr="00A13987">
        <w:rPr>
          <w:rFonts w:ascii="Times New Roman" w:hAnsi="Times New Roman" w:cs="Times New Roman"/>
          <w:color w:val="000000"/>
          <w:lang w:val="en-GB"/>
        </w:rPr>
        <w:t>MA)</w:t>
      </w:r>
      <w:r w:rsidR="00D5397C" w:rsidRPr="00D5397C">
        <w:rPr>
          <w:rFonts w:ascii="Times New Roman" w:hAnsi="Times New Roman" w:cs="Times New Roman"/>
          <w:color w:val="000000"/>
          <w:lang w:val="en-GB"/>
        </w:rPr>
        <w:t xml:space="preserve"> </w:t>
      </w:r>
      <w:r w:rsidR="00A24770">
        <w:rPr>
          <w:rFonts w:ascii="Times New Roman" w:hAnsi="Times New Roman" w:cs="Times New Roman"/>
          <w:color w:val="000000"/>
          <w:lang w:val="en-GB"/>
        </w:rPr>
        <w:t>to</w:t>
      </w:r>
      <w:r w:rsidR="00D5397C" w:rsidRPr="00D5397C">
        <w:rPr>
          <w:rFonts w:ascii="Times New Roman" w:hAnsi="Times New Roman" w:cs="Times New Roman"/>
          <w:color w:val="000000"/>
          <w:lang w:val="en-GB"/>
        </w:rPr>
        <w:t xml:space="preserve"> balance model goodness of fit and model</w:t>
      </w:r>
      <w:r w:rsidR="00D5397C">
        <w:rPr>
          <w:rFonts w:ascii="Times New Roman" w:hAnsi="Times New Roman" w:cs="Times New Roman"/>
          <w:color w:val="000000"/>
          <w:lang w:val="en-GB"/>
        </w:rPr>
        <w:t xml:space="preserve"> </w:t>
      </w:r>
      <w:del w:id="156" w:author="Grant Adams" w:date="2021-08-02T11:58:00Z">
        <w:r w:rsidR="00D5397C" w:rsidRPr="00D5397C" w:rsidDel="003D0F5E">
          <w:rPr>
            <w:rFonts w:ascii="Times New Roman" w:hAnsi="Times New Roman" w:cs="Times New Roman"/>
            <w:color w:val="000000"/>
            <w:lang w:val="en-GB"/>
          </w:rPr>
          <w:delText xml:space="preserve">selection </w:delText>
        </w:r>
      </w:del>
      <w:r w:rsidR="00D5397C" w:rsidRPr="00D5397C">
        <w:rPr>
          <w:rFonts w:ascii="Times New Roman" w:hAnsi="Times New Roman" w:cs="Times New Roman"/>
          <w:color w:val="000000"/>
          <w:lang w:val="en-GB"/>
        </w:rPr>
        <w:t>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 xml:space="preserve">rather than relying on one ‘true’ </w:t>
      </w:r>
      <w:r w:rsidR="007167BF" w:rsidRPr="00F60864">
        <w:rPr>
          <w:rFonts w:ascii="Times New Roman" w:hAnsi="Times New Roman" w:cs="Times New Roman"/>
          <w:color w:val="000000"/>
          <w:lang w:val="en-GB"/>
        </w:rPr>
        <w:t>model</w:t>
      </w:r>
      <w:r w:rsidR="00BA00E4" w:rsidRPr="00F60864">
        <w:rPr>
          <w:rFonts w:ascii="Times New Roman" w:hAnsi="Times New Roman" w:cs="Times New Roman"/>
          <w:color w:val="000000"/>
          <w:lang w:val="en-GB"/>
        </w:rPr>
        <w:t xml:space="preserve"> </w:t>
      </w:r>
      <w:r w:rsidR="00A717BC" w:rsidRPr="00F60864">
        <w:rPr>
          <w:rFonts w:ascii="Times New Roman" w:hAnsi="Times New Roman" w:cs="Times New Roman"/>
          <w:color w:val="000000"/>
          <w:lang w:val="en-GB"/>
        </w:rPr>
        <w:t>[</w:t>
      </w:r>
      <w:r w:rsidR="005B4135" w:rsidRPr="00A24770">
        <w:rPr>
          <w:rFonts w:ascii="Times New Roman" w:hAnsi="Times New Roman" w:cs="Times New Roman"/>
          <w:color w:val="000000"/>
          <w:lang w:val="en-GB"/>
        </w:rPr>
        <w:t>93</w:t>
      </w:r>
      <w:r w:rsidR="00A717BC" w:rsidRPr="00F60864">
        <w:rPr>
          <w:rFonts w:ascii="Times New Roman" w:hAnsi="Times New Roman" w:cs="Times New Roman"/>
          <w:color w:val="000000"/>
          <w:lang w:val="en-GB"/>
        </w:rPr>
        <w:t>]</w:t>
      </w:r>
      <w:r w:rsidR="00F62EB0" w:rsidRPr="00F60864">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The posterior distributions 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t>
      </w:r>
      <w:r w:rsidR="00ED5FB5">
        <w:rPr>
          <w:rFonts w:ascii="Times New Roman" w:hAnsi="Times New Roman" w:cs="Times New Roman"/>
          <w:color w:val="000000"/>
          <w:lang w:val="en-GB"/>
        </w:rPr>
        <w:t xml:space="preserve">sampled relative to the </w:t>
      </w:r>
      <w:proofErr w:type="gramStart"/>
      <w:r w:rsidR="00ED5FB5">
        <w:rPr>
          <w:rFonts w:ascii="Times New Roman" w:hAnsi="Times New Roman" w:cs="Times New Roman"/>
          <w:color w:val="000000"/>
          <w:lang w:val="en-GB"/>
        </w:rPr>
        <w:t>models</w:t>
      </w:r>
      <w:proofErr w:type="gramEnd"/>
      <w:r w:rsidR="00ED5FB5">
        <w:rPr>
          <w:rFonts w:ascii="Times New Roman" w:hAnsi="Times New Roman" w:cs="Times New Roman"/>
          <w:color w:val="000000"/>
          <w:lang w:val="en-GB"/>
        </w:rPr>
        <w:t xml:space="preserve"> posterior probability</w:t>
      </w:r>
      <w:r w:rsidR="00ED5FB5" w:rsidRPr="00731873">
        <w:rPr>
          <w:rFonts w:ascii="Times New Roman" w:hAnsi="Times New Roman" w:cs="Times New Roman"/>
          <w:color w:val="000000"/>
          <w:lang w:val="en-GB"/>
        </w:rPr>
        <w:t xml:space="preserve"> </w:t>
      </w:r>
      <w:r w:rsidR="00ED5FB5">
        <w:rPr>
          <w:rFonts w:ascii="Times New Roman" w:hAnsi="Times New Roman" w:cs="Times New Roman"/>
          <w:color w:val="000000"/>
          <w:lang w:val="en-GB"/>
        </w:rPr>
        <w:t>based on the calculated Bayes factors</w:t>
      </w:r>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proofErr w:type="spellStart"/>
      <w:ins w:id="157" w:author="Maria Alejandra Romero" w:date="2021-07-30T23:10:00Z">
        <w:r w:rsidR="00470814">
          <w:rPr>
            <w:rFonts w:ascii="Times New Roman" w:hAnsi="Times New Roman" w:cs="Times New Roman"/>
            <w:lang w:val="en-GB"/>
          </w:rPr>
          <w:t>Scen</w:t>
        </w:r>
        <w:proofErr w:type="spellEnd"/>
        <w:r w:rsidR="00470814">
          <w:rPr>
            <w:rFonts w:ascii="Times New Roman" w:hAnsi="Times New Roman" w:cs="Times New Roman"/>
            <w:lang w:val="en-GB"/>
          </w:rPr>
          <w:t xml:space="preserve"> 4 and </w:t>
        </w:r>
        <w:proofErr w:type="spellStart"/>
        <w:r w:rsidR="00470814">
          <w:rPr>
            <w:rFonts w:ascii="Times New Roman" w:hAnsi="Times New Roman" w:cs="Times New Roman"/>
            <w:lang w:val="en-GB"/>
          </w:rPr>
          <w:t>Scen</w:t>
        </w:r>
        <w:proofErr w:type="spellEnd"/>
        <w:r w:rsidR="00470814">
          <w:rPr>
            <w:rFonts w:ascii="Times New Roman" w:hAnsi="Times New Roman" w:cs="Times New Roman"/>
            <w:lang w:val="en-GB"/>
          </w:rPr>
          <w:t xml:space="preserve"> 5 and </w:t>
        </w:r>
      </w:ins>
      <w:del w:id="158" w:author="Maria Alejandra Romero" w:date="2021-07-30T23:10:00Z">
        <w:r w:rsidR="00CB4ADC" w:rsidRPr="00750CEE" w:rsidDel="00470814">
          <w:rPr>
            <w:rFonts w:ascii="Times New Roman" w:hAnsi="Times New Roman" w:cs="Times New Roman"/>
            <w:color w:val="000000"/>
            <w:lang w:val="en-GB"/>
          </w:rPr>
          <w:delText>M</w:delText>
        </w:r>
      </w:del>
      <w:ins w:id="159" w:author="Maria Alejandra Romero" w:date="2021-07-30T23:10:00Z">
        <w:r w:rsidR="00470814">
          <w:rPr>
            <w:rFonts w:ascii="Times New Roman" w:hAnsi="Times New Roman" w:cs="Times New Roman"/>
            <w:color w:val="000000"/>
            <w:lang w:val="en-GB"/>
          </w:rPr>
          <w:t>m</w:t>
        </w:r>
      </w:ins>
      <w:r w:rsidR="00CB4ADC" w:rsidRPr="00750CEE">
        <w:rPr>
          <w:rFonts w:ascii="Times New Roman" w:hAnsi="Times New Roman" w:cs="Times New Roman"/>
          <w:color w:val="000000"/>
          <w:lang w:val="en-GB"/>
        </w:rPr>
        <w:t xml:space="preserve">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470814">
        <w:rPr>
          <w:rFonts w:ascii="Times New Roman" w:hAnsi="Times New Roman" w:cs="Times New Roman"/>
          <w:lang w:val="en-GB"/>
        </w:rPr>
        <w:t xml:space="preserve"> </w:t>
      </w:r>
      <w:r w:rsidR="007F1BC4">
        <w:rPr>
          <w:rFonts w:ascii="Times New Roman" w:hAnsi="Times New Roman" w:cs="Times New Roman"/>
          <w:lang w:val="en-GB"/>
        </w:rPr>
        <w:t xml:space="preserve">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w:t>
      </w:r>
      <w:del w:id="160" w:author="Maria Alejandra Romero" w:date="2021-07-30T23:11:00Z">
        <w:r w:rsidR="00080CE2" w:rsidRPr="00FC2324" w:rsidDel="00DB3744">
          <w:rPr>
            <w:rFonts w:ascii="Times New Roman" w:hAnsi="Times New Roman" w:cs="Times New Roman"/>
            <w:color w:val="000000"/>
            <w:lang w:val="en-GB"/>
          </w:rPr>
          <w:delText xml:space="preserve">excluded </w:delText>
        </w:r>
      </w:del>
      <w:ins w:id="161" w:author="Maria Alejandra Romero" w:date="2021-07-30T23:11:00Z">
        <w:r w:rsidR="00DB3744">
          <w:rPr>
            <w:rFonts w:ascii="Times New Roman" w:hAnsi="Times New Roman" w:cs="Times New Roman"/>
            <w:color w:val="000000"/>
            <w:lang w:val="en-GB"/>
          </w:rPr>
          <w:t>were proposed</w:t>
        </w:r>
        <w:r w:rsidR="00DB3744" w:rsidRPr="00FC2324">
          <w:rPr>
            <w:rFonts w:ascii="Times New Roman" w:hAnsi="Times New Roman" w:cs="Times New Roman"/>
            <w:color w:val="000000"/>
            <w:lang w:val="en-GB"/>
          </w:rPr>
          <w:t xml:space="preserve"> </w:t>
        </w:r>
      </w:ins>
      <w:del w:id="162" w:author="Maria Alejandra Romero" w:date="2021-07-30T23:11:00Z">
        <w:r w:rsidR="00080CE2" w:rsidRPr="00FC2324" w:rsidDel="00DB3744">
          <w:rPr>
            <w:rFonts w:ascii="Times New Roman" w:hAnsi="Times New Roman" w:cs="Times New Roman"/>
            <w:color w:val="000000"/>
            <w:lang w:val="en-GB"/>
          </w:rPr>
          <w:delText xml:space="preserve">data </w:delText>
        </w:r>
      </w:del>
      <w:r w:rsidR="00080CE2" w:rsidRPr="00FC2324">
        <w:rPr>
          <w:rFonts w:ascii="Times New Roman" w:hAnsi="Times New Roman" w:cs="Times New Roman"/>
          <w:color w:val="000000"/>
          <w:lang w:val="en-GB"/>
        </w:rPr>
        <w:t xml:space="preserve">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01F48C51"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t xml:space="preserve">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w:t>
      </w:r>
      <w:proofErr w:type="spellStart"/>
      <w:r w:rsidRPr="00775544">
        <w:rPr>
          <w:rFonts w:ascii="Times New Roman" w:hAnsi="Times New Roman" w:cs="Times New Roman"/>
          <w:color w:val="000000"/>
          <w:lang w:val="en-US"/>
        </w:rPr>
        <w:t>armação</w:t>
      </w:r>
      <w:proofErr w:type="spellEnd"/>
      <w:r w:rsidRPr="00775544">
        <w:rPr>
          <w:rFonts w:ascii="Times New Roman" w:hAnsi="Times New Roman" w:cs="Times New Roman"/>
          <w:color w:val="000000"/>
          <w:lang w:val="en-US"/>
        </w:rPr>
        <w:t xml:space="preserve"> (land whaling station) southwards along the Brazilian coast [</w:t>
      </w:r>
      <w:r w:rsidR="001A318F">
        <w:rPr>
          <w:rFonts w:ascii="Times New Roman" w:hAnsi="Times New Roman" w:cs="Times New Roman"/>
          <w:color w:val="000000"/>
          <w:lang w:val="en-US"/>
        </w:rPr>
        <w:t>59,60</w:t>
      </w:r>
      <w:r w:rsidRPr="00775544">
        <w:rPr>
          <w:rFonts w:ascii="Times New Roman" w:hAnsi="Times New Roman" w:cs="Times New Roman"/>
          <w:color w:val="000000"/>
          <w:lang w:val="en-US"/>
        </w:rPr>
        <w:t xml:space="preserve">]. The Brazilian whalers exploited the breeding stock of SRWs from these coastal whaling stations. During the period 1772–1812, American (40% of the total number of identified whaleships), British (49%), French (8.6%), and Spanish (2.4%) whalers dominated the exploitation of SRWs </w:t>
      </w:r>
      <w:r w:rsidRPr="00775544">
        <w:rPr>
          <w:rFonts w:ascii="Times New Roman" w:hAnsi="Times New Roman" w:cs="Times New Roman"/>
          <w:color w:val="000000"/>
          <w:lang w:val="en-US"/>
        </w:rPr>
        <w:lastRenderedPageBreak/>
        <w:t>at the Brazil Bank [</w:t>
      </w:r>
      <w:r w:rsidR="001006C5">
        <w:rPr>
          <w:rFonts w:ascii="Times New Roman" w:hAnsi="Times New Roman" w:cs="Times New Roman"/>
          <w:color w:val="000000"/>
          <w:lang w:val="en-US"/>
        </w:rPr>
        <w:t>18</w:t>
      </w:r>
      <w:r w:rsidRPr="00775544">
        <w:rPr>
          <w:rFonts w:ascii="Times New Roman" w:hAnsi="Times New Roman" w:cs="Times New Roman"/>
          <w:color w:val="000000"/>
          <w:lang w:val="en-US"/>
        </w:rPr>
        <w:t>]. The catches of the 19th century were led by the British fleet (50% of total catches), followed by the French (28%) and the Portuguese (0.16%). Relatively few whales were taken during the modern whaling period. Until the advent of international protection in 1935, 40% of the whales caught were taken by Norway, 26% by Argentina, 17% by the UK, and 15% by Chilean whalers. Illegal Soviet catches during the period 1951/52–1971/72 peaked in 1961/1962 when 1,335 whales were caught off the Patagonia [</w:t>
      </w:r>
      <w:r w:rsidR="00932491">
        <w:rPr>
          <w:rFonts w:ascii="Times New Roman" w:hAnsi="Times New Roman" w:cs="Times New Roman"/>
          <w:color w:val="000000"/>
          <w:lang w:val="en-US"/>
        </w:rPr>
        <w:t>21</w:t>
      </w:r>
      <w:r w:rsidRPr="00775544">
        <w:rPr>
          <w:rFonts w:ascii="Times New Roman" w:hAnsi="Times New Roman" w:cs="Times New Roman"/>
          <w:color w:val="000000"/>
          <w:lang w:val="en-US"/>
        </w:rPr>
        <w:t>,7</w:t>
      </w:r>
      <w:r w:rsidR="00BB05C0">
        <w:rPr>
          <w:rFonts w:ascii="Times New Roman" w:hAnsi="Times New Roman" w:cs="Times New Roman"/>
          <w:color w:val="000000"/>
          <w:lang w:val="en-US"/>
        </w:rPr>
        <w:t>1</w:t>
      </w:r>
      <w:r w:rsidRPr="00775544">
        <w:rPr>
          <w:rFonts w:ascii="Times New Roman" w:hAnsi="Times New Roman" w:cs="Times New Roman"/>
          <w:color w:val="000000"/>
          <w:lang w:val="en-US"/>
        </w:rPr>
        <w:t>].</w:t>
      </w:r>
    </w:p>
    <w:p w14:paraId="18C60312" w14:textId="67394496" w:rsidR="006F6380" w:rsidRPr="00707358" w:rsidRDefault="00F705DE">
      <w:pPr>
        <w:spacing w:after="0" w:line="360" w:lineRule="auto"/>
        <w:ind w:firstLine="284"/>
        <w:rPr>
          <w:rFonts w:ascii="Times New Roman" w:hAnsi="Times New Roman" w:cs="Times New Roman"/>
          <w:color w:val="000000"/>
          <w:lang w:val="en-GB"/>
        </w:rPr>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proofErr w:type="gramStart"/>
      <w:r w:rsidR="003D1441">
        <w:rPr>
          <w:rFonts w:ascii="Times New Roman" w:hAnsi="Times New Roman" w:cs="Times New Roman"/>
          <w:color w:val="000000"/>
          <w:lang w:val="en-GB"/>
        </w:rPr>
        <w:t>Through the use of</w:t>
      </w:r>
      <w:proofErr w:type="gramEnd"/>
      <w:r w:rsidR="003D1441">
        <w:rPr>
          <w:rFonts w:ascii="Times New Roman" w:hAnsi="Times New Roman" w:cs="Times New Roman"/>
          <w:color w:val="000000"/>
          <w:lang w:val="en-GB"/>
        </w:rPr>
        <w:t xml:space="preserve">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del w:id="163" w:author="Grant Adams" w:date="2021-06-10T16:04:00Z">
        <w:r w:rsidR="002A427E" w:rsidDel="00012111">
          <w:rPr>
            <w:rFonts w:ascii="Times New Roman" w:hAnsi="Times New Roman" w:cs="Times New Roman"/>
            <w:color w:val="000000"/>
            <w:lang w:val="en-GB"/>
          </w:rPr>
          <w:delText>five</w:delText>
        </w:r>
        <w:r w:rsidR="00C51591" w:rsidDel="00012111">
          <w:rPr>
            <w:rFonts w:ascii="Times New Roman" w:hAnsi="Times New Roman" w:cs="Times New Roman"/>
            <w:color w:val="000000"/>
            <w:lang w:val="en-GB"/>
          </w:rPr>
          <w:delText xml:space="preserve"> </w:delText>
        </w:r>
      </w:del>
      <w:ins w:id="164" w:author="Grant Adams" w:date="2021-06-10T16:04:00Z">
        <w:del w:id="165" w:author="Maria Alejandra Romero" w:date="2021-07-30T23:12:00Z">
          <w:r w:rsidR="00012111" w:rsidDel="0041120B">
            <w:rPr>
              <w:rFonts w:ascii="Times New Roman" w:hAnsi="Times New Roman" w:cs="Times New Roman"/>
              <w:color w:val="000000"/>
              <w:lang w:val="en-GB"/>
            </w:rPr>
            <w:delText xml:space="preserve">nine </w:delText>
          </w:r>
        </w:del>
      </w:ins>
      <w:ins w:id="166" w:author="Maria Alejandra Romero" w:date="2021-07-30T23:12:00Z">
        <w:r w:rsidR="0041120B">
          <w:rPr>
            <w:rFonts w:ascii="Times New Roman" w:hAnsi="Times New Roman" w:cs="Times New Roman"/>
            <w:color w:val="000000"/>
            <w:lang w:val="en-GB"/>
          </w:rPr>
          <w:t xml:space="preserve">eleven </w:t>
        </w:r>
      </w:ins>
      <w:r w:rsidR="00C51591">
        <w:rPr>
          <w:rFonts w:ascii="Times New Roman" w:hAnsi="Times New Roman" w:cs="Times New Roman"/>
          <w:color w:val="000000"/>
          <w:lang w:val="en-GB"/>
        </w:rPr>
        <w:t xml:space="preserve">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ins w:id="167" w:author="Maria Alejandra Romero" w:date="2021-07-30T23:58:00Z">
        <w:r w:rsidR="00A2341A">
          <w:rPr>
            <w:rFonts w:ascii="Times New Roman" w:hAnsi="Times New Roman" w:cs="Times New Roman"/>
            <w:color w:val="000000"/>
            <w:lang w:val="en-GB"/>
          </w:rPr>
          <w:t xml:space="preserve"> </w:t>
        </w:r>
        <w:r w:rsidR="00A2341A" w:rsidRPr="00B17E1E">
          <w:rPr>
            <w:rFonts w:ascii="Times New Roman" w:hAnsi="Times New Roman" w:cs="Times New Roman"/>
            <w:color w:val="000000"/>
            <w:lang w:val="en-GB"/>
          </w:rPr>
          <w:t>(</w:t>
        </w:r>
        <w:r w:rsidR="00A2341A" w:rsidRPr="003469AF">
          <w:rPr>
            <w:rFonts w:ascii="Times New Roman" w:hAnsi="Times New Roman" w:cs="Times New Roman"/>
            <w:i/>
            <w:iCs/>
            <w:color w:val="000000"/>
            <w:lang w:val="en-GB"/>
          </w:rPr>
          <w:t>i.e.</w:t>
        </w:r>
        <w:r w:rsidR="00A2341A">
          <w:rPr>
            <w:rFonts w:ascii="Times New Roman" w:hAnsi="Times New Roman" w:cs="Times New Roman"/>
            <w:color w:val="000000"/>
            <w:lang w:val="en-GB"/>
          </w:rPr>
          <w:t xml:space="preserve">, the </w:t>
        </w:r>
        <w:r w:rsidR="00A2341A" w:rsidRPr="00B17E1E">
          <w:rPr>
            <w:rFonts w:ascii="Times New Roman" w:hAnsi="Times New Roman" w:cs="Times New Roman"/>
            <w:color w:val="000000"/>
            <w:lang w:val="en-GB"/>
          </w:rPr>
          <w:t xml:space="preserve">posterior distribution of mean abundances, </w:t>
        </w:r>
      </w:ins>
      <m:oMath>
        <m:sSub>
          <m:sSubPr>
            <m:ctrlPr>
              <w:ins w:id="168" w:author="Maria Alejandra Romero" w:date="2021-07-30T23:58:00Z">
                <w:rPr>
                  <w:rFonts w:ascii="Cambria Math" w:hAnsi="Cambria Math" w:cs="Times New Roman"/>
                  <w:i/>
                  <w:lang w:val="en-GB"/>
                </w:rPr>
              </w:ins>
            </m:ctrlPr>
          </m:sSubPr>
          <m:e>
            <m:r>
              <w:ins w:id="169" w:author="Maria Alejandra Romero" w:date="2021-07-30T23:58:00Z">
                <w:rPr>
                  <w:rFonts w:ascii="Cambria Math" w:hAnsi="Cambria Math" w:cs="Times New Roman"/>
                  <w:lang w:val="en-GB"/>
                </w:rPr>
                <m:t>N</m:t>
              </w:ins>
            </m:r>
          </m:e>
          <m:sub>
            <m:r>
              <w:ins w:id="170" w:author="Maria Alejandra Romero" w:date="2021-07-30T23:58:00Z">
                <w:rPr>
                  <w:rFonts w:ascii="Cambria Math" w:hAnsi="Cambria Math" w:cs="Times New Roman"/>
                  <w:lang w:val="en-GB"/>
                </w:rPr>
                <m:t>y</m:t>
              </w:ins>
            </m:r>
          </m:sub>
        </m:sSub>
      </m:oMath>
      <w:ins w:id="171" w:author="Maria Alejandra Romero" w:date="2021-07-30T23:58:00Z">
        <w:r w:rsidR="00A2341A" w:rsidRPr="00B17E1E">
          <w:rPr>
            <w:rFonts w:ascii="Times New Roman" w:hAnsi="Times New Roman" w:cs="Times New Roman"/>
            <w:color w:val="000000"/>
            <w:lang w:val="en-GB"/>
          </w:rPr>
          <w:t>)</w:t>
        </w:r>
      </w:ins>
      <w:r w:rsidR="0037233C">
        <w:rPr>
          <w:rFonts w:ascii="Times New Roman" w:hAnsi="Times New Roman" w:cs="Times New Roman"/>
          <w:color w:val="000000"/>
          <w:lang w:val="en-GB"/>
        </w:rPr>
        <w:t xml:space="preserve"> (</w:t>
      </w:r>
      <w:del w:id="172" w:author="Maria Alejandra Romero" w:date="2021-07-30T23:27:00Z">
        <w:r w:rsidR="003D5D26" w:rsidDel="00201F4D">
          <w:rPr>
            <w:rFonts w:ascii="Times New Roman" w:hAnsi="Times New Roman" w:cs="Times New Roman"/>
            <w:color w:val="000000"/>
            <w:lang w:val="en-GB"/>
          </w:rPr>
          <w:delText>Tab</w:delText>
        </w:r>
        <w:r w:rsidR="00012111" w:rsidDel="00201F4D">
          <w:rPr>
            <w:rFonts w:ascii="Times New Roman" w:hAnsi="Times New Roman" w:cs="Times New Roman"/>
            <w:color w:val="000000"/>
            <w:lang w:val="en-GB"/>
          </w:rPr>
          <w:delText xml:space="preserve">le </w:delText>
        </w:r>
        <w:r w:rsidR="001F5021" w:rsidDel="00201F4D">
          <w:rPr>
            <w:rFonts w:ascii="Times New Roman" w:hAnsi="Times New Roman" w:cs="Times New Roman"/>
            <w:color w:val="000000"/>
            <w:lang w:val="en-GB"/>
          </w:rPr>
          <w:delText>2</w:delText>
        </w:r>
        <w:r w:rsidR="003D5D26" w:rsidDel="00201F4D">
          <w:rPr>
            <w:rFonts w:ascii="Times New Roman" w:hAnsi="Times New Roman" w:cs="Times New Roman"/>
            <w:color w:val="000000"/>
            <w:lang w:val="en-GB"/>
          </w:rPr>
          <w:delText xml:space="preserve">, </w:delText>
        </w:r>
      </w:del>
      <w:ins w:id="173" w:author="Maria Alejandra Romero" w:date="2021-07-30T23:28:00Z">
        <w:r w:rsidR="00201F4D">
          <w:rPr>
            <w:rFonts w:ascii="Times New Roman" w:hAnsi="Times New Roman" w:cs="Times New Roman"/>
            <w:color w:val="000000"/>
            <w:lang w:val="en-GB"/>
          </w:rPr>
          <w:t>Table S</w:t>
        </w:r>
      </w:ins>
      <w:ins w:id="174" w:author="Maria Alejandra Romero" w:date="2021-07-30T23:31:00Z">
        <w:r w:rsidR="00E14696">
          <w:rPr>
            <w:rFonts w:ascii="Times New Roman" w:hAnsi="Times New Roman" w:cs="Times New Roman"/>
            <w:color w:val="000000"/>
            <w:lang w:val="en-GB"/>
          </w:rPr>
          <w:t>5</w:t>
        </w:r>
      </w:ins>
      <w:ins w:id="175" w:author="Maria Alejandra Romero" w:date="2021-07-30T23:50:00Z">
        <w:r w:rsidR="00C54161">
          <w:rPr>
            <w:rFonts w:ascii="Times New Roman" w:hAnsi="Times New Roman" w:cs="Times New Roman"/>
            <w:color w:val="000000"/>
            <w:lang w:val="en-GB"/>
          </w:rPr>
          <w:t xml:space="preserve"> and </w:t>
        </w:r>
        <w:r w:rsidR="008D61B8">
          <w:rPr>
            <w:rFonts w:ascii="Times New Roman" w:hAnsi="Times New Roman" w:cs="Times New Roman"/>
            <w:color w:val="000000"/>
            <w:lang w:val="en-GB"/>
          </w:rPr>
          <w:t>S6</w:t>
        </w:r>
      </w:ins>
      <w:ins w:id="176" w:author="Maria Alejandra Romero" w:date="2021-07-30T23:28:00Z">
        <w:r w:rsidR="00201F4D">
          <w:rPr>
            <w:rFonts w:ascii="Times New Roman" w:hAnsi="Times New Roman" w:cs="Times New Roman"/>
            <w:color w:val="000000"/>
            <w:lang w:val="en-GB"/>
          </w:rPr>
          <w:t xml:space="preserve">, </w:t>
        </w:r>
      </w:ins>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w:t>
      </w:r>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r w:rsidR="008D4AF9">
        <w:rPr>
          <w:rFonts w:ascii="Times New Roman" w:hAnsi="Times New Roman" w:cs="Times New Roman"/>
          <w:color w:val="000000"/>
          <w:lang w:val="en-US"/>
        </w:rPr>
        <w:t xml:space="preserve">The </w:t>
      </w:r>
      <w:r w:rsidR="00917D52">
        <w:rPr>
          <w:rFonts w:ascii="Times New Roman" w:hAnsi="Times New Roman" w:cs="Times New Roman"/>
          <w:color w:val="000000"/>
          <w:lang w:val="en-GB"/>
        </w:rPr>
        <w:t>estimated</w:t>
      </w:r>
      <w:r w:rsidR="008D4AF9">
        <w:rPr>
          <w:rFonts w:ascii="Times New Roman" w:hAnsi="Times New Roman" w:cs="Times New Roman"/>
          <w:color w:val="000000"/>
          <w:lang w:val="en-GB"/>
        </w:rPr>
        <w:t xml:space="preserve"> m</w:t>
      </w:r>
      <w:r w:rsidR="008D4AF9" w:rsidRPr="001A3E32">
        <w:rPr>
          <w:rFonts w:ascii="Times New Roman" w:hAnsi="Times New Roman" w:cs="Times New Roman"/>
          <w:color w:val="000000"/>
          <w:lang w:val="en-GB"/>
        </w:rPr>
        <w:t>eans</w:t>
      </w:r>
      <w:r w:rsidR="008D4AF9">
        <w:rPr>
          <w:rFonts w:ascii="Times New Roman" w:hAnsi="Times New Roman" w:cs="Times New Roman"/>
          <w:color w:val="000000"/>
          <w:lang w:val="en-GB"/>
        </w:rPr>
        <w:t xml:space="preserve"> </w:t>
      </w:r>
      <w:r w:rsidR="008D4AF9" w:rsidRPr="001A3E32">
        <w:rPr>
          <w:rFonts w:ascii="Times New Roman" w:hAnsi="Times New Roman" w:cs="Times New Roman"/>
          <w:color w:val="000000"/>
          <w:lang w:val="en-GB"/>
        </w:rPr>
        <w:t xml:space="preserve">were generally greater than </w:t>
      </w:r>
      <w:r w:rsidR="008D4AF9">
        <w:rPr>
          <w:rFonts w:ascii="Times New Roman" w:hAnsi="Times New Roman" w:cs="Times New Roman"/>
          <w:color w:val="000000"/>
          <w:lang w:val="en-GB"/>
        </w:rPr>
        <w:t xml:space="preserve">the </w:t>
      </w:r>
      <w:r w:rsidR="008D4AF9" w:rsidRPr="001A3E32">
        <w:rPr>
          <w:rFonts w:ascii="Times New Roman" w:hAnsi="Times New Roman" w:cs="Times New Roman"/>
          <w:color w:val="000000"/>
          <w:lang w:val="en-GB"/>
        </w:rPr>
        <w:t xml:space="preserve">medians, </w:t>
      </w:r>
      <w:r w:rsidR="008D4AF9">
        <w:rPr>
          <w:rFonts w:ascii="Times New Roman" w:hAnsi="Times New Roman" w:cs="Times New Roman"/>
          <w:color w:val="000000"/>
          <w:lang w:val="en-GB"/>
        </w:rPr>
        <w:t xml:space="preserve">thus indicating a </w:t>
      </w:r>
      <w:r w:rsidR="008D4AF9" w:rsidRPr="001A3E32">
        <w:rPr>
          <w:rFonts w:ascii="Times New Roman" w:hAnsi="Times New Roman" w:cs="Times New Roman"/>
          <w:color w:val="000000"/>
          <w:lang w:val="en-GB"/>
        </w:rPr>
        <w:t>positive skewness.</w:t>
      </w:r>
      <w:r w:rsidR="008D4AF9">
        <w:rPr>
          <w:rFonts w:ascii="Times New Roman" w:hAnsi="Times New Roman" w:cs="Times New Roman"/>
          <w:color w:val="000000"/>
          <w:lang w:val="en-GB"/>
        </w:rPr>
        <w:t xml:space="preserve"> </w:t>
      </w:r>
      <w:r w:rsidR="00D207E9" w:rsidRPr="00E54C9C">
        <w:rPr>
          <w:rFonts w:ascii="Times New Roman" w:hAnsi="Times New Roman" w:cs="Times New Roman"/>
          <w:color w:val="000000"/>
          <w:lang w:val="en-GB"/>
        </w:rPr>
        <w:t xml:space="preserve">The </w:t>
      </w:r>
      <w:r w:rsidR="00012111">
        <w:rPr>
          <w:rFonts w:ascii="Times New Roman" w:hAnsi="Times New Roman" w:cs="Times New Roman"/>
          <w:color w:val="000000"/>
          <w:lang w:val="en-GB"/>
        </w:rPr>
        <w:t xml:space="preserve">median model-averaged </w:t>
      </w:r>
      <w:r w:rsidR="00D207E9" w:rsidRPr="00E54C9C">
        <w:rPr>
          <w:rFonts w:ascii="Times New Roman" w:hAnsi="Times New Roman" w:cs="Times New Roman"/>
          <w:color w:val="000000"/>
          <w:lang w:val="en-GB"/>
        </w:rPr>
        <w:t xml:space="preserve">estimated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coefficient was 0.</w:t>
      </w:r>
      <w:r w:rsidR="00F112FA" w:rsidRPr="00E54C9C">
        <w:rPr>
          <w:rFonts w:ascii="Times New Roman" w:hAnsi="Times New Roman" w:cs="Times New Roman"/>
          <w:color w:val="000000"/>
          <w:lang w:val="en-GB"/>
        </w:rPr>
        <w:t>3</w:t>
      </w:r>
      <w:r w:rsidR="00393E54">
        <w:rPr>
          <w:rFonts w:ascii="Times New Roman" w:hAnsi="Times New Roman" w:cs="Times New Roman"/>
          <w:color w:val="000000"/>
          <w:lang w:val="en-GB"/>
        </w:rPr>
        <w:t>6</w:t>
      </w:r>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393E54">
        <w:rPr>
          <w:rFonts w:ascii="Times New Roman" w:hAnsi="Times New Roman" w:cs="Times New Roman"/>
          <w:color w:val="000000"/>
          <w:lang w:val="en-GB"/>
        </w:rPr>
        <w:t>35</w:t>
      </w:r>
      <w:r w:rsidR="00102930">
        <w:rPr>
          <w:rFonts w:ascii="Times New Roman" w:hAnsi="Times New Roman" w:cs="Times New Roman"/>
          <w:color w:val="000000"/>
          <w:lang w:val="en-GB"/>
        </w:rPr>
        <w:t xml:space="preserve">% </w:t>
      </w:r>
      <w:r w:rsidR="00D207E9" w:rsidRPr="00E54C9C">
        <w:rPr>
          <w:rFonts w:ascii="Times New Roman" w:hAnsi="Times New Roman" w:cs="Times New Roman"/>
          <w:color w:val="000000"/>
          <w:lang w:val="en-GB"/>
        </w:rPr>
        <w:t>of the SRW population visits the waters of the 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34A9F495" w14:textId="2973C7CB" w:rsidR="0034684B" w:rsidRDefault="00D97F59" w:rsidP="00F769C0">
      <w:pPr>
        <w:spacing w:after="0" w:line="360" w:lineRule="auto"/>
        <w:ind w:firstLine="284"/>
        <w:rPr>
          <w:rFonts w:ascii="Times New Roman" w:eastAsiaTheme="minorEastAsia" w:hAnsi="Times New Roman" w:cs="Times New Roman"/>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trajectory</w:t>
      </w:r>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 xml:space="preserve">close to </w:t>
      </w:r>
      <w:r w:rsidR="00012111">
        <w:rPr>
          <w:rFonts w:ascii="Times New Roman" w:hAnsi="Times New Roman" w:cs="Times New Roman"/>
          <w:color w:val="000000"/>
          <w:lang w:val="en-GB"/>
        </w:rPr>
        <w:t>5</w:t>
      </w:r>
      <w:r w:rsidR="00CF4855">
        <w:rPr>
          <w:rFonts w:ascii="Times New Roman" w:hAnsi="Times New Roman" w:cs="Times New Roman"/>
          <w:color w:val="000000"/>
          <w:lang w:val="en-GB"/>
        </w:rPr>
        <w:t>8</w:t>
      </w:r>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r w:rsidR="00012111">
        <w:rPr>
          <w:rFonts w:ascii="Times New Roman" w:hAnsi="Times New Roman" w:cs="Times New Roman"/>
          <w:color w:val="000000"/>
          <w:lang w:val="en-GB"/>
        </w:rPr>
        <w:t>58</w:t>
      </w:r>
      <w:r w:rsidR="00123AAC" w:rsidRPr="00B17E1E">
        <w:rPr>
          <w:rFonts w:ascii="Times New Roman" w:hAnsi="Times New Roman" w:cs="Times New Roman"/>
          <w:color w:val="000000"/>
          <w:lang w:val="en-US"/>
        </w:rPr>
        <w:t>,</w:t>
      </w:r>
      <w:r w:rsidR="009704A5">
        <w:rPr>
          <w:rFonts w:ascii="Times New Roman" w:hAnsi="Times New Roman" w:cs="Times New Roman"/>
          <w:color w:val="000000"/>
          <w:lang w:val="en-US"/>
        </w:rPr>
        <w:t>090</w:t>
      </w:r>
      <w:ins w:id="177" w:author="Grant Adams" w:date="2021-08-02T15:59:00Z">
        <w:r w:rsidR="00805B9F" w:rsidRPr="002F08F7">
          <w:rPr>
            <w:rFonts w:ascii="Times New Roman" w:hAnsi="Times New Roman" w:cs="Times New Roman"/>
            <w:color w:val="000000"/>
            <w:lang w:val="en-GB"/>
          </w:rPr>
          <w:t xml:space="preserve">; 95% CI = </w:t>
        </w:r>
      </w:ins>
      <w:ins w:id="178" w:author="Grant Adams" w:date="2021-08-02T16:00:00Z">
        <w:r w:rsidR="00805B9F" w:rsidRPr="00805B9F">
          <w:rPr>
            <w:rFonts w:ascii="Times New Roman" w:hAnsi="Times New Roman" w:cs="Times New Roman"/>
            <w:color w:val="000000"/>
            <w:lang w:val="en-GB"/>
          </w:rPr>
          <w:t>33,331</w:t>
        </w:r>
        <w:r w:rsidR="00805B9F" w:rsidRPr="002F08F7">
          <w:rPr>
            <w:rFonts w:ascii="Times New Roman" w:hAnsi="Times New Roman" w:cs="Times New Roman"/>
            <w:color w:val="000000"/>
            <w:lang w:val="en-GB"/>
          </w:rPr>
          <w:t>–</w:t>
        </w:r>
        <w:r w:rsidR="00805B9F" w:rsidRPr="00805B9F">
          <w:rPr>
            <w:rFonts w:ascii="Times New Roman" w:hAnsi="Times New Roman" w:cs="Times New Roman"/>
            <w:color w:val="000000"/>
            <w:lang w:val="en-GB"/>
          </w:rPr>
          <w:t>100,707</w:t>
        </w:r>
      </w:ins>
      <w:ins w:id="179" w:author="Grant Adams" w:date="2021-08-02T15:59:00Z">
        <w:r w:rsidR="00805B9F" w:rsidRPr="002F08F7">
          <w:rPr>
            <w:rFonts w:ascii="Times New Roman" w:hAnsi="Times New Roman" w:cs="Times New Roman"/>
            <w:color w:val="000000"/>
            <w:lang w:val="en-GB"/>
          </w:rPr>
          <w:t xml:space="preserve"> individuals</w:t>
        </w:r>
      </w:ins>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in the 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r w:rsidR="006E61B1">
        <w:rPr>
          <w:rFonts w:ascii="Times New Roman" w:hAnsi="Times New Roman" w:cs="Times New Roman"/>
          <w:color w:val="000000"/>
          <w:lang w:val="en-GB"/>
        </w:rPr>
        <w:t>close to</w:t>
      </w:r>
      <w:r w:rsidR="00525247" w:rsidRPr="002F08F7">
        <w:rPr>
          <w:rFonts w:ascii="Times New Roman" w:hAnsi="Times New Roman" w:cs="Times New Roman"/>
          <w:color w:val="000000"/>
          <w:lang w:val="en-GB"/>
        </w:rPr>
        <w:t xml:space="preserve"> </w:t>
      </w:r>
      <w:r w:rsidR="00BC2589">
        <w:rPr>
          <w:rFonts w:ascii="Times New Roman" w:hAnsi="Times New Roman" w:cs="Times New Roman"/>
          <w:color w:val="000000"/>
          <w:lang w:val="en-GB"/>
        </w:rPr>
        <w:t>2</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r w:rsidR="006E61B1">
        <w:rPr>
          <w:rFonts w:ascii="Times New Roman" w:hAnsi="Times New Roman" w:cs="Times New Roman"/>
          <w:color w:val="000000"/>
          <w:lang w:val="en-GB"/>
        </w:rPr>
        <w:t>1,</w:t>
      </w:r>
      <w:r w:rsidR="00FF019C">
        <w:rPr>
          <w:rFonts w:ascii="Times New Roman" w:hAnsi="Times New Roman" w:cs="Times New Roman"/>
          <w:color w:val="000000"/>
          <w:lang w:val="en-GB"/>
        </w:rPr>
        <w:t>802</w:t>
      </w:r>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871064">
        <w:rPr>
          <w:rFonts w:ascii="Times New Roman" w:hAnsi="Times New Roman" w:cs="Times New Roman"/>
          <w:color w:val="000000"/>
          <w:lang w:val="en-GB"/>
        </w:rPr>
        <w:t>354</w:t>
      </w:r>
      <w:r w:rsidR="0060436D" w:rsidRPr="002F08F7">
        <w:rPr>
          <w:rFonts w:ascii="Times New Roman" w:hAnsi="Times New Roman" w:cs="Times New Roman"/>
          <w:color w:val="000000"/>
          <w:lang w:val="en-GB"/>
        </w:rPr>
        <w:t>–</w:t>
      </w:r>
      <w:r w:rsidR="00871064">
        <w:rPr>
          <w:rFonts w:ascii="Times New Roman" w:hAnsi="Times New Roman" w:cs="Times New Roman"/>
          <w:color w:val="000000"/>
          <w:lang w:val="en-GB"/>
        </w:rPr>
        <w:t>3,966</w:t>
      </w:r>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ins w:id="180" w:author="Maria Alejandra Romero" w:date="2021-07-31T00:08:00Z">
        <w:r w:rsidR="00333C19">
          <w:rPr>
            <w:rFonts w:ascii="Times New Roman" w:hAnsi="Times New Roman" w:cs="Times New Roman"/>
            <w:color w:val="000000"/>
            <w:lang w:val="en-GB"/>
          </w:rPr>
          <w:t>5</w:t>
        </w:r>
      </w:ins>
      <w:del w:id="181" w:author="Maria Alejandra Romero" w:date="2021-07-31T00:08:00Z">
        <w:r w:rsidR="00E33CD2" w:rsidRPr="005A60B3" w:rsidDel="00333C19">
          <w:rPr>
            <w:rFonts w:ascii="Times New Roman" w:hAnsi="Times New Roman" w:cs="Times New Roman"/>
            <w:color w:val="000000"/>
            <w:lang w:val="en-GB"/>
          </w:rPr>
          <w:delText>2</w:delText>
        </w:r>
      </w:del>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r w:rsidR="00503ECE">
        <w:rPr>
          <w:rFonts w:ascii="Times New Roman" w:hAnsi="Times New Roman" w:cs="Times New Roman"/>
          <w:color w:val="000000"/>
          <w:lang w:val="en-GB"/>
        </w:rPr>
        <w:t xml:space="preserve">median </w:t>
      </w:r>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2021</m:t>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4</w:t>
      </w:r>
      <w:r w:rsidR="004647C5" w:rsidRPr="00F676F2">
        <w:rPr>
          <w:rFonts w:ascii="Times New Roman" w:eastAsiaTheme="minorEastAsia" w:hAnsi="Times New Roman" w:cs="Times New Roman"/>
          <w:lang w:val="en-GB"/>
        </w:rPr>
        <w:t>,</w:t>
      </w:r>
      <w:r w:rsidR="001E0011">
        <w:rPr>
          <w:rFonts w:ascii="Times New Roman" w:eastAsiaTheme="minorEastAsia" w:hAnsi="Times New Roman" w:cs="Times New Roman"/>
          <w:lang w:val="en-GB"/>
        </w:rPr>
        <w:t>750</w:t>
      </w:r>
      <w:r w:rsidR="006E61B1" w:rsidRPr="00F676F2">
        <w:rPr>
          <w:rFonts w:ascii="Times New Roman" w:eastAsiaTheme="minorEastAsia" w:hAnsi="Times New Roman" w:cs="Times New Roman"/>
          <w:lang w:val="en-GB"/>
        </w:rPr>
        <w:t xml:space="preserve"> </w:t>
      </w:r>
      <w:r w:rsidR="00C90784" w:rsidRPr="00F676F2">
        <w:rPr>
          <w:rFonts w:ascii="Times New Roman" w:eastAsiaTheme="minorEastAsia" w:hAnsi="Times New Roman" w:cs="Times New Roman"/>
          <w:lang w:val="en-GB"/>
        </w:rPr>
        <w:t>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r w:rsidR="006E61B1">
        <w:rPr>
          <w:rFonts w:ascii="Times New Roman" w:hAnsi="Times New Roman" w:cs="Times New Roman"/>
          <w:color w:val="000000"/>
          <w:lang w:val="en-GB"/>
        </w:rPr>
        <w:t>3,</w:t>
      </w:r>
      <w:r w:rsidR="00EE06AD">
        <w:rPr>
          <w:rFonts w:ascii="Times New Roman" w:hAnsi="Times New Roman" w:cs="Times New Roman"/>
          <w:color w:val="000000"/>
          <w:lang w:val="en-GB"/>
        </w:rPr>
        <w:t>858</w:t>
      </w:r>
      <w:r w:rsidR="005B146A" w:rsidRPr="00F676F2">
        <w:rPr>
          <w:rFonts w:ascii="Times New Roman" w:hAnsi="Times New Roman" w:cs="Times New Roman"/>
          <w:color w:val="000000"/>
          <w:lang w:val="en-GB"/>
        </w:rPr>
        <w:t>–</w:t>
      </w:r>
      <w:r w:rsidR="006E61B1">
        <w:rPr>
          <w:rFonts w:ascii="Times New Roman" w:hAnsi="Times New Roman" w:cs="Times New Roman"/>
          <w:color w:val="000000"/>
          <w:lang w:val="en-GB"/>
        </w:rPr>
        <w:t>6,</w:t>
      </w:r>
      <w:r w:rsidR="00EE06AD">
        <w:rPr>
          <w:rFonts w:ascii="Times New Roman" w:hAnsi="Times New Roman" w:cs="Times New Roman"/>
          <w:color w:val="000000"/>
          <w:lang w:val="en-GB"/>
        </w:rPr>
        <w:t>024</w:t>
      </w:r>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proofErr w:type="gramStart"/>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w:t>
      </w:r>
      <w:proofErr w:type="gramEnd"/>
      <w:r w:rsidR="00D57DC4" w:rsidRPr="00F676F2">
        <w:rPr>
          <w:rFonts w:ascii="Times New Roman" w:eastAsiaTheme="minorEastAsia" w:hAnsi="Times New Roman" w:cs="Times New Roman"/>
          <w:lang w:val="en-GB"/>
        </w:rPr>
        <w:t xml:space="preserve"> small relative to its pre-exploitation abundance</w:t>
      </w:r>
      <w:r w:rsidR="00F224AE" w:rsidRPr="00F676F2">
        <w:rPr>
          <w:rFonts w:ascii="Times New Roman" w:eastAsiaTheme="minorEastAsia" w:hAnsi="Times New Roman" w:cs="Times New Roman"/>
          <w:lang w:val="en-GB"/>
        </w:rPr>
        <w:t xml:space="preserve"> (</w:t>
      </w:r>
      <w:r w:rsidR="006E61B1">
        <w:rPr>
          <w:rFonts w:ascii="Times New Roman" w:eastAsiaTheme="minorEastAsia" w:hAnsi="Times New Roman" w:cs="Times New Roman"/>
          <w:lang w:val="en-GB"/>
        </w:rPr>
        <w:t xml:space="preserve">median depletion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2021</m:t>
            </m:r>
          </m:sub>
        </m:sSub>
      </m:oMath>
      <w:r w:rsidR="006E61B1" w:rsidRPr="00F676F2">
        <w:rPr>
          <w:rFonts w:ascii="Times New Roman" w:eastAsiaTheme="minorEastAsia" w:hAnsi="Times New Roman" w:cs="Times New Roman"/>
          <w:lang w:val="en-GB"/>
        </w:rPr>
        <w:t xml:space="preserve"> </w:t>
      </w:r>
      <w:r w:rsidR="00396363">
        <w:rPr>
          <w:rFonts w:ascii="Times New Roman" w:eastAsiaTheme="minorEastAsia" w:hAnsi="Times New Roman" w:cs="Times New Roman"/>
          <w:lang w:val="en-GB"/>
        </w:rPr>
        <w:t>8.2</w:t>
      </w:r>
      <w:r w:rsidR="006E61B1">
        <w:rPr>
          <w:rFonts w:ascii="Times New Roman" w:eastAsiaTheme="minorEastAsia" w:hAnsi="Times New Roman" w:cs="Times New Roman"/>
          <w:lang w:val="en-GB"/>
        </w:rPr>
        <w:t>%</w:t>
      </w:r>
      <w:r w:rsidR="00C54F9A" w:rsidRPr="00F676F2">
        <w:rPr>
          <w:rFonts w:ascii="Times New Roman" w:eastAsiaTheme="minorEastAsia" w:hAnsi="Times New Roman" w:cs="Times New Roman"/>
          <w:lang w:val="en-GB"/>
        </w:rPr>
        <w:t>:</w:t>
      </w:r>
      <w:r w:rsidR="006E61B1">
        <w:rPr>
          <w:rFonts w:ascii="Times New Roman" w:eastAsiaTheme="minorEastAsia" w:hAnsi="Times New Roman" w:cs="Times New Roman"/>
          <w:lang w:val="en-GB"/>
        </w:rPr>
        <w:t xml:space="preserve"> 95% CI =</w:t>
      </w:r>
      <w:r w:rsidR="00C54F9A" w:rsidRPr="00F676F2">
        <w:rPr>
          <w:rFonts w:ascii="Times New Roman" w:eastAsiaTheme="minorEastAsia" w:hAnsi="Times New Roman" w:cs="Times New Roman"/>
          <w:lang w:val="en-GB"/>
        </w:rPr>
        <w:t xml:space="preserve"> </w:t>
      </w:r>
      <w:r w:rsidR="00B110A5">
        <w:rPr>
          <w:rFonts w:ascii="Times New Roman" w:eastAsiaTheme="minorEastAsia" w:hAnsi="Times New Roman" w:cs="Times New Roman"/>
          <w:lang w:val="en-GB"/>
        </w:rPr>
        <w:t>4.3</w:t>
      </w:r>
      <w:ins w:id="182" w:author="Grant Adams" w:date="2021-08-02T16:01:00Z">
        <w:r w:rsidR="00805B9F" w:rsidRPr="002F08F7">
          <w:rPr>
            <w:rFonts w:ascii="Times New Roman" w:hAnsi="Times New Roman" w:cs="Times New Roman"/>
            <w:color w:val="000000"/>
            <w:lang w:val="en-GB"/>
          </w:rPr>
          <w:t>–</w:t>
        </w:r>
      </w:ins>
      <w:del w:id="183" w:author="Grant Adams" w:date="2021-08-02T16:01:00Z">
        <w:r w:rsidR="00AA59F4" w:rsidRPr="00F676F2" w:rsidDel="00805B9F">
          <w:rPr>
            <w:rFonts w:ascii="Times New Roman" w:eastAsiaTheme="minorEastAsia" w:hAnsi="Times New Roman" w:cs="Times New Roman"/>
            <w:lang w:val="en-GB"/>
          </w:rPr>
          <w:delText>-</w:delText>
        </w:r>
      </w:del>
      <w:r w:rsidR="006E61B1">
        <w:rPr>
          <w:rFonts w:ascii="Times New Roman" w:eastAsiaTheme="minorEastAsia" w:hAnsi="Times New Roman" w:cs="Times New Roman"/>
          <w:lang w:val="en-GB"/>
        </w:rPr>
        <w:t>16.</w:t>
      </w:r>
      <w:r w:rsidR="00B110A5">
        <w:rPr>
          <w:rFonts w:ascii="Times New Roman" w:eastAsiaTheme="minorEastAsia" w:hAnsi="Times New Roman" w:cs="Times New Roman"/>
          <w:lang w:val="en-GB"/>
        </w:rPr>
        <w:t>1</w:t>
      </w:r>
      <w:r w:rsidR="00F224AE" w:rsidRPr="00F676F2">
        <w:rPr>
          <w:rFonts w:ascii="Times New Roman" w:eastAsiaTheme="minorEastAsia" w:hAnsi="Times New Roman" w:cs="Times New Roman"/>
          <w:lang w:val="en-GB"/>
        </w:rPr>
        <w:t>%</w:t>
      </w:r>
      <w:ins w:id="184" w:author="Grant Adams" w:date="2021-08-02T16:01:00Z">
        <w:r w:rsidR="00805B9F">
          <w:rPr>
            <w:rFonts w:ascii="Times New Roman" w:eastAsiaTheme="minorEastAsia" w:hAnsi="Times New Roman" w:cs="Times New Roman"/>
            <w:lang w:val="en-GB"/>
          </w:rPr>
          <w:t xml:space="preserve">; </w:t>
        </w:r>
      </w:ins>
      <w:del w:id="185" w:author="Grant Adams" w:date="2021-08-02T16:01:00Z">
        <w:r w:rsidR="00F224AE" w:rsidRPr="00F676F2" w:rsidDel="00805B9F">
          <w:rPr>
            <w:rFonts w:ascii="Times New Roman" w:eastAsiaTheme="minorEastAsia" w:hAnsi="Times New Roman" w:cs="Times New Roman"/>
            <w:lang w:val="en-GB"/>
          </w:rPr>
          <w:delText>)</w:delText>
        </w:r>
        <w:r w:rsidR="00CC6F9B" w:rsidRPr="00F676F2" w:rsidDel="00805B9F">
          <w:rPr>
            <w:rFonts w:ascii="Times New Roman" w:eastAsiaTheme="minorEastAsia" w:hAnsi="Times New Roman" w:cs="Times New Roman"/>
            <w:lang w:val="en-GB"/>
          </w:rPr>
          <w:delText xml:space="preserve"> (</w:delText>
        </w:r>
      </w:del>
      <w:r w:rsidR="00CC6F9B" w:rsidRPr="00F676F2">
        <w:rPr>
          <w:rFonts w:ascii="Times New Roman" w:eastAsiaTheme="minorEastAsia" w:hAnsi="Times New Roman" w:cs="Times New Roman"/>
          <w:lang w:val="en-GB"/>
        </w:rPr>
        <w:t>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r w:rsidR="00433238" w:rsidRPr="00EA26C4">
        <w:rPr>
          <w:rFonts w:ascii="Times New Roman" w:hAnsi="Times New Roman" w:cs="Times New Roman"/>
          <w:color w:val="000000"/>
          <w:lang w:val="en-GB"/>
        </w:rPr>
        <w:t xml:space="preserve">. </w:t>
      </w:r>
      <w:r w:rsidR="00433238" w:rsidRPr="00F676F2">
        <w:rPr>
          <w:rFonts w:ascii="Times New Roman" w:hAnsi="Times New Roman" w:cs="Times New Roman"/>
          <w:color w:val="000000"/>
          <w:lang w:val="en-GB"/>
        </w:rPr>
        <w:t xml:space="preserve">The </w:t>
      </w:r>
      <w:r w:rsidR="00433238">
        <w:rPr>
          <w:rFonts w:ascii="Times New Roman" w:hAnsi="Times New Roman" w:cs="Times New Roman"/>
          <w:color w:val="000000"/>
          <w:lang w:val="en-GB"/>
        </w:rPr>
        <w:t>projected</w:t>
      </w:r>
      <w:r w:rsidR="00433238" w:rsidRPr="00F676F2">
        <w:rPr>
          <w:rFonts w:ascii="Times New Roman" w:hAnsi="Times New Roman" w:cs="Times New Roman"/>
          <w:color w:val="000000"/>
          <w:lang w:val="en-GB"/>
        </w:rPr>
        <w:t xml:space="preserve"> </w:t>
      </w:r>
      <w:r w:rsidR="00433238">
        <w:rPr>
          <w:rFonts w:ascii="Times New Roman" w:hAnsi="Times New Roman" w:cs="Times New Roman"/>
          <w:color w:val="000000"/>
          <w:lang w:val="en-GB"/>
        </w:rPr>
        <w:t xml:space="preserve">median </w:t>
      </w:r>
      <w:r w:rsidR="00433238" w:rsidRPr="00F676F2">
        <w:rPr>
          <w:rFonts w:ascii="Times New Roman" w:hAnsi="Times New Roman" w:cs="Times New Roman"/>
          <w:color w:val="000000"/>
          <w:lang w:val="en-GB"/>
        </w:rPr>
        <w:t>population abundance</w:t>
      </w:r>
      <w:r w:rsidR="00433238">
        <w:rPr>
          <w:rFonts w:ascii="Times New Roman" w:hAnsi="Times New Roman" w:cs="Times New Roman"/>
          <w:color w:val="000000"/>
          <w:lang w:val="en-GB"/>
        </w:rPr>
        <w:t xml:space="preserve"> in 2030</w:t>
      </w:r>
      <w:r w:rsidR="00433238" w:rsidRPr="00F676F2">
        <w:rPr>
          <w:rFonts w:ascii="Times New Roman" w:hAnsi="Times New Roman" w:cs="Times New Roman"/>
          <w:color w:val="000000"/>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2030</m:t>
            </m:r>
          </m:sub>
        </m:sSub>
      </m:oMath>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was</w:t>
      </w:r>
      <w:r w:rsidR="00433238" w:rsidRPr="00F676F2">
        <w:rPr>
          <w:rFonts w:ascii="Times New Roman" w:eastAsiaTheme="minorEastAsia" w:hAnsi="Times New Roman" w:cs="Times New Roman"/>
          <w:lang w:val="en-GB"/>
        </w:rPr>
        <w:t xml:space="preserve"> estimated </w:t>
      </w:r>
      <w:r w:rsidR="00433238">
        <w:rPr>
          <w:rFonts w:ascii="Times New Roman" w:eastAsiaTheme="minorEastAsia" w:hAnsi="Times New Roman" w:cs="Times New Roman"/>
          <w:lang w:val="en-GB"/>
        </w:rPr>
        <w:t>at</w:t>
      </w:r>
      <w:r w:rsidR="00433238" w:rsidRPr="00F676F2">
        <w:rPr>
          <w:rFonts w:ascii="Times New Roman" w:eastAsiaTheme="minorEastAsia" w:hAnsi="Times New Roman" w:cs="Times New Roman"/>
          <w:lang w:val="en-GB"/>
        </w:rPr>
        <w:t xml:space="preserve"> </w:t>
      </w:r>
      <w:r w:rsidR="00433238">
        <w:rPr>
          <w:rFonts w:ascii="Times New Roman" w:eastAsiaTheme="minorEastAsia" w:hAnsi="Times New Roman" w:cs="Times New Roman"/>
          <w:lang w:val="en-GB"/>
        </w:rPr>
        <w:t>5</w:t>
      </w:r>
      <w:r w:rsidR="00433238" w:rsidRPr="00F676F2">
        <w:rPr>
          <w:rFonts w:ascii="Times New Roman" w:eastAsiaTheme="minorEastAsia" w:hAnsi="Times New Roman" w:cs="Times New Roman"/>
          <w:lang w:val="en-GB"/>
        </w:rPr>
        <w:t>,</w:t>
      </w:r>
      <w:r w:rsidR="006A30F6">
        <w:rPr>
          <w:rFonts w:ascii="Times New Roman" w:eastAsiaTheme="minorEastAsia" w:hAnsi="Times New Roman" w:cs="Times New Roman"/>
          <w:lang w:val="en-GB"/>
        </w:rPr>
        <w:t>316</w:t>
      </w:r>
      <w:r w:rsidR="00433238" w:rsidRPr="00F676F2">
        <w:rPr>
          <w:rFonts w:ascii="Times New Roman" w:eastAsiaTheme="minorEastAsia" w:hAnsi="Times New Roman" w:cs="Times New Roman"/>
          <w:lang w:val="en-GB"/>
        </w:rPr>
        <w:t xml:space="preserve"> whales </w:t>
      </w:r>
      <w:r w:rsidR="00433238" w:rsidRPr="00F676F2">
        <w:rPr>
          <w:rFonts w:ascii="Times New Roman" w:hAnsi="Times New Roman" w:cs="Times New Roman"/>
          <w:color w:val="000000"/>
          <w:lang w:val="en-GB"/>
        </w:rPr>
        <w:t xml:space="preserve">(95% CI = </w:t>
      </w:r>
      <w:r w:rsidR="006A30F6">
        <w:rPr>
          <w:rFonts w:ascii="Times New Roman" w:hAnsi="Times New Roman" w:cs="Times New Roman"/>
          <w:color w:val="000000"/>
          <w:lang w:val="en-GB"/>
        </w:rPr>
        <w:t>3,897</w:t>
      </w:r>
      <w:r w:rsidR="00433238" w:rsidRPr="00F676F2">
        <w:rPr>
          <w:rFonts w:ascii="Times New Roman" w:hAnsi="Times New Roman" w:cs="Times New Roman"/>
          <w:color w:val="000000"/>
          <w:lang w:val="en-GB"/>
        </w:rPr>
        <w:t>–</w:t>
      </w:r>
      <w:r w:rsidR="006A30F6">
        <w:rPr>
          <w:rFonts w:ascii="Times New Roman" w:hAnsi="Times New Roman" w:cs="Times New Roman"/>
          <w:color w:val="000000"/>
          <w:lang w:val="en-GB"/>
        </w:rPr>
        <w:t>7,967</w:t>
      </w:r>
      <w:r w:rsidR="00433238" w:rsidRPr="00F676F2">
        <w:rPr>
          <w:rFonts w:ascii="Times New Roman" w:hAnsi="Times New Roman" w:cs="Times New Roman"/>
          <w:color w:val="000000"/>
          <w:lang w:val="en-GB"/>
        </w:rPr>
        <w:t>)</w:t>
      </w:r>
      <w:r w:rsidR="00433238">
        <w:rPr>
          <w:rFonts w:ascii="Times New Roman" w:eastAsiaTheme="minorEastAsia" w:hAnsi="Times New Roman" w:cs="Times New Roman"/>
          <w:lang w:val="en-GB"/>
        </w:rPr>
        <w:t>.</w:t>
      </w:r>
      <w:r w:rsidR="00105F62">
        <w:rPr>
          <w:rFonts w:ascii="Times New Roman" w:eastAsiaTheme="minorEastAsia" w:hAnsi="Times New Roman" w:cs="Times New Roman"/>
          <w:lang w:val="en-GB"/>
        </w:rPr>
        <w:t xml:space="preserve"> </w:t>
      </w:r>
    </w:p>
    <w:p w14:paraId="0AF95FC6" w14:textId="74556E62" w:rsidR="00105F62" w:rsidRPr="00837576" w:rsidRDefault="00105F62">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data were compared with the median and </w:t>
      </w:r>
      <w:r>
        <w:rPr>
          <w:rFonts w:ascii="Times New Roman" w:hAnsi="Times New Roman" w:cs="Times New Roman"/>
          <w:color w:val="000000"/>
          <w:lang w:val="en-GB"/>
        </w:rPr>
        <w:t xml:space="preserve">the </w:t>
      </w:r>
      <w:r w:rsidRPr="00707358">
        <w:rPr>
          <w:rFonts w:ascii="Times New Roman" w:hAnsi="Times New Roman" w:cs="Times New Roman"/>
          <w:color w:val="000000"/>
          <w:lang w:val="en-GB"/>
        </w:rPr>
        <w:t xml:space="preserve">95% credible intervals of the corresponding posterior predictive distributions, </w:t>
      </w:r>
      <w:r>
        <w:rPr>
          <w:rFonts w:ascii="Times New Roman" w:hAnsi="Times New Roman" w:cs="Times New Roman"/>
          <w:color w:val="000000"/>
          <w:lang w:val="en-GB"/>
        </w:rPr>
        <w:t xml:space="preserve">with all the </w:t>
      </w:r>
      <w:r w:rsidRPr="00707358">
        <w:rPr>
          <w:rFonts w:ascii="Times New Roman" w:hAnsi="Times New Roman" w:cs="Times New Roman"/>
          <w:color w:val="000000"/>
          <w:lang w:val="en-GB"/>
        </w:rPr>
        <w:t xml:space="preserve">observed abundance points </w:t>
      </w:r>
      <w:r>
        <w:rPr>
          <w:rFonts w:ascii="Times New Roman" w:hAnsi="Times New Roman" w:cs="Times New Roman"/>
          <w:color w:val="000000"/>
          <w:lang w:val="en-GB"/>
        </w:rPr>
        <w:t xml:space="preserve">falling </w:t>
      </w:r>
      <w:r>
        <w:rPr>
          <w:rFonts w:ascii="Times New Roman" w:hAnsi="Times New Roman" w:cs="Times New Roman"/>
          <w:color w:val="000000"/>
          <w:lang w:val="en-GB"/>
        </w:rPr>
        <w:lastRenderedPageBreak/>
        <w:t xml:space="preserve">within </w:t>
      </w:r>
      <w:r w:rsidRPr="00707358">
        <w:rPr>
          <w:rFonts w:ascii="Times New Roman" w:hAnsi="Times New Roman" w:cs="Times New Roman"/>
          <w:color w:val="000000"/>
          <w:lang w:val="en-GB"/>
        </w:rPr>
        <w:t xml:space="preserve">the 25th and 75th percentiles of the predictions </w:t>
      </w:r>
      <w:r w:rsidRPr="00707358">
        <w:rPr>
          <w:rFonts w:ascii="Times New Roman" w:eastAsiaTheme="minorEastAsia" w:hAnsi="Times New Roman" w:cs="Times New Roman"/>
          <w:color w:val="000000"/>
          <w:lang w:val="en-GB"/>
        </w:rPr>
        <w:t>(</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y</m:t>
            </m:r>
          </m:sub>
        </m:sSub>
      </m:oMath>
      <w:r w:rsidRPr="00707358">
        <w:rPr>
          <w:rFonts w:ascii="Times New Roman" w:eastAsiaTheme="minorEastAsia" w:hAnsi="Times New Roman" w:cs="Times New Roman"/>
          <w:lang w:val="en-GB"/>
        </w:rPr>
        <w:t>)</w:t>
      </w:r>
      <w:r w:rsidRPr="00707358">
        <w:rPr>
          <w:rFonts w:ascii="Times New Roman" w:hAnsi="Times New Roman" w:cs="Times New Roman"/>
          <w:color w:val="000000"/>
          <w:lang w:val="en-GB"/>
        </w:rPr>
        <w:t xml:space="preserve"> provided by the model (Fig. 3</w:t>
      </w:r>
      <w:ins w:id="186" w:author="Maria Alejandra Romero" w:date="2021-07-31T00:22:00Z">
        <w:r w:rsidR="00F15901">
          <w:rPr>
            <w:rFonts w:ascii="Times New Roman" w:hAnsi="Times New Roman" w:cs="Times New Roman"/>
            <w:color w:val="000000"/>
            <w:lang w:val="en-GB"/>
          </w:rPr>
          <w:t xml:space="preserve"> and </w:t>
        </w:r>
      </w:ins>
      <w:ins w:id="187" w:author="Maria Alejandra Romero" w:date="2021-07-31T00:23:00Z">
        <w:r w:rsidR="00836C20">
          <w:rPr>
            <w:rFonts w:ascii="Times New Roman" w:hAnsi="Times New Roman" w:cs="Times New Roman"/>
            <w:color w:val="000000"/>
            <w:lang w:val="en-GB"/>
          </w:rPr>
          <w:t>Fig. S1</w:t>
        </w:r>
      </w:ins>
      <w:ins w:id="188" w:author="Maria Alejandra Romero" w:date="2021-07-31T00:34:00Z">
        <w:r w:rsidR="008F19EE">
          <w:rPr>
            <w:rFonts w:ascii="Times New Roman" w:hAnsi="Times New Roman" w:cs="Times New Roman"/>
            <w:color w:val="000000"/>
            <w:lang w:val="en-GB"/>
          </w:rPr>
          <w:t>.1</w:t>
        </w:r>
      </w:ins>
      <w:ins w:id="189" w:author="Maria Alejandra Romero" w:date="2021-07-31T00:23:00Z">
        <w:r w:rsidR="00836C20">
          <w:rPr>
            <w:rFonts w:ascii="Times New Roman" w:hAnsi="Times New Roman" w:cs="Times New Roman"/>
            <w:color w:val="000000"/>
            <w:lang w:val="en-GB"/>
          </w:rPr>
          <w:t>-1</w:t>
        </w:r>
      </w:ins>
      <w:ins w:id="190" w:author="Maria Alejandra Romero" w:date="2021-07-31T00:24:00Z">
        <w:r w:rsidR="00E76391">
          <w:rPr>
            <w:rFonts w:ascii="Times New Roman" w:hAnsi="Times New Roman" w:cs="Times New Roman"/>
            <w:color w:val="000000"/>
            <w:lang w:val="en-GB"/>
          </w:rPr>
          <w:t>5</w:t>
        </w:r>
      </w:ins>
      <w:r w:rsidRPr="00707358">
        <w:rPr>
          <w:rFonts w:ascii="Times New Roman" w:hAnsi="Times New Roman" w:cs="Times New Roman"/>
          <w:color w:val="000000"/>
          <w:lang w:val="en-GB"/>
        </w:rPr>
        <w:t xml:space="preserve">). </w:t>
      </w:r>
    </w:p>
    <w:p w14:paraId="3C467368" w14:textId="3EFE9104" w:rsidR="000010CE"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sidR="00D81089">
        <w:rPr>
          <w:rFonts w:ascii="Times New Roman" w:hAnsi="Times New Roman" w:cs="Times New Roman"/>
          <w:color w:val="000000"/>
          <w:lang w:val="en-US"/>
        </w:rPr>
        <w:t xml:space="preserve">fourteen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 xml:space="preserve">converged adequately </w:t>
      </w:r>
      <w:r w:rsidR="004D60BF">
        <w:rPr>
          <w:rFonts w:ascii="Times New Roman" w:hAnsi="Times New Roman" w:cs="Times New Roman"/>
          <w:color w:val="000000"/>
          <w:lang w:val="en-GB"/>
        </w:rPr>
        <w:t xml:space="preserve">given the number of unique samples derived from the SIR algorithm (&gt; </w:t>
      </w:r>
      <w:ins w:id="191" w:author="Grant Adams" w:date="2021-08-02T16:01:00Z">
        <w:r w:rsidR="00805B9F">
          <w:rPr>
            <w:rFonts w:ascii="Times New Roman" w:hAnsi="Times New Roman" w:cs="Times New Roman"/>
            <w:color w:val="000000"/>
            <w:lang w:val="en-GB"/>
          </w:rPr>
          <w:t>10</w:t>
        </w:r>
      </w:ins>
      <w:del w:id="192" w:author="Grant Adams" w:date="2021-08-02T16:01:00Z">
        <w:r w:rsidR="004D60BF" w:rsidDel="00805B9F">
          <w:rPr>
            <w:rFonts w:ascii="Times New Roman" w:hAnsi="Times New Roman" w:cs="Times New Roman"/>
            <w:color w:val="000000"/>
            <w:lang w:val="en-GB"/>
          </w:rPr>
          <w:delText>9</w:delText>
        </w:r>
      </w:del>
      <w:r w:rsidR="004D60BF">
        <w:rPr>
          <w:rFonts w:ascii="Times New Roman" w:hAnsi="Times New Roman" w:cs="Times New Roman"/>
          <w:color w:val="000000"/>
          <w:lang w:val="en-GB"/>
        </w:rPr>
        <w:t>,000).</w:t>
      </w:r>
      <w:r w:rsidR="00BB05D2" w:rsidRPr="00A1705D">
        <w:rPr>
          <w:rFonts w:ascii="Times New Roman" w:hAnsi="Times New Roman" w:cs="Times New Roman"/>
          <w:color w:val="000000"/>
          <w:lang w:val="en-GB"/>
        </w:rPr>
        <w:t xml:space="preserve"> </w:t>
      </w:r>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r w:rsidR="000A7628">
        <w:rPr>
          <w:rFonts w:ascii="Times New Roman" w:hAnsi="Times New Roman" w:cs="Times New Roman"/>
          <w:color w:val="000000"/>
          <w:lang w:val="en-GB"/>
        </w:rPr>
        <w:t>2</w:t>
      </w:r>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r w:rsidR="000A7628">
        <w:rPr>
          <w:rFonts w:ascii="Times New Roman" w:hAnsi="Times New Roman" w:cs="Times New Roman"/>
          <w:color w:val="000000"/>
          <w:lang w:val="en-GB"/>
        </w:rPr>
        <w:t>5</w:t>
      </w:r>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del w:id="193" w:author="Maria Alejandra Romero" w:date="2021-07-31T00:30:00Z">
        <w:r w:rsidR="00546C60" w:rsidRPr="00BA2165" w:rsidDel="005468A2">
          <w:rPr>
            <w:rFonts w:ascii="Times New Roman" w:hAnsi="Times New Roman" w:cs="Times New Roman"/>
            <w:color w:val="000000"/>
            <w:lang w:val="en-GB"/>
          </w:rPr>
          <w:delText xml:space="preserve">For example, </w:delText>
        </w:r>
        <w:r w:rsidR="002F1BBC" w:rsidRPr="00BA2165" w:rsidDel="005468A2">
          <w:rPr>
            <w:rFonts w:ascii="Times New Roman" w:hAnsi="Times New Roman" w:cs="Times New Roman"/>
            <w:color w:val="000000"/>
            <w:lang w:val="en-GB"/>
          </w:rPr>
          <w:delText>the posterior distribution o</w:delText>
        </w:r>
        <w:r w:rsidR="005C326F" w:rsidDel="005468A2">
          <w:rPr>
            <w:rFonts w:ascii="Times New Roman" w:hAnsi="Times New Roman" w:cs="Times New Roman"/>
            <w:color w:val="000000"/>
            <w:lang w:val="en-GB"/>
          </w:rPr>
          <w:delText>f</w:delText>
        </w:r>
        <w:r w:rsidR="002F1BBC" w:rsidRPr="00BA2165" w:rsidDel="005468A2">
          <w:rPr>
            <w:rFonts w:ascii="Times New Roman" w:hAnsi="Times New Roman" w:cs="Times New Roman"/>
            <w:color w:val="000000"/>
            <w:lang w:val="en-GB"/>
          </w:rPr>
          <w:delText xml:space="preserve"> </w:delText>
        </w:r>
      </w:del>
      <m:oMath>
        <m:sSub>
          <m:sSubPr>
            <m:ctrlPr>
              <w:del w:id="194" w:author="Maria Alejandra Romero" w:date="2021-07-31T00:30:00Z">
                <w:rPr>
                  <w:rFonts w:ascii="Cambria Math" w:hAnsi="Cambria Math" w:cs="Times New Roman"/>
                  <w:i/>
                  <w:color w:val="000000"/>
                  <w:lang w:val="en-GB"/>
                </w:rPr>
              </w:del>
            </m:ctrlPr>
          </m:sSubPr>
          <m:e>
            <m:r>
              <w:del w:id="195" w:author="Maria Alejandra Romero" w:date="2021-07-31T00:30:00Z">
                <w:rPr>
                  <w:rFonts w:ascii="Cambria Math" w:hAnsi="Cambria Math" w:cs="Times New Roman"/>
                  <w:color w:val="000000"/>
                  <w:lang w:val="en-GB"/>
                </w:rPr>
                <m:t>R</m:t>
              </w:del>
            </m:r>
          </m:e>
          <m:sub>
            <m:r>
              <w:del w:id="196" w:author="Maria Alejandra Romero" w:date="2021-07-31T00:30:00Z">
                <w:rPr>
                  <w:rFonts w:ascii="Cambria Math" w:hAnsi="Cambria Math" w:cs="Times New Roman"/>
                  <w:color w:val="000000"/>
                  <w:lang w:val="en-GB"/>
                </w:rPr>
                <m:t>max</m:t>
              </w:del>
            </m:r>
          </m:sub>
        </m:sSub>
      </m:oMath>
      <w:del w:id="197" w:author="Maria Alejandra Romero" w:date="2021-07-31T00:30:00Z">
        <w:r w:rsidR="00E6239B" w:rsidRPr="00BA2165" w:rsidDel="005468A2">
          <w:rPr>
            <w:rFonts w:ascii="Times New Roman" w:eastAsiaTheme="minorEastAsia" w:hAnsi="Times New Roman" w:cs="Times New Roman"/>
            <w:color w:val="000000"/>
            <w:lang w:val="en-GB"/>
          </w:rPr>
          <w:delText xml:space="preserve"> </w:delText>
        </w:r>
        <w:r w:rsidR="00AD67AE" w:rsidRPr="00BA2165" w:rsidDel="005468A2">
          <w:rPr>
            <w:rFonts w:ascii="Times New Roman" w:eastAsiaTheme="minorEastAsia" w:hAnsi="Times New Roman" w:cs="Times New Roman"/>
            <w:color w:val="000000"/>
            <w:lang w:val="en-GB"/>
          </w:rPr>
          <w:delText xml:space="preserve">when </w:delText>
        </w:r>
        <w:r w:rsidR="002F0A81" w:rsidRPr="00BA2165" w:rsidDel="005468A2">
          <w:rPr>
            <w:rFonts w:ascii="Times New Roman" w:eastAsiaTheme="minorEastAsia" w:hAnsi="Times New Roman" w:cs="Times New Roman"/>
            <w:color w:val="000000"/>
            <w:lang w:val="en-GB"/>
          </w:rPr>
          <w:delText>modelled</w:delText>
        </w:r>
        <w:r w:rsidR="00AD67AE" w:rsidRPr="00BA2165" w:rsidDel="005468A2">
          <w:rPr>
            <w:rFonts w:ascii="Times New Roman" w:eastAsiaTheme="minorEastAsia" w:hAnsi="Times New Roman" w:cs="Times New Roman"/>
            <w:color w:val="000000"/>
            <w:lang w:val="en-GB"/>
          </w:rPr>
          <w:delText xml:space="preserve"> with </w:delText>
        </w:r>
        <w:r w:rsidR="00DC24C1" w:rsidRPr="00BA2165" w:rsidDel="005468A2">
          <w:rPr>
            <w:rFonts w:ascii="Times New Roman" w:hAnsi="Times New Roman" w:cs="Times New Roman"/>
            <w:lang w:val="en-GB"/>
          </w:rPr>
          <w:delText xml:space="preserve">lognormal </w:delText>
        </w:r>
        <w:r w:rsidR="00AD67AE" w:rsidRPr="00BA2165" w:rsidDel="005468A2">
          <w:rPr>
            <w:rFonts w:ascii="Times New Roman" w:hAnsi="Times New Roman" w:cs="Times New Roman"/>
            <w:color w:val="000000"/>
            <w:lang w:val="en-GB"/>
          </w:rPr>
          <w:delText>prior (S</w:delText>
        </w:r>
        <w:r w:rsidR="00E20F8F" w:rsidRPr="00BA2165" w:rsidDel="005468A2">
          <w:rPr>
            <w:rFonts w:ascii="Times New Roman" w:hAnsi="Times New Roman" w:cs="Times New Roman"/>
            <w:color w:val="000000"/>
            <w:lang w:val="en-GB"/>
          </w:rPr>
          <w:delText>c</w:delText>
        </w:r>
        <w:r w:rsidR="00AD67AE" w:rsidRPr="00BA2165" w:rsidDel="005468A2">
          <w:rPr>
            <w:rFonts w:ascii="Times New Roman" w:hAnsi="Times New Roman" w:cs="Times New Roman"/>
            <w:color w:val="000000"/>
            <w:lang w:val="en-GB"/>
          </w:rPr>
          <w:delText xml:space="preserve">en </w:delText>
        </w:r>
        <w:r w:rsidR="00DC24C1" w:rsidRPr="00BA2165" w:rsidDel="005468A2">
          <w:rPr>
            <w:rFonts w:ascii="Times New Roman" w:hAnsi="Times New Roman" w:cs="Times New Roman"/>
            <w:color w:val="000000"/>
            <w:lang w:val="en-GB"/>
          </w:rPr>
          <w:delText>1</w:delText>
        </w:r>
        <w:r w:rsidR="00AD67AE" w:rsidRPr="00BA2165" w:rsidDel="005468A2">
          <w:rPr>
            <w:rFonts w:ascii="Times New Roman" w:hAnsi="Times New Roman" w:cs="Times New Roman"/>
            <w:color w:val="000000"/>
            <w:lang w:val="en-GB"/>
          </w:rPr>
          <w:delText>)</w:delText>
        </w:r>
        <w:r w:rsidR="001276F8" w:rsidRPr="00BA2165" w:rsidDel="005468A2">
          <w:rPr>
            <w:rFonts w:ascii="Times New Roman" w:hAnsi="Times New Roman" w:cs="Times New Roman"/>
            <w:color w:val="000000"/>
            <w:lang w:val="en-GB"/>
          </w:rPr>
          <w:delText xml:space="preserve"> </w:delText>
        </w:r>
        <w:r w:rsidR="005C326F" w:rsidDel="005468A2">
          <w:rPr>
            <w:rFonts w:ascii="Times New Roman" w:hAnsi="Times New Roman" w:cs="Times New Roman"/>
            <w:color w:val="000000"/>
            <w:lang w:val="en-GB"/>
          </w:rPr>
          <w:delText>indicated</w:delText>
        </w:r>
        <w:r w:rsidR="001276F8" w:rsidRPr="00BA2165" w:rsidDel="005468A2">
          <w:rPr>
            <w:rFonts w:ascii="Times New Roman" w:hAnsi="Times New Roman" w:cs="Times New Roman"/>
            <w:color w:val="000000"/>
            <w:lang w:val="en-GB"/>
          </w:rPr>
          <w:delText xml:space="preserve"> </w:delText>
        </w:r>
        <w:r w:rsidR="00DC24C1" w:rsidRPr="00BA2165" w:rsidDel="005468A2">
          <w:rPr>
            <w:rFonts w:ascii="Times New Roman" w:hAnsi="Times New Roman" w:cs="Times New Roman"/>
            <w:color w:val="000000"/>
            <w:lang w:val="en-GB"/>
          </w:rPr>
          <w:delText xml:space="preserve">a </w:delText>
        </w:r>
        <w:r w:rsidR="002C55B5" w:rsidRPr="00BA2165" w:rsidDel="005468A2">
          <w:rPr>
            <w:rFonts w:ascii="Times New Roman" w:hAnsi="Times New Roman" w:cs="Times New Roman"/>
            <w:color w:val="000000"/>
            <w:lang w:val="en-GB"/>
          </w:rPr>
          <w:delText xml:space="preserve">central tendency of the </w:delText>
        </w:r>
        <w:r w:rsidR="00DC24C1" w:rsidRPr="00BA2165" w:rsidDel="005468A2">
          <w:rPr>
            <w:rFonts w:ascii="Times New Roman" w:hAnsi="Times New Roman" w:cs="Times New Roman"/>
            <w:color w:val="000000"/>
            <w:lang w:val="en-GB"/>
          </w:rPr>
          <w:delText xml:space="preserve">posterior distribution </w:delText>
        </w:r>
        <w:r w:rsidR="002C55B5" w:rsidRPr="00BA2165" w:rsidDel="005468A2">
          <w:rPr>
            <w:rFonts w:ascii="Times New Roman" w:hAnsi="Times New Roman" w:cs="Times New Roman"/>
            <w:color w:val="000000"/>
            <w:lang w:val="en-GB"/>
          </w:rPr>
          <w:delText xml:space="preserve">close to the </w:delText>
        </w:r>
        <w:r w:rsidR="007A3237" w:rsidRPr="00BA2165" w:rsidDel="005468A2">
          <w:rPr>
            <w:rFonts w:ascii="Times New Roman" w:hAnsi="Times New Roman" w:cs="Times New Roman"/>
            <w:color w:val="000000"/>
            <w:lang w:val="en-GB"/>
          </w:rPr>
          <w:delText>B</w:delText>
        </w:r>
        <w:r w:rsidR="002C55B5" w:rsidRPr="00BA2165" w:rsidDel="005468A2">
          <w:rPr>
            <w:rFonts w:ascii="Times New Roman" w:hAnsi="Times New Roman" w:cs="Times New Roman"/>
            <w:color w:val="000000"/>
            <w:lang w:val="en-GB"/>
          </w:rPr>
          <w:delText xml:space="preserve">ase </w:delText>
        </w:r>
        <w:r w:rsidR="007A3237" w:rsidRPr="00BA2165" w:rsidDel="005468A2">
          <w:rPr>
            <w:rFonts w:ascii="Times New Roman" w:hAnsi="Times New Roman" w:cs="Times New Roman"/>
            <w:color w:val="000000"/>
            <w:lang w:val="en-GB"/>
          </w:rPr>
          <w:delText>C</w:delText>
        </w:r>
        <w:r w:rsidR="002C55B5" w:rsidRPr="00BA2165" w:rsidDel="005468A2">
          <w:rPr>
            <w:rFonts w:ascii="Times New Roman" w:hAnsi="Times New Roman" w:cs="Times New Roman"/>
            <w:color w:val="000000"/>
            <w:lang w:val="en-GB"/>
          </w:rPr>
          <w:delText>ase</w:delText>
        </w:r>
        <w:r w:rsidR="007A3237" w:rsidRPr="00BA2165" w:rsidDel="005468A2">
          <w:rPr>
            <w:rFonts w:ascii="Times New Roman" w:hAnsi="Times New Roman" w:cs="Times New Roman"/>
            <w:color w:val="000000"/>
            <w:lang w:val="en-GB"/>
          </w:rPr>
          <w:delText xml:space="preserve">, but with </w:delText>
        </w:r>
        <w:r w:rsidR="000A4C2D" w:rsidDel="005468A2">
          <w:rPr>
            <w:rFonts w:ascii="Times New Roman" w:hAnsi="Times New Roman" w:cs="Times New Roman"/>
            <w:color w:val="000000"/>
            <w:lang w:val="en-GB"/>
          </w:rPr>
          <w:delText xml:space="preserve">a </w:delText>
        </w:r>
        <w:r w:rsidR="00257160" w:rsidRPr="00BA2165" w:rsidDel="005468A2">
          <w:rPr>
            <w:rFonts w:ascii="Times New Roman" w:hAnsi="Times New Roman" w:cs="Times New Roman"/>
            <w:color w:val="000000"/>
            <w:lang w:val="en-GB"/>
          </w:rPr>
          <w:delText xml:space="preserve">slightly </w:delText>
        </w:r>
        <w:r w:rsidR="007A3237" w:rsidRPr="00BA2165" w:rsidDel="005468A2">
          <w:rPr>
            <w:rFonts w:ascii="Times New Roman" w:hAnsi="Times New Roman" w:cs="Times New Roman"/>
            <w:color w:val="000000"/>
            <w:lang w:val="en-GB"/>
          </w:rPr>
          <w:delText>higher precisio</w:delText>
        </w:r>
        <w:r w:rsidR="00257160" w:rsidRPr="00BA2165" w:rsidDel="005468A2">
          <w:rPr>
            <w:rFonts w:ascii="Times New Roman" w:hAnsi="Times New Roman" w:cs="Times New Roman"/>
            <w:color w:val="000000"/>
            <w:lang w:val="en-GB"/>
          </w:rPr>
          <w:delText>n</w:delText>
        </w:r>
        <w:r w:rsidR="008B1DEA" w:rsidRPr="00BA2165" w:rsidDel="005468A2">
          <w:rPr>
            <w:rFonts w:ascii="Times New Roman" w:hAnsi="Times New Roman" w:cs="Times New Roman"/>
            <w:color w:val="000000"/>
            <w:lang w:val="en-GB"/>
          </w:rPr>
          <w:delText xml:space="preserve"> (Fig. S</w:delText>
        </w:r>
      </w:del>
      <w:ins w:id="198" w:author="Grant Adams" w:date="2021-06-10T16:17:00Z">
        <w:del w:id="199" w:author="Maria Alejandra Romero" w:date="2021-07-31T00:30:00Z">
          <w:r w:rsidR="00F0354F" w:rsidDel="005468A2">
            <w:rPr>
              <w:rFonts w:ascii="Times New Roman" w:hAnsi="Times New Roman" w:cs="Times New Roman"/>
              <w:color w:val="000000"/>
              <w:lang w:val="en-GB"/>
            </w:rPr>
            <w:delText>1</w:delText>
          </w:r>
        </w:del>
      </w:ins>
      <w:del w:id="200" w:author="Maria Alejandra Romero" w:date="2021-07-31T00:30:00Z">
        <w:r w:rsidR="00E91924" w:rsidRPr="00BA2165" w:rsidDel="005468A2">
          <w:rPr>
            <w:rFonts w:ascii="Times New Roman" w:hAnsi="Times New Roman" w:cs="Times New Roman"/>
            <w:color w:val="000000"/>
            <w:lang w:val="en-GB"/>
          </w:rPr>
          <w:delText>2</w:delText>
        </w:r>
        <w:r w:rsidR="008B1DEA" w:rsidRPr="00BA2165" w:rsidDel="005468A2">
          <w:rPr>
            <w:rFonts w:ascii="Times New Roman" w:hAnsi="Times New Roman" w:cs="Times New Roman"/>
            <w:color w:val="000000"/>
            <w:lang w:val="en-GB"/>
          </w:rPr>
          <w:delText>.</w:delText>
        </w:r>
        <w:r w:rsidR="00580322" w:rsidDel="005468A2">
          <w:rPr>
            <w:rFonts w:ascii="Times New Roman" w:hAnsi="Times New Roman" w:cs="Times New Roman"/>
            <w:color w:val="000000"/>
            <w:lang w:val="en-GB"/>
          </w:rPr>
          <w:delText>1-</w:delText>
        </w:r>
        <w:r w:rsidR="00257160" w:rsidRPr="00BA2165" w:rsidDel="005468A2">
          <w:rPr>
            <w:rFonts w:ascii="Times New Roman" w:hAnsi="Times New Roman" w:cs="Times New Roman"/>
            <w:color w:val="000000"/>
            <w:lang w:val="en-GB"/>
          </w:rPr>
          <w:delText>2</w:delText>
        </w:r>
        <w:r w:rsidR="008B1DEA" w:rsidRPr="00BA2165" w:rsidDel="005468A2">
          <w:rPr>
            <w:rFonts w:ascii="Times New Roman" w:hAnsi="Times New Roman" w:cs="Times New Roman"/>
            <w:color w:val="000000"/>
            <w:lang w:val="en-GB"/>
          </w:rPr>
          <w:delText>)</w:delText>
        </w:r>
        <w:r w:rsidR="001E5CE5" w:rsidRPr="00BA2165" w:rsidDel="005468A2">
          <w:rPr>
            <w:rFonts w:ascii="Times New Roman" w:hAnsi="Times New Roman" w:cs="Times New Roman"/>
            <w:color w:val="000000"/>
            <w:lang w:val="en-GB"/>
          </w:rPr>
          <w:delText>.</w:delText>
        </w:r>
        <w:r w:rsidR="00CE01CC" w:rsidRPr="00BA2165" w:rsidDel="005468A2">
          <w:rPr>
            <w:rFonts w:ascii="Times New Roman" w:hAnsi="Times New Roman" w:cs="Times New Roman"/>
            <w:color w:val="000000"/>
            <w:lang w:val="en-GB"/>
          </w:rPr>
          <w:delText xml:space="preserve"> </w:delText>
        </w:r>
      </w:del>
    </w:p>
    <w:p w14:paraId="20412453" w14:textId="762597E7"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w:t>
      </w:r>
      <w:del w:id="201" w:author="Maria Alejandra Romero" w:date="2021-07-31T00:31:00Z">
        <w:r w:rsidR="00DE0ED7" w:rsidRPr="0068638C" w:rsidDel="007728F0">
          <w:rPr>
            <w:rFonts w:ascii="Times New Roman" w:hAnsi="Times New Roman" w:cs="Times New Roman"/>
            <w:color w:val="000000"/>
            <w:lang w:val="en-GB"/>
          </w:rPr>
          <w:delText xml:space="preserve">broadly </w:delText>
        </w:r>
      </w:del>
      <w:r w:rsidR="00DE0ED7" w:rsidRPr="0068638C">
        <w:rPr>
          <w:rFonts w:ascii="Times New Roman" w:hAnsi="Times New Roman" w:cs="Times New Roman"/>
          <w:color w:val="000000"/>
          <w:lang w:val="en-GB"/>
        </w:rPr>
        <w:t xml:space="preserve">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r w:rsidR="00B97D71">
        <w:rPr>
          <w:rFonts w:ascii="Times New Roman" w:hAnsi="Times New Roman" w:cs="Times New Roman"/>
          <w:color w:val="000000"/>
          <w:lang w:val="en-GB"/>
        </w:rPr>
        <w:t>However,</w:t>
      </w:r>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w:t>
      </w:r>
      <w:r w:rsidR="00A00C9A">
        <w:rPr>
          <w:rFonts w:ascii="Times New Roman" w:hAnsi="Times New Roman" w:cs="Times New Roman"/>
          <w:color w:val="222222"/>
          <w:shd w:val="clear" w:color="auto" w:fill="FFFFFF"/>
          <w:lang w:val="en-US"/>
        </w:rPr>
        <w:t xml:space="preserve"> lognormal </w:t>
      </w:r>
      <w:r w:rsidR="00C94FA1" w:rsidRPr="00364D61">
        <w:rPr>
          <w:rFonts w:ascii="Times New Roman" w:hAnsi="Times New Roman" w:cs="Times New Roman"/>
          <w:color w:val="222222"/>
          <w:shd w:val="clear" w:color="auto" w:fill="FFFFFF"/>
          <w:lang w:val="en-US"/>
        </w:rPr>
        <w:t>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w:t>
      </w:r>
      <w:proofErr w:type="spellStart"/>
      <w:r w:rsidR="00001ADE">
        <w:rPr>
          <w:rFonts w:ascii="Times New Roman" w:hAnsi="Times New Roman" w:cs="Times New Roman"/>
          <w:color w:val="222222"/>
          <w:shd w:val="clear" w:color="auto" w:fill="FFFFFF"/>
          <w:lang w:val="en-US"/>
        </w:rPr>
        <w:t>Scen</w:t>
      </w:r>
      <w:proofErr w:type="spellEnd"/>
      <w:r w:rsidR="00001ADE">
        <w:rPr>
          <w:rFonts w:ascii="Times New Roman" w:hAnsi="Times New Roman" w:cs="Times New Roman"/>
          <w:color w:val="222222"/>
          <w:shd w:val="clear" w:color="auto" w:fill="FFFFFF"/>
          <w:lang w:val="en-US"/>
        </w:rPr>
        <w:t xml:space="preserve"> 1</w:t>
      </w:r>
      <w:r w:rsidR="00A00C9A">
        <w:rPr>
          <w:rFonts w:ascii="Times New Roman" w:hAnsi="Times New Roman" w:cs="Times New Roman"/>
          <w:color w:val="222222"/>
          <w:shd w:val="clear" w:color="auto" w:fill="FFFFFF"/>
          <w:lang w:val="en-US"/>
        </w:rPr>
        <w:t>-3</w:t>
      </w:r>
      <w:r w:rsidR="00001ADE">
        <w:rPr>
          <w:rFonts w:ascii="Times New Roman" w:hAnsi="Times New Roman" w:cs="Times New Roman"/>
          <w:color w:val="222222"/>
          <w:shd w:val="clear" w:color="auto" w:fill="FFFFFF"/>
          <w:lang w:val="en-US"/>
        </w:rPr>
        <w:t>)</w:t>
      </w:r>
      <w:r w:rsidR="00C94FA1">
        <w:rPr>
          <w:rFonts w:ascii="Times New Roman" w:hAnsi="Times New Roman" w:cs="Times New Roman"/>
          <w:color w:val="222222"/>
          <w:shd w:val="clear" w:color="auto" w:fill="FFFFFF"/>
          <w:lang w:val="en-US"/>
        </w:rPr>
        <w:t xml:space="preserve">, the posterior distribution was updated to </w:t>
      </w:r>
      <w:r w:rsidR="00B97D71">
        <w:rPr>
          <w:rFonts w:ascii="Times New Roman" w:hAnsi="Times New Roman" w:cs="Times New Roman"/>
          <w:color w:val="222222"/>
          <w:shd w:val="clear" w:color="auto" w:fill="FFFFFF"/>
          <w:lang w:val="en-US"/>
        </w:rPr>
        <w:t xml:space="preserve">higher </w:t>
      </w:r>
      <w:r w:rsidR="00C94FA1">
        <w:rPr>
          <w:rFonts w:ascii="Times New Roman" w:hAnsi="Times New Roman" w:cs="Times New Roman"/>
          <w:color w:val="222222"/>
          <w:shd w:val="clear" w:color="auto" w:fill="FFFFFF"/>
          <w:lang w:val="en-US"/>
        </w:rPr>
        <w:t>values</w:t>
      </w:r>
      <w:r w:rsidR="00A00C9A">
        <w:rPr>
          <w:rFonts w:ascii="Times New Roman" w:hAnsi="Times New Roman" w:cs="Times New Roman"/>
          <w:color w:val="222222"/>
          <w:shd w:val="clear" w:color="auto" w:fill="FFFFFF"/>
          <w:lang w:val="en-US"/>
        </w:rPr>
        <w:t xml:space="preserve"> (Fig. S</w:t>
      </w:r>
      <w:r w:rsidR="008F19EE">
        <w:rPr>
          <w:rFonts w:ascii="Times New Roman" w:hAnsi="Times New Roman" w:cs="Times New Roman"/>
          <w:color w:val="222222"/>
          <w:shd w:val="clear" w:color="auto" w:fill="FFFFFF"/>
          <w:lang w:val="en-US"/>
        </w:rPr>
        <w:t>2</w:t>
      </w:r>
      <w:r w:rsidR="00990F64">
        <w:rPr>
          <w:rFonts w:ascii="Times New Roman" w:hAnsi="Times New Roman" w:cs="Times New Roman"/>
          <w:color w:val="222222"/>
          <w:shd w:val="clear" w:color="auto" w:fill="FFFFFF"/>
          <w:lang w:val="en-US"/>
        </w:rPr>
        <w:t>.1-4</w:t>
      </w:r>
      <w:r w:rsidR="00A00C9A">
        <w:rPr>
          <w:rFonts w:ascii="Times New Roman" w:hAnsi="Times New Roman" w:cs="Times New Roman"/>
          <w:color w:val="222222"/>
          <w:shd w:val="clear" w:color="auto" w:fill="FFFFFF"/>
          <w:lang w:val="en-US"/>
        </w:rPr>
        <w:t>) and historical abundance was decreased (Fig. S</w:t>
      </w:r>
      <w:r w:rsidR="008F19EE">
        <w:rPr>
          <w:rFonts w:ascii="Times New Roman" w:hAnsi="Times New Roman" w:cs="Times New Roman"/>
          <w:color w:val="222222"/>
          <w:shd w:val="clear" w:color="auto" w:fill="FFFFFF"/>
          <w:lang w:val="en-US"/>
        </w:rPr>
        <w:t>3</w:t>
      </w:r>
      <w:r w:rsidR="00990F64">
        <w:rPr>
          <w:rFonts w:ascii="Times New Roman" w:hAnsi="Times New Roman" w:cs="Times New Roman"/>
          <w:color w:val="222222"/>
          <w:shd w:val="clear" w:color="auto" w:fill="FFFFFF"/>
          <w:lang w:val="en-US"/>
        </w:rPr>
        <w:t>.1-4</w:t>
      </w:r>
      <w:r w:rsidR="00A00C9A">
        <w:rPr>
          <w:rFonts w:ascii="Times New Roman" w:hAnsi="Times New Roman" w:cs="Times New Roman"/>
          <w:color w:val="222222"/>
          <w:shd w:val="clear" w:color="auto" w:fill="FFFFFF"/>
          <w:lang w:val="en-US"/>
        </w:rPr>
        <w:t>)</w:t>
      </w:r>
      <w:r w:rsidR="00001ADE">
        <w:rPr>
          <w:rFonts w:ascii="Times New Roman" w:hAnsi="Times New Roman" w:cs="Times New Roman"/>
          <w:color w:val="222222"/>
          <w:shd w:val="clear" w:color="auto" w:fill="FFFFFF"/>
          <w:lang w:val="en-US"/>
        </w:rPr>
        <w:t xml:space="preserve">. </w:t>
      </w:r>
      <w:r w:rsidR="00FC6FD2" w:rsidRPr="00630775">
        <w:rPr>
          <w:rFonts w:ascii="Times New Roman" w:hAnsi="Times New Roman" w:cs="Times New Roman"/>
          <w:color w:val="000000"/>
          <w:lang w:val="en-GB"/>
        </w:rPr>
        <w:t xml:space="preserve">The posteriors for the process error variance </w:t>
      </w:r>
      <w:r w:rsidR="0096264B" w:rsidRPr="00630775">
        <w:rPr>
          <w:rFonts w:ascii="Times New Roman" w:hAnsi="Times New Roman" w:cs="Times New Roman"/>
          <w:color w:val="000000"/>
          <w:lang w:val="en-GB"/>
        </w:rPr>
        <w:t>(</w:t>
      </w:r>
      <w:proofErr w:type="spellStart"/>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en</w:t>
      </w:r>
      <w:proofErr w:type="spellEnd"/>
      <w:r w:rsidR="0096264B" w:rsidRPr="00630775">
        <w:rPr>
          <w:rFonts w:ascii="Times New Roman" w:hAnsi="Times New Roman" w:cs="Times New Roman"/>
          <w:color w:val="000000"/>
          <w:lang w:val="en-GB"/>
        </w:rPr>
        <w:t xml:space="preserve"> </w:t>
      </w:r>
      <w:r w:rsidR="004A644A">
        <w:rPr>
          <w:rFonts w:ascii="Times New Roman" w:hAnsi="Times New Roman" w:cs="Times New Roman"/>
          <w:color w:val="000000"/>
          <w:lang w:val="en-GB"/>
        </w:rPr>
        <w:t>4</w:t>
      </w:r>
      <w:r w:rsidR="0096264B" w:rsidRPr="00630775">
        <w:rPr>
          <w:rFonts w:ascii="Times New Roman" w:hAnsi="Times New Roman" w:cs="Times New Roman"/>
          <w:color w:val="000000"/>
          <w:lang w:val="en-GB"/>
        </w:rPr>
        <w:t>-</w:t>
      </w:r>
      <w:r w:rsidR="004A644A">
        <w:rPr>
          <w:rFonts w:ascii="Times New Roman" w:hAnsi="Times New Roman" w:cs="Times New Roman"/>
          <w:color w:val="000000"/>
          <w:lang w:val="en-GB"/>
        </w:rPr>
        <w:t>5</w:t>
      </w:r>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r w:rsidR="00FC6FD2" w:rsidRPr="00630775">
        <w:rPr>
          <w:rFonts w:ascii="Times New Roman" w:hAnsi="Times New Roman" w:cs="Times New Roman"/>
          <w:color w:val="000000"/>
          <w:lang w:val="en-GB"/>
        </w:rPr>
        <w:t xml:space="preserve">were sensitive to their prior </w:t>
      </w:r>
      <w:proofErr w:type="gramStart"/>
      <w:r w:rsidR="00FC6FD2" w:rsidRPr="00630775">
        <w:rPr>
          <w:rFonts w:ascii="Times New Roman" w:hAnsi="Times New Roman" w:cs="Times New Roman"/>
          <w:color w:val="000000"/>
          <w:lang w:val="en-GB"/>
        </w:rPr>
        <w:t>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 xml:space="preserve">ion, </w:t>
      </w:r>
      <w:r w:rsidR="00B97D71">
        <w:rPr>
          <w:rFonts w:ascii="Times New Roman" w:hAnsi="Times New Roman" w:cs="Times New Roman"/>
          <w:color w:val="000000"/>
          <w:lang w:val="en-GB"/>
        </w:rPr>
        <w:t>and</w:t>
      </w:r>
      <w:proofErr w:type="gramEnd"/>
      <w:r w:rsidR="00B97D71">
        <w:rPr>
          <w:rFonts w:ascii="Times New Roman" w:hAnsi="Times New Roman" w:cs="Times New Roman"/>
          <w:color w:val="000000"/>
          <w:lang w:val="en-GB"/>
        </w:rPr>
        <w:t xml:space="preserve"> had some</w:t>
      </w:r>
      <w:r w:rsidR="00B97D71" w:rsidRPr="00630775">
        <w:rPr>
          <w:rFonts w:ascii="Times New Roman" w:hAnsi="Times New Roman" w:cs="Times New Roman"/>
          <w:color w:val="000000"/>
          <w:lang w:val="en-GB"/>
        </w:rPr>
        <w:t xml:space="preserve"> </w:t>
      </w:r>
      <w:r w:rsidR="00FC6FD2" w:rsidRPr="00630775">
        <w:rPr>
          <w:rFonts w:ascii="Times New Roman" w:hAnsi="Times New Roman" w:cs="Times New Roman"/>
          <w:color w:val="000000"/>
          <w:lang w:val="en-GB"/>
        </w:rPr>
        <w:t>effect on the other estimated parameters</w:t>
      </w:r>
      <w:r w:rsidR="00852BFB" w:rsidRPr="00630775">
        <w:rPr>
          <w:rFonts w:ascii="Times New Roman" w:hAnsi="Times New Roman" w:cs="Times New Roman"/>
          <w:color w:val="000000"/>
          <w:lang w:val="en-GB"/>
        </w:rPr>
        <w:t>.</w:t>
      </w:r>
      <w:r w:rsidR="00B97D71">
        <w:rPr>
          <w:rFonts w:ascii="Times New Roman" w:hAnsi="Times New Roman" w:cs="Times New Roman"/>
          <w:color w:val="000000"/>
          <w:lang w:val="en-GB"/>
        </w:rPr>
        <w:t xml:space="preserve"> For example, increasing the upper bound on the process error variance (</w:t>
      </w:r>
      <w:proofErr w:type="spellStart"/>
      <w:r w:rsidR="00B97D71">
        <w:rPr>
          <w:rFonts w:ascii="Times New Roman" w:hAnsi="Times New Roman" w:cs="Times New Roman"/>
          <w:color w:val="000000"/>
          <w:lang w:val="en-GB"/>
        </w:rPr>
        <w:t>Scen</w:t>
      </w:r>
      <w:proofErr w:type="spellEnd"/>
      <w:r w:rsidR="00B97D71">
        <w:rPr>
          <w:rFonts w:ascii="Times New Roman" w:hAnsi="Times New Roman" w:cs="Times New Roman"/>
          <w:color w:val="000000"/>
          <w:lang w:val="en-GB"/>
        </w:rPr>
        <w:t xml:space="preserve"> </w:t>
      </w:r>
      <w:r w:rsidR="004A644A">
        <w:rPr>
          <w:rFonts w:ascii="Times New Roman" w:hAnsi="Times New Roman" w:cs="Times New Roman"/>
          <w:color w:val="000000"/>
          <w:lang w:val="en-GB"/>
        </w:rPr>
        <w:t>4</w:t>
      </w:r>
      <w:r w:rsidR="00B97D71">
        <w:rPr>
          <w:rFonts w:ascii="Times New Roman" w:hAnsi="Times New Roman" w:cs="Times New Roman"/>
          <w:color w:val="000000"/>
          <w:lang w:val="en-GB"/>
        </w:rPr>
        <w:t xml:space="preserve">) led to increased uncertainty in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B97D71">
        <w:rPr>
          <w:rFonts w:ascii="Times New Roman" w:eastAsiaTheme="minorEastAsia" w:hAnsi="Times New Roman" w:cs="Times New Roman"/>
          <w:color w:val="000000"/>
          <w:lang w:val="en-GB"/>
        </w:rPr>
        <w:t xml:space="preserve"> and </w:t>
      </w:r>
      <m:oMath>
        <m:r>
          <w:rPr>
            <w:rFonts w:ascii="Cambria Math" w:eastAsiaTheme="minorEastAsia" w:hAnsi="Cambria Math" w:cs="Times New Roman"/>
            <w:color w:val="000000"/>
            <w:lang w:val="en-GB"/>
          </w:rPr>
          <m:t>K</m:t>
        </m:r>
      </m:oMath>
      <w:r w:rsidR="00B97D71">
        <w:rPr>
          <w:rFonts w:ascii="Times New Roman" w:eastAsiaTheme="minorEastAsia" w:hAnsi="Times New Roman" w:cs="Times New Roman"/>
          <w:color w:val="000000"/>
          <w:lang w:val="en-GB"/>
        </w:rPr>
        <w:t xml:space="preserve"> and a lower minimum population size.</w:t>
      </w:r>
      <w:r w:rsidR="00B97D71">
        <w:rPr>
          <w:rFonts w:ascii="Times New Roman" w:hAnsi="Times New Roman" w:cs="Times New Roman"/>
          <w:color w:val="000000"/>
          <w:lang w:val="en-GB"/>
        </w:rPr>
        <w:t xml:space="preserve"> </w:t>
      </w:r>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w:t>
      </w:r>
      <w:proofErr w:type="spellStart"/>
      <w:r w:rsidR="00EA79AA" w:rsidRPr="008D1C88">
        <w:rPr>
          <w:rFonts w:ascii="Times New Roman" w:hAnsi="Times New Roman" w:cs="Times New Roman"/>
          <w:color w:val="000000"/>
          <w:lang w:val="en-GB"/>
        </w:rPr>
        <w:t>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en</w:t>
      </w:r>
      <w:proofErr w:type="spellEnd"/>
      <w:r w:rsidR="00EA79AA" w:rsidRPr="008D1C88">
        <w:rPr>
          <w:rFonts w:ascii="Times New Roman" w:hAnsi="Times New Roman" w:cs="Times New Roman"/>
          <w:color w:val="000000"/>
          <w:lang w:val="en-GB"/>
        </w:rPr>
        <w:t xml:space="preserve"> </w:t>
      </w:r>
      <w:r w:rsidR="004A644A">
        <w:rPr>
          <w:rFonts w:ascii="Times New Roman" w:hAnsi="Times New Roman" w:cs="Times New Roman"/>
          <w:color w:val="000000"/>
          <w:lang w:val="en-GB"/>
        </w:rPr>
        <w:t>7</w:t>
      </w:r>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w:t>
      </w:r>
      <w:proofErr w:type="spellStart"/>
      <w:r w:rsidR="00EA79AA" w:rsidRPr="008D1C88">
        <w:rPr>
          <w:rFonts w:ascii="Times New Roman" w:hAnsi="Times New Roman" w:cs="Times New Roman"/>
          <w:lang w:val="en-US"/>
        </w:rPr>
        <w:t>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en</w:t>
      </w:r>
      <w:proofErr w:type="spellEnd"/>
      <w:r w:rsidR="00EA79AA" w:rsidRPr="008D1C88">
        <w:rPr>
          <w:rFonts w:ascii="Times New Roman" w:hAnsi="Times New Roman" w:cs="Times New Roman"/>
          <w:lang w:val="en-US"/>
        </w:rPr>
        <w:t xml:space="preserve"> </w:t>
      </w:r>
      <w:r w:rsidR="004A644A">
        <w:rPr>
          <w:rFonts w:ascii="Times New Roman" w:hAnsi="Times New Roman" w:cs="Times New Roman"/>
          <w:lang w:val="en-US"/>
        </w:rPr>
        <w:t>8</w:t>
      </w:r>
      <w:r w:rsidR="001E0A82" w:rsidRPr="008D1C88">
        <w:rPr>
          <w:rFonts w:ascii="Times New Roman" w:hAnsi="Times New Roman" w:cs="Times New Roman"/>
          <w:lang w:val="en-US"/>
        </w:rPr>
        <w:t>)</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r w:rsidR="00F54DDF">
        <w:rPr>
          <w:rFonts w:ascii="Times New Roman" w:hAnsi="Times New Roman" w:cs="Times New Roman"/>
          <w:color w:val="000000"/>
          <w:lang w:val="en-GB"/>
        </w:rPr>
        <w:t xml:space="preserve">apart from scaling the population size, </w:t>
      </w:r>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r w:rsidR="00780729">
        <w:rPr>
          <w:rFonts w:ascii="Times New Roman" w:hAnsi="Times New Roman" w:cs="Times New Roman"/>
          <w:lang w:val="en-US"/>
        </w:rPr>
        <w:t xml:space="preserve"> Similarly, changing the prior for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recent</m:t>
            </m:r>
          </m:sub>
        </m:sSub>
      </m:oMath>
      <w:r w:rsidR="00780729">
        <w:rPr>
          <w:rFonts w:ascii="Times New Roman" w:eastAsiaTheme="minorEastAsia" w:hAnsi="Times New Roman" w:cs="Times New Roman"/>
          <w:lang w:val="en-GB"/>
        </w:rPr>
        <w:t xml:space="preserve"> </w:t>
      </w:r>
      <w:r w:rsidR="00A00C9A">
        <w:rPr>
          <w:rFonts w:ascii="Times New Roman" w:eastAsiaTheme="minorEastAsia" w:hAnsi="Times New Roman" w:cs="Times New Roman"/>
          <w:lang w:val="en-GB"/>
        </w:rPr>
        <w:t>(</w:t>
      </w:r>
      <w:proofErr w:type="spellStart"/>
      <w:r w:rsidR="00A00C9A">
        <w:rPr>
          <w:rFonts w:ascii="Times New Roman" w:eastAsiaTheme="minorEastAsia" w:hAnsi="Times New Roman" w:cs="Times New Roman"/>
          <w:lang w:val="en-GB"/>
        </w:rPr>
        <w:t>Scen</w:t>
      </w:r>
      <w:proofErr w:type="spellEnd"/>
      <w:r w:rsidR="00A00C9A">
        <w:rPr>
          <w:rFonts w:ascii="Times New Roman" w:eastAsiaTheme="minorEastAsia" w:hAnsi="Times New Roman" w:cs="Times New Roman"/>
          <w:lang w:val="en-GB"/>
        </w:rPr>
        <w:t xml:space="preserve"> 10), </w:t>
      </w:r>
      <w:r w:rsidR="00780729">
        <w:rPr>
          <w:rFonts w:ascii="Times New Roman" w:eastAsiaTheme="minorEastAsia" w:hAnsi="Times New Roman" w:cs="Times New Roman"/>
          <w:lang w:val="en-GB"/>
        </w:rPr>
        <w:t xml:space="preserve">altering the number of </w:t>
      </w:r>
      <w:proofErr w:type="spellStart"/>
      <w:r w:rsidR="00780729">
        <w:rPr>
          <w:rFonts w:ascii="Times New Roman" w:eastAsiaTheme="minorEastAsia" w:hAnsi="Times New Roman" w:cs="Times New Roman"/>
          <w:lang w:val="en-GB"/>
        </w:rPr>
        <w:t>mtDNA</w:t>
      </w:r>
      <w:proofErr w:type="spellEnd"/>
      <w:r w:rsidR="00780729">
        <w:rPr>
          <w:rFonts w:ascii="Times New Roman" w:eastAsiaTheme="minorEastAsia" w:hAnsi="Times New Roman" w:cs="Times New Roman"/>
          <w:lang w:val="en-GB"/>
        </w:rPr>
        <w:t xml:space="preserve"> haplotypes (</w:t>
      </w:r>
      <w:proofErr w:type="spellStart"/>
      <w:r w:rsidR="00780729">
        <w:rPr>
          <w:rFonts w:ascii="Times New Roman" w:eastAsiaTheme="minorEastAsia" w:hAnsi="Times New Roman" w:cs="Times New Roman"/>
          <w:lang w:val="en-GB"/>
        </w:rPr>
        <w:t>Scens</w:t>
      </w:r>
      <w:proofErr w:type="spellEnd"/>
      <w:r w:rsidR="00780729">
        <w:rPr>
          <w:rFonts w:ascii="Times New Roman" w:eastAsiaTheme="minorEastAsia" w:hAnsi="Times New Roman" w:cs="Times New Roman"/>
          <w:lang w:val="en-GB"/>
        </w:rPr>
        <w:t xml:space="preserve"> </w:t>
      </w:r>
      <w:r w:rsidR="00CD0FCA">
        <w:rPr>
          <w:rFonts w:ascii="Times New Roman" w:eastAsiaTheme="minorEastAsia" w:hAnsi="Times New Roman" w:cs="Times New Roman"/>
          <w:lang w:val="en-GB"/>
        </w:rPr>
        <w:t>1</w:t>
      </w:r>
      <w:r w:rsidR="00A00C9A">
        <w:rPr>
          <w:rFonts w:ascii="Times New Roman" w:eastAsiaTheme="minorEastAsia" w:hAnsi="Times New Roman" w:cs="Times New Roman"/>
          <w:lang w:val="en-GB"/>
        </w:rPr>
        <w:t>1</w:t>
      </w:r>
      <w:r w:rsidR="00CD0FCA">
        <w:rPr>
          <w:rFonts w:ascii="Times New Roman" w:eastAsiaTheme="minorEastAsia" w:hAnsi="Times New Roman" w:cs="Times New Roman"/>
          <w:lang w:val="en-GB"/>
        </w:rPr>
        <w:t>-12</w:t>
      </w:r>
      <w:r w:rsidR="00780729">
        <w:rPr>
          <w:rFonts w:ascii="Times New Roman" w:eastAsiaTheme="minorEastAsia" w:hAnsi="Times New Roman" w:cs="Times New Roman"/>
          <w:lang w:val="en-GB"/>
        </w:rPr>
        <w:t>)</w:t>
      </w:r>
      <w:r w:rsidR="00A00C9A">
        <w:rPr>
          <w:rFonts w:ascii="Times New Roman" w:eastAsiaTheme="minorEastAsia" w:hAnsi="Times New Roman" w:cs="Times New Roman"/>
          <w:lang w:val="en-GB"/>
        </w:rPr>
        <w:t>, or accounting for density dependence/time-varying catchability (</w:t>
      </w:r>
      <w:proofErr w:type="spellStart"/>
      <w:r w:rsidR="00A00C9A">
        <w:rPr>
          <w:rFonts w:ascii="Times New Roman" w:eastAsiaTheme="minorEastAsia" w:hAnsi="Times New Roman" w:cs="Times New Roman"/>
          <w:lang w:val="en-GB"/>
        </w:rPr>
        <w:t>Scens</w:t>
      </w:r>
      <w:proofErr w:type="spellEnd"/>
      <w:r w:rsidR="00A00C9A">
        <w:rPr>
          <w:rFonts w:ascii="Times New Roman" w:eastAsiaTheme="minorEastAsia" w:hAnsi="Times New Roman" w:cs="Times New Roman"/>
          <w:lang w:val="en-GB"/>
        </w:rPr>
        <w:t xml:space="preserve"> 13-14)</w:t>
      </w:r>
      <w:r w:rsidR="00780729">
        <w:rPr>
          <w:rFonts w:ascii="Times New Roman" w:eastAsiaTheme="minorEastAsia" w:hAnsi="Times New Roman" w:cs="Times New Roman"/>
          <w:lang w:val="en-GB"/>
        </w:rPr>
        <w:t xml:space="preserve"> had little impact on the results.</w:t>
      </w:r>
      <w:r w:rsidR="00A00C9A">
        <w:rPr>
          <w:rFonts w:ascii="Times New Roman" w:eastAsiaTheme="minorEastAsia" w:hAnsi="Times New Roman" w:cs="Times New Roman"/>
          <w:lang w:val="en-GB"/>
        </w:rPr>
        <w:t xml:space="preserve"> However, for </w:t>
      </w:r>
      <w:proofErr w:type="spellStart"/>
      <w:r w:rsidR="00A00C9A">
        <w:rPr>
          <w:rFonts w:ascii="Times New Roman" w:eastAsiaTheme="minorEastAsia" w:hAnsi="Times New Roman" w:cs="Times New Roman"/>
          <w:lang w:val="en-GB"/>
        </w:rPr>
        <w:t>Scen</w:t>
      </w:r>
      <w:proofErr w:type="spellEnd"/>
      <w:r w:rsidR="00A00C9A">
        <w:rPr>
          <w:rFonts w:ascii="Times New Roman" w:eastAsiaTheme="minorEastAsia" w:hAnsi="Times New Roman" w:cs="Times New Roman"/>
          <w:lang w:val="en-GB"/>
        </w:rPr>
        <w:t xml:space="preserve"> 13, the additional observation error to account for time-varying catchability (</w:t>
      </w: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τ</m:t>
            </m:r>
          </m:e>
          <m:sup>
            <m:r>
              <w:rPr>
                <w:rFonts w:ascii="Cambria Math" w:eastAsiaTheme="minorEastAsia" w:hAnsi="Cambria Math" w:cs="Times New Roman"/>
                <w:color w:val="000000"/>
                <w:lang w:val="en-US"/>
              </w:rPr>
              <m:t>2</m:t>
            </m:r>
          </m:sup>
        </m:sSup>
      </m:oMath>
      <w:r w:rsidR="00A00C9A">
        <w:rPr>
          <w:rFonts w:ascii="Times New Roman" w:eastAsiaTheme="minorEastAsia" w:hAnsi="Times New Roman" w:cs="Times New Roman"/>
          <w:color w:val="000000"/>
          <w:lang w:val="en-US"/>
        </w:rPr>
        <w:t>) was poorly estimated (Fig. S</w:t>
      </w:r>
      <w:r w:rsidR="006938C1">
        <w:rPr>
          <w:rFonts w:ascii="Times New Roman" w:eastAsiaTheme="minorEastAsia" w:hAnsi="Times New Roman" w:cs="Times New Roman"/>
          <w:color w:val="000000"/>
          <w:lang w:val="en-US"/>
        </w:rPr>
        <w:t>2</w:t>
      </w:r>
      <w:r w:rsidR="00A00C9A">
        <w:rPr>
          <w:rFonts w:ascii="Times New Roman" w:eastAsiaTheme="minorEastAsia" w:hAnsi="Times New Roman" w:cs="Times New Roman"/>
          <w:color w:val="000000"/>
          <w:lang w:val="en-US"/>
        </w:rPr>
        <w:t>).</w:t>
      </w:r>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4B422A54"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w:t>
      </w:r>
      <w:r w:rsidR="00672446">
        <w:rPr>
          <w:rFonts w:ascii="Times New Roman" w:hAnsi="Times New Roman" w:cs="Times New Roman"/>
          <w:color w:val="000000"/>
          <w:lang w:val="en-GB"/>
        </w:rPr>
        <w:t xml:space="preserve">credible </w:t>
      </w:r>
      <w:r>
        <w:rPr>
          <w:rFonts w:ascii="Times New Roman" w:hAnsi="Times New Roman" w:cs="Times New Roman"/>
          <w:color w:val="000000"/>
          <w:lang w:val="en-GB"/>
        </w:rPr>
        <w:t xml:space="preserve">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are</w:t>
      </w:r>
      <w:r>
        <w:rPr>
          <w:rFonts w:ascii="Times New Roman" w:hAnsi="Times New Roman" w:cs="Times New Roman"/>
          <w:lang w:val="en-US"/>
        </w:rPr>
        <w:t xml:space="preserve"> </w:t>
      </w:r>
      <w:r w:rsidRPr="0064479C">
        <w:rPr>
          <w:rFonts w:ascii="Times New Roman" w:hAnsi="Times New Roman" w:cs="Times New Roman"/>
          <w:lang w:val="en-US"/>
        </w:rPr>
        <w:t>higher than 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w:t>
      </w:r>
      <w:r w:rsidR="00C6775F">
        <w:rPr>
          <w:rFonts w:ascii="Times New Roman" w:hAnsi="Times New Roman" w:cs="Times New Roman"/>
          <w:lang w:val="en-US"/>
        </w:rPr>
        <w:t>18</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w:t>
      </w:r>
      <w:r w:rsidR="00CB2B46">
        <w:rPr>
          <w:rFonts w:ascii="Times New Roman" w:hAnsi="Times New Roman"/>
          <w:lang w:val="en-GB"/>
        </w:rPr>
        <w:lastRenderedPageBreak/>
        <w:t>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42D9A6FC"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t>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w:t>
      </w:r>
      <w:r w:rsidR="00CD3BF4">
        <w:rPr>
          <w:rFonts w:ascii="Times New Roman" w:hAnsi="Times New Roman" w:cs="Times New Roman"/>
          <w:lang w:val="en-US"/>
        </w:rPr>
        <w:t>78</w:t>
      </w:r>
      <w:r w:rsidRPr="000F75A8">
        <w:rPr>
          <w:rFonts w:ascii="Times New Roman" w:hAnsi="Times New Roman" w:cs="Times New Roman"/>
          <w:lang w:val="en-US"/>
        </w:rPr>
        <w:t xml:space="preserve">]. The selection of plausible prior distributions for parameters combined with the multi-model inference provided reliable posterior distributions for the parameters. Although the </w:t>
      </w:r>
      <w:del w:id="202" w:author="Maria Alejandra Romero" w:date="2021-07-31T21:06:00Z">
        <w:r w:rsidRPr="000F75A8" w:rsidDel="005818E2">
          <w:rPr>
            <w:rFonts w:ascii="Times New Roman" w:hAnsi="Times New Roman" w:cs="Times New Roman"/>
            <w:lang w:val="en-US"/>
          </w:rPr>
          <w:delText xml:space="preserve">relatively </w:delText>
        </w:r>
      </w:del>
      <w:ins w:id="203" w:author="Maria Alejandra Romero" w:date="2021-07-31T21:06:00Z">
        <w:r w:rsidR="00AB2D6A">
          <w:rPr>
            <w:rFonts w:ascii="Times New Roman" w:hAnsi="Times New Roman" w:cs="Times New Roman"/>
            <w:lang w:val="en-US"/>
          </w:rPr>
          <w:t>slightly</w:t>
        </w:r>
        <w:r w:rsidR="005818E2" w:rsidRPr="000F75A8">
          <w:rPr>
            <w:rFonts w:ascii="Times New Roman" w:hAnsi="Times New Roman" w:cs="Times New Roman"/>
            <w:lang w:val="en-US"/>
          </w:rPr>
          <w:t xml:space="preserve"> </w:t>
        </w:r>
      </w:ins>
      <w:r w:rsidRPr="000F75A8">
        <w:rPr>
          <w:rFonts w:ascii="Times New Roman" w:hAnsi="Times New Roman" w:cs="Times New Roman"/>
          <w:lang w:val="en-US"/>
        </w:rPr>
        <w:t>wide posterior credible intervals suggested some degree of uncertainty in the parameters, no estimation problems were diagnosed upon subjection to the analytical criteria. The posterior distribution for most of the estimated parameters were smooth and unimodal (Fig. S2)</w:t>
      </w:r>
      <w:del w:id="204" w:author="Maria Alejandra Romero" w:date="2021-07-31T21:09:00Z">
        <w:r w:rsidRPr="000F75A8" w:rsidDel="00AA2359">
          <w:rPr>
            <w:rFonts w:ascii="Times New Roman" w:hAnsi="Times New Roman" w:cs="Times New Roman"/>
            <w:lang w:val="en-US"/>
          </w:rPr>
          <w:delText>,</w:delText>
        </w:r>
      </w:del>
      <w:r w:rsidRPr="000F75A8">
        <w:rPr>
          <w:rFonts w:ascii="Times New Roman" w:hAnsi="Times New Roman" w:cs="Times New Roman"/>
          <w:lang w:val="en-US"/>
        </w:rPr>
        <w:t xml:space="preserve"> </w:t>
      </w:r>
      <w:del w:id="205" w:author="Maria Alejandra Romero" w:date="2021-07-31T21:09:00Z">
        <w:r w:rsidRPr="000F75A8" w:rsidDel="00AB078A">
          <w:rPr>
            <w:rFonts w:ascii="Times New Roman" w:hAnsi="Times New Roman" w:cs="Times New Roman"/>
            <w:lang w:val="en-US"/>
          </w:rPr>
          <w:delText xml:space="preserve">the three chains converged adequately, </w:delText>
        </w:r>
      </w:del>
      <w:del w:id="206" w:author="Maria Alejandra Romero" w:date="2021-07-31T21:13:00Z">
        <w:r w:rsidRPr="000F75A8" w:rsidDel="001D004E">
          <w:rPr>
            <w:rFonts w:ascii="Times New Roman" w:hAnsi="Times New Roman" w:cs="Times New Roman"/>
            <w:lang w:val="en-US"/>
          </w:rPr>
          <w:delText>and the posterior distribution of the measurement error and process stochasticity did not appear correlated (Fig. S2), indicating that no obvious estimation problem had occurred [107]</w:delText>
        </w:r>
      </w:del>
      <w:r w:rsidRPr="000F75A8">
        <w:rPr>
          <w:rFonts w:ascii="Times New Roman" w:hAnsi="Times New Roman" w:cs="Times New Roman"/>
          <w:lang w:val="en-US"/>
        </w:rPr>
        <w:t>. Alternative possibilities such as a larger sample size or sampling replicates could substantially improve the capacity of the state-space model for monitoring biological populations [</w:t>
      </w:r>
      <w:r w:rsidR="003E26D2">
        <w:rPr>
          <w:rFonts w:ascii="Times New Roman" w:hAnsi="Times New Roman" w:cs="Times New Roman"/>
          <w:lang w:val="en-US"/>
        </w:rPr>
        <w:t>94,95</w:t>
      </w:r>
      <w:r w:rsidRPr="000F75A8">
        <w:rPr>
          <w:rFonts w:ascii="Times New Roman" w:hAnsi="Times New Roman" w:cs="Times New Roman"/>
          <w:lang w:val="en-US"/>
        </w:rPr>
        <w:t xml:space="preserve">], but for many observational studies such as those performed here, to have replicates of estimates is often impossible. Similarly, in a Bayesian framework, specifying informative priors typically stabilizes model fitting and reduces the uncertainty with respect to estimated quantities, but specification of the latter should rely on a solid foundation such as meta-analyses or independent data. </w:t>
      </w:r>
      <w:del w:id="207" w:author="Maria Alejandra Romero" w:date="2021-07-31T21:16:00Z">
        <w:r w:rsidRPr="000F75A8" w:rsidDel="00EB4E8E">
          <w:rPr>
            <w:rFonts w:ascii="Times New Roman" w:hAnsi="Times New Roman" w:cs="Times New Roman"/>
            <w:lang w:val="en-US"/>
          </w:rPr>
          <w:delText>Particular caution is required if informative priors are specified for main biological parameters such as carrying capacity or intrinsic-growth rate because these are the main parameters determining management quantities [110].</w:delText>
        </w:r>
      </w:del>
    </w:p>
    <w:p w14:paraId="33594CD9" w14:textId="06FFA148"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The model-structure uncertainty—within the context of analyses of cetacean populations—is related mainly to uncertainties concerning the stock structure [</w:t>
      </w:r>
      <w:r w:rsidR="0065136A">
        <w:rPr>
          <w:rFonts w:ascii="Times New Roman" w:hAnsi="Times New Roman" w:cs="Times New Roman"/>
          <w:lang w:val="en-US"/>
        </w:rPr>
        <w:t>96</w:t>
      </w:r>
      <w:r w:rsidRPr="001C7838">
        <w:rPr>
          <w:rFonts w:ascii="Times New Roman" w:hAnsi="Times New Roman" w:cs="Times New Roman"/>
          <w:lang w:val="en-US"/>
        </w:rPr>
        <w:t xml:space="preserve">]. In the example of SRW, the biological and historical evidence do not currently suggest multiple separate populations calving in the southwestern Atlantic Ocean. Recent evidence from genetic data </w:t>
      </w:r>
      <w:r w:rsidR="004D75EB" w:rsidRPr="001C7838">
        <w:rPr>
          <w:rFonts w:ascii="Times New Roman" w:hAnsi="Times New Roman" w:cs="Times New Roman"/>
          <w:lang w:val="en-US"/>
        </w:rPr>
        <w:t>indicates</w:t>
      </w:r>
      <w:r w:rsidRPr="001C7838">
        <w:rPr>
          <w:rFonts w:ascii="Times New Roman" w:hAnsi="Times New Roman" w:cs="Times New Roman"/>
          <w:lang w:val="en-US"/>
        </w:rPr>
        <w:t xml:space="preserve"> a connectivity between Brazil and Argentina. Samples from the South</w:t>
      </w:r>
      <w:r w:rsidR="00B040AD">
        <w:rPr>
          <w:rFonts w:ascii="Times New Roman" w:hAnsi="Times New Roman" w:cs="Times New Roman"/>
          <w:lang w:val="en-US"/>
        </w:rPr>
        <w:t xml:space="preserve"> </w:t>
      </w:r>
      <w:r w:rsidRPr="001C7838">
        <w:rPr>
          <w:rFonts w:ascii="Times New Roman" w:hAnsi="Times New Roman" w:cs="Times New Roman"/>
          <w:lang w:val="en-US"/>
        </w:rPr>
        <w:t>Georgia</w:t>
      </w:r>
      <w:r w:rsidR="00563A32">
        <w:rPr>
          <w:rFonts w:ascii="Times New Roman" w:hAnsi="Times New Roman" w:cs="Times New Roman"/>
          <w:lang w:val="en-US"/>
        </w:rPr>
        <w:t xml:space="preserve"> (</w:t>
      </w:r>
      <w:proofErr w:type="spellStart"/>
      <w:r w:rsidR="00563A32">
        <w:rPr>
          <w:rFonts w:ascii="Times New Roman" w:hAnsi="Times New Roman" w:cs="Times New Roman"/>
          <w:lang w:val="en-US"/>
        </w:rPr>
        <w:t>Georgias</w:t>
      </w:r>
      <w:proofErr w:type="spellEnd"/>
      <w:r w:rsidR="00563A32">
        <w:rPr>
          <w:rFonts w:ascii="Times New Roman" w:hAnsi="Times New Roman" w:cs="Times New Roman"/>
          <w:lang w:val="en-US"/>
        </w:rPr>
        <w:t xml:space="preserve"> del Sur)</w:t>
      </w:r>
      <w:r w:rsidRPr="001C7838">
        <w:rPr>
          <w:rFonts w:ascii="Times New Roman" w:hAnsi="Times New Roman" w:cs="Times New Roman"/>
          <w:lang w:val="en-US"/>
        </w:rPr>
        <w:t xml:space="preserve"> feeding ground were associated with wintering grounds in the South Atlantic, rather than the Indo-Pacific and were closer to the Argentin</w:t>
      </w:r>
      <w:r w:rsidR="00D03E6E">
        <w:rPr>
          <w:rFonts w:ascii="Times New Roman" w:hAnsi="Times New Roman" w:cs="Times New Roman"/>
          <w:lang w:val="en-US"/>
        </w:rPr>
        <w:t>ian</w:t>
      </w:r>
      <w:r w:rsidRPr="001C7838">
        <w:rPr>
          <w:rFonts w:ascii="Times New Roman" w:hAnsi="Times New Roman" w:cs="Times New Roman"/>
          <w:lang w:val="en-US"/>
        </w:rPr>
        <w:t xml:space="preserve"> and Brazilian wintering grounds than to the South-African [5</w:t>
      </w:r>
      <w:r w:rsidR="00D34070">
        <w:rPr>
          <w:rFonts w:ascii="Times New Roman" w:hAnsi="Times New Roman" w:cs="Times New Roman"/>
          <w:lang w:val="en-US"/>
        </w:rPr>
        <w:t>0</w:t>
      </w:r>
      <w:r w:rsidRPr="001C7838">
        <w:rPr>
          <w:rFonts w:ascii="Times New Roman" w:hAnsi="Times New Roman" w:cs="Times New Roman"/>
          <w:lang w:val="en-US"/>
        </w:rPr>
        <w:t>]. The authors also suggested that the Chile-Peru population could have historically been a “</w:t>
      </w:r>
      <w:proofErr w:type="gramStart"/>
      <w:r w:rsidRPr="001C7838">
        <w:rPr>
          <w:rFonts w:ascii="Times New Roman" w:hAnsi="Times New Roman" w:cs="Times New Roman"/>
          <w:lang w:val="en-US"/>
        </w:rPr>
        <w:t>stepping stone</w:t>
      </w:r>
      <w:proofErr w:type="gramEnd"/>
      <w:r w:rsidRPr="001C7838">
        <w:rPr>
          <w:rFonts w:ascii="Times New Roman" w:hAnsi="Times New Roman" w:cs="Times New Roman"/>
          <w:lang w:val="en-US"/>
        </w:rPr>
        <w:t xml:space="preserve">” between the south Atlantic and Indo-Pacific, rather than more closely linked to the southwest Atlantic wintering grounds as they had initially hypothesized. Analyses of SRWs satellite-tracked from the north of Península Valdés indicated areas of potentially major foraging on the outer continental shelf off southern South America, the South Atlantic Basin, the Eastern Scotia Sea (Mar de </w:t>
      </w:r>
      <w:proofErr w:type="spellStart"/>
      <w:r w:rsidRPr="001C7838">
        <w:rPr>
          <w:rFonts w:ascii="Times New Roman" w:hAnsi="Times New Roman" w:cs="Times New Roman"/>
          <w:lang w:val="en-US"/>
        </w:rPr>
        <w:t>Escocia</w:t>
      </w:r>
      <w:proofErr w:type="spellEnd"/>
      <w:r w:rsidRPr="001C7838">
        <w:rPr>
          <w:rFonts w:ascii="Times New Roman" w:hAnsi="Times New Roman" w:cs="Times New Roman"/>
          <w:lang w:val="en-US"/>
        </w:rPr>
        <w:t>), and the northern Weddell Sea (Mar de Weddell) [</w:t>
      </w:r>
      <w:r w:rsidR="007A4933">
        <w:rPr>
          <w:rFonts w:ascii="Times New Roman" w:hAnsi="Times New Roman" w:cs="Times New Roman"/>
          <w:lang w:val="en-US"/>
        </w:rPr>
        <w:t>45</w:t>
      </w:r>
      <w:r w:rsidRPr="001C7838">
        <w:rPr>
          <w:rFonts w:ascii="Times New Roman" w:hAnsi="Times New Roman" w:cs="Times New Roman"/>
          <w:lang w:val="en-US"/>
        </w:rPr>
        <w:t>]. All these findings were considered during the filtering of whaling records from the multiple historical datasets studied for the generation of the time-series of catches impacting on population dynamics.</w:t>
      </w:r>
    </w:p>
    <w:p w14:paraId="7C9A8A5A" w14:textId="0434FD8C"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w:t>
      </w:r>
      <w:r w:rsidR="0036567C">
        <w:rPr>
          <w:rFonts w:ascii="Times New Roman" w:hAnsi="Times New Roman" w:cs="Times New Roman"/>
          <w:lang w:val="en-US"/>
        </w:rPr>
        <w:t>97</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w:t>
      </w:r>
      <w:proofErr w:type="spellStart"/>
      <w:r w:rsidRPr="00B9384A">
        <w:rPr>
          <w:rFonts w:ascii="Times New Roman" w:hAnsi="Times New Roman" w:cs="Times New Roman"/>
          <w:lang w:val="en-US"/>
        </w:rPr>
        <w:t>Zerbini</w:t>
      </w:r>
      <w:proofErr w:type="spellEnd"/>
      <w:r w:rsidRPr="00B9384A">
        <w:rPr>
          <w:rFonts w:ascii="Times New Roman" w:hAnsi="Times New Roman" w:cs="Times New Roman"/>
          <w:lang w:val="en-US"/>
        </w:rPr>
        <w:t xml:space="preserve"> et al. </w:t>
      </w:r>
      <w:r w:rsidR="00B30184" w:rsidRPr="00B9384A">
        <w:rPr>
          <w:rFonts w:ascii="Times New Roman" w:hAnsi="Times New Roman" w:cs="Times New Roman"/>
          <w:lang w:val="en-US"/>
        </w:rPr>
        <w:t>[8</w:t>
      </w:r>
      <w:r w:rsidR="00056238">
        <w:rPr>
          <w:rFonts w:ascii="Times New Roman" w:hAnsi="Times New Roman" w:cs="Times New Roman"/>
          <w:lang w:val="en-US"/>
        </w:rPr>
        <w:t>0</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w:t>
      </w:r>
      <w:r w:rsidRPr="00B9384A">
        <w:rPr>
          <w:rFonts w:ascii="Times New Roman" w:hAnsi="Times New Roman" w:cs="Times New Roman"/>
          <w:lang w:val="en-US"/>
        </w:rPr>
        <w:lastRenderedPageBreak/>
        <w:t xml:space="preserve">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s still remain</w:t>
      </w:r>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E726DD">
        <w:rPr>
          <w:rFonts w:ascii="Times New Roman" w:hAnsi="Times New Roman"/>
          <w:lang w:val="en-GB"/>
        </w:rPr>
        <w:t xml:space="preserve">[47] </w:t>
      </w:r>
      <w:r w:rsidR="00440C6E">
        <w:rPr>
          <w:rFonts w:ascii="Times New Roman" w:hAnsi="Times New Roman"/>
          <w:lang w:val="en-GB"/>
        </w:rPr>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w:t>
      </w:r>
      <w:del w:id="208" w:author="Maria Alejandra Romero" w:date="2021-07-31T21:26:00Z">
        <w:r w:rsidRPr="006C0237" w:rsidDel="002F2367">
          <w:rPr>
            <w:rFonts w:ascii="Times New Roman" w:hAnsi="Times New Roman"/>
            <w:strike/>
            <w:lang w:val="en-GB"/>
            <w:rPrChange w:id="209" w:author="Maria Alejandra Romero" w:date="2021-07-27T15:51:00Z">
              <w:rPr>
                <w:rFonts w:ascii="Times New Roman" w:hAnsi="Times New Roman"/>
                <w:lang w:val="en-GB"/>
              </w:rPr>
            </w:rPrChange>
          </w:rPr>
          <w:delText xml:space="preserve">Preliminary analyses did not account for the catches from the </w:delText>
        </w:r>
        <w:r w:rsidRPr="006C0237" w:rsidDel="002F2367">
          <w:rPr>
            <w:rFonts w:ascii="Times New Roman" w:hAnsi="Times New Roman" w:cs="Times New Roman"/>
            <w:strike/>
            <w:lang w:val="en-US"/>
            <w:rPrChange w:id="210" w:author="Maria Alejandra Romero" w:date="2021-07-27T15:51:00Z">
              <w:rPr>
                <w:rFonts w:ascii="Times New Roman" w:hAnsi="Times New Roman" w:cs="Times New Roman"/>
                <w:lang w:val="en-US"/>
              </w:rPr>
            </w:rPrChange>
          </w:rPr>
          <w:delText>Records of the Boards of Customs of the UK</w:delText>
        </w:r>
        <w:r w:rsidR="00D220ED" w:rsidRPr="006C0237" w:rsidDel="002F2367">
          <w:rPr>
            <w:rFonts w:ascii="Times New Roman" w:hAnsi="Times New Roman" w:cs="Times New Roman"/>
            <w:strike/>
            <w:lang w:val="en-US"/>
            <w:rPrChange w:id="211" w:author="Maria Alejandra Romero" w:date="2021-07-27T15:51:00Z">
              <w:rPr>
                <w:rFonts w:ascii="Times New Roman" w:hAnsi="Times New Roman" w:cs="Times New Roman"/>
                <w:lang w:val="en-US"/>
              </w:rPr>
            </w:rPrChange>
          </w:rPr>
          <w:delText>,</w:delText>
        </w:r>
        <w:r w:rsidRPr="006C0237" w:rsidDel="002F2367">
          <w:rPr>
            <w:rFonts w:ascii="Times New Roman" w:hAnsi="Times New Roman" w:cs="Times New Roman"/>
            <w:strike/>
            <w:lang w:val="en-US"/>
            <w:rPrChange w:id="212" w:author="Maria Alejandra Romero" w:date="2021-07-27T15:51:00Z">
              <w:rPr>
                <w:rFonts w:ascii="Times New Roman" w:hAnsi="Times New Roman" w:cs="Times New Roman"/>
                <w:lang w:val="en-US"/>
              </w:rPr>
            </w:rPrChange>
          </w:rPr>
          <w:delText xml:space="preserve"> suggesting a recovery in </w:delText>
        </w:r>
        <w:r w:rsidR="00D220ED" w:rsidRPr="006C0237" w:rsidDel="002F2367">
          <w:rPr>
            <w:rFonts w:ascii="Times New Roman" w:hAnsi="Times New Roman" w:cs="Times New Roman"/>
            <w:strike/>
            <w:lang w:val="en-US"/>
            <w:rPrChange w:id="213" w:author="Maria Alejandra Romero" w:date="2021-07-27T15:51:00Z">
              <w:rPr>
                <w:rFonts w:ascii="Times New Roman" w:hAnsi="Times New Roman" w:cs="Times New Roman"/>
                <w:lang w:val="en-US"/>
              </w:rPr>
            </w:rPrChange>
          </w:rPr>
          <w:delText xml:space="preserve">the </w:delText>
        </w:r>
        <w:r w:rsidRPr="006C0237" w:rsidDel="002F2367">
          <w:rPr>
            <w:rFonts w:ascii="Times New Roman" w:hAnsi="Times New Roman" w:cs="Times New Roman"/>
            <w:strike/>
            <w:lang w:val="en-US"/>
            <w:rPrChange w:id="214" w:author="Maria Alejandra Romero" w:date="2021-07-27T15:51:00Z">
              <w:rPr>
                <w:rFonts w:ascii="Times New Roman" w:hAnsi="Times New Roman" w:cs="Times New Roman"/>
                <w:lang w:val="en-US"/>
              </w:rPr>
            </w:rPrChange>
          </w:rPr>
          <w:delText xml:space="preserve">population trajectory in the early 20th century </w:delText>
        </w:r>
        <w:r w:rsidR="00D220ED" w:rsidRPr="006C0237" w:rsidDel="002F2367">
          <w:rPr>
            <w:rFonts w:ascii="Times New Roman" w:hAnsi="Times New Roman" w:cs="Times New Roman"/>
            <w:strike/>
            <w:lang w:val="en-US"/>
            <w:rPrChange w:id="215" w:author="Maria Alejandra Romero" w:date="2021-07-27T15:51:00Z">
              <w:rPr>
                <w:rFonts w:ascii="Times New Roman" w:hAnsi="Times New Roman" w:cs="Times New Roman"/>
                <w:lang w:val="en-US"/>
              </w:rPr>
            </w:rPrChange>
          </w:rPr>
          <w:delText xml:space="preserve">that was </w:delText>
        </w:r>
        <w:r w:rsidRPr="006C0237" w:rsidDel="002F2367">
          <w:rPr>
            <w:rFonts w:ascii="Times New Roman" w:hAnsi="Times New Roman" w:cs="Times New Roman"/>
            <w:strike/>
            <w:lang w:val="en-US"/>
            <w:rPrChange w:id="216" w:author="Maria Alejandra Romero" w:date="2021-07-27T15:51:00Z">
              <w:rPr>
                <w:rFonts w:ascii="Times New Roman" w:hAnsi="Times New Roman" w:cs="Times New Roman"/>
                <w:lang w:val="en-US"/>
              </w:rPr>
            </w:rPrChange>
          </w:rPr>
          <w:delText xml:space="preserve">due to an underestimation of catches in the second half of 19th century </w:delText>
        </w:r>
        <w:r w:rsidR="007F37FB" w:rsidRPr="006C0237" w:rsidDel="002F2367">
          <w:rPr>
            <w:rFonts w:ascii="Times New Roman" w:hAnsi="Times New Roman" w:cs="Times New Roman"/>
            <w:strike/>
            <w:lang w:val="en-US"/>
            <w:rPrChange w:id="217" w:author="Maria Alejandra Romero" w:date="2021-07-27T15:51:00Z">
              <w:rPr>
                <w:rFonts w:ascii="Times New Roman" w:hAnsi="Times New Roman" w:cs="Times New Roman"/>
                <w:lang w:val="en-US"/>
              </w:rPr>
            </w:rPrChange>
          </w:rPr>
          <w:delText>[1</w:delText>
        </w:r>
        <w:r w:rsidR="00BC6C05" w:rsidRPr="006C0237" w:rsidDel="002F2367">
          <w:rPr>
            <w:rFonts w:ascii="Times New Roman" w:hAnsi="Times New Roman" w:cs="Times New Roman"/>
            <w:strike/>
            <w:lang w:val="en-US"/>
            <w:rPrChange w:id="218" w:author="Maria Alejandra Romero" w:date="2021-07-27T15:51:00Z">
              <w:rPr>
                <w:rFonts w:ascii="Times New Roman" w:hAnsi="Times New Roman" w:cs="Times New Roman"/>
                <w:lang w:val="en-US"/>
              </w:rPr>
            </w:rPrChange>
          </w:rPr>
          <w:delText>13</w:delText>
        </w:r>
        <w:r w:rsidR="007F37FB" w:rsidRPr="006C0237" w:rsidDel="002F2367">
          <w:rPr>
            <w:rFonts w:ascii="Times New Roman" w:hAnsi="Times New Roman" w:cs="Times New Roman"/>
            <w:strike/>
            <w:lang w:val="en-US"/>
            <w:rPrChange w:id="219" w:author="Maria Alejandra Romero" w:date="2021-07-27T15:51:00Z">
              <w:rPr>
                <w:rFonts w:ascii="Times New Roman" w:hAnsi="Times New Roman" w:cs="Times New Roman"/>
                <w:lang w:val="en-US"/>
              </w:rPr>
            </w:rPrChange>
          </w:rPr>
          <w:delText>]</w:delText>
        </w:r>
        <w:r w:rsidRPr="00B9384A" w:rsidDel="002F2367">
          <w:rPr>
            <w:rFonts w:ascii="Times New Roman" w:hAnsi="Times New Roman" w:cs="Times New Roman"/>
            <w:lang w:val="en-US"/>
          </w:rPr>
          <w:delText>. Similar results were obtained from S</w:delText>
        </w:r>
        <w:r w:rsidR="009A64E9" w:rsidRPr="00B9384A" w:rsidDel="002F2367">
          <w:rPr>
            <w:rFonts w:ascii="Times New Roman" w:hAnsi="Times New Roman" w:cs="Times New Roman"/>
            <w:lang w:val="en-US"/>
          </w:rPr>
          <w:delText>c</w:delText>
        </w:r>
        <w:r w:rsidRPr="00B9384A" w:rsidDel="002F2367">
          <w:rPr>
            <w:rFonts w:ascii="Times New Roman" w:hAnsi="Times New Roman" w:cs="Times New Roman"/>
            <w:lang w:val="en-US"/>
          </w:rPr>
          <w:delText xml:space="preserve">en </w:delText>
        </w:r>
        <w:r w:rsidR="000543F7" w:rsidRPr="00B9384A" w:rsidDel="002F2367">
          <w:rPr>
            <w:rFonts w:ascii="Times New Roman" w:hAnsi="Times New Roman" w:cs="Times New Roman"/>
            <w:lang w:val="en-US"/>
          </w:rPr>
          <w:delText>8</w:delText>
        </w:r>
        <w:r w:rsidRPr="00B9384A" w:rsidDel="002F2367">
          <w:rPr>
            <w:rFonts w:ascii="Times New Roman" w:hAnsi="Times New Roman" w:cs="Times New Roman"/>
            <w:lang w:val="en-US"/>
          </w:rPr>
          <w:delText xml:space="preserve"> which mode</w:delText>
        </w:r>
        <w:r w:rsidR="00E103FD" w:rsidDel="002F2367">
          <w:rPr>
            <w:rFonts w:ascii="Times New Roman" w:hAnsi="Times New Roman" w:cs="Times New Roman"/>
            <w:lang w:val="en-US"/>
          </w:rPr>
          <w:delText>l</w:delText>
        </w:r>
        <w:r w:rsidRPr="00B9384A" w:rsidDel="002F2367">
          <w:rPr>
            <w:rFonts w:ascii="Times New Roman" w:hAnsi="Times New Roman" w:cs="Times New Roman"/>
            <w:lang w:val="en-US"/>
          </w:rPr>
          <w:delText>led the whaling impact with the low</w:delText>
        </w:r>
        <w:r w:rsidR="00093D2A" w:rsidDel="002F2367">
          <w:rPr>
            <w:rFonts w:ascii="Times New Roman" w:hAnsi="Times New Roman" w:cs="Times New Roman"/>
            <w:lang w:val="en-US"/>
          </w:rPr>
          <w:delText>-</w:delText>
        </w:r>
        <w:r w:rsidRPr="00B9384A" w:rsidDel="002F2367">
          <w:rPr>
            <w:rFonts w:ascii="Times New Roman" w:hAnsi="Times New Roman" w:cs="Times New Roman"/>
            <w:lang w:val="en-US"/>
          </w:rPr>
          <w:delText xml:space="preserve">catch series. These results suggest that for the SRW model the main impact of the catch uncertainty was on the estimation of population trajectory instead of parameter estimates. </w:delText>
        </w:r>
      </w:del>
    </w:p>
    <w:p w14:paraId="4FBA9A8D" w14:textId="494DB111"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w:t>
      </w:r>
      <w:r w:rsidR="00052170">
        <w:rPr>
          <w:rFonts w:ascii="Times New Roman" w:hAnsi="Times New Roman" w:cs="Times New Roman"/>
          <w:lang w:val="en-US"/>
        </w:rPr>
        <w:t>98,99,100</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w:t>
      </w:r>
      <w:proofErr w:type="gramStart"/>
      <w:r w:rsidRPr="00B9384A">
        <w:rPr>
          <w:rFonts w:ascii="Times New Roman" w:hAnsi="Times New Roman" w:cs="Times New Roman"/>
          <w:lang w:val="en-US"/>
        </w:rPr>
        <w:t>fairly recently</w:t>
      </w:r>
      <w:proofErr w:type="gramEnd"/>
      <w:r w:rsidRPr="00B9384A">
        <w:rPr>
          <w:rFonts w:ascii="Times New Roman" w:hAnsi="Times New Roman" w:cs="Times New Roman"/>
          <w:lang w:val="en-US"/>
        </w:rPr>
        <w:t xml:space="preserve"> are imprecise </w:t>
      </w:r>
      <w:r w:rsidR="000727E2" w:rsidRPr="00B9384A">
        <w:rPr>
          <w:rFonts w:ascii="Times New Roman" w:hAnsi="Times New Roman" w:cs="Times New Roman"/>
          <w:lang w:val="en-US"/>
        </w:rPr>
        <w:t>[</w:t>
      </w:r>
      <w:r w:rsidR="00745528">
        <w:rPr>
          <w:rFonts w:ascii="Times New Roman" w:hAnsi="Times New Roman" w:cs="Times New Roman"/>
          <w:lang w:val="en-US"/>
        </w:rPr>
        <w:t>96</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ins w:id="220" w:author="Maria Alejandra Romero" w:date="2021-07-27T21:29:00Z">
        <w:r w:rsidR="00EA74A2">
          <w:rPr>
            <w:rFonts w:ascii="Times New Roman" w:hAnsi="Times New Roman" w:cs="Times New Roman"/>
            <w:lang w:val="en-US"/>
          </w:rPr>
          <w:t>Recently</w:t>
        </w:r>
      </w:ins>
      <w:del w:id="221" w:author="Maria Alejandra Romero" w:date="2021-07-27T21:29:00Z">
        <w:r w:rsidR="00F121D3" w:rsidDel="00EA74A2">
          <w:rPr>
            <w:rFonts w:ascii="Times New Roman" w:hAnsi="Times New Roman" w:cs="Times New Roman"/>
            <w:lang w:val="en-US"/>
          </w:rPr>
          <w:delText>Just this year</w:delText>
        </w:r>
      </w:del>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w:t>
      </w:r>
      <w:r w:rsidR="00EF48AE">
        <w:rPr>
          <w:rFonts w:ascii="Times New Roman" w:hAnsi="Times New Roman" w:cs="Times New Roman"/>
          <w:lang w:val="en-US"/>
        </w:rPr>
        <w:t>01</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w:t>
      </w:r>
      <w:r w:rsidR="004912D0">
        <w:rPr>
          <w:rFonts w:ascii="Times New Roman" w:hAnsi="Times New Roman" w:cs="Times New Roman"/>
          <w:lang w:val="en-US"/>
        </w:rPr>
        <w:t>19</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the Southern Hemisphere populations. In our study, the population was assumed to be at equilibrium (carrying capacity) in 167</w:t>
      </w:r>
      <w:r w:rsidR="001D2C85">
        <w:rPr>
          <w:rFonts w:ascii="Times New Roman" w:hAnsi="Times New Roman" w:cs="Times New Roman"/>
          <w:lang w:val="en-US"/>
        </w:rPr>
        <w:t>8</w:t>
      </w:r>
      <w:del w:id="222" w:author="Maria Alejandra Romero" w:date="2021-07-31T21:39:00Z">
        <w:r w:rsidRPr="00B9384A" w:rsidDel="001D2C85">
          <w:rPr>
            <w:rFonts w:ascii="Times New Roman" w:hAnsi="Times New Roman" w:cs="Times New Roman"/>
            <w:lang w:val="en-US"/>
          </w:rPr>
          <w:delText>7</w:delText>
        </w:r>
      </w:del>
      <w:r w:rsidRPr="00B9384A">
        <w:rPr>
          <w:rFonts w:ascii="Times New Roman" w:hAnsi="Times New Roman" w:cs="Times New Roman"/>
          <w:lang w:val="en-US"/>
        </w:rPr>
        <w:t xml:space="preserve">,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DC5AEF">
        <w:rPr>
          <w:rFonts w:ascii="Times New Roman" w:hAnsi="Times New Roman" w:cs="Times New Roman"/>
          <w:lang w:val="en-US"/>
        </w:rPr>
        <w:t>0</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proofErr w:type="gramStart"/>
      <w:r w:rsidRPr="00AB5E4A">
        <w:rPr>
          <w:rFonts w:ascii="Times New Roman" w:hAnsi="Times New Roman" w:cs="Times New Roman"/>
          <w:i/>
          <w:iCs/>
          <w:lang w:val="en-US"/>
        </w:rPr>
        <w:t>e.g</w:t>
      </w:r>
      <w:r w:rsidRPr="00B9384A">
        <w:rPr>
          <w:rFonts w:ascii="Times New Roman" w:hAnsi="Times New Roman" w:cs="Times New Roman"/>
          <w:lang w:val="en-US"/>
        </w:rPr>
        <w:t>.</w:t>
      </w:r>
      <w:proofErr w:type="gramEnd"/>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w:t>
      </w:r>
      <w:del w:id="223" w:author="Maria Alejandra Romero" w:date="2021-07-31T22:04:00Z">
        <w:r w:rsidR="00293815" w:rsidDel="006042E7">
          <w:rPr>
            <w:rFonts w:ascii="Times New Roman" w:hAnsi="Times New Roman" w:cs="Times New Roman"/>
            <w:lang w:val="en-US"/>
          </w:rPr>
          <w:delText>B</w:delText>
        </w:r>
      </w:del>
      <w:r w:rsidR="00293815">
        <w:rPr>
          <w:rFonts w:ascii="Times New Roman" w:hAnsi="Times New Roman" w:cs="Times New Roman"/>
          <w:lang w:val="en-US"/>
        </w:rPr>
        <w:t>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w:t>
      </w:r>
      <w:del w:id="224" w:author="Maria Alejandra Romero" w:date="2021-07-27T22:30:00Z">
        <w:r w:rsidRPr="00B9384A" w:rsidDel="00CB221D">
          <w:rPr>
            <w:rFonts w:ascii="Times New Roman" w:hAnsi="Times New Roman" w:cs="Times New Roman"/>
            <w:lang w:val="en-US"/>
          </w:rPr>
          <w:delText>plausible</w:delText>
        </w:r>
      </w:del>
      <w:ins w:id="225" w:author="Maria Alejandra Romero" w:date="2021-07-27T22:30:00Z">
        <w:r w:rsidR="00CB221D" w:rsidRPr="00B9384A">
          <w:rPr>
            <w:rFonts w:ascii="Times New Roman" w:hAnsi="Times New Roman" w:cs="Times New Roman"/>
            <w:lang w:val="en-US"/>
          </w:rPr>
          <w:t>reasonable</w:t>
        </w:r>
      </w:ins>
      <w:r w:rsidRPr="00B9384A">
        <w:rPr>
          <w:rFonts w:ascii="Times New Roman" w:hAnsi="Times New Roman" w:cs="Times New Roman"/>
          <w:lang w:val="en-US"/>
        </w:rPr>
        <w:t xml:space="preserv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26DA30C5"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w:t>
      </w:r>
      <w:ins w:id="226" w:author="Maria Alejandra Romero" w:date="2021-07-31T22:04:00Z">
        <w:r w:rsidR="005B1A8D">
          <w:rPr>
            <w:rFonts w:ascii="Times New Roman" w:hAnsi="Times New Roman" w:cs="Times New Roman"/>
            <w:lang w:val="en-US"/>
          </w:rPr>
          <w:t>48</w:t>
        </w:r>
      </w:ins>
      <w:del w:id="227" w:author="Maria Alejandra Romero" w:date="2021-07-31T22:04:00Z">
        <w:r w:rsidRPr="008702AD" w:rsidDel="005B1A8D">
          <w:rPr>
            <w:rFonts w:ascii="Times New Roman" w:hAnsi="Times New Roman" w:cs="Times New Roman"/>
            <w:lang w:val="en-US"/>
          </w:rPr>
          <w:delText>20</w:delText>
        </w:r>
      </w:del>
      <w:r w:rsidRPr="008702AD">
        <w:rPr>
          <w:rFonts w:ascii="Times New Roman" w:hAnsi="Times New Roman" w:cs="Times New Roman"/>
          <w:lang w:val="en-US"/>
        </w:rPr>
        <w:t>,000-</w:t>
      </w:r>
      <w:ins w:id="228" w:author="Maria Alejandra Romero" w:date="2021-07-31T22:05:00Z">
        <w:r w:rsidR="005B1A8D">
          <w:rPr>
            <w:rFonts w:ascii="Times New Roman" w:hAnsi="Times New Roman" w:cs="Times New Roman"/>
            <w:lang w:val="en-US"/>
          </w:rPr>
          <w:t>70</w:t>
        </w:r>
      </w:ins>
      <w:del w:id="229" w:author="Maria Alejandra Romero" w:date="2021-07-31T22:04:00Z">
        <w:r w:rsidRPr="008702AD" w:rsidDel="005B1A8D">
          <w:rPr>
            <w:rFonts w:ascii="Times New Roman" w:hAnsi="Times New Roman" w:cs="Times New Roman"/>
            <w:lang w:val="en-US"/>
          </w:rPr>
          <w:delText>40</w:delText>
        </w:r>
      </w:del>
      <w:r w:rsidRPr="008702AD">
        <w:rPr>
          <w:rFonts w:ascii="Times New Roman" w:hAnsi="Times New Roman" w:cs="Times New Roman"/>
          <w:lang w:val="en-US"/>
        </w:rPr>
        <w:t xml:space="preserve">,000 </w:t>
      </w:r>
      <w:ins w:id="230" w:author="Maria Alejandra Romero" w:date="2021-07-31T22:06:00Z">
        <w:r w:rsidR="007146C0">
          <w:rPr>
            <w:rFonts w:ascii="Times New Roman" w:hAnsi="Times New Roman" w:cs="Times New Roman"/>
            <w:lang w:val="en-US"/>
          </w:rPr>
          <w:t>(50%</w:t>
        </w:r>
        <w:r w:rsidR="007146C0" w:rsidRPr="00DE4B77">
          <w:rPr>
            <w:rFonts w:ascii="Times New Roman" w:hAnsi="Times New Roman" w:cs="Times New Roman"/>
            <w:lang w:val="en-US"/>
          </w:rPr>
          <w:t xml:space="preserve"> </w:t>
        </w:r>
        <w:r w:rsidR="007146C0">
          <w:rPr>
            <w:rFonts w:ascii="Times New Roman" w:hAnsi="Times New Roman" w:cs="Times New Roman"/>
            <w:lang w:val="en-US"/>
          </w:rPr>
          <w:t>CI)</w:t>
        </w:r>
        <w:r w:rsidR="007146C0" w:rsidRPr="008702AD">
          <w:rPr>
            <w:rFonts w:ascii="Times New Roman" w:hAnsi="Times New Roman" w:cs="Times New Roman"/>
            <w:lang w:val="en-US"/>
          </w:rPr>
          <w:t xml:space="preserve"> </w:t>
        </w:r>
      </w:ins>
      <w:r w:rsidRPr="008702AD">
        <w:rPr>
          <w:rFonts w:ascii="Times New Roman" w:hAnsi="Times New Roman" w:cs="Times New Roman"/>
          <w:lang w:val="en-US"/>
        </w:rPr>
        <w:t xml:space="preserve">individuals. The most plausible values </w:t>
      </w:r>
      <w:proofErr w:type="gramStart"/>
      <w:r w:rsidR="00F83CC7">
        <w:rPr>
          <w:rFonts w:ascii="Times New Roman" w:hAnsi="Times New Roman" w:cs="Times New Roman"/>
          <w:lang w:val="en-US"/>
        </w:rPr>
        <w:t>were in agreement</w:t>
      </w:r>
      <w:proofErr w:type="gramEnd"/>
      <w:r w:rsidR="00F83CC7">
        <w:rPr>
          <w:rFonts w:ascii="Times New Roman" w:hAnsi="Times New Roman" w:cs="Times New Roman"/>
          <w:lang w:val="en-US"/>
        </w:rPr>
        <w:t xml:space="preserve">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w:t>
      </w:r>
      <w:r w:rsidR="00AD43D6">
        <w:rPr>
          <w:rFonts w:ascii="Times New Roman" w:hAnsi="Times New Roman" w:cs="Times New Roman"/>
          <w:lang w:val="en-US"/>
        </w:rPr>
        <w:t>02</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roughly estimated at 20,000 individuals </w:t>
      </w:r>
      <w:r w:rsidR="00B8585D" w:rsidRPr="008702AD">
        <w:rPr>
          <w:rFonts w:ascii="Times New Roman" w:hAnsi="Times New Roman" w:cs="Times New Roman"/>
          <w:lang w:val="en-US"/>
        </w:rPr>
        <w:t>[1</w:t>
      </w:r>
      <w:r w:rsidR="00915A8C">
        <w:rPr>
          <w:rFonts w:ascii="Times New Roman" w:hAnsi="Times New Roman" w:cs="Times New Roman"/>
          <w:lang w:val="en-US"/>
        </w:rPr>
        <w:t>03</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w:t>
      </w:r>
      <w:r w:rsidRPr="008702AD">
        <w:rPr>
          <w:rFonts w:ascii="Times New Roman" w:hAnsi="Times New Roman" w:cs="Times New Roman"/>
          <w:lang w:val="en-US"/>
        </w:rPr>
        <w:lastRenderedPageBreak/>
        <w:t xml:space="preserve">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w:t>
      </w:r>
      <w:r w:rsidR="007453B3">
        <w:rPr>
          <w:rFonts w:ascii="Times New Roman" w:hAnsi="Times New Roman" w:cs="Times New Roman"/>
          <w:lang w:val="en-US"/>
        </w:rPr>
        <w:t>4</w:t>
      </w:r>
      <w:r w:rsidR="0093778B" w:rsidRPr="008702AD">
        <w:rPr>
          <w:rFonts w:ascii="Times New Roman" w:hAnsi="Times New Roman" w:cs="Times New Roman"/>
          <w:lang w:val="en-US"/>
        </w:rPr>
        <w:t>]</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pre-exploitation abundance </w:t>
      </w:r>
      <w:proofErr w:type="spellStart"/>
      <w:r w:rsidR="00477D08">
        <w:rPr>
          <w:rFonts w:ascii="Times New Roman" w:hAnsi="Times New Roman" w:cs="Times New Roman"/>
          <w:lang w:val="en-US"/>
        </w:rPr>
        <w:t>totalling</w:t>
      </w:r>
      <w:proofErr w:type="spellEnd"/>
      <w:r w:rsidR="00477D08">
        <w:rPr>
          <w:rFonts w:ascii="Times New Roman" w:hAnsi="Times New Roman" w:cs="Times New Roman"/>
          <w:lang w:val="en-US"/>
        </w:rPr>
        <w:t xml:space="preserve">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 xml:space="preserve">for the Atlantic and Indian </w:t>
      </w:r>
      <w:proofErr w:type="gramStart"/>
      <w:r w:rsidRPr="008702AD">
        <w:rPr>
          <w:rFonts w:ascii="Times New Roman" w:hAnsi="Times New Roman" w:cs="Times New Roman"/>
          <w:lang w:val="en-US"/>
        </w:rPr>
        <w:t>Oceans</w:t>
      </w:r>
      <w:r w:rsidR="00D27B3A">
        <w:rPr>
          <w:rFonts w:ascii="Times New Roman" w:hAnsi="Times New Roman" w:cs="Times New Roman"/>
          <w:lang w:val="en-US"/>
        </w:rPr>
        <w:t>;</w:t>
      </w:r>
      <w:proofErr w:type="gramEnd"/>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ins w:id="231" w:author="Maria Alejandra Romero" w:date="2021-07-27T22:24:00Z">
        <w:r w:rsidR="0082699D">
          <w:rPr>
            <w:rFonts w:ascii="Times New Roman" w:hAnsi="Times New Roman" w:cs="Times New Roman"/>
            <w:lang w:val="en-US"/>
          </w:rPr>
          <w:t>S</w:t>
        </w:r>
      </w:ins>
      <w:del w:id="232" w:author="Maria Alejandra Romero" w:date="2021-07-27T22:24:00Z">
        <w:r w:rsidR="00160D92" w:rsidDel="0082699D">
          <w:rPr>
            <w:rFonts w:ascii="Times New Roman" w:hAnsi="Times New Roman" w:cs="Times New Roman"/>
            <w:lang w:val="en-US"/>
          </w:rPr>
          <w:delText>s</w:delText>
        </w:r>
      </w:del>
      <w:r w:rsidRPr="008702AD">
        <w:rPr>
          <w:rFonts w:ascii="Times New Roman" w:hAnsi="Times New Roman" w:cs="Times New Roman"/>
          <w:lang w:val="en-US"/>
        </w:rPr>
        <w:t xml:space="preserve">outhern Ocean is incomplete, </w:t>
      </w:r>
      <w:r w:rsidR="0021010F" w:rsidRPr="0021010F">
        <w:rPr>
          <w:rFonts w:ascii="Times New Roman" w:hAnsi="Times New Roman" w:cs="Times New Roman"/>
          <w:lang w:val="en-US"/>
        </w:rPr>
        <w:t xml:space="preserve">a </w:t>
      </w:r>
      <w:del w:id="233" w:author="Maria Alejandra Romero" w:date="2021-07-27T22:30:00Z">
        <w:r w:rsidR="0021010F" w:rsidRPr="0021010F" w:rsidDel="00774A00">
          <w:rPr>
            <w:rFonts w:ascii="Times New Roman" w:hAnsi="Times New Roman" w:cs="Times New Roman"/>
            <w:lang w:val="en-US"/>
          </w:rPr>
          <w:delText>plausible</w:delText>
        </w:r>
      </w:del>
      <w:ins w:id="234" w:author="Maria Alejandra Romero" w:date="2021-07-27T22:30:00Z">
        <w:r w:rsidR="00774A00" w:rsidRPr="0021010F">
          <w:rPr>
            <w:rFonts w:ascii="Times New Roman" w:hAnsi="Times New Roman" w:cs="Times New Roman"/>
            <w:lang w:val="en-US"/>
          </w:rPr>
          <w:t>credible</w:t>
        </w:r>
      </w:ins>
      <w:r w:rsidR="0021010F" w:rsidRPr="0021010F">
        <w:rPr>
          <w:rFonts w:ascii="Times New Roman" w:hAnsi="Times New Roman" w:cs="Times New Roman"/>
          <w:lang w:val="en-US"/>
        </w:rPr>
        <w:t xml:space="preserve"> estimate of the baseline state of the system has enabled us to more completely understand the true impact of anthropic activities.</w:t>
      </w:r>
    </w:p>
    <w:p w14:paraId="303A1746" w14:textId="1F20E23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w:t>
      </w:r>
      <w:proofErr w:type="spellStart"/>
      <w:r w:rsidRPr="003021CD">
        <w:rPr>
          <w:rFonts w:ascii="Times New Roman" w:hAnsi="Times New Roman" w:cs="Times New Roman"/>
          <w:lang w:val="en-US"/>
        </w:rPr>
        <w:t>Morais</w:t>
      </w:r>
      <w:proofErr w:type="spellEnd"/>
      <w:r w:rsidRPr="003021CD">
        <w:rPr>
          <w:rFonts w:ascii="Times New Roman" w:hAnsi="Times New Roman" w:cs="Times New Roman"/>
          <w:lang w:val="en-US"/>
        </w:rPr>
        <w:t xml:space="preserve"> et al. </w:t>
      </w:r>
      <w:r w:rsidR="0042780A" w:rsidRPr="003021CD">
        <w:rPr>
          <w:rFonts w:ascii="Times New Roman" w:hAnsi="Times New Roman" w:cs="Times New Roman"/>
          <w:lang w:val="en-US"/>
        </w:rPr>
        <w:t>[</w:t>
      </w:r>
      <w:r w:rsidR="001830CD">
        <w:rPr>
          <w:rFonts w:ascii="Times New Roman" w:hAnsi="Times New Roman" w:cs="Times New Roman"/>
          <w:lang w:val="en-US"/>
        </w:rPr>
        <w:t>67</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proofErr w:type="gramStart"/>
      <w:r w:rsidR="000A7F1B">
        <w:rPr>
          <w:rFonts w:ascii="Times New Roman" w:hAnsi="Times New Roman" w:cs="Times New Roman"/>
          <w:lang w:val="en-US"/>
        </w:rPr>
        <w:t>on the basis of</w:t>
      </w:r>
      <w:proofErr w:type="gramEnd"/>
      <w:r w:rsidR="000A7F1B">
        <w:rPr>
          <w:rFonts w:ascii="Times New Roman" w:hAnsi="Times New Roman" w:cs="Times New Roman"/>
          <w:lang w:val="en-US"/>
        </w:rPr>
        <w:t xml:space="preserve"> </w:t>
      </w:r>
      <w:r w:rsidRPr="003021CD">
        <w:rPr>
          <w:rFonts w:ascii="Times New Roman" w:hAnsi="Times New Roman" w:cs="Times New Roman"/>
          <w:lang w:val="en-US"/>
        </w:rPr>
        <w:t xml:space="preserve">increasingly rare reports of sightings for the 19th century and the closing of the last </w:t>
      </w:r>
      <w:proofErr w:type="spellStart"/>
      <w:r w:rsidRPr="003021CD">
        <w:rPr>
          <w:rFonts w:ascii="Times New Roman" w:hAnsi="Times New Roman" w:cs="Times New Roman"/>
          <w:lang w:val="en-US"/>
        </w:rPr>
        <w:t>armação</w:t>
      </w:r>
      <w:proofErr w:type="spellEnd"/>
      <w:r w:rsidRPr="003021CD">
        <w:rPr>
          <w:rFonts w:ascii="Times New Roman" w:hAnsi="Times New Roman" w:cs="Times New Roman"/>
          <w:lang w:val="en-US"/>
        </w:rPr>
        <w:t xml:space="preserve">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5A781B0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w:t>
      </w:r>
      <w:ins w:id="235" w:author="Maria Alejandra Romero" w:date="2021-07-31T22:11:00Z">
        <w:r w:rsidR="00453315">
          <w:rPr>
            <w:rFonts w:ascii="Times New Roman" w:hAnsi="Times New Roman" w:cs="Times New Roman"/>
            <w:lang w:val="en-US"/>
          </w:rPr>
          <w:t>1</w:t>
        </w:r>
      </w:ins>
      <w:del w:id="236" w:author="Maria Alejandra Romero" w:date="2021-07-31T22:11:00Z">
        <w:r w:rsidRPr="009E5558" w:rsidDel="00453315">
          <w:rPr>
            <w:rFonts w:ascii="Times New Roman" w:hAnsi="Times New Roman" w:cs="Times New Roman"/>
            <w:lang w:val="en-US"/>
          </w:rPr>
          <w:delText>0</w:delText>
        </w:r>
      </w:del>
      <w:r w:rsidRPr="009E5558">
        <w:rPr>
          <w:rFonts w:ascii="Times New Roman" w:hAnsi="Times New Roman" w:cs="Times New Roman"/>
          <w:lang w:val="en-US"/>
        </w:rPr>
        <w:t xml:space="preserve"> of close to </w:t>
      </w:r>
      <w:ins w:id="237" w:author="Maria Alejandra Romero" w:date="2021-07-31T22:11:00Z">
        <w:r w:rsidR="00684BA1">
          <w:rPr>
            <w:rFonts w:ascii="Times New Roman" w:hAnsi="Times New Roman" w:cs="Times New Roman"/>
            <w:lang w:val="en-US"/>
          </w:rPr>
          <w:t>5</w:t>
        </w:r>
      </w:ins>
      <w:del w:id="238" w:author="Maria Alejandra Romero" w:date="2021-07-31T22:11:00Z">
        <w:r w:rsidRPr="009E5558" w:rsidDel="00684BA1">
          <w:rPr>
            <w:rFonts w:ascii="Times New Roman" w:hAnsi="Times New Roman" w:cs="Times New Roman"/>
            <w:lang w:val="en-US"/>
          </w:rPr>
          <w:delText>6</w:delText>
        </w:r>
      </w:del>
      <w:r w:rsidRPr="009E5558">
        <w:rPr>
          <w:rFonts w:ascii="Times New Roman" w:hAnsi="Times New Roman" w:cs="Times New Roman"/>
          <w:lang w:val="en-US"/>
        </w:rPr>
        <w:t xml:space="preserve">,000 individuals throughout the study area. This figure implies a recovery rate </w:t>
      </w:r>
      <w:del w:id="239" w:author="Maria Alejandra Romero" w:date="2021-07-31T22:11:00Z">
        <w:r w:rsidRPr="009E5558" w:rsidDel="00FE7866">
          <w:rPr>
            <w:rFonts w:ascii="Times New Roman" w:hAnsi="Times New Roman" w:cs="Times New Roman"/>
            <w:lang w:val="en-US"/>
          </w:rPr>
          <w:delText xml:space="preserve">close </w:delText>
        </w:r>
      </w:del>
      <w:ins w:id="240" w:author="Maria Alejandra Romero" w:date="2021-07-31T22:11:00Z">
        <w:r w:rsidR="00FE7866">
          <w:rPr>
            <w:rFonts w:ascii="Times New Roman" w:hAnsi="Times New Roman" w:cs="Times New Roman"/>
            <w:lang w:val="en-US"/>
          </w:rPr>
          <w:t>lower</w:t>
        </w:r>
        <w:r w:rsidR="00FE7866" w:rsidRPr="009E5558">
          <w:rPr>
            <w:rFonts w:ascii="Times New Roman" w:hAnsi="Times New Roman" w:cs="Times New Roman"/>
            <w:lang w:val="en-US"/>
          </w:rPr>
          <w:t xml:space="preserve"> </w:t>
        </w:r>
      </w:ins>
      <w:del w:id="241" w:author="Maria Alejandra Romero" w:date="2021-07-31T22:11:00Z">
        <w:r w:rsidRPr="009E5558" w:rsidDel="00FE7866">
          <w:rPr>
            <w:rFonts w:ascii="Times New Roman" w:hAnsi="Times New Roman" w:cs="Times New Roman"/>
            <w:lang w:val="en-US"/>
          </w:rPr>
          <w:delText>to</w:delText>
        </w:r>
      </w:del>
      <w:ins w:id="242" w:author="Maria Alejandra Romero" w:date="2021-07-31T22:11:00Z">
        <w:r w:rsidR="00FE7866">
          <w:rPr>
            <w:rFonts w:ascii="Times New Roman" w:hAnsi="Times New Roman" w:cs="Times New Roman"/>
            <w:lang w:val="en-US"/>
          </w:rPr>
          <w:t>than</w:t>
        </w:r>
      </w:ins>
      <w:r w:rsidRPr="009E5558">
        <w:rPr>
          <w:rFonts w:ascii="Times New Roman" w:hAnsi="Times New Roman" w:cs="Times New Roman"/>
          <w:lang w:val="en-US"/>
        </w:rPr>
        <w:t xml:space="preserve"> 1</w:t>
      </w:r>
      <w:ins w:id="243" w:author="Maria Alejandra Romero" w:date="2021-07-31T22:11:00Z">
        <w:r w:rsidR="00FE7866">
          <w:rPr>
            <w:rFonts w:ascii="Times New Roman" w:hAnsi="Times New Roman" w:cs="Times New Roman"/>
            <w:lang w:val="en-US"/>
          </w:rPr>
          <w:t>0</w:t>
        </w:r>
      </w:ins>
      <w:del w:id="244" w:author="Maria Alejandra Romero" w:date="2021-07-31T22:11:00Z">
        <w:r w:rsidRPr="009E5558" w:rsidDel="00FE7866">
          <w:rPr>
            <w:rFonts w:ascii="Times New Roman" w:hAnsi="Times New Roman" w:cs="Times New Roman"/>
            <w:lang w:val="en-US"/>
          </w:rPr>
          <w:delText>8</w:delText>
        </w:r>
      </w:del>
      <w:r w:rsidRPr="009E5558">
        <w:rPr>
          <w:rFonts w:ascii="Times New Roman" w:hAnsi="Times New Roman" w:cs="Times New Roman"/>
          <w:lang w:val="en-US"/>
        </w:rPr>
        <w:t xml:space="preserve">% from the pre-exploitation abundance. </w:t>
      </w:r>
      <w:del w:id="245" w:author="Maria Alejandra Romero" w:date="2021-07-31T22:12:00Z">
        <w:r w:rsidRPr="009E5558" w:rsidDel="00687DEA">
          <w:rPr>
            <w:rFonts w:ascii="Times New Roman" w:hAnsi="Times New Roman" w:cs="Times New Roman"/>
            <w:lang w:val="en-US"/>
          </w:rPr>
          <w:delText>Slightly lower</w:delText>
        </w:r>
      </w:del>
      <w:ins w:id="246" w:author="Maria Alejandra Romero" w:date="2021-07-31T22:12:00Z">
        <w:r w:rsidR="00687DEA">
          <w:rPr>
            <w:rFonts w:ascii="Times New Roman" w:hAnsi="Times New Roman" w:cs="Times New Roman"/>
            <w:lang w:val="en-US"/>
          </w:rPr>
          <w:t>Similar</w:t>
        </w:r>
      </w:ins>
      <w:r w:rsidRPr="009E5558">
        <w:rPr>
          <w:rFonts w:ascii="Times New Roman" w:hAnsi="Times New Roman" w:cs="Times New Roman"/>
          <w:lang w:val="en-US"/>
        </w:rPr>
        <w:t xml:space="preserve">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7–12%) [1</w:t>
      </w:r>
      <w:r w:rsidR="00464459">
        <w:rPr>
          <w:rFonts w:ascii="Times New Roman" w:hAnsi="Times New Roman" w:cs="Times New Roman"/>
          <w:lang w:val="en-US"/>
        </w:rPr>
        <w:t>02</w:t>
      </w:r>
      <w:r w:rsidRPr="009E5558">
        <w:rPr>
          <w:rFonts w:ascii="Times New Roman" w:hAnsi="Times New Roman" w:cs="Times New Roman"/>
          <w:lang w:val="en-US"/>
        </w:rPr>
        <w:t>], and circumpolar distribution. Tulloch et al. [1</w:t>
      </w:r>
      <w:r w:rsidR="00154457">
        <w:rPr>
          <w:rFonts w:ascii="Times New Roman" w:hAnsi="Times New Roman" w:cs="Times New Roman"/>
          <w:lang w:val="en-US"/>
        </w:rPr>
        <w:t>4</w:t>
      </w:r>
      <w:r w:rsidRPr="009E5558">
        <w:rPr>
          <w:rFonts w:ascii="Times New Roman" w:hAnsi="Times New Roman" w:cs="Times New Roman"/>
          <w:lang w:val="en-US"/>
        </w:rPr>
        <w:t>] estimated that the SRWs worldwide remain at less than 11% of their estimated carrying capacity. The South-African population manifested a total abundance of 6,116 animals in 2017, suggesting a recovery of over 25%, although mention was made that this rate needed a reconsideration [2</w:t>
      </w:r>
      <w:r w:rsidR="00ED2782">
        <w:rPr>
          <w:rFonts w:ascii="Times New Roman" w:hAnsi="Times New Roman" w:cs="Times New Roman"/>
          <w:lang w:val="en-US"/>
        </w:rPr>
        <w:t>4</w:t>
      </w:r>
      <w:r w:rsidRPr="009E5558">
        <w:rPr>
          <w:rFonts w:ascii="Times New Roman" w:hAnsi="Times New Roman" w:cs="Times New Roman"/>
          <w:lang w:val="en-US"/>
        </w:rPr>
        <w:t>,1</w:t>
      </w:r>
      <w:r w:rsidR="00B2569F">
        <w:rPr>
          <w:rFonts w:ascii="Times New Roman" w:hAnsi="Times New Roman" w:cs="Times New Roman"/>
          <w:lang w:val="en-US"/>
        </w:rPr>
        <w:t>04</w:t>
      </w:r>
      <w:r w:rsidRPr="009E5558">
        <w:rPr>
          <w:rFonts w:ascii="Times New Roman" w:hAnsi="Times New Roman" w:cs="Times New Roman"/>
          <w:lang w:val="en-US"/>
        </w:rPr>
        <w:t>]. The SRW recovery level is lower than the humpback whale, which species exhibits an estimated current population of 93% of its pre-exploitation size in the southwestern Atlantic Ocean [8</w:t>
      </w:r>
      <w:r w:rsidR="00487DAD">
        <w:rPr>
          <w:rFonts w:ascii="Times New Roman" w:hAnsi="Times New Roman" w:cs="Times New Roman"/>
          <w:lang w:val="en-US"/>
        </w:rPr>
        <w:t>0</w:t>
      </w:r>
      <w:r w:rsidRPr="009E5558">
        <w:rPr>
          <w:rFonts w:ascii="Times New Roman" w:hAnsi="Times New Roman" w:cs="Times New Roman"/>
          <w:lang w:val="en-US"/>
        </w:rPr>
        <w:t>].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42D0FC30"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Recent SRW-calf die-offs at Península Valdés has been identified as a potential threat to future recovery [1</w:t>
      </w:r>
      <w:r w:rsidR="002F6170">
        <w:rPr>
          <w:rFonts w:ascii="Times New Roman" w:hAnsi="Times New Roman" w:cs="Times New Roman"/>
          <w:lang w:val="en-US"/>
        </w:rPr>
        <w:t>05</w:t>
      </w:r>
      <w:r w:rsidRPr="005A0B8F">
        <w:rPr>
          <w:rFonts w:ascii="Times New Roman" w:hAnsi="Times New Roman" w:cs="Times New Roman"/>
          <w:lang w:val="en-US"/>
        </w:rPr>
        <w:t>]. The fidelity to migratory destinations has been inferred in order to explain the spatially variable recovery of the SRW [</w:t>
      </w:r>
      <w:r w:rsidR="00585545">
        <w:rPr>
          <w:rFonts w:ascii="Times New Roman" w:hAnsi="Times New Roman" w:cs="Times New Roman"/>
          <w:lang w:val="en-US"/>
        </w:rPr>
        <w:t>27</w:t>
      </w:r>
      <w:r w:rsidRPr="005A0B8F">
        <w:rPr>
          <w:rFonts w:ascii="Times New Roman" w:hAnsi="Times New Roman" w:cs="Times New Roman"/>
          <w:lang w:val="en-US"/>
        </w:rPr>
        <w:t>,1</w:t>
      </w:r>
      <w:r w:rsidR="00C9413A">
        <w:rPr>
          <w:rFonts w:ascii="Times New Roman" w:hAnsi="Times New Roman" w:cs="Times New Roman"/>
          <w:lang w:val="en-US"/>
        </w:rPr>
        <w:t>06</w:t>
      </w:r>
      <w:r w:rsidRPr="005A0B8F">
        <w:rPr>
          <w:rFonts w:ascii="Times New Roman" w:hAnsi="Times New Roman" w:cs="Times New Roman"/>
          <w:lang w:val="en-US"/>
        </w:rPr>
        <w:t>] and humpback whale [1</w:t>
      </w:r>
      <w:r w:rsidR="00136628">
        <w:rPr>
          <w:rFonts w:ascii="Times New Roman" w:hAnsi="Times New Roman" w:cs="Times New Roman"/>
          <w:lang w:val="en-US"/>
        </w:rPr>
        <w:t>07</w:t>
      </w:r>
      <w:r w:rsidRPr="005A0B8F">
        <w:rPr>
          <w:rFonts w:ascii="Times New Roman" w:hAnsi="Times New Roman" w:cs="Times New Roman"/>
          <w:lang w:val="en-US"/>
        </w:rPr>
        <w:t>,1</w:t>
      </w:r>
      <w:r w:rsidR="00136628">
        <w:rPr>
          <w:rFonts w:ascii="Times New Roman" w:hAnsi="Times New Roman" w:cs="Times New Roman"/>
          <w:lang w:val="en-US"/>
        </w:rPr>
        <w:t>08</w:t>
      </w:r>
      <w:r w:rsidRPr="005A0B8F">
        <w:rPr>
          <w:rFonts w:ascii="Times New Roman" w:hAnsi="Times New Roman" w:cs="Times New Roman"/>
          <w:lang w:val="en-US"/>
        </w:rPr>
        <w:t>]. The apparent loss of cultural memory when whales are extirpated that display fidelity to a migratory destination likewise seems to be contributing to the slow recovery of the SRW [</w:t>
      </w:r>
      <w:r w:rsidR="00BE45E5">
        <w:rPr>
          <w:rFonts w:ascii="Times New Roman" w:hAnsi="Times New Roman" w:cs="Times New Roman"/>
          <w:lang w:val="en-US"/>
        </w:rPr>
        <w:t>28</w:t>
      </w:r>
      <w:r w:rsidRPr="005A0B8F">
        <w:rPr>
          <w:rFonts w:ascii="Times New Roman" w:hAnsi="Times New Roman" w:cs="Times New Roman"/>
          <w:lang w:val="en-US"/>
        </w:rPr>
        <w:t>,1</w:t>
      </w:r>
      <w:r w:rsidR="003E3F10">
        <w:rPr>
          <w:rFonts w:ascii="Times New Roman" w:hAnsi="Times New Roman" w:cs="Times New Roman"/>
          <w:lang w:val="en-US"/>
        </w:rPr>
        <w:t>03</w:t>
      </w:r>
      <w:r w:rsidRPr="005A0B8F">
        <w:rPr>
          <w:rFonts w:ascii="Times New Roman" w:hAnsi="Times New Roman" w:cs="Times New Roman"/>
          <w:lang w:val="en-US"/>
        </w:rPr>
        <w:t>]. This influence could also be exacerbated if individuals show fidelity to suboptimal feeding grounds. In the southwestern Atlantic Ocean, González Carman et al. [1</w:t>
      </w:r>
      <w:r w:rsidR="00C73CA1">
        <w:rPr>
          <w:rFonts w:ascii="Times New Roman" w:hAnsi="Times New Roman" w:cs="Times New Roman"/>
          <w:lang w:val="en-US"/>
        </w:rPr>
        <w:t>09</w:t>
      </w:r>
      <w:r w:rsidRPr="005A0B8F">
        <w:rPr>
          <w:rFonts w:ascii="Times New Roman" w:hAnsi="Times New Roman" w:cs="Times New Roman"/>
          <w:lang w:val="en-US"/>
        </w:rPr>
        <w:t xml:space="preserve">], using Ensemble Distribution 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w:t>
      </w:r>
      <w:r w:rsidRPr="005A0B8F">
        <w:rPr>
          <w:rFonts w:ascii="Times New Roman" w:hAnsi="Times New Roman" w:cs="Times New Roman"/>
          <w:lang w:val="en-US"/>
        </w:rPr>
        <w:lastRenderedPageBreak/>
        <w:t xml:space="preserve">prominent potential feeding grounds for SRWs from late spring to early fall within the circumpolar region. Those authors hypothesized that the cultural memory of feeding in the 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one might 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w:t>
      </w:r>
      <w:r w:rsidR="00380B70">
        <w:rPr>
          <w:rFonts w:ascii="Times New Roman" w:hAnsi="Times New Roman" w:cs="Times New Roman"/>
          <w:lang w:val="en-US"/>
        </w:rPr>
        <w:t>10</w:t>
      </w:r>
      <w:r w:rsidRPr="005A0B8F">
        <w:rPr>
          <w:rFonts w:ascii="Times New Roman" w:hAnsi="Times New Roman" w:cs="Times New Roman"/>
          <w:lang w:val="en-US"/>
        </w:rPr>
        <w:t>,1</w:t>
      </w:r>
      <w:r w:rsidR="00380B70">
        <w:rPr>
          <w:rFonts w:ascii="Times New Roman" w:hAnsi="Times New Roman" w:cs="Times New Roman"/>
          <w:lang w:val="en-US"/>
        </w:rPr>
        <w:t>11</w:t>
      </w:r>
      <w:r w:rsidRPr="005A0B8F">
        <w:rPr>
          <w:rFonts w:ascii="Times New Roman" w:hAnsi="Times New Roman" w:cs="Times New Roman"/>
          <w:lang w:val="en-US"/>
        </w:rPr>
        <w:t xml:space="preserve">]; and accordingly, in view of the current global-warming projections, the level of recovery of the SRW population from the southwestern Atlantic Ocean 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w:t>
      </w:r>
      <w:r w:rsidR="001F1710">
        <w:rPr>
          <w:rFonts w:ascii="Times New Roman" w:hAnsi="Times New Roman" w:cs="Times New Roman"/>
          <w:lang w:val="en-US"/>
        </w:rPr>
        <w:t>11</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4615CB96"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Nevertheless, the differences in movement patterns reported from satellite tracking [</w:t>
      </w:r>
      <w:r w:rsidR="00616BBE">
        <w:rPr>
          <w:rFonts w:ascii="Times New Roman" w:hAnsi="Times New Roman" w:cs="Times New Roman"/>
          <w:lang w:val="en-US"/>
        </w:rPr>
        <w:t>45</w:t>
      </w:r>
      <w:r w:rsidRPr="00B522A9">
        <w:rPr>
          <w:rFonts w:ascii="Times New Roman" w:hAnsi="Times New Roman" w:cs="Times New Roman"/>
          <w:lang w:val="en-US"/>
        </w:rPr>
        <w:t>] along with the diversity of food sources revealed from isotopic signals [</w:t>
      </w:r>
      <w:r w:rsidR="007309F5">
        <w:rPr>
          <w:rFonts w:ascii="Times New Roman" w:hAnsi="Times New Roman" w:cs="Times New Roman"/>
          <w:lang w:val="en-US"/>
        </w:rPr>
        <w:t>47</w:t>
      </w:r>
      <w:r w:rsidRPr="00B522A9">
        <w:rPr>
          <w:rFonts w:ascii="Times New Roman" w:hAnsi="Times New Roman" w:cs="Times New Roman"/>
          <w:lang w:val="en-US"/>
        </w:rPr>
        <w:t>,</w:t>
      </w:r>
      <w:r w:rsidR="007309F5">
        <w:rPr>
          <w:rFonts w:ascii="Times New Roman" w:hAnsi="Times New Roman" w:cs="Times New Roman"/>
          <w:lang w:val="en-US"/>
        </w:rPr>
        <w:t>48</w:t>
      </w:r>
      <w:r w:rsidRPr="00B522A9">
        <w:rPr>
          <w:rFonts w:ascii="Times New Roman" w:hAnsi="Times New Roman" w:cs="Times New Roman"/>
          <w:lang w:val="en-US"/>
        </w:rPr>
        <w:t>] have suggested a degree of plasticity in the migratory fidelity of SRWs in the southwestern Atlantic Ocean. This notion is also supported by evidence of recolonization of previously inhabited migratory destinations [3</w:t>
      </w:r>
      <w:r w:rsidR="000E69E8">
        <w:rPr>
          <w:rFonts w:ascii="Times New Roman" w:hAnsi="Times New Roman" w:cs="Times New Roman"/>
          <w:lang w:val="en-US"/>
        </w:rPr>
        <w:t>3</w:t>
      </w:r>
      <w:r w:rsidRPr="00B522A9">
        <w:rPr>
          <w:rFonts w:ascii="Times New Roman" w:hAnsi="Times New Roman" w:cs="Times New Roman"/>
          <w:lang w:val="en-US"/>
        </w:rPr>
        <w:t>,</w:t>
      </w:r>
      <w:r w:rsidR="00A06C58">
        <w:rPr>
          <w:rFonts w:ascii="Times New Roman" w:hAnsi="Times New Roman" w:cs="Times New Roman"/>
          <w:lang w:val="en-US"/>
        </w:rPr>
        <w:t>39</w:t>
      </w:r>
      <w:r w:rsidRPr="00B522A9">
        <w:rPr>
          <w:rFonts w:ascii="Times New Roman" w:hAnsi="Times New Roman" w:cs="Times New Roman"/>
          <w:lang w:val="en-US"/>
        </w:rPr>
        <w:t>,4</w:t>
      </w:r>
      <w:r w:rsidR="00F30096">
        <w:rPr>
          <w:rFonts w:ascii="Times New Roman" w:hAnsi="Times New Roman" w:cs="Times New Roman"/>
          <w:lang w:val="en-US"/>
        </w:rPr>
        <w:t>0</w:t>
      </w:r>
      <w:r w:rsidRPr="00B522A9">
        <w:rPr>
          <w:rFonts w:ascii="Times New Roman" w:hAnsi="Times New Roman" w:cs="Times New Roman"/>
          <w:lang w:val="en-US"/>
        </w:rPr>
        <w:t>,4</w:t>
      </w:r>
      <w:r w:rsidR="00F30096">
        <w:rPr>
          <w:rFonts w:ascii="Times New Roman" w:hAnsi="Times New Roman" w:cs="Times New Roman"/>
          <w:lang w:val="en-US"/>
        </w:rPr>
        <w:t>1</w:t>
      </w:r>
      <w:r w:rsidRPr="00B522A9">
        <w:rPr>
          <w:rFonts w:ascii="Times New Roman" w:hAnsi="Times New Roman" w:cs="Times New Roman"/>
          <w:lang w:val="en-US"/>
        </w:rPr>
        <w:t xml:space="preserve">]. </w:t>
      </w:r>
      <w:proofErr w:type="spellStart"/>
      <w:r w:rsidRPr="00AE3BA5">
        <w:rPr>
          <w:rFonts w:ascii="Times New Roman" w:hAnsi="Times New Roman" w:cs="Times New Roman"/>
          <w:lang w:val="en-US"/>
        </w:rPr>
        <w:t>Sueyro</w:t>
      </w:r>
      <w:proofErr w:type="spellEnd"/>
      <w:r w:rsidRPr="00AE3BA5">
        <w:rPr>
          <w:rFonts w:ascii="Times New Roman" w:hAnsi="Times New Roman" w:cs="Times New Roman"/>
          <w:lang w:val="en-US"/>
        </w:rPr>
        <w:t xml:space="preserve"> et al. [</w:t>
      </w:r>
      <w:r w:rsidR="003C0F0A" w:rsidRPr="00571C24">
        <w:rPr>
          <w:rFonts w:ascii="Times New Roman" w:hAnsi="Times New Roman" w:cs="Times New Roman"/>
          <w:lang w:val="en-US"/>
        </w:rPr>
        <w:t>90</w:t>
      </w:r>
      <w:r w:rsidRPr="00571C24">
        <w:rPr>
          <w:rFonts w:ascii="Times New Roman" w:hAnsi="Times New Roman" w:cs="Times New Roman"/>
          <w:lang w:val="en-US"/>
        </w:rPr>
        <w:t>], assessing the change in the distribution of SRWs in the breeding grounds of Península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w:t>
      </w:r>
      <w:r w:rsidR="00B619AA" w:rsidRPr="00571C24">
        <w:rPr>
          <w:rFonts w:ascii="Times New Roman" w:hAnsi="Times New Roman" w:cs="Times New Roman"/>
          <w:lang w:val="en-US"/>
        </w:rPr>
        <w:t>2</w:t>
      </w:r>
      <w:r w:rsidRPr="00571C24">
        <w:rPr>
          <w:rFonts w:ascii="Times New Roman" w:hAnsi="Times New Roman" w:cs="Times New Roman"/>
          <w:lang w:val="en-US"/>
        </w:rPr>
        <w:t>] accompanied by a higher probability of recolonizing ancient habitats [</w:t>
      </w:r>
      <w:r w:rsidR="00394F25" w:rsidRPr="00571C24">
        <w:rPr>
          <w:rFonts w:ascii="Times New Roman" w:hAnsi="Times New Roman" w:cs="Times New Roman"/>
          <w:lang w:val="en-US"/>
        </w:rPr>
        <w:t>39</w:t>
      </w:r>
      <w:r w:rsidRPr="00571C24">
        <w:rPr>
          <w:rFonts w:ascii="Times New Roman" w:hAnsi="Times New Roman" w:cs="Times New Roman"/>
          <w:lang w:val="en-US"/>
        </w:rPr>
        <w:t>,</w:t>
      </w:r>
      <w:r w:rsidR="00394F25" w:rsidRPr="00571C24">
        <w:rPr>
          <w:rFonts w:ascii="Times New Roman" w:hAnsi="Times New Roman" w:cs="Times New Roman"/>
          <w:lang w:val="en-US"/>
        </w:rPr>
        <w:t>90</w:t>
      </w:r>
      <w:r w:rsidRPr="00571C24">
        <w:rPr>
          <w:rFonts w:ascii="Times New Roman" w:hAnsi="Times New Roman" w:cs="Times New Roman"/>
          <w:lang w:val="en-US"/>
        </w:rPr>
        <w:t>]. These findings, together with model estimates for the entire study area, lead us to propose that the SRW 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64B7E12A"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w:t>
      </w:r>
      <w:r w:rsidR="001913FB">
        <w:rPr>
          <w:rFonts w:ascii="Times New Roman" w:hAnsi="Times New Roman" w:cs="Times New Roman"/>
          <w:color w:val="000000"/>
          <w:lang w:val="en-GB"/>
        </w:rPr>
        <w:t>12</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F301B5">
        <w:rPr>
          <w:rFonts w:ascii="Times New Roman" w:hAnsi="Times New Roman" w:cs="Times New Roman"/>
          <w:color w:val="000000"/>
          <w:lang w:val="en-GB"/>
        </w:rPr>
        <w:t>1</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proofErr w:type="gramStart"/>
      <w:r w:rsidRPr="00867C8F">
        <w:rPr>
          <w:rFonts w:ascii="Times New Roman" w:hAnsi="Times New Roman" w:cs="Times New Roman"/>
          <w:i/>
          <w:iCs/>
          <w:lang w:val="en-US"/>
        </w:rPr>
        <w:t>e.g</w:t>
      </w:r>
      <w:r w:rsidRPr="00B82D87">
        <w:rPr>
          <w:rFonts w:ascii="Times New Roman" w:hAnsi="Times New Roman" w:cs="Times New Roman"/>
          <w:lang w:val="en-US"/>
        </w:rPr>
        <w:t>.</w:t>
      </w:r>
      <w:proofErr w:type="gramEnd"/>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w:t>
      </w:r>
      <w:r w:rsidR="00A57256">
        <w:rPr>
          <w:rFonts w:ascii="Times New Roman" w:hAnsi="Times New Roman" w:cs="Times New Roman"/>
          <w:lang w:val="en-US"/>
        </w:rPr>
        <w:t>0</w:t>
      </w:r>
      <w:r w:rsidR="00195461">
        <w:rPr>
          <w:rFonts w:ascii="Times New Roman" w:hAnsi="Times New Roman" w:cs="Times New Roman"/>
          <w:lang w:val="en-US"/>
        </w:rPr>
        <w:t>,</w:t>
      </w:r>
      <w:r w:rsidR="000316E6">
        <w:rPr>
          <w:rFonts w:ascii="Times New Roman" w:hAnsi="Times New Roman" w:cs="Times New Roman"/>
          <w:lang w:val="en-US"/>
        </w:rPr>
        <w:t>1</w:t>
      </w:r>
      <w:r w:rsidR="007D5652">
        <w:rPr>
          <w:rFonts w:ascii="Times New Roman" w:hAnsi="Times New Roman" w:cs="Times New Roman"/>
          <w:lang w:val="en-US"/>
        </w:rPr>
        <w:t>02</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w:t>
      </w:r>
      <w:r w:rsidR="005B515B">
        <w:rPr>
          <w:rFonts w:ascii="Times New Roman" w:hAnsi="Times New Roman" w:cs="Times New Roman"/>
          <w:lang w:val="en-US"/>
        </w:rPr>
        <w:t>96</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w:t>
      </w:r>
      <w:r w:rsidR="006365FB">
        <w:rPr>
          <w:rFonts w:ascii="Times New Roman" w:hAnsi="Times New Roman" w:cs="Times New Roman"/>
          <w:lang w:val="en-US"/>
        </w:rPr>
        <w:lastRenderedPageBreak/>
        <w:t xml:space="preserve">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25CB11E9" w14:textId="1986B48E" w:rsidR="000A2DC5" w:rsidRDefault="000A2DC5" w:rsidP="00042EA0">
      <w:pPr>
        <w:autoSpaceDE w:val="0"/>
        <w:autoSpaceDN w:val="0"/>
        <w:adjustRightInd w:val="0"/>
        <w:spacing w:after="0" w:line="360" w:lineRule="auto"/>
        <w:ind w:firstLine="284"/>
        <w:rPr>
          <w:ins w:id="247" w:author="Maria Alejandra Romero" w:date="2021-07-31T22:32:00Z"/>
          <w:rFonts w:ascii="Times New Roman" w:hAnsi="Times New Roman" w:cs="Times New Roman"/>
          <w:lang w:val="en-US"/>
        </w:rPr>
      </w:pPr>
      <w:r w:rsidRPr="00EE4041">
        <w:rPr>
          <w:rFonts w:ascii="Times New Roman" w:hAnsi="Times New Roman" w:cs="Times New Roman"/>
          <w:lang w:val="en-US"/>
        </w:rPr>
        <w:t xml:space="preserve">The density-dependent logistic model used here assumes that </w:t>
      </w:r>
      <m:oMath>
        <m:r>
          <w:rPr>
            <w:rFonts w:ascii="Cambria Math" w:eastAsiaTheme="minorEastAsia" w:hAnsi="Cambria Math" w:cs="Times New Roman"/>
            <w:color w:val="000000"/>
            <w:lang w:val="en-GB"/>
          </w:rPr>
          <m:t>K</m:t>
        </m:r>
      </m:oMath>
      <w:ins w:id="248" w:author="Maria Alejandra Romero" w:date="2021-07-31T22:31:00Z">
        <w:r w:rsidR="0078568E">
          <w:rPr>
            <w:rFonts w:ascii="Times New Roman" w:hAnsi="Times New Roman" w:cs="Times New Roman"/>
            <w:lang w:val="en-GB"/>
          </w:rPr>
          <w:t xml:space="preserve"> and</w:t>
        </w:r>
      </w:ins>
      <w:del w:id="249" w:author="Maria Alejandra Romero" w:date="2021-07-31T22:31:00Z">
        <w:r w:rsidRPr="00EE4041" w:rsidDel="0078568E">
          <w:rPr>
            <w:rFonts w:ascii="Times New Roman" w:hAnsi="Times New Roman" w:cs="Times New Roman"/>
            <w:lang w:val="en-GB"/>
          </w:rPr>
          <w:delText>,</w:delText>
        </w:r>
      </w:del>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w:t>
      </w:r>
      <w:del w:id="250" w:author="Maria Alejandra Romero" w:date="2021-07-31T22:31:00Z">
        <w:r w:rsidRPr="00EE4041" w:rsidDel="0078568E">
          <w:rPr>
            <w:rFonts w:ascii="Times New Roman" w:eastAsiaTheme="minorEastAsia" w:hAnsi="Times New Roman" w:cs="Times New Roman"/>
            <w:color w:val="000000"/>
            <w:lang w:val="en-GB"/>
          </w:rPr>
          <w:delText>and</w:delText>
        </w:r>
      </w:del>
      <m:oMath>
        <m:r>
          <w:del w:id="251" w:author="Maria Alejandra Romero" w:date="2021-07-31T22:31:00Z">
            <m:rPr>
              <m:sty m:val="p"/>
            </m:rPr>
            <w:rPr>
              <w:rFonts w:ascii="Cambria Math" w:eastAsiaTheme="minorEastAsia" w:hAnsi="Cambria Math" w:cs="Times New Roman"/>
              <w:color w:val="000000"/>
              <w:lang w:val="en-GB"/>
            </w:rPr>
            <m:t xml:space="preserve"> </m:t>
          </w:del>
        </m:r>
        <m:r>
          <w:del w:id="252" w:author="Maria Alejandra Romero" w:date="2021-07-31T22:31:00Z">
            <w:rPr>
              <w:rFonts w:ascii="Cambria Math" w:eastAsiaTheme="minorEastAsia" w:hAnsi="Cambria Math" w:cs="Times New Roman"/>
              <w:color w:val="000000"/>
              <w:lang w:val="en-GB"/>
            </w:rPr>
            <m:t>q</m:t>
          </w:del>
        </m:r>
      </m:oMath>
      <w:del w:id="253" w:author="Maria Alejandra Romero" w:date="2021-07-31T22:31:00Z">
        <w:r w:rsidRPr="00EE4041" w:rsidDel="0078568E">
          <w:rPr>
            <w:rFonts w:ascii="Times New Roman" w:hAnsi="Times New Roman" w:cs="Times New Roman"/>
            <w:lang w:val="en-US"/>
          </w:rPr>
          <w:delText xml:space="preserve"> </w:delText>
        </w:r>
      </w:del>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CD74F1">
        <w:rPr>
          <w:rFonts w:ascii="Times New Roman" w:hAnsi="Times New Roman" w:cs="Times New Roman"/>
          <w:lang w:val="en-US"/>
        </w:rPr>
        <w:t xml:space="preserve">The time-invariant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w:t>
      </w:r>
      <w:r w:rsidR="00132B1E">
        <w:rPr>
          <w:rFonts w:ascii="Times New Roman" w:hAnsi="Times New Roman" w:cs="Times New Roman"/>
          <w:lang w:val="en-US"/>
        </w:rPr>
        <w:t>4</w:t>
      </w:r>
      <w:r w:rsidR="00BB4EFE" w:rsidRPr="00CD74F1">
        <w:rPr>
          <w:rFonts w:ascii="Times New Roman" w:hAnsi="Times New Roman" w:cs="Times New Roman"/>
          <w:lang w:val="en-US"/>
        </w:rPr>
        <w:t>]</w:t>
      </w:r>
      <w:r w:rsidRPr="00CD74F1">
        <w:rPr>
          <w:rFonts w:ascii="Times New Roman" w:hAnsi="Times New Roman" w:cs="Times New Roman"/>
          <w:lang w:val="en-US"/>
        </w:rPr>
        <w:t>.</w:t>
      </w:r>
    </w:p>
    <w:p w14:paraId="6CA970E3" w14:textId="793BD48C" w:rsidR="00A020C3" w:rsidRPr="007115AE" w:rsidDel="009E3576" w:rsidRDefault="00A020C3" w:rsidP="00A020C3">
      <w:pPr>
        <w:autoSpaceDE w:val="0"/>
        <w:autoSpaceDN w:val="0"/>
        <w:adjustRightInd w:val="0"/>
        <w:spacing w:after="0" w:line="360" w:lineRule="auto"/>
        <w:ind w:firstLine="284"/>
        <w:rPr>
          <w:moveFrom w:id="254" w:author="Maria Alejandra Romero" w:date="2021-08-01T12:15:00Z"/>
          <w:rFonts w:ascii="Times New Roman" w:hAnsi="Times New Roman" w:cs="Times New Roman"/>
          <w:lang w:val="en-US"/>
          <w:rPrChange w:id="255" w:author="Maria Alejandra Romero" w:date="2021-08-01T12:55:00Z">
            <w:rPr>
              <w:moveFrom w:id="256" w:author="Maria Alejandra Romero" w:date="2021-08-01T12:15:00Z"/>
              <w:rFonts w:ascii="Times New Roman" w:hAnsi="Times New Roman" w:cs="Times New Roman"/>
              <w:highlight w:val="yellow"/>
              <w:lang w:val="en-US"/>
            </w:rPr>
          </w:rPrChange>
        </w:rPr>
      </w:pPr>
      <w:moveFromRangeStart w:id="257" w:author="Maria Alejandra Romero" w:date="2021-08-01T12:15:00Z" w:name="move78712566"/>
      <w:moveFrom w:id="258" w:author="Maria Alejandra Romero" w:date="2021-08-01T12:15:00Z">
        <w:r w:rsidRPr="00991EC7" w:rsidDel="009E3576">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moveFrom w:id="259" w:author="Maria Alejandra Romero" w:date="2021-08-01T12:15:00Z">
          <w:r w:rsidRPr="00A91977" w:rsidDel="009E3576">
            <w:rPr>
              <w:rFonts w:ascii="Times New Roman" w:eastAsiaTheme="minorEastAsia" w:hAnsi="Times New Roman" w:cs="Times New Roman"/>
              <w:color w:val="000000"/>
              <w:lang w:val="en-GB"/>
            </w:rPr>
            <w:t xml:space="preserve"> was kept constant </w:t>
          </w:r>
          <w:r w:rsidRPr="00B72CCE" w:rsidDel="009E3576">
            <w:rPr>
              <w:rFonts w:ascii="Times New Roman" w:eastAsiaTheme="minorEastAsia" w:hAnsi="Times New Roman" w:cs="Times New Roman"/>
              <w:color w:val="000000"/>
              <w:lang w:val="en-GB"/>
            </w:rPr>
            <w:t>throughout the study period to avoid model over-parameterization and because information about temporal variations of the proportion of the population i</w:t>
          </w:r>
          <w:r w:rsidRPr="00297A96" w:rsidDel="009E3576">
            <w:rPr>
              <w:rFonts w:ascii="Times New Roman" w:eastAsiaTheme="minorEastAsia" w:hAnsi="Times New Roman" w:cs="Times New Roman"/>
              <w:color w:val="000000"/>
              <w:lang w:val="en-GB"/>
            </w:rPr>
            <w:t xml:space="preserve">nside the survey area is not available to propose </w:t>
          </w:r>
          <w:r w:rsidRPr="00297A96" w:rsidDel="009E3576">
            <w:rPr>
              <w:rFonts w:ascii="Times New Roman" w:hAnsi="Times New Roman" w:cs="Times New Roman"/>
              <w:lang w:val="en-US"/>
            </w:rPr>
            <w:t xml:space="preserve">time-blocked changes in catchability. </w:t>
          </w:r>
          <w:r w:rsidRPr="007115AE" w:rsidDel="009E3576">
            <w:rPr>
              <w:rFonts w:ascii="Times New Roman" w:hAnsi="Times New Roman" w:cs="Times New Roman"/>
              <w:lang w:val="en-US"/>
            </w:rPr>
            <w:t>Nevertheless, the estimated value of absolute abundance was in accordance with current census information [26]. In the future, if the abundance in traditional breeding grounds remains stable over time, and the population continues to increase over the distribution area, certain concerns should be taken into account in relation to this parameter.</w:t>
          </w:r>
        </w:moveFrom>
      </w:moveFrom>
    </w:p>
    <w:p w14:paraId="6B8C690C" w14:textId="075600CA" w:rsidR="00A020C3" w:rsidRPr="00991EC7" w:rsidDel="009E3576" w:rsidRDefault="00A020C3" w:rsidP="00F769C0">
      <w:pPr>
        <w:autoSpaceDE w:val="0"/>
        <w:autoSpaceDN w:val="0"/>
        <w:adjustRightInd w:val="0"/>
        <w:spacing w:after="0" w:line="360" w:lineRule="auto"/>
        <w:ind w:firstLine="284"/>
        <w:rPr>
          <w:moveFrom w:id="260" w:author="Maria Alejandra Romero" w:date="2021-08-01T12:15:00Z"/>
          <w:rFonts w:ascii="Times New Roman" w:hAnsi="Times New Roman" w:cs="Times New Roman"/>
          <w:lang w:val="en-US"/>
        </w:rPr>
      </w:pPr>
    </w:p>
    <w:moveFromRangeEnd w:id="257"/>
    <w:p w14:paraId="4E32E558" w14:textId="132B52CE" w:rsidR="00176B04" w:rsidRPr="007115AE" w:rsidRDefault="00C910E2" w:rsidP="002C02CB">
      <w:pPr>
        <w:autoSpaceDE w:val="0"/>
        <w:autoSpaceDN w:val="0"/>
        <w:adjustRightInd w:val="0"/>
        <w:spacing w:after="0" w:line="360" w:lineRule="auto"/>
        <w:ind w:firstLine="284"/>
        <w:rPr>
          <w:ins w:id="261" w:author="Maria Alejandra Romero" w:date="2021-08-01T12:15:00Z"/>
          <w:rFonts w:ascii="Times New Roman" w:hAnsi="Times New Roman" w:cs="Times New Roman"/>
          <w:color w:val="000000"/>
          <w:lang w:val="en-US"/>
          <w:rPrChange w:id="262" w:author="Maria Alejandra Romero" w:date="2021-08-01T12:55:00Z">
            <w:rPr>
              <w:ins w:id="263" w:author="Maria Alejandra Romero" w:date="2021-08-01T12:15:00Z"/>
              <w:rFonts w:ascii="Times New Roman" w:hAnsi="Times New Roman" w:cs="Times New Roman"/>
              <w:color w:val="000000"/>
              <w:highlight w:val="yellow"/>
              <w:lang w:val="en-US"/>
            </w:rPr>
          </w:rPrChange>
        </w:rPr>
      </w:pPr>
      <w:r w:rsidRPr="00297A96">
        <w:rPr>
          <w:rFonts w:ascii="Times New Roman" w:hAnsi="Times New Roman" w:cs="Times New Roman"/>
          <w:lang w:val="en-US"/>
        </w:rPr>
        <w:t xml:space="preserve">Even though </w:t>
      </w:r>
      <w:r w:rsidR="000A2DC5" w:rsidRPr="00297A96">
        <w:rPr>
          <w:rFonts w:ascii="Times New Roman" w:hAnsi="Times New Roman" w:cs="Times New Roman"/>
          <w:lang w:val="en-US"/>
        </w:rPr>
        <w:t xml:space="preserve">the prior for the maximum rate of </w:t>
      </w:r>
      <w:r w:rsidR="00065AE4" w:rsidRPr="00AE3BA5">
        <w:rPr>
          <w:rFonts w:ascii="Times New Roman" w:hAnsi="Times New Roman" w:cs="Times New Roman"/>
          <w:lang w:val="en-US"/>
        </w:rPr>
        <w:t xml:space="preserve">population </w:t>
      </w:r>
      <w:r w:rsidR="000A2DC5" w:rsidRPr="00AE3BA5">
        <w:rPr>
          <w:rFonts w:ascii="Times New Roman" w:hAnsi="Times New Roman" w:cs="Times New Roman"/>
          <w:lang w:val="en-US"/>
        </w:rPr>
        <w:t xml:space="preserve">increase was set at values close to the </w:t>
      </w:r>
      <w:r w:rsidR="00990369" w:rsidRPr="00571C24">
        <w:rPr>
          <w:rFonts w:ascii="Times New Roman" w:hAnsi="Times New Roman" w:cs="Times New Roman"/>
          <w:lang w:val="en-US"/>
        </w:rPr>
        <w:t xml:space="preserve">highest </w:t>
      </w:r>
      <w:r w:rsidR="000A2DC5" w:rsidRPr="00571C24">
        <w:rPr>
          <w:rFonts w:ascii="Times New Roman" w:hAnsi="Times New Roman" w:cs="Times New Roman"/>
          <w:lang w:val="en-US"/>
        </w:rPr>
        <w:t>rates of annual increase (</w:t>
      </w:r>
      <m:oMath>
        <m:r>
          <w:rPr>
            <w:rFonts w:ascii="Cambria Math" w:hAnsi="Cambria Math" w:cs="Times New Roman"/>
            <w:lang w:val="en-US"/>
          </w:rPr>
          <m:t>R</m:t>
        </m:r>
      </m:oMath>
      <w:r w:rsidR="000A2DC5" w:rsidRPr="00571C24">
        <w:rPr>
          <w:rFonts w:ascii="Times New Roman" w:eastAsiaTheme="minorEastAsia" w:hAnsi="Times New Roman" w:cs="Times New Roman"/>
          <w:lang w:val="en-US"/>
        </w:rPr>
        <w:t xml:space="preserve">) </w:t>
      </w:r>
      <w:r w:rsidR="000A2DC5" w:rsidRPr="00571C24">
        <w:rPr>
          <w:rFonts w:ascii="Times New Roman" w:hAnsi="Times New Roman" w:cs="Times New Roman"/>
          <w:lang w:val="en-US"/>
        </w:rPr>
        <w:t xml:space="preserve">reported for </w:t>
      </w:r>
      <w:r w:rsidR="00CD2741" w:rsidRPr="00571C24">
        <w:rPr>
          <w:rFonts w:ascii="Times New Roman" w:hAnsi="Times New Roman" w:cs="Times New Roman"/>
          <w:lang w:val="en-US"/>
        </w:rPr>
        <w:t>the</w:t>
      </w:r>
      <w:r w:rsidR="000A2DC5" w:rsidRPr="00571C24">
        <w:rPr>
          <w:rFonts w:ascii="Times New Roman" w:hAnsi="Times New Roman" w:cs="Times New Roman"/>
          <w:lang w:val="en-US"/>
        </w:rPr>
        <w:t xml:space="preserve"> population </w:t>
      </w:r>
      <w:r w:rsidR="00792C2D" w:rsidRPr="00571C24">
        <w:rPr>
          <w:rFonts w:ascii="Times New Roman" w:hAnsi="Times New Roman" w:cs="Times New Roman"/>
          <w:lang w:val="en-US"/>
        </w:rPr>
        <w:t>[</w:t>
      </w:r>
      <w:r w:rsidR="000D31B0" w:rsidRPr="00571C24">
        <w:rPr>
          <w:rFonts w:ascii="Times New Roman" w:hAnsi="Times New Roman" w:cs="Times New Roman"/>
          <w:lang w:val="en-US"/>
        </w:rPr>
        <w:t>2</w:t>
      </w:r>
      <w:r w:rsidR="003B3DDB" w:rsidRPr="007115AE">
        <w:rPr>
          <w:rFonts w:ascii="Times New Roman" w:hAnsi="Times New Roman" w:cs="Times New Roman"/>
          <w:lang w:val="en-US"/>
          <w:rPrChange w:id="264" w:author="Maria Alejandra Romero" w:date="2021-08-01T12:55:00Z">
            <w:rPr>
              <w:rFonts w:ascii="Times New Roman" w:hAnsi="Times New Roman" w:cs="Times New Roman"/>
              <w:highlight w:val="yellow"/>
              <w:lang w:val="en-US"/>
            </w:rPr>
          </w:rPrChange>
        </w:rPr>
        <w:t>2</w:t>
      </w:r>
      <w:r w:rsidR="000D31B0" w:rsidRPr="00571C24">
        <w:rPr>
          <w:rFonts w:ascii="Times New Roman" w:hAnsi="Times New Roman" w:cs="Times New Roman"/>
          <w:lang w:val="en-US"/>
        </w:rPr>
        <w:t>,3</w:t>
      </w:r>
      <w:r w:rsidR="005223A0" w:rsidRPr="007115AE">
        <w:rPr>
          <w:rFonts w:ascii="Times New Roman" w:hAnsi="Times New Roman" w:cs="Times New Roman"/>
          <w:lang w:val="en-US"/>
          <w:rPrChange w:id="265" w:author="Maria Alejandra Romero" w:date="2021-08-01T12:55:00Z">
            <w:rPr>
              <w:rFonts w:ascii="Times New Roman" w:hAnsi="Times New Roman" w:cs="Times New Roman"/>
              <w:highlight w:val="yellow"/>
              <w:lang w:val="en-US"/>
            </w:rPr>
          </w:rPrChange>
        </w:rPr>
        <w:t>0</w:t>
      </w:r>
      <w:r w:rsidR="000D31B0" w:rsidRPr="00571C24">
        <w:rPr>
          <w:rFonts w:ascii="Times New Roman" w:hAnsi="Times New Roman" w:cs="Times New Roman"/>
          <w:lang w:val="en-US"/>
        </w:rPr>
        <w:t>,3</w:t>
      </w:r>
      <w:r w:rsidR="00DE1DB5" w:rsidRPr="007115AE">
        <w:rPr>
          <w:rFonts w:ascii="Times New Roman" w:hAnsi="Times New Roman" w:cs="Times New Roman"/>
          <w:lang w:val="en-US"/>
          <w:rPrChange w:id="266" w:author="Maria Alejandra Romero" w:date="2021-08-01T12:55:00Z">
            <w:rPr>
              <w:rFonts w:ascii="Times New Roman" w:hAnsi="Times New Roman" w:cs="Times New Roman"/>
              <w:highlight w:val="yellow"/>
              <w:lang w:val="en-US"/>
            </w:rPr>
          </w:rPrChange>
        </w:rPr>
        <w:t>1</w:t>
      </w:r>
      <w:r w:rsidR="000D31B0" w:rsidRPr="00571C24">
        <w:rPr>
          <w:rFonts w:ascii="Times New Roman" w:hAnsi="Times New Roman" w:cs="Times New Roman"/>
          <w:lang w:val="en-US"/>
        </w:rPr>
        <w:t>,</w:t>
      </w:r>
      <w:r w:rsidR="00DC2B2B" w:rsidRPr="007115AE">
        <w:rPr>
          <w:rFonts w:ascii="Times New Roman" w:hAnsi="Times New Roman" w:cs="Times New Roman"/>
          <w:lang w:val="en-US"/>
          <w:rPrChange w:id="267" w:author="Maria Alejandra Romero" w:date="2021-08-01T12:55:00Z">
            <w:rPr>
              <w:rFonts w:ascii="Times New Roman" w:hAnsi="Times New Roman" w:cs="Times New Roman"/>
              <w:highlight w:val="yellow"/>
              <w:lang w:val="en-US"/>
            </w:rPr>
          </w:rPrChange>
        </w:rPr>
        <w:t>87</w:t>
      </w:r>
      <w:r w:rsidR="00792C2D" w:rsidRPr="00571C24">
        <w:rPr>
          <w:rFonts w:ascii="Times New Roman" w:hAnsi="Times New Roman" w:cs="Times New Roman"/>
          <w:lang w:val="en-US"/>
        </w:rPr>
        <w:t>]</w:t>
      </w:r>
      <w:r w:rsidR="00EB4507" w:rsidRPr="00571C24">
        <w:rPr>
          <w:rFonts w:ascii="Times New Roman" w:hAnsi="Times New Roman" w:cs="Times New Roman"/>
          <w:lang w:val="en-US"/>
        </w:rPr>
        <w:t xml:space="preserve"> (</w:t>
      </w:r>
      <w:proofErr w:type="spellStart"/>
      <w:r w:rsidR="00EB4507" w:rsidRPr="00571C24">
        <w:rPr>
          <w:rFonts w:ascii="Times New Roman" w:hAnsi="Times New Roman" w:cs="Times New Roman"/>
          <w:lang w:val="en-US"/>
        </w:rPr>
        <w:t>Scen</w:t>
      </w:r>
      <w:proofErr w:type="spellEnd"/>
      <w:r w:rsidR="00EB4507" w:rsidRPr="00571C24">
        <w:rPr>
          <w:rFonts w:ascii="Times New Roman" w:hAnsi="Times New Roman" w:cs="Times New Roman"/>
          <w:lang w:val="en-US"/>
        </w:rPr>
        <w:t xml:space="preserve"> 1)</w:t>
      </w:r>
      <w:r w:rsidR="000A2DC5" w:rsidRPr="00571C24">
        <w:rPr>
          <w:rFonts w:ascii="Times New Roman" w:hAnsi="Times New Roman" w:cs="Times New Roman"/>
          <w:color w:val="000000"/>
          <w:lang w:val="en-US"/>
        </w:rPr>
        <w:t xml:space="preserve">, our model updated the distribution of the parameter, </w:t>
      </w:r>
      <w:proofErr w:type="spellStart"/>
      <w:r w:rsidR="000A2DC5" w:rsidRPr="00571C24">
        <w:rPr>
          <w:rFonts w:ascii="Times New Roman" w:hAnsi="Times New Roman" w:cs="Times New Roman"/>
          <w:color w:val="000000"/>
          <w:lang w:val="en-US"/>
        </w:rPr>
        <w:t>favo</w:t>
      </w:r>
      <w:r w:rsidR="00227E23" w:rsidRPr="00571C24">
        <w:rPr>
          <w:rFonts w:ascii="Times New Roman" w:hAnsi="Times New Roman" w:cs="Times New Roman"/>
          <w:color w:val="000000"/>
          <w:lang w:val="en-US"/>
        </w:rPr>
        <w:t>u</w:t>
      </w:r>
      <w:r w:rsidR="000A2DC5" w:rsidRPr="00571C24">
        <w:rPr>
          <w:rFonts w:ascii="Times New Roman" w:hAnsi="Times New Roman" w:cs="Times New Roman"/>
          <w:color w:val="000000"/>
          <w:lang w:val="en-US"/>
        </w:rPr>
        <w:t>ring</w:t>
      </w:r>
      <w:proofErr w:type="spellEnd"/>
      <w:r w:rsidR="000A2DC5" w:rsidRPr="00571C24">
        <w:rPr>
          <w:rFonts w:ascii="Times New Roman" w:hAnsi="Times New Roman" w:cs="Times New Roman"/>
          <w:color w:val="000000"/>
          <w:lang w:val="en-US"/>
        </w:rPr>
        <w:t xml:space="preserve"> values below 6%.</w:t>
      </w:r>
      <w:r w:rsidR="00600653" w:rsidRPr="00571C24">
        <w:rPr>
          <w:rFonts w:ascii="Times New Roman" w:hAnsi="Times New Roman" w:cs="Times New Roman"/>
          <w:color w:val="000000"/>
          <w:lang w:val="en-US"/>
        </w:rPr>
        <w:t xml:space="preserve"> </w:t>
      </w:r>
      <w:del w:id="268" w:author="Maria Alejandra Romero" w:date="2021-08-01T12:19:00Z">
        <w:r w:rsidR="00BB3E46" w:rsidRPr="007115AE" w:rsidDel="00C46B37">
          <w:rPr>
            <w:rFonts w:ascii="Times New Roman" w:hAnsi="Times New Roman" w:cs="Times New Roman"/>
            <w:lang w:val="en-US"/>
          </w:rPr>
          <w:delText>T</w:delText>
        </w:r>
        <w:r w:rsidR="00DB5C12" w:rsidRPr="007115AE" w:rsidDel="00C46B37">
          <w:rPr>
            <w:rFonts w:ascii="Times New Roman" w:hAnsi="Times New Roman" w:cs="Times New Roman"/>
            <w:shd w:val="clear" w:color="auto" w:fill="FFFFFF"/>
            <w:lang w:val="en-US"/>
          </w:rPr>
          <w:delText xml:space="preserve">he most recent estimate of </w:delText>
        </w:r>
        <w:r w:rsidR="006E5CD6" w:rsidRPr="007115AE" w:rsidDel="00C46B37">
          <w:rPr>
            <w:rFonts w:ascii="Times New Roman" w:hAnsi="Times New Roman" w:cs="Times New Roman"/>
            <w:shd w:val="clear" w:color="auto" w:fill="FFFFFF"/>
            <w:lang w:val="en-US"/>
          </w:rPr>
          <w:delText xml:space="preserve">the </w:delText>
        </w:r>
        <w:r w:rsidR="00DB5C12" w:rsidRPr="007115AE" w:rsidDel="00C46B37">
          <w:rPr>
            <w:rFonts w:ascii="Times New Roman" w:hAnsi="Times New Roman" w:cs="Times New Roman"/>
            <w:shd w:val="clear" w:color="auto" w:fill="FFFFFF"/>
            <w:lang w:val="en-US"/>
          </w:rPr>
          <w:delText xml:space="preserve">increasing </w:delText>
        </w:r>
        <w:r w:rsidR="006E5CD6" w:rsidRPr="007115AE" w:rsidDel="00C46B37">
          <w:rPr>
            <w:rFonts w:ascii="Times New Roman" w:hAnsi="Times New Roman" w:cs="Times New Roman"/>
            <w:shd w:val="clear" w:color="auto" w:fill="FFFFFF"/>
            <w:lang w:val="en-US"/>
          </w:rPr>
          <w:delText xml:space="preserve">population </w:delText>
        </w:r>
        <w:r w:rsidR="00DB5C12" w:rsidRPr="007115AE" w:rsidDel="00C46B37">
          <w:rPr>
            <w:rFonts w:ascii="Times New Roman" w:hAnsi="Times New Roman" w:cs="Times New Roman"/>
            <w:shd w:val="clear" w:color="auto" w:fill="FFFFFF"/>
            <w:lang w:val="en-US"/>
          </w:rPr>
          <w:delText>rate from aerial surveys</w:delText>
        </w:r>
        <w:r w:rsidR="007B24FF" w:rsidRPr="007115AE" w:rsidDel="00C46B37">
          <w:rPr>
            <w:rFonts w:ascii="Times" w:hAnsi="Times" w:cs="Times"/>
            <w:sz w:val="26"/>
            <w:szCs w:val="26"/>
            <w:lang w:val="en-US"/>
          </w:rPr>
          <w:delText>—</w:delText>
        </w:r>
        <w:r w:rsidR="007B24FF" w:rsidRPr="007115AE" w:rsidDel="00C46B37">
          <w:rPr>
            <w:rFonts w:ascii="Times New Roman" w:hAnsi="Times New Roman" w:cs="Times New Roman"/>
            <w:shd w:val="clear" w:color="auto" w:fill="FFFFFF"/>
            <w:lang w:val="en-US"/>
          </w:rPr>
          <w:delText xml:space="preserve">which has used as </w:delText>
        </w:r>
        <w:r w:rsidR="00DB5C12" w:rsidRPr="007115AE" w:rsidDel="00C46B37">
          <w:rPr>
            <w:rFonts w:ascii="Times New Roman" w:hAnsi="Times New Roman" w:cs="Times New Roman"/>
            <w:lang w:val="en-US"/>
          </w:rPr>
          <w:delText>predictive variables the year, Julian day, and Julian day</w:delText>
        </w:r>
        <w:r w:rsidR="001F7A63" w:rsidRPr="007115AE" w:rsidDel="00C46B37">
          <w:rPr>
            <w:rFonts w:ascii="Times New Roman" w:hAnsi="Times New Roman" w:cs="Times New Roman"/>
            <w:lang w:val="en-US"/>
          </w:rPr>
          <w:delText>^</w:delText>
        </w:r>
        <w:r w:rsidR="00DB5C12" w:rsidRPr="007115AE" w:rsidDel="00C46B37">
          <w:rPr>
            <w:rFonts w:ascii="Times New Roman" w:hAnsi="Times New Roman" w:cs="Times New Roman"/>
            <w:lang w:val="en-US"/>
          </w:rPr>
          <w:delText>2 by means of generalized linear models</w:delText>
        </w:r>
        <w:r w:rsidR="007B24FF" w:rsidRPr="007115AE" w:rsidDel="00C46B37">
          <w:rPr>
            <w:rFonts w:ascii="Times" w:hAnsi="Times" w:cs="Times"/>
            <w:sz w:val="26"/>
            <w:szCs w:val="26"/>
            <w:lang w:val="en-US"/>
          </w:rPr>
          <w:delText>—</w:delText>
        </w:r>
        <w:r w:rsidR="007B24FF" w:rsidRPr="007115AE" w:rsidDel="00C46B37">
          <w:rPr>
            <w:rFonts w:ascii="Times New Roman" w:hAnsi="Times New Roman" w:cs="Times New Roman"/>
            <w:lang w:val="en-US"/>
          </w:rPr>
          <w:delText>has</w:delText>
        </w:r>
        <w:r w:rsidR="00DB5C12" w:rsidRPr="007115AE" w:rsidDel="00C46B37">
          <w:rPr>
            <w:rFonts w:ascii="Times New Roman" w:hAnsi="Times New Roman" w:cs="Times New Roman"/>
            <w:lang w:val="en-US"/>
          </w:rPr>
          <w:delText xml:space="preserve"> suggested a value of 3.15% annually for the period 1999-2015 (95% CI = </w:delText>
        </w:r>
        <w:r w:rsidR="00D739D9" w:rsidRPr="007115AE" w:rsidDel="00C46B37">
          <w:rPr>
            <w:rFonts w:ascii="Times New Roman" w:hAnsi="Times New Roman" w:cs="Times New Roman"/>
            <w:lang w:val="en-US"/>
          </w:rPr>
          <w:delText>0.53%–5.75</w:delText>
        </w:r>
        <w:r w:rsidR="00DB5C12" w:rsidRPr="007115AE" w:rsidDel="00C46B37">
          <w:rPr>
            <w:rFonts w:ascii="Times New Roman" w:hAnsi="Times New Roman" w:cs="Times New Roman"/>
            <w:lang w:val="en-US"/>
          </w:rPr>
          <w:delText>% per</w:delText>
        </w:r>
        <w:r w:rsidR="00DB5C12" w:rsidRPr="007115AE" w:rsidDel="00C46B37">
          <w:rPr>
            <w:rFonts w:ascii="Times New Roman" w:hAnsi="Times New Roman" w:cs="Times New Roman"/>
            <w:shd w:val="clear" w:color="auto" w:fill="FFFFFF"/>
            <w:lang w:val="en-US"/>
          </w:rPr>
          <w:delText xml:space="preserve"> year) [3</w:delText>
        </w:r>
        <w:r w:rsidR="00F6645A" w:rsidRPr="007115AE" w:rsidDel="00C46B37">
          <w:rPr>
            <w:rFonts w:ascii="Times New Roman" w:hAnsi="Times New Roman" w:cs="Times New Roman"/>
            <w:shd w:val="clear" w:color="auto" w:fill="FFFFFF"/>
            <w:lang w:val="en-US"/>
          </w:rPr>
          <w:delText>5</w:delText>
        </w:r>
        <w:r w:rsidR="00DB5C12" w:rsidRPr="007115AE" w:rsidDel="00C46B37">
          <w:rPr>
            <w:rFonts w:ascii="Times New Roman" w:hAnsi="Times New Roman" w:cs="Times New Roman"/>
            <w:shd w:val="clear" w:color="auto" w:fill="FFFFFF"/>
            <w:lang w:val="en-US"/>
          </w:rPr>
          <w:delText>].</w:delText>
        </w:r>
        <w:r w:rsidR="00C80CC8" w:rsidRPr="007115AE" w:rsidDel="00C46B37">
          <w:rPr>
            <w:rFonts w:ascii="Times New Roman" w:hAnsi="Times New Roman" w:cs="Times New Roman"/>
            <w:shd w:val="clear" w:color="auto" w:fill="FFFFFF"/>
            <w:lang w:val="en-US"/>
          </w:rPr>
          <w:delText xml:space="preserve"> </w:delText>
        </w:r>
      </w:del>
      <w:r w:rsidR="004B287D" w:rsidRPr="007115AE">
        <w:rPr>
          <w:rFonts w:ascii="Times New Roman" w:hAnsi="Times New Roman" w:cs="Times New Roman"/>
          <w:shd w:val="clear" w:color="auto" w:fill="FFFFFF"/>
          <w:lang w:val="en-US"/>
        </w:rPr>
        <w:t>The t</w:t>
      </w:r>
      <w:r w:rsidR="00341B6A" w:rsidRPr="007115AE">
        <w:rPr>
          <w:rFonts w:ascii="Times New Roman" w:hAnsi="Times New Roman" w:cs="Times New Roman"/>
          <w:shd w:val="clear" w:color="auto" w:fill="FFFFFF"/>
          <w:lang w:val="en-US"/>
        </w:rPr>
        <w:t xml:space="preserve">rend </w:t>
      </w:r>
      <w:r w:rsidR="00247D76" w:rsidRPr="007115AE">
        <w:rPr>
          <w:rFonts w:ascii="Times New Roman" w:hAnsi="Times New Roman" w:cs="Times New Roman"/>
          <w:shd w:val="clear" w:color="auto" w:fill="FFFFFF"/>
          <w:lang w:val="en-US"/>
        </w:rPr>
        <w:t xml:space="preserve">of combined </w:t>
      </w:r>
      <w:r w:rsidR="00874CD6" w:rsidRPr="007115AE">
        <w:rPr>
          <w:rFonts w:ascii="Times New Roman" w:hAnsi="Times New Roman" w:cs="Times New Roman"/>
          <w:shd w:val="clear" w:color="auto" w:fill="FFFFFF"/>
          <w:lang w:val="en-US"/>
        </w:rPr>
        <w:t>direct</w:t>
      </w:r>
      <w:r w:rsidR="00247D76" w:rsidRPr="007115AE">
        <w:rPr>
          <w:rFonts w:ascii="Times New Roman" w:hAnsi="Times New Roman" w:cs="Times New Roman"/>
          <w:shd w:val="clear" w:color="auto" w:fill="FFFFFF"/>
          <w:lang w:val="en-US"/>
        </w:rPr>
        <w:t>-</w:t>
      </w:r>
      <w:r w:rsidR="00874CD6" w:rsidRPr="007115AE">
        <w:rPr>
          <w:rFonts w:ascii="Times New Roman" w:hAnsi="Times New Roman" w:cs="Times New Roman"/>
          <w:shd w:val="clear" w:color="auto" w:fill="FFFFFF"/>
          <w:lang w:val="en-US"/>
        </w:rPr>
        <w:t xml:space="preserve">surveys </w:t>
      </w:r>
      <w:r w:rsidR="00341B6A" w:rsidRPr="007115AE">
        <w:rPr>
          <w:rFonts w:ascii="Times New Roman" w:hAnsi="Times New Roman" w:cs="Times New Roman"/>
          <w:shd w:val="clear" w:color="auto" w:fill="FFFFFF"/>
          <w:lang w:val="en-US"/>
        </w:rPr>
        <w:t xml:space="preserve">data </w:t>
      </w:r>
      <w:r w:rsidR="00247D76" w:rsidRPr="007115AE">
        <w:rPr>
          <w:rFonts w:ascii="Times New Roman" w:hAnsi="Times New Roman" w:cs="Times New Roman"/>
          <w:shd w:val="clear" w:color="auto" w:fill="FFFFFF"/>
          <w:lang w:val="en-US"/>
        </w:rPr>
        <w:t xml:space="preserve">and </w:t>
      </w:r>
      <w:r w:rsidR="00A3721B" w:rsidRPr="007115AE">
        <w:rPr>
          <w:rFonts w:ascii="Times New Roman" w:hAnsi="Times New Roman" w:cs="Times New Roman"/>
          <w:shd w:val="clear" w:color="auto" w:fill="FFFFFF"/>
          <w:lang w:val="en-US"/>
        </w:rPr>
        <w:t>catch</w:t>
      </w:r>
      <w:r w:rsidR="00247D76" w:rsidRPr="007115AE">
        <w:rPr>
          <w:rFonts w:ascii="Times New Roman" w:hAnsi="Times New Roman" w:cs="Times New Roman"/>
          <w:shd w:val="clear" w:color="auto" w:fill="FFFFFF"/>
          <w:lang w:val="en-US"/>
        </w:rPr>
        <w:t>-</w:t>
      </w:r>
      <w:r w:rsidR="00A766BE" w:rsidRPr="007115AE">
        <w:rPr>
          <w:rFonts w:ascii="Times New Roman" w:hAnsi="Times New Roman" w:cs="Times New Roman"/>
          <w:shd w:val="clear" w:color="auto" w:fill="FFFFFF"/>
          <w:lang w:val="en-US"/>
        </w:rPr>
        <w:t>series</w:t>
      </w:r>
      <w:r w:rsidR="00247D76" w:rsidRPr="007115AE">
        <w:rPr>
          <w:rFonts w:ascii="Times New Roman" w:hAnsi="Times New Roman" w:cs="Times New Roman"/>
          <w:shd w:val="clear" w:color="auto" w:fill="FFFFFF"/>
          <w:lang w:val="en-US"/>
        </w:rPr>
        <w:t xml:space="preserve"> data</w:t>
      </w:r>
      <w:r w:rsidR="00A3721B" w:rsidRPr="007115AE">
        <w:rPr>
          <w:rFonts w:ascii="Times New Roman" w:hAnsi="Times New Roman" w:cs="Times New Roman"/>
          <w:shd w:val="clear" w:color="auto" w:fill="FFFFFF"/>
          <w:lang w:val="en-US"/>
        </w:rPr>
        <w:t xml:space="preserve"> </w:t>
      </w:r>
      <w:r w:rsidR="000D186F" w:rsidRPr="007115AE">
        <w:rPr>
          <w:rFonts w:ascii="Times New Roman" w:hAnsi="Times New Roman" w:cs="Times New Roman"/>
          <w:shd w:val="clear" w:color="auto" w:fill="FFFFFF"/>
          <w:lang w:val="en-US"/>
        </w:rPr>
        <w:t>do</w:t>
      </w:r>
      <w:r w:rsidR="00E50229" w:rsidRPr="007115AE">
        <w:rPr>
          <w:rFonts w:ascii="Times New Roman" w:hAnsi="Times New Roman" w:cs="Times New Roman"/>
          <w:shd w:val="clear" w:color="auto" w:fill="FFFFFF"/>
          <w:lang w:val="en-US"/>
        </w:rPr>
        <w:t>es</w:t>
      </w:r>
      <w:r w:rsidR="000D186F" w:rsidRPr="007115AE">
        <w:rPr>
          <w:rFonts w:ascii="Times New Roman" w:hAnsi="Times New Roman" w:cs="Times New Roman"/>
          <w:shd w:val="clear" w:color="auto" w:fill="FFFFFF"/>
          <w:lang w:val="en-US"/>
        </w:rPr>
        <w:t xml:space="preserve"> not support </w:t>
      </w:r>
      <w:r w:rsidR="004F40A7" w:rsidRPr="007115AE">
        <w:rPr>
          <w:rFonts w:ascii="Times New Roman" w:hAnsi="Times New Roman" w:cs="Times New Roman"/>
          <w:shd w:val="clear" w:color="auto" w:fill="FFFFFF"/>
          <w:lang w:val="en-US"/>
        </w:rPr>
        <w:t>a high</w:t>
      </w:r>
      <w:ins w:id="269" w:author="Maria Alejandra Romero" w:date="2021-08-01T12:20:00Z">
        <w:r w:rsidR="00D40A8C" w:rsidRPr="007115AE">
          <w:rPr>
            <w:rFonts w:ascii="Times New Roman" w:hAnsi="Times New Roman" w:cs="Times New Roman"/>
            <w:shd w:val="clear" w:color="auto" w:fill="FFFFFF"/>
            <w:lang w:val="en-US"/>
            <w:rPrChange w:id="270" w:author="Maria Alejandra Romero" w:date="2021-08-01T12:55:00Z">
              <w:rPr>
                <w:rFonts w:ascii="Times New Roman" w:hAnsi="Times New Roman" w:cs="Times New Roman"/>
                <w:highlight w:val="yellow"/>
                <w:shd w:val="clear" w:color="auto" w:fill="FFFFFF"/>
                <w:lang w:val="en-US"/>
              </w:rPr>
            </w:rPrChange>
          </w:rPr>
          <w:t>er</w:t>
        </w:r>
      </w:ins>
      <w:r w:rsidR="004F40A7" w:rsidRPr="00991EC7">
        <w:rPr>
          <w:rFonts w:ascii="Times New Roman" w:hAnsi="Times New Roman" w:cs="Times New Roman"/>
          <w:shd w:val="clear" w:color="auto" w:fill="FFFFFF"/>
          <w:lang w:val="en-US"/>
        </w:rPr>
        <w:t xml:space="preserve"> </w:t>
      </w:r>
      <w:r w:rsidR="000D186F" w:rsidRPr="00991EC7">
        <w:rPr>
          <w:rFonts w:ascii="Times New Roman" w:hAnsi="Times New Roman" w:cs="Times New Roman"/>
          <w:shd w:val="clear" w:color="auto" w:fill="FFFFFF"/>
          <w:lang w:val="en-US"/>
        </w:rPr>
        <w:t>maximum rate of increase</w:t>
      </w:r>
      <w:r w:rsidR="00ED13C1" w:rsidRPr="00A91977">
        <w:rPr>
          <w:rFonts w:ascii="Times New Roman" w:hAnsi="Times New Roman" w:cs="Times New Roman"/>
          <w:shd w:val="clear" w:color="auto" w:fill="FFFFFF"/>
          <w:lang w:val="en-US"/>
        </w:rPr>
        <w:t>,</w:t>
      </w:r>
      <w:r w:rsidR="000D186F" w:rsidRPr="009B7B7E">
        <w:rPr>
          <w:rFonts w:ascii="Times New Roman" w:hAnsi="Times New Roman" w:cs="Times New Roman"/>
          <w:shd w:val="clear" w:color="auto" w:fill="FFFFFF"/>
          <w:lang w:val="en-US"/>
        </w:rPr>
        <w:t xml:space="preserve"> as suggested </w:t>
      </w:r>
      <w:r w:rsidR="004F40A7" w:rsidRPr="00EB1F9B">
        <w:rPr>
          <w:rFonts w:ascii="Times New Roman" w:hAnsi="Times New Roman" w:cs="Times New Roman"/>
          <w:shd w:val="clear" w:color="auto" w:fill="FFFFFF"/>
          <w:lang w:val="en-US"/>
        </w:rPr>
        <w:t xml:space="preserve">by </w:t>
      </w:r>
      <w:r w:rsidR="00C20EE2" w:rsidRPr="00E529BB">
        <w:rPr>
          <w:rFonts w:ascii="Times New Roman" w:hAnsi="Times New Roman" w:cs="Times New Roman"/>
          <w:shd w:val="clear" w:color="auto" w:fill="FFFFFF"/>
          <w:lang w:val="en-US"/>
        </w:rPr>
        <w:t>the stage</w:t>
      </w:r>
      <w:r w:rsidR="00ED13C1" w:rsidRPr="00297A96">
        <w:rPr>
          <w:rFonts w:ascii="Times New Roman" w:hAnsi="Times New Roman" w:cs="Times New Roman"/>
          <w:shd w:val="clear" w:color="auto" w:fill="FFFFFF"/>
          <w:lang w:val="en-US"/>
        </w:rPr>
        <w:t>-</w:t>
      </w:r>
      <w:r w:rsidR="00C20EE2" w:rsidRPr="00297A96">
        <w:rPr>
          <w:rFonts w:ascii="Times New Roman" w:hAnsi="Times New Roman" w:cs="Times New Roman"/>
          <w:shd w:val="clear" w:color="auto" w:fill="FFFFFF"/>
          <w:lang w:val="en-US"/>
        </w:rPr>
        <w:t>structured model</w:t>
      </w:r>
      <w:r w:rsidR="00C20EE2" w:rsidRPr="00AE3BA5">
        <w:rPr>
          <w:rFonts w:ascii="Times New Roman" w:hAnsi="Times New Roman" w:cs="Times New Roman"/>
          <w:shd w:val="clear" w:color="auto" w:fill="FFFFFF"/>
          <w:lang w:val="en-US"/>
        </w:rPr>
        <w:t xml:space="preserve"> </w:t>
      </w:r>
      <w:r w:rsidR="00ED13C1" w:rsidRPr="00AE3BA5">
        <w:rPr>
          <w:rFonts w:ascii="Times New Roman" w:hAnsi="Times New Roman" w:cs="Times New Roman"/>
          <w:shd w:val="clear" w:color="auto" w:fill="FFFFFF"/>
          <w:lang w:val="en-US"/>
        </w:rPr>
        <w:t xml:space="preserve">on the basis of </w:t>
      </w:r>
      <w:r w:rsidR="000D186F" w:rsidRPr="00571C24">
        <w:rPr>
          <w:rFonts w:ascii="Times New Roman" w:hAnsi="Times New Roman" w:cs="Times New Roman"/>
          <w:shd w:val="clear" w:color="auto" w:fill="FFFFFF"/>
          <w:lang w:val="en-US"/>
        </w:rPr>
        <w:t>photo-id data</w:t>
      </w:r>
      <w:r w:rsidR="004F40A7" w:rsidRPr="00571C24">
        <w:rPr>
          <w:rFonts w:ascii="Times New Roman" w:hAnsi="Times New Roman" w:cs="Times New Roman"/>
          <w:shd w:val="clear" w:color="auto" w:fill="FFFFFF"/>
          <w:lang w:val="en-US"/>
        </w:rPr>
        <w:t xml:space="preserve"> [3</w:t>
      </w:r>
      <w:ins w:id="271" w:author="Maria Alejandra Romero" w:date="2021-08-01T12:20:00Z">
        <w:r w:rsidR="00BD5301" w:rsidRPr="007115AE">
          <w:rPr>
            <w:rFonts w:ascii="Times New Roman" w:hAnsi="Times New Roman" w:cs="Times New Roman"/>
            <w:shd w:val="clear" w:color="auto" w:fill="FFFFFF"/>
            <w:lang w:val="en-US"/>
            <w:rPrChange w:id="272" w:author="Maria Alejandra Romero" w:date="2021-08-01T12:55:00Z">
              <w:rPr>
                <w:rFonts w:ascii="Times New Roman" w:hAnsi="Times New Roman" w:cs="Times New Roman"/>
                <w:highlight w:val="yellow"/>
                <w:shd w:val="clear" w:color="auto" w:fill="FFFFFF"/>
                <w:lang w:val="en-US"/>
              </w:rPr>
            </w:rPrChange>
          </w:rPr>
          <w:t>1</w:t>
        </w:r>
      </w:ins>
      <w:del w:id="273" w:author="Maria Alejandra Romero" w:date="2021-08-01T12:20:00Z">
        <w:r w:rsidR="00914A58" w:rsidRPr="007115AE" w:rsidDel="00BD5301">
          <w:rPr>
            <w:rFonts w:ascii="Times New Roman" w:hAnsi="Times New Roman" w:cs="Times New Roman"/>
            <w:shd w:val="clear" w:color="auto" w:fill="FFFFFF"/>
            <w:lang w:val="en-US"/>
          </w:rPr>
          <w:delText>4</w:delText>
        </w:r>
      </w:del>
      <w:r w:rsidR="004F40A7" w:rsidRPr="007115AE">
        <w:rPr>
          <w:rFonts w:ascii="Times New Roman" w:hAnsi="Times New Roman" w:cs="Times New Roman"/>
          <w:shd w:val="clear" w:color="auto" w:fill="FFFFFF"/>
          <w:lang w:val="en-US"/>
        </w:rPr>
        <w:t>]</w:t>
      </w:r>
      <w:del w:id="274" w:author="Maria Alejandra Romero" w:date="2021-08-01T12:20:00Z">
        <w:r w:rsidR="002F5CD3" w:rsidRPr="007115AE" w:rsidDel="00D40A8C">
          <w:rPr>
            <w:rFonts w:ascii="Times New Roman" w:hAnsi="Times New Roman" w:cs="Times New Roman"/>
            <w:shd w:val="clear" w:color="auto" w:fill="FFFFFF"/>
            <w:lang w:val="en-US"/>
          </w:rPr>
          <w:delText>, both from forward and backward approaches</w:delText>
        </w:r>
      </w:del>
      <w:r w:rsidR="004F40A7" w:rsidRPr="007115AE">
        <w:rPr>
          <w:rFonts w:ascii="Times New Roman" w:hAnsi="Times New Roman" w:cs="Times New Roman"/>
          <w:shd w:val="clear" w:color="auto" w:fill="FFFFFF"/>
          <w:lang w:val="en-US"/>
        </w:rPr>
        <w:t>.</w:t>
      </w:r>
      <w:r w:rsidR="000D186F" w:rsidRPr="007115AE">
        <w:rPr>
          <w:rFonts w:ascii="Times New Roman" w:hAnsi="Times New Roman" w:cs="Times New Roman"/>
          <w:shd w:val="clear" w:color="auto" w:fill="FFFFFF"/>
          <w:lang w:val="en-US"/>
        </w:rPr>
        <w:t xml:space="preserve"> </w:t>
      </w:r>
      <w:del w:id="275" w:author="Maria Alejandra Romero" w:date="2021-07-31T22:38:00Z">
        <w:r w:rsidR="00A563B9" w:rsidRPr="007115AE" w:rsidDel="004E12AC">
          <w:rPr>
            <w:rFonts w:ascii="Times New Roman" w:hAnsi="Times New Roman" w:cs="Times New Roman"/>
            <w:shd w:val="clear" w:color="auto" w:fill="FFFFFF"/>
            <w:lang w:val="en-US"/>
          </w:rPr>
          <w:delText>An exploratory analysis</w:delText>
        </w:r>
        <w:r w:rsidR="00966934" w:rsidRPr="007115AE" w:rsidDel="004E12AC">
          <w:rPr>
            <w:rFonts w:ascii="Times New Roman" w:hAnsi="Times New Roman" w:cs="Times New Roman"/>
            <w:shd w:val="clear" w:color="auto" w:fill="FFFFFF"/>
            <w:lang w:val="en-US"/>
          </w:rPr>
          <w:delText xml:space="preserve"> </w:delText>
        </w:r>
        <w:r w:rsidR="0092786A" w:rsidRPr="007115AE" w:rsidDel="004E12AC">
          <w:rPr>
            <w:rFonts w:ascii="Times New Roman" w:hAnsi="Times New Roman" w:cs="Times New Roman"/>
            <w:shd w:val="clear" w:color="auto" w:fill="FFFFFF"/>
            <w:lang w:val="en-US"/>
          </w:rPr>
          <w:delText xml:space="preserve">involving </w:delText>
        </w:r>
        <w:r w:rsidR="00966934" w:rsidRPr="007115AE" w:rsidDel="004E12AC">
          <w:rPr>
            <w:rFonts w:ascii="Times New Roman" w:hAnsi="Times New Roman" w:cs="Times New Roman"/>
            <w:shd w:val="clear" w:color="auto" w:fill="FFFFFF"/>
            <w:lang w:val="en-US"/>
          </w:rPr>
          <w:delText xml:space="preserve">input data </w:delText>
        </w:r>
        <w:r w:rsidR="0092786A" w:rsidRPr="007115AE" w:rsidDel="004E12AC">
          <w:rPr>
            <w:rFonts w:ascii="Times New Roman" w:hAnsi="Times New Roman" w:cs="Times New Roman"/>
            <w:shd w:val="clear" w:color="auto" w:fill="FFFFFF"/>
            <w:lang w:val="en-US"/>
          </w:rPr>
          <w:delText xml:space="preserve">on </w:delText>
        </w:r>
        <w:r w:rsidR="00966934" w:rsidRPr="007115AE" w:rsidDel="004E12AC">
          <w:rPr>
            <w:rFonts w:ascii="Times New Roman" w:hAnsi="Times New Roman" w:cs="Times New Roman"/>
            <w:shd w:val="clear" w:color="auto" w:fill="FFFFFF"/>
            <w:lang w:val="en-US"/>
          </w:rPr>
          <w:delText>the female</w:delText>
        </w:r>
        <w:r w:rsidR="0092786A" w:rsidRPr="007115AE" w:rsidDel="004E12AC">
          <w:rPr>
            <w:rFonts w:ascii="Times New Roman" w:hAnsi="Times New Roman" w:cs="Times New Roman"/>
            <w:shd w:val="clear" w:color="auto" w:fill="FFFFFF"/>
            <w:lang w:val="en-US"/>
          </w:rPr>
          <w:delText>-</w:delText>
        </w:r>
        <w:r w:rsidR="00966934" w:rsidRPr="007115AE" w:rsidDel="004E12AC">
          <w:rPr>
            <w:rFonts w:ascii="Times New Roman" w:hAnsi="Times New Roman" w:cs="Times New Roman"/>
            <w:shd w:val="clear" w:color="auto" w:fill="FFFFFF"/>
            <w:lang w:val="en-US"/>
          </w:rPr>
          <w:delText>bree</w:delText>
        </w:r>
        <w:r w:rsidR="00F73A76" w:rsidRPr="007115AE" w:rsidDel="004E12AC">
          <w:rPr>
            <w:rFonts w:ascii="Times New Roman" w:hAnsi="Times New Roman" w:cs="Times New Roman"/>
            <w:shd w:val="clear" w:color="auto" w:fill="FFFFFF"/>
            <w:lang w:val="en-US"/>
          </w:rPr>
          <w:delText>ding abundance provide</w:delText>
        </w:r>
        <w:r w:rsidR="0092786A" w:rsidRPr="007115AE" w:rsidDel="004E12AC">
          <w:rPr>
            <w:rFonts w:ascii="Times New Roman" w:hAnsi="Times New Roman" w:cs="Times New Roman"/>
            <w:shd w:val="clear" w:color="auto" w:fill="FFFFFF"/>
            <w:lang w:val="en-US"/>
          </w:rPr>
          <w:delText>d</w:delText>
        </w:r>
        <w:r w:rsidR="00F73A76" w:rsidRPr="007115AE" w:rsidDel="004E12AC">
          <w:rPr>
            <w:rFonts w:ascii="Times New Roman" w:hAnsi="Times New Roman" w:cs="Times New Roman"/>
            <w:shd w:val="clear" w:color="auto" w:fill="FFFFFF"/>
            <w:lang w:val="en-US"/>
          </w:rPr>
          <w:delText xml:space="preserve"> by Cooke </w:delText>
        </w:r>
        <w:r w:rsidR="00E8328C" w:rsidRPr="007115AE" w:rsidDel="004E12AC">
          <w:rPr>
            <w:rFonts w:ascii="Times New Roman" w:hAnsi="Times New Roman" w:cs="Times New Roman"/>
            <w:shd w:val="clear" w:color="auto" w:fill="FFFFFF"/>
            <w:lang w:val="en-US"/>
          </w:rPr>
          <w:delText>[</w:delText>
        </w:r>
        <w:r w:rsidR="00BE271A" w:rsidRPr="007115AE" w:rsidDel="004E12AC">
          <w:rPr>
            <w:rFonts w:ascii="Times New Roman" w:hAnsi="Times New Roman" w:cs="Times New Roman"/>
            <w:shd w:val="clear" w:color="auto" w:fill="FFFFFF"/>
            <w:lang w:val="en-US"/>
          </w:rPr>
          <w:delText>3</w:delText>
        </w:r>
        <w:r w:rsidR="001579D2" w:rsidRPr="007115AE" w:rsidDel="004E12AC">
          <w:rPr>
            <w:rFonts w:ascii="Times New Roman" w:hAnsi="Times New Roman" w:cs="Times New Roman"/>
            <w:shd w:val="clear" w:color="auto" w:fill="FFFFFF"/>
            <w:lang w:val="en-US"/>
          </w:rPr>
          <w:delText>3</w:delText>
        </w:r>
        <w:r w:rsidR="00E8328C" w:rsidRPr="007115AE" w:rsidDel="004E12AC">
          <w:rPr>
            <w:rFonts w:ascii="Times New Roman" w:hAnsi="Times New Roman" w:cs="Times New Roman"/>
            <w:shd w:val="clear" w:color="auto" w:fill="FFFFFF"/>
            <w:lang w:val="en-US"/>
          </w:rPr>
          <w:delText>]</w:delText>
        </w:r>
        <w:r w:rsidR="00F73A76" w:rsidRPr="007115AE" w:rsidDel="004E12AC">
          <w:rPr>
            <w:rFonts w:ascii="Times New Roman" w:hAnsi="Times New Roman" w:cs="Times New Roman"/>
            <w:shd w:val="clear" w:color="auto" w:fill="FFFFFF"/>
            <w:lang w:val="en-US"/>
          </w:rPr>
          <w:delText xml:space="preserve"> </w:delText>
        </w:r>
        <w:r w:rsidR="00BE271A" w:rsidRPr="007115AE" w:rsidDel="004E12AC">
          <w:rPr>
            <w:rFonts w:ascii="Times New Roman" w:hAnsi="Times New Roman" w:cs="Times New Roman"/>
            <w:shd w:val="clear" w:color="auto" w:fill="FFFFFF"/>
            <w:lang w:val="en-US"/>
          </w:rPr>
          <w:delText xml:space="preserve">and </w:delText>
        </w:r>
        <w:r w:rsidR="0092786A" w:rsidRPr="007115AE" w:rsidDel="004E12AC">
          <w:rPr>
            <w:rFonts w:ascii="Times New Roman" w:hAnsi="Times New Roman" w:cs="Times New Roman"/>
            <w:shd w:val="clear" w:color="auto" w:fill="FFFFFF"/>
            <w:lang w:val="en-US"/>
          </w:rPr>
          <w:delText xml:space="preserve">the </w:delText>
        </w:r>
        <w:r w:rsidR="00BE271A" w:rsidRPr="007115AE" w:rsidDel="004E12AC">
          <w:rPr>
            <w:rFonts w:ascii="Times New Roman" w:hAnsi="Times New Roman" w:cs="Times New Roman"/>
            <w:shd w:val="clear" w:color="auto" w:fill="FFFFFF"/>
            <w:lang w:val="en-US"/>
          </w:rPr>
          <w:delText>IWC [2</w:delText>
        </w:r>
        <w:r w:rsidR="001579D2" w:rsidRPr="007115AE" w:rsidDel="004E12AC">
          <w:rPr>
            <w:rFonts w:ascii="Times New Roman" w:hAnsi="Times New Roman" w:cs="Times New Roman"/>
            <w:shd w:val="clear" w:color="auto" w:fill="FFFFFF"/>
            <w:lang w:val="en-US"/>
          </w:rPr>
          <w:delText>6</w:delText>
        </w:r>
        <w:r w:rsidR="00BE271A" w:rsidRPr="007115AE" w:rsidDel="004E12AC">
          <w:rPr>
            <w:rFonts w:ascii="Times New Roman" w:hAnsi="Times New Roman" w:cs="Times New Roman"/>
            <w:shd w:val="clear" w:color="auto" w:fill="FFFFFF"/>
            <w:lang w:val="en-US"/>
          </w:rPr>
          <w:delText>]</w:delText>
        </w:r>
        <w:r w:rsidR="00AC7401" w:rsidRPr="007115AE" w:rsidDel="004E12AC">
          <w:rPr>
            <w:rFonts w:ascii="Times New Roman" w:hAnsi="Times New Roman" w:cs="Times New Roman"/>
            <w:shd w:val="clear" w:color="auto" w:fill="FFFFFF"/>
            <w:lang w:val="en-US"/>
          </w:rPr>
          <w:delText xml:space="preserve"> </w:delText>
        </w:r>
        <w:r w:rsidR="00A42694" w:rsidRPr="007115AE" w:rsidDel="004E12AC">
          <w:rPr>
            <w:rFonts w:ascii="Times New Roman" w:hAnsi="Times New Roman" w:cs="Times New Roman"/>
            <w:shd w:val="clear" w:color="auto" w:fill="FFFFFF"/>
            <w:lang w:val="en-US"/>
          </w:rPr>
          <w:delText xml:space="preserve">estimated </w:delText>
        </w:r>
        <w:r w:rsidR="009A5A4B" w:rsidRPr="007115AE" w:rsidDel="004E12AC">
          <w:rPr>
            <w:rFonts w:ascii="Times New Roman" w:hAnsi="Times New Roman" w:cs="Times New Roman"/>
            <w:shd w:val="clear" w:color="auto" w:fill="FFFFFF"/>
            <w:lang w:val="en-US"/>
          </w:rPr>
          <w:delText xml:space="preserve">female </w:delText>
        </w:r>
        <w:r w:rsidR="00A42694" w:rsidRPr="007115AE" w:rsidDel="004E12AC">
          <w:rPr>
            <w:rFonts w:ascii="Times New Roman" w:hAnsi="Times New Roman" w:cs="Times New Roman"/>
            <w:shd w:val="clear" w:color="auto" w:fill="FFFFFF"/>
            <w:lang w:val="en-US"/>
          </w:rPr>
          <w:delText xml:space="preserve">abundance </w:delText>
        </w:r>
        <w:r w:rsidR="00C3326E" w:rsidRPr="007115AE" w:rsidDel="004E12AC">
          <w:rPr>
            <w:rFonts w:ascii="Times New Roman" w:hAnsi="Times New Roman" w:cs="Times New Roman"/>
            <w:shd w:val="clear" w:color="auto" w:fill="FFFFFF"/>
            <w:lang w:val="en-US"/>
          </w:rPr>
          <w:delText xml:space="preserve">accurately </w:delText>
        </w:r>
        <w:r w:rsidR="00BD58E0" w:rsidRPr="007115AE" w:rsidDel="004E12AC">
          <w:rPr>
            <w:rFonts w:ascii="Times New Roman" w:hAnsi="Times New Roman" w:cs="Times New Roman"/>
            <w:shd w:val="clear" w:color="auto" w:fill="FFFFFF"/>
            <w:lang w:val="en-US"/>
          </w:rPr>
          <w:delText>(Fig. S6)</w:delText>
        </w:r>
        <w:r w:rsidR="00C74BDC" w:rsidRPr="007115AE" w:rsidDel="004E12AC">
          <w:rPr>
            <w:rFonts w:ascii="Times New Roman" w:hAnsi="Times New Roman" w:cs="Times New Roman"/>
            <w:shd w:val="clear" w:color="auto" w:fill="FFFFFF"/>
            <w:lang w:val="en-US"/>
          </w:rPr>
          <w:delText>,</w:delText>
        </w:r>
        <w:r w:rsidR="00BD58E0" w:rsidRPr="007115AE" w:rsidDel="004E12AC">
          <w:rPr>
            <w:rFonts w:ascii="Times New Roman" w:hAnsi="Times New Roman" w:cs="Times New Roman"/>
            <w:shd w:val="clear" w:color="auto" w:fill="FFFFFF"/>
            <w:lang w:val="en-US"/>
          </w:rPr>
          <w:delText xml:space="preserve"> </w:delText>
        </w:r>
        <w:r w:rsidR="00A42694" w:rsidRPr="007115AE" w:rsidDel="004E12AC">
          <w:rPr>
            <w:rFonts w:ascii="Times New Roman" w:hAnsi="Times New Roman" w:cs="Times New Roman"/>
            <w:shd w:val="clear" w:color="auto" w:fill="FFFFFF"/>
            <w:lang w:val="en-US"/>
          </w:rPr>
          <w:delText xml:space="preserve">while </w:delText>
        </w:r>
        <w:r w:rsidR="00AC7401" w:rsidRPr="007115AE" w:rsidDel="004E12AC">
          <w:rPr>
            <w:rFonts w:ascii="Times New Roman" w:hAnsi="Times New Roman" w:cs="Times New Roman"/>
            <w:shd w:val="clear" w:color="auto" w:fill="FFFFFF"/>
            <w:lang w:val="en-US"/>
          </w:rPr>
          <w:delText xml:space="preserve">also </w:delText>
        </w:r>
        <w:r w:rsidR="00973058" w:rsidRPr="007115AE" w:rsidDel="004E12AC">
          <w:rPr>
            <w:rFonts w:ascii="Times New Roman" w:hAnsi="Times New Roman" w:cs="Times New Roman"/>
            <w:shd w:val="clear" w:color="auto" w:fill="FFFFFF"/>
            <w:lang w:val="en-US"/>
          </w:rPr>
          <w:delText xml:space="preserve">calculating </w:delText>
        </w:r>
        <w:r w:rsidR="00AC7401" w:rsidRPr="007115AE" w:rsidDel="004E12AC">
          <w:rPr>
            <w:rFonts w:ascii="Times New Roman" w:hAnsi="Times New Roman" w:cs="Times New Roman"/>
            <w:shd w:val="clear" w:color="auto" w:fill="FFFFFF"/>
            <w:lang w:val="en-US"/>
          </w:rPr>
          <w:delText xml:space="preserve">values of </w:delText>
        </w:r>
      </w:del>
      <m:oMath>
        <m:sSub>
          <m:sSubPr>
            <m:ctrlPr>
              <w:del w:id="276" w:author="Maria Alejandra Romero" w:date="2021-07-31T22:38:00Z">
                <w:rPr>
                  <w:rFonts w:ascii="Cambria Math" w:hAnsi="Cambria Math" w:cs="Times New Roman"/>
                  <w:i/>
                  <w:color w:val="000000"/>
                  <w:lang w:val="en-GB"/>
                </w:rPr>
              </w:del>
            </m:ctrlPr>
          </m:sSubPr>
          <m:e>
            <m:r>
              <w:del w:id="277" w:author="Maria Alejandra Romero" w:date="2021-07-31T22:38:00Z">
                <w:rPr>
                  <w:rFonts w:ascii="Cambria Math" w:hAnsi="Cambria Math" w:cs="Times New Roman"/>
                  <w:color w:val="000000"/>
                  <w:lang w:val="en-GB"/>
                  <w:rPrChange w:id="278" w:author="Maria Alejandra Romero" w:date="2021-08-01T12:55:00Z">
                    <w:rPr>
                      <w:rFonts w:ascii="Cambria Math" w:hAnsi="Cambria Math" w:cs="Times New Roman"/>
                      <w:color w:val="000000"/>
                      <w:lang w:val="en-GB"/>
                    </w:rPr>
                  </w:rPrChange>
                </w:rPr>
                <m:t>R</m:t>
              </w:del>
            </m:r>
          </m:e>
          <m:sub>
            <m:r>
              <w:del w:id="279" w:author="Maria Alejandra Romero" w:date="2021-07-31T22:38:00Z">
                <w:rPr>
                  <w:rFonts w:ascii="Cambria Math" w:hAnsi="Cambria Math" w:cs="Times New Roman"/>
                  <w:color w:val="000000"/>
                  <w:lang w:val="en-GB"/>
                  <w:rPrChange w:id="280" w:author="Maria Alejandra Romero" w:date="2021-08-01T12:55:00Z">
                    <w:rPr>
                      <w:rFonts w:ascii="Cambria Math" w:hAnsi="Cambria Math" w:cs="Times New Roman"/>
                      <w:color w:val="000000"/>
                      <w:lang w:val="en-GB"/>
                    </w:rPr>
                  </w:rPrChange>
                </w:rPr>
                <m:t>max</m:t>
              </w:del>
            </m:r>
          </m:sub>
        </m:sSub>
      </m:oMath>
      <w:del w:id="281" w:author="Maria Alejandra Romero" w:date="2021-07-31T22:38:00Z">
        <w:r w:rsidR="00FB3BA6" w:rsidRPr="007115AE" w:rsidDel="004E12AC">
          <w:rPr>
            <w:rFonts w:ascii="Times New Roman" w:eastAsiaTheme="minorEastAsia" w:hAnsi="Times New Roman" w:cs="Times New Roman"/>
            <w:color w:val="000000"/>
            <w:lang w:val="en-GB"/>
          </w:rPr>
          <w:delText xml:space="preserve"> (median= 0.039, </w:delText>
        </w:r>
        <w:r w:rsidR="00FB3BA6" w:rsidRPr="007115AE" w:rsidDel="004E12AC">
          <w:rPr>
            <w:rFonts w:ascii="Times New Roman" w:hAnsi="Times New Roman" w:cs="Times New Roman"/>
            <w:lang w:val="en-US"/>
          </w:rPr>
          <w:delText>95% CI = 0.</w:delText>
        </w:r>
        <w:r w:rsidR="00465073" w:rsidRPr="007115AE" w:rsidDel="004E12AC">
          <w:rPr>
            <w:rFonts w:ascii="Times New Roman" w:hAnsi="Times New Roman" w:cs="Times New Roman"/>
            <w:lang w:val="en-US"/>
          </w:rPr>
          <w:delText>014</w:delText>
        </w:r>
        <w:r w:rsidR="00FB3BA6" w:rsidRPr="007115AE" w:rsidDel="004E12AC">
          <w:rPr>
            <w:rFonts w:ascii="Times New Roman" w:hAnsi="Times New Roman" w:cs="Times New Roman"/>
            <w:lang w:val="en-US"/>
          </w:rPr>
          <w:delText>–</w:delText>
        </w:r>
        <w:r w:rsidR="00465073" w:rsidRPr="007115AE" w:rsidDel="004E12AC">
          <w:rPr>
            <w:rFonts w:ascii="Times New Roman" w:hAnsi="Times New Roman" w:cs="Times New Roman"/>
            <w:lang w:val="en-US"/>
          </w:rPr>
          <w:delText>0.072)</w:delText>
        </w:r>
        <w:r w:rsidR="00596A2A" w:rsidRPr="007115AE" w:rsidDel="004E12AC">
          <w:rPr>
            <w:rFonts w:ascii="Times New Roman" w:eastAsiaTheme="minorEastAsia" w:hAnsi="Times New Roman" w:cs="Times New Roman"/>
            <w:color w:val="000000"/>
            <w:lang w:val="en-GB"/>
          </w:rPr>
          <w:delText xml:space="preserve"> </w:delText>
        </w:r>
        <w:r w:rsidR="00244F25" w:rsidRPr="007115AE" w:rsidDel="004E12AC">
          <w:rPr>
            <w:rFonts w:ascii="Times New Roman" w:eastAsiaTheme="minorEastAsia" w:hAnsi="Times New Roman" w:cs="Times New Roman"/>
            <w:color w:val="000000"/>
            <w:lang w:val="en-GB"/>
          </w:rPr>
          <w:delText xml:space="preserve">lower </w:delText>
        </w:r>
        <w:r w:rsidR="00481B3E" w:rsidRPr="007115AE" w:rsidDel="004E12AC">
          <w:rPr>
            <w:rFonts w:ascii="Times New Roman" w:eastAsiaTheme="minorEastAsia" w:hAnsi="Times New Roman" w:cs="Times New Roman"/>
            <w:color w:val="000000"/>
            <w:lang w:val="en-GB"/>
          </w:rPr>
          <w:delText>than th</w:delText>
        </w:r>
        <w:r w:rsidR="00891DDB" w:rsidRPr="007115AE" w:rsidDel="004E12AC">
          <w:rPr>
            <w:rFonts w:ascii="Times New Roman" w:eastAsiaTheme="minorEastAsia" w:hAnsi="Times New Roman" w:cs="Times New Roman"/>
            <w:color w:val="000000"/>
            <w:lang w:val="en-GB"/>
          </w:rPr>
          <w:delText>ose</w:delText>
        </w:r>
        <w:r w:rsidR="00481B3E" w:rsidRPr="007115AE" w:rsidDel="004E12AC">
          <w:rPr>
            <w:rFonts w:ascii="Times New Roman" w:eastAsiaTheme="minorEastAsia" w:hAnsi="Times New Roman" w:cs="Times New Roman"/>
            <w:color w:val="000000"/>
            <w:lang w:val="en-GB"/>
          </w:rPr>
          <w:delText xml:space="preserve"> </w:delText>
        </w:r>
        <w:r w:rsidR="009A5A4B" w:rsidRPr="007115AE" w:rsidDel="004E12AC">
          <w:rPr>
            <w:rFonts w:ascii="Times New Roman" w:eastAsiaTheme="minorEastAsia" w:hAnsi="Times New Roman" w:cs="Times New Roman"/>
            <w:color w:val="000000"/>
            <w:lang w:val="en-GB"/>
          </w:rPr>
          <w:delText>obtained</w:delText>
        </w:r>
        <w:r w:rsidR="00481B3E" w:rsidRPr="007115AE" w:rsidDel="004E12AC">
          <w:rPr>
            <w:rFonts w:ascii="Times New Roman" w:eastAsiaTheme="minorEastAsia" w:hAnsi="Times New Roman" w:cs="Times New Roman"/>
            <w:color w:val="000000"/>
            <w:lang w:val="en-GB"/>
          </w:rPr>
          <w:delText xml:space="preserve"> by the </w:delText>
        </w:r>
        <w:r w:rsidR="00481B3E" w:rsidRPr="007115AE" w:rsidDel="004E12AC">
          <w:rPr>
            <w:rFonts w:ascii="Times New Roman" w:hAnsi="Times New Roman" w:cs="Times New Roman"/>
            <w:shd w:val="clear" w:color="auto" w:fill="FFFFFF"/>
            <w:lang w:val="en-US"/>
          </w:rPr>
          <w:delText>stage</w:delText>
        </w:r>
        <w:r w:rsidR="00601DDC" w:rsidRPr="007115AE" w:rsidDel="004E12AC">
          <w:rPr>
            <w:rFonts w:ascii="Times New Roman" w:hAnsi="Times New Roman" w:cs="Times New Roman"/>
            <w:shd w:val="clear" w:color="auto" w:fill="FFFFFF"/>
            <w:lang w:val="en-US"/>
          </w:rPr>
          <w:delText>-</w:delText>
        </w:r>
        <w:r w:rsidR="00481B3E" w:rsidRPr="007115AE" w:rsidDel="004E12AC">
          <w:rPr>
            <w:rFonts w:ascii="Times New Roman" w:hAnsi="Times New Roman" w:cs="Times New Roman"/>
            <w:shd w:val="clear" w:color="auto" w:fill="FFFFFF"/>
            <w:lang w:val="en-US"/>
          </w:rPr>
          <w:delText>structured model</w:delText>
        </w:r>
        <w:r w:rsidR="00080495" w:rsidRPr="007115AE" w:rsidDel="004E12AC">
          <w:rPr>
            <w:rFonts w:ascii="Times New Roman" w:hAnsi="Times New Roman" w:cs="Times New Roman"/>
            <w:shd w:val="clear" w:color="auto" w:fill="FFFFFF"/>
            <w:lang w:val="en-US"/>
          </w:rPr>
          <w:delText xml:space="preserve"> [26,33]</w:delText>
        </w:r>
        <w:r w:rsidR="007D1A8B" w:rsidRPr="007115AE" w:rsidDel="004E12AC">
          <w:rPr>
            <w:rFonts w:ascii="Times New Roman" w:hAnsi="Times New Roman" w:cs="Times New Roman"/>
            <w:shd w:val="clear" w:color="auto" w:fill="FFFFFF"/>
            <w:lang w:val="en-US"/>
          </w:rPr>
          <w:delText xml:space="preserve">. </w:delText>
        </w:r>
      </w:del>
      <w:del w:id="282" w:author="Maria Alejandra Romero" w:date="2021-08-01T12:21:00Z">
        <w:r w:rsidR="0044796D" w:rsidRPr="007115AE" w:rsidDel="007B3ED3">
          <w:rPr>
            <w:rFonts w:ascii="Times New Roman" w:hAnsi="Times New Roman" w:cs="Times New Roman"/>
            <w:shd w:val="clear" w:color="auto" w:fill="FFFFFF"/>
            <w:lang w:val="en-US"/>
          </w:rPr>
          <w:delText>Overall, s</w:delText>
        </w:r>
      </w:del>
      <w:ins w:id="283" w:author="Maria Alejandra Romero" w:date="2021-08-01T12:21:00Z">
        <w:r w:rsidR="007B3ED3" w:rsidRPr="007115AE">
          <w:rPr>
            <w:rFonts w:ascii="Times New Roman" w:hAnsi="Times New Roman" w:cs="Times New Roman"/>
            <w:shd w:val="clear" w:color="auto" w:fill="FFFFFF"/>
            <w:lang w:val="en-US"/>
            <w:rPrChange w:id="284" w:author="Maria Alejandra Romero" w:date="2021-08-01T12:55:00Z">
              <w:rPr>
                <w:rFonts w:ascii="Times New Roman" w:hAnsi="Times New Roman" w:cs="Times New Roman"/>
                <w:highlight w:val="yellow"/>
                <w:shd w:val="clear" w:color="auto" w:fill="FFFFFF"/>
                <w:lang w:val="en-US"/>
              </w:rPr>
            </w:rPrChange>
          </w:rPr>
          <w:t>S</w:t>
        </w:r>
      </w:ins>
      <w:r w:rsidR="00DF38F0" w:rsidRPr="00991EC7">
        <w:rPr>
          <w:rFonts w:ascii="Times New Roman" w:hAnsi="Times New Roman" w:cs="Times New Roman"/>
          <w:shd w:val="clear" w:color="auto" w:fill="FFFFFF"/>
          <w:lang w:val="en-US"/>
        </w:rPr>
        <w:t xml:space="preserve">imilar </w:t>
      </w:r>
      <w:r w:rsidR="000A2DC5" w:rsidRPr="00991EC7">
        <w:rPr>
          <w:rFonts w:ascii="Times New Roman" w:hAnsi="Times New Roman" w:cs="Times New Roman"/>
          <w:color w:val="000000"/>
          <w:lang w:val="en-US"/>
        </w:rPr>
        <w:t xml:space="preserve">results were observed for the New </w:t>
      </w:r>
      <w:r w:rsidR="000A2DC5" w:rsidRPr="00A91977">
        <w:rPr>
          <w:rFonts w:ascii="Times New Roman" w:hAnsi="Times New Roman" w:cs="Times New Roman"/>
          <w:color w:val="000000"/>
          <w:lang w:val="en-US"/>
        </w:rPr>
        <w:t>Zealand SRW population</w:t>
      </w:r>
      <w:r w:rsidR="00601DDC" w:rsidRPr="00297A96">
        <w:rPr>
          <w:rFonts w:ascii="Times New Roman" w:hAnsi="Times New Roman" w:cs="Times New Roman"/>
          <w:color w:val="000000"/>
          <w:lang w:val="en-US"/>
        </w:rPr>
        <w:t>,</w:t>
      </w:r>
      <w:r w:rsidR="000938FB" w:rsidRPr="00297A96">
        <w:rPr>
          <w:rFonts w:ascii="Times New Roman" w:hAnsi="Times New Roman" w:cs="Times New Roman"/>
          <w:color w:val="000000"/>
          <w:lang w:val="en-US"/>
        </w:rPr>
        <w:t xml:space="preserve"> where </w:t>
      </w:r>
      <w:r w:rsidR="00614AAF" w:rsidRPr="00AE3BA5">
        <w:rPr>
          <w:rFonts w:ascii="Times New Roman" w:hAnsi="Times New Roman" w:cs="Times New Roman"/>
          <w:color w:val="000000"/>
          <w:lang w:val="en-US"/>
        </w:rPr>
        <w:t xml:space="preserve">the density-dependent model used </w:t>
      </w:r>
      <w:proofErr w:type="spellStart"/>
      <w:r w:rsidR="00614AAF" w:rsidRPr="00AE3BA5">
        <w:rPr>
          <w:rFonts w:ascii="Times New Roman" w:hAnsi="Times New Roman" w:cs="Times New Roman"/>
          <w:color w:val="000000"/>
          <w:lang w:val="en-US"/>
        </w:rPr>
        <w:t>favo</w:t>
      </w:r>
      <w:r w:rsidR="00EF6467" w:rsidRPr="00AE3BA5">
        <w:rPr>
          <w:rFonts w:ascii="Times New Roman" w:hAnsi="Times New Roman" w:cs="Times New Roman"/>
          <w:color w:val="000000"/>
          <w:lang w:val="en-US"/>
        </w:rPr>
        <w:t>u</w:t>
      </w:r>
      <w:r w:rsidR="00614AAF" w:rsidRPr="00571C24">
        <w:rPr>
          <w:rFonts w:ascii="Times New Roman" w:hAnsi="Times New Roman" w:cs="Times New Roman"/>
          <w:color w:val="000000"/>
          <w:lang w:val="en-US"/>
        </w:rPr>
        <w:t>red</w:t>
      </w:r>
      <w:proofErr w:type="spellEnd"/>
      <w:r w:rsidR="00614AAF" w:rsidRPr="00571C24">
        <w:rPr>
          <w:rFonts w:ascii="Times New Roman" w:hAnsi="Times New Roman" w:cs="Times New Roman"/>
          <w:color w:val="000000"/>
          <w:lang w:val="en-US"/>
        </w:rPr>
        <w:t xml:space="preserve"> population growth rates below</w:t>
      </w:r>
      <w:r w:rsidR="00994BCB" w:rsidRPr="00571C24">
        <w:rPr>
          <w:rFonts w:ascii="Times New Roman" w:hAnsi="Times New Roman" w:cs="Times New Roman"/>
          <w:color w:val="000000"/>
          <w:lang w:val="en-US"/>
        </w:rPr>
        <w:t xml:space="preserve"> 6</w:t>
      </w:r>
      <w:r w:rsidR="00614AAF" w:rsidRPr="00571C24">
        <w:rPr>
          <w:rFonts w:ascii="Times New Roman" w:hAnsi="Times New Roman" w:cs="Times New Roman"/>
          <w:color w:val="000000"/>
          <w:lang w:val="en-US"/>
        </w:rPr>
        <w:t xml:space="preserve">% since higher rates </w:t>
      </w:r>
      <w:r w:rsidR="00994BCB" w:rsidRPr="00571C24">
        <w:rPr>
          <w:rFonts w:ascii="Times New Roman" w:hAnsi="Times New Roman" w:cs="Times New Roman"/>
          <w:color w:val="000000"/>
          <w:lang w:val="en-US"/>
        </w:rPr>
        <w:t>were</w:t>
      </w:r>
      <w:r w:rsidR="00614AAF" w:rsidRPr="00571C24">
        <w:rPr>
          <w:rFonts w:ascii="Times New Roman" w:hAnsi="Times New Roman" w:cs="Times New Roman"/>
          <w:color w:val="000000"/>
          <w:lang w:val="en-US"/>
        </w:rPr>
        <w:t xml:space="preserve"> associated with </w:t>
      </w:r>
      <w:r w:rsidR="00650E7A" w:rsidRPr="00571C24">
        <w:rPr>
          <w:rFonts w:ascii="Times New Roman" w:hAnsi="Times New Roman" w:cs="Times New Roman"/>
          <w:color w:val="000000"/>
          <w:lang w:val="en-US"/>
        </w:rPr>
        <w:t xml:space="preserve">a </w:t>
      </w:r>
      <w:r w:rsidR="00614AAF" w:rsidRPr="00571C24">
        <w:rPr>
          <w:rFonts w:ascii="Times New Roman" w:hAnsi="Times New Roman" w:cs="Times New Roman"/>
          <w:color w:val="000000"/>
          <w:lang w:val="en-US"/>
        </w:rPr>
        <w:t>low bottleneck</w:t>
      </w:r>
      <w:r w:rsidR="00650E7A" w:rsidRPr="00571C24">
        <w:rPr>
          <w:rFonts w:ascii="Times New Roman" w:hAnsi="Times New Roman" w:cs="Times New Roman"/>
          <w:color w:val="000000"/>
          <w:lang w:val="en-US"/>
        </w:rPr>
        <w:t xml:space="preserve"> in</w:t>
      </w:r>
      <w:r w:rsidR="00614AAF" w:rsidRPr="00571C24">
        <w:rPr>
          <w:rFonts w:ascii="Times New Roman" w:hAnsi="Times New Roman" w:cs="Times New Roman"/>
          <w:color w:val="000000"/>
          <w:lang w:val="en-US"/>
        </w:rPr>
        <w:t xml:space="preserve"> abundance</w:t>
      </w:r>
      <w:r w:rsidR="000A2DC5" w:rsidRPr="00571C24">
        <w:rPr>
          <w:rFonts w:ascii="Times New Roman" w:hAnsi="Times New Roman" w:cs="Times New Roman"/>
          <w:color w:val="000000"/>
          <w:lang w:val="en-US"/>
        </w:rPr>
        <w:t xml:space="preserve"> </w:t>
      </w:r>
      <w:r w:rsidR="003F6BD3" w:rsidRPr="00571C24">
        <w:rPr>
          <w:rFonts w:ascii="Times New Roman" w:hAnsi="Times New Roman" w:cs="Times New Roman"/>
          <w:color w:val="000000"/>
          <w:lang w:val="en-US"/>
        </w:rPr>
        <w:t>[1</w:t>
      </w:r>
      <w:r w:rsidR="00E0296C" w:rsidRPr="00571C24">
        <w:rPr>
          <w:rFonts w:ascii="Times New Roman" w:hAnsi="Times New Roman" w:cs="Times New Roman"/>
          <w:color w:val="000000"/>
          <w:lang w:val="en-US"/>
        </w:rPr>
        <w:t>02</w:t>
      </w:r>
      <w:r w:rsidR="003F6BD3" w:rsidRPr="00571C24">
        <w:rPr>
          <w:rFonts w:ascii="Times New Roman" w:hAnsi="Times New Roman" w:cs="Times New Roman"/>
          <w:color w:val="000000"/>
          <w:lang w:val="en-US"/>
        </w:rPr>
        <w:t>]</w:t>
      </w:r>
      <w:r w:rsidR="000A2DC5" w:rsidRPr="00571C24">
        <w:rPr>
          <w:rFonts w:ascii="Times New Roman" w:hAnsi="Times New Roman" w:cs="Times New Roman"/>
          <w:color w:val="000000"/>
          <w:lang w:val="en-US"/>
        </w:rPr>
        <w:t>.</w:t>
      </w:r>
      <w:r w:rsidR="0023027B" w:rsidRPr="00571C24">
        <w:rPr>
          <w:rFonts w:ascii="Times New Roman" w:hAnsi="Times New Roman" w:cs="Times New Roman"/>
          <w:color w:val="000000"/>
          <w:lang w:val="en-US"/>
        </w:rPr>
        <w:t xml:space="preserve"> </w:t>
      </w:r>
    </w:p>
    <w:p w14:paraId="22E1A0DC" w14:textId="61BDFA0E" w:rsidR="0075551F" w:rsidRPr="007115AE" w:rsidDel="00360D53" w:rsidRDefault="00F52242" w:rsidP="00360D53">
      <w:pPr>
        <w:autoSpaceDE w:val="0"/>
        <w:autoSpaceDN w:val="0"/>
        <w:adjustRightInd w:val="0"/>
        <w:spacing w:after="0" w:line="360" w:lineRule="auto"/>
        <w:ind w:firstLine="284"/>
        <w:rPr>
          <w:del w:id="285" w:author="Maria Alejandra Romero" w:date="2021-08-01T12:47:00Z"/>
          <w:moveTo w:id="286" w:author="Maria Alejandra Romero" w:date="2021-08-01T12:15:00Z"/>
          <w:rFonts w:ascii="Times New Roman" w:hAnsi="Times New Roman" w:cs="Times New Roman"/>
          <w:lang w:val="en-US"/>
        </w:rPr>
      </w:pPr>
      <w:ins w:id="287" w:author="Maria Alejandra Romero" w:date="2021-08-01T12:27:00Z">
        <w:r w:rsidRPr="007115AE">
          <w:rPr>
            <w:rFonts w:ascii="Times New Roman" w:hAnsi="Times New Roman" w:cs="Times New Roman"/>
            <w:color w:val="000000"/>
            <w:lang w:val="en-US"/>
            <w:rPrChange w:id="288" w:author="Maria Alejandra Romero" w:date="2021-08-01T12:55:00Z">
              <w:rPr>
                <w:rFonts w:ascii="Times New Roman" w:hAnsi="Times New Roman" w:cs="Times New Roman"/>
                <w:color w:val="000000"/>
                <w:highlight w:val="yellow"/>
                <w:lang w:val="en-US"/>
              </w:rPr>
            </w:rPrChange>
          </w:rPr>
          <w:t xml:space="preserve">Changes in </w:t>
        </w:r>
      </w:ins>
      <w:ins w:id="289" w:author="Maria Alejandra Romero" w:date="2021-08-01T12:31:00Z">
        <w:r w:rsidR="00CB190D" w:rsidRPr="007115AE">
          <w:rPr>
            <w:rFonts w:ascii="Times New Roman" w:hAnsi="Times New Roman" w:cs="Times New Roman"/>
            <w:color w:val="000000"/>
            <w:lang w:val="en-US"/>
            <w:rPrChange w:id="290" w:author="Maria Alejandra Romero" w:date="2021-08-01T12:55:00Z">
              <w:rPr>
                <w:rFonts w:ascii="Times New Roman" w:hAnsi="Times New Roman" w:cs="Times New Roman"/>
                <w:color w:val="000000"/>
                <w:highlight w:val="yellow"/>
                <w:lang w:val="en-US"/>
              </w:rPr>
            </w:rPrChange>
          </w:rPr>
          <w:t xml:space="preserve">the </w:t>
        </w:r>
      </w:ins>
      <w:ins w:id="291" w:author="Maria Alejandra Romero" w:date="2021-08-01T12:27:00Z">
        <w:r w:rsidRPr="007115AE">
          <w:rPr>
            <w:rFonts w:ascii="Times New Roman" w:hAnsi="Times New Roman" w:cs="Times New Roman"/>
            <w:color w:val="000000"/>
            <w:lang w:val="en-US"/>
            <w:rPrChange w:id="292" w:author="Maria Alejandra Romero" w:date="2021-08-01T12:55:00Z">
              <w:rPr>
                <w:rFonts w:ascii="Times New Roman" w:hAnsi="Times New Roman" w:cs="Times New Roman"/>
                <w:color w:val="000000"/>
                <w:highlight w:val="yellow"/>
                <w:lang w:val="en-US"/>
              </w:rPr>
            </w:rPrChange>
          </w:rPr>
          <w:t xml:space="preserve">catchability </w:t>
        </w:r>
      </w:ins>
      <w:ins w:id="293" w:author="Maria Alejandra Romero" w:date="2021-08-01T12:29:00Z">
        <w:r w:rsidR="005E625E" w:rsidRPr="007115AE">
          <w:rPr>
            <w:rFonts w:ascii="Times New Roman" w:hAnsi="Times New Roman" w:cs="Times New Roman"/>
            <w:color w:val="000000"/>
            <w:lang w:val="en-US"/>
            <w:rPrChange w:id="294" w:author="Maria Alejandra Romero" w:date="2021-08-01T12:55:00Z">
              <w:rPr>
                <w:rFonts w:ascii="Times New Roman" w:hAnsi="Times New Roman" w:cs="Times New Roman"/>
                <w:color w:val="000000"/>
                <w:highlight w:val="yellow"/>
                <w:lang w:val="en-US"/>
              </w:rPr>
            </w:rPrChange>
          </w:rPr>
          <w:t xml:space="preserve">in the surveyed area could explain </w:t>
        </w:r>
      </w:ins>
      <w:ins w:id="295" w:author="Maria Alejandra Romero" w:date="2021-08-01T12:30:00Z">
        <w:r w:rsidR="006C5D36" w:rsidRPr="007115AE">
          <w:rPr>
            <w:rFonts w:ascii="Times New Roman" w:hAnsi="Times New Roman" w:cs="Times New Roman"/>
            <w:color w:val="000000"/>
            <w:lang w:val="en-US"/>
            <w:rPrChange w:id="296" w:author="Maria Alejandra Romero" w:date="2021-08-01T12:55:00Z">
              <w:rPr>
                <w:rFonts w:ascii="Times New Roman" w:hAnsi="Times New Roman" w:cs="Times New Roman"/>
                <w:color w:val="000000"/>
                <w:highlight w:val="yellow"/>
                <w:lang w:val="en-US"/>
              </w:rPr>
            </w:rPrChange>
          </w:rPr>
          <w:t xml:space="preserve">the low maximum rate of increase </w:t>
        </w:r>
      </w:ins>
      <w:ins w:id="297" w:author="Maria Alejandra Romero" w:date="2021-08-01T12:31:00Z">
        <w:r w:rsidR="00CB190D" w:rsidRPr="007115AE">
          <w:rPr>
            <w:rFonts w:ascii="Times New Roman" w:hAnsi="Times New Roman" w:cs="Times New Roman"/>
            <w:color w:val="000000"/>
            <w:lang w:val="en-US"/>
            <w:rPrChange w:id="298" w:author="Maria Alejandra Romero" w:date="2021-08-01T12:55:00Z">
              <w:rPr>
                <w:rFonts w:ascii="Times New Roman" w:hAnsi="Times New Roman" w:cs="Times New Roman"/>
                <w:color w:val="000000"/>
                <w:highlight w:val="yellow"/>
                <w:lang w:val="en-US"/>
              </w:rPr>
            </w:rPrChange>
          </w:rPr>
          <w:t>estimated</w:t>
        </w:r>
        <w:r w:rsidR="000A76D7" w:rsidRPr="007115AE">
          <w:rPr>
            <w:rFonts w:ascii="Times New Roman" w:hAnsi="Times New Roman" w:cs="Times New Roman"/>
            <w:color w:val="000000"/>
            <w:lang w:val="en-US"/>
            <w:rPrChange w:id="299" w:author="Maria Alejandra Romero" w:date="2021-08-01T12:55:00Z">
              <w:rPr>
                <w:rFonts w:ascii="Times New Roman" w:hAnsi="Times New Roman" w:cs="Times New Roman"/>
                <w:color w:val="000000"/>
                <w:highlight w:val="yellow"/>
                <w:lang w:val="en-US"/>
              </w:rPr>
            </w:rPrChange>
          </w:rPr>
          <w:t xml:space="preserve">. </w:t>
        </w:r>
      </w:ins>
      <w:ins w:id="300" w:author="Maria Alejandra Romero" w:date="2021-08-01T12:32:00Z">
        <w:r w:rsidR="0068491C" w:rsidRPr="007115AE">
          <w:rPr>
            <w:rFonts w:ascii="Times New Roman" w:hAnsi="Times New Roman" w:cs="Times New Roman"/>
            <w:color w:val="000000"/>
            <w:lang w:val="en-US"/>
            <w:rPrChange w:id="301" w:author="Maria Alejandra Romero" w:date="2021-08-01T12:55:00Z">
              <w:rPr>
                <w:rFonts w:ascii="Times New Roman" w:hAnsi="Times New Roman" w:cs="Times New Roman"/>
                <w:color w:val="000000"/>
                <w:highlight w:val="yellow"/>
                <w:lang w:val="en-US"/>
              </w:rPr>
            </w:rPrChange>
          </w:rPr>
          <w:t>As</w:t>
        </w:r>
        <w:r w:rsidR="00236C95" w:rsidRPr="007115AE">
          <w:rPr>
            <w:rFonts w:ascii="Times New Roman" w:hAnsi="Times New Roman" w:cs="Times New Roman"/>
            <w:color w:val="000000"/>
            <w:lang w:val="en-US"/>
            <w:rPrChange w:id="302" w:author="Maria Alejandra Romero" w:date="2021-08-01T12:55:00Z">
              <w:rPr>
                <w:rFonts w:ascii="Times New Roman" w:hAnsi="Times New Roman" w:cs="Times New Roman"/>
                <w:color w:val="000000"/>
                <w:highlight w:val="yellow"/>
                <w:lang w:val="en-US"/>
              </w:rPr>
            </w:rPrChange>
          </w:rPr>
          <w:t xml:space="preserve"> </w:t>
        </w:r>
        <w:del w:id="303" w:author="Grant Adams" w:date="2021-08-02T16:02:00Z">
          <w:r w:rsidR="00236C95" w:rsidRPr="007115AE" w:rsidDel="00805B9F">
            <w:rPr>
              <w:rFonts w:ascii="Times New Roman" w:hAnsi="Times New Roman" w:cs="Times New Roman"/>
              <w:color w:val="000000"/>
              <w:lang w:val="en-US"/>
              <w:rPrChange w:id="304" w:author="Maria Alejandra Romero" w:date="2021-08-01T12:55:00Z">
                <w:rPr>
                  <w:rFonts w:ascii="Times New Roman" w:hAnsi="Times New Roman" w:cs="Times New Roman"/>
                  <w:color w:val="000000"/>
                  <w:highlight w:val="yellow"/>
                  <w:lang w:val="en-US"/>
                </w:rPr>
              </w:rPrChange>
            </w:rPr>
            <w:delText xml:space="preserve">we </w:delText>
          </w:r>
        </w:del>
        <w:r w:rsidR="00236C95" w:rsidRPr="007115AE">
          <w:rPr>
            <w:rFonts w:ascii="Times New Roman" w:hAnsi="Times New Roman" w:cs="Times New Roman"/>
            <w:color w:val="000000"/>
            <w:lang w:val="en-US"/>
            <w:rPrChange w:id="305" w:author="Maria Alejandra Romero" w:date="2021-08-01T12:55:00Z">
              <w:rPr>
                <w:rFonts w:ascii="Times New Roman" w:hAnsi="Times New Roman" w:cs="Times New Roman"/>
                <w:color w:val="000000"/>
                <w:highlight w:val="yellow"/>
                <w:lang w:val="en-US"/>
              </w:rPr>
            </w:rPrChange>
          </w:rPr>
          <w:t xml:space="preserve">mentioned </w:t>
        </w:r>
        <w:del w:id="306" w:author="Grant Adams" w:date="2021-08-02T16:02:00Z">
          <w:r w:rsidR="00236C95" w:rsidRPr="007115AE" w:rsidDel="00805B9F">
            <w:rPr>
              <w:rFonts w:ascii="Times New Roman" w:hAnsi="Times New Roman" w:cs="Times New Roman"/>
              <w:color w:val="000000"/>
              <w:lang w:val="en-US"/>
              <w:rPrChange w:id="307" w:author="Maria Alejandra Romero" w:date="2021-08-01T12:55:00Z">
                <w:rPr>
                  <w:rFonts w:ascii="Times New Roman" w:hAnsi="Times New Roman" w:cs="Times New Roman"/>
                  <w:color w:val="000000"/>
                  <w:highlight w:val="yellow"/>
                  <w:lang w:val="en-US"/>
                </w:rPr>
              </w:rPrChange>
            </w:rPr>
            <w:delText>above</w:delText>
          </w:r>
        </w:del>
      </w:ins>
      <w:ins w:id="308" w:author="Grant Adams" w:date="2021-08-02T16:02:00Z">
        <w:r w:rsidR="00805B9F">
          <w:rPr>
            <w:rFonts w:ascii="Times New Roman" w:hAnsi="Times New Roman" w:cs="Times New Roman"/>
            <w:color w:val="000000"/>
            <w:lang w:val="en-US"/>
          </w:rPr>
          <w:t>previously</w:t>
        </w:r>
      </w:ins>
      <w:ins w:id="309" w:author="Maria Alejandra Romero" w:date="2021-08-01T12:33:00Z">
        <w:r w:rsidR="00CF03F6" w:rsidRPr="007115AE">
          <w:rPr>
            <w:rFonts w:ascii="Times New Roman" w:hAnsi="Times New Roman" w:cs="Times New Roman"/>
            <w:color w:val="000000"/>
            <w:lang w:val="en-US"/>
            <w:rPrChange w:id="310" w:author="Maria Alejandra Romero" w:date="2021-08-01T12:55:00Z">
              <w:rPr>
                <w:rFonts w:ascii="Times New Roman" w:hAnsi="Times New Roman" w:cs="Times New Roman"/>
                <w:color w:val="000000"/>
                <w:highlight w:val="yellow"/>
                <w:lang w:val="en-US"/>
              </w:rPr>
            </w:rPrChange>
          </w:rPr>
          <w:t xml:space="preserve">, </w:t>
        </w:r>
      </w:ins>
      <w:ins w:id="311" w:author="Maria Alejandra Romero" w:date="2021-08-01T12:37:00Z">
        <w:r w:rsidR="008D21BC" w:rsidRPr="007115AE">
          <w:rPr>
            <w:rFonts w:ascii="Times New Roman" w:hAnsi="Times New Roman" w:cs="Times New Roman"/>
            <w:color w:val="000000"/>
            <w:lang w:val="en-US"/>
            <w:rPrChange w:id="312" w:author="Maria Alejandra Romero" w:date="2021-08-01T12:55:00Z">
              <w:rPr>
                <w:rFonts w:ascii="Times New Roman" w:hAnsi="Times New Roman" w:cs="Times New Roman"/>
                <w:color w:val="000000"/>
                <w:highlight w:val="yellow"/>
                <w:lang w:val="en-US"/>
              </w:rPr>
            </w:rPrChange>
          </w:rPr>
          <w:t xml:space="preserve">the observed </w:t>
        </w:r>
        <w:r w:rsidR="008D21BC" w:rsidRPr="00991EC7">
          <w:rPr>
            <w:rFonts w:ascii="Times New Roman" w:hAnsi="Times New Roman" w:cs="Times New Roman"/>
            <w:color w:val="000000"/>
            <w:lang w:val="en-US"/>
          </w:rPr>
          <w:t>redistribution of the whales in the P</w:t>
        </w:r>
        <w:r w:rsidR="00A41187" w:rsidRPr="00297A96">
          <w:rPr>
            <w:rFonts w:ascii="Times New Roman" w:hAnsi="Times New Roman" w:cs="Times New Roman"/>
            <w:color w:val="000000"/>
            <w:lang w:val="en-US"/>
          </w:rPr>
          <w:t>en</w:t>
        </w:r>
        <w:r w:rsidR="00A41187" w:rsidRPr="00AE3BA5">
          <w:rPr>
            <w:rFonts w:ascii="Times New Roman" w:hAnsi="Times New Roman" w:cs="Times New Roman"/>
            <w:color w:val="000000"/>
            <w:lang w:val="en-US"/>
          </w:rPr>
          <w:t>ín</w:t>
        </w:r>
      </w:ins>
      <w:ins w:id="313" w:author="Maria Alejandra Romero" w:date="2021-08-01T12:38:00Z">
        <w:r w:rsidR="00A41187" w:rsidRPr="00571C24">
          <w:rPr>
            <w:rFonts w:ascii="Times New Roman" w:hAnsi="Times New Roman" w:cs="Times New Roman"/>
            <w:color w:val="000000"/>
            <w:lang w:val="en-US"/>
          </w:rPr>
          <w:t xml:space="preserve">sula </w:t>
        </w:r>
      </w:ins>
      <w:ins w:id="314" w:author="Maria Alejandra Romero" w:date="2021-08-01T12:37:00Z">
        <w:r w:rsidR="008D21BC" w:rsidRPr="00571C24">
          <w:rPr>
            <w:rFonts w:ascii="Times New Roman" w:hAnsi="Times New Roman" w:cs="Times New Roman"/>
            <w:color w:val="000000"/>
            <w:lang w:val="en-US"/>
          </w:rPr>
          <w:t>V</w:t>
        </w:r>
      </w:ins>
      <w:ins w:id="315" w:author="Maria Alejandra Romero" w:date="2021-08-01T12:38:00Z">
        <w:r w:rsidR="00A41187" w:rsidRPr="00571C24">
          <w:rPr>
            <w:rFonts w:ascii="Times New Roman" w:hAnsi="Times New Roman" w:cs="Times New Roman"/>
            <w:color w:val="000000"/>
            <w:lang w:val="en-US"/>
          </w:rPr>
          <w:t>aldés</w:t>
        </w:r>
      </w:ins>
      <w:ins w:id="316" w:author="Maria Alejandra Romero" w:date="2021-08-01T12:37:00Z">
        <w:r w:rsidR="008D21BC" w:rsidRPr="00571C24">
          <w:rPr>
            <w:rFonts w:ascii="Times New Roman" w:hAnsi="Times New Roman" w:cs="Times New Roman"/>
            <w:color w:val="000000"/>
            <w:lang w:val="en-US"/>
          </w:rPr>
          <w:t xml:space="preserve"> area </w:t>
        </w:r>
        <w:r w:rsidR="008D21BC" w:rsidRPr="00571C24">
          <w:rPr>
            <w:rFonts w:ascii="Times New Roman" w:hAnsi="Times New Roman" w:cs="Times New Roman"/>
            <w:lang w:val="en-GB"/>
          </w:rPr>
          <w:t>[32,39,90]</w:t>
        </w:r>
      </w:ins>
      <w:ins w:id="317" w:author="Maria Alejandra Romero" w:date="2021-08-01T12:38:00Z">
        <w:r w:rsidR="00FF343F" w:rsidRPr="00571C24">
          <w:rPr>
            <w:rFonts w:ascii="Times New Roman" w:hAnsi="Times New Roman" w:cs="Times New Roman"/>
            <w:lang w:val="en-GB"/>
          </w:rPr>
          <w:t xml:space="preserve"> suggests </w:t>
        </w:r>
        <w:r w:rsidR="00FF343F" w:rsidRPr="00571C24">
          <w:rPr>
            <w:rFonts w:ascii="Times New Roman" w:hAnsi="Times New Roman" w:cs="Times New Roman"/>
            <w:lang w:val="en-US"/>
          </w:rPr>
          <w:t xml:space="preserve">that the area is getting close to </w:t>
        </w:r>
        <w:proofErr w:type="gramStart"/>
        <w:r w:rsidR="00FF343F" w:rsidRPr="00571C24">
          <w:rPr>
            <w:rFonts w:ascii="Times New Roman" w:hAnsi="Times New Roman" w:cs="Times New Roman"/>
            <w:lang w:val="en-US"/>
          </w:rPr>
          <w:t>its</w:t>
        </w:r>
        <w:proofErr w:type="gramEnd"/>
        <w:r w:rsidR="00FF343F" w:rsidRPr="00571C24">
          <w:rPr>
            <w:rFonts w:ascii="Times New Roman" w:hAnsi="Times New Roman" w:cs="Times New Roman"/>
            <w:lang w:val="en-US"/>
          </w:rPr>
          <w:t xml:space="preserve"> carrying capacity </w:t>
        </w:r>
      </w:ins>
      <w:ins w:id="318" w:author="Grant Adams" w:date="2021-08-02T16:03:00Z">
        <w:r w:rsidR="00805B9F">
          <w:rPr>
            <w:rFonts w:ascii="Times New Roman" w:hAnsi="Times New Roman" w:cs="Times New Roman"/>
            <w:lang w:val="en-US"/>
          </w:rPr>
          <w:t xml:space="preserve">in the survey area </w:t>
        </w:r>
      </w:ins>
      <w:ins w:id="319" w:author="Maria Alejandra Romero" w:date="2021-08-01T12:38:00Z">
        <w:r w:rsidR="00FF343F" w:rsidRPr="00571C24">
          <w:rPr>
            <w:rFonts w:ascii="Times New Roman" w:hAnsi="Times New Roman" w:cs="Times New Roman"/>
            <w:lang w:val="en-US"/>
          </w:rPr>
          <w:t xml:space="preserve">as optimal habitat while solitary individuals and breeding groups are forced to use deeper waters or to move out of the region, in particular to </w:t>
        </w:r>
        <w:proofErr w:type="spellStart"/>
        <w:r w:rsidR="00FF343F" w:rsidRPr="00571C24">
          <w:rPr>
            <w:rFonts w:ascii="Times New Roman" w:hAnsi="Times New Roman" w:cs="Times New Roman"/>
            <w:lang w:val="en-US"/>
          </w:rPr>
          <w:t>Golfo</w:t>
        </w:r>
        <w:proofErr w:type="spellEnd"/>
        <w:r w:rsidR="00FF343F" w:rsidRPr="00571C24">
          <w:rPr>
            <w:rFonts w:ascii="Times New Roman" w:hAnsi="Times New Roman" w:cs="Times New Roman"/>
            <w:lang w:val="en-US"/>
          </w:rPr>
          <w:t xml:space="preserve"> San </w:t>
        </w:r>
        <w:proofErr w:type="spellStart"/>
        <w:r w:rsidR="00FF343F" w:rsidRPr="00571C24">
          <w:rPr>
            <w:rFonts w:ascii="Times New Roman" w:hAnsi="Times New Roman" w:cs="Times New Roman"/>
            <w:lang w:val="en-US"/>
          </w:rPr>
          <w:t>Mat</w:t>
        </w:r>
        <w:r w:rsidR="00FF343F" w:rsidRPr="00EB09FF">
          <w:rPr>
            <w:rFonts w:ascii="Times New Roman" w:hAnsi="Times New Roman" w:cs="Times New Roman"/>
            <w:lang w:val="en-US"/>
          </w:rPr>
          <w:t>ías</w:t>
        </w:r>
        <w:proofErr w:type="spellEnd"/>
        <w:r w:rsidR="00FF343F" w:rsidRPr="00EB09FF">
          <w:rPr>
            <w:rFonts w:ascii="Times New Roman" w:hAnsi="Times New Roman" w:cs="Times New Roman"/>
            <w:lang w:val="en-US"/>
          </w:rPr>
          <w:t xml:space="preserve"> </w:t>
        </w:r>
      </w:ins>
      <w:ins w:id="320" w:author="Maria Alejandra Romero" w:date="2021-08-01T12:39:00Z">
        <w:r w:rsidR="00CD72A3" w:rsidRPr="00EB09FF">
          <w:rPr>
            <w:rFonts w:ascii="Times New Roman" w:hAnsi="Times New Roman" w:cs="Times New Roman"/>
            <w:lang w:val="en-US"/>
          </w:rPr>
          <w:t>[</w:t>
        </w:r>
        <w:r w:rsidR="00CD72A3" w:rsidRPr="00992FCA">
          <w:rPr>
            <w:rFonts w:ascii="Times New Roman" w:hAnsi="Times New Roman" w:cs="Times New Roman"/>
            <w:lang w:val="en-US"/>
          </w:rPr>
          <w:t>3</w:t>
        </w:r>
        <w:r w:rsidR="00CD72A3" w:rsidRPr="00797ED6">
          <w:rPr>
            <w:rFonts w:ascii="Times New Roman" w:hAnsi="Times New Roman" w:cs="Times New Roman"/>
            <w:lang w:val="en-US"/>
          </w:rPr>
          <w:t>9</w:t>
        </w:r>
        <w:r w:rsidR="00CD72A3" w:rsidRPr="004A6B93">
          <w:rPr>
            <w:rFonts w:ascii="Times New Roman" w:hAnsi="Times New Roman" w:cs="Times New Roman"/>
            <w:lang w:val="en-US"/>
          </w:rPr>
          <w:t>,9</w:t>
        </w:r>
        <w:r w:rsidR="00CD72A3" w:rsidRPr="005156F9">
          <w:rPr>
            <w:rFonts w:ascii="Times New Roman" w:hAnsi="Times New Roman" w:cs="Times New Roman"/>
            <w:lang w:val="en-US"/>
          </w:rPr>
          <w:t>0</w:t>
        </w:r>
        <w:r w:rsidR="00CD72A3" w:rsidRPr="00633B57">
          <w:rPr>
            <w:rFonts w:ascii="Times New Roman" w:hAnsi="Times New Roman" w:cs="Times New Roman"/>
            <w:lang w:val="en-US"/>
          </w:rPr>
          <w:t>]</w:t>
        </w:r>
        <w:r w:rsidR="00A71263" w:rsidRPr="00633B57">
          <w:rPr>
            <w:rFonts w:ascii="Times New Roman" w:hAnsi="Times New Roman" w:cs="Times New Roman"/>
            <w:lang w:val="en-US"/>
          </w:rPr>
          <w:t>.</w:t>
        </w:r>
        <w:r w:rsidR="00A71263" w:rsidRPr="00B96DA4">
          <w:rPr>
            <w:rFonts w:ascii="Times New Roman" w:hAnsi="Times New Roman" w:cs="Times New Roman"/>
            <w:lang w:val="en-US"/>
          </w:rPr>
          <w:t xml:space="preserve"> </w:t>
        </w:r>
      </w:ins>
      <w:ins w:id="321" w:author="Maria Alejandra Romero" w:date="2021-08-01T12:40:00Z">
        <w:r w:rsidR="00FF0CC6" w:rsidRPr="00C54F04">
          <w:rPr>
            <w:rFonts w:ascii="Times New Roman" w:hAnsi="Times New Roman" w:cs="Times New Roman"/>
            <w:lang w:val="en-US"/>
          </w:rPr>
          <w:t>Al</w:t>
        </w:r>
        <w:r w:rsidR="00FF0CC6" w:rsidRPr="002B4A15">
          <w:rPr>
            <w:rFonts w:ascii="Times New Roman" w:hAnsi="Times New Roman" w:cs="Times New Roman"/>
            <w:lang w:val="en-US"/>
          </w:rPr>
          <w:t>t</w:t>
        </w:r>
        <w:r w:rsidR="00FF0CC6" w:rsidRPr="007115AE">
          <w:rPr>
            <w:rFonts w:ascii="Times New Roman" w:hAnsi="Times New Roman" w:cs="Times New Roman"/>
            <w:lang w:val="en-US"/>
          </w:rPr>
          <w:t xml:space="preserve">hough </w:t>
        </w:r>
        <w:r w:rsidR="00F03004" w:rsidRPr="007115AE">
          <w:rPr>
            <w:rFonts w:ascii="Times New Roman" w:hAnsi="Times New Roman" w:cs="Times New Roman"/>
            <w:lang w:val="en-GB"/>
          </w:rPr>
          <w:t>`Index` scenarios</w:t>
        </w:r>
      </w:ins>
      <w:ins w:id="322" w:author="Maria Alejandra Romero" w:date="2021-08-01T12:41:00Z">
        <w:r w:rsidR="00A64FE5" w:rsidRPr="007115AE">
          <w:rPr>
            <w:rFonts w:ascii="Times New Roman" w:hAnsi="Times New Roman" w:cs="Times New Roman"/>
            <w:lang w:val="en-GB"/>
          </w:rPr>
          <w:t xml:space="preserve"> explor</w:t>
        </w:r>
      </w:ins>
      <w:ins w:id="323" w:author="Maria Alejandra Romero" w:date="2021-08-01T12:45:00Z">
        <w:r w:rsidR="00845472" w:rsidRPr="007115AE">
          <w:rPr>
            <w:rFonts w:ascii="Times New Roman" w:hAnsi="Times New Roman" w:cs="Times New Roman"/>
            <w:lang w:val="en-GB"/>
          </w:rPr>
          <w:t>ing</w:t>
        </w:r>
      </w:ins>
      <w:ins w:id="324" w:author="Maria Alejandra Romero" w:date="2021-08-01T12:41:00Z">
        <w:r w:rsidR="00A64FE5" w:rsidRPr="007115AE">
          <w:rPr>
            <w:rFonts w:ascii="Times New Roman" w:hAnsi="Times New Roman" w:cs="Times New Roman"/>
            <w:lang w:val="en-GB"/>
          </w:rPr>
          <w:t xml:space="preserve"> </w:t>
        </w:r>
      </w:ins>
      <w:ins w:id="325" w:author="Maria Alejandra Romero" w:date="2021-08-01T12:42:00Z">
        <w:r w:rsidR="00356A58" w:rsidRPr="007115AE">
          <w:rPr>
            <w:rFonts w:ascii="Times New Roman" w:hAnsi="Times New Roman" w:cs="Times New Roman"/>
            <w:lang w:val="en-GB"/>
          </w:rPr>
          <w:t xml:space="preserve">time-varying and/or density-dependent catchability </w:t>
        </w:r>
        <w:r w:rsidR="0027232B" w:rsidRPr="007115AE">
          <w:rPr>
            <w:rFonts w:ascii="Times New Roman" w:hAnsi="Times New Roman" w:cs="Times New Roman"/>
            <w:lang w:val="en-GB"/>
          </w:rPr>
          <w:t>w</w:t>
        </w:r>
        <w:r w:rsidR="00816C17" w:rsidRPr="007115AE">
          <w:rPr>
            <w:rFonts w:ascii="Times New Roman" w:hAnsi="Times New Roman" w:cs="Times New Roman"/>
            <w:lang w:val="en-GB"/>
          </w:rPr>
          <w:t xml:space="preserve">ere not able to </w:t>
        </w:r>
      </w:ins>
      <w:ins w:id="326" w:author="Maria Alejandra Romero" w:date="2021-08-01T12:43:00Z">
        <w:r w:rsidR="00816C17" w:rsidRPr="007115AE">
          <w:rPr>
            <w:rFonts w:ascii="Times New Roman" w:hAnsi="Times New Roman" w:cs="Times New Roman"/>
            <w:lang w:val="en-GB"/>
          </w:rPr>
          <w:t xml:space="preserve">estimate high rates of increase, </w:t>
        </w:r>
        <w:r w:rsidR="00957686" w:rsidRPr="007115AE">
          <w:rPr>
            <w:rFonts w:ascii="Times New Roman" w:hAnsi="Times New Roman" w:cs="Times New Roman"/>
            <w:lang w:val="en-GB"/>
          </w:rPr>
          <w:t xml:space="preserve">models </w:t>
        </w:r>
      </w:ins>
      <w:ins w:id="327" w:author="Maria Alejandra Romero" w:date="2021-08-01T12:44:00Z">
        <w:r w:rsidR="00957686" w:rsidRPr="007115AE">
          <w:rPr>
            <w:rFonts w:ascii="Times New Roman" w:hAnsi="Times New Roman" w:cs="Times New Roman"/>
            <w:lang w:val="en-GB"/>
          </w:rPr>
          <w:t xml:space="preserve">that assume a negative trend in catchability </w:t>
        </w:r>
        <w:r w:rsidR="00FD3CF8" w:rsidRPr="007115AE">
          <w:rPr>
            <w:rFonts w:ascii="Times New Roman" w:hAnsi="Times New Roman" w:cs="Times New Roman"/>
            <w:lang w:val="en-GB"/>
          </w:rPr>
          <w:t xml:space="preserve">might </w:t>
        </w:r>
      </w:ins>
      <w:ins w:id="328" w:author="Maria Alejandra Romero" w:date="2021-08-01T12:45:00Z">
        <w:r w:rsidR="00FD3CF8" w:rsidRPr="007115AE">
          <w:rPr>
            <w:rFonts w:ascii="Times New Roman" w:hAnsi="Times New Roman" w:cs="Times New Roman"/>
            <w:lang w:val="en-GB"/>
          </w:rPr>
          <w:t xml:space="preserve">favour </w:t>
        </w:r>
      </w:ins>
      <w:ins w:id="329" w:author="Maria Alejandra Romero" w:date="2021-08-01T12:46:00Z">
        <w:r w:rsidR="00146E3E" w:rsidRPr="007115AE">
          <w:rPr>
            <w:rFonts w:ascii="Times New Roman" w:hAnsi="Times New Roman" w:cs="Times New Roman"/>
            <w:lang w:val="en-GB"/>
          </w:rPr>
          <w:t xml:space="preserve">higher </w:t>
        </w:r>
      </w:ins>
      <w:ins w:id="330" w:author="Maria Alejandra Romero" w:date="2021-08-01T12:49:00Z">
        <w:r w:rsidR="00DE101C" w:rsidRPr="007115AE">
          <w:rPr>
            <w:rFonts w:ascii="Times New Roman" w:hAnsi="Times New Roman" w:cs="Times New Roman"/>
            <w:lang w:val="en-GB"/>
          </w:rPr>
          <w:t>values</w:t>
        </w:r>
      </w:ins>
      <w:ins w:id="331" w:author="Maria Alejandra Romero" w:date="2021-08-01T12:46:00Z">
        <w:r w:rsidR="00146E3E" w:rsidRPr="007115AE">
          <w:rPr>
            <w:rFonts w:ascii="Times New Roman" w:hAnsi="Times New Roman" w:cs="Times New Roman"/>
            <w:lang w:val="en-GB"/>
          </w:rPr>
          <w:t xml:space="preserve">. </w:t>
        </w:r>
      </w:ins>
      <w:ins w:id="332" w:author="Maria Alejandra Romero" w:date="2021-08-01T12:47:00Z">
        <w:r w:rsidR="00360D53" w:rsidRPr="007115AE">
          <w:rPr>
            <w:rFonts w:ascii="Times New Roman" w:hAnsi="Times New Roman" w:cs="Times New Roman"/>
            <w:lang w:val="en-GB"/>
          </w:rPr>
          <w:t xml:space="preserve">Unfortunately, </w:t>
        </w:r>
      </w:ins>
      <w:moveToRangeStart w:id="333" w:author="Maria Alejandra Romero" w:date="2021-08-01T12:15:00Z" w:name="move78712566"/>
    </w:p>
    <w:p w14:paraId="67C3A876" w14:textId="0A656D73" w:rsidR="00E12CDB" w:rsidRPr="007115AE" w:rsidRDefault="009E3576" w:rsidP="00E12CDB">
      <w:pPr>
        <w:autoSpaceDE w:val="0"/>
        <w:autoSpaceDN w:val="0"/>
        <w:adjustRightInd w:val="0"/>
        <w:spacing w:after="0" w:line="360" w:lineRule="auto"/>
        <w:ind w:firstLine="284"/>
        <w:rPr>
          <w:ins w:id="334" w:author="Maria Alejandra Romero" w:date="2021-08-01T12:49:00Z"/>
          <w:rFonts w:ascii="Times New Roman" w:hAnsi="Times New Roman" w:cs="Times New Roman"/>
          <w:lang w:val="en-US"/>
          <w:rPrChange w:id="335" w:author="Maria Alejandra Romero" w:date="2021-08-01T12:55:00Z">
            <w:rPr>
              <w:ins w:id="336" w:author="Maria Alejandra Romero" w:date="2021-08-01T12:49:00Z"/>
              <w:rFonts w:ascii="Times New Roman" w:hAnsi="Times New Roman" w:cs="Times New Roman"/>
              <w:highlight w:val="yellow"/>
              <w:lang w:val="en-US"/>
            </w:rPr>
          </w:rPrChange>
        </w:rPr>
      </w:pPr>
      <w:moveTo w:id="337" w:author="Maria Alejandra Romero" w:date="2021-08-01T12:15:00Z">
        <w:del w:id="338" w:author="Maria Alejandra Romero" w:date="2021-08-01T12:47:00Z">
          <w:r w:rsidRPr="007115AE" w:rsidDel="00360D53">
            <w:rPr>
              <w:rFonts w:ascii="Times New Roman" w:hAnsi="Times New Roman" w:cs="Times New Roman"/>
              <w:color w:val="000000"/>
              <w:lang w:val="en-GB"/>
              <w:rPrChange w:id="339" w:author="Maria Alejandra Romero" w:date="2021-08-01T12:55:00Z">
                <w:rPr>
                  <w:rFonts w:ascii="Times New Roman" w:hAnsi="Times New Roman" w:cs="Times New Roman"/>
                  <w:color w:val="000000"/>
                  <w:highlight w:val="yellow"/>
                  <w:lang w:val="en-GB"/>
                </w:rPr>
              </w:rPrChange>
            </w:rPr>
            <w:delText xml:space="preserve">The catchability coefficient </w:delText>
          </w:r>
        </w:del>
        <m:oMath>
          <m:r>
            <w:del w:id="340" w:author="Maria Alejandra Romero" w:date="2021-08-01T12:47:00Z">
              <w:rPr>
                <w:rFonts w:ascii="Cambria Math" w:hAnsi="Cambria Math" w:cs="Times New Roman"/>
                <w:color w:val="000000"/>
                <w:lang w:val="en-GB"/>
                <w:rPrChange w:id="341" w:author="Maria Alejandra Romero" w:date="2021-08-01T12:55:00Z">
                  <w:rPr>
                    <w:rFonts w:ascii="Cambria Math" w:hAnsi="Cambria Math" w:cs="Times New Roman"/>
                    <w:color w:val="000000"/>
                    <w:highlight w:val="yellow"/>
                    <w:lang w:val="en-GB"/>
                  </w:rPr>
                </w:rPrChange>
              </w:rPr>
              <m:t>q</m:t>
            </w:del>
          </m:r>
        </m:oMath>
        <w:moveTo w:id="342" w:author="Maria Alejandra Romero" w:date="2021-08-01T12:15:00Z">
          <w:del w:id="343" w:author="Maria Alejandra Romero" w:date="2021-08-01T12:47:00Z">
            <w:r w:rsidRPr="007115AE" w:rsidDel="00360D53">
              <w:rPr>
                <w:rFonts w:ascii="Times New Roman" w:eastAsiaTheme="minorEastAsia" w:hAnsi="Times New Roman" w:cs="Times New Roman"/>
                <w:color w:val="000000"/>
                <w:lang w:val="en-GB"/>
                <w:rPrChange w:id="344" w:author="Maria Alejandra Romero" w:date="2021-08-01T12:55:00Z">
                  <w:rPr>
                    <w:rFonts w:ascii="Times New Roman" w:eastAsiaTheme="minorEastAsia" w:hAnsi="Times New Roman" w:cs="Times New Roman"/>
                    <w:color w:val="000000"/>
                    <w:highlight w:val="yellow"/>
                    <w:lang w:val="en-GB"/>
                  </w:rPr>
                </w:rPrChange>
              </w:rPr>
              <w:delText xml:space="preserve"> was kept constant throughout the study period to avoid model over-parameterization and because </w:delText>
            </w:r>
          </w:del>
          <w:r w:rsidRPr="007115AE">
            <w:rPr>
              <w:rFonts w:ascii="Times New Roman" w:eastAsiaTheme="minorEastAsia" w:hAnsi="Times New Roman" w:cs="Times New Roman"/>
              <w:color w:val="000000"/>
              <w:lang w:val="en-GB"/>
              <w:rPrChange w:id="345" w:author="Maria Alejandra Romero" w:date="2021-08-01T12:55:00Z">
                <w:rPr>
                  <w:rFonts w:ascii="Times New Roman" w:eastAsiaTheme="minorEastAsia" w:hAnsi="Times New Roman" w:cs="Times New Roman"/>
                  <w:color w:val="000000"/>
                  <w:highlight w:val="yellow"/>
                  <w:lang w:val="en-GB"/>
                </w:rPr>
              </w:rPrChange>
            </w:rPr>
            <w:t>information about temporal variation</w:t>
          </w:r>
          <w:del w:id="346" w:author="Grant Adams" w:date="2021-08-02T16:03:00Z">
            <w:r w:rsidRPr="007115AE" w:rsidDel="00805B9F">
              <w:rPr>
                <w:rFonts w:ascii="Times New Roman" w:eastAsiaTheme="minorEastAsia" w:hAnsi="Times New Roman" w:cs="Times New Roman"/>
                <w:color w:val="000000"/>
                <w:lang w:val="en-GB"/>
                <w:rPrChange w:id="347" w:author="Maria Alejandra Romero" w:date="2021-08-01T12:55:00Z">
                  <w:rPr>
                    <w:rFonts w:ascii="Times New Roman" w:eastAsiaTheme="minorEastAsia" w:hAnsi="Times New Roman" w:cs="Times New Roman"/>
                    <w:color w:val="000000"/>
                    <w:highlight w:val="yellow"/>
                    <w:lang w:val="en-GB"/>
                  </w:rPr>
                </w:rPrChange>
              </w:rPr>
              <w:delText>s</w:delText>
            </w:r>
          </w:del>
          <w:r w:rsidRPr="007115AE">
            <w:rPr>
              <w:rFonts w:ascii="Times New Roman" w:eastAsiaTheme="minorEastAsia" w:hAnsi="Times New Roman" w:cs="Times New Roman"/>
              <w:color w:val="000000"/>
              <w:lang w:val="en-GB"/>
              <w:rPrChange w:id="348" w:author="Maria Alejandra Romero" w:date="2021-08-01T12:55:00Z">
                <w:rPr>
                  <w:rFonts w:ascii="Times New Roman" w:eastAsiaTheme="minorEastAsia" w:hAnsi="Times New Roman" w:cs="Times New Roman"/>
                  <w:color w:val="000000"/>
                  <w:highlight w:val="yellow"/>
                  <w:lang w:val="en-GB"/>
                </w:rPr>
              </w:rPrChange>
            </w:rPr>
            <w:t xml:space="preserve"> </w:t>
          </w:r>
        </w:moveTo>
        <w:ins w:id="349" w:author="Grant Adams" w:date="2021-08-02T16:03:00Z">
          <w:r w:rsidR="00805B9F">
            <w:rPr>
              <w:rFonts w:ascii="Times New Roman" w:eastAsiaTheme="minorEastAsia" w:hAnsi="Times New Roman" w:cs="Times New Roman"/>
              <w:color w:val="000000"/>
              <w:lang w:val="en-GB"/>
            </w:rPr>
            <w:t>in</w:t>
          </w:r>
        </w:ins>
        <w:moveTo w:id="350" w:author="Maria Alejandra Romero" w:date="2021-08-01T12:15:00Z">
          <w:del w:id="351" w:author="Grant Adams" w:date="2021-08-02T16:03:00Z">
            <w:r w:rsidRPr="007115AE" w:rsidDel="00805B9F">
              <w:rPr>
                <w:rFonts w:ascii="Times New Roman" w:eastAsiaTheme="minorEastAsia" w:hAnsi="Times New Roman" w:cs="Times New Roman"/>
                <w:color w:val="000000"/>
                <w:lang w:val="en-GB"/>
                <w:rPrChange w:id="352" w:author="Maria Alejandra Romero" w:date="2021-08-01T12:55:00Z">
                  <w:rPr>
                    <w:rFonts w:ascii="Times New Roman" w:eastAsiaTheme="minorEastAsia" w:hAnsi="Times New Roman" w:cs="Times New Roman"/>
                    <w:color w:val="000000"/>
                    <w:highlight w:val="yellow"/>
                    <w:lang w:val="en-GB"/>
                  </w:rPr>
                </w:rPrChange>
              </w:rPr>
              <w:delText>of</w:delText>
            </w:r>
          </w:del>
          <w:r w:rsidRPr="007115AE">
            <w:rPr>
              <w:rFonts w:ascii="Times New Roman" w:eastAsiaTheme="minorEastAsia" w:hAnsi="Times New Roman" w:cs="Times New Roman"/>
              <w:color w:val="000000"/>
              <w:lang w:val="en-GB"/>
              <w:rPrChange w:id="353" w:author="Maria Alejandra Romero" w:date="2021-08-01T12:55:00Z">
                <w:rPr>
                  <w:rFonts w:ascii="Times New Roman" w:eastAsiaTheme="minorEastAsia" w:hAnsi="Times New Roman" w:cs="Times New Roman"/>
                  <w:color w:val="000000"/>
                  <w:highlight w:val="yellow"/>
                  <w:lang w:val="en-GB"/>
                </w:rPr>
              </w:rPrChange>
            </w:rPr>
            <w:t xml:space="preserve"> the proportion of the population inside the survey area is not available to </w:t>
          </w:r>
        </w:moveTo>
        <w:ins w:id="354" w:author="Grant Adams" w:date="2021-08-02T16:03:00Z">
          <w:r w:rsidR="00805B9F">
            <w:rPr>
              <w:rFonts w:ascii="Times New Roman" w:eastAsiaTheme="minorEastAsia" w:hAnsi="Times New Roman" w:cs="Times New Roman"/>
              <w:color w:val="000000"/>
              <w:lang w:val="en-GB"/>
            </w:rPr>
            <w:t xml:space="preserve">better </w:t>
          </w:r>
        </w:ins>
        <w:moveTo w:id="355" w:author="Maria Alejandra Romero" w:date="2021-08-01T12:15:00Z">
          <w:del w:id="356" w:author="Maria Alejandra Romero" w:date="2021-08-01T12:50:00Z">
            <w:r w:rsidRPr="007115AE" w:rsidDel="00B87BE4">
              <w:rPr>
                <w:rFonts w:ascii="Times New Roman" w:eastAsiaTheme="minorEastAsia" w:hAnsi="Times New Roman" w:cs="Times New Roman"/>
                <w:color w:val="000000"/>
                <w:lang w:val="en-GB"/>
                <w:rPrChange w:id="357" w:author="Maria Alejandra Romero" w:date="2021-08-01T12:55:00Z">
                  <w:rPr>
                    <w:rFonts w:ascii="Times New Roman" w:eastAsiaTheme="minorEastAsia" w:hAnsi="Times New Roman" w:cs="Times New Roman"/>
                    <w:color w:val="000000"/>
                    <w:highlight w:val="yellow"/>
                    <w:lang w:val="en-GB"/>
                  </w:rPr>
                </w:rPrChange>
              </w:rPr>
              <w:delText>p</w:delText>
            </w:r>
          </w:del>
          <w:ins w:id="358" w:author="Maria Alejandra Romero" w:date="2021-08-01T12:50:00Z">
            <w:del w:id="359" w:author="Grant Adams" w:date="2021-08-02T16:03:00Z">
              <w:r w:rsidR="00B87BE4" w:rsidRPr="007115AE" w:rsidDel="00805B9F">
                <w:rPr>
                  <w:rFonts w:ascii="Times New Roman" w:eastAsiaTheme="minorEastAsia" w:hAnsi="Times New Roman" w:cs="Times New Roman"/>
                  <w:color w:val="000000"/>
                  <w:lang w:val="en-GB"/>
                  <w:rPrChange w:id="360" w:author="Maria Alejandra Romero" w:date="2021-08-01T12:55:00Z">
                    <w:rPr>
                      <w:rFonts w:ascii="Times New Roman" w:eastAsiaTheme="minorEastAsia" w:hAnsi="Times New Roman" w:cs="Times New Roman"/>
                      <w:color w:val="000000"/>
                      <w:highlight w:val="yellow"/>
                      <w:lang w:val="en-GB"/>
                    </w:rPr>
                  </w:rPrChange>
                </w:rPr>
                <w:delText>p</w:delText>
              </w:r>
            </w:del>
          </w:ins>
        </w:moveTo>
        <w:ins w:id="361" w:author="Maria Alejandra Romero" w:date="2021-08-01T12:50:00Z">
          <w:del w:id="362" w:author="Grant Adams" w:date="2021-08-02T16:03:00Z">
            <w:r w:rsidR="00B87BE4" w:rsidRPr="007115AE" w:rsidDel="00805B9F">
              <w:rPr>
                <w:rFonts w:ascii="Times New Roman" w:eastAsiaTheme="minorEastAsia" w:hAnsi="Times New Roman" w:cs="Times New Roman"/>
                <w:color w:val="000000"/>
                <w:lang w:val="en-GB"/>
                <w:rPrChange w:id="363" w:author="Maria Alejandra Romero" w:date="2021-08-01T12:55:00Z">
                  <w:rPr>
                    <w:rFonts w:ascii="Times New Roman" w:eastAsiaTheme="minorEastAsia" w:hAnsi="Times New Roman" w:cs="Times New Roman"/>
                    <w:color w:val="000000"/>
                    <w:highlight w:val="yellow"/>
                    <w:lang w:val="en-GB"/>
                  </w:rPr>
                </w:rPrChange>
              </w:rPr>
              <w:delText>arametrise</w:delText>
            </w:r>
          </w:del>
        </w:ins>
        <w:ins w:id="364" w:author="Grant Adams" w:date="2021-08-02T16:04:00Z">
          <w:r w:rsidR="00805B9F">
            <w:rPr>
              <w:rFonts w:ascii="Times New Roman" w:eastAsiaTheme="minorEastAsia" w:hAnsi="Times New Roman" w:cs="Times New Roman"/>
              <w:color w:val="000000"/>
              <w:lang w:val="en-GB"/>
            </w:rPr>
            <w:t>estimate</w:t>
          </w:r>
        </w:ins>
        <w:ins w:id="365" w:author="Maria Alejandra Romero" w:date="2021-08-01T12:47:00Z">
          <w:r w:rsidR="00703EFD" w:rsidRPr="007115AE">
            <w:rPr>
              <w:rFonts w:ascii="Times New Roman" w:eastAsiaTheme="minorEastAsia" w:hAnsi="Times New Roman" w:cs="Times New Roman"/>
              <w:color w:val="000000"/>
              <w:lang w:val="en-GB"/>
              <w:rPrChange w:id="366" w:author="Maria Alejandra Romero" w:date="2021-08-01T12:55:00Z">
                <w:rPr>
                  <w:rFonts w:ascii="Times New Roman" w:eastAsiaTheme="minorEastAsia" w:hAnsi="Times New Roman" w:cs="Times New Roman"/>
                  <w:color w:val="000000"/>
                  <w:highlight w:val="yellow"/>
                  <w:lang w:val="en-GB"/>
                </w:rPr>
              </w:rPrChange>
            </w:rPr>
            <w:t xml:space="preserve"> a </w:t>
          </w:r>
          <w:del w:id="367" w:author="Grant Adams" w:date="2021-08-02T16:04:00Z">
            <w:r w:rsidR="00703EFD" w:rsidRPr="007115AE" w:rsidDel="00805B9F">
              <w:rPr>
                <w:rFonts w:ascii="Times New Roman" w:eastAsiaTheme="minorEastAsia" w:hAnsi="Times New Roman" w:cs="Times New Roman"/>
                <w:color w:val="000000"/>
                <w:lang w:val="en-GB"/>
                <w:rPrChange w:id="368" w:author="Maria Alejandra Romero" w:date="2021-08-01T12:55:00Z">
                  <w:rPr>
                    <w:rFonts w:ascii="Times New Roman" w:eastAsiaTheme="minorEastAsia" w:hAnsi="Times New Roman" w:cs="Times New Roman"/>
                    <w:color w:val="000000"/>
                    <w:highlight w:val="yellow"/>
                    <w:lang w:val="en-GB"/>
                  </w:rPr>
                </w:rPrChange>
              </w:rPr>
              <w:delText>negative</w:delText>
            </w:r>
          </w:del>
        </w:ins>
        <w:ins w:id="369" w:author="Grant Adams" w:date="2021-08-02T16:04:00Z">
          <w:r w:rsidR="00805B9F">
            <w:rPr>
              <w:rFonts w:ascii="Times New Roman" w:eastAsiaTheme="minorEastAsia" w:hAnsi="Times New Roman" w:cs="Times New Roman"/>
              <w:color w:val="000000"/>
              <w:lang w:val="en-GB"/>
            </w:rPr>
            <w:t>trend in</w:t>
          </w:r>
        </w:ins>
        <w:ins w:id="370" w:author="Maria Alejandra Romero" w:date="2021-08-01T12:47:00Z">
          <w:r w:rsidR="00703EFD" w:rsidRPr="007115AE">
            <w:rPr>
              <w:rFonts w:ascii="Times New Roman" w:eastAsiaTheme="minorEastAsia" w:hAnsi="Times New Roman" w:cs="Times New Roman"/>
              <w:color w:val="000000"/>
              <w:lang w:val="en-GB"/>
              <w:rPrChange w:id="371" w:author="Maria Alejandra Romero" w:date="2021-08-01T12:55:00Z">
                <w:rPr>
                  <w:rFonts w:ascii="Times New Roman" w:eastAsiaTheme="minorEastAsia" w:hAnsi="Times New Roman" w:cs="Times New Roman"/>
                  <w:color w:val="000000"/>
                  <w:highlight w:val="yellow"/>
                  <w:lang w:val="en-GB"/>
                </w:rPr>
              </w:rPrChange>
            </w:rPr>
            <w:t xml:space="preserve"> </w:t>
          </w:r>
        </w:ins>
        <w:moveTo w:id="372" w:author="Maria Alejandra Romero" w:date="2021-08-01T12:15:00Z">
          <w:del w:id="373" w:author="Maria Alejandra Romero" w:date="2021-08-01T12:47:00Z">
            <w:r w:rsidRPr="007115AE" w:rsidDel="00703EFD">
              <w:rPr>
                <w:rFonts w:ascii="Times New Roman" w:eastAsiaTheme="minorEastAsia" w:hAnsi="Times New Roman" w:cs="Times New Roman"/>
                <w:color w:val="000000"/>
                <w:lang w:val="en-GB"/>
                <w:rPrChange w:id="374" w:author="Maria Alejandra Romero" w:date="2021-08-01T12:55:00Z">
                  <w:rPr>
                    <w:rFonts w:ascii="Times New Roman" w:eastAsiaTheme="minorEastAsia" w:hAnsi="Times New Roman" w:cs="Times New Roman"/>
                    <w:color w:val="000000"/>
                    <w:highlight w:val="yellow"/>
                    <w:lang w:val="en-GB"/>
                  </w:rPr>
                </w:rPrChange>
              </w:rPr>
              <w:delText xml:space="preserve">ropose </w:delText>
            </w:r>
            <w:r w:rsidRPr="007115AE" w:rsidDel="00703EFD">
              <w:rPr>
                <w:rFonts w:ascii="Times New Roman" w:hAnsi="Times New Roman" w:cs="Times New Roman"/>
                <w:lang w:val="en-US"/>
                <w:rPrChange w:id="375" w:author="Maria Alejandra Romero" w:date="2021-08-01T12:55:00Z">
                  <w:rPr>
                    <w:rFonts w:ascii="Times New Roman" w:hAnsi="Times New Roman" w:cs="Times New Roman"/>
                    <w:highlight w:val="yellow"/>
                    <w:lang w:val="en-US"/>
                  </w:rPr>
                </w:rPrChange>
              </w:rPr>
              <w:delText xml:space="preserve">time-blocked changes in </w:delText>
            </w:r>
          </w:del>
          <w:r w:rsidRPr="007115AE">
            <w:rPr>
              <w:rFonts w:ascii="Times New Roman" w:hAnsi="Times New Roman" w:cs="Times New Roman"/>
              <w:lang w:val="en-US"/>
              <w:rPrChange w:id="376" w:author="Maria Alejandra Romero" w:date="2021-08-01T12:55:00Z">
                <w:rPr>
                  <w:rFonts w:ascii="Times New Roman" w:hAnsi="Times New Roman" w:cs="Times New Roman"/>
                  <w:highlight w:val="yellow"/>
                  <w:lang w:val="en-US"/>
                </w:rPr>
              </w:rPrChange>
            </w:rPr>
            <w:t xml:space="preserve">catchability. </w:t>
          </w:r>
          <w:del w:id="377" w:author="Maria Alejandra Romero" w:date="2021-08-01T12:48:00Z">
            <w:r w:rsidRPr="007115AE" w:rsidDel="00074288">
              <w:rPr>
                <w:rFonts w:ascii="Times New Roman" w:hAnsi="Times New Roman" w:cs="Times New Roman"/>
                <w:lang w:val="en-US"/>
                <w:rPrChange w:id="378" w:author="Maria Alejandra Romero" w:date="2021-08-01T12:55:00Z">
                  <w:rPr>
                    <w:rFonts w:ascii="Times New Roman" w:hAnsi="Times New Roman" w:cs="Times New Roman"/>
                    <w:highlight w:val="yellow"/>
                    <w:lang w:val="en-US"/>
                  </w:rPr>
                </w:rPrChange>
              </w:rPr>
              <w:delText xml:space="preserve">Nevertheless, the estimated value of absolute abundance was in accordance with current census information [26]. </w:delText>
            </w:r>
          </w:del>
          <w:del w:id="379" w:author="Grant Adams" w:date="2021-08-02T16:05:00Z">
            <w:r w:rsidRPr="007115AE" w:rsidDel="00805B9F">
              <w:rPr>
                <w:rFonts w:ascii="Times New Roman" w:hAnsi="Times New Roman" w:cs="Times New Roman"/>
                <w:lang w:val="en-US"/>
                <w:rPrChange w:id="380" w:author="Maria Alejandra Romero" w:date="2021-08-01T12:55:00Z">
                  <w:rPr>
                    <w:rFonts w:ascii="Times New Roman" w:hAnsi="Times New Roman" w:cs="Times New Roman"/>
                    <w:highlight w:val="yellow"/>
                    <w:lang w:val="en-US"/>
                  </w:rPr>
                </w:rPrChange>
              </w:rPr>
              <w:delText>In the future, if</w:delText>
            </w:r>
          </w:del>
        </w:moveTo>
        <w:ins w:id="381" w:author="Grant Adams" w:date="2021-08-02T16:05:00Z">
          <w:r w:rsidR="00805B9F">
            <w:rPr>
              <w:rFonts w:ascii="Times New Roman" w:hAnsi="Times New Roman" w:cs="Times New Roman"/>
              <w:lang w:val="en-US"/>
            </w:rPr>
            <w:t>If</w:t>
          </w:r>
        </w:ins>
        <w:moveTo w:id="382" w:author="Maria Alejandra Romero" w:date="2021-08-01T12:15:00Z">
          <w:r w:rsidRPr="007115AE">
            <w:rPr>
              <w:rFonts w:ascii="Times New Roman" w:hAnsi="Times New Roman" w:cs="Times New Roman"/>
              <w:lang w:val="en-US"/>
              <w:rPrChange w:id="383" w:author="Maria Alejandra Romero" w:date="2021-08-01T12:55:00Z">
                <w:rPr>
                  <w:rFonts w:ascii="Times New Roman" w:hAnsi="Times New Roman" w:cs="Times New Roman"/>
                  <w:highlight w:val="yellow"/>
                  <w:lang w:val="en-US"/>
                </w:rPr>
              </w:rPrChange>
            </w:rPr>
            <w:t xml:space="preserve"> </w:t>
          </w:r>
          <w:del w:id="384" w:author="Grant Adams" w:date="2021-08-02T16:04:00Z">
            <w:r w:rsidRPr="007115AE" w:rsidDel="00805B9F">
              <w:rPr>
                <w:rFonts w:ascii="Times New Roman" w:hAnsi="Times New Roman" w:cs="Times New Roman"/>
                <w:lang w:val="en-US"/>
                <w:rPrChange w:id="385" w:author="Maria Alejandra Romero" w:date="2021-08-01T12:55:00Z">
                  <w:rPr>
                    <w:rFonts w:ascii="Times New Roman" w:hAnsi="Times New Roman" w:cs="Times New Roman"/>
                    <w:highlight w:val="yellow"/>
                    <w:lang w:val="en-US"/>
                  </w:rPr>
                </w:rPrChange>
              </w:rPr>
              <w:delText xml:space="preserve">the </w:delText>
            </w:r>
          </w:del>
          <w:r w:rsidRPr="007115AE">
            <w:rPr>
              <w:rFonts w:ascii="Times New Roman" w:hAnsi="Times New Roman" w:cs="Times New Roman"/>
              <w:lang w:val="en-US"/>
              <w:rPrChange w:id="386" w:author="Maria Alejandra Romero" w:date="2021-08-01T12:55:00Z">
                <w:rPr>
                  <w:rFonts w:ascii="Times New Roman" w:hAnsi="Times New Roman" w:cs="Times New Roman"/>
                  <w:highlight w:val="yellow"/>
                  <w:lang w:val="en-US"/>
                </w:rPr>
              </w:rPrChange>
            </w:rPr>
            <w:t>abundance in</w:t>
          </w:r>
        </w:moveTo>
        <w:ins w:id="387" w:author="Grant Adams" w:date="2021-08-02T16:04:00Z">
          <w:r w:rsidR="00805B9F">
            <w:rPr>
              <w:rFonts w:ascii="Times New Roman" w:hAnsi="Times New Roman" w:cs="Times New Roman"/>
              <w:lang w:val="en-US"/>
            </w:rPr>
            <w:t xml:space="preserve"> the</w:t>
          </w:r>
        </w:ins>
        <w:moveTo w:id="388" w:author="Maria Alejandra Romero" w:date="2021-08-01T12:15:00Z">
          <w:r w:rsidRPr="007115AE">
            <w:rPr>
              <w:rFonts w:ascii="Times New Roman" w:hAnsi="Times New Roman" w:cs="Times New Roman"/>
              <w:lang w:val="en-US"/>
              <w:rPrChange w:id="389" w:author="Maria Alejandra Romero" w:date="2021-08-01T12:55:00Z">
                <w:rPr>
                  <w:rFonts w:ascii="Times New Roman" w:hAnsi="Times New Roman" w:cs="Times New Roman"/>
                  <w:highlight w:val="yellow"/>
                  <w:lang w:val="en-US"/>
                </w:rPr>
              </w:rPrChange>
            </w:rPr>
            <w:t xml:space="preserve"> traditional breeding grounds remains stable over time</w:t>
          </w:r>
          <w:del w:id="390" w:author="Grant Adams" w:date="2021-08-02T16:04:00Z">
            <w:r w:rsidRPr="007115AE" w:rsidDel="00805B9F">
              <w:rPr>
                <w:rFonts w:ascii="Times New Roman" w:hAnsi="Times New Roman" w:cs="Times New Roman"/>
                <w:lang w:val="en-US"/>
                <w:rPrChange w:id="391" w:author="Maria Alejandra Romero" w:date="2021-08-01T12:55:00Z">
                  <w:rPr>
                    <w:rFonts w:ascii="Times New Roman" w:hAnsi="Times New Roman" w:cs="Times New Roman"/>
                    <w:highlight w:val="yellow"/>
                    <w:lang w:val="en-US"/>
                  </w:rPr>
                </w:rPrChange>
              </w:rPr>
              <w:delText>,</w:delText>
            </w:r>
          </w:del>
          <w:r w:rsidRPr="007115AE">
            <w:rPr>
              <w:rFonts w:ascii="Times New Roman" w:hAnsi="Times New Roman" w:cs="Times New Roman"/>
              <w:lang w:val="en-US"/>
              <w:rPrChange w:id="392" w:author="Maria Alejandra Romero" w:date="2021-08-01T12:55:00Z">
                <w:rPr>
                  <w:rFonts w:ascii="Times New Roman" w:hAnsi="Times New Roman" w:cs="Times New Roman"/>
                  <w:highlight w:val="yellow"/>
                  <w:lang w:val="en-US"/>
                </w:rPr>
              </w:rPrChange>
            </w:rPr>
            <w:t xml:space="preserve"> and the population continu</w:t>
          </w:r>
          <w:commentRangeStart w:id="393"/>
          <w:r w:rsidRPr="007115AE">
            <w:rPr>
              <w:rFonts w:ascii="Times New Roman" w:hAnsi="Times New Roman" w:cs="Times New Roman"/>
              <w:lang w:val="en-US"/>
              <w:rPrChange w:id="394" w:author="Maria Alejandra Romero" w:date="2021-08-01T12:55:00Z">
                <w:rPr>
                  <w:rFonts w:ascii="Times New Roman" w:hAnsi="Times New Roman" w:cs="Times New Roman"/>
                  <w:highlight w:val="yellow"/>
                  <w:lang w:val="en-US"/>
                </w:rPr>
              </w:rPrChange>
            </w:rPr>
            <w:t xml:space="preserve">es to increase </w:t>
          </w:r>
          <w:del w:id="395" w:author="Grant Adams" w:date="2021-08-02T16:05:00Z">
            <w:r w:rsidRPr="007115AE" w:rsidDel="00805B9F">
              <w:rPr>
                <w:rFonts w:ascii="Times New Roman" w:hAnsi="Times New Roman" w:cs="Times New Roman"/>
                <w:lang w:val="en-US"/>
                <w:rPrChange w:id="396" w:author="Maria Alejandra Romero" w:date="2021-08-01T12:55:00Z">
                  <w:rPr>
                    <w:rFonts w:ascii="Times New Roman" w:hAnsi="Times New Roman" w:cs="Times New Roman"/>
                    <w:highlight w:val="yellow"/>
                    <w:lang w:val="en-US"/>
                  </w:rPr>
                </w:rPrChange>
              </w:rPr>
              <w:delText>over</w:delText>
            </w:r>
          </w:del>
        </w:moveTo>
        <w:ins w:id="397" w:author="Grant Adams" w:date="2021-08-02T16:05:00Z">
          <w:r w:rsidR="00805B9F">
            <w:rPr>
              <w:rFonts w:ascii="Times New Roman" w:hAnsi="Times New Roman" w:cs="Times New Roman"/>
              <w:lang w:val="en-US"/>
            </w:rPr>
            <w:t>across</w:t>
          </w:r>
        </w:ins>
        <w:moveTo w:id="398" w:author="Maria Alejandra Romero" w:date="2021-08-01T12:15:00Z">
          <w:r w:rsidRPr="007115AE">
            <w:rPr>
              <w:rFonts w:ascii="Times New Roman" w:hAnsi="Times New Roman" w:cs="Times New Roman"/>
              <w:lang w:val="en-US"/>
              <w:rPrChange w:id="399" w:author="Maria Alejandra Romero" w:date="2021-08-01T12:55:00Z">
                <w:rPr>
                  <w:rFonts w:ascii="Times New Roman" w:hAnsi="Times New Roman" w:cs="Times New Roman"/>
                  <w:highlight w:val="yellow"/>
                  <w:lang w:val="en-US"/>
                </w:rPr>
              </w:rPrChange>
            </w:rPr>
            <w:t xml:space="preserve"> </w:t>
          </w:r>
          <w:del w:id="400" w:author="Grant Adams" w:date="2021-08-02T16:05:00Z">
            <w:r w:rsidRPr="007115AE" w:rsidDel="00805B9F">
              <w:rPr>
                <w:rFonts w:ascii="Times New Roman" w:hAnsi="Times New Roman" w:cs="Times New Roman"/>
                <w:lang w:val="en-US"/>
                <w:rPrChange w:id="401" w:author="Maria Alejandra Romero" w:date="2021-08-01T12:55:00Z">
                  <w:rPr>
                    <w:rFonts w:ascii="Times New Roman" w:hAnsi="Times New Roman" w:cs="Times New Roman"/>
                    <w:highlight w:val="yellow"/>
                    <w:lang w:val="en-US"/>
                  </w:rPr>
                </w:rPrChange>
              </w:rPr>
              <w:delText>the</w:delText>
            </w:r>
          </w:del>
        </w:moveTo>
        <w:proofErr w:type="spellStart"/>
        <w:ins w:id="402" w:author="Grant Adams" w:date="2021-08-02T16:05:00Z">
          <w:r w:rsidR="00805B9F">
            <w:rPr>
              <w:rFonts w:ascii="Times New Roman" w:hAnsi="Times New Roman" w:cs="Times New Roman"/>
              <w:lang w:val="en-US"/>
            </w:rPr>
            <w:t>it’s</w:t>
          </w:r>
        </w:ins>
        <w:proofErr w:type="spellEnd"/>
        <w:moveTo w:id="403" w:author="Maria Alejandra Romero" w:date="2021-08-01T12:15:00Z">
          <w:r w:rsidRPr="007115AE">
            <w:rPr>
              <w:rFonts w:ascii="Times New Roman" w:hAnsi="Times New Roman" w:cs="Times New Roman"/>
              <w:lang w:val="en-US"/>
              <w:rPrChange w:id="404" w:author="Maria Alejandra Romero" w:date="2021-08-01T12:55:00Z">
                <w:rPr>
                  <w:rFonts w:ascii="Times New Roman" w:hAnsi="Times New Roman" w:cs="Times New Roman"/>
                  <w:highlight w:val="yellow"/>
                  <w:lang w:val="en-US"/>
                </w:rPr>
              </w:rPrChange>
            </w:rPr>
            <w:t xml:space="preserve"> distribution</w:t>
          </w:r>
          <w:del w:id="405" w:author="Grant Adams" w:date="2021-08-02T16:05:00Z">
            <w:r w:rsidRPr="007115AE" w:rsidDel="00805B9F">
              <w:rPr>
                <w:rFonts w:ascii="Times New Roman" w:hAnsi="Times New Roman" w:cs="Times New Roman"/>
                <w:lang w:val="en-US"/>
                <w:rPrChange w:id="406" w:author="Maria Alejandra Romero" w:date="2021-08-01T12:55:00Z">
                  <w:rPr>
                    <w:rFonts w:ascii="Times New Roman" w:hAnsi="Times New Roman" w:cs="Times New Roman"/>
                    <w:highlight w:val="yellow"/>
                    <w:lang w:val="en-US"/>
                  </w:rPr>
                </w:rPrChange>
              </w:rPr>
              <w:delText xml:space="preserve"> area</w:delText>
            </w:r>
          </w:del>
        </w:moveTo>
        <w:commentRangeEnd w:id="393"/>
        <w:del w:id="407" w:author="Grant Adams" w:date="2021-08-02T16:05:00Z">
          <w:r w:rsidR="00805B9F" w:rsidDel="00805B9F">
            <w:rPr>
              <w:rStyle w:val="CommentReference"/>
            </w:rPr>
            <w:commentReference w:id="393"/>
          </w:r>
        </w:del>
        <w:moveTo w:id="408" w:author="Maria Alejandra Romero" w:date="2021-08-01T12:15:00Z">
          <w:r w:rsidRPr="007115AE">
            <w:rPr>
              <w:rFonts w:ascii="Times New Roman" w:hAnsi="Times New Roman" w:cs="Times New Roman"/>
              <w:lang w:val="en-US"/>
              <w:rPrChange w:id="409" w:author="Maria Alejandra Romero" w:date="2021-08-01T12:55:00Z">
                <w:rPr>
                  <w:rFonts w:ascii="Times New Roman" w:hAnsi="Times New Roman" w:cs="Times New Roman"/>
                  <w:highlight w:val="yellow"/>
                  <w:lang w:val="en-US"/>
                </w:rPr>
              </w:rPrChange>
            </w:rPr>
            <w:t xml:space="preserve">, </w:t>
          </w:r>
        </w:moveTo>
        <w:ins w:id="410" w:author="Grant Adams" w:date="2021-08-02T16:06:00Z">
          <w:r w:rsidR="00805B9F">
            <w:rPr>
              <w:rFonts w:ascii="Times New Roman" w:hAnsi="Times New Roman" w:cs="Times New Roman"/>
              <w:lang w:val="en-US"/>
            </w:rPr>
            <w:t xml:space="preserve">future studies should prioritize </w:t>
          </w:r>
        </w:ins>
        <w:ins w:id="411" w:author="Maria Alejandra Romero" w:date="2021-08-01T12:51:00Z">
          <w:r w:rsidR="00F87836" w:rsidRPr="00991EC7">
            <w:rPr>
              <w:rFonts w:ascii="Times New Roman" w:hAnsi="Times New Roman" w:cs="Times New Roman"/>
              <w:lang w:val="en-US"/>
            </w:rPr>
            <w:t xml:space="preserve">the generation of information </w:t>
          </w:r>
          <w:del w:id="412" w:author="Grant Adams" w:date="2021-08-02T16:06:00Z">
            <w:r w:rsidR="00F87836" w:rsidRPr="00991EC7" w:rsidDel="00805B9F">
              <w:rPr>
                <w:rFonts w:ascii="Times New Roman" w:hAnsi="Times New Roman" w:cs="Times New Roman"/>
                <w:lang w:val="en-US"/>
              </w:rPr>
              <w:delText xml:space="preserve">should be prioritized </w:delText>
            </w:r>
          </w:del>
          <w:r w:rsidR="00F87836" w:rsidRPr="00991EC7">
            <w:rPr>
              <w:rFonts w:ascii="Times New Roman" w:hAnsi="Times New Roman" w:cs="Times New Roman"/>
              <w:lang w:val="en-US"/>
            </w:rPr>
            <w:t xml:space="preserve">to estimate the trend </w:t>
          </w:r>
          <w:del w:id="413" w:author="Grant Adams" w:date="2021-08-02T16:06:00Z">
            <w:r w:rsidR="00F87836" w:rsidRPr="00991EC7" w:rsidDel="00805B9F">
              <w:rPr>
                <w:rFonts w:ascii="Times New Roman" w:hAnsi="Times New Roman" w:cs="Times New Roman"/>
                <w:lang w:val="en-US"/>
              </w:rPr>
              <w:delText>of this parameter</w:delText>
            </w:r>
          </w:del>
        </w:ins>
        <w:ins w:id="414" w:author="Grant Adams" w:date="2021-08-02T16:06:00Z">
          <w:r w:rsidR="00805B9F">
            <w:rPr>
              <w:rFonts w:ascii="Times New Roman" w:hAnsi="Times New Roman" w:cs="Times New Roman"/>
              <w:lang w:val="en-US"/>
            </w:rPr>
            <w:t>in catchability</w:t>
          </w:r>
        </w:ins>
        <w:ins w:id="415" w:author="Maria Alejandra Romero" w:date="2021-08-01T12:51:00Z">
          <w:r w:rsidR="00F87836" w:rsidRPr="00991EC7">
            <w:rPr>
              <w:rFonts w:ascii="Times New Roman" w:hAnsi="Times New Roman" w:cs="Times New Roman"/>
              <w:lang w:val="en-US"/>
            </w:rPr>
            <w:t>.</w:t>
          </w:r>
        </w:ins>
      </w:moveTo>
    </w:p>
    <w:p w14:paraId="12F6E2D4" w14:textId="5BFCD5ED" w:rsidR="00146E3E" w:rsidRPr="00423337" w:rsidDel="00CD1BEF" w:rsidRDefault="009E3576" w:rsidP="009E3576">
      <w:pPr>
        <w:autoSpaceDE w:val="0"/>
        <w:autoSpaceDN w:val="0"/>
        <w:adjustRightInd w:val="0"/>
        <w:spacing w:after="0" w:line="360" w:lineRule="auto"/>
        <w:ind w:firstLine="284"/>
        <w:rPr>
          <w:del w:id="416" w:author="Maria Alejandra Romero" w:date="2021-08-01T12:53:00Z"/>
          <w:moveTo w:id="417" w:author="Maria Alejandra Romero" w:date="2021-08-01T12:15:00Z"/>
          <w:rFonts w:ascii="Times New Roman" w:hAnsi="Times New Roman" w:cs="Times New Roman"/>
          <w:lang w:val="en-US"/>
          <w:rPrChange w:id="418" w:author="Maria Alejandra Romero" w:date="2021-08-01T12:55:00Z">
            <w:rPr>
              <w:del w:id="419" w:author="Maria Alejandra Romero" w:date="2021-08-01T12:53:00Z"/>
              <w:moveTo w:id="420" w:author="Maria Alejandra Romero" w:date="2021-08-01T12:15:00Z"/>
              <w:rFonts w:ascii="Times New Roman" w:hAnsi="Times New Roman" w:cs="Times New Roman"/>
              <w:highlight w:val="yellow"/>
              <w:lang w:val="en-US"/>
            </w:rPr>
          </w:rPrChange>
        </w:rPr>
      </w:pPr>
      <w:moveTo w:id="421" w:author="Maria Alejandra Romero" w:date="2021-08-01T12:15:00Z">
        <w:del w:id="422" w:author="Maria Alejandra Romero" w:date="2021-08-01T12:51:00Z">
          <w:r w:rsidRPr="00423337" w:rsidDel="00F87836">
            <w:rPr>
              <w:rFonts w:ascii="Times New Roman" w:hAnsi="Times New Roman" w:cs="Times New Roman"/>
              <w:lang w:val="en-US"/>
              <w:rPrChange w:id="423" w:author="Maria Alejandra Romero" w:date="2021-08-01T12:55:00Z">
                <w:rPr>
                  <w:rFonts w:ascii="Times New Roman" w:hAnsi="Times New Roman" w:cs="Times New Roman"/>
                  <w:highlight w:val="yellow"/>
                  <w:lang w:val="en-US"/>
                </w:rPr>
              </w:rPrChange>
            </w:rPr>
            <w:delText>certain concerns should be taken into account in relation to this parameter.</w:delText>
          </w:r>
        </w:del>
      </w:moveTo>
    </w:p>
    <w:p w14:paraId="2277C40D" w14:textId="0BF4B3D4" w:rsidR="009E3576" w:rsidRPr="00423337" w:rsidDel="00CD1BEF" w:rsidRDefault="009E3576" w:rsidP="009E3576">
      <w:pPr>
        <w:autoSpaceDE w:val="0"/>
        <w:autoSpaceDN w:val="0"/>
        <w:adjustRightInd w:val="0"/>
        <w:spacing w:after="0" w:line="360" w:lineRule="auto"/>
        <w:ind w:firstLine="284"/>
        <w:rPr>
          <w:del w:id="424" w:author="Maria Alejandra Romero" w:date="2021-08-01T12:53:00Z"/>
          <w:moveTo w:id="425" w:author="Maria Alejandra Romero" w:date="2021-08-01T12:15:00Z"/>
          <w:rFonts w:ascii="Times New Roman" w:hAnsi="Times New Roman" w:cs="Times New Roman"/>
          <w:lang w:val="en-US"/>
          <w:rPrChange w:id="426" w:author="Maria Alejandra Romero" w:date="2021-08-01T12:55:00Z">
            <w:rPr>
              <w:del w:id="427" w:author="Maria Alejandra Romero" w:date="2021-08-01T12:53:00Z"/>
              <w:moveTo w:id="428" w:author="Maria Alejandra Romero" w:date="2021-08-01T12:15:00Z"/>
              <w:rFonts w:ascii="Times New Roman" w:hAnsi="Times New Roman" w:cs="Times New Roman"/>
              <w:highlight w:val="yellow"/>
              <w:lang w:val="en-US"/>
            </w:rPr>
          </w:rPrChange>
        </w:rPr>
      </w:pPr>
    </w:p>
    <w:moveToRangeEnd w:id="333"/>
    <w:p w14:paraId="7BC6411B" w14:textId="0A3D1C7F" w:rsidR="009E3576" w:rsidRPr="00991EC7" w:rsidDel="00CD1BEF" w:rsidRDefault="009E3576" w:rsidP="00176B04">
      <w:pPr>
        <w:autoSpaceDE w:val="0"/>
        <w:autoSpaceDN w:val="0"/>
        <w:adjustRightInd w:val="0"/>
        <w:spacing w:after="0" w:line="360" w:lineRule="auto"/>
        <w:ind w:firstLine="284"/>
        <w:rPr>
          <w:del w:id="429" w:author="Maria Alejandra Romero" w:date="2021-08-01T12:53:00Z"/>
          <w:rFonts w:ascii="Times New Roman" w:hAnsi="Times New Roman" w:cs="Times New Roman"/>
          <w:color w:val="000000"/>
          <w:lang w:val="en-US"/>
        </w:rPr>
      </w:pPr>
    </w:p>
    <w:p w14:paraId="568116E5" w14:textId="2F8DA18C" w:rsidR="000A2DC5" w:rsidRDefault="00CE5353" w:rsidP="00176B04">
      <w:pPr>
        <w:autoSpaceDE w:val="0"/>
        <w:autoSpaceDN w:val="0"/>
        <w:adjustRightInd w:val="0"/>
        <w:spacing w:after="0" w:line="360" w:lineRule="auto"/>
        <w:ind w:firstLine="284"/>
        <w:rPr>
          <w:rFonts w:ascii="Times New Roman" w:hAnsi="Times New Roman" w:cs="Times New Roman"/>
          <w:color w:val="000000"/>
          <w:lang w:val="en-US"/>
        </w:rPr>
      </w:pPr>
      <w:ins w:id="430" w:author="Maria Alejandra Romero" w:date="2021-08-01T12:53:00Z">
        <w:r w:rsidRPr="00423337">
          <w:rPr>
            <w:rFonts w:ascii="Times New Roman" w:hAnsi="Times New Roman" w:cs="Times New Roman"/>
            <w:color w:val="000000"/>
            <w:lang w:val="en-US"/>
            <w:rPrChange w:id="431" w:author="Maria Alejandra Romero" w:date="2021-08-01T12:55:00Z">
              <w:rPr>
                <w:rFonts w:ascii="Times New Roman" w:hAnsi="Times New Roman" w:cs="Times New Roman"/>
                <w:color w:val="000000"/>
                <w:highlight w:val="yellow"/>
                <w:lang w:val="en-US"/>
              </w:rPr>
            </w:rPrChange>
          </w:rPr>
          <w:t>On the other han</w:t>
        </w:r>
      </w:ins>
      <w:ins w:id="432" w:author="Maria Alejandra Romero" w:date="2021-08-01T12:54:00Z">
        <w:r w:rsidR="0036356B" w:rsidRPr="00423337">
          <w:rPr>
            <w:rFonts w:ascii="Times New Roman" w:hAnsi="Times New Roman" w:cs="Times New Roman"/>
            <w:color w:val="000000"/>
            <w:lang w:val="en-US"/>
            <w:rPrChange w:id="433" w:author="Maria Alejandra Romero" w:date="2021-08-01T12:55:00Z">
              <w:rPr>
                <w:rFonts w:ascii="Times New Roman" w:hAnsi="Times New Roman" w:cs="Times New Roman"/>
                <w:color w:val="000000"/>
                <w:highlight w:val="yellow"/>
                <w:lang w:val="en-US"/>
              </w:rPr>
            </w:rPrChange>
          </w:rPr>
          <w:t>d</w:t>
        </w:r>
      </w:ins>
      <w:ins w:id="434" w:author="Maria Alejandra Romero" w:date="2021-08-01T12:53:00Z">
        <w:r w:rsidRPr="00423337">
          <w:rPr>
            <w:rFonts w:ascii="Times New Roman" w:hAnsi="Times New Roman" w:cs="Times New Roman"/>
            <w:color w:val="000000"/>
            <w:lang w:val="en-US"/>
            <w:rPrChange w:id="435" w:author="Maria Alejandra Romero" w:date="2021-08-01T12:55:00Z">
              <w:rPr>
                <w:rFonts w:ascii="Times New Roman" w:hAnsi="Times New Roman" w:cs="Times New Roman"/>
                <w:color w:val="000000"/>
                <w:highlight w:val="yellow"/>
                <w:lang w:val="en-US"/>
              </w:rPr>
            </w:rPrChange>
          </w:rPr>
          <w:t xml:space="preserve">, </w:t>
        </w:r>
      </w:ins>
      <w:del w:id="436" w:author="Maria Alejandra Romero" w:date="2021-08-01T12:53:00Z">
        <w:r w:rsidR="00C448B1" w:rsidRPr="00423337" w:rsidDel="00CE5353">
          <w:rPr>
            <w:rFonts w:ascii="Times New Roman" w:hAnsi="Times New Roman" w:cs="Times New Roman"/>
            <w:color w:val="000000"/>
            <w:lang w:val="en-US"/>
          </w:rPr>
          <w:delText>D</w:delText>
        </w:r>
      </w:del>
      <w:ins w:id="437" w:author="Maria Alejandra Romero" w:date="2021-08-01T12:53:00Z">
        <w:r w:rsidRPr="00423337">
          <w:rPr>
            <w:rFonts w:ascii="Times New Roman" w:hAnsi="Times New Roman" w:cs="Times New Roman"/>
            <w:color w:val="000000"/>
            <w:lang w:val="en-US"/>
            <w:rPrChange w:id="438" w:author="Maria Alejandra Romero" w:date="2021-08-01T12:55:00Z">
              <w:rPr>
                <w:rFonts w:ascii="Times New Roman" w:hAnsi="Times New Roman" w:cs="Times New Roman"/>
                <w:color w:val="000000"/>
                <w:highlight w:val="yellow"/>
                <w:lang w:val="en-US"/>
              </w:rPr>
            </w:rPrChange>
          </w:rPr>
          <w:t>d</w:t>
        </w:r>
      </w:ins>
      <w:r w:rsidR="00C448B1" w:rsidRPr="00991EC7">
        <w:rPr>
          <w:rFonts w:ascii="Times New Roman" w:hAnsi="Times New Roman" w:cs="Times New Roman"/>
          <w:color w:val="000000"/>
          <w:lang w:val="en-US"/>
        </w:rPr>
        <w:t>ifferent age- and sex-structured population</w:t>
      </w:r>
      <w:r w:rsidR="006E6632" w:rsidRPr="00A91977">
        <w:rPr>
          <w:rFonts w:ascii="Times New Roman" w:hAnsi="Times New Roman" w:cs="Times New Roman"/>
          <w:color w:val="000000"/>
          <w:lang w:val="en-US"/>
        </w:rPr>
        <w:t xml:space="preserve"> </w:t>
      </w:r>
      <w:r w:rsidR="00C448B1" w:rsidRPr="00A91977">
        <w:rPr>
          <w:rFonts w:ascii="Times New Roman" w:hAnsi="Times New Roman" w:cs="Times New Roman"/>
          <w:color w:val="000000"/>
          <w:lang w:val="en-US"/>
        </w:rPr>
        <w:t xml:space="preserve">dynamics models have been explored to identify the existence and cause of delayed density-dependent feedbacks in seven species of baleen whales (suborder </w:t>
      </w:r>
      <w:proofErr w:type="spellStart"/>
      <w:r w:rsidR="00C448B1" w:rsidRPr="00A91977">
        <w:rPr>
          <w:rFonts w:ascii="Times New Roman" w:hAnsi="Times New Roman" w:cs="Times New Roman"/>
          <w:color w:val="000000"/>
          <w:lang w:val="en-US"/>
        </w:rPr>
        <w:t>Mysticeti</w:t>
      </w:r>
      <w:proofErr w:type="spellEnd"/>
      <w:r w:rsidR="00C448B1" w:rsidRPr="00A91977">
        <w:rPr>
          <w:rFonts w:ascii="Times New Roman" w:hAnsi="Times New Roman" w:cs="Times New Roman"/>
          <w:color w:val="000000"/>
          <w:lang w:val="en-US"/>
        </w:rPr>
        <w:t>) [1</w:t>
      </w:r>
      <w:r w:rsidR="00790236">
        <w:rPr>
          <w:rFonts w:ascii="Times New Roman" w:hAnsi="Times New Roman" w:cs="Times New Roman"/>
          <w:color w:val="000000"/>
          <w:lang w:val="en-US"/>
        </w:rPr>
        <w:t>13</w:t>
      </w:r>
      <w:r w:rsidR="00C448B1" w:rsidRPr="00A91977">
        <w:rPr>
          <w:rFonts w:ascii="Times New Roman" w:hAnsi="Times New Roman" w:cs="Times New Roman"/>
          <w:color w:val="000000"/>
          <w:lang w:val="en-US"/>
        </w:rPr>
        <w:t>]. A model with a growth rate that is not fixed and is density-regulated by intraspecif</w:t>
      </w:r>
      <w:r w:rsidR="00C448B1" w:rsidRPr="00297A96">
        <w:rPr>
          <w:rFonts w:ascii="Times New Roman" w:hAnsi="Times New Roman" w:cs="Times New Roman"/>
          <w:color w:val="000000"/>
          <w:lang w:val="en-US"/>
        </w:rPr>
        <w:t xml:space="preserve">ic natural selection was the most plausible for </w:t>
      </w:r>
      <w:r w:rsidR="00C448B1" w:rsidRPr="00297A96">
        <w:rPr>
          <w:rFonts w:ascii="Times New Roman" w:hAnsi="Times New Roman" w:cs="Times New Roman"/>
          <w:color w:val="000000"/>
          <w:lang w:val="en-US"/>
        </w:rPr>
        <w:lastRenderedPageBreak/>
        <w:t>explaining the observed time lag. The selection-delayed model estimated higher rates of current growth for all species and a higher initial abundance for the SRW. These conclusions have implications on the co</w:t>
      </w:r>
      <w:r w:rsidR="00C448B1" w:rsidRPr="00EB09FF">
        <w:rPr>
          <w:rFonts w:ascii="Times New Roman" w:hAnsi="Times New Roman" w:cs="Times New Roman"/>
          <w:color w:val="000000"/>
          <w:lang w:val="en-US"/>
        </w:rPr>
        <w:t>nservation status of the species and should be explored in future assessments of the SRW population from the southwestern Atlantic Ocean. At the same time, the present analysis did not account for other possible low anthropic impacts—</w:t>
      </w:r>
      <w:r w:rsidR="00C448B1" w:rsidRPr="00EB09FF">
        <w:rPr>
          <w:rFonts w:ascii="Times New Roman" w:hAnsi="Times New Roman" w:cs="Times New Roman"/>
          <w:i/>
          <w:iCs/>
          <w:color w:val="000000"/>
          <w:lang w:val="en-US"/>
        </w:rPr>
        <w:t>e.g</w:t>
      </w:r>
      <w:r w:rsidR="00C448B1" w:rsidRPr="00EB09FF">
        <w:rPr>
          <w:rFonts w:ascii="Times New Roman" w:hAnsi="Times New Roman" w:cs="Times New Roman"/>
          <w:color w:val="000000"/>
          <w:lang w:val="en-US"/>
        </w:rPr>
        <w:t>., habitat degradation, ship strikes, entanglement, kelp seagull harassment, impact of man-made debris—that would probably lead 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species</w:t>
      </w:r>
      <w:del w:id="439" w:author="Maria Alejandra Romero" w:date="2021-07-27T22:25:00Z">
        <w:r w:rsidR="00C448B1" w:rsidRPr="00423337" w:rsidDel="008B35A4">
          <w:rPr>
            <w:rFonts w:ascii="Times New Roman" w:hAnsi="Times New Roman" w:cs="Times New Roman"/>
            <w:color w:val="000000"/>
            <w:lang w:val="en-US"/>
          </w:rPr>
          <w:delText>'s</w:delText>
        </w:r>
      </w:del>
      <w:r w:rsidR="00C448B1" w:rsidRPr="00423337">
        <w:rPr>
          <w:rFonts w:ascii="Times New Roman" w:hAnsi="Times New Roman" w:cs="Times New Roman"/>
          <w:color w:val="000000"/>
          <w:lang w:val="en-US"/>
        </w:rPr>
        <w:t xml:space="preserve">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1FFF4846"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 xml:space="preserve">The SRW is recovering from severe </w:t>
      </w:r>
      <w:proofErr w:type="gramStart"/>
      <w:r w:rsidRPr="001B50A5">
        <w:rPr>
          <w:rFonts w:ascii="Times New Roman" w:hAnsi="Times New Roman" w:cs="Times New Roman"/>
          <w:color w:val="000000"/>
          <w:lang w:val="en-US"/>
        </w:rPr>
        <w:t>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w:t>
      </w:r>
      <w:proofErr w:type="gramEnd"/>
      <w:r w:rsidRPr="001B50A5">
        <w:rPr>
          <w:rFonts w:ascii="Times New Roman" w:hAnsi="Times New Roman" w:cs="Times New Roman"/>
          <w:color w:val="000000"/>
          <w:lang w:val="en-US"/>
        </w:rPr>
        <w:t xml:space="preserve">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del w:id="440" w:author="Maria Alejandra Romero" w:date="2021-07-31T22:37:00Z">
        <w:r w:rsidR="00C6371B" w:rsidDel="00B77CE7">
          <w:rPr>
            <w:rFonts w:ascii="Times New Roman" w:hAnsi="Times New Roman" w:cs="Times New Roman"/>
            <w:color w:val="000000"/>
            <w:lang w:val="en-US"/>
          </w:rPr>
          <w:delText xml:space="preserve"> with respect to </w:delText>
        </w:r>
        <w:r w:rsidRPr="001B50A5" w:rsidDel="00B77CE7">
          <w:rPr>
            <w:rFonts w:ascii="Times New Roman" w:hAnsi="Times New Roman" w:cs="Times New Roman"/>
            <w:color w:val="000000"/>
            <w:lang w:val="en-US"/>
          </w:rPr>
          <w:delText>biological realism</w:delText>
        </w:r>
      </w:del>
      <w:r w:rsidRPr="001B50A5">
        <w:rPr>
          <w:rFonts w:ascii="Times New Roman" w:hAnsi="Times New Roman" w:cs="Times New Roman"/>
          <w:color w:val="000000"/>
          <w:lang w:val="en-US"/>
        </w:rPr>
        <w:t xml:space="preserve">.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w:t>
      </w:r>
      <w:ins w:id="441" w:author="Maria Alejandra Romero" w:date="2021-07-31T22:37:00Z">
        <w:r w:rsidR="005A2209">
          <w:rPr>
            <w:rFonts w:ascii="Times New Roman" w:hAnsi="Times New Roman" w:cs="Times New Roman"/>
            <w:color w:val="000000"/>
            <w:lang w:val="en-US"/>
          </w:rPr>
          <w:t xml:space="preserve"> and</w:t>
        </w:r>
      </w:ins>
      <w:del w:id="442" w:author="Maria Alejandra Romero" w:date="2021-07-31T22:37:00Z">
        <w:r w:rsidRPr="001B50A5" w:rsidDel="005A2209">
          <w:rPr>
            <w:rFonts w:ascii="Times New Roman" w:hAnsi="Times New Roman" w:cs="Times New Roman"/>
            <w:color w:val="000000"/>
            <w:lang w:val="en-US"/>
          </w:rPr>
          <w:delText>,</w:delText>
        </w:r>
      </w:del>
      <w:r w:rsidRPr="001B50A5">
        <w:rPr>
          <w:rFonts w:ascii="Times New Roman" w:hAnsi="Times New Roman" w:cs="Times New Roman"/>
          <w:color w:val="000000"/>
          <w:lang w:val="en-US"/>
        </w:rPr>
        <w:t xml:space="preserve"> </w:t>
      </w:r>
      <w:del w:id="443" w:author="Maria Alejandra Romero" w:date="2021-07-31T22:37:00Z">
        <w:r w:rsidRPr="001B50A5" w:rsidDel="005A2209">
          <w:rPr>
            <w:rFonts w:ascii="Times New Roman" w:hAnsi="Times New Roman" w:cs="Times New Roman"/>
            <w:color w:val="000000"/>
            <w:lang w:val="en-US"/>
          </w:rPr>
          <w:delText xml:space="preserve">additional </w:delText>
        </w:r>
      </w:del>
      <w:r w:rsidRPr="001B50A5">
        <w:rPr>
          <w:rFonts w:ascii="Times New Roman" w:hAnsi="Times New Roman" w:cs="Times New Roman"/>
          <w:color w:val="000000"/>
          <w:lang w:val="en-US"/>
        </w:rPr>
        <w:t>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w:t>
      </w:r>
      <w:del w:id="444" w:author="Maria Alejandra Romero" w:date="2021-07-31T22:37:00Z">
        <w:r w:rsidRPr="001B50A5" w:rsidDel="00165099">
          <w:rPr>
            <w:rFonts w:ascii="Times New Roman" w:hAnsi="Times New Roman" w:cs="Times New Roman"/>
            <w:color w:val="000000"/>
            <w:lang w:val="en-US"/>
          </w:rPr>
          <w:delText xml:space="preserve">bottleneck size, </w:delText>
        </w:r>
      </w:del>
      <w:r w:rsidRPr="001B50A5">
        <w:rPr>
          <w:rFonts w:ascii="Times New Roman" w:hAnsi="Times New Roman" w:cs="Times New Roman"/>
          <w:lang w:val="en-US"/>
        </w:rPr>
        <w:t>mark-recapture data</w:t>
      </w:r>
      <w:ins w:id="445" w:author="Maria Alejandra Romero" w:date="2021-08-01T13:01:00Z">
        <w:r w:rsidR="008C4BF6">
          <w:rPr>
            <w:rFonts w:ascii="Times New Roman" w:hAnsi="Times New Roman" w:cs="Times New Roman"/>
            <w:lang w:val="en-US"/>
          </w:rPr>
          <w:t>, catchability</w:t>
        </w:r>
        <w:r w:rsidR="00D11B6F">
          <w:rPr>
            <w:rFonts w:ascii="Times New Roman" w:hAnsi="Times New Roman" w:cs="Times New Roman"/>
            <w:lang w:val="en-US"/>
          </w:rPr>
          <w:t xml:space="preserve"> trend</w:t>
        </w:r>
      </w:ins>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t xml:space="preserve">Data Availability </w:t>
      </w:r>
    </w:p>
    <w:p w14:paraId="057086D8" w14:textId="458E883C" w:rsidR="007657C0" w:rsidRDefault="00F44801" w:rsidP="007657C0">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 xml:space="preserve">data generated or </w:t>
      </w:r>
      <w:proofErr w:type="spellStart"/>
      <w:r w:rsidRPr="00F44801">
        <w:rPr>
          <w:rFonts w:ascii="Times New Roman" w:hAnsi="Times New Roman" w:cs="Times New Roman"/>
          <w:lang w:val="en-US"/>
        </w:rPr>
        <w:t>analy</w:t>
      </w:r>
      <w:r w:rsidR="0004024D">
        <w:rPr>
          <w:rFonts w:ascii="Times New Roman" w:hAnsi="Times New Roman" w:cs="Times New Roman"/>
          <w:lang w:val="en-US"/>
        </w:rPr>
        <w:t>s</w:t>
      </w:r>
      <w:r w:rsidRPr="00F44801">
        <w:rPr>
          <w:rFonts w:ascii="Times New Roman" w:hAnsi="Times New Roman" w:cs="Times New Roman"/>
          <w:lang w:val="en-US"/>
        </w:rPr>
        <w:t>ed</w:t>
      </w:r>
      <w:proofErr w:type="spellEnd"/>
      <w:r w:rsidRPr="00F44801">
        <w:rPr>
          <w:rFonts w:ascii="Times New Roman" w:hAnsi="Times New Roman" w:cs="Times New Roman"/>
          <w:lang w:val="en-US"/>
        </w:rPr>
        <w:t xml:space="preserve"> during this study are included in this published article (and its Supplementary Information files).</w:t>
      </w:r>
      <w:ins w:id="446" w:author="Maria Alejandra Romero" w:date="2021-07-27T15:29:00Z">
        <w:r w:rsidR="0033331C">
          <w:rPr>
            <w:rFonts w:ascii="Times New Roman" w:hAnsi="Times New Roman" w:cs="Times New Roman"/>
            <w:lang w:val="en-US"/>
          </w:rPr>
          <w:t xml:space="preserve"> </w:t>
        </w:r>
      </w:ins>
      <w:ins w:id="447" w:author="Maria Alejandra Romero" w:date="2021-08-01T13:02:00Z">
        <w:r w:rsidR="00947C6B" w:rsidRPr="00947C6B">
          <w:rPr>
            <w:rFonts w:ascii="Times New Roman" w:hAnsi="Times New Roman" w:cs="Times New Roman"/>
            <w:lang w:val="en-US"/>
          </w:rPr>
          <w:t xml:space="preserve">The </w:t>
        </w:r>
      </w:ins>
      <w:ins w:id="448" w:author="Maria Alejandra Romero" w:date="2021-08-01T13:03:00Z">
        <w:r w:rsidR="00947C6B" w:rsidRPr="007657C0">
          <w:rPr>
            <w:rFonts w:ascii="Times New Roman" w:hAnsi="Times New Roman" w:cs="Times New Roman"/>
            <w:lang w:val="en-US"/>
          </w:rPr>
          <w:t>Model runs</w:t>
        </w:r>
        <w:r w:rsidR="00947C6B">
          <w:rPr>
            <w:rFonts w:ascii="Times New Roman" w:hAnsi="Times New Roman" w:cs="Times New Roman"/>
            <w:lang w:val="en-US"/>
          </w:rPr>
          <w:t xml:space="preserve">, </w:t>
        </w:r>
        <w:r w:rsidR="00947C6B" w:rsidRPr="007657C0">
          <w:rPr>
            <w:rFonts w:ascii="Times New Roman" w:hAnsi="Times New Roman" w:cs="Times New Roman"/>
            <w:lang w:val="en-US"/>
          </w:rPr>
          <w:t>data</w:t>
        </w:r>
        <w:r w:rsidR="00947C6B" w:rsidRPr="00947C6B">
          <w:rPr>
            <w:rFonts w:ascii="Times New Roman" w:hAnsi="Times New Roman" w:cs="Times New Roman"/>
            <w:lang w:val="en-US"/>
          </w:rPr>
          <w:t xml:space="preserve"> </w:t>
        </w:r>
        <w:r w:rsidR="00947C6B">
          <w:rPr>
            <w:rFonts w:ascii="Times New Roman" w:hAnsi="Times New Roman" w:cs="Times New Roman"/>
            <w:lang w:val="en-US"/>
          </w:rPr>
          <w:t xml:space="preserve">and </w:t>
        </w:r>
      </w:ins>
      <w:ins w:id="449" w:author="Maria Alejandra Romero" w:date="2021-08-01T13:02:00Z">
        <w:r w:rsidR="00947C6B" w:rsidRPr="00947C6B">
          <w:rPr>
            <w:rFonts w:ascii="Times New Roman" w:hAnsi="Times New Roman" w:cs="Times New Roman"/>
            <w:lang w:val="en-US"/>
          </w:rPr>
          <w:t xml:space="preserve">R code used in all population modelling can be found on </w:t>
        </w:r>
      </w:ins>
      <w:ins w:id="450" w:author="Maria Alejandra Romero" w:date="2021-08-01T13:03:00Z">
        <w:r w:rsidR="00947C6B" w:rsidRPr="00947C6B">
          <w:rPr>
            <w:rFonts w:ascii="Times New Roman" w:hAnsi="Times New Roman" w:cs="Times New Roman"/>
            <w:lang w:val="en-US"/>
          </w:rPr>
          <w:t>GitHub</w:t>
        </w:r>
        <w:r w:rsidR="00947C6B">
          <w:rPr>
            <w:rFonts w:ascii="Times New Roman" w:hAnsi="Times New Roman" w:cs="Times New Roman"/>
            <w:lang w:val="en-US"/>
          </w:rPr>
          <w:t xml:space="preserve"> (</w:t>
        </w:r>
        <w:r w:rsidR="00E01FB2">
          <w:rPr>
            <w:rFonts w:ascii="Times New Roman" w:hAnsi="Times New Roman" w:cs="Times New Roman"/>
            <w:lang w:val="en-US"/>
          </w:rPr>
          <w:fldChar w:fldCharType="begin"/>
        </w:r>
        <w:r w:rsidR="00E01FB2">
          <w:rPr>
            <w:rFonts w:ascii="Times New Roman" w:hAnsi="Times New Roman" w:cs="Times New Roman"/>
            <w:lang w:val="en-US"/>
          </w:rPr>
          <w:instrText xml:space="preserve"> HYPERLINK "</w:instrText>
        </w:r>
        <w:r w:rsidR="00E01FB2" w:rsidRPr="007657C0">
          <w:rPr>
            <w:rFonts w:ascii="Times New Roman" w:hAnsi="Times New Roman" w:cs="Times New Roman"/>
            <w:lang w:val="en-US"/>
          </w:rPr>
          <w:instrText>https://github.com/SW-atlantic-right-whale-2021-assessment/RightwhaleRuns</w:instrText>
        </w:r>
        <w:r w:rsidR="00E01FB2">
          <w:rPr>
            <w:rFonts w:ascii="Times New Roman" w:hAnsi="Times New Roman" w:cs="Times New Roman"/>
            <w:lang w:val="en-US"/>
          </w:rPr>
          <w:instrText xml:space="preserve">" </w:instrText>
        </w:r>
        <w:r w:rsidR="00E01FB2">
          <w:rPr>
            <w:rFonts w:ascii="Times New Roman" w:hAnsi="Times New Roman" w:cs="Times New Roman"/>
            <w:lang w:val="en-US"/>
          </w:rPr>
          <w:fldChar w:fldCharType="separate"/>
        </w:r>
        <w:r w:rsidR="00E01FB2" w:rsidRPr="006250FF">
          <w:rPr>
            <w:rStyle w:val="Hyperlink"/>
            <w:rFonts w:ascii="Times New Roman" w:hAnsi="Times New Roman" w:cs="Times New Roman"/>
            <w:lang w:val="en-US"/>
          </w:rPr>
          <w:t>https://github.com/SW-atlantic-right-whale-2021-assessment/RightwhaleRuns</w:t>
        </w:r>
        <w:r w:rsidR="00E01FB2">
          <w:rPr>
            <w:rFonts w:ascii="Times New Roman" w:hAnsi="Times New Roman" w:cs="Times New Roman"/>
            <w:lang w:val="en-US"/>
          </w:rPr>
          <w:fldChar w:fldCharType="end"/>
        </w:r>
        <w:r w:rsidR="00947C6B">
          <w:rPr>
            <w:rFonts w:ascii="Times New Roman" w:hAnsi="Times New Roman" w:cs="Times New Roman"/>
            <w:lang w:val="en-US"/>
          </w:rPr>
          <w:t>)</w:t>
        </w:r>
        <w:r w:rsidR="00E01FB2">
          <w:rPr>
            <w:rFonts w:ascii="Times New Roman" w:hAnsi="Times New Roman" w:cs="Times New Roman"/>
            <w:lang w:val="en-US"/>
          </w:rPr>
          <w:t xml:space="preserve">. </w:t>
        </w:r>
      </w:ins>
      <w:ins w:id="451" w:author="Maria Alejandra Romero" w:date="2021-08-01T13:04:00Z">
        <w:r w:rsidR="00817D0B" w:rsidRPr="00817D0B">
          <w:rPr>
            <w:rFonts w:ascii="Times New Roman" w:hAnsi="Times New Roman" w:cs="Times New Roman"/>
            <w:lang w:val="en-US"/>
          </w:rPr>
          <w:t xml:space="preserve">An </w:t>
        </w:r>
        <w:r w:rsidR="00817D0B">
          <w:rPr>
            <w:rFonts w:ascii="Times New Roman" w:hAnsi="Times New Roman" w:cs="Times New Roman"/>
            <w:lang w:val="en-US"/>
          </w:rPr>
          <w:t>R</w:t>
        </w:r>
        <w:r w:rsidR="00817D0B" w:rsidRPr="00817D0B">
          <w:rPr>
            <w:rFonts w:ascii="Times New Roman" w:hAnsi="Times New Roman" w:cs="Times New Roman"/>
            <w:lang w:val="en-US"/>
          </w:rPr>
          <w:t xml:space="preserve"> package developed to implement the SIR model is also available on GitHub</w:t>
        </w:r>
        <w:r w:rsidR="00817D0B">
          <w:rPr>
            <w:rFonts w:ascii="Times New Roman" w:hAnsi="Times New Roman" w:cs="Times New Roman"/>
            <w:lang w:val="en-US"/>
          </w:rPr>
          <w:t xml:space="preserve"> (</w:t>
        </w:r>
      </w:ins>
      <w:ins w:id="452" w:author="Maria Alejandra Romero" w:date="2021-07-27T17:32:00Z">
        <w:r w:rsidR="007657C0" w:rsidRPr="00297A96">
          <w:rPr>
            <w:rFonts w:ascii="Times New Roman" w:hAnsi="Times New Roman" w:cs="Times New Roman"/>
            <w:lang w:val="en-US"/>
          </w:rPr>
          <w:t>R Package: https://github.com/SW-atlantic-right-whale-2021-assessment/StateSpaceSIR</w:t>
        </w:r>
      </w:ins>
      <w:ins w:id="453" w:author="Maria Alejandra Romero" w:date="2021-08-01T13:04:00Z">
        <w:r w:rsidR="00817D0B">
          <w:rPr>
            <w:rFonts w:ascii="Times New Roman" w:hAnsi="Times New Roman" w:cs="Times New Roman"/>
            <w:lang w:val="en-US"/>
          </w:rPr>
          <w:t>).</w:t>
        </w:r>
      </w:ins>
      <w:ins w:id="454" w:author="Maria Alejandra Romero" w:date="2021-07-27T17:32:00Z">
        <w:r w:rsidR="007657C0" w:rsidRPr="007657C0">
          <w:rPr>
            <w:rFonts w:ascii="Times New Roman" w:hAnsi="Times New Roman" w:cs="Times New Roman"/>
            <w:lang w:val="en-US"/>
          </w:rPr>
          <w:t xml:space="preserve"> </w:t>
        </w:r>
      </w:ins>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61857B2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1. Hutchinson, G. E. </w:t>
      </w:r>
      <w:r>
        <w:rPr>
          <w:rFonts w:ascii="Times New Roman" w:hAnsi="Times New Roman" w:cs="Times New Roman"/>
          <w:i/>
          <w:iCs/>
          <w:lang w:val="en-US"/>
        </w:rPr>
        <w:t>An introduction to Population Ecology</w:t>
      </w:r>
      <w:r>
        <w:rPr>
          <w:rFonts w:ascii="Times New Roman" w:hAnsi="Times New Roman" w:cs="Times New Roman"/>
          <w:lang w:val="en-US"/>
        </w:rPr>
        <w:t>. (New Haven: Yale University, 1978).</w:t>
      </w:r>
    </w:p>
    <w:p w14:paraId="58D1F4A9"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2. </w:t>
      </w:r>
      <w:proofErr w:type="spellStart"/>
      <w:r>
        <w:rPr>
          <w:rFonts w:ascii="Times New Roman" w:hAnsi="Times New Roman" w:cs="Times New Roman"/>
          <w:lang w:val="en-US"/>
        </w:rPr>
        <w:t>Erb</w:t>
      </w:r>
      <w:proofErr w:type="spellEnd"/>
      <w:r>
        <w:rPr>
          <w:rFonts w:ascii="Times New Roman" w:hAnsi="Times New Roman" w:cs="Times New Roman"/>
          <w:lang w:val="en-US"/>
        </w:rPr>
        <w:t xml:space="preserve">, J., Boyce, M. S. &amp; </w:t>
      </w:r>
      <w:proofErr w:type="spellStart"/>
      <w:r>
        <w:rPr>
          <w:rFonts w:ascii="Times New Roman" w:hAnsi="Times New Roman" w:cs="Times New Roman"/>
          <w:lang w:val="en-US"/>
        </w:rPr>
        <w:t>Stenseth</w:t>
      </w:r>
      <w:proofErr w:type="spellEnd"/>
      <w:r>
        <w:rPr>
          <w:rFonts w:ascii="Times New Roman" w:hAnsi="Times New Roman" w:cs="Times New Roman"/>
          <w:lang w:val="en-US"/>
        </w:rPr>
        <w:t>, N. C. Population dynamics of large and small mammals. </w:t>
      </w:r>
      <w:r>
        <w:rPr>
          <w:rFonts w:ascii="Times New Roman" w:hAnsi="Times New Roman" w:cs="Times New Roman"/>
          <w:i/>
          <w:iCs/>
          <w:lang w:val="en-US"/>
        </w:rPr>
        <w:t>Oikos</w:t>
      </w:r>
      <w:r>
        <w:rPr>
          <w:rFonts w:ascii="Times New Roman" w:hAnsi="Times New Roman" w:cs="Times New Roman"/>
          <w:lang w:val="en-US"/>
        </w:rPr>
        <w:t> </w:t>
      </w:r>
      <w:r>
        <w:rPr>
          <w:rFonts w:ascii="Times New Roman" w:hAnsi="Times New Roman" w:cs="Times New Roman"/>
          <w:b/>
          <w:bCs/>
          <w:lang w:val="en-US"/>
        </w:rPr>
        <w:t>92</w:t>
      </w:r>
      <w:r>
        <w:rPr>
          <w:rFonts w:ascii="Times New Roman" w:hAnsi="Times New Roman" w:cs="Times New Roman"/>
          <w:lang w:val="en-US"/>
        </w:rPr>
        <w:t>, 3-12 (2001).</w:t>
      </w:r>
    </w:p>
    <w:p w14:paraId="09A3D66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3. Gaillard, J. M., Festa-</w:t>
      </w:r>
      <w:proofErr w:type="spellStart"/>
      <w:r>
        <w:rPr>
          <w:rFonts w:ascii="Times New Roman" w:hAnsi="Times New Roman" w:cs="Times New Roman"/>
          <w:lang w:val="en-US"/>
        </w:rPr>
        <w:t>Bianchet</w:t>
      </w:r>
      <w:proofErr w:type="spellEnd"/>
      <w:r>
        <w:rPr>
          <w:rFonts w:ascii="Times New Roman" w:hAnsi="Times New Roman" w:cs="Times New Roman"/>
          <w:lang w:val="en-US"/>
        </w:rPr>
        <w:t xml:space="preserve">, M. &amp; </w:t>
      </w:r>
      <w:proofErr w:type="spellStart"/>
      <w:r>
        <w:rPr>
          <w:rFonts w:ascii="Times New Roman" w:hAnsi="Times New Roman" w:cs="Times New Roman"/>
          <w:lang w:val="en-US"/>
        </w:rPr>
        <w:t>Yoccoz</w:t>
      </w:r>
      <w:proofErr w:type="spellEnd"/>
      <w:r>
        <w:rPr>
          <w:rFonts w:ascii="Times New Roman" w:hAnsi="Times New Roman" w:cs="Times New Roman"/>
          <w:lang w:val="en-US"/>
        </w:rPr>
        <w:t>, N. G. Population dynamics of large herbivores: variable recruitment with constant adult survival. </w:t>
      </w:r>
      <w:r>
        <w:rPr>
          <w:rFonts w:ascii="Times New Roman" w:hAnsi="Times New Roman" w:cs="Times New Roman"/>
          <w:i/>
          <w:iCs/>
          <w:lang w:val="en-US"/>
        </w:rPr>
        <w:t xml:space="preserve">Trends Ecol. </w:t>
      </w:r>
      <w:proofErr w:type="spellStart"/>
      <w:r>
        <w:rPr>
          <w:rFonts w:ascii="Times New Roman" w:hAnsi="Times New Roman" w:cs="Times New Roman"/>
          <w:i/>
          <w:iCs/>
          <w:lang w:val="en-US"/>
        </w:rPr>
        <w:t>Evol</w:t>
      </w:r>
      <w:proofErr w:type="spellEnd"/>
      <w:r>
        <w:rPr>
          <w:rFonts w:ascii="Times New Roman" w:hAnsi="Times New Roman" w:cs="Times New Roman"/>
          <w:i/>
          <w:iCs/>
          <w:lang w:val="en-US"/>
        </w:rPr>
        <w:t>.</w:t>
      </w:r>
      <w:r>
        <w:rPr>
          <w:rFonts w:ascii="Times New Roman" w:hAnsi="Times New Roman" w:cs="Times New Roman"/>
          <w:lang w:val="en-US"/>
        </w:rPr>
        <w:t> </w:t>
      </w:r>
      <w:r>
        <w:rPr>
          <w:rFonts w:ascii="Times New Roman" w:hAnsi="Times New Roman" w:cs="Times New Roman"/>
          <w:b/>
          <w:bCs/>
          <w:lang w:val="en-US"/>
        </w:rPr>
        <w:t>13</w:t>
      </w:r>
      <w:r>
        <w:rPr>
          <w:rFonts w:ascii="Times New Roman" w:hAnsi="Times New Roman" w:cs="Times New Roman"/>
          <w:lang w:val="en-US"/>
        </w:rPr>
        <w:t>, 58-63 (1998).</w:t>
      </w:r>
    </w:p>
    <w:p w14:paraId="6D65138B"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4. Dennis, B., </w:t>
      </w:r>
      <w:proofErr w:type="spellStart"/>
      <w:r>
        <w:rPr>
          <w:rFonts w:ascii="Times New Roman" w:hAnsi="Times New Roman" w:cs="Times New Roman"/>
          <w:lang w:val="en-US"/>
        </w:rPr>
        <w:t>Ponciano</w:t>
      </w:r>
      <w:proofErr w:type="spellEnd"/>
      <w:r>
        <w:rPr>
          <w:rFonts w:ascii="Times New Roman" w:hAnsi="Times New Roman" w:cs="Times New Roman"/>
          <w:lang w:val="en-US"/>
        </w:rPr>
        <w:t xml:space="preserve">, J. M., </w:t>
      </w:r>
      <w:proofErr w:type="spellStart"/>
      <w:r>
        <w:rPr>
          <w:rFonts w:ascii="Times New Roman" w:hAnsi="Times New Roman" w:cs="Times New Roman"/>
          <w:lang w:val="en-US"/>
        </w:rPr>
        <w:t>Lele</w:t>
      </w:r>
      <w:proofErr w:type="spellEnd"/>
      <w:r>
        <w:rPr>
          <w:rFonts w:ascii="Times New Roman" w:hAnsi="Times New Roman" w:cs="Times New Roman"/>
          <w:lang w:val="en-US"/>
        </w:rPr>
        <w:t>, S. R., Taper, M. L. &amp; Staples, D. F. Estimating density dependence, process noise, and observation error. </w:t>
      </w:r>
      <w:r>
        <w:rPr>
          <w:rFonts w:ascii="Times New Roman" w:hAnsi="Times New Roman" w:cs="Times New Roman"/>
          <w:i/>
          <w:iCs/>
          <w:lang w:val="en-US"/>
        </w:rPr>
        <w:t xml:space="preserve">Ecol. </w:t>
      </w:r>
      <w:proofErr w:type="spellStart"/>
      <w:r>
        <w:rPr>
          <w:rFonts w:ascii="Times New Roman" w:hAnsi="Times New Roman" w:cs="Times New Roman"/>
          <w:i/>
          <w:iCs/>
          <w:lang w:val="en-US"/>
        </w:rPr>
        <w:t>Monogr</w:t>
      </w:r>
      <w:proofErr w:type="spellEnd"/>
      <w:r>
        <w:rPr>
          <w:rFonts w:ascii="Times New Roman" w:hAnsi="Times New Roman" w:cs="Times New Roman"/>
          <w:i/>
          <w:iCs/>
          <w:lang w:val="en-US"/>
        </w:rPr>
        <w:t>.</w:t>
      </w:r>
      <w:r>
        <w:rPr>
          <w:rFonts w:ascii="Times New Roman" w:hAnsi="Times New Roman" w:cs="Times New Roman"/>
          <w:lang w:val="en-US"/>
        </w:rPr>
        <w:t> </w:t>
      </w:r>
      <w:r>
        <w:rPr>
          <w:rFonts w:ascii="Times New Roman" w:hAnsi="Times New Roman" w:cs="Times New Roman"/>
          <w:b/>
          <w:bCs/>
          <w:lang w:val="en-US"/>
        </w:rPr>
        <w:t>76</w:t>
      </w:r>
      <w:r>
        <w:rPr>
          <w:rFonts w:ascii="Times New Roman" w:hAnsi="Times New Roman" w:cs="Times New Roman"/>
          <w:lang w:val="en-US"/>
        </w:rPr>
        <w:t>, 323-341 (2006).</w:t>
      </w:r>
    </w:p>
    <w:p w14:paraId="59ABAB7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5. Rockwood, L. L. </w:t>
      </w:r>
      <w:r>
        <w:rPr>
          <w:rFonts w:ascii="Times New Roman" w:hAnsi="Times New Roman" w:cs="Times New Roman"/>
          <w:i/>
          <w:iCs/>
          <w:lang w:val="en-US"/>
        </w:rPr>
        <w:t>Introduction to Population Ecology</w:t>
      </w:r>
      <w:r>
        <w:rPr>
          <w:rFonts w:ascii="Times New Roman" w:hAnsi="Times New Roman" w:cs="Times New Roman"/>
          <w:lang w:val="en-US"/>
        </w:rPr>
        <w:t xml:space="preserve"> (John Wiley &amp; Sons, 2015).</w:t>
      </w:r>
    </w:p>
    <w:p w14:paraId="29DCCFE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6. </w:t>
      </w:r>
      <w:proofErr w:type="spellStart"/>
      <w:r>
        <w:rPr>
          <w:rFonts w:ascii="Times New Roman" w:hAnsi="Times New Roman" w:cs="Times New Roman"/>
          <w:lang w:val="en-US"/>
        </w:rPr>
        <w:t>Caughley</w:t>
      </w:r>
      <w:proofErr w:type="spellEnd"/>
      <w:r>
        <w:rPr>
          <w:rFonts w:ascii="Times New Roman" w:hAnsi="Times New Roman" w:cs="Times New Roman"/>
          <w:lang w:val="en-US"/>
        </w:rPr>
        <w:t>, G. Directions in conservation biology. </w:t>
      </w:r>
      <w:r>
        <w:rPr>
          <w:rFonts w:ascii="Times New Roman" w:hAnsi="Times New Roman" w:cs="Times New Roman"/>
          <w:i/>
          <w:iCs/>
          <w:lang w:val="en-US"/>
        </w:rPr>
        <w:t>J. Anim. Ecol.</w:t>
      </w:r>
      <w:r>
        <w:rPr>
          <w:rFonts w:ascii="Times New Roman" w:hAnsi="Times New Roman" w:cs="Times New Roman"/>
          <w:lang w:val="en-US"/>
        </w:rPr>
        <w:t xml:space="preserve"> </w:t>
      </w:r>
      <w:r>
        <w:rPr>
          <w:rFonts w:ascii="Times New Roman" w:hAnsi="Times New Roman" w:cs="Times New Roman"/>
          <w:b/>
          <w:bCs/>
          <w:lang w:val="en-US"/>
        </w:rPr>
        <w:t>63</w:t>
      </w:r>
      <w:r>
        <w:rPr>
          <w:rFonts w:ascii="Times New Roman" w:hAnsi="Times New Roman" w:cs="Times New Roman"/>
          <w:lang w:val="en-US"/>
        </w:rPr>
        <w:t>, 215-244 (1994).</w:t>
      </w:r>
    </w:p>
    <w:p w14:paraId="172110E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7. Hoffmann, M., </w:t>
      </w:r>
      <w:r>
        <w:rPr>
          <w:rFonts w:ascii="Times New Roman" w:hAnsi="Times New Roman" w:cs="Times New Roman"/>
          <w:i/>
          <w:iCs/>
          <w:lang w:val="en-US"/>
        </w:rPr>
        <w:t>et al.</w:t>
      </w:r>
      <w:r>
        <w:rPr>
          <w:rFonts w:ascii="Times New Roman" w:hAnsi="Times New Roman" w:cs="Times New Roman"/>
          <w:lang w:val="en-US"/>
        </w:rPr>
        <w:t xml:space="preserve"> The impact of conservation on the status of the world’s vertebrates. </w:t>
      </w:r>
      <w:r>
        <w:rPr>
          <w:rFonts w:ascii="Times New Roman" w:hAnsi="Times New Roman" w:cs="Times New Roman"/>
          <w:i/>
          <w:iCs/>
          <w:lang w:val="en-US"/>
        </w:rPr>
        <w:t>Science</w:t>
      </w:r>
      <w:r>
        <w:rPr>
          <w:rFonts w:ascii="Times New Roman" w:hAnsi="Times New Roman" w:cs="Times New Roman"/>
          <w:lang w:val="en-US"/>
        </w:rPr>
        <w:t xml:space="preserve"> </w:t>
      </w:r>
      <w:r>
        <w:rPr>
          <w:rFonts w:ascii="Times New Roman" w:hAnsi="Times New Roman" w:cs="Times New Roman"/>
          <w:b/>
          <w:bCs/>
          <w:lang w:val="en-US"/>
        </w:rPr>
        <w:t>330</w:t>
      </w:r>
      <w:r>
        <w:rPr>
          <w:rFonts w:ascii="Times New Roman" w:hAnsi="Times New Roman" w:cs="Times New Roman"/>
          <w:lang w:val="en-US"/>
        </w:rPr>
        <w:t>, 1503-1509 (2010).</w:t>
      </w:r>
    </w:p>
    <w:p w14:paraId="6A9195E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8. </w:t>
      </w:r>
      <w:r>
        <w:rPr>
          <w:rFonts w:ascii="Times New Roman" w:hAnsi="Times New Roman" w:cs="Times New Roman"/>
          <w:color w:val="auto"/>
          <w:sz w:val="22"/>
          <w:szCs w:val="22"/>
          <w:lang w:val="en-US"/>
        </w:rPr>
        <w:t xml:space="preserve">Ripple, W. J.,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Collapse of the world’s largest herbivores. </w:t>
      </w:r>
      <w:r>
        <w:rPr>
          <w:rFonts w:ascii="Times New Roman" w:hAnsi="Times New Roman" w:cs="Times New Roman"/>
          <w:i/>
          <w:iCs/>
          <w:color w:val="auto"/>
          <w:sz w:val="22"/>
          <w:szCs w:val="22"/>
          <w:lang w:val="en-US"/>
        </w:rPr>
        <w:t>Sci. Adv.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w:t>
      </w:r>
      <w:r>
        <w:rPr>
          <w:rFonts w:ascii="Times New Roman" w:hAnsi="Times New Roman" w:cs="Times New Roman"/>
          <w:color w:val="auto"/>
          <w:sz w:val="22"/>
          <w:szCs w:val="22"/>
          <w:lang w:val="en-US"/>
        </w:rPr>
        <w:t>, e1400103 (2015).</w:t>
      </w:r>
    </w:p>
    <w:p w14:paraId="6E2FA22A"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 </w:t>
      </w:r>
      <w:r>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346D25C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 </w:t>
      </w:r>
      <w:proofErr w:type="spellStart"/>
      <w:r>
        <w:rPr>
          <w:rFonts w:ascii="Times New Roman" w:hAnsi="Times New Roman" w:cs="Times New Roman"/>
          <w:lang w:val="en-US"/>
        </w:rPr>
        <w:t>Clapham</w:t>
      </w:r>
      <w:proofErr w:type="spellEnd"/>
      <w:r>
        <w:rPr>
          <w:rFonts w:ascii="Times New Roman" w:hAnsi="Times New Roman" w:cs="Times New Roman"/>
          <w:lang w:val="en-US"/>
        </w:rPr>
        <w:t>, P. J., &amp; Baker, C. S. Whaling, modern in </w:t>
      </w:r>
      <w:r>
        <w:rPr>
          <w:rFonts w:ascii="Times New Roman" w:hAnsi="Times New Roman" w:cs="Times New Roman"/>
          <w:i/>
          <w:iCs/>
          <w:lang w:val="en-US"/>
        </w:rPr>
        <w:t>Encyclopedia of marine mammals</w:t>
      </w:r>
      <w:r>
        <w:rPr>
          <w:rFonts w:ascii="Times New Roman" w:hAnsi="Times New Roman" w:cs="Times New Roman"/>
          <w:lang w:val="en-US"/>
        </w:rPr>
        <w:t xml:space="preserve"> (eds. Perrin, W. F., </w:t>
      </w:r>
      <w:proofErr w:type="spellStart"/>
      <w:r>
        <w:rPr>
          <w:rFonts w:ascii="Times New Roman" w:hAnsi="Times New Roman" w:cs="Times New Roman"/>
          <w:lang w:val="en-US"/>
        </w:rPr>
        <w:t>Würsig</w:t>
      </w:r>
      <w:proofErr w:type="spellEnd"/>
      <w:r>
        <w:rPr>
          <w:rFonts w:ascii="Times New Roman" w:hAnsi="Times New Roman" w:cs="Times New Roman"/>
          <w:lang w:val="en-US"/>
        </w:rPr>
        <w:t xml:space="preserve">, B. &amp; </w:t>
      </w:r>
      <w:proofErr w:type="spellStart"/>
      <w:r>
        <w:rPr>
          <w:rFonts w:ascii="Times New Roman" w:hAnsi="Times New Roman" w:cs="Times New Roman"/>
          <w:lang w:val="en-US"/>
        </w:rPr>
        <w:t>Thewissen</w:t>
      </w:r>
      <w:proofErr w:type="spellEnd"/>
      <w:r>
        <w:rPr>
          <w:rFonts w:ascii="Times New Roman" w:hAnsi="Times New Roman" w:cs="Times New Roman"/>
          <w:lang w:val="en-US"/>
        </w:rPr>
        <w:t>, J. G. M.) 1070-1074 (Academic Press, 2018).</w:t>
      </w:r>
    </w:p>
    <w:p w14:paraId="5A4E711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11.</w:t>
      </w:r>
      <w:r>
        <w:rPr>
          <w:rFonts w:ascii="Times New Roman" w:hAnsi="Times New Roman" w:cs="Times New Roman"/>
          <w:color w:val="auto"/>
          <w:sz w:val="22"/>
          <w:szCs w:val="22"/>
          <w:lang w:val="en-US"/>
        </w:rPr>
        <w:t xml:space="preserve"> Reeves, R. R. The origins and character of ‘aboriginal subsistence’ whaling: a global review. </w:t>
      </w:r>
      <w:proofErr w:type="spellStart"/>
      <w:r>
        <w:rPr>
          <w:rFonts w:ascii="Times New Roman" w:hAnsi="Times New Roman" w:cs="Times New Roman"/>
          <w:i/>
          <w:iCs/>
          <w:color w:val="auto"/>
          <w:sz w:val="22"/>
          <w:szCs w:val="22"/>
          <w:lang w:val="en-US"/>
        </w:rPr>
        <w:t>Mamm</w:t>
      </w:r>
      <w:proofErr w:type="spellEnd"/>
      <w:r>
        <w:rPr>
          <w:rFonts w:ascii="Times New Roman" w:hAnsi="Times New Roman" w:cs="Times New Roman"/>
          <w:i/>
          <w:iCs/>
          <w:color w:val="auto"/>
          <w:sz w:val="22"/>
          <w:szCs w:val="22"/>
          <w:lang w:val="en-US"/>
        </w:rPr>
        <w:t>. Rev</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32</w:t>
      </w:r>
      <w:r>
        <w:rPr>
          <w:rFonts w:ascii="Times New Roman" w:hAnsi="Times New Roman" w:cs="Times New Roman"/>
          <w:color w:val="auto"/>
          <w:sz w:val="22"/>
          <w:szCs w:val="22"/>
          <w:lang w:val="en-US"/>
        </w:rPr>
        <w:t>, 71-106 (2002).</w:t>
      </w:r>
    </w:p>
    <w:p w14:paraId="0E559BF5"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12. Reeves, R. R. Hunting of marine mammals in </w:t>
      </w:r>
      <w:r>
        <w:rPr>
          <w:rFonts w:ascii="Times New Roman" w:hAnsi="Times New Roman" w:cs="Times New Roman"/>
          <w:i/>
          <w:iCs/>
          <w:color w:val="auto"/>
          <w:sz w:val="22"/>
          <w:szCs w:val="22"/>
          <w:lang w:val="en-US"/>
        </w:rPr>
        <w:t>Encyclopedia of marine mammals</w:t>
      </w:r>
      <w:r>
        <w:rPr>
          <w:rFonts w:ascii="Times New Roman" w:hAnsi="Times New Roman" w:cs="Times New Roman"/>
          <w:color w:val="auto"/>
          <w:sz w:val="22"/>
          <w:szCs w:val="22"/>
          <w:lang w:val="en-US"/>
        </w:rPr>
        <w:t xml:space="preserve"> </w:t>
      </w:r>
      <w:r>
        <w:rPr>
          <w:rFonts w:ascii="Times New Roman" w:hAnsi="Times New Roman" w:cs="Times New Roman"/>
          <w:sz w:val="22"/>
          <w:szCs w:val="22"/>
          <w:lang w:val="en-US"/>
        </w:rPr>
        <w:t xml:space="preserve">(eds. Perrin, W. F., </w:t>
      </w:r>
      <w:proofErr w:type="spellStart"/>
      <w:r>
        <w:rPr>
          <w:rFonts w:ascii="Times New Roman" w:hAnsi="Times New Roman" w:cs="Times New Roman"/>
          <w:sz w:val="22"/>
          <w:szCs w:val="22"/>
          <w:lang w:val="en-US"/>
        </w:rPr>
        <w:t>Würsig</w:t>
      </w:r>
      <w:proofErr w:type="spellEnd"/>
      <w:r>
        <w:rPr>
          <w:rFonts w:ascii="Times New Roman" w:hAnsi="Times New Roman" w:cs="Times New Roman"/>
          <w:sz w:val="22"/>
          <w:szCs w:val="22"/>
          <w:lang w:val="en-US"/>
        </w:rPr>
        <w:t xml:space="preserve">, B. &amp; </w:t>
      </w:r>
      <w:proofErr w:type="spellStart"/>
      <w:r>
        <w:rPr>
          <w:rFonts w:ascii="Times New Roman" w:hAnsi="Times New Roman" w:cs="Times New Roman"/>
          <w:sz w:val="22"/>
          <w:szCs w:val="22"/>
          <w:lang w:val="en-US"/>
        </w:rPr>
        <w:t>Thewissen</w:t>
      </w:r>
      <w:proofErr w:type="spellEnd"/>
      <w:r>
        <w:rPr>
          <w:rFonts w:ascii="Times New Roman" w:hAnsi="Times New Roman" w:cs="Times New Roman"/>
          <w:sz w:val="22"/>
          <w:szCs w:val="22"/>
          <w:lang w:val="en-US"/>
        </w:rPr>
        <w:t xml:space="preserve">, J. G. M.) </w:t>
      </w:r>
      <w:r>
        <w:rPr>
          <w:rFonts w:ascii="Times New Roman" w:hAnsi="Times New Roman" w:cs="Times New Roman"/>
          <w:color w:val="auto"/>
          <w:sz w:val="22"/>
          <w:szCs w:val="22"/>
          <w:lang w:val="en-US"/>
        </w:rPr>
        <w:t>585-588 (Academic Press, 2009).</w:t>
      </w:r>
    </w:p>
    <w:p w14:paraId="054CD19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13. </w:t>
      </w:r>
      <w:proofErr w:type="spellStart"/>
      <w:r>
        <w:rPr>
          <w:rFonts w:ascii="Times New Roman" w:hAnsi="Times New Roman" w:cs="Times New Roman"/>
          <w:color w:val="auto"/>
          <w:sz w:val="22"/>
          <w:szCs w:val="22"/>
          <w:lang w:val="en-US"/>
        </w:rPr>
        <w:t>Magera</w:t>
      </w:r>
      <w:proofErr w:type="spellEnd"/>
      <w:r>
        <w:rPr>
          <w:rFonts w:ascii="Times New Roman" w:hAnsi="Times New Roman" w:cs="Times New Roman"/>
          <w:color w:val="auto"/>
          <w:sz w:val="22"/>
          <w:szCs w:val="22"/>
          <w:lang w:val="en-US"/>
        </w:rPr>
        <w:t xml:space="preserve">, A. M., </w:t>
      </w:r>
      <w:proofErr w:type="spellStart"/>
      <w:r>
        <w:rPr>
          <w:rFonts w:ascii="Times New Roman" w:hAnsi="Times New Roman" w:cs="Times New Roman"/>
          <w:color w:val="auto"/>
          <w:sz w:val="22"/>
          <w:szCs w:val="22"/>
          <w:lang w:val="en-US"/>
        </w:rPr>
        <w:t>Flemming</w:t>
      </w:r>
      <w:proofErr w:type="spellEnd"/>
      <w:r>
        <w:rPr>
          <w:rFonts w:ascii="Times New Roman" w:hAnsi="Times New Roman" w:cs="Times New Roman"/>
          <w:color w:val="auto"/>
          <w:sz w:val="22"/>
          <w:szCs w:val="22"/>
          <w:lang w:val="en-US"/>
        </w:rPr>
        <w:t xml:space="preserve">, J. E. M., </w:t>
      </w:r>
      <w:proofErr w:type="spellStart"/>
      <w:r>
        <w:rPr>
          <w:rFonts w:ascii="Times New Roman" w:hAnsi="Times New Roman" w:cs="Times New Roman"/>
          <w:color w:val="auto"/>
          <w:sz w:val="22"/>
          <w:szCs w:val="22"/>
          <w:lang w:val="en-US"/>
        </w:rPr>
        <w:t>Kaschner</w:t>
      </w:r>
      <w:proofErr w:type="spellEnd"/>
      <w:r>
        <w:rPr>
          <w:rFonts w:ascii="Times New Roman" w:hAnsi="Times New Roman" w:cs="Times New Roman"/>
          <w:color w:val="auto"/>
          <w:sz w:val="22"/>
          <w:szCs w:val="22"/>
          <w:lang w:val="en-US"/>
        </w:rPr>
        <w:t xml:space="preserve">, K., Christensen, L. B. &amp; </w:t>
      </w:r>
      <w:proofErr w:type="spellStart"/>
      <w:r>
        <w:rPr>
          <w:rFonts w:ascii="Times New Roman" w:hAnsi="Times New Roman" w:cs="Times New Roman"/>
          <w:color w:val="auto"/>
          <w:sz w:val="22"/>
          <w:szCs w:val="22"/>
          <w:lang w:val="en-US"/>
        </w:rPr>
        <w:t>Lotze</w:t>
      </w:r>
      <w:proofErr w:type="spellEnd"/>
      <w:r>
        <w:rPr>
          <w:rFonts w:ascii="Times New Roman" w:hAnsi="Times New Roman" w:cs="Times New Roman"/>
          <w:color w:val="auto"/>
          <w:sz w:val="22"/>
          <w:szCs w:val="22"/>
          <w:lang w:val="en-US"/>
        </w:rPr>
        <w:t>, H. K. Recovery trends in marine mammal populations. </w:t>
      </w:r>
      <w:proofErr w:type="spellStart"/>
      <w:r>
        <w:rPr>
          <w:rFonts w:ascii="Times New Roman" w:hAnsi="Times New Roman" w:cs="Times New Roman"/>
          <w:i/>
          <w:iCs/>
          <w:color w:val="auto"/>
          <w:sz w:val="22"/>
          <w:szCs w:val="22"/>
          <w:lang w:val="en-US"/>
        </w:rPr>
        <w:t>PLoS</w:t>
      </w:r>
      <w:proofErr w:type="spellEnd"/>
      <w:r>
        <w:rPr>
          <w:rFonts w:ascii="Times New Roman" w:hAnsi="Times New Roman" w:cs="Times New Roman"/>
          <w:i/>
          <w:iCs/>
          <w:color w:val="auto"/>
          <w:sz w:val="22"/>
          <w:szCs w:val="22"/>
          <w:lang w:val="en-US"/>
        </w:rPr>
        <w:t xml:space="preserve"> One</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w:t>
      </w:r>
      <w:r>
        <w:rPr>
          <w:rFonts w:ascii="Times New Roman" w:hAnsi="Times New Roman" w:cs="Times New Roman"/>
          <w:color w:val="auto"/>
          <w:sz w:val="22"/>
          <w:szCs w:val="22"/>
          <w:lang w:val="en-US"/>
        </w:rPr>
        <w:t>, e77908 (2013).</w:t>
      </w:r>
    </w:p>
    <w:p w14:paraId="6F120BB6"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14. </w:t>
      </w:r>
      <w:r>
        <w:rPr>
          <w:rFonts w:ascii="Times New Roman" w:hAnsi="Times New Roman" w:cs="Times New Roman"/>
          <w:color w:val="auto"/>
          <w:sz w:val="22"/>
          <w:szCs w:val="22"/>
          <w:lang w:val="en-US"/>
        </w:rPr>
        <w:t xml:space="preserve">Tulloch, V. J., </w:t>
      </w:r>
      <w:proofErr w:type="spellStart"/>
      <w:r>
        <w:rPr>
          <w:rFonts w:ascii="Times New Roman" w:hAnsi="Times New Roman" w:cs="Times New Roman"/>
          <w:color w:val="auto"/>
          <w:sz w:val="22"/>
          <w:szCs w:val="22"/>
          <w:lang w:val="en-US"/>
        </w:rPr>
        <w:t>Plagányi</w:t>
      </w:r>
      <w:proofErr w:type="spellEnd"/>
      <w:r>
        <w:rPr>
          <w:rFonts w:ascii="Times New Roman" w:hAnsi="Times New Roman" w:cs="Times New Roman"/>
          <w:color w:val="auto"/>
          <w:sz w:val="22"/>
          <w:szCs w:val="22"/>
          <w:lang w:val="en-US"/>
        </w:rPr>
        <w:t xml:space="preserve">, É. E., </w:t>
      </w:r>
      <w:proofErr w:type="spellStart"/>
      <w:r>
        <w:rPr>
          <w:rFonts w:ascii="Times New Roman" w:hAnsi="Times New Roman" w:cs="Times New Roman"/>
          <w:color w:val="auto"/>
          <w:sz w:val="22"/>
          <w:szCs w:val="22"/>
          <w:lang w:val="en-US"/>
        </w:rPr>
        <w:t>Matear</w:t>
      </w:r>
      <w:proofErr w:type="spellEnd"/>
      <w:r>
        <w:rPr>
          <w:rFonts w:ascii="Times New Roman" w:hAnsi="Times New Roman" w:cs="Times New Roman"/>
          <w:color w:val="auto"/>
          <w:sz w:val="22"/>
          <w:szCs w:val="22"/>
          <w:lang w:val="en-US"/>
        </w:rPr>
        <w:t>, R., Brown, C. J. &amp; Richardson, A. J. Ecosystem modelling to quantify the impact of historical whaling on Southern Hemisphere baleen whales. </w:t>
      </w:r>
      <w:r>
        <w:rPr>
          <w:rFonts w:ascii="Times New Roman" w:hAnsi="Times New Roman" w:cs="Times New Roman"/>
          <w:i/>
          <w:iCs/>
          <w:color w:val="auto"/>
          <w:sz w:val="22"/>
          <w:szCs w:val="22"/>
          <w:lang w:val="en-US"/>
        </w:rPr>
        <w:t xml:space="preserve">Fish </w:t>
      </w:r>
      <w:proofErr w:type="spellStart"/>
      <w:r>
        <w:rPr>
          <w:rFonts w:ascii="Times New Roman" w:hAnsi="Times New Roman" w:cs="Times New Roman"/>
          <w:i/>
          <w:iCs/>
          <w:color w:val="auto"/>
          <w:sz w:val="22"/>
          <w:szCs w:val="22"/>
          <w:lang w:val="en-US"/>
        </w:rPr>
        <w:t>Fish</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19</w:t>
      </w:r>
      <w:r>
        <w:rPr>
          <w:rFonts w:ascii="Times New Roman" w:hAnsi="Times New Roman" w:cs="Times New Roman"/>
          <w:color w:val="auto"/>
          <w:sz w:val="22"/>
          <w:szCs w:val="22"/>
          <w:lang w:val="en-US"/>
        </w:rPr>
        <w:t>, 117-137 (2017).</w:t>
      </w:r>
    </w:p>
    <w:p w14:paraId="22582E3E"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15. Best, P.B. Increase rates in severely depleted stocks of baleen whales. </w:t>
      </w:r>
      <w:r>
        <w:rPr>
          <w:rFonts w:ascii="Times New Roman" w:hAnsi="Times New Roman" w:cs="Times New Roman"/>
          <w:i/>
          <w:iCs/>
          <w:color w:val="auto"/>
          <w:sz w:val="22"/>
          <w:szCs w:val="22"/>
          <w:lang w:val="en-US"/>
        </w:rPr>
        <w:t xml:space="preserve">ICES </w:t>
      </w:r>
      <w:r>
        <w:rPr>
          <w:rFonts w:ascii="Times New Roman" w:hAnsi="Times New Roman" w:cs="Times New Roman"/>
          <w:i/>
          <w:iCs/>
          <w:color w:val="auto"/>
          <w:sz w:val="22"/>
          <w:szCs w:val="22"/>
          <w:lang w:val="en-US"/>
        </w:rPr>
        <w:tab/>
        <w:t>J. Mar. Sci.</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50</w:t>
      </w:r>
      <w:r>
        <w:rPr>
          <w:rFonts w:ascii="Times New Roman" w:hAnsi="Times New Roman" w:cs="Times New Roman"/>
          <w:color w:val="auto"/>
          <w:sz w:val="22"/>
          <w:szCs w:val="22"/>
          <w:lang w:val="en-US"/>
        </w:rPr>
        <w:t>, 169-186 (1993).</w:t>
      </w:r>
    </w:p>
    <w:p w14:paraId="2BF2D45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16. Townsend, C. H. The distribution of certain whales as shown by logbook records of American whaleships. </w:t>
      </w:r>
      <w:proofErr w:type="spellStart"/>
      <w:r>
        <w:rPr>
          <w:rFonts w:ascii="Times New Roman" w:hAnsi="Times New Roman" w:cs="Times New Roman"/>
          <w:i/>
          <w:iCs/>
          <w:lang w:val="en-US"/>
        </w:rPr>
        <w:t>Zoologica</w:t>
      </w:r>
      <w:proofErr w:type="spellEnd"/>
      <w:r>
        <w:rPr>
          <w:rFonts w:ascii="Times New Roman" w:hAnsi="Times New Roman" w:cs="Times New Roman"/>
          <w:i/>
          <w:iCs/>
          <w:lang w:val="en-US"/>
        </w:rPr>
        <w:t>. Sci. Contr. New York Zool. Soc</w:t>
      </w:r>
      <w:r>
        <w:rPr>
          <w:rFonts w:ascii="Times New Roman" w:hAnsi="Times New Roman" w:cs="Times New Roman"/>
          <w:lang w:val="en-US"/>
        </w:rPr>
        <w:t xml:space="preserve">. </w:t>
      </w:r>
      <w:r>
        <w:rPr>
          <w:rFonts w:ascii="Times New Roman" w:hAnsi="Times New Roman" w:cs="Times New Roman"/>
          <w:b/>
          <w:bCs/>
          <w:lang w:val="en-US"/>
        </w:rPr>
        <w:t>19</w:t>
      </w:r>
      <w:r>
        <w:rPr>
          <w:rFonts w:ascii="Times New Roman" w:hAnsi="Times New Roman" w:cs="Times New Roman"/>
          <w:lang w:val="en-US"/>
        </w:rPr>
        <w:t>, 1–50 (1935).</w:t>
      </w:r>
    </w:p>
    <w:p w14:paraId="1DC9FDCE" w14:textId="77777777" w:rsidR="00297A96" w:rsidRPr="008718D1"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sidRPr="008718D1">
        <w:rPr>
          <w:rFonts w:ascii="Times New Roman" w:hAnsi="Times New Roman" w:cs="Times New Roman"/>
          <w:color w:val="auto"/>
          <w:sz w:val="22"/>
          <w:szCs w:val="22"/>
          <w:lang w:val="en-US"/>
        </w:rPr>
        <w:t xml:space="preserve">17. Du </w:t>
      </w:r>
      <w:proofErr w:type="spellStart"/>
      <w:r w:rsidRPr="008718D1">
        <w:rPr>
          <w:rFonts w:ascii="Times New Roman" w:hAnsi="Times New Roman" w:cs="Times New Roman"/>
          <w:color w:val="auto"/>
          <w:sz w:val="22"/>
          <w:szCs w:val="22"/>
          <w:lang w:val="en-US"/>
        </w:rPr>
        <w:t>Pasquier</w:t>
      </w:r>
      <w:proofErr w:type="spellEnd"/>
      <w:r w:rsidRPr="008718D1">
        <w:rPr>
          <w:rFonts w:ascii="Times New Roman" w:hAnsi="Times New Roman" w:cs="Times New Roman"/>
          <w:color w:val="auto"/>
          <w:sz w:val="22"/>
          <w:szCs w:val="22"/>
          <w:lang w:val="en-US"/>
        </w:rPr>
        <w:t xml:space="preserve">, J. T. </w:t>
      </w:r>
      <w:r w:rsidRPr="008718D1">
        <w:rPr>
          <w:rFonts w:ascii="Times New Roman" w:hAnsi="Times New Roman" w:cs="Times New Roman"/>
          <w:i/>
          <w:iCs/>
          <w:color w:val="auto"/>
          <w:sz w:val="22"/>
          <w:szCs w:val="22"/>
          <w:lang w:val="en-US"/>
        </w:rPr>
        <w:t xml:space="preserve">Les </w:t>
      </w:r>
      <w:proofErr w:type="spellStart"/>
      <w:r w:rsidRPr="008718D1">
        <w:rPr>
          <w:rFonts w:ascii="Times New Roman" w:hAnsi="Times New Roman" w:cs="Times New Roman"/>
          <w:i/>
          <w:iCs/>
          <w:color w:val="auto"/>
          <w:sz w:val="22"/>
          <w:szCs w:val="22"/>
          <w:lang w:val="en-US"/>
        </w:rPr>
        <w:t>baleiniers</w:t>
      </w:r>
      <w:proofErr w:type="spellEnd"/>
      <w:r w:rsidRPr="008718D1">
        <w:rPr>
          <w:rFonts w:ascii="Times New Roman" w:hAnsi="Times New Roman" w:cs="Times New Roman"/>
          <w:i/>
          <w:iCs/>
          <w:color w:val="auto"/>
          <w:sz w:val="22"/>
          <w:szCs w:val="22"/>
          <w:lang w:val="en-US"/>
        </w:rPr>
        <w:t xml:space="preserve"> </w:t>
      </w:r>
      <w:proofErr w:type="spellStart"/>
      <w:r w:rsidRPr="008718D1">
        <w:rPr>
          <w:rFonts w:ascii="Times New Roman" w:hAnsi="Times New Roman" w:cs="Times New Roman"/>
          <w:i/>
          <w:iCs/>
          <w:color w:val="auto"/>
          <w:sz w:val="22"/>
          <w:szCs w:val="22"/>
          <w:lang w:val="en-US"/>
        </w:rPr>
        <w:t>français</w:t>
      </w:r>
      <w:proofErr w:type="spellEnd"/>
      <w:r w:rsidRPr="008718D1">
        <w:rPr>
          <w:rFonts w:ascii="Times New Roman" w:hAnsi="Times New Roman" w:cs="Times New Roman"/>
          <w:i/>
          <w:iCs/>
          <w:color w:val="auto"/>
          <w:sz w:val="22"/>
          <w:szCs w:val="22"/>
          <w:lang w:val="en-US"/>
        </w:rPr>
        <w:t xml:space="preserve"> au </w:t>
      </w:r>
      <w:proofErr w:type="spellStart"/>
      <w:r w:rsidRPr="008718D1">
        <w:rPr>
          <w:rFonts w:ascii="Times New Roman" w:hAnsi="Times New Roman" w:cs="Times New Roman"/>
          <w:i/>
          <w:iCs/>
          <w:color w:val="auto"/>
          <w:sz w:val="22"/>
          <w:szCs w:val="22"/>
          <w:lang w:val="en-US"/>
        </w:rPr>
        <w:t>XIXe</w:t>
      </w:r>
      <w:proofErr w:type="spellEnd"/>
      <w:r w:rsidRPr="008718D1">
        <w:rPr>
          <w:rFonts w:ascii="Times New Roman" w:hAnsi="Times New Roman" w:cs="Times New Roman"/>
          <w:i/>
          <w:iCs/>
          <w:color w:val="auto"/>
          <w:sz w:val="22"/>
          <w:szCs w:val="22"/>
          <w:lang w:val="en-US"/>
        </w:rPr>
        <w:t xml:space="preserve"> siècle, 1814-1868</w:t>
      </w:r>
      <w:r w:rsidRPr="008718D1">
        <w:rPr>
          <w:rFonts w:ascii="Times New Roman" w:hAnsi="Times New Roman" w:cs="Times New Roman"/>
          <w:color w:val="auto"/>
          <w:sz w:val="22"/>
          <w:szCs w:val="22"/>
          <w:lang w:val="en-US"/>
        </w:rPr>
        <w:t xml:space="preserve"> (Terre et </w:t>
      </w:r>
      <w:proofErr w:type="spellStart"/>
      <w:r w:rsidRPr="008718D1">
        <w:rPr>
          <w:rFonts w:ascii="Times New Roman" w:hAnsi="Times New Roman" w:cs="Times New Roman"/>
          <w:color w:val="auto"/>
          <w:sz w:val="22"/>
          <w:szCs w:val="22"/>
          <w:lang w:val="en-US"/>
        </w:rPr>
        <w:t>mer</w:t>
      </w:r>
      <w:proofErr w:type="spellEnd"/>
      <w:r w:rsidRPr="008718D1">
        <w:rPr>
          <w:rFonts w:ascii="Times New Roman" w:hAnsi="Times New Roman" w:cs="Times New Roman"/>
          <w:color w:val="auto"/>
          <w:sz w:val="22"/>
          <w:szCs w:val="22"/>
          <w:lang w:val="en-US"/>
        </w:rPr>
        <w:t>, 1982).</w:t>
      </w:r>
    </w:p>
    <w:p w14:paraId="691A91A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18. Richards, R. </w:t>
      </w:r>
      <w:r>
        <w:rPr>
          <w:rFonts w:ascii="Times New Roman" w:hAnsi="Times New Roman" w:cs="Times New Roman"/>
          <w:i/>
          <w:iCs/>
          <w:lang w:val="en-US"/>
        </w:rPr>
        <w:t>Into the South Seas: The Southern Whale Fishery Comes of Age on the Brazil Banks 1765 to 1812</w:t>
      </w:r>
      <w:r>
        <w:rPr>
          <w:rFonts w:ascii="Times New Roman" w:hAnsi="Times New Roman" w:cs="Times New Roman"/>
          <w:lang w:val="en-US"/>
        </w:rPr>
        <w:t xml:space="preserve"> (The Paramatta Press, 1993).</w:t>
      </w:r>
    </w:p>
    <w:p w14:paraId="3B52173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19. International Whaling Commission. Report of the workshop on the comprehensive assessment of right whales: a worldwide comparison.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xml:space="preserve">, 1–60 (2001). </w:t>
      </w:r>
    </w:p>
    <w:p w14:paraId="5750B21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20. Jackson, J., Patenaude, N., Carroll, E., &amp; Baker, C. S. How few whales were there after whaling? Inference from contemporary </w:t>
      </w:r>
      <w:proofErr w:type="spellStart"/>
      <w:r>
        <w:rPr>
          <w:rFonts w:ascii="Times New Roman" w:hAnsi="Times New Roman" w:cs="Times New Roman"/>
          <w:lang w:val="en-US"/>
        </w:rPr>
        <w:t>mtDNA</w:t>
      </w:r>
      <w:proofErr w:type="spellEnd"/>
      <w:r>
        <w:rPr>
          <w:rFonts w:ascii="Times New Roman" w:hAnsi="Times New Roman" w:cs="Times New Roman"/>
          <w:lang w:val="en-US"/>
        </w:rPr>
        <w:t xml:space="preserve"> diversity. </w:t>
      </w:r>
      <w:r>
        <w:rPr>
          <w:rFonts w:ascii="Times New Roman" w:hAnsi="Times New Roman" w:cs="Times New Roman"/>
          <w:i/>
          <w:iCs/>
          <w:lang w:val="en-US"/>
        </w:rPr>
        <w:t>Mol. Ecol.</w:t>
      </w:r>
      <w:r>
        <w:rPr>
          <w:rFonts w:ascii="Times New Roman" w:hAnsi="Times New Roman" w:cs="Times New Roman"/>
          <w:lang w:val="en-US"/>
        </w:rPr>
        <w:t xml:space="preserve"> </w:t>
      </w:r>
      <w:r>
        <w:rPr>
          <w:rFonts w:ascii="Times New Roman" w:hAnsi="Times New Roman" w:cs="Times New Roman"/>
          <w:b/>
          <w:bCs/>
          <w:lang w:val="en-US"/>
        </w:rPr>
        <w:t>17</w:t>
      </w:r>
      <w:r>
        <w:rPr>
          <w:rFonts w:ascii="Times New Roman" w:hAnsi="Times New Roman" w:cs="Times New Roman"/>
          <w:lang w:val="en-US"/>
        </w:rPr>
        <w:t>, 236–251 (2008).</w:t>
      </w:r>
    </w:p>
    <w:p w14:paraId="4DCD8096"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21. </w:t>
      </w:r>
      <w:proofErr w:type="spellStart"/>
      <w:r>
        <w:rPr>
          <w:rFonts w:ascii="Times New Roman" w:hAnsi="Times New Roman" w:cs="Times New Roman"/>
          <w:color w:val="auto"/>
          <w:sz w:val="22"/>
          <w:szCs w:val="22"/>
          <w:lang w:val="en-US"/>
        </w:rPr>
        <w:t>Tormosov</w:t>
      </w:r>
      <w:proofErr w:type="spellEnd"/>
      <w:r>
        <w:rPr>
          <w:rFonts w:ascii="Times New Roman" w:hAnsi="Times New Roman" w:cs="Times New Roman"/>
          <w:color w:val="auto"/>
          <w:sz w:val="22"/>
          <w:szCs w:val="22"/>
          <w:lang w:val="en-US"/>
        </w:rPr>
        <w:t xml:space="preserve">, D. D.,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Soviet catches of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1951–1971. Biological data and conservation implications. </w:t>
      </w:r>
      <w:r>
        <w:rPr>
          <w:rFonts w:ascii="Times New Roman" w:hAnsi="Times New Roman" w:cs="Times New Roman"/>
          <w:i/>
          <w:iCs/>
          <w:color w:val="auto"/>
          <w:sz w:val="22"/>
          <w:szCs w:val="22"/>
          <w:lang w:val="en-US"/>
        </w:rPr>
        <w:t xml:space="preserve">Biol. </w:t>
      </w:r>
      <w:proofErr w:type="spellStart"/>
      <w:r>
        <w:rPr>
          <w:rFonts w:ascii="Times New Roman" w:hAnsi="Times New Roman" w:cs="Times New Roman"/>
          <w:i/>
          <w:iCs/>
          <w:color w:val="auto"/>
          <w:sz w:val="22"/>
          <w:szCs w:val="22"/>
          <w:lang w:val="en-US"/>
        </w:rPr>
        <w:t>Conserv</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86</w:t>
      </w:r>
      <w:r>
        <w:rPr>
          <w:rFonts w:ascii="Times New Roman" w:hAnsi="Times New Roman" w:cs="Times New Roman"/>
          <w:color w:val="auto"/>
          <w:sz w:val="22"/>
          <w:szCs w:val="22"/>
          <w:lang w:val="en-US"/>
        </w:rPr>
        <w:t>, 185-197 (1998).</w:t>
      </w:r>
    </w:p>
    <w:p w14:paraId="5FCADEF8"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22. International Whaling Commission.</w:t>
      </w:r>
      <w:r>
        <w:rPr>
          <w:rFonts w:ascii="Times New Roman" w:hAnsi="Times New Roman" w:cs="Times New Roman"/>
          <w:color w:val="222222"/>
          <w:shd w:val="clear" w:color="auto" w:fill="FFFFFF"/>
          <w:lang w:val="en-US"/>
        </w:rPr>
        <w:t xml:space="preserve"> Report of the IWC Workshop on the Assessment of Southern Right Whales</w:t>
      </w:r>
      <w:r>
        <w:rPr>
          <w:rFonts w:ascii="Times New Roman" w:hAnsi="Times New Roman" w:cs="Times New Roman"/>
          <w:lang w:val="en-US"/>
        </w:rPr>
        <w:t xml:space="preserve">. </w:t>
      </w:r>
      <w:r>
        <w:rPr>
          <w:rFonts w:ascii="Times New Roman" w:hAnsi="Times New Roman" w:cs="Times New Roman"/>
          <w:i/>
          <w:iCs/>
          <w:color w:val="222222"/>
          <w:shd w:val="clear" w:color="auto" w:fill="FFFFFF"/>
          <w:lang w:val="en-US"/>
        </w:rPr>
        <w:t>J. Cetacean Res. Manage. (Supp)</w:t>
      </w:r>
      <w:r>
        <w:rPr>
          <w:rFonts w:ascii="Times New Roman" w:hAnsi="Times New Roman" w:cs="Times New Roman"/>
          <w:color w:val="222222"/>
          <w:shd w:val="clear" w:color="auto" w:fill="FFFFFF"/>
          <w:lang w:val="en-US"/>
        </w:rPr>
        <w:t xml:space="preserve"> </w:t>
      </w:r>
      <w:r>
        <w:rPr>
          <w:rFonts w:ascii="Times New Roman" w:hAnsi="Times New Roman" w:cs="Times New Roman"/>
          <w:b/>
          <w:bCs/>
          <w:color w:val="222222"/>
          <w:shd w:val="clear" w:color="auto" w:fill="FFFFFF"/>
          <w:lang w:val="en-US"/>
        </w:rPr>
        <w:t>14</w:t>
      </w:r>
      <w:r>
        <w:rPr>
          <w:rFonts w:ascii="Times New Roman" w:hAnsi="Times New Roman" w:cs="Times New Roman"/>
          <w:color w:val="222222"/>
          <w:shd w:val="clear" w:color="auto" w:fill="FFFFFF"/>
          <w:lang w:val="en-US"/>
        </w:rPr>
        <w:t>, 439-462</w:t>
      </w:r>
      <w:r>
        <w:rPr>
          <w:rFonts w:ascii="Times New Roman" w:hAnsi="Times New Roman" w:cs="Times New Roman"/>
          <w:lang w:val="en-US"/>
        </w:rPr>
        <w:t xml:space="preserve"> (2013).</w:t>
      </w:r>
    </w:p>
    <w:p w14:paraId="04D8C031"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23. Carroll, E. L.,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Accounting for female reproductive cycles in a superpopulation capture–recapture framework. </w:t>
      </w:r>
      <w:r>
        <w:rPr>
          <w:rFonts w:ascii="Times New Roman" w:hAnsi="Times New Roman" w:cs="Times New Roman"/>
          <w:i/>
          <w:iCs/>
          <w:color w:val="auto"/>
          <w:sz w:val="22"/>
          <w:szCs w:val="22"/>
          <w:lang w:val="en-US"/>
        </w:rPr>
        <w:t>Ecol. Appl.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23</w:t>
      </w:r>
      <w:r>
        <w:rPr>
          <w:rFonts w:ascii="Times New Roman" w:hAnsi="Times New Roman" w:cs="Times New Roman"/>
          <w:color w:val="auto"/>
          <w:sz w:val="22"/>
          <w:szCs w:val="22"/>
          <w:lang w:val="en-US"/>
        </w:rPr>
        <w:t>, 1677-1690 (2013).</w:t>
      </w:r>
    </w:p>
    <w:p w14:paraId="0A51C117"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24. </w:t>
      </w:r>
      <w:proofErr w:type="spellStart"/>
      <w:r>
        <w:rPr>
          <w:rFonts w:ascii="Times New Roman" w:hAnsi="Times New Roman" w:cs="Times New Roman"/>
          <w:color w:val="auto"/>
          <w:sz w:val="22"/>
          <w:szCs w:val="22"/>
          <w:lang w:val="en-US"/>
        </w:rPr>
        <w:t>Brandão</w:t>
      </w:r>
      <w:proofErr w:type="spellEnd"/>
      <w:r>
        <w:rPr>
          <w:rFonts w:ascii="Times New Roman" w:hAnsi="Times New Roman" w:cs="Times New Roman"/>
          <w:color w:val="auto"/>
          <w:sz w:val="22"/>
          <w:szCs w:val="22"/>
          <w:lang w:val="en-US"/>
        </w:rPr>
        <w:t xml:space="preserve">, A., Vermeulen, E., Ross-Gillespie, A., Findlay, K. &amp; Butterworth, D. Updated application of a photo-identification based assessment model to southern right whales in South African waters, </w:t>
      </w:r>
      <w:proofErr w:type="spellStart"/>
      <w:r>
        <w:rPr>
          <w:rFonts w:ascii="Times New Roman" w:hAnsi="Times New Roman" w:cs="Times New Roman"/>
          <w:color w:val="auto"/>
          <w:sz w:val="22"/>
          <w:szCs w:val="22"/>
          <w:lang w:val="en-US"/>
        </w:rPr>
        <w:t>focussing</w:t>
      </w:r>
      <w:proofErr w:type="spellEnd"/>
      <w:r>
        <w:rPr>
          <w:rFonts w:ascii="Times New Roman" w:hAnsi="Times New Roman" w:cs="Times New Roman"/>
          <w:color w:val="auto"/>
          <w:sz w:val="22"/>
          <w:szCs w:val="22"/>
          <w:lang w:val="en-US"/>
        </w:rPr>
        <w:t xml:space="preserve"> on inferences to be drawn from a series of appreciably lower counts of calving females over 2015 to 2017. IWC SC/67b/SH/22 (2018).</w:t>
      </w:r>
    </w:p>
    <w:p w14:paraId="7D69460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25. Bannister, J. L. Project A7- Monitoring Population Dynamics of ‘Western’ Right Whales off Southern Australia 2015-2018. Final report to National Environment Science Program, Australian Commonwealth Government. (2017).</w:t>
      </w:r>
    </w:p>
    <w:p w14:paraId="4AB1517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26. </w:t>
      </w:r>
      <w:proofErr w:type="spellStart"/>
      <w:r>
        <w:rPr>
          <w:rFonts w:ascii="Times New Roman" w:hAnsi="Times New Roman" w:cs="Times New Roman"/>
          <w:lang w:val="en-US"/>
        </w:rPr>
        <w:t>Stamation</w:t>
      </w:r>
      <w:proofErr w:type="spellEnd"/>
      <w:r>
        <w:rPr>
          <w:rFonts w:ascii="Times New Roman" w:hAnsi="Times New Roman" w:cs="Times New Roman"/>
          <w:lang w:val="en-US"/>
        </w:rPr>
        <w:t xml:space="preserve">, K., Watson, M., Moloney, P., Charlton, C. &amp; Bannister, J. L. Population Estimate and Rate of Increase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in Southeastern Australia. </w:t>
      </w:r>
      <w:r>
        <w:rPr>
          <w:rFonts w:ascii="Times New Roman" w:hAnsi="Times New Roman" w:cs="Times New Roman"/>
          <w:i/>
          <w:iCs/>
          <w:lang w:val="en-US"/>
        </w:rPr>
        <w:t>Endanger. Species Res.</w:t>
      </w:r>
      <w:r>
        <w:rPr>
          <w:rFonts w:ascii="Times New Roman" w:hAnsi="Times New Roman" w:cs="Times New Roman"/>
          <w:lang w:val="en-US"/>
        </w:rPr>
        <w:t xml:space="preserve"> </w:t>
      </w:r>
      <w:r>
        <w:rPr>
          <w:rFonts w:ascii="Times New Roman" w:hAnsi="Times New Roman" w:cs="Times New Roman"/>
          <w:b/>
          <w:bCs/>
          <w:lang w:val="en-US"/>
        </w:rPr>
        <w:t>41</w:t>
      </w:r>
      <w:r>
        <w:rPr>
          <w:rFonts w:ascii="Times New Roman" w:hAnsi="Times New Roman" w:cs="Times New Roman"/>
          <w:lang w:val="en-US"/>
        </w:rPr>
        <w:t>, 373–83 (2020).</w:t>
      </w:r>
    </w:p>
    <w:p w14:paraId="0F90107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27. Baker, C. S., Patenaude, N. J., Bannister, J. L., Robins, J. &amp; Kato, H. Distribution and diversity of </w:t>
      </w:r>
      <w:proofErr w:type="spellStart"/>
      <w:r>
        <w:rPr>
          <w:rFonts w:ascii="Times New Roman" w:hAnsi="Times New Roman" w:cs="Times New Roman"/>
          <w:color w:val="auto"/>
          <w:sz w:val="22"/>
          <w:szCs w:val="22"/>
          <w:lang w:val="en-US"/>
        </w:rPr>
        <w:t>mtDNA</w:t>
      </w:r>
      <w:proofErr w:type="spellEnd"/>
      <w:r>
        <w:rPr>
          <w:rFonts w:ascii="Times New Roman" w:hAnsi="Times New Roman" w:cs="Times New Roman"/>
          <w:color w:val="auto"/>
          <w:sz w:val="22"/>
          <w:szCs w:val="22"/>
          <w:lang w:val="en-US"/>
        </w:rPr>
        <w:t xml:space="preserve"> lineages among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xml:space="preserve">) from Australia and New Zealand. </w:t>
      </w:r>
      <w:r>
        <w:rPr>
          <w:rFonts w:ascii="Times New Roman" w:hAnsi="Times New Roman" w:cs="Times New Roman"/>
          <w:i/>
          <w:iCs/>
          <w:color w:val="auto"/>
          <w:sz w:val="22"/>
          <w:szCs w:val="22"/>
          <w:lang w:val="en-US"/>
        </w:rPr>
        <w:t>Mar. Biol.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134</w:t>
      </w:r>
      <w:r>
        <w:rPr>
          <w:rFonts w:ascii="Times New Roman" w:hAnsi="Times New Roman" w:cs="Times New Roman"/>
          <w:color w:val="auto"/>
          <w:sz w:val="22"/>
          <w:szCs w:val="22"/>
          <w:lang w:val="en-US"/>
        </w:rPr>
        <w:t>, 1-7 (1999).</w:t>
      </w:r>
    </w:p>
    <w:p w14:paraId="24D54A5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28. Patenaude, N. J., </w:t>
      </w:r>
      <w:r>
        <w:rPr>
          <w:rFonts w:ascii="Times New Roman" w:hAnsi="Times New Roman" w:cs="Times New Roman"/>
          <w:i/>
          <w:iCs/>
          <w:lang w:val="en-US"/>
        </w:rPr>
        <w:t>et al</w:t>
      </w:r>
      <w:r>
        <w:rPr>
          <w:rFonts w:ascii="Times New Roman" w:hAnsi="Times New Roman" w:cs="Times New Roman"/>
          <w:lang w:val="en-US"/>
        </w:rPr>
        <w:t>. Mitochondrial DNA diversity and population structure among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w:t>
      </w:r>
      <w:r>
        <w:rPr>
          <w:rFonts w:ascii="Times New Roman" w:hAnsi="Times New Roman" w:cs="Times New Roman"/>
          <w:i/>
          <w:iCs/>
          <w:lang w:val="en-US"/>
        </w:rPr>
        <w:t xml:space="preserve">J. </w:t>
      </w:r>
      <w:proofErr w:type="spellStart"/>
      <w:r>
        <w:rPr>
          <w:rFonts w:ascii="Times New Roman" w:hAnsi="Times New Roman" w:cs="Times New Roman"/>
          <w:i/>
          <w:iCs/>
          <w:lang w:val="en-US"/>
        </w:rPr>
        <w:t>Hered</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98</w:t>
      </w:r>
      <w:r>
        <w:rPr>
          <w:rFonts w:ascii="Times New Roman" w:hAnsi="Times New Roman" w:cs="Times New Roman"/>
          <w:lang w:val="en-US"/>
        </w:rPr>
        <w:t>, 147–157 (2007).</w:t>
      </w:r>
    </w:p>
    <w:p w14:paraId="2592285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29. Carroll, E. L., </w:t>
      </w:r>
      <w:r>
        <w:rPr>
          <w:rFonts w:ascii="Times New Roman" w:hAnsi="Times New Roman" w:cs="Times New Roman"/>
          <w:i/>
          <w:iCs/>
          <w:lang w:val="en-US"/>
        </w:rPr>
        <w:t>et al</w:t>
      </w:r>
      <w:r>
        <w:rPr>
          <w:rFonts w:ascii="Times New Roman" w:hAnsi="Times New Roman" w:cs="Times New Roman"/>
          <w:lang w:val="en-US"/>
        </w:rPr>
        <w:t xml:space="preserve">. Population structure and individual movement of southern right whales around New Zealand and Australia. </w:t>
      </w:r>
      <w:r>
        <w:rPr>
          <w:rFonts w:ascii="Times New Roman" w:hAnsi="Times New Roman" w:cs="Times New Roman"/>
          <w:i/>
          <w:iCs/>
          <w:lang w:val="en-US"/>
        </w:rPr>
        <w:t>Mar. Ecol. Prog. Ser.</w:t>
      </w:r>
      <w:r>
        <w:rPr>
          <w:rFonts w:ascii="Times New Roman" w:hAnsi="Times New Roman" w:cs="Times New Roman"/>
          <w:lang w:val="en-US"/>
        </w:rPr>
        <w:t xml:space="preserve"> </w:t>
      </w:r>
      <w:r>
        <w:rPr>
          <w:rFonts w:ascii="Times New Roman" w:hAnsi="Times New Roman" w:cs="Times New Roman"/>
          <w:b/>
          <w:bCs/>
          <w:lang w:val="en-US"/>
        </w:rPr>
        <w:t>432</w:t>
      </w:r>
      <w:r>
        <w:rPr>
          <w:rFonts w:ascii="Times New Roman" w:hAnsi="Times New Roman" w:cs="Times New Roman"/>
          <w:lang w:val="en-US"/>
        </w:rPr>
        <w:t>, 257–268 (2011).</w:t>
      </w:r>
    </w:p>
    <w:p w14:paraId="7322CD5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30. Cooke, J. G., Rowntree, V. J. &amp; Payne, R. Estimates of demographic parameters for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observed off Península Valdés, Argentina.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125-132 (2001).</w:t>
      </w:r>
    </w:p>
    <w:p w14:paraId="192DBD0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31. Cooke, J., Rowntree, V. &amp; </w:t>
      </w:r>
      <w:proofErr w:type="spellStart"/>
      <w:r>
        <w:rPr>
          <w:rFonts w:ascii="Times New Roman" w:hAnsi="Times New Roman" w:cs="Times New Roman"/>
          <w:lang w:val="en-US"/>
        </w:rPr>
        <w:t>Sironi</w:t>
      </w:r>
      <w:proofErr w:type="spellEnd"/>
      <w:r>
        <w:rPr>
          <w:rFonts w:ascii="Times New Roman" w:hAnsi="Times New Roman" w:cs="Times New Roman"/>
          <w:lang w:val="en-US"/>
        </w:rPr>
        <w:t xml:space="preserve">, M. Southwest Atlantic right whales: interim updated population assessment from photo-id collected at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Valdéz</w:t>
      </w:r>
      <w:proofErr w:type="spellEnd"/>
      <w:r>
        <w:rPr>
          <w:rFonts w:ascii="Times New Roman" w:hAnsi="Times New Roman" w:cs="Times New Roman"/>
          <w:lang w:val="en-US"/>
        </w:rPr>
        <w:t>, Argentina. IWC SC/66a/BRG/23 (2015).</w:t>
      </w:r>
    </w:p>
    <w:p w14:paraId="0ABAB28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32. Crespo, E. A., </w:t>
      </w:r>
      <w:r>
        <w:rPr>
          <w:rFonts w:ascii="Times New Roman" w:hAnsi="Times New Roman" w:cs="Times New Roman"/>
          <w:i/>
          <w:iCs/>
          <w:lang w:val="en-US"/>
        </w:rPr>
        <w:t>et al</w:t>
      </w:r>
      <w:r>
        <w:rPr>
          <w:rFonts w:ascii="Times New Roman" w:hAnsi="Times New Roman" w:cs="Times New Roman"/>
          <w:lang w:val="en-US"/>
        </w:rPr>
        <w:t xml:space="preserve">. The southwestern Atlantic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population is growing but at a decelerated rate. </w:t>
      </w:r>
      <w:r>
        <w:rPr>
          <w:rFonts w:ascii="Times New Roman" w:hAnsi="Times New Roman" w:cs="Times New Roman"/>
          <w:i/>
          <w:iCs/>
          <w:lang w:val="en-US"/>
        </w:rPr>
        <w:t xml:space="preserve">Mar. </w:t>
      </w:r>
      <w:proofErr w:type="spellStart"/>
      <w:r>
        <w:rPr>
          <w:rFonts w:ascii="Times New Roman" w:hAnsi="Times New Roman" w:cs="Times New Roman"/>
          <w:i/>
          <w:iCs/>
          <w:lang w:val="en-US"/>
        </w:rPr>
        <w:t>Mamm</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35</w:t>
      </w:r>
      <w:r>
        <w:rPr>
          <w:rFonts w:ascii="Times New Roman" w:hAnsi="Times New Roman" w:cs="Times New Roman"/>
          <w:lang w:val="en-US"/>
        </w:rPr>
        <w:t>, 93-107 (2019).</w:t>
      </w:r>
    </w:p>
    <w:p w14:paraId="3760BDB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33. </w:t>
      </w:r>
      <w:proofErr w:type="spellStart"/>
      <w:r>
        <w:rPr>
          <w:rFonts w:ascii="Times New Roman" w:hAnsi="Times New Roman" w:cs="Times New Roman"/>
          <w:lang w:val="en-US"/>
        </w:rPr>
        <w:t>Groch</w:t>
      </w:r>
      <w:proofErr w:type="spellEnd"/>
      <w:r>
        <w:rPr>
          <w:rFonts w:ascii="Times New Roman" w:hAnsi="Times New Roman" w:cs="Times New Roman"/>
          <w:lang w:val="en-US"/>
        </w:rPr>
        <w:t>, K. R., Palazzo, J. T. Jr, Flores P. A. C., Adler, F. R. &amp; Fabian, M. E. Recent rapid increases in the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population off southern Brazil. </w:t>
      </w:r>
      <w:r>
        <w:rPr>
          <w:rFonts w:ascii="Times New Roman" w:hAnsi="Times New Roman" w:cs="Times New Roman"/>
          <w:i/>
          <w:iCs/>
          <w:lang w:val="en-US"/>
        </w:rPr>
        <w:t>LAJAM</w:t>
      </w:r>
      <w:r>
        <w:rPr>
          <w:rFonts w:ascii="Times New Roman" w:hAnsi="Times New Roman" w:cs="Times New Roman"/>
          <w:lang w:val="en-US"/>
        </w:rPr>
        <w:t xml:space="preserve"> </w:t>
      </w:r>
      <w:r>
        <w:rPr>
          <w:rFonts w:ascii="Times New Roman" w:hAnsi="Times New Roman" w:cs="Times New Roman"/>
          <w:b/>
          <w:bCs/>
          <w:lang w:val="en-US"/>
        </w:rPr>
        <w:t>4</w:t>
      </w:r>
      <w:r>
        <w:rPr>
          <w:rFonts w:ascii="Times New Roman" w:hAnsi="Times New Roman" w:cs="Times New Roman"/>
          <w:lang w:val="en-US"/>
        </w:rPr>
        <w:t>, 41–47 (2005).</w:t>
      </w:r>
    </w:p>
    <w:p w14:paraId="155ADDF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34. </w:t>
      </w:r>
      <w:proofErr w:type="spellStart"/>
      <w:r>
        <w:rPr>
          <w:rFonts w:ascii="Times New Roman" w:hAnsi="Times New Roman" w:cs="Times New Roman"/>
          <w:lang w:val="en-US"/>
        </w:rPr>
        <w:t>Danilewicz</w:t>
      </w:r>
      <w:proofErr w:type="spellEnd"/>
      <w:r>
        <w:rPr>
          <w:rFonts w:ascii="Times New Roman" w:hAnsi="Times New Roman" w:cs="Times New Roman"/>
          <w:lang w:val="en-US"/>
        </w:rPr>
        <w:t xml:space="preserve">, D., Moreno, I. B., Tavares, M. &amp; </w:t>
      </w:r>
      <w:proofErr w:type="spellStart"/>
      <w:r>
        <w:rPr>
          <w:rFonts w:ascii="Times New Roman" w:hAnsi="Times New Roman" w:cs="Times New Roman"/>
          <w:lang w:val="en-US"/>
        </w:rPr>
        <w:t>Sucunza</w:t>
      </w:r>
      <w:proofErr w:type="spellEnd"/>
      <w:r>
        <w:rPr>
          <w:rFonts w:ascii="Times New Roman" w:hAnsi="Times New Roman" w:cs="Times New Roman"/>
          <w:lang w:val="en-US"/>
        </w:rPr>
        <w:t>, 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off Torres, Brazil: group characteristics, movements, and insights into the role of the Brazilian-Uruguayan wintering ground. </w:t>
      </w:r>
      <w:r>
        <w:rPr>
          <w:rFonts w:ascii="Times New Roman" w:hAnsi="Times New Roman" w:cs="Times New Roman"/>
          <w:i/>
          <w:iCs/>
          <w:lang w:val="en-US"/>
        </w:rPr>
        <w:t>Mammalia</w:t>
      </w:r>
      <w:r>
        <w:rPr>
          <w:rFonts w:ascii="Times New Roman" w:hAnsi="Times New Roman" w:cs="Times New Roman"/>
          <w:lang w:val="en-US"/>
        </w:rPr>
        <w:t> </w:t>
      </w:r>
      <w:r>
        <w:rPr>
          <w:rFonts w:ascii="Times New Roman" w:hAnsi="Times New Roman" w:cs="Times New Roman"/>
          <w:b/>
          <w:bCs/>
          <w:lang w:val="en-US"/>
        </w:rPr>
        <w:t>81</w:t>
      </w:r>
      <w:r>
        <w:rPr>
          <w:rFonts w:ascii="Times New Roman" w:hAnsi="Times New Roman" w:cs="Times New Roman"/>
          <w:lang w:val="en-US"/>
        </w:rPr>
        <w:t>, 225-234 (2017).</w:t>
      </w:r>
    </w:p>
    <w:p w14:paraId="5A010C7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35. Costa, P., </w:t>
      </w:r>
      <w:proofErr w:type="spellStart"/>
      <w:r>
        <w:rPr>
          <w:rFonts w:ascii="Times New Roman" w:hAnsi="Times New Roman" w:cs="Times New Roman"/>
          <w:lang w:val="en-US"/>
        </w:rPr>
        <w:t>Praderi</w:t>
      </w:r>
      <w:proofErr w:type="spellEnd"/>
      <w:r>
        <w:rPr>
          <w:rFonts w:ascii="Times New Roman" w:hAnsi="Times New Roman" w:cs="Times New Roman"/>
          <w:lang w:val="en-US"/>
        </w:rPr>
        <w:t>, R., Piedra, M. &amp; Franco-</w:t>
      </w:r>
      <w:proofErr w:type="spellStart"/>
      <w:r>
        <w:rPr>
          <w:rFonts w:ascii="Times New Roman" w:hAnsi="Times New Roman" w:cs="Times New Roman"/>
          <w:lang w:val="en-US"/>
        </w:rPr>
        <w:t>Fraguas</w:t>
      </w:r>
      <w:proofErr w:type="spellEnd"/>
      <w:r>
        <w:rPr>
          <w:rFonts w:ascii="Times New Roman" w:hAnsi="Times New Roman" w:cs="Times New Roman"/>
          <w:lang w:val="en-US"/>
        </w:rPr>
        <w:t xml:space="preserve">, P. Sightings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off Uruguay. </w:t>
      </w:r>
      <w:r>
        <w:rPr>
          <w:rFonts w:ascii="Times New Roman" w:hAnsi="Times New Roman" w:cs="Times New Roman"/>
          <w:i/>
          <w:iCs/>
          <w:lang w:val="en-US"/>
        </w:rPr>
        <w:t>LAJAM</w:t>
      </w:r>
      <w:r>
        <w:rPr>
          <w:rFonts w:ascii="Times New Roman" w:hAnsi="Times New Roman" w:cs="Times New Roman"/>
          <w:lang w:val="en-US"/>
        </w:rPr>
        <w:t xml:space="preserve"> </w:t>
      </w:r>
      <w:r>
        <w:rPr>
          <w:rFonts w:ascii="Times New Roman" w:hAnsi="Times New Roman" w:cs="Times New Roman"/>
          <w:b/>
          <w:bCs/>
          <w:lang w:val="en-US"/>
        </w:rPr>
        <w:t>4</w:t>
      </w:r>
      <w:r>
        <w:rPr>
          <w:rFonts w:ascii="Times New Roman" w:hAnsi="Times New Roman" w:cs="Times New Roman"/>
          <w:lang w:val="en-US"/>
        </w:rPr>
        <w:t>, 157–161 (2005).</w:t>
      </w:r>
    </w:p>
    <w:p w14:paraId="7548079F"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36. Lodi, L. &amp; </w:t>
      </w:r>
      <w:proofErr w:type="spellStart"/>
      <w:r>
        <w:rPr>
          <w:rFonts w:ascii="Times New Roman" w:hAnsi="Times New Roman" w:cs="Times New Roman"/>
          <w:sz w:val="22"/>
          <w:szCs w:val="22"/>
          <w:lang w:val="en-US"/>
        </w:rPr>
        <w:t>Tardelli</w:t>
      </w:r>
      <w:proofErr w:type="spellEnd"/>
      <w:r>
        <w:rPr>
          <w:rFonts w:ascii="Times New Roman" w:hAnsi="Times New Roman" w:cs="Times New Roman"/>
          <w:sz w:val="22"/>
          <w:szCs w:val="22"/>
          <w:lang w:val="en-US"/>
        </w:rPr>
        <w:t xml:space="preserve"> </w:t>
      </w:r>
      <w:r>
        <w:rPr>
          <w:rFonts w:ascii="Times New Roman" w:hAnsi="Times New Roman" w:cs="Times New Roman"/>
          <w:color w:val="auto"/>
          <w:sz w:val="22"/>
          <w:szCs w:val="22"/>
          <w:lang w:val="en-US"/>
        </w:rPr>
        <w:t>Rodrigues, M. Southern right whale on the coast of Rio de Janeiro State, Brazil: conflict between conservation and human activity.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87</w:t>
      </w:r>
      <w:r>
        <w:rPr>
          <w:rFonts w:ascii="Times New Roman" w:hAnsi="Times New Roman" w:cs="Times New Roman"/>
          <w:color w:val="auto"/>
          <w:sz w:val="22"/>
          <w:szCs w:val="22"/>
          <w:lang w:val="en-US"/>
        </w:rPr>
        <w:t>, 105-107 (2007).</w:t>
      </w:r>
    </w:p>
    <w:p w14:paraId="67594928"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37. Belgrano, J., </w:t>
      </w:r>
      <w:proofErr w:type="spellStart"/>
      <w:r>
        <w:rPr>
          <w:rFonts w:ascii="Times New Roman" w:hAnsi="Times New Roman" w:cs="Times New Roman"/>
          <w:lang w:val="en-US"/>
        </w:rPr>
        <w:t>Iñíguez</w:t>
      </w:r>
      <w:proofErr w:type="spellEnd"/>
      <w:r>
        <w:rPr>
          <w:rFonts w:ascii="Times New Roman" w:hAnsi="Times New Roman" w:cs="Times New Roman"/>
          <w:lang w:val="en-US"/>
        </w:rPr>
        <w:t xml:space="preserve">, M., Gibbons, J., García, C. &amp; </w:t>
      </w:r>
      <w:proofErr w:type="spellStart"/>
      <w:r>
        <w:rPr>
          <w:rFonts w:ascii="Times New Roman" w:hAnsi="Times New Roman" w:cs="Times New Roman"/>
          <w:lang w:val="en-US"/>
        </w:rPr>
        <w:t>Olavarría</w:t>
      </w:r>
      <w:proofErr w:type="spellEnd"/>
      <w:r>
        <w:rPr>
          <w:rFonts w:ascii="Times New Roman" w:hAnsi="Times New Roman" w:cs="Times New Roman"/>
          <w:lang w:val="en-US"/>
        </w:rPr>
        <w:t xml:space="preserve">, C. South-west Atlantic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(Desmoulins, 1822) distribution nearby the Magellan Strait. </w:t>
      </w:r>
      <w:proofErr w:type="spellStart"/>
      <w:r>
        <w:rPr>
          <w:rFonts w:ascii="Times New Roman" w:hAnsi="Times New Roman" w:cs="Times New Roman"/>
          <w:i/>
          <w:iCs/>
          <w:lang w:val="en-US"/>
        </w:rPr>
        <w:t>Anales</w:t>
      </w:r>
      <w:proofErr w:type="spellEnd"/>
      <w:r>
        <w:rPr>
          <w:rFonts w:ascii="Times New Roman" w:hAnsi="Times New Roman" w:cs="Times New Roman"/>
          <w:i/>
          <w:iCs/>
          <w:lang w:val="en-US"/>
        </w:rPr>
        <w:t xml:space="preserve"> Instituto Patagonia (Chile)</w:t>
      </w:r>
      <w:r>
        <w:rPr>
          <w:rFonts w:ascii="Times New Roman" w:hAnsi="Times New Roman" w:cs="Times New Roman"/>
          <w:lang w:val="en-US"/>
        </w:rPr>
        <w:t xml:space="preserve"> </w:t>
      </w:r>
      <w:r>
        <w:rPr>
          <w:rFonts w:ascii="Times New Roman" w:hAnsi="Times New Roman" w:cs="Times New Roman"/>
          <w:b/>
          <w:bCs/>
          <w:lang w:val="en-US"/>
        </w:rPr>
        <w:t>36</w:t>
      </w:r>
      <w:r>
        <w:rPr>
          <w:rFonts w:ascii="Times New Roman" w:hAnsi="Times New Roman" w:cs="Times New Roman"/>
          <w:lang w:val="en-US"/>
        </w:rPr>
        <w:t>, 69-74 (2008).</w:t>
      </w:r>
    </w:p>
    <w:p w14:paraId="6758810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38. Belgrano, J., </w:t>
      </w:r>
      <w:proofErr w:type="spellStart"/>
      <w:r>
        <w:rPr>
          <w:rFonts w:ascii="Times New Roman" w:hAnsi="Times New Roman" w:cs="Times New Roman"/>
          <w:lang w:val="en-US"/>
        </w:rPr>
        <w:t>Kröhling</w:t>
      </w:r>
      <w:proofErr w:type="spellEnd"/>
      <w:r>
        <w:rPr>
          <w:rFonts w:ascii="Times New Roman" w:hAnsi="Times New Roman" w:cs="Times New Roman"/>
          <w:lang w:val="en-US"/>
        </w:rPr>
        <w:t xml:space="preserve">, F., </w:t>
      </w:r>
      <w:proofErr w:type="spellStart"/>
      <w:r>
        <w:rPr>
          <w:rFonts w:ascii="Times New Roman" w:hAnsi="Times New Roman" w:cs="Times New Roman"/>
          <w:lang w:val="en-US"/>
        </w:rPr>
        <w:t>Arcucci</w:t>
      </w:r>
      <w:proofErr w:type="spellEnd"/>
      <w:r>
        <w:rPr>
          <w:rFonts w:ascii="Times New Roman" w:hAnsi="Times New Roman" w:cs="Times New Roman"/>
          <w:lang w:val="en-US"/>
        </w:rPr>
        <w:t xml:space="preserve">, D., </w:t>
      </w:r>
      <w:proofErr w:type="spellStart"/>
      <w:r>
        <w:rPr>
          <w:rFonts w:ascii="Times New Roman" w:hAnsi="Times New Roman" w:cs="Times New Roman"/>
          <w:lang w:val="en-US"/>
        </w:rPr>
        <w:t>Melcón</w:t>
      </w:r>
      <w:proofErr w:type="spellEnd"/>
      <w:r>
        <w:rPr>
          <w:rFonts w:ascii="Times New Roman" w:hAnsi="Times New Roman" w:cs="Times New Roman"/>
          <w:lang w:val="en-US"/>
        </w:rPr>
        <w:t xml:space="preserve">, M. &amp; </w:t>
      </w:r>
      <w:proofErr w:type="spellStart"/>
      <w:r>
        <w:rPr>
          <w:rFonts w:ascii="Times New Roman" w:hAnsi="Times New Roman" w:cs="Times New Roman"/>
          <w:lang w:val="en-US"/>
        </w:rPr>
        <w:t>Iñíguez</w:t>
      </w:r>
      <w:proofErr w:type="spellEnd"/>
      <w:r>
        <w:rPr>
          <w:rFonts w:ascii="Times New Roman" w:hAnsi="Times New Roman" w:cs="Times New Roman"/>
          <w:lang w:val="en-US"/>
        </w:rPr>
        <w:t xml:space="preserve">, M. First Southern right whale aerial surveys in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Jorge, Santa Cruz, Argentina. IWC SC/63/BRG11 (2011).</w:t>
      </w:r>
    </w:p>
    <w:p w14:paraId="495B19A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39. Arias, M., </w:t>
      </w:r>
      <w:r>
        <w:rPr>
          <w:rFonts w:ascii="Times New Roman" w:hAnsi="Times New Roman" w:cs="Times New Roman"/>
          <w:i/>
          <w:iCs/>
          <w:lang w:val="en-US"/>
        </w:rPr>
        <w:t>et al.</w:t>
      </w:r>
      <w:r>
        <w:rPr>
          <w:rFonts w:ascii="Times New Roman" w:hAnsi="Times New Roman" w:cs="Times New Roman"/>
          <w:lang w:val="en-US"/>
        </w:rPr>
        <w:t xml:space="preserve">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in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w:t>
      </w:r>
      <w:proofErr w:type="spellStart"/>
      <w:r>
        <w:rPr>
          <w:rFonts w:ascii="Times New Roman" w:hAnsi="Times New Roman" w:cs="Times New Roman"/>
          <w:lang w:val="en-US"/>
        </w:rPr>
        <w:t>Matías</w:t>
      </w:r>
      <w:proofErr w:type="spellEnd"/>
      <w:r>
        <w:rPr>
          <w:rFonts w:ascii="Times New Roman" w:hAnsi="Times New Roman" w:cs="Times New Roman"/>
          <w:lang w:val="en-US"/>
        </w:rPr>
        <w:t xml:space="preserve"> (Patagonia, Argentina): Evidence of </w:t>
      </w:r>
      <w:proofErr w:type="spellStart"/>
      <w:r>
        <w:rPr>
          <w:rFonts w:ascii="Times New Roman" w:hAnsi="Times New Roman" w:cs="Times New Roman"/>
          <w:lang w:val="en-US"/>
        </w:rPr>
        <w:t>recolonisation</w:t>
      </w:r>
      <w:proofErr w:type="spellEnd"/>
      <w:r>
        <w:rPr>
          <w:rFonts w:ascii="Times New Roman" w:hAnsi="Times New Roman" w:cs="Times New Roman"/>
          <w:lang w:val="en-US"/>
        </w:rPr>
        <w:t>.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13</w:t>
      </w:r>
      <w:r>
        <w:rPr>
          <w:rFonts w:ascii="Times New Roman" w:hAnsi="Times New Roman" w:cs="Times New Roman"/>
          <w:lang w:val="en-US"/>
        </w:rPr>
        <w:t>(12), e0207524 (2018).</w:t>
      </w:r>
    </w:p>
    <w:p w14:paraId="46F2E36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40. </w:t>
      </w:r>
      <w:proofErr w:type="spellStart"/>
      <w:r>
        <w:rPr>
          <w:rFonts w:ascii="Times New Roman" w:hAnsi="Times New Roman" w:cs="Times New Roman"/>
          <w:color w:val="auto"/>
          <w:sz w:val="22"/>
          <w:szCs w:val="22"/>
          <w:lang w:val="en-US"/>
        </w:rPr>
        <w:t>Mandiola</w:t>
      </w:r>
      <w:proofErr w:type="spellEnd"/>
      <w:r>
        <w:rPr>
          <w:rFonts w:ascii="Times New Roman" w:hAnsi="Times New Roman" w:cs="Times New Roman"/>
          <w:color w:val="auto"/>
          <w:sz w:val="22"/>
          <w:szCs w:val="22"/>
          <w:lang w:val="en-US"/>
        </w:rPr>
        <w:t xml:space="preserve"> M. A.,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xml:space="preserve">. Half a century of sightings data of southern right whales in Mar del Plata (Buenos Aires, Argentina).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100</w:t>
      </w:r>
      <w:r>
        <w:rPr>
          <w:rFonts w:ascii="Times New Roman" w:hAnsi="Times New Roman" w:cs="Times New Roman"/>
          <w:color w:val="auto"/>
          <w:sz w:val="22"/>
          <w:szCs w:val="22"/>
          <w:lang w:val="en-US"/>
        </w:rPr>
        <w:t>, 165-171 (2020).</w:t>
      </w:r>
    </w:p>
    <w:p w14:paraId="6F0B66F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41. Weir, C. R. &amp; Stanworth, A. The Falkland Islands (Malvinas) as sub-Antarctic foraging, migratory and wintering habitat for southern right whales. </w:t>
      </w:r>
      <w:r>
        <w:rPr>
          <w:rFonts w:ascii="Times New Roman" w:hAnsi="Times New Roman" w:cs="Times New Roman"/>
          <w:i/>
          <w:iCs/>
          <w:color w:val="auto"/>
          <w:sz w:val="22"/>
          <w:szCs w:val="22"/>
          <w:lang w:val="en-US"/>
        </w:rPr>
        <w:t>J. Mar. Biol. Ass. UK</w:t>
      </w:r>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100</w:t>
      </w:r>
      <w:r>
        <w:rPr>
          <w:rFonts w:ascii="Times New Roman" w:hAnsi="Times New Roman" w:cs="Times New Roman"/>
          <w:color w:val="auto"/>
          <w:sz w:val="22"/>
          <w:szCs w:val="22"/>
          <w:lang w:val="en-US"/>
        </w:rPr>
        <w:t>, 153-163 (2020).</w:t>
      </w:r>
    </w:p>
    <w:p w14:paraId="237A35E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42. Du </w:t>
      </w:r>
      <w:proofErr w:type="spellStart"/>
      <w:r>
        <w:rPr>
          <w:rFonts w:ascii="Times New Roman" w:hAnsi="Times New Roman" w:cs="Times New Roman"/>
          <w:lang w:val="en-US"/>
        </w:rPr>
        <w:t>Pasquier</w:t>
      </w:r>
      <w:proofErr w:type="spellEnd"/>
      <w:r>
        <w:rPr>
          <w:rFonts w:ascii="Times New Roman" w:hAnsi="Times New Roman" w:cs="Times New Roman"/>
          <w:lang w:val="en-US"/>
        </w:rPr>
        <w:t xml:space="preserve">, T. Catch history of French right whaling mainly in the South Atlantic. Right Whales: Past and Present Status. </w:t>
      </w:r>
      <w:r>
        <w:rPr>
          <w:rFonts w:ascii="Times New Roman" w:hAnsi="Times New Roman" w:cs="Times New Roman"/>
          <w:i/>
          <w:iCs/>
          <w:lang w:val="en-US"/>
        </w:rPr>
        <w:t xml:space="preserve">Rep. Int. Whaling Commission (Special Issue) </w:t>
      </w:r>
      <w:r>
        <w:rPr>
          <w:rFonts w:ascii="Times New Roman" w:hAnsi="Times New Roman" w:cs="Times New Roman"/>
          <w:b/>
          <w:bCs/>
          <w:lang w:val="en-US"/>
        </w:rPr>
        <w:t>10</w:t>
      </w:r>
      <w:r>
        <w:rPr>
          <w:rFonts w:ascii="Times New Roman" w:hAnsi="Times New Roman" w:cs="Times New Roman"/>
          <w:lang w:val="en-US"/>
        </w:rPr>
        <w:t>, 269-274 (1986).</w:t>
      </w:r>
    </w:p>
    <w:p w14:paraId="2272917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43. Best, P. B. Estimates of the landed catch of right (and other whalebone) whales in the American fishery, 1805-1909. </w:t>
      </w:r>
      <w:r>
        <w:rPr>
          <w:rFonts w:ascii="Times New Roman" w:hAnsi="Times New Roman" w:cs="Times New Roman"/>
          <w:i/>
          <w:iCs/>
          <w:lang w:val="en-US"/>
        </w:rPr>
        <w:t>Fish. Bull</w:t>
      </w:r>
      <w:r>
        <w:rPr>
          <w:rFonts w:ascii="Times New Roman" w:hAnsi="Times New Roman" w:cs="Times New Roman"/>
          <w:lang w:val="en-US"/>
        </w:rPr>
        <w:t>. </w:t>
      </w:r>
      <w:r>
        <w:rPr>
          <w:rFonts w:ascii="Times New Roman" w:hAnsi="Times New Roman" w:cs="Times New Roman"/>
          <w:b/>
          <w:bCs/>
          <w:lang w:val="en-US"/>
        </w:rPr>
        <w:t>85</w:t>
      </w:r>
      <w:r>
        <w:rPr>
          <w:rFonts w:ascii="Times New Roman" w:hAnsi="Times New Roman" w:cs="Times New Roman"/>
          <w:lang w:val="en-US"/>
        </w:rPr>
        <w:t>, 403-418 (1987).</w:t>
      </w:r>
    </w:p>
    <w:p w14:paraId="20447FE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44. Rowntree, V., </w:t>
      </w:r>
      <w:proofErr w:type="spellStart"/>
      <w:r>
        <w:rPr>
          <w:rFonts w:ascii="Times New Roman" w:hAnsi="Times New Roman" w:cs="Times New Roman"/>
          <w:lang w:val="en-US"/>
        </w:rPr>
        <w:t>Groch</w:t>
      </w:r>
      <w:proofErr w:type="spellEnd"/>
      <w:r>
        <w:rPr>
          <w:rFonts w:ascii="Times New Roman" w:hAnsi="Times New Roman" w:cs="Times New Roman"/>
          <w:lang w:val="en-US"/>
        </w:rPr>
        <w:t xml:space="preserve">, K. R., </w:t>
      </w:r>
      <w:proofErr w:type="spellStart"/>
      <w:r>
        <w:rPr>
          <w:rFonts w:ascii="Times New Roman" w:hAnsi="Times New Roman" w:cs="Times New Roman"/>
          <w:lang w:val="en-US"/>
        </w:rPr>
        <w:t>Vilches</w:t>
      </w:r>
      <w:proofErr w:type="spellEnd"/>
      <w:r>
        <w:rPr>
          <w:rFonts w:ascii="Times New Roman" w:hAnsi="Times New Roman" w:cs="Times New Roman"/>
          <w:lang w:val="en-US"/>
        </w:rPr>
        <w:t xml:space="preserve">, F. &amp; </w:t>
      </w:r>
      <w:proofErr w:type="spellStart"/>
      <w:r>
        <w:rPr>
          <w:rFonts w:ascii="Times New Roman" w:hAnsi="Times New Roman" w:cs="Times New Roman"/>
          <w:lang w:val="en-US"/>
        </w:rPr>
        <w:t>Sironi</w:t>
      </w:r>
      <w:proofErr w:type="spellEnd"/>
      <w:r>
        <w:rPr>
          <w:rFonts w:ascii="Times New Roman" w:hAnsi="Times New Roman" w:cs="Times New Roman"/>
          <w:lang w:val="en-US"/>
        </w:rPr>
        <w:t>, M. Sighting Histories of 124 Southern Right Whales Recorded off Both Southern Brazil and Península Valdés, Argentina, between 1971 and 2017. IWC SC/68B/CMP/20 (2020).</w:t>
      </w:r>
    </w:p>
    <w:p w14:paraId="7EEC187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45.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N., </w:t>
      </w:r>
      <w:r>
        <w:rPr>
          <w:rFonts w:ascii="Times New Roman" w:hAnsi="Times New Roman" w:cs="Times New Roman"/>
          <w:i/>
          <w:iCs/>
          <w:lang w:val="en-US"/>
        </w:rPr>
        <w:t>et al.</w:t>
      </w:r>
      <w:r>
        <w:rPr>
          <w:rFonts w:ascii="Times New Roman" w:hAnsi="Times New Roman" w:cs="Times New Roman"/>
          <w:lang w:val="en-US"/>
        </w:rPr>
        <w:t xml:space="preserve"> Satellite tracking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from </w:t>
      </w:r>
      <w:proofErr w:type="spellStart"/>
      <w:r>
        <w:rPr>
          <w:rFonts w:ascii="Times New Roman" w:hAnsi="Times New Roman" w:cs="Times New Roman"/>
          <w:lang w:val="en-US"/>
        </w:rPr>
        <w:t>Golfo</w:t>
      </w:r>
      <w:proofErr w:type="spellEnd"/>
      <w:r>
        <w:rPr>
          <w:rFonts w:ascii="Times New Roman" w:hAnsi="Times New Roman" w:cs="Times New Roman"/>
          <w:lang w:val="en-US"/>
        </w:rPr>
        <w:t xml:space="preserve"> San Matias, Rio Negro Province, Argentina. IWC SC/67b/CMP/17 (2018).</w:t>
      </w:r>
    </w:p>
    <w:p w14:paraId="42743D24"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46. Rowntree, V. J., Valenzuela, L. O., </w:t>
      </w:r>
      <w:proofErr w:type="spellStart"/>
      <w:r>
        <w:rPr>
          <w:rFonts w:ascii="Times New Roman" w:hAnsi="Times New Roman" w:cs="Times New Roman"/>
          <w:lang w:val="en-US"/>
        </w:rPr>
        <w:t>Fraguas</w:t>
      </w:r>
      <w:proofErr w:type="spellEnd"/>
      <w:r>
        <w:rPr>
          <w:rFonts w:ascii="Times New Roman" w:hAnsi="Times New Roman" w:cs="Times New Roman"/>
          <w:lang w:val="en-US"/>
        </w:rPr>
        <w:t xml:space="preserve">, P. F. &amp; Seger, J. Foraging </w:t>
      </w:r>
      <w:proofErr w:type="spellStart"/>
      <w:r>
        <w:rPr>
          <w:rFonts w:ascii="Times New Roman" w:hAnsi="Times New Roman" w:cs="Times New Roman"/>
          <w:lang w:val="en-US"/>
        </w:rPr>
        <w:t>behaviour</w:t>
      </w:r>
      <w:proofErr w:type="spellEnd"/>
      <w:r>
        <w:rPr>
          <w:rFonts w:ascii="Times New Roman" w:hAnsi="Times New Roman" w:cs="Times New Roman"/>
          <w:lang w:val="en-US"/>
        </w:rPr>
        <w:t xml:space="preserv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inferred from variation of carbon stable isotope ratios in their baleen. IWC SC/60/BRG23 (2008).</w:t>
      </w:r>
    </w:p>
    <w:p w14:paraId="005A5DB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47. </w:t>
      </w:r>
      <w:proofErr w:type="spellStart"/>
      <w:r>
        <w:rPr>
          <w:rFonts w:ascii="Times New Roman" w:hAnsi="Times New Roman" w:cs="Times New Roman"/>
          <w:lang w:val="en-US"/>
        </w:rPr>
        <w:t>Vighi</w:t>
      </w:r>
      <w:proofErr w:type="spellEnd"/>
      <w:r>
        <w:rPr>
          <w:rFonts w:ascii="Times New Roman" w:hAnsi="Times New Roman" w:cs="Times New Roman"/>
          <w:lang w:val="en-US"/>
        </w:rPr>
        <w:t xml:space="preserve">, M., A., </w:t>
      </w:r>
      <w:r>
        <w:rPr>
          <w:rFonts w:ascii="Times New Roman" w:hAnsi="Times New Roman" w:cs="Times New Roman"/>
          <w:i/>
          <w:iCs/>
          <w:lang w:val="en-US"/>
        </w:rPr>
        <w:t>et al.</w:t>
      </w:r>
      <w:r>
        <w:rPr>
          <w:rFonts w:ascii="Times New Roman" w:hAnsi="Times New Roman" w:cs="Times New Roman"/>
          <w:lang w:val="en-US"/>
        </w:rPr>
        <w:t xml:space="preserve"> Stable isotopes indicate population structuring in the Southwest Atlantic population of right whales (</w:t>
      </w:r>
      <w:proofErr w:type="spellStart"/>
      <w:r>
        <w:rPr>
          <w:rFonts w:ascii="Times New Roman" w:hAnsi="Times New Roman" w:cs="Times New Roman"/>
          <w:lang w:val="en-US"/>
        </w:rPr>
        <w:t>Eubalaena</w:t>
      </w:r>
      <w:proofErr w:type="spellEnd"/>
      <w:r>
        <w:rPr>
          <w:rFonts w:ascii="Times New Roman" w:hAnsi="Times New Roman" w:cs="Times New Roman"/>
          <w:lang w:val="en-US"/>
        </w:rPr>
        <w:t xml:space="preserve"> australis).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9</w:t>
      </w:r>
      <w:r>
        <w:rPr>
          <w:rFonts w:ascii="Times New Roman" w:hAnsi="Times New Roman" w:cs="Times New Roman"/>
          <w:lang w:val="en-US"/>
        </w:rPr>
        <w:t>, e90489 (2014).</w:t>
      </w:r>
    </w:p>
    <w:p w14:paraId="25CA85A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48. Valenzuela, L. O., Rowntree, V. J., </w:t>
      </w:r>
      <w:proofErr w:type="spellStart"/>
      <w:r>
        <w:rPr>
          <w:rFonts w:ascii="Times New Roman" w:hAnsi="Times New Roman" w:cs="Times New Roman"/>
          <w:lang w:val="en-US"/>
        </w:rPr>
        <w:t>Sironi</w:t>
      </w:r>
      <w:proofErr w:type="spellEnd"/>
      <w:r>
        <w:rPr>
          <w:rFonts w:ascii="Times New Roman" w:hAnsi="Times New Roman" w:cs="Times New Roman"/>
          <w:lang w:val="en-US"/>
        </w:rPr>
        <w:t xml:space="preserve">, M. &amp; Seger, J. Stable isotopes (d15N, d13C, d34S) in skin reveal diverse food sources used by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w:t>
      </w:r>
      <w:r>
        <w:rPr>
          <w:rFonts w:ascii="Times New Roman" w:hAnsi="Times New Roman" w:cs="Times New Roman"/>
          <w:i/>
          <w:iCs/>
          <w:lang w:val="en-US"/>
        </w:rPr>
        <w:t>Mar. Ecol. Prog. Ser.</w:t>
      </w:r>
      <w:r>
        <w:rPr>
          <w:rFonts w:ascii="Times New Roman" w:hAnsi="Times New Roman" w:cs="Times New Roman"/>
          <w:lang w:val="en-US"/>
        </w:rPr>
        <w:t xml:space="preserve"> </w:t>
      </w:r>
      <w:r>
        <w:rPr>
          <w:rFonts w:ascii="Times New Roman" w:hAnsi="Times New Roman" w:cs="Times New Roman"/>
          <w:b/>
          <w:bCs/>
          <w:lang w:val="en-US"/>
        </w:rPr>
        <w:t>603</w:t>
      </w:r>
      <w:r>
        <w:rPr>
          <w:rFonts w:ascii="Times New Roman" w:hAnsi="Times New Roman" w:cs="Times New Roman"/>
          <w:lang w:val="en-US"/>
        </w:rPr>
        <w:t>, 243–255 (2018).</w:t>
      </w:r>
    </w:p>
    <w:p w14:paraId="65756241"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49. Ott, P. H., Flores, P. A. C., Freitas, T. R. O. &amp; White, B. N. Genetic diversity and population structure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from the Atlantic coast of South America. IWC SC/S11/RW25 (2011).</w:t>
      </w:r>
    </w:p>
    <w:p w14:paraId="63474E0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50. Carroll, E. L., </w:t>
      </w:r>
      <w:r>
        <w:rPr>
          <w:rFonts w:ascii="Times New Roman" w:hAnsi="Times New Roman" w:cs="Times New Roman"/>
          <w:i/>
          <w:iCs/>
          <w:lang w:val="en-US"/>
        </w:rPr>
        <w:t>et al</w:t>
      </w:r>
      <w:r>
        <w:rPr>
          <w:rFonts w:ascii="Times New Roman" w:hAnsi="Times New Roman" w:cs="Times New Roman"/>
          <w:lang w:val="en-US"/>
        </w:rPr>
        <w:t>. Genetic diversity and connectivity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found in the Brazil and Chile-Peru wintering grounds and the South Georgia (Islas </w:t>
      </w:r>
      <w:proofErr w:type="spellStart"/>
      <w:r>
        <w:rPr>
          <w:rFonts w:ascii="Times New Roman" w:hAnsi="Times New Roman" w:cs="Times New Roman"/>
          <w:lang w:val="en-US"/>
        </w:rPr>
        <w:t>Georgias</w:t>
      </w:r>
      <w:proofErr w:type="spellEnd"/>
      <w:r>
        <w:rPr>
          <w:rFonts w:ascii="Times New Roman" w:hAnsi="Times New Roman" w:cs="Times New Roman"/>
          <w:lang w:val="en-US"/>
        </w:rPr>
        <w:t xml:space="preserve"> del Sur) feeding ground. </w:t>
      </w:r>
      <w:r>
        <w:rPr>
          <w:rFonts w:ascii="Times New Roman" w:hAnsi="Times New Roman" w:cs="Times New Roman"/>
          <w:i/>
          <w:iCs/>
          <w:lang w:val="en-US"/>
        </w:rPr>
        <w:t xml:space="preserve">J. </w:t>
      </w:r>
      <w:proofErr w:type="spellStart"/>
      <w:r>
        <w:rPr>
          <w:rFonts w:ascii="Times New Roman" w:hAnsi="Times New Roman" w:cs="Times New Roman"/>
          <w:i/>
          <w:iCs/>
          <w:lang w:val="en-US"/>
        </w:rPr>
        <w:t>Hered</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111</w:t>
      </w:r>
      <w:r>
        <w:rPr>
          <w:rFonts w:ascii="Times New Roman" w:hAnsi="Times New Roman" w:cs="Times New Roman"/>
          <w:lang w:val="en-US"/>
        </w:rPr>
        <w:t>, 263–276 (2020).</w:t>
      </w:r>
    </w:p>
    <w:p w14:paraId="41882F8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51. Smith, T. D., Reeves, R. R., Josephson, E. A. &amp; Lund, J. N. Spatial and seasonal distribution of American whaling and whales in the age of sail.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7</w:t>
      </w:r>
      <w:r>
        <w:rPr>
          <w:rFonts w:ascii="Times New Roman" w:hAnsi="Times New Roman" w:cs="Times New Roman"/>
          <w:lang w:val="en-US"/>
        </w:rPr>
        <w:t>, e34905 (2012).</w:t>
      </w:r>
    </w:p>
    <w:p w14:paraId="20949D4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52. International Whaling Commission. Report of the Scientific Committee of the International Whaling Commission.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20</w:t>
      </w:r>
      <w:r>
        <w:rPr>
          <w:rFonts w:ascii="Times New Roman" w:hAnsi="Times New Roman" w:cs="Times New Roman"/>
          <w:lang w:val="en-US"/>
        </w:rPr>
        <w:t xml:space="preserve"> (Suppl.), 675 pp (2019).</w:t>
      </w:r>
    </w:p>
    <w:p w14:paraId="0063302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lang w:val="en-US"/>
        </w:rPr>
        <w:t xml:space="preserve">53. Peterson, B. W. South Atlantic whaling: 1603–1830. Ph.D. thesis, University of California. </w:t>
      </w:r>
      <w:r>
        <w:rPr>
          <w:rFonts w:ascii="Times New Roman" w:hAnsi="Times New Roman" w:cs="Times New Roman"/>
        </w:rPr>
        <w:t>(1948).</w:t>
      </w:r>
    </w:p>
    <w:p w14:paraId="7839E1F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54. Palazzo, J. T. Jr., </w:t>
      </w:r>
      <w:proofErr w:type="spellStart"/>
      <w:r>
        <w:rPr>
          <w:rFonts w:ascii="Times New Roman" w:hAnsi="Times New Roman" w:cs="Times New Roman"/>
        </w:rPr>
        <w:t>Groch</w:t>
      </w:r>
      <w:proofErr w:type="spellEnd"/>
      <w:r>
        <w:rPr>
          <w:rFonts w:ascii="Times New Roman" w:hAnsi="Times New Roman" w:cs="Times New Roman"/>
        </w:rPr>
        <w:t xml:space="preserve">, K. R. &amp; Silveira, H. A. </w:t>
      </w:r>
      <w:proofErr w:type="spellStart"/>
      <w:r>
        <w:rPr>
          <w:rFonts w:ascii="Times New Roman" w:hAnsi="Times New Roman" w:cs="Times New Roman"/>
        </w:rPr>
        <w:t>Projeto</w:t>
      </w:r>
      <w:proofErr w:type="spellEnd"/>
      <w:r>
        <w:rPr>
          <w:rFonts w:ascii="Times New Roman" w:hAnsi="Times New Roman" w:cs="Times New Roman"/>
        </w:rPr>
        <w:t xml:space="preserve"> </w:t>
      </w:r>
      <w:proofErr w:type="spellStart"/>
      <w:r>
        <w:rPr>
          <w:rFonts w:ascii="Times New Roman" w:hAnsi="Times New Roman" w:cs="Times New Roman"/>
        </w:rPr>
        <w:t>Baleia</w:t>
      </w:r>
      <w:proofErr w:type="spellEnd"/>
      <w:r>
        <w:rPr>
          <w:rFonts w:ascii="Times New Roman" w:hAnsi="Times New Roman" w:cs="Times New Roman"/>
        </w:rPr>
        <w:t xml:space="preserve"> Franca: 25 anos de pesquisa e </w:t>
      </w:r>
      <w:proofErr w:type="spellStart"/>
      <w:r>
        <w:rPr>
          <w:rFonts w:ascii="Times New Roman" w:hAnsi="Times New Roman" w:cs="Times New Roman"/>
        </w:rPr>
        <w:t>conservação</w:t>
      </w:r>
      <w:proofErr w:type="spellEnd"/>
      <w:r>
        <w:rPr>
          <w:rFonts w:ascii="Times New Roman" w:hAnsi="Times New Roman" w:cs="Times New Roman"/>
        </w:rPr>
        <w:t>, 1982–2007 (2007).</w:t>
      </w:r>
    </w:p>
    <w:p w14:paraId="5F9F80C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55. Reeves, R. R. &amp; Smith, T. D. A taxonomy of world whaling in </w:t>
      </w:r>
      <w:r>
        <w:rPr>
          <w:rFonts w:ascii="Times New Roman" w:hAnsi="Times New Roman" w:cs="Times New Roman"/>
          <w:i/>
          <w:iCs/>
          <w:lang w:val="en-US"/>
        </w:rPr>
        <w:t>Whales, whaling, and ocean ecosystems</w:t>
      </w:r>
      <w:r>
        <w:rPr>
          <w:rFonts w:ascii="Times New Roman" w:hAnsi="Times New Roman" w:cs="Times New Roman"/>
          <w:lang w:val="en-US"/>
        </w:rPr>
        <w:t xml:space="preserve"> (eds. Estes, J. A., </w:t>
      </w:r>
      <w:proofErr w:type="spellStart"/>
      <w:r>
        <w:rPr>
          <w:rFonts w:ascii="Times New Roman" w:hAnsi="Times New Roman" w:cs="Times New Roman"/>
          <w:lang w:val="en-US"/>
        </w:rPr>
        <w:t>DeMaster</w:t>
      </w:r>
      <w:proofErr w:type="spellEnd"/>
      <w:r>
        <w:rPr>
          <w:rFonts w:ascii="Times New Roman" w:hAnsi="Times New Roman" w:cs="Times New Roman"/>
          <w:lang w:val="en-US"/>
        </w:rPr>
        <w:t xml:space="preserve">, D. P., </w:t>
      </w:r>
      <w:proofErr w:type="spellStart"/>
      <w:r>
        <w:rPr>
          <w:rFonts w:ascii="Times New Roman" w:hAnsi="Times New Roman" w:cs="Times New Roman"/>
          <w:lang w:val="en-US"/>
        </w:rPr>
        <w:t>Doak</w:t>
      </w:r>
      <w:proofErr w:type="spellEnd"/>
      <w:r>
        <w:rPr>
          <w:rFonts w:ascii="Times New Roman" w:hAnsi="Times New Roman" w:cs="Times New Roman"/>
          <w:lang w:val="en-US"/>
        </w:rPr>
        <w:t>, D. F., Williams, T. M. &amp; Brownell, R. L. Jr.) 82-101 (University of California Press, Berkeley, 2006).</w:t>
      </w:r>
    </w:p>
    <w:p w14:paraId="051B25E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56. Richards, R. Past and present distributions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w:t>
      </w:r>
      <w:r>
        <w:rPr>
          <w:rFonts w:ascii="Times New Roman" w:hAnsi="Times New Roman" w:cs="Times New Roman"/>
          <w:i/>
          <w:iCs/>
          <w:lang w:val="en-US"/>
        </w:rPr>
        <w:t>N. Z. J. Zool</w:t>
      </w:r>
      <w:r>
        <w:rPr>
          <w:rFonts w:ascii="Times New Roman" w:hAnsi="Times New Roman" w:cs="Times New Roman"/>
          <w:lang w:val="en-US"/>
        </w:rPr>
        <w:t>.</w:t>
      </w:r>
      <w:r>
        <w:rPr>
          <w:rFonts w:ascii="Times New Roman" w:hAnsi="Times New Roman" w:cs="Times New Roman"/>
          <w:b/>
          <w:bCs/>
          <w:lang w:val="en-US"/>
        </w:rPr>
        <w:t xml:space="preserve"> 36</w:t>
      </w:r>
      <w:r>
        <w:rPr>
          <w:rFonts w:ascii="Times New Roman" w:hAnsi="Times New Roman" w:cs="Times New Roman"/>
          <w:lang w:val="en-US"/>
        </w:rPr>
        <w:t xml:space="preserve">, 447–459 (2009). </w:t>
      </w:r>
    </w:p>
    <w:p w14:paraId="7D892AA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57. Harcourt, R., Van Der Hoop, J., Kraus, S. &amp; Carroll, E. L. Future directions in </w:t>
      </w:r>
      <w:proofErr w:type="spellStart"/>
      <w:r>
        <w:rPr>
          <w:rFonts w:ascii="Times New Roman" w:hAnsi="Times New Roman" w:cs="Times New Roman"/>
          <w:i/>
          <w:iCs/>
          <w:lang w:val="en-US"/>
        </w:rPr>
        <w:t>Eubalaena</w:t>
      </w:r>
      <w:proofErr w:type="spellEnd"/>
      <w:r>
        <w:rPr>
          <w:rFonts w:ascii="Times New Roman" w:hAnsi="Times New Roman" w:cs="Times New Roman"/>
          <w:lang w:val="en-US"/>
        </w:rPr>
        <w:t xml:space="preserve"> spp.: comparative research to inform conservation. </w:t>
      </w:r>
      <w:r>
        <w:rPr>
          <w:rFonts w:ascii="Times New Roman" w:hAnsi="Times New Roman" w:cs="Times New Roman"/>
          <w:i/>
          <w:iCs/>
          <w:lang w:val="en-US"/>
        </w:rPr>
        <w:t>Front. Mar. Sci</w:t>
      </w:r>
      <w:r>
        <w:rPr>
          <w:rFonts w:ascii="Times New Roman" w:hAnsi="Times New Roman" w:cs="Times New Roman"/>
          <w:lang w:val="en-US"/>
        </w:rPr>
        <w:t xml:space="preserve">. </w:t>
      </w:r>
      <w:r>
        <w:rPr>
          <w:rFonts w:ascii="Times New Roman" w:hAnsi="Times New Roman" w:cs="Times New Roman"/>
          <w:b/>
          <w:bCs/>
          <w:lang w:val="en-US"/>
        </w:rPr>
        <w:t>5</w:t>
      </w:r>
      <w:r>
        <w:rPr>
          <w:rFonts w:ascii="Times New Roman" w:hAnsi="Times New Roman" w:cs="Times New Roman"/>
          <w:lang w:val="en-US"/>
        </w:rPr>
        <w:t>, 530 (2019).</w:t>
      </w:r>
    </w:p>
    <w:p w14:paraId="1236944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58. Cooke, J. G. &amp;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N.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IUCN Red List of Threatened Species 2018: e. T8153A50354147 (2018).</w:t>
      </w:r>
    </w:p>
    <w:p w14:paraId="52E222A8"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59.</w:t>
      </w:r>
      <w:bookmarkStart w:id="455" w:name="_Hlk44334825"/>
      <w:r>
        <w:rPr>
          <w:rFonts w:ascii="Times New Roman" w:hAnsi="Times New Roman" w:cs="Times New Roman"/>
          <w:color w:val="auto"/>
          <w:sz w:val="22"/>
          <w:szCs w:val="22"/>
        </w:rPr>
        <w:t xml:space="preserve"> Ellis</w:t>
      </w:r>
      <w:bookmarkEnd w:id="455"/>
      <w:r>
        <w:rPr>
          <w:rFonts w:ascii="Times New Roman" w:hAnsi="Times New Roman" w:cs="Times New Roman"/>
          <w:color w:val="auto"/>
          <w:sz w:val="22"/>
          <w:szCs w:val="22"/>
        </w:rPr>
        <w:t xml:space="preserve">, M. Aspectos da pesca da </w:t>
      </w:r>
      <w:proofErr w:type="spellStart"/>
      <w:r>
        <w:rPr>
          <w:rFonts w:ascii="Times New Roman" w:hAnsi="Times New Roman" w:cs="Times New Roman"/>
          <w:color w:val="auto"/>
          <w:sz w:val="22"/>
          <w:szCs w:val="22"/>
        </w:rPr>
        <w:t>baleia</w:t>
      </w:r>
      <w:proofErr w:type="spellEnd"/>
      <w:r>
        <w:rPr>
          <w:rFonts w:ascii="Times New Roman" w:hAnsi="Times New Roman" w:cs="Times New Roman"/>
          <w:color w:val="auto"/>
          <w:sz w:val="22"/>
          <w:szCs w:val="22"/>
        </w:rPr>
        <w:t xml:space="preserve"> no Brasil colonial. </w:t>
      </w:r>
      <w:r>
        <w:rPr>
          <w:rFonts w:ascii="Times New Roman" w:hAnsi="Times New Roman" w:cs="Times New Roman"/>
          <w:i/>
          <w:iCs/>
          <w:color w:val="auto"/>
          <w:sz w:val="22"/>
          <w:szCs w:val="22"/>
        </w:rPr>
        <w:t>Rev. Hist. Sao Paulo</w:t>
      </w:r>
      <w:r>
        <w:rPr>
          <w:rFonts w:ascii="Times New Roman" w:hAnsi="Times New Roman" w:cs="Times New Roman"/>
          <w:color w:val="auto"/>
          <w:sz w:val="22"/>
          <w:szCs w:val="22"/>
        </w:rPr>
        <w:t xml:space="preserve"> </w:t>
      </w:r>
      <w:r>
        <w:rPr>
          <w:rFonts w:ascii="Times New Roman" w:hAnsi="Times New Roman" w:cs="Times New Roman"/>
          <w:b/>
          <w:bCs/>
          <w:color w:val="auto"/>
          <w:sz w:val="22"/>
          <w:szCs w:val="22"/>
        </w:rPr>
        <w:t>14</w:t>
      </w:r>
      <w:r>
        <w:rPr>
          <w:rFonts w:ascii="Times New Roman" w:hAnsi="Times New Roman" w:cs="Times New Roman"/>
          <w:color w:val="auto"/>
          <w:sz w:val="22"/>
          <w:szCs w:val="22"/>
        </w:rPr>
        <w:t>, 1-126 (1958).</w:t>
      </w:r>
    </w:p>
    <w:p w14:paraId="485864D7"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color w:val="auto"/>
          <w:sz w:val="22"/>
          <w:szCs w:val="22"/>
        </w:rPr>
        <w:t xml:space="preserve">60. Ellis, M. </w:t>
      </w:r>
      <w:r>
        <w:rPr>
          <w:rFonts w:ascii="Times New Roman" w:hAnsi="Times New Roman" w:cs="Times New Roman"/>
          <w:i/>
          <w:iCs/>
          <w:color w:val="auto"/>
          <w:sz w:val="22"/>
          <w:szCs w:val="22"/>
        </w:rPr>
        <w:t xml:space="preserve">A </w:t>
      </w:r>
      <w:proofErr w:type="spellStart"/>
      <w:r>
        <w:rPr>
          <w:rFonts w:ascii="Times New Roman" w:hAnsi="Times New Roman" w:cs="Times New Roman"/>
          <w:i/>
          <w:iCs/>
          <w:color w:val="auto"/>
          <w:sz w:val="22"/>
          <w:szCs w:val="22"/>
        </w:rPr>
        <w:t>baleia</w:t>
      </w:r>
      <w:proofErr w:type="spellEnd"/>
      <w:r>
        <w:rPr>
          <w:rFonts w:ascii="Times New Roman" w:hAnsi="Times New Roman" w:cs="Times New Roman"/>
          <w:i/>
          <w:iCs/>
          <w:color w:val="auto"/>
          <w:sz w:val="22"/>
          <w:szCs w:val="22"/>
        </w:rPr>
        <w:t xml:space="preserve"> no Brasil colonial</w:t>
      </w:r>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Melhoramentos</w:t>
      </w:r>
      <w:proofErr w:type="spellEnd"/>
      <w:r>
        <w:rPr>
          <w:rFonts w:ascii="Times New Roman" w:hAnsi="Times New Roman" w:cs="Times New Roman"/>
          <w:color w:val="auto"/>
          <w:sz w:val="22"/>
          <w:szCs w:val="22"/>
        </w:rPr>
        <w:t>, 1969).</w:t>
      </w:r>
    </w:p>
    <w:p w14:paraId="022175D5"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rPr>
      </w:pPr>
      <w:r>
        <w:rPr>
          <w:rFonts w:ascii="Times New Roman" w:hAnsi="Times New Roman" w:cs="Times New Roman"/>
        </w:rPr>
        <w:t xml:space="preserve">61. Palazzo, J. T., Jr. &amp; Carter, L. A. </w:t>
      </w:r>
      <w:r>
        <w:rPr>
          <w:rFonts w:ascii="Times New Roman" w:hAnsi="Times New Roman" w:cs="Times New Roman"/>
          <w:i/>
          <w:iCs/>
        </w:rPr>
        <w:t xml:space="preserve">A </w:t>
      </w:r>
      <w:proofErr w:type="spellStart"/>
      <w:r>
        <w:rPr>
          <w:rFonts w:ascii="Times New Roman" w:hAnsi="Times New Roman" w:cs="Times New Roman"/>
          <w:i/>
          <w:iCs/>
        </w:rPr>
        <w:t>caça</w:t>
      </w:r>
      <w:proofErr w:type="spellEnd"/>
      <w:r>
        <w:rPr>
          <w:rFonts w:ascii="Times New Roman" w:hAnsi="Times New Roman" w:cs="Times New Roman"/>
          <w:i/>
          <w:iCs/>
        </w:rPr>
        <w:t xml:space="preserve"> de </w:t>
      </w:r>
      <w:proofErr w:type="spellStart"/>
      <w:r>
        <w:rPr>
          <w:rFonts w:ascii="Times New Roman" w:hAnsi="Times New Roman" w:cs="Times New Roman"/>
          <w:i/>
          <w:iCs/>
        </w:rPr>
        <w:t>baleias</w:t>
      </w:r>
      <w:proofErr w:type="spellEnd"/>
      <w:r>
        <w:rPr>
          <w:rFonts w:ascii="Times New Roman" w:hAnsi="Times New Roman" w:cs="Times New Roman"/>
          <w:i/>
          <w:iCs/>
        </w:rPr>
        <w:t xml:space="preserve"> no Brasil</w:t>
      </w:r>
      <w:r>
        <w:rPr>
          <w:rFonts w:ascii="Times New Roman" w:hAnsi="Times New Roman" w:cs="Times New Roman"/>
        </w:rPr>
        <w:t xml:space="preserve"> (AGAPAN, 1983).</w:t>
      </w:r>
    </w:p>
    <w:p w14:paraId="58B22B2B"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62. Furniss, H. W. Whaling in Brazil. </w:t>
      </w:r>
      <w:r>
        <w:rPr>
          <w:rFonts w:ascii="Times New Roman" w:hAnsi="Times New Roman" w:cs="Times New Roman"/>
          <w:i/>
          <w:iCs/>
          <w:lang w:val="en-US"/>
        </w:rPr>
        <w:t>Bulletin of the International Union of the American Republics</w:t>
      </w:r>
      <w:r>
        <w:rPr>
          <w:rFonts w:ascii="Times New Roman" w:hAnsi="Times New Roman" w:cs="Times New Roman"/>
          <w:lang w:val="en-US"/>
        </w:rPr>
        <w:t> </w:t>
      </w:r>
      <w:r>
        <w:rPr>
          <w:rFonts w:ascii="Times New Roman" w:hAnsi="Times New Roman" w:cs="Times New Roman"/>
          <w:b/>
          <w:bCs/>
          <w:lang w:val="en-US"/>
        </w:rPr>
        <w:t>2</w:t>
      </w:r>
      <w:r>
        <w:rPr>
          <w:rFonts w:ascii="Times New Roman" w:hAnsi="Times New Roman" w:cs="Times New Roman"/>
          <w:lang w:val="en-US"/>
        </w:rPr>
        <w:t>, 1048-1054 (1909).</w:t>
      </w:r>
    </w:p>
    <w:p w14:paraId="462EF2B4" w14:textId="77777777" w:rsidR="00297A96" w:rsidRDefault="00297A96" w:rsidP="00297A96">
      <w:pPr>
        <w:tabs>
          <w:tab w:val="left" w:pos="284"/>
          <w:tab w:val="left" w:pos="426"/>
        </w:tabs>
        <w:spacing w:after="0" w:line="360" w:lineRule="auto"/>
        <w:rPr>
          <w:rFonts w:ascii="Times New Roman" w:hAnsi="Times New Roman" w:cs="Times New Roman"/>
        </w:rPr>
      </w:pPr>
      <w:r>
        <w:rPr>
          <w:rFonts w:ascii="Times New Roman" w:hAnsi="Times New Roman" w:cs="Times New Roman"/>
        </w:rPr>
        <w:t>63. Acosta y Lara, E. F. Un ballenero inglés en la Cisplatina. </w:t>
      </w:r>
      <w:r>
        <w:rPr>
          <w:rFonts w:ascii="Times New Roman" w:hAnsi="Times New Roman" w:cs="Times New Roman"/>
          <w:i/>
          <w:iCs/>
        </w:rPr>
        <w:t>Hoy es Historia</w:t>
      </w:r>
      <w:r>
        <w:rPr>
          <w:rFonts w:ascii="Times New Roman" w:hAnsi="Times New Roman" w:cs="Times New Roman"/>
        </w:rPr>
        <w:t> </w:t>
      </w:r>
      <w:r>
        <w:rPr>
          <w:rFonts w:ascii="Times New Roman" w:hAnsi="Times New Roman" w:cs="Times New Roman"/>
          <w:b/>
          <w:bCs/>
        </w:rPr>
        <w:t>24</w:t>
      </w:r>
      <w:r>
        <w:rPr>
          <w:rFonts w:ascii="Times New Roman" w:hAnsi="Times New Roman" w:cs="Times New Roman"/>
        </w:rPr>
        <w:t>, 82-88 (1987).</w:t>
      </w:r>
    </w:p>
    <w:p w14:paraId="1221CB52"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 xml:space="preserve">64. </w:t>
      </w:r>
      <w:r>
        <w:rPr>
          <w:rFonts w:ascii="Times New Roman" w:hAnsi="Times New Roman" w:cs="Times New Roman"/>
          <w:color w:val="auto"/>
          <w:sz w:val="22"/>
          <w:szCs w:val="22"/>
        </w:rPr>
        <w:t xml:space="preserve">Moore M. J., </w:t>
      </w:r>
      <w:r>
        <w:rPr>
          <w:rFonts w:ascii="Times New Roman" w:hAnsi="Times New Roman" w:cs="Times New Roman"/>
          <w:i/>
          <w:iCs/>
          <w:color w:val="auto"/>
          <w:sz w:val="22"/>
          <w:szCs w:val="22"/>
        </w:rPr>
        <w:t>et al</w:t>
      </w:r>
      <w:r>
        <w:rPr>
          <w:rFonts w:ascii="Times New Roman" w:hAnsi="Times New Roman" w:cs="Times New Roman"/>
          <w:color w:val="auto"/>
          <w:sz w:val="22"/>
          <w:szCs w:val="22"/>
        </w:rPr>
        <w:t xml:space="preserve">. </w:t>
      </w:r>
      <w:r>
        <w:rPr>
          <w:rFonts w:ascii="Times New Roman" w:hAnsi="Times New Roman" w:cs="Times New Roman"/>
          <w:color w:val="auto"/>
          <w:sz w:val="22"/>
          <w:szCs w:val="22"/>
          <w:lang w:val="en-US"/>
        </w:rPr>
        <w:t xml:space="preserve">Relative abundance of large whales around South Georgia (1979-1998). </w:t>
      </w:r>
      <w:r>
        <w:rPr>
          <w:rFonts w:ascii="Times New Roman" w:hAnsi="Times New Roman" w:cs="Times New Roman"/>
          <w:i/>
          <w:iCs/>
          <w:color w:val="auto"/>
          <w:sz w:val="22"/>
          <w:szCs w:val="22"/>
        </w:rPr>
        <w:t xml:space="preserve">Mar. </w:t>
      </w:r>
      <w:proofErr w:type="spellStart"/>
      <w:r>
        <w:rPr>
          <w:rFonts w:ascii="Times New Roman" w:hAnsi="Times New Roman" w:cs="Times New Roman"/>
          <w:i/>
          <w:iCs/>
          <w:color w:val="auto"/>
          <w:sz w:val="22"/>
          <w:szCs w:val="22"/>
        </w:rPr>
        <w:t>Mamm</w:t>
      </w:r>
      <w:proofErr w:type="spellEnd"/>
      <w:r>
        <w:rPr>
          <w:rFonts w:ascii="Times New Roman" w:hAnsi="Times New Roman" w:cs="Times New Roman"/>
          <w:i/>
          <w:iCs/>
          <w:color w:val="auto"/>
          <w:sz w:val="22"/>
          <w:szCs w:val="22"/>
        </w:rPr>
        <w:t xml:space="preserve">. </w:t>
      </w:r>
      <w:proofErr w:type="spellStart"/>
      <w:r>
        <w:rPr>
          <w:rFonts w:ascii="Times New Roman" w:hAnsi="Times New Roman" w:cs="Times New Roman"/>
          <w:i/>
          <w:iCs/>
          <w:color w:val="auto"/>
          <w:sz w:val="22"/>
          <w:szCs w:val="22"/>
        </w:rPr>
        <w:t>Sci</w:t>
      </w:r>
      <w:proofErr w:type="spellEnd"/>
      <w:r>
        <w:rPr>
          <w:rFonts w:ascii="Times New Roman" w:hAnsi="Times New Roman" w:cs="Times New Roman"/>
          <w:color w:val="auto"/>
          <w:sz w:val="22"/>
          <w:szCs w:val="22"/>
        </w:rPr>
        <w:t xml:space="preserve">. </w:t>
      </w:r>
      <w:r>
        <w:rPr>
          <w:rFonts w:ascii="Times New Roman" w:hAnsi="Times New Roman" w:cs="Times New Roman"/>
          <w:b/>
          <w:bCs/>
          <w:color w:val="auto"/>
          <w:sz w:val="22"/>
          <w:szCs w:val="22"/>
        </w:rPr>
        <w:t>15</w:t>
      </w:r>
      <w:r>
        <w:rPr>
          <w:rFonts w:ascii="Times New Roman" w:hAnsi="Times New Roman" w:cs="Times New Roman"/>
          <w:color w:val="auto"/>
          <w:sz w:val="22"/>
          <w:szCs w:val="22"/>
        </w:rPr>
        <w:t>, 1287-1302 (1999).</w:t>
      </w:r>
    </w:p>
    <w:p w14:paraId="3581B9C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rPr>
      </w:pPr>
      <w:r>
        <w:rPr>
          <w:rFonts w:ascii="Times New Roman" w:hAnsi="Times New Roman" w:cs="Times New Roman"/>
          <w:sz w:val="22"/>
          <w:szCs w:val="22"/>
        </w:rPr>
        <w:t xml:space="preserve">65. </w:t>
      </w:r>
      <w:proofErr w:type="spellStart"/>
      <w:r>
        <w:rPr>
          <w:rFonts w:ascii="Times New Roman" w:hAnsi="Times New Roman" w:cs="Times New Roman"/>
          <w:color w:val="auto"/>
          <w:sz w:val="22"/>
          <w:szCs w:val="22"/>
        </w:rPr>
        <w:t>Comerlato</w:t>
      </w:r>
      <w:proofErr w:type="spellEnd"/>
      <w:r>
        <w:rPr>
          <w:rFonts w:ascii="Times New Roman" w:hAnsi="Times New Roman" w:cs="Times New Roman"/>
          <w:color w:val="auto"/>
          <w:sz w:val="22"/>
          <w:szCs w:val="22"/>
        </w:rPr>
        <w:t xml:space="preserve">, F. A </w:t>
      </w:r>
      <w:proofErr w:type="spellStart"/>
      <w:r>
        <w:rPr>
          <w:rFonts w:ascii="Times New Roman" w:hAnsi="Times New Roman" w:cs="Times New Roman"/>
          <w:color w:val="auto"/>
          <w:sz w:val="22"/>
          <w:szCs w:val="22"/>
        </w:rPr>
        <w:t>baleia</w:t>
      </w:r>
      <w:proofErr w:type="spellEnd"/>
      <w:r>
        <w:rPr>
          <w:rFonts w:ascii="Times New Roman" w:hAnsi="Times New Roman" w:cs="Times New Roman"/>
          <w:color w:val="auto"/>
          <w:sz w:val="22"/>
          <w:szCs w:val="22"/>
        </w:rPr>
        <w:t xml:space="preserve"> como recurso energético no Brasil. </w:t>
      </w:r>
      <w:proofErr w:type="spellStart"/>
      <w:r>
        <w:rPr>
          <w:rFonts w:ascii="Times New Roman" w:hAnsi="Times New Roman" w:cs="Times New Roman"/>
          <w:i/>
          <w:iCs/>
          <w:color w:val="auto"/>
          <w:sz w:val="22"/>
          <w:szCs w:val="22"/>
        </w:rPr>
        <w:t>Simpósio</w:t>
      </w:r>
      <w:proofErr w:type="spellEnd"/>
      <w:r>
        <w:rPr>
          <w:rFonts w:ascii="Times New Roman" w:hAnsi="Times New Roman" w:cs="Times New Roman"/>
          <w:i/>
          <w:iCs/>
          <w:color w:val="auto"/>
          <w:sz w:val="22"/>
          <w:szCs w:val="22"/>
        </w:rPr>
        <w:t xml:space="preserve"> Internacional de </w:t>
      </w:r>
      <w:proofErr w:type="spellStart"/>
      <w:r>
        <w:rPr>
          <w:rFonts w:ascii="Times New Roman" w:hAnsi="Times New Roman" w:cs="Times New Roman"/>
          <w:i/>
          <w:iCs/>
          <w:color w:val="auto"/>
          <w:sz w:val="22"/>
          <w:szCs w:val="22"/>
        </w:rPr>
        <w:t>História</w:t>
      </w:r>
      <w:proofErr w:type="spellEnd"/>
      <w:r>
        <w:rPr>
          <w:rFonts w:ascii="Times New Roman" w:hAnsi="Times New Roman" w:cs="Times New Roman"/>
          <w:i/>
          <w:iCs/>
          <w:color w:val="auto"/>
          <w:sz w:val="22"/>
          <w:szCs w:val="22"/>
        </w:rPr>
        <w:t xml:space="preserve"> Ambiental e </w:t>
      </w:r>
      <w:proofErr w:type="spellStart"/>
      <w:r>
        <w:rPr>
          <w:rFonts w:ascii="Times New Roman" w:hAnsi="Times New Roman" w:cs="Times New Roman"/>
          <w:i/>
          <w:iCs/>
          <w:color w:val="auto"/>
          <w:sz w:val="22"/>
          <w:szCs w:val="22"/>
        </w:rPr>
        <w:t>Migrações</w:t>
      </w:r>
      <w:proofErr w:type="spellEnd"/>
      <w:r>
        <w:rPr>
          <w:rFonts w:ascii="Times New Roman" w:hAnsi="Times New Roman" w:cs="Times New Roman"/>
          <w:color w:val="auto"/>
          <w:sz w:val="22"/>
          <w:szCs w:val="22"/>
        </w:rPr>
        <w:t xml:space="preserve"> 1119-1138 (2010).</w:t>
      </w:r>
    </w:p>
    <w:p w14:paraId="4CC172A4"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rPr>
        <w:lastRenderedPageBreak/>
        <w:t xml:space="preserve">66. </w:t>
      </w:r>
      <w:proofErr w:type="spellStart"/>
      <w:r>
        <w:rPr>
          <w:rFonts w:ascii="Times New Roman" w:hAnsi="Times New Roman" w:cs="Times New Roman"/>
          <w:color w:val="auto"/>
          <w:sz w:val="22"/>
          <w:szCs w:val="22"/>
        </w:rPr>
        <w:t>Comerlato</w:t>
      </w:r>
      <w:proofErr w:type="spellEnd"/>
      <w:r>
        <w:rPr>
          <w:rFonts w:ascii="Times New Roman" w:hAnsi="Times New Roman" w:cs="Times New Roman"/>
          <w:color w:val="auto"/>
          <w:sz w:val="22"/>
          <w:szCs w:val="22"/>
        </w:rPr>
        <w:t xml:space="preserve">, F. As </w:t>
      </w:r>
      <w:proofErr w:type="spellStart"/>
      <w:r>
        <w:rPr>
          <w:rFonts w:ascii="Times New Roman" w:hAnsi="Times New Roman" w:cs="Times New Roman"/>
          <w:color w:val="auto"/>
          <w:sz w:val="22"/>
          <w:szCs w:val="22"/>
        </w:rPr>
        <w:t>armações</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baleeiras</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na</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configuração</w:t>
      </w:r>
      <w:proofErr w:type="spellEnd"/>
      <w:r>
        <w:rPr>
          <w:rFonts w:ascii="Times New Roman" w:hAnsi="Times New Roman" w:cs="Times New Roman"/>
          <w:color w:val="auto"/>
          <w:sz w:val="22"/>
          <w:szCs w:val="22"/>
        </w:rPr>
        <w:t xml:space="preserve"> da costa catarinense em tempos </w:t>
      </w:r>
      <w:proofErr w:type="spellStart"/>
      <w:r>
        <w:rPr>
          <w:rFonts w:ascii="Times New Roman" w:hAnsi="Times New Roman" w:cs="Times New Roman"/>
          <w:color w:val="auto"/>
          <w:sz w:val="22"/>
          <w:szCs w:val="22"/>
        </w:rPr>
        <w:t>coloniais</w:t>
      </w:r>
      <w:proofErr w:type="spellEnd"/>
      <w:r>
        <w:rPr>
          <w:rFonts w:ascii="Times New Roman" w:hAnsi="Times New Roman" w:cs="Times New Roman"/>
          <w:color w:val="auto"/>
          <w:sz w:val="22"/>
          <w:szCs w:val="22"/>
        </w:rPr>
        <w:t>. </w:t>
      </w:r>
      <w:r>
        <w:rPr>
          <w:rFonts w:ascii="Times New Roman" w:hAnsi="Times New Roman" w:cs="Times New Roman"/>
          <w:i/>
          <w:iCs/>
          <w:color w:val="auto"/>
          <w:sz w:val="22"/>
          <w:szCs w:val="22"/>
          <w:lang w:val="en-US"/>
        </w:rPr>
        <w:t xml:space="preserve">Tempos </w:t>
      </w:r>
      <w:proofErr w:type="spellStart"/>
      <w:r>
        <w:rPr>
          <w:rFonts w:ascii="Times New Roman" w:hAnsi="Times New Roman" w:cs="Times New Roman"/>
          <w:i/>
          <w:iCs/>
          <w:color w:val="auto"/>
          <w:sz w:val="22"/>
          <w:szCs w:val="22"/>
          <w:lang w:val="en-US"/>
        </w:rPr>
        <w:t>Históricos</w:t>
      </w:r>
      <w:proofErr w:type="spellEnd"/>
      <w:r>
        <w:rPr>
          <w:rFonts w:ascii="Times New Roman" w:hAnsi="Times New Roman" w:cs="Times New Roman"/>
          <w:color w:val="auto"/>
          <w:sz w:val="22"/>
          <w:szCs w:val="22"/>
          <w:lang w:val="en-US"/>
        </w:rPr>
        <w:t> </w:t>
      </w:r>
      <w:r>
        <w:rPr>
          <w:rFonts w:ascii="Times New Roman" w:hAnsi="Times New Roman" w:cs="Times New Roman"/>
          <w:b/>
          <w:bCs/>
          <w:color w:val="auto"/>
          <w:sz w:val="22"/>
          <w:szCs w:val="22"/>
          <w:lang w:val="en-US"/>
        </w:rPr>
        <w:t>15</w:t>
      </w:r>
      <w:r>
        <w:rPr>
          <w:rFonts w:ascii="Times New Roman" w:hAnsi="Times New Roman" w:cs="Times New Roman"/>
          <w:color w:val="auto"/>
          <w:sz w:val="22"/>
          <w:szCs w:val="22"/>
          <w:lang w:val="en-US"/>
        </w:rPr>
        <w:t>, 481-501 (2011).</w:t>
      </w:r>
    </w:p>
    <w:p w14:paraId="3457EBE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67. de </w:t>
      </w:r>
      <w:proofErr w:type="spellStart"/>
      <w:r>
        <w:rPr>
          <w:rFonts w:ascii="Times New Roman" w:hAnsi="Times New Roman" w:cs="Times New Roman"/>
          <w:lang w:val="en-US"/>
        </w:rPr>
        <w:t>Morais</w:t>
      </w:r>
      <w:proofErr w:type="spellEnd"/>
      <w:r>
        <w:rPr>
          <w:rFonts w:ascii="Times New Roman" w:hAnsi="Times New Roman" w:cs="Times New Roman"/>
          <w:lang w:val="en-US"/>
        </w:rPr>
        <w:t xml:space="preserve">, I. O. B., </w:t>
      </w:r>
      <w:r>
        <w:rPr>
          <w:rFonts w:ascii="Times New Roman" w:hAnsi="Times New Roman" w:cs="Times New Roman"/>
          <w:i/>
          <w:iCs/>
          <w:lang w:val="en-US"/>
        </w:rPr>
        <w:t>et al</w:t>
      </w:r>
      <w:r>
        <w:rPr>
          <w:rFonts w:ascii="Times New Roman" w:hAnsi="Times New Roman" w:cs="Times New Roman"/>
          <w:lang w:val="en-US"/>
        </w:rPr>
        <w:t xml:space="preserve">. From the southern right whale hunting decline to the humpback whaling expansion: a review of whale </w:t>
      </w:r>
      <w:proofErr w:type="gramStart"/>
      <w:r>
        <w:rPr>
          <w:rFonts w:ascii="Times New Roman" w:hAnsi="Times New Roman" w:cs="Times New Roman"/>
          <w:lang w:val="en-US"/>
        </w:rPr>
        <w:t>catch</w:t>
      </w:r>
      <w:proofErr w:type="gramEnd"/>
      <w:r>
        <w:rPr>
          <w:rFonts w:ascii="Times New Roman" w:hAnsi="Times New Roman" w:cs="Times New Roman"/>
          <w:lang w:val="en-US"/>
        </w:rPr>
        <w:t xml:space="preserve"> records in the tropical western South Atlantic Ocean. </w:t>
      </w:r>
      <w:r>
        <w:rPr>
          <w:rFonts w:ascii="Times New Roman" w:hAnsi="Times New Roman" w:cs="Times New Roman"/>
          <w:i/>
          <w:iCs/>
          <w:lang w:val="en-US"/>
        </w:rPr>
        <w:t>Mammal Rev.</w:t>
      </w:r>
      <w:r>
        <w:rPr>
          <w:rFonts w:ascii="Times New Roman" w:hAnsi="Times New Roman" w:cs="Times New Roman"/>
          <w:lang w:val="en-US"/>
        </w:rPr>
        <w:t> </w:t>
      </w:r>
      <w:r>
        <w:rPr>
          <w:rFonts w:ascii="Times New Roman" w:hAnsi="Times New Roman" w:cs="Times New Roman"/>
          <w:b/>
          <w:bCs/>
          <w:lang w:val="en-US"/>
        </w:rPr>
        <w:t>47</w:t>
      </w:r>
      <w:r>
        <w:rPr>
          <w:rFonts w:ascii="Times New Roman" w:hAnsi="Times New Roman" w:cs="Times New Roman"/>
          <w:lang w:val="en-US"/>
        </w:rPr>
        <w:t>, 11-23 (2017).</w:t>
      </w:r>
    </w:p>
    <w:p w14:paraId="2C00B23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68. </w:t>
      </w:r>
      <w:r>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r>
        <w:fldChar w:fldCharType="begin"/>
      </w:r>
      <w:r w:rsidRPr="00AE3BA5">
        <w:rPr>
          <w:lang w:val="en-US"/>
          <w:rPrChange w:id="456" w:author="Maria Alejandra Romero" w:date="2021-08-01T12:59:00Z">
            <w:rPr/>
          </w:rPrChange>
        </w:rPr>
        <w:instrText xml:space="preserve"> HYPERLINK "http://www.whalinghistory.org/" </w:instrText>
      </w:r>
      <w:r>
        <w:fldChar w:fldCharType="separate"/>
      </w:r>
      <w:r>
        <w:rPr>
          <w:rStyle w:val="Hyperlink"/>
          <w:rFonts w:ascii="Times New Roman" w:hAnsi="Times New Roman" w:cs="Times New Roman"/>
          <w:color w:val="auto"/>
          <w:sz w:val="22"/>
          <w:szCs w:val="22"/>
          <w:lang w:val="en-US"/>
        </w:rPr>
        <w:t>whalinghistory.org</w:t>
      </w:r>
      <w:r>
        <w:fldChar w:fldCharType="end"/>
      </w:r>
      <w:r>
        <w:rPr>
          <w:rFonts w:ascii="Times New Roman" w:hAnsi="Times New Roman" w:cs="Times New Roman"/>
          <w:color w:val="auto"/>
          <w:sz w:val="22"/>
          <w:szCs w:val="22"/>
          <w:lang w:val="en-US"/>
        </w:rPr>
        <w:t>. (2020).</w:t>
      </w:r>
    </w:p>
    <w:p w14:paraId="31C29B0A"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69. </w:t>
      </w:r>
      <w:r>
        <w:rPr>
          <w:rFonts w:ascii="Times New Roman" w:hAnsi="Times New Roman" w:cs="Times New Roman"/>
          <w:color w:val="auto"/>
          <w:sz w:val="22"/>
          <w:szCs w:val="22"/>
          <w:lang w:val="en-US"/>
        </w:rPr>
        <w:t xml:space="preserve">BSWF Databases. 2020. Compilers–A. G. E. Jones; Dale </w:t>
      </w:r>
      <w:proofErr w:type="spellStart"/>
      <w:r>
        <w:rPr>
          <w:rFonts w:ascii="Times New Roman" w:hAnsi="Times New Roman" w:cs="Times New Roman"/>
          <w:color w:val="auto"/>
          <w:sz w:val="22"/>
          <w:szCs w:val="22"/>
          <w:lang w:val="en-US"/>
        </w:rPr>
        <w:t>Chatwin</w:t>
      </w:r>
      <w:proofErr w:type="spellEnd"/>
      <w:r>
        <w:rPr>
          <w:rFonts w:ascii="Times New Roman" w:hAnsi="Times New Roman" w:cs="Times New Roman"/>
          <w:color w:val="auto"/>
          <w:sz w:val="22"/>
          <w:szCs w:val="22"/>
          <w:lang w:val="en-US"/>
        </w:rPr>
        <w:t xml:space="preserve">; Rhys Richards. Contributors–Jane Clayton; Mark Howard. Hosted at </w:t>
      </w:r>
      <w:r>
        <w:fldChar w:fldCharType="begin"/>
      </w:r>
      <w:r w:rsidRPr="00AE3BA5">
        <w:rPr>
          <w:lang w:val="en-US"/>
          <w:rPrChange w:id="457" w:author="Maria Alejandra Romero" w:date="2021-08-01T12:59:00Z">
            <w:rPr/>
          </w:rPrChange>
        </w:rPr>
        <w:instrText xml:space="preserve"> HYPERLINK "http://www.whalinghistory.org/" </w:instrText>
      </w:r>
      <w:r>
        <w:fldChar w:fldCharType="separate"/>
      </w:r>
      <w:r>
        <w:rPr>
          <w:rStyle w:val="Hyperlink"/>
          <w:rFonts w:ascii="Times New Roman" w:hAnsi="Times New Roman" w:cs="Times New Roman"/>
          <w:color w:val="auto"/>
          <w:sz w:val="22"/>
          <w:szCs w:val="22"/>
          <w:lang w:val="en-US"/>
        </w:rPr>
        <w:t>whalinghistory.org</w:t>
      </w:r>
      <w:r>
        <w:fldChar w:fldCharType="end"/>
      </w:r>
    </w:p>
    <w:p w14:paraId="11C2900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70. </w:t>
      </w:r>
      <w:r>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701CE5C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71. Allison, C. IWC summary catch database Version 6.1. (2016). </w:t>
      </w:r>
    </w:p>
    <w:p w14:paraId="1FA85086"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72. </w:t>
      </w:r>
      <w:proofErr w:type="spellStart"/>
      <w:r>
        <w:rPr>
          <w:rFonts w:ascii="Times New Roman" w:hAnsi="Times New Roman" w:cs="Times New Roman"/>
          <w:lang w:val="en-US"/>
        </w:rPr>
        <w:t>Vighi</w:t>
      </w:r>
      <w:proofErr w:type="spellEnd"/>
      <w:r>
        <w:rPr>
          <w:rFonts w:ascii="Times New Roman" w:hAnsi="Times New Roman" w:cs="Times New Roman"/>
          <w:lang w:val="en-US"/>
        </w:rPr>
        <w:t xml:space="preserve">, M., Borrell, A., Jackson, J. A., Carroll, E. L., </w:t>
      </w:r>
      <w:proofErr w:type="spellStart"/>
      <w:r>
        <w:rPr>
          <w:rFonts w:ascii="Times New Roman" w:hAnsi="Times New Roman" w:cs="Times New Roman"/>
          <w:lang w:val="en-US"/>
        </w:rPr>
        <w:t>Pennino</w:t>
      </w:r>
      <w:proofErr w:type="spellEnd"/>
      <w:r>
        <w:rPr>
          <w:rFonts w:ascii="Times New Roman" w:hAnsi="Times New Roman" w:cs="Times New Roman"/>
          <w:lang w:val="en-US"/>
        </w:rPr>
        <w:t>, M. G. &amp; Aguilar, A. The missing whales: relevance of “struck and lost” rates for the impact assessment of historical whaling in the southwestern Atlantic Ocean.</w:t>
      </w:r>
      <w:r>
        <w:rPr>
          <w:lang w:val="en-US"/>
        </w:rPr>
        <w:t xml:space="preserve"> </w:t>
      </w:r>
      <w:r>
        <w:rPr>
          <w:rFonts w:ascii="Times New Roman" w:hAnsi="Times New Roman" w:cs="Times New Roman"/>
          <w:i/>
          <w:iCs/>
          <w:lang w:val="en-US"/>
        </w:rPr>
        <w:t>ICES J. Mar. Sci</w:t>
      </w:r>
      <w:r>
        <w:rPr>
          <w:rFonts w:ascii="Times New Roman" w:hAnsi="Times New Roman" w:cs="Times New Roman"/>
          <w:lang w:val="en-US"/>
        </w:rPr>
        <w:t xml:space="preserve">. </w:t>
      </w:r>
      <w:r>
        <w:rPr>
          <w:rFonts w:ascii="Times New Roman" w:hAnsi="Times New Roman" w:cs="Times New Roman"/>
          <w:b/>
          <w:bCs/>
          <w:lang w:val="en-US"/>
        </w:rPr>
        <w:t>78</w:t>
      </w:r>
      <w:r>
        <w:rPr>
          <w:rFonts w:ascii="Times New Roman" w:hAnsi="Times New Roman" w:cs="Times New Roman"/>
          <w:lang w:val="en-US"/>
        </w:rPr>
        <w:t>, 14-24 (2021).</w:t>
      </w:r>
    </w:p>
    <w:p w14:paraId="1725EBF0"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73. McCullagh, P. &amp; </w:t>
      </w:r>
      <w:proofErr w:type="spellStart"/>
      <w:r>
        <w:rPr>
          <w:rFonts w:ascii="Times New Roman" w:hAnsi="Times New Roman" w:cs="Times New Roman"/>
          <w:lang w:val="en-US"/>
        </w:rPr>
        <w:t>Nelder</w:t>
      </w:r>
      <w:proofErr w:type="spellEnd"/>
      <w:r>
        <w:rPr>
          <w:rFonts w:ascii="Times New Roman" w:hAnsi="Times New Roman" w:cs="Times New Roman"/>
          <w:lang w:val="en-US"/>
        </w:rPr>
        <w:t xml:space="preserve">, J. </w:t>
      </w:r>
      <w:r>
        <w:rPr>
          <w:rFonts w:ascii="Times New Roman" w:hAnsi="Times New Roman" w:cs="Times New Roman"/>
          <w:i/>
          <w:iCs/>
          <w:lang w:val="en-US"/>
        </w:rPr>
        <w:t>Generalized Linear Models</w:t>
      </w:r>
      <w:r>
        <w:rPr>
          <w:rFonts w:ascii="Times New Roman" w:hAnsi="Times New Roman" w:cs="Times New Roman"/>
          <w:lang w:val="en-US"/>
        </w:rPr>
        <w:t xml:space="preserve">. </w:t>
      </w:r>
      <w:r>
        <w:rPr>
          <w:rFonts w:ascii="Times New Roman" w:hAnsi="Times New Roman" w:cs="Times New Roman"/>
          <w:i/>
          <w:iCs/>
          <w:lang w:val="en-US"/>
        </w:rPr>
        <w:t>Monographs on Statistics and Applied Probability</w:t>
      </w:r>
      <w:r>
        <w:rPr>
          <w:rFonts w:ascii="Times New Roman" w:hAnsi="Times New Roman" w:cs="Times New Roman"/>
          <w:lang w:val="en-US"/>
        </w:rPr>
        <w:t xml:space="preserve"> (Chapman and Hall, 1989).</w:t>
      </w:r>
    </w:p>
    <w:p w14:paraId="24D9261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74. </w:t>
      </w:r>
      <w:proofErr w:type="spellStart"/>
      <w:r>
        <w:rPr>
          <w:rFonts w:ascii="Times New Roman" w:hAnsi="Times New Roman" w:cs="Times New Roman"/>
          <w:color w:val="auto"/>
          <w:sz w:val="22"/>
          <w:szCs w:val="22"/>
          <w:lang w:val="en-US"/>
        </w:rPr>
        <w:t>Zuur</w:t>
      </w:r>
      <w:proofErr w:type="spellEnd"/>
      <w:r>
        <w:rPr>
          <w:rFonts w:ascii="Times New Roman" w:hAnsi="Times New Roman" w:cs="Times New Roman"/>
          <w:color w:val="auto"/>
          <w:sz w:val="22"/>
          <w:szCs w:val="22"/>
          <w:lang w:val="en-US"/>
        </w:rPr>
        <w:t xml:space="preserve">, A. F., </w:t>
      </w:r>
      <w:proofErr w:type="spellStart"/>
      <w:r>
        <w:rPr>
          <w:rFonts w:ascii="Times New Roman" w:hAnsi="Times New Roman" w:cs="Times New Roman"/>
          <w:color w:val="auto"/>
          <w:sz w:val="22"/>
          <w:szCs w:val="22"/>
          <w:lang w:val="en-US"/>
        </w:rPr>
        <w:t>Ieno</w:t>
      </w:r>
      <w:proofErr w:type="spellEnd"/>
      <w:r>
        <w:rPr>
          <w:rFonts w:ascii="Times New Roman" w:hAnsi="Times New Roman" w:cs="Times New Roman"/>
          <w:color w:val="auto"/>
          <w:sz w:val="22"/>
          <w:szCs w:val="22"/>
          <w:lang w:val="en-US"/>
        </w:rPr>
        <w:t xml:space="preserve">, E. N., Walker, N. J., </w:t>
      </w:r>
      <w:proofErr w:type="spellStart"/>
      <w:r>
        <w:rPr>
          <w:rFonts w:ascii="Times New Roman" w:hAnsi="Times New Roman" w:cs="Times New Roman"/>
          <w:color w:val="auto"/>
          <w:sz w:val="22"/>
          <w:szCs w:val="22"/>
          <w:lang w:val="en-US"/>
        </w:rPr>
        <w:t>Saveliev</w:t>
      </w:r>
      <w:proofErr w:type="spellEnd"/>
      <w:r>
        <w:rPr>
          <w:rFonts w:ascii="Times New Roman" w:hAnsi="Times New Roman" w:cs="Times New Roman"/>
          <w:color w:val="auto"/>
          <w:sz w:val="22"/>
          <w:szCs w:val="22"/>
          <w:lang w:val="en-US"/>
        </w:rPr>
        <w:t xml:space="preserve">, A. A. &amp; Smith, G. M. </w:t>
      </w:r>
      <w:r>
        <w:rPr>
          <w:rFonts w:ascii="Times New Roman" w:hAnsi="Times New Roman" w:cs="Times New Roman"/>
          <w:i/>
          <w:iCs/>
          <w:color w:val="auto"/>
          <w:sz w:val="22"/>
          <w:szCs w:val="22"/>
          <w:lang w:val="en-US"/>
        </w:rPr>
        <w:t>Mixed effects model and extension in ecology with R</w:t>
      </w:r>
      <w:r>
        <w:rPr>
          <w:rFonts w:ascii="Times New Roman" w:hAnsi="Times New Roman" w:cs="Times New Roman"/>
          <w:color w:val="auto"/>
          <w:sz w:val="22"/>
          <w:szCs w:val="22"/>
          <w:lang w:val="en-US"/>
        </w:rPr>
        <w:t xml:space="preserve"> (Springer-Verlag, 2009).</w:t>
      </w:r>
    </w:p>
    <w:p w14:paraId="3995FF6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75. Ward, E., </w:t>
      </w:r>
      <w:proofErr w:type="spellStart"/>
      <w:r>
        <w:rPr>
          <w:rFonts w:ascii="Times New Roman" w:hAnsi="Times New Roman" w:cs="Times New Roman"/>
          <w:lang w:val="en-US"/>
        </w:rPr>
        <w:t>Zerbini</w:t>
      </w:r>
      <w:proofErr w:type="spellEnd"/>
      <w:r>
        <w:rPr>
          <w:rFonts w:ascii="Times New Roman" w:hAnsi="Times New Roman" w:cs="Times New Roman"/>
          <w:lang w:val="en-US"/>
        </w:rPr>
        <w:t xml:space="preserve">, A., Kinas, P. G., Engel, M. H. &amp; </w:t>
      </w:r>
      <w:proofErr w:type="spellStart"/>
      <w:r>
        <w:rPr>
          <w:rFonts w:ascii="Times New Roman" w:hAnsi="Times New Roman" w:cs="Times New Roman"/>
          <w:lang w:val="en-US"/>
        </w:rPr>
        <w:t>Adriolo</w:t>
      </w:r>
      <w:proofErr w:type="spellEnd"/>
      <w:r>
        <w:rPr>
          <w:rFonts w:ascii="Times New Roman" w:hAnsi="Times New Roman" w:cs="Times New Roman"/>
          <w:lang w:val="en-US"/>
        </w:rPr>
        <w:t>, A. Estimates of growth rates of humpback whales (</w:t>
      </w:r>
      <w:r>
        <w:rPr>
          <w:rFonts w:ascii="Times New Roman" w:hAnsi="Times New Roman" w:cs="Times New Roman"/>
          <w:i/>
          <w:iCs/>
          <w:lang w:val="en-US"/>
        </w:rPr>
        <w:t xml:space="preserve">Megaptera </w:t>
      </w:r>
      <w:r>
        <w:rPr>
          <w:rFonts w:ascii="Times New Roman" w:hAnsi="Times New Roman" w:cs="Times New Roman"/>
          <w:i/>
          <w:iCs/>
          <w:color w:val="222222"/>
          <w:shd w:val="clear" w:color="auto" w:fill="FFFFFF"/>
          <w:lang w:val="en-US"/>
        </w:rPr>
        <w:t>novaeangliae</w:t>
      </w:r>
      <w:r>
        <w:rPr>
          <w:rFonts w:ascii="Times New Roman" w:hAnsi="Times New Roman" w:cs="Times New Roman"/>
          <w:lang w:val="en-US"/>
        </w:rPr>
        <w:t xml:space="preserve">) in the wintering grounds off the coast of Brazil (Breeding Stock 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3</w:t>
      </w:r>
      <w:r>
        <w:rPr>
          <w:rFonts w:ascii="Times New Roman" w:hAnsi="Times New Roman" w:cs="Times New Roman"/>
          <w:lang w:val="en-US"/>
        </w:rPr>
        <w:t>, 145–149 (2011).</w:t>
      </w:r>
    </w:p>
    <w:p w14:paraId="4A7469E9"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76. R Core Team. R: A language and environment for statistical computing. R Foundation for Statistical Computing, Vienna, Austria (2019).</w:t>
      </w:r>
    </w:p>
    <w:p w14:paraId="6F0FF8C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77. Rowntree, V., Payne, R. &amp; Schell, D. M. Changing patterns of habitat use by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on their nursery ground at Península Valdés, Argentina, and in their long-range movements.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133–143 (2001).</w:t>
      </w:r>
    </w:p>
    <w:p w14:paraId="52C77156"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78. de </w:t>
      </w:r>
      <w:proofErr w:type="spellStart"/>
      <w:r>
        <w:rPr>
          <w:rFonts w:ascii="Times New Roman" w:hAnsi="Times New Roman" w:cs="Times New Roman"/>
          <w:lang w:val="en-US"/>
        </w:rPr>
        <w:t>Valpine</w:t>
      </w:r>
      <w:proofErr w:type="spellEnd"/>
      <w:r>
        <w:rPr>
          <w:rFonts w:ascii="Times New Roman" w:hAnsi="Times New Roman" w:cs="Times New Roman"/>
          <w:lang w:val="en-US"/>
        </w:rPr>
        <w:t xml:space="preserve">, P. &amp; Hastings, A. Fitting population models incorporating process noise and observation error. </w:t>
      </w:r>
      <w:r>
        <w:rPr>
          <w:rFonts w:ascii="Times New Roman" w:hAnsi="Times New Roman" w:cs="Times New Roman"/>
          <w:i/>
          <w:iCs/>
          <w:lang w:val="en-US"/>
        </w:rPr>
        <w:t xml:space="preserve">Ecol. </w:t>
      </w:r>
      <w:proofErr w:type="spellStart"/>
      <w:r>
        <w:rPr>
          <w:rFonts w:ascii="Times New Roman" w:hAnsi="Times New Roman" w:cs="Times New Roman"/>
          <w:i/>
          <w:iCs/>
          <w:lang w:val="en-US"/>
        </w:rPr>
        <w:t>Monogr</w:t>
      </w:r>
      <w:proofErr w:type="spellEnd"/>
      <w:r>
        <w:rPr>
          <w:rFonts w:ascii="Times New Roman" w:hAnsi="Times New Roman" w:cs="Times New Roman"/>
          <w:lang w:val="en-US"/>
        </w:rPr>
        <w:t xml:space="preserve">. </w:t>
      </w:r>
      <w:r>
        <w:rPr>
          <w:rFonts w:ascii="Times New Roman" w:hAnsi="Times New Roman" w:cs="Times New Roman"/>
          <w:b/>
          <w:bCs/>
          <w:lang w:val="en-US"/>
        </w:rPr>
        <w:t>72</w:t>
      </w:r>
      <w:r>
        <w:rPr>
          <w:rFonts w:ascii="Times New Roman" w:hAnsi="Times New Roman" w:cs="Times New Roman"/>
          <w:lang w:val="en-US"/>
        </w:rPr>
        <w:t>, 57–76 (2002).</w:t>
      </w:r>
    </w:p>
    <w:p w14:paraId="4853CD14" w14:textId="77777777" w:rsidR="00297A96" w:rsidRPr="00AE3BA5"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Change w:id="458" w:author="Maria Alejandra Romero" w:date="2021-08-01T12:59:00Z">
            <w:rPr>
              <w:rFonts w:ascii="Times New Roman" w:hAnsi="Times New Roman" w:cs="Times New Roman"/>
            </w:rPr>
          </w:rPrChange>
        </w:rPr>
      </w:pPr>
      <w:r>
        <w:rPr>
          <w:rFonts w:ascii="Times New Roman" w:hAnsi="Times New Roman" w:cs="Times New Roman"/>
          <w:lang w:val="en-US"/>
        </w:rPr>
        <w:t xml:space="preserve">79. Pella, J. J. &amp; Tomlinson, P. K. A </w:t>
      </w:r>
      <w:proofErr w:type="spellStart"/>
      <w:r>
        <w:rPr>
          <w:rFonts w:ascii="Times New Roman" w:hAnsi="Times New Roman" w:cs="Times New Roman"/>
          <w:lang w:val="en-US"/>
        </w:rPr>
        <w:t>generalised</w:t>
      </w:r>
      <w:proofErr w:type="spellEnd"/>
      <w:r>
        <w:rPr>
          <w:rFonts w:ascii="Times New Roman" w:hAnsi="Times New Roman" w:cs="Times New Roman"/>
          <w:lang w:val="en-US"/>
        </w:rPr>
        <w:t xml:space="preserve"> stock production model. </w:t>
      </w:r>
      <w:r w:rsidRPr="00AE3BA5">
        <w:rPr>
          <w:rFonts w:ascii="Times New Roman" w:hAnsi="Times New Roman" w:cs="Times New Roman"/>
          <w:i/>
          <w:iCs/>
          <w:lang w:val="en-US"/>
          <w:rPrChange w:id="459" w:author="Maria Alejandra Romero" w:date="2021-08-01T12:59:00Z">
            <w:rPr>
              <w:rFonts w:ascii="Times New Roman" w:hAnsi="Times New Roman" w:cs="Times New Roman"/>
              <w:i/>
              <w:iCs/>
            </w:rPr>
          </w:rPrChange>
        </w:rPr>
        <w:t>Inter-American Tropical Tuna Comm. Bull.</w:t>
      </w:r>
      <w:r w:rsidRPr="00AE3BA5">
        <w:rPr>
          <w:rFonts w:ascii="Times New Roman" w:hAnsi="Times New Roman" w:cs="Times New Roman"/>
          <w:lang w:val="en-US"/>
          <w:rPrChange w:id="460" w:author="Maria Alejandra Romero" w:date="2021-08-01T12:59:00Z">
            <w:rPr>
              <w:rFonts w:ascii="Times New Roman" w:hAnsi="Times New Roman" w:cs="Times New Roman"/>
            </w:rPr>
          </w:rPrChange>
        </w:rPr>
        <w:t xml:space="preserve"> </w:t>
      </w:r>
      <w:r w:rsidRPr="00AE3BA5">
        <w:rPr>
          <w:rFonts w:ascii="Times New Roman" w:hAnsi="Times New Roman" w:cs="Times New Roman"/>
          <w:b/>
          <w:bCs/>
          <w:lang w:val="en-US"/>
          <w:rPrChange w:id="461" w:author="Maria Alejandra Romero" w:date="2021-08-01T12:59:00Z">
            <w:rPr>
              <w:rFonts w:ascii="Times New Roman" w:hAnsi="Times New Roman" w:cs="Times New Roman"/>
              <w:b/>
              <w:bCs/>
            </w:rPr>
          </w:rPrChange>
        </w:rPr>
        <w:t>13</w:t>
      </w:r>
      <w:r w:rsidRPr="00AE3BA5">
        <w:rPr>
          <w:rFonts w:ascii="Times New Roman" w:hAnsi="Times New Roman" w:cs="Times New Roman"/>
          <w:lang w:val="en-US"/>
          <w:rPrChange w:id="462" w:author="Maria Alejandra Romero" w:date="2021-08-01T12:59:00Z">
            <w:rPr>
              <w:rFonts w:ascii="Times New Roman" w:hAnsi="Times New Roman" w:cs="Times New Roman"/>
            </w:rPr>
          </w:rPrChange>
        </w:rPr>
        <w:t>, 421–496 (1969).</w:t>
      </w:r>
    </w:p>
    <w:p w14:paraId="51EF5420"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sidRPr="00AE3BA5">
        <w:rPr>
          <w:rFonts w:ascii="Times New Roman" w:hAnsi="Times New Roman" w:cs="Times New Roman"/>
          <w:sz w:val="22"/>
          <w:szCs w:val="22"/>
          <w:lang w:val="en-US"/>
          <w:rPrChange w:id="463" w:author="Maria Alejandra Romero" w:date="2021-08-01T12:59:00Z">
            <w:rPr>
              <w:rFonts w:ascii="Times New Roman" w:hAnsi="Times New Roman" w:cs="Times New Roman"/>
              <w:sz w:val="22"/>
              <w:szCs w:val="22"/>
            </w:rPr>
          </w:rPrChange>
        </w:rPr>
        <w:t xml:space="preserve">80. </w:t>
      </w:r>
      <w:proofErr w:type="spellStart"/>
      <w:r w:rsidRPr="00AE3BA5">
        <w:rPr>
          <w:rFonts w:ascii="Times New Roman" w:hAnsi="Times New Roman" w:cs="Times New Roman"/>
          <w:color w:val="auto"/>
          <w:sz w:val="22"/>
          <w:szCs w:val="22"/>
          <w:lang w:val="en-US"/>
          <w:rPrChange w:id="464" w:author="Maria Alejandra Romero" w:date="2021-08-01T12:59:00Z">
            <w:rPr>
              <w:rFonts w:ascii="Times New Roman" w:hAnsi="Times New Roman" w:cs="Times New Roman"/>
              <w:color w:val="auto"/>
              <w:sz w:val="22"/>
              <w:szCs w:val="22"/>
            </w:rPr>
          </w:rPrChange>
        </w:rPr>
        <w:t>Zerbini</w:t>
      </w:r>
      <w:proofErr w:type="spellEnd"/>
      <w:r w:rsidRPr="00AE3BA5">
        <w:rPr>
          <w:rFonts w:ascii="Times New Roman" w:hAnsi="Times New Roman" w:cs="Times New Roman"/>
          <w:color w:val="auto"/>
          <w:sz w:val="22"/>
          <w:szCs w:val="22"/>
          <w:lang w:val="en-US"/>
          <w:rPrChange w:id="465" w:author="Maria Alejandra Romero" w:date="2021-08-01T12:59:00Z">
            <w:rPr>
              <w:rFonts w:ascii="Times New Roman" w:hAnsi="Times New Roman" w:cs="Times New Roman"/>
              <w:color w:val="auto"/>
              <w:sz w:val="22"/>
              <w:szCs w:val="22"/>
            </w:rPr>
          </w:rPrChange>
        </w:rPr>
        <w:t xml:space="preserve">, A. N., </w:t>
      </w:r>
      <w:r w:rsidRPr="00AE3BA5">
        <w:rPr>
          <w:rFonts w:ascii="Times New Roman" w:hAnsi="Times New Roman" w:cs="Times New Roman"/>
          <w:i/>
          <w:iCs/>
          <w:color w:val="auto"/>
          <w:sz w:val="22"/>
          <w:szCs w:val="22"/>
          <w:lang w:val="en-US"/>
          <w:rPrChange w:id="466" w:author="Maria Alejandra Romero" w:date="2021-08-01T12:59:00Z">
            <w:rPr>
              <w:rFonts w:ascii="Times New Roman" w:hAnsi="Times New Roman" w:cs="Times New Roman"/>
              <w:i/>
              <w:iCs/>
              <w:color w:val="auto"/>
              <w:sz w:val="22"/>
              <w:szCs w:val="22"/>
            </w:rPr>
          </w:rPrChange>
        </w:rPr>
        <w:t>et al.</w:t>
      </w:r>
      <w:r w:rsidRPr="00AE3BA5">
        <w:rPr>
          <w:rFonts w:ascii="Times New Roman" w:hAnsi="Times New Roman" w:cs="Times New Roman"/>
          <w:color w:val="auto"/>
          <w:sz w:val="22"/>
          <w:szCs w:val="22"/>
          <w:lang w:val="en-US"/>
          <w:rPrChange w:id="467" w:author="Maria Alejandra Romero" w:date="2021-08-01T12:59:00Z">
            <w:rPr>
              <w:rFonts w:ascii="Times New Roman" w:hAnsi="Times New Roman" w:cs="Times New Roman"/>
              <w:color w:val="auto"/>
              <w:sz w:val="22"/>
              <w:szCs w:val="22"/>
            </w:rPr>
          </w:rPrChange>
        </w:rPr>
        <w:t xml:space="preserve"> </w:t>
      </w:r>
      <w:r>
        <w:rPr>
          <w:rFonts w:ascii="Times New Roman" w:hAnsi="Times New Roman" w:cs="Times New Roman"/>
          <w:color w:val="auto"/>
          <w:sz w:val="22"/>
          <w:szCs w:val="22"/>
          <w:lang w:val="en-US"/>
        </w:rPr>
        <w:t>Assessing the recovery of an Antarctic predator from historical exploitation. </w:t>
      </w:r>
      <w:r>
        <w:rPr>
          <w:rFonts w:ascii="Times New Roman" w:hAnsi="Times New Roman" w:cs="Times New Roman"/>
          <w:i/>
          <w:iCs/>
          <w:sz w:val="22"/>
          <w:szCs w:val="22"/>
          <w:lang w:val="en-US"/>
        </w:rPr>
        <w:t>Roy. Soc. Open Sci</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6</w:t>
      </w:r>
      <w:r>
        <w:rPr>
          <w:rFonts w:ascii="Times New Roman" w:hAnsi="Times New Roman" w:cs="Times New Roman"/>
          <w:color w:val="auto"/>
          <w:sz w:val="22"/>
          <w:szCs w:val="22"/>
          <w:lang w:val="en-US"/>
        </w:rPr>
        <w:t>, 190368 (2019).</w:t>
      </w:r>
    </w:p>
    <w:p w14:paraId="657B43F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81. Halley, J. &amp; Inchausti, P. Lognormality in ecological time series. </w:t>
      </w:r>
      <w:r>
        <w:rPr>
          <w:rFonts w:ascii="Times New Roman" w:hAnsi="Times New Roman" w:cs="Times New Roman"/>
          <w:i/>
          <w:iCs/>
          <w:lang w:val="en-US"/>
        </w:rPr>
        <w:t>Oikos</w:t>
      </w:r>
      <w:r>
        <w:rPr>
          <w:rFonts w:ascii="Times New Roman" w:hAnsi="Times New Roman" w:cs="Times New Roman"/>
          <w:lang w:val="en-US"/>
        </w:rPr>
        <w:t xml:space="preserve"> </w:t>
      </w:r>
      <w:r>
        <w:rPr>
          <w:rFonts w:ascii="Times New Roman" w:hAnsi="Times New Roman" w:cs="Times New Roman"/>
          <w:b/>
          <w:bCs/>
          <w:lang w:val="en-US"/>
        </w:rPr>
        <w:t>99</w:t>
      </w:r>
      <w:r>
        <w:rPr>
          <w:rFonts w:ascii="Times New Roman" w:hAnsi="Times New Roman" w:cs="Times New Roman"/>
          <w:lang w:val="en-US"/>
        </w:rPr>
        <w:t>, 518–530 (2002).</w:t>
      </w:r>
    </w:p>
    <w:p w14:paraId="44EC1E1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82. Best, J. K. &amp; Punt, A. E. Parameterizations for Bayesian state-space surplus production models. </w:t>
      </w:r>
      <w:r>
        <w:rPr>
          <w:rFonts w:ascii="Times New Roman" w:hAnsi="Times New Roman" w:cs="Times New Roman"/>
          <w:i/>
          <w:iCs/>
          <w:lang w:val="en-US"/>
        </w:rPr>
        <w:t>Fish. Res.</w:t>
      </w:r>
      <w:r>
        <w:rPr>
          <w:rFonts w:ascii="Times New Roman" w:hAnsi="Times New Roman" w:cs="Times New Roman"/>
          <w:lang w:val="en-US"/>
        </w:rPr>
        <w:t> </w:t>
      </w:r>
      <w:r>
        <w:rPr>
          <w:rFonts w:ascii="Times New Roman" w:hAnsi="Times New Roman" w:cs="Times New Roman"/>
          <w:b/>
          <w:bCs/>
          <w:lang w:val="en-US"/>
        </w:rPr>
        <w:t>222</w:t>
      </w:r>
      <w:r>
        <w:rPr>
          <w:rFonts w:ascii="Times New Roman" w:hAnsi="Times New Roman" w:cs="Times New Roman"/>
          <w:lang w:val="en-US"/>
        </w:rPr>
        <w:t>, 105411 (2020).</w:t>
      </w:r>
    </w:p>
    <w:p w14:paraId="314C639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83. Walters, C. &amp; Ludwig, D. Calculation of Bayes posterior probability distributions for key population parameters.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51,</w:t>
      </w:r>
      <w:r>
        <w:rPr>
          <w:rFonts w:ascii="Times New Roman" w:hAnsi="Times New Roman" w:cs="Times New Roman"/>
          <w:lang w:val="en-US"/>
        </w:rPr>
        <w:t xml:space="preserve"> 713-722 (1994).</w:t>
      </w:r>
    </w:p>
    <w:p w14:paraId="5A95EAB4"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84. International Whaling Commission. Annex I: report of the sub-committee on stock definition.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13</w:t>
      </w:r>
      <w:r>
        <w:rPr>
          <w:rFonts w:ascii="Times New Roman" w:hAnsi="Times New Roman" w:cs="Times New Roman"/>
          <w:lang w:val="en-US"/>
        </w:rPr>
        <w:t>(Supp.), 233–241 (2012).</w:t>
      </w:r>
    </w:p>
    <w:p w14:paraId="4459DA7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highlight w:val="yellow"/>
          <w:lang w:val="en-US"/>
        </w:rPr>
      </w:pPr>
      <w:r>
        <w:rPr>
          <w:rFonts w:ascii="Times New Roman" w:hAnsi="Times New Roman" w:cs="Times New Roman"/>
          <w:lang w:val="en-US"/>
        </w:rPr>
        <w:t>85. Butterworth, D. S. &amp; Punt, A. E</w:t>
      </w:r>
      <w:r>
        <w:rPr>
          <w:rFonts w:ascii="Times New Roman" w:hAnsi="Times New Roman" w:cs="Times New Roman"/>
          <w:shd w:val="clear" w:color="auto" w:fill="FFFFFF"/>
          <w:lang w:val="en-US"/>
        </w:rPr>
        <w:t>.</w:t>
      </w:r>
      <w:r>
        <w:rPr>
          <w:rStyle w:val="referencesarticle-title"/>
          <w:rFonts w:ascii="Times New Roman" w:hAnsi="Times New Roman" w:cs="Times New Roman"/>
          <w:shd w:val="clear" w:color="auto" w:fill="FFFFFF"/>
          <w:lang w:val="en-US"/>
        </w:rPr>
        <w:t xml:space="preserve"> On the Bayesian approach suggested for the assessment of the Bering-Chukchi-Beaufort Seas stock of bowhead whales</w:t>
      </w:r>
      <w:r>
        <w:rPr>
          <w:rFonts w:ascii="Times New Roman" w:hAnsi="Times New Roman" w:cs="Times New Roman"/>
          <w:shd w:val="clear" w:color="auto" w:fill="FFFFFF"/>
          <w:lang w:val="en-US"/>
        </w:rPr>
        <w:t xml:space="preserve">. </w:t>
      </w:r>
      <w:r>
        <w:rPr>
          <w:rStyle w:val="Strong"/>
          <w:rFonts w:ascii="Times New Roman" w:hAnsi="Times New Roman" w:cs="Times New Roman"/>
          <w:i/>
          <w:iCs/>
          <w:shd w:val="clear" w:color="auto" w:fill="FFFFFF"/>
          <w:lang w:val="en-US"/>
        </w:rPr>
        <w:t>Rep. Int. Whaling Comm.</w:t>
      </w:r>
      <w:r>
        <w:rPr>
          <w:rFonts w:ascii="Times New Roman" w:hAnsi="Times New Roman" w:cs="Times New Roman"/>
          <w:shd w:val="clear" w:color="auto" w:fill="FFFFFF"/>
          <w:lang w:val="en-US"/>
        </w:rPr>
        <w:t xml:space="preserve"> </w:t>
      </w:r>
      <w:r>
        <w:rPr>
          <w:rFonts w:ascii="Times New Roman" w:hAnsi="Times New Roman" w:cs="Times New Roman"/>
          <w:b/>
          <w:bCs/>
          <w:shd w:val="clear" w:color="auto" w:fill="FFFFFF"/>
          <w:lang w:val="en-US"/>
        </w:rPr>
        <w:t>45</w:t>
      </w:r>
      <w:r>
        <w:rPr>
          <w:rFonts w:ascii="Times New Roman" w:hAnsi="Times New Roman" w:cs="Times New Roman"/>
          <w:shd w:val="clear" w:color="auto" w:fill="FFFFFF"/>
          <w:lang w:val="en-US"/>
        </w:rPr>
        <w:t>, 303-311 (1995).</w:t>
      </w:r>
      <w:r>
        <w:rPr>
          <w:rFonts w:ascii="Times New Roman" w:hAnsi="Times New Roman" w:cs="Times New Roman"/>
          <w:lang w:val="en-US"/>
        </w:rPr>
        <w:t xml:space="preserve"> </w:t>
      </w:r>
    </w:p>
    <w:p w14:paraId="461F410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86. McAllister, M. K., </w:t>
      </w:r>
      <w:proofErr w:type="spellStart"/>
      <w:r>
        <w:rPr>
          <w:rFonts w:ascii="Times New Roman" w:hAnsi="Times New Roman" w:cs="Times New Roman"/>
          <w:lang w:val="en-US"/>
        </w:rPr>
        <w:t>Pikitch</w:t>
      </w:r>
      <w:proofErr w:type="spellEnd"/>
      <w:r>
        <w:rPr>
          <w:rFonts w:ascii="Times New Roman" w:hAnsi="Times New Roman" w:cs="Times New Roman"/>
          <w:lang w:val="en-US"/>
        </w:rPr>
        <w:t xml:space="preserve">, E. K., Punt, A. E. &amp; </w:t>
      </w:r>
      <w:proofErr w:type="spellStart"/>
      <w:r>
        <w:rPr>
          <w:rFonts w:ascii="Times New Roman" w:hAnsi="Times New Roman" w:cs="Times New Roman"/>
          <w:lang w:val="en-US"/>
        </w:rPr>
        <w:t>Hilborn</w:t>
      </w:r>
      <w:proofErr w:type="spellEnd"/>
      <w:r>
        <w:rPr>
          <w:rFonts w:ascii="Times New Roman" w:hAnsi="Times New Roman" w:cs="Times New Roman"/>
          <w:lang w:val="en-US"/>
        </w:rPr>
        <w:t xml:space="preserve">, R. Bayesian approach to stock assessment and harvest decisions using the sampling/importance resampling algorithm.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12</w:t>
      </w:r>
      <w:r>
        <w:rPr>
          <w:rFonts w:ascii="Times New Roman" w:hAnsi="Times New Roman" w:cs="Times New Roman"/>
          <w:lang w:val="en-US"/>
        </w:rPr>
        <w:t>, 2673-2687 (1999).</w:t>
      </w:r>
    </w:p>
    <w:p w14:paraId="380F7B8C"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87. Best, P., </w:t>
      </w:r>
      <w:proofErr w:type="spellStart"/>
      <w:r>
        <w:rPr>
          <w:rFonts w:ascii="Times New Roman" w:hAnsi="Times New Roman" w:cs="Times New Roman"/>
          <w:lang w:val="en-US"/>
        </w:rPr>
        <w:t>Brandao</w:t>
      </w:r>
      <w:proofErr w:type="spellEnd"/>
      <w:r>
        <w:rPr>
          <w:rFonts w:ascii="Times New Roman" w:hAnsi="Times New Roman" w:cs="Times New Roman"/>
          <w:lang w:val="en-US"/>
        </w:rPr>
        <w:t xml:space="preserve">, A., Butterworth, D. Demographic parameters of southern right whales off South Africa. </w:t>
      </w:r>
      <w:r>
        <w:rPr>
          <w:rFonts w:ascii="Times New Roman" w:hAnsi="Times New Roman" w:cs="Times New Roman"/>
          <w:i/>
          <w:iCs/>
          <w:lang w:val="en-US"/>
        </w:rPr>
        <w:t>J. Cetacean Res. Manage.</w:t>
      </w:r>
      <w:r>
        <w:rPr>
          <w:rFonts w:ascii="Times New Roman" w:hAnsi="Times New Roman" w:cs="Times New Roman"/>
          <w:lang w:val="en-US"/>
        </w:rPr>
        <w:t xml:space="preserve"> (Special Issue) </w:t>
      </w:r>
      <w:r>
        <w:rPr>
          <w:rFonts w:ascii="Times New Roman" w:hAnsi="Times New Roman" w:cs="Times New Roman"/>
          <w:b/>
          <w:bCs/>
          <w:lang w:val="en-US"/>
        </w:rPr>
        <w:t>2</w:t>
      </w:r>
      <w:r>
        <w:rPr>
          <w:rFonts w:ascii="Times New Roman" w:hAnsi="Times New Roman" w:cs="Times New Roman"/>
          <w:lang w:val="en-US"/>
        </w:rPr>
        <w:t>, 161–169 (2001).</w:t>
      </w:r>
    </w:p>
    <w:p w14:paraId="45036BF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88. Punt, A. E., </w:t>
      </w:r>
      <w:r>
        <w:rPr>
          <w:rFonts w:ascii="Times New Roman" w:hAnsi="Times New Roman" w:cs="Times New Roman"/>
          <w:i/>
          <w:iCs/>
          <w:lang w:val="en-US"/>
        </w:rPr>
        <w:t>et al</w:t>
      </w:r>
      <w:r>
        <w:rPr>
          <w:rFonts w:ascii="Times New Roman" w:hAnsi="Times New Roman" w:cs="Times New Roman"/>
          <w:lang w:val="en-US"/>
        </w:rPr>
        <w:t xml:space="preserve">. Robustness of potential biological removal to monitoring, environmental, and management uncertainties. </w:t>
      </w:r>
      <w:r>
        <w:rPr>
          <w:rFonts w:ascii="Times New Roman" w:hAnsi="Times New Roman" w:cs="Times New Roman"/>
          <w:i/>
          <w:iCs/>
          <w:lang w:val="en-US"/>
        </w:rPr>
        <w:t>ICES J. Mar. Sci.</w:t>
      </w:r>
      <w:r>
        <w:rPr>
          <w:rFonts w:ascii="Times New Roman" w:hAnsi="Times New Roman" w:cs="Times New Roman"/>
          <w:lang w:val="en-US"/>
        </w:rPr>
        <w:t xml:space="preserve"> </w:t>
      </w:r>
      <w:r>
        <w:rPr>
          <w:rFonts w:ascii="Times New Roman" w:hAnsi="Times New Roman" w:cs="Times New Roman"/>
          <w:b/>
          <w:bCs/>
          <w:lang w:val="en-US"/>
        </w:rPr>
        <w:t>77</w:t>
      </w:r>
      <w:r>
        <w:rPr>
          <w:rFonts w:ascii="Times New Roman" w:hAnsi="Times New Roman" w:cs="Times New Roman"/>
          <w:lang w:val="en-US"/>
        </w:rPr>
        <w:t>, 2491–2507 (2020).</w:t>
      </w:r>
    </w:p>
    <w:p w14:paraId="2F5104B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89. Pace, R. M., </w:t>
      </w:r>
      <w:proofErr w:type="spellStart"/>
      <w:r>
        <w:rPr>
          <w:rFonts w:ascii="Times New Roman" w:hAnsi="Times New Roman" w:cs="Times New Roman"/>
          <w:lang w:val="en-US"/>
        </w:rPr>
        <w:t>Corkeron</w:t>
      </w:r>
      <w:proofErr w:type="spellEnd"/>
      <w:r>
        <w:rPr>
          <w:rFonts w:ascii="Times New Roman" w:hAnsi="Times New Roman" w:cs="Times New Roman"/>
          <w:lang w:val="en-US"/>
        </w:rPr>
        <w:t xml:space="preserve">, P. J. &amp; Kraus, S. D. State-space mark-recapture estimates reveal a recent decline in abundance of North Atlantic right whales. </w:t>
      </w:r>
      <w:r>
        <w:rPr>
          <w:rFonts w:ascii="Times New Roman" w:hAnsi="Times New Roman" w:cs="Times New Roman"/>
          <w:i/>
          <w:iCs/>
          <w:lang w:val="en-US"/>
        </w:rPr>
        <w:t xml:space="preserve">Ecol. </w:t>
      </w:r>
      <w:proofErr w:type="spellStart"/>
      <w:r>
        <w:rPr>
          <w:rFonts w:ascii="Times New Roman" w:hAnsi="Times New Roman" w:cs="Times New Roman"/>
          <w:i/>
          <w:iCs/>
          <w:lang w:val="en-US"/>
        </w:rPr>
        <w:t>Evol</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7</w:t>
      </w:r>
      <w:r>
        <w:rPr>
          <w:rFonts w:ascii="Times New Roman" w:hAnsi="Times New Roman" w:cs="Times New Roman"/>
          <w:lang w:val="en-US"/>
        </w:rPr>
        <w:t>, 8730–8741 (2017).</w:t>
      </w:r>
    </w:p>
    <w:p w14:paraId="522DFC1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90. </w:t>
      </w:r>
      <w:proofErr w:type="spellStart"/>
      <w:r>
        <w:rPr>
          <w:rFonts w:ascii="Times New Roman" w:hAnsi="Times New Roman" w:cs="Times New Roman"/>
          <w:lang w:val="en-US"/>
        </w:rPr>
        <w:t>Sueyro</w:t>
      </w:r>
      <w:proofErr w:type="spellEnd"/>
      <w:r>
        <w:rPr>
          <w:rFonts w:ascii="Times New Roman" w:hAnsi="Times New Roman" w:cs="Times New Roman"/>
          <w:lang w:val="en-US"/>
        </w:rPr>
        <w:t xml:space="preserve">, N., Crespo, E. A., Arias, M. &amp; </w:t>
      </w:r>
      <w:proofErr w:type="spellStart"/>
      <w:r>
        <w:rPr>
          <w:rFonts w:ascii="Times New Roman" w:hAnsi="Times New Roman" w:cs="Times New Roman"/>
          <w:lang w:val="en-US"/>
        </w:rPr>
        <w:t>Coscarella</w:t>
      </w:r>
      <w:proofErr w:type="spellEnd"/>
      <w:r>
        <w:rPr>
          <w:rFonts w:ascii="Times New Roman" w:hAnsi="Times New Roman" w:cs="Times New Roman"/>
          <w:lang w:val="en-US"/>
        </w:rPr>
        <w:t>, M. A. Density-dependent changes in the distribution of Southern Right Whales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in the breeding ground Peninsula Valdés. </w:t>
      </w:r>
      <w:proofErr w:type="spellStart"/>
      <w:r>
        <w:rPr>
          <w:rFonts w:ascii="Times New Roman" w:hAnsi="Times New Roman" w:cs="Times New Roman"/>
          <w:i/>
          <w:iCs/>
          <w:lang w:val="en-US"/>
        </w:rPr>
        <w:t>PeerJ</w:t>
      </w:r>
      <w:proofErr w:type="spellEnd"/>
      <w:r>
        <w:rPr>
          <w:rFonts w:ascii="Times New Roman" w:hAnsi="Times New Roman" w:cs="Times New Roman"/>
          <w:lang w:val="en-US"/>
        </w:rPr>
        <w:t xml:space="preserve"> </w:t>
      </w:r>
      <w:r>
        <w:rPr>
          <w:rFonts w:ascii="Times New Roman" w:hAnsi="Times New Roman" w:cs="Times New Roman"/>
          <w:b/>
          <w:bCs/>
          <w:lang w:val="en-US"/>
        </w:rPr>
        <w:t>6</w:t>
      </w:r>
      <w:r>
        <w:rPr>
          <w:rFonts w:ascii="Times New Roman" w:hAnsi="Times New Roman" w:cs="Times New Roman"/>
          <w:lang w:val="en-US"/>
        </w:rPr>
        <w:t>, e5957 (2018).</w:t>
      </w:r>
    </w:p>
    <w:p w14:paraId="492C55D2"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91. </w:t>
      </w:r>
      <w:proofErr w:type="spellStart"/>
      <w:r>
        <w:rPr>
          <w:rFonts w:ascii="Times New Roman" w:hAnsi="Times New Roman" w:cs="Times New Roman"/>
          <w:lang w:val="en-US"/>
        </w:rPr>
        <w:t>Wilberg</w:t>
      </w:r>
      <w:proofErr w:type="spellEnd"/>
      <w:r>
        <w:rPr>
          <w:rFonts w:ascii="Times New Roman" w:hAnsi="Times New Roman" w:cs="Times New Roman"/>
          <w:lang w:val="en-US"/>
        </w:rPr>
        <w:t xml:space="preserve">, M. J., Thorson, J. T., Linton, B. C. &amp; </w:t>
      </w:r>
      <w:proofErr w:type="spellStart"/>
      <w:r>
        <w:rPr>
          <w:rFonts w:ascii="Times New Roman" w:hAnsi="Times New Roman" w:cs="Times New Roman"/>
          <w:lang w:val="en-US"/>
        </w:rPr>
        <w:t>Berkson</w:t>
      </w:r>
      <w:proofErr w:type="spellEnd"/>
      <w:r>
        <w:rPr>
          <w:rFonts w:ascii="Times New Roman" w:hAnsi="Times New Roman" w:cs="Times New Roman"/>
          <w:lang w:val="en-US"/>
        </w:rPr>
        <w:t xml:space="preserve">, J. Incorporating time-varying catchability into population dynamic stock assessment models. </w:t>
      </w:r>
      <w:r>
        <w:rPr>
          <w:rFonts w:ascii="Times New Roman" w:hAnsi="Times New Roman" w:cs="Times New Roman"/>
          <w:i/>
          <w:iCs/>
          <w:lang w:val="en-US"/>
        </w:rPr>
        <w:t>Rev. Fish. Sci.</w:t>
      </w:r>
      <w:r>
        <w:rPr>
          <w:rFonts w:ascii="Times New Roman" w:hAnsi="Times New Roman" w:cs="Times New Roman"/>
          <w:lang w:val="en-US"/>
        </w:rPr>
        <w:t xml:space="preserve"> </w:t>
      </w:r>
      <w:r>
        <w:rPr>
          <w:rFonts w:ascii="Times New Roman" w:hAnsi="Times New Roman" w:cs="Times New Roman"/>
          <w:b/>
          <w:bCs/>
          <w:lang w:val="en-US"/>
        </w:rPr>
        <w:t>18</w:t>
      </w:r>
      <w:r>
        <w:rPr>
          <w:rFonts w:ascii="Times New Roman" w:hAnsi="Times New Roman" w:cs="Times New Roman"/>
          <w:lang w:val="en-US"/>
        </w:rPr>
        <w:t>, 7–24 (2010).</w:t>
      </w:r>
    </w:p>
    <w:p w14:paraId="44E528DD" w14:textId="77777777" w:rsidR="00297A96" w:rsidRDefault="00297A96" w:rsidP="00297A96">
      <w:pPr>
        <w:pStyle w:val="CommentText"/>
        <w:spacing w:after="0" w:line="360" w:lineRule="auto"/>
        <w:ind w:left="360" w:hanging="360"/>
        <w:rPr>
          <w:rFonts w:ascii="Times New Roman" w:hAnsi="Times New Roman" w:cs="Times New Roman"/>
          <w:sz w:val="22"/>
          <w:szCs w:val="22"/>
          <w:lang w:val="en-US"/>
        </w:rPr>
      </w:pPr>
      <w:r>
        <w:rPr>
          <w:rFonts w:ascii="Times New Roman" w:hAnsi="Times New Roman" w:cs="Times New Roman"/>
          <w:lang w:val="en-US"/>
        </w:rPr>
        <w:t xml:space="preserve">92. </w:t>
      </w:r>
      <w:proofErr w:type="spellStart"/>
      <w:r>
        <w:rPr>
          <w:rFonts w:ascii="Times New Roman" w:hAnsi="Times New Roman" w:cs="Times New Roman"/>
          <w:sz w:val="22"/>
          <w:szCs w:val="22"/>
          <w:lang w:val="en-US"/>
        </w:rPr>
        <w:t>Kass</w:t>
      </w:r>
      <w:proofErr w:type="spellEnd"/>
      <w:r>
        <w:rPr>
          <w:rFonts w:ascii="Times New Roman" w:hAnsi="Times New Roman" w:cs="Times New Roman"/>
          <w:sz w:val="22"/>
          <w:szCs w:val="22"/>
          <w:lang w:val="en-US"/>
        </w:rPr>
        <w:t xml:space="preserve">, R.E. &amp; Raftery, A. E. Bayes factors. </w:t>
      </w:r>
      <w:r>
        <w:rPr>
          <w:rFonts w:ascii="Times New Roman" w:hAnsi="Times New Roman" w:cs="Times New Roman"/>
          <w:i/>
          <w:iCs/>
          <w:sz w:val="22"/>
          <w:szCs w:val="22"/>
          <w:lang w:val="en-US"/>
        </w:rPr>
        <w:t>J. Am. Stat. Assoc</w:t>
      </w:r>
      <w:r>
        <w:rPr>
          <w:rFonts w:ascii="Times New Roman" w:hAnsi="Times New Roman" w:cs="Times New Roman"/>
          <w:sz w:val="22"/>
          <w:szCs w:val="22"/>
          <w:lang w:val="en-US"/>
        </w:rPr>
        <w:t xml:space="preserve">. </w:t>
      </w:r>
      <w:r>
        <w:rPr>
          <w:rFonts w:ascii="Times New Roman" w:hAnsi="Times New Roman" w:cs="Times New Roman"/>
          <w:b/>
          <w:bCs/>
          <w:sz w:val="22"/>
          <w:szCs w:val="22"/>
          <w:lang w:val="en-US"/>
        </w:rPr>
        <w:t>90</w:t>
      </w:r>
      <w:r>
        <w:rPr>
          <w:rFonts w:ascii="Times New Roman" w:hAnsi="Times New Roman" w:cs="Times New Roman"/>
          <w:sz w:val="22"/>
          <w:szCs w:val="22"/>
          <w:lang w:val="en-US"/>
        </w:rPr>
        <w:t>: 773–795 (1995)</w:t>
      </w:r>
    </w:p>
    <w:p w14:paraId="265D7C61"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93. Chang, Y. J., </w:t>
      </w:r>
      <w:r>
        <w:rPr>
          <w:rFonts w:ascii="Times New Roman" w:hAnsi="Times New Roman" w:cs="Times New Roman"/>
          <w:i/>
          <w:iCs/>
          <w:lang w:val="en-US"/>
        </w:rPr>
        <w:t>et al.</w:t>
      </w:r>
      <w:r>
        <w:rPr>
          <w:rFonts w:ascii="Times New Roman" w:hAnsi="Times New Roman" w:cs="Times New Roman"/>
          <w:lang w:val="en-US"/>
        </w:rPr>
        <w:t xml:space="preserve"> Model selection and multi-model inference for Bayesian surplus production models: a case study for Pacific blue and striped marlin. </w:t>
      </w:r>
      <w:r>
        <w:rPr>
          <w:rFonts w:ascii="Times New Roman" w:hAnsi="Times New Roman" w:cs="Times New Roman"/>
          <w:i/>
          <w:iCs/>
          <w:lang w:val="en-US"/>
        </w:rPr>
        <w:t>Fish. Res.</w:t>
      </w:r>
      <w:r>
        <w:rPr>
          <w:rFonts w:ascii="Times New Roman" w:hAnsi="Times New Roman" w:cs="Times New Roman"/>
          <w:lang w:val="en-US"/>
        </w:rPr>
        <w:t> </w:t>
      </w:r>
      <w:r>
        <w:rPr>
          <w:rFonts w:ascii="Times New Roman" w:hAnsi="Times New Roman" w:cs="Times New Roman"/>
          <w:b/>
          <w:bCs/>
          <w:lang w:val="en-US"/>
        </w:rPr>
        <w:t>166</w:t>
      </w:r>
      <w:r>
        <w:rPr>
          <w:rFonts w:ascii="Times New Roman" w:hAnsi="Times New Roman" w:cs="Times New Roman"/>
          <w:lang w:val="en-US"/>
        </w:rPr>
        <w:t>, 129-139 (2015).</w:t>
      </w:r>
    </w:p>
    <w:p w14:paraId="6B7963C3"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94. </w:t>
      </w:r>
      <w:r>
        <w:rPr>
          <w:rFonts w:ascii="Times New Roman" w:hAnsi="Times New Roman" w:cs="Times New Roman"/>
          <w:color w:val="auto"/>
          <w:sz w:val="22"/>
          <w:szCs w:val="22"/>
          <w:lang w:val="en-US"/>
        </w:rPr>
        <w:t xml:space="preserve">Barker, D. &amp; </w:t>
      </w:r>
      <w:proofErr w:type="spellStart"/>
      <w:r>
        <w:rPr>
          <w:rFonts w:ascii="Times New Roman" w:hAnsi="Times New Roman" w:cs="Times New Roman"/>
          <w:color w:val="auto"/>
          <w:sz w:val="22"/>
          <w:szCs w:val="22"/>
          <w:lang w:val="en-US"/>
        </w:rPr>
        <w:t>Sibly</w:t>
      </w:r>
      <w:proofErr w:type="spellEnd"/>
      <w:r>
        <w:rPr>
          <w:rFonts w:ascii="Times New Roman" w:hAnsi="Times New Roman" w:cs="Times New Roman"/>
          <w:color w:val="auto"/>
          <w:sz w:val="22"/>
          <w:szCs w:val="22"/>
          <w:lang w:val="en-US"/>
        </w:rPr>
        <w:t xml:space="preserve">, R. M. The effects of environmental perturbation and measurement error on estimates of the shape parameter in the theta-logistic model of population regulation. </w:t>
      </w:r>
      <w:r>
        <w:rPr>
          <w:rFonts w:ascii="Times New Roman" w:hAnsi="Times New Roman" w:cs="Times New Roman"/>
          <w:i/>
          <w:iCs/>
          <w:color w:val="auto"/>
          <w:sz w:val="22"/>
          <w:szCs w:val="22"/>
          <w:lang w:val="en-US"/>
        </w:rPr>
        <w:t>Ecol. Model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219</w:t>
      </w:r>
      <w:r>
        <w:rPr>
          <w:rFonts w:ascii="Times New Roman" w:hAnsi="Times New Roman" w:cs="Times New Roman"/>
          <w:color w:val="auto"/>
          <w:sz w:val="22"/>
          <w:szCs w:val="22"/>
          <w:lang w:val="en-US"/>
        </w:rPr>
        <w:t>, 170-177 (2008).</w:t>
      </w:r>
    </w:p>
    <w:p w14:paraId="2AF5177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95. Dennis, B., </w:t>
      </w:r>
      <w:proofErr w:type="spellStart"/>
      <w:r>
        <w:rPr>
          <w:rFonts w:ascii="Times New Roman" w:hAnsi="Times New Roman" w:cs="Times New Roman"/>
          <w:lang w:val="en-US"/>
        </w:rPr>
        <w:t>Ponciano</w:t>
      </w:r>
      <w:proofErr w:type="spellEnd"/>
      <w:r>
        <w:rPr>
          <w:rFonts w:ascii="Times New Roman" w:hAnsi="Times New Roman" w:cs="Times New Roman"/>
          <w:lang w:val="en-US"/>
        </w:rPr>
        <w:t xml:space="preserve">, J. M. &amp; Taper, M. L. Replicated sampling increases efficiency in monitoring biological populations. </w:t>
      </w:r>
      <w:r>
        <w:rPr>
          <w:rFonts w:ascii="Times New Roman" w:hAnsi="Times New Roman" w:cs="Times New Roman"/>
          <w:i/>
          <w:iCs/>
          <w:lang w:val="en-US"/>
        </w:rPr>
        <w:t>Ecology</w:t>
      </w:r>
      <w:r>
        <w:rPr>
          <w:rFonts w:ascii="Times New Roman" w:hAnsi="Times New Roman" w:cs="Times New Roman"/>
          <w:lang w:val="en-US"/>
        </w:rPr>
        <w:t xml:space="preserve"> </w:t>
      </w:r>
      <w:r>
        <w:rPr>
          <w:rFonts w:ascii="Times New Roman" w:hAnsi="Times New Roman" w:cs="Times New Roman"/>
          <w:b/>
          <w:bCs/>
          <w:lang w:val="en-US"/>
        </w:rPr>
        <w:t>91</w:t>
      </w:r>
      <w:r>
        <w:rPr>
          <w:rFonts w:ascii="Times New Roman" w:hAnsi="Times New Roman" w:cs="Times New Roman"/>
          <w:lang w:val="en-US"/>
        </w:rPr>
        <w:t>, 610–620 (2010).</w:t>
      </w:r>
    </w:p>
    <w:p w14:paraId="1792122A"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96. Punt, A. E. Review of contemporary cetacean stock assessment models. </w:t>
      </w:r>
      <w:r>
        <w:rPr>
          <w:rFonts w:ascii="Times New Roman" w:hAnsi="Times New Roman" w:cs="Times New Roman"/>
          <w:i/>
          <w:iCs/>
          <w:lang w:val="en-US"/>
        </w:rPr>
        <w:t>J. Cetacean Res. Manage</w:t>
      </w:r>
      <w:r>
        <w:rPr>
          <w:rFonts w:ascii="Times New Roman" w:hAnsi="Times New Roman" w:cs="Times New Roman"/>
          <w:lang w:val="en-US"/>
        </w:rPr>
        <w:t xml:space="preserve">. </w:t>
      </w:r>
      <w:r>
        <w:rPr>
          <w:rFonts w:ascii="Times New Roman" w:hAnsi="Times New Roman" w:cs="Times New Roman"/>
          <w:b/>
          <w:bCs/>
          <w:lang w:val="en-US"/>
        </w:rPr>
        <w:t>17</w:t>
      </w:r>
      <w:r>
        <w:rPr>
          <w:rFonts w:ascii="Times New Roman" w:hAnsi="Times New Roman" w:cs="Times New Roman"/>
          <w:lang w:val="en-US"/>
        </w:rPr>
        <w:t>, 35–56 (2017).</w:t>
      </w:r>
    </w:p>
    <w:p w14:paraId="59CF983E" w14:textId="77777777" w:rsidR="00297A96" w:rsidRPr="00AE3BA5" w:rsidRDefault="00297A96" w:rsidP="00297A96">
      <w:pPr>
        <w:tabs>
          <w:tab w:val="left" w:pos="284"/>
        </w:tabs>
        <w:autoSpaceDE w:val="0"/>
        <w:autoSpaceDN w:val="0"/>
        <w:adjustRightInd w:val="0"/>
        <w:spacing w:after="0" w:line="360" w:lineRule="auto"/>
        <w:rPr>
          <w:rFonts w:ascii="Times New Roman" w:hAnsi="Times New Roman" w:cs="Times New Roman"/>
          <w:lang w:val="en-US"/>
          <w:rPrChange w:id="468" w:author="Maria Alejandra Romero" w:date="2021-08-01T12:59:00Z">
            <w:rPr>
              <w:rFonts w:ascii="Times New Roman" w:hAnsi="Times New Roman" w:cs="Times New Roman"/>
            </w:rPr>
          </w:rPrChange>
        </w:rPr>
      </w:pPr>
      <w:r>
        <w:rPr>
          <w:rFonts w:ascii="Times New Roman" w:hAnsi="Times New Roman" w:cs="Times New Roman"/>
          <w:lang w:val="en-US"/>
        </w:rPr>
        <w:t xml:space="preserve">97. Punt, A. E., Butterworth, D. S., de Moor, C. L., De Oliveira, J. A. &amp; Haddon, M. Management strategy evaluation: best practices. </w:t>
      </w:r>
      <w:r w:rsidRPr="00AE3BA5">
        <w:rPr>
          <w:rFonts w:ascii="Times New Roman" w:hAnsi="Times New Roman" w:cs="Times New Roman"/>
          <w:i/>
          <w:iCs/>
          <w:lang w:val="en-US"/>
          <w:rPrChange w:id="469" w:author="Maria Alejandra Romero" w:date="2021-08-01T12:59:00Z">
            <w:rPr>
              <w:rFonts w:ascii="Times New Roman" w:hAnsi="Times New Roman" w:cs="Times New Roman"/>
              <w:i/>
              <w:iCs/>
            </w:rPr>
          </w:rPrChange>
        </w:rPr>
        <w:t xml:space="preserve">Fish </w:t>
      </w:r>
      <w:proofErr w:type="spellStart"/>
      <w:r w:rsidRPr="00AE3BA5">
        <w:rPr>
          <w:rFonts w:ascii="Times New Roman" w:hAnsi="Times New Roman" w:cs="Times New Roman"/>
          <w:i/>
          <w:iCs/>
          <w:lang w:val="en-US"/>
          <w:rPrChange w:id="470" w:author="Maria Alejandra Romero" w:date="2021-08-01T12:59:00Z">
            <w:rPr>
              <w:rFonts w:ascii="Times New Roman" w:hAnsi="Times New Roman" w:cs="Times New Roman"/>
              <w:i/>
              <w:iCs/>
            </w:rPr>
          </w:rPrChange>
        </w:rPr>
        <w:t>Fish</w:t>
      </w:r>
      <w:proofErr w:type="spellEnd"/>
      <w:r w:rsidRPr="00AE3BA5">
        <w:rPr>
          <w:rFonts w:ascii="Times New Roman" w:hAnsi="Times New Roman" w:cs="Times New Roman"/>
          <w:lang w:val="en-US"/>
          <w:rPrChange w:id="471" w:author="Maria Alejandra Romero" w:date="2021-08-01T12:59:00Z">
            <w:rPr>
              <w:rFonts w:ascii="Times New Roman" w:hAnsi="Times New Roman" w:cs="Times New Roman"/>
            </w:rPr>
          </w:rPrChange>
        </w:rPr>
        <w:t xml:space="preserve">. </w:t>
      </w:r>
      <w:r w:rsidRPr="00AE3BA5">
        <w:rPr>
          <w:rFonts w:ascii="Times New Roman" w:hAnsi="Times New Roman" w:cs="Times New Roman"/>
          <w:b/>
          <w:bCs/>
          <w:lang w:val="en-US"/>
          <w:rPrChange w:id="472" w:author="Maria Alejandra Romero" w:date="2021-08-01T12:59:00Z">
            <w:rPr>
              <w:rFonts w:ascii="Times New Roman" w:hAnsi="Times New Roman" w:cs="Times New Roman"/>
              <w:b/>
              <w:bCs/>
            </w:rPr>
          </w:rPrChange>
        </w:rPr>
        <w:t>17</w:t>
      </w:r>
      <w:r w:rsidRPr="00AE3BA5">
        <w:rPr>
          <w:rFonts w:ascii="Times New Roman" w:hAnsi="Times New Roman" w:cs="Times New Roman"/>
          <w:lang w:val="en-US"/>
          <w:rPrChange w:id="473" w:author="Maria Alejandra Romero" w:date="2021-08-01T12:59:00Z">
            <w:rPr>
              <w:rFonts w:ascii="Times New Roman" w:hAnsi="Times New Roman" w:cs="Times New Roman"/>
            </w:rPr>
          </w:rPrChange>
        </w:rPr>
        <w:t>, 303-334 (2016).</w:t>
      </w:r>
    </w:p>
    <w:p w14:paraId="0C106B34"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98. </w:t>
      </w:r>
      <w:r>
        <w:rPr>
          <w:rFonts w:ascii="Times New Roman" w:hAnsi="Times New Roman" w:cs="Times New Roman"/>
          <w:color w:val="auto"/>
          <w:sz w:val="22"/>
          <w:szCs w:val="22"/>
          <w:lang w:val="en-US"/>
        </w:rPr>
        <w:t xml:space="preserve">Baker, C. S. &amp; </w:t>
      </w:r>
      <w:proofErr w:type="spellStart"/>
      <w:r>
        <w:rPr>
          <w:rFonts w:ascii="Times New Roman" w:hAnsi="Times New Roman" w:cs="Times New Roman"/>
          <w:color w:val="auto"/>
          <w:sz w:val="22"/>
          <w:szCs w:val="22"/>
          <w:lang w:val="en-US"/>
        </w:rPr>
        <w:t>Clapham</w:t>
      </w:r>
      <w:proofErr w:type="spellEnd"/>
      <w:r>
        <w:rPr>
          <w:rFonts w:ascii="Times New Roman" w:hAnsi="Times New Roman" w:cs="Times New Roman"/>
          <w:color w:val="auto"/>
          <w:sz w:val="22"/>
          <w:szCs w:val="22"/>
          <w:lang w:val="en-US"/>
        </w:rPr>
        <w:t xml:space="preserve">, P. J. Modelling the past and future of whales and whaling. </w:t>
      </w:r>
      <w:r>
        <w:rPr>
          <w:rFonts w:ascii="Times New Roman" w:hAnsi="Times New Roman" w:cs="Times New Roman"/>
          <w:i/>
          <w:iCs/>
          <w:color w:val="auto"/>
          <w:sz w:val="22"/>
          <w:szCs w:val="22"/>
          <w:lang w:val="en-US"/>
        </w:rPr>
        <w:t>Trends</w:t>
      </w:r>
      <w:r>
        <w:rPr>
          <w:rFonts w:ascii="Times New Roman" w:hAnsi="Times New Roman" w:cs="Times New Roman"/>
          <w:color w:val="auto"/>
          <w:sz w:val="22"/>
          <w:szCs w:val="22"/>
          <w:lang w:val="en-US"/>
        </w:rPr>
        <w:t xml:space="preserve"> </w:t>
      </w:r>
      <w:r>
        <w:rPr>
          <w:rFonts w:ascii="Times New Roman" w:hAnsi="Times New Roman" w:cs="Times New Roman"/>
          <w:i/>
          <w:iCs/>
          <w:color w:val="auto"/>
          <w:sz w:val="22"/>
          <w:szCs w:val="22"/>
          <w:lang w:val="en-US"/>
        </w:rPr>
        <w:t xml:space="preserve">Ecol. </w:t>
      </w:r>
      <w:proofErr w:type="spellStart"/>
      <w:r>
        <w:rPr>
          <w:rFonts w:ascii="Times New Roman" w:hAnsi="Times New Roman" w:cs="Times New Roman"/>
          <w:i/>
          <w:iCs/>
          <w:color w:val="auto"/>
          <w:sz w:val="22"/>
          <w:szCs w:val="22"/>
          <w:lang w:val="en-US"/>
        </w:rPr>
        <w:t>Evol</w:t>
      </w:r>
      <w:proofErr w:type="spellEnd"/>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19</w:t>
      </w:r>
      <w:r>
        <w:rPr>
          <w:rFonts w:ascii="Times New Roman" w:hAnsi="Times New Roman" w:cs="Times New Roman"/>
          <w:color w:val="auto"/>
          <w:sz w:val="22"/>
          <w:szCs w:val="22"/>
          <w:lang w:val="en-US"/>
        </w:rPr>
        <w:t>, 365–371 (2004).</w:t>
      </w:r>
    </w:p>
    <w:p w14:paraId="6CED53D9"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lastRenderedPageBreak/>
        <w:t xml:space="preserve">99. </w:t>
      </w:r>
      <w:proofErr w:type="spellStart"/>
      <w:r>
        <w:rPr>
          <w:rFonts w:ascii="Times New Roman" w:hAnsi="Times New Roman" w:cs="Times New Roman"/>
          <w:color w:val="auto"/>
          <w:sz w:val="22"/>
          <w:szCs w:val="22"/>
          <w:lang w:val="en-US"/>
        </w:rPr>
        <w:t>Lotze</w:t>
      </w:r>
      <w:proofErr w:type="spellEnd"/>
      <w:r>
        <w:rPr>
          <w:rFonts w:ascii="Times New Roman" w:hAnsi="Times New Roman" w:cs="Times New Roman"/>
          <w:color w:val="auto"/>
          <w:sz w:val="22"/>
          <w:szCs w:val="22"/>
          <w:lang w:val="en-US"/>
        </w:rPr>
        <w:t xml:space="preserve">, H. K. &amp; Worm, B. Historical baselines for large marine animals. </w:t>
      </w:r>
      <w:r>
        <w:rPr>
          <w:rFonts w:ascii="Times New Roman" w:hAnsi="Times New Roman" w:cs="Times New Roman"/>
          <w:i/>
          <w:iCs/>
          <w:color w:val="auto"/>
          <w:sz w:val="22"/>
          <w:szCs w:val="22"/>
          <w:lang w:val="en-US"/>
        </w:rPr>
        <w:t xml:space="preserve">Trends Ecol. </w:t>
      </w:r>
      <w:proofErr w:type="spellStart"/>
      <w:r>
        <w:rPr>
          <w:rFonts w:ascii="Times New Roman" w:hAnsi="Times New Roman" w:cs="Times New Roman"/>
          <w:i/>
          <w:iCs/>
          <w:color w:val="auto"/>
          <w:sz w:val="22"/>
          <w:szCs w:val="22"/>
          <w:lang w:val="en-US"/>
        </w:rPr>
        <w:t>Evol</w:t>
      </w:r>
      <w:proofErr w:type="spellEnd"/>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24</w:t>
      </w:r>
      <w:r>
        <w:rPr>
          <w:rFonts w:ascii="Times New Roman" w:hAnsi="Times New Roman" w:cs="Times New Roman"/>
          <w:color w:val="auto"/>
          <w:sz w:val="22"/>
          <w:szCs w:val="22"/>
          <w:lang w:val="en-US"/>
        </w:rPr>
        <w:t>, 254–262 (2009).</w:t>
      </w:r>
    </w:p>
    <w:p w14:paraId="67B6A13E"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 xml:space="preserve">100. </w:t>
      </w:r>
      <w:bookmarkStart w:id="474" w:name="_Hlk42066306"/>
      <w:r>
        <w:rPr>
          <w:rFonts w:ascii="Times New Roman" w:hAnsi="Times New Roman" w:cs="Times New Roman"/>
          <w:color w:val="auto"/>
          <w:sz w:val="22"/>
          <w:szCs w:val="22"/>
          <w:lang w:val="en-US"/>
        </w:rPr>
        <w:t xml:space="preserve">Foley, C. M. &amp; Lynch, H. J. </w:t>
      </w:r>
      <w:bookmarkEnd w:id="474"/>
      <w:r>
        <w:rPr>
          <w:rFonts w:ascii="Times New Roman" w:hAnsi="Times New Roman" w:cs="Times New Roman"/>
          <w:color w:val="auto"/>
          <w:sz w:val="22"/>
          <w:szCs w:val="22"/>
          <w:lang w:val="en-US"/>
        </w:rPr>
        <w:t xml:space="preserve">A method to estimate pre‐exploitation population size. </w:t>
      </w:r>
      <w:proofErr w:type="spellStart"/>
      <w:r>
        <w:rPr>
          <w:rFonts w:ascii="Times New Roman" w:hAnsi="Times New Roman" w:cs="Times New Roman"/>
          <w:i/>
          <w:iCs/>
          <w:color w:val="auto"/>
          <w:sz w:val="22"/>
          <w:szCs w:val="22"/>
          <w:lang w:val="en-US"/>
        </w:rPr>
        <w:t>Conserv</w:t>
      </w:r>
      <w:proofErr w:type="spellEnd"/>
      <w:r>
        <w:rPr>
          <w:rFonts w:ascii="Times New Roman" w:hAnsi="Times New Roman" w:cs="Times New Roman"/>
          <w:i/>
          <w:iCs/>
          <w:color w:val="auto"/>
          <w:sz w:val="22"/>
          <w:szCs w:val="22"/>
          <w:lang w:val="en-US"/>
        </w:rPr>
        <w:t>. Biol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34</w:t>
      </w:r>
      <w:r>
        <w:rPr>
          <w:rFonts w:ascii="Times New Roman" w:hAnsi="Times New Roman" w:cs="Times New Roman"/>
          <w:color w:val="auto"/>
          <w:sz w:val="22"/>
          <w:szCs w:val="22"/>
          <w:lang w:val="en-US"/>
        </w:rPr>
        <w:t>, 256-265 (2020).</w:t>
      </w:r>
    </w:p>
    <w:p w14:paraId="6454B9A3"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101. Collins, A. C., </w:t>
      </w:r>
      <w:proofErr w:type="spellStart"/>
      <w:r>
        <w:rPr>
          <w:rFonts w:ascii="Times New Roman" w:hAnsi="Times New Roman" w:cs="Times New Roman"/>
          <w:lang w:val="en-US"/>
        </w:rPr>
        <w:t>Böhm</w:t>
      </w:r>
      <w:proofErr w:type="spellEnd"/>
      <w:r>
        <w:rPr>
          <w:rFonts w:ascii="Times New Roman" w:hAnsi="Times New Roman" w:cs="Times New Roman"/>
          <w:lang w:val="en-US"/>
        </w:rPr>
        <w:t xml:space="preserve">, M. &amp; Collen, B. Choice of baseline affects historical population trends in hunted mammals of North America. </w:t>
      </w:r>
      <w:r>
        <w:rPr>
          <w:rFonts w:ascii="Times New Roman" w:hAnsi="Times New Roman" w:cs="Times New Roman"/>
          <w:i/>
          <w:iCs/>
          <w:lang w:val="en-US"/>
        </w:rPr>
        <w:t xml:space="preserve">Biol. </w:t>
      </w:r>
      <w:proofErr w:type="spellStart"/>
      <w:r>
        <w:rPr>
          <w:rFonts w:ascii="Times New Roman" w:hAnsi="Times New Roman" w:cs="Times New Roman"/>
          <w:i/>
          <w:iCs/>
          <w:lang w:val="en-US"/>
        </w:rPr>
        <w:t>Conserv</w:t>
      </w:r>
      <w:proofErr w:type="spellEnd"/>
      <w:r>
        <w:rPr>
          <w:rFonts w:ascii="Times New Roman" w:hAnsi="Times New Roman" w:cs="Times New Roman"/>
          <w:i/>
          <w:iCs/>
          <w:lang w:val="en-US"/>
        </w:rPr>
        <w:t>.</w:t>
      </w:r>
      <w:r>
        <w:rPr>
          <w:rFonts w:ascii="Times New Roman" w:hAnsi="Times New Roman" w:cs="Times New Roman"/>
          <w:lang w:val="en-US"/>
        </w:rPr>
        <w:t xml:space="preserve"> </w:t>
      </w:r>
      <w:r>
        <w:rPr>
          <w:rFonts w:ascii="Times New Roman" w:hAnsi="Times New Roman" w:cs="Times New Roman"/>
          <w:b/>
          <w:bCs/>
          <w:lang w:val="en-US"/>
        </w:rPr>
        <w:t>242</w:t>
      </w:r>
      <w:r>
        <w:rPr>
          <w:rFonts w:ascii="Times New Roman" w:hAnsi="Times New Roman" w:cs="Times New Roman"/>
          <w:lang w:val="en-US"/>
        </w:rPr>
        <w:t>, 108421 (2020).</w:t>
      </w:r>
    </w:p>
    <w:p w14:paraId="2162948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102. Jackson, J. A., </w:t>
      </w:r>
      <w:r>
        <w:rPr>
          <w:rFonts w:ascii="Times New Roman" w:hAnsi="Times New Roman" w:cs="Times New Roman"/>
          <w:i/>
          <w:iCs/>
          <w:lang w:val="en-US"/>
        </w:rPr>
        <w:t>et al</w:t>
      </w:r>
      <w:r>
        <w:rPr>
          <w:rFonts w:ascii="Times New Roman" w:hAnsi="Times New Roman" w:cs="Times New Roman"/>
          <w:lang w:val="en-US"/>
        </w:rPr>
        <w:t xml:space="preserve">. An integrated approach to historical population assessment of the great whales: case of the New Zealand southern right whale. </w:t>
      </w:r>
      <w:r>
        <w:rPr>
          <w:rFonts w:ascii="Times New Roman" w:hAnsi="Times New Roman" w:cs="Times New Roman"/>
          <w:i/>
          <w:iCs/>
          <w:lang w:val="en-US"/>
        </w:rPr>
        <w:t>Roy. Soc. Open Sci</w:t>
      </w:r>
      <w:r>
        <w:rPr>
          <w:rFonts w:ascii="Times New Roman" w:hAnsi="Times New Roman" w:cs="Times New Roman"/>
          <w:lang w:val="en-US"/>
        </w:rPr>
        <w:t xml:space="preserve">. </w:t>
      </w:r>
      <w:r>
        <w:rPr>
          <w:rFonts w:ascii="Times New Roman" w:hAnsi="Times New Roman" w:cs="Times New Roman"/>
          <w:b/>
          <w:bCs/>
          <w:lang w:val="en-US"/>
        </w:rPr>
        <w:t>3</w:t>
      </w:r>
      <w:r>
        <w:rPr>
          <w:rFonts w:ascii="Times New Roman" w:hAnsi="Times New Roman" w:cs="Times New Roman"/>
          <w:lang w:val="en-US"/>
        </w:rPr>
        <w:t>, 150669 (2016).</w:t>
      </w:r>
    </w:p>
    <w:p w14:paraId="5DE9EC77"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103. Richards, R. &amp; Du </w:t>
      </w:r>
      <w:proofErr w:type="spellStart"/>
      <w:r>
        <w:rPr>
          <w:rFonts w:ascii="Times New Roman" w:hAnsi="Times New Roman" w:cs="Times New Roman"/>
          <w:lang w:val="en-US"/>
        </w:rPr>
        <w:t>Pasquier</w:t>
      </w:r>
      <w:proofErr w:type="spellEnd"/>
      <w:r>
        <w:rPr>
          <w:rFonts w:ascii="Times New Roman" w:hAnsi="Times New Roman" w:cs="Times New Roman"/>
          <w:lang w:val="en-US"/>
        </w:rPr>
        <w:t xml:space="preserve">, T. Bay whaling off southern Africa, c. 1785-1805. </w:t>
      </w:r>
      <w:r>
        <w:rPr>
          <w:rFonts w:ascii="Times New Roman" w:hAnsi="Times New Roman" w:cs="Times New Roman"/>
          <w:i/>
          <w:iCs/>
          <w:lang w:val="en-US"/>
        </w:rPr>
        <w:t>S. Afr. J. Mar. Sci.</w:t>
      </w:r>
      <w:r>
        <w:rPr>
          <w:rFonts w:ascii="Times New Roman" w:hAnsi="Times New Roman" w:cs="Times New Roman"/>
          <w:lang w:val="en-US"/>
        </w:rPr>
        <w:t xml:space="preserve"> </w:t>
      </w:r>
      <w:r>
        <w:rPr>
          <w:rFonts w:ascii="Times New Roman" w:hAnsi="Times New Roman" w:cs="Times New Roman"/>
          <w:b/>
          <w:bCs/>
          <w:lang w:val="en-US"/>
        </w:rPr>
        <w:t>8</w:t>
      </w:r>
      <w:r>
        <w:rPr>
          <w:rFonts w:ascii="Times New Roman" w:hAnsi="Times New Roman" w:cs="Times New Roman"/>
          <w:lang w:val="en-US"/>
        </w:rPr>
        <w:t>, 231-250 (1989).</w:t>
      </w:r>
    </w:p>
    <w:p w14:paraId="72218C1C"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104. </w:t>
      </w:r>
      <w:proofErr w:type="spellStart"/>
      <w:r>
        <w:rPr>
          <w:rFonts w:ascii="Times New Roman" w:hAnsi="Times New Roman" w:cs="Times New Roman"/>
          <w:color w:val="auto"/>
          <w:sz w:val="22"/>
          <w:szCs w:val="22"/>
          <w:lang w:val="en-US"/>
        </w:rPr>
        <w:t>Brandão</w:t>
      </w:r>
      <w:proofErr w:type="spellEnd"/>
      <w:r>
        <w:rPr>
          <w:rFonts w:ascii="Times New Roman" w:hAnsi="Times New Roman" w:cs="Times New Roman"/>
          <w:color w:val="auto"/>
          <w:sz w:val="22"/>
          <w:szCs w:val="22"/>
          <w:lang w:val="en-US"/>
        </w:rPr>
        <w:t>, A., Best, P. B. &amp; Butterworth, D. S. Estimates of demographic parameters for southern right whales off South Africa from survey data from 1979 to 2006. IWC SC/62/BRG30 (2010).</w:t>
      </w:r>
    </w:p>
    <w:p w14:paraId="0C090A2F"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105. </w:t>
      </w:r>
      <w:bookmarkStart w:id="475" w:name="_Hlk41979708"/>
      <w:r>
        <w:rPr>
          <w:rFonts w:ascii="Times New Roman" w:hAnsi="Times New Roman" w:cs="Times New Roman"/>
          <w:lang w:val="en-US"/>
        </w:rPr>
        <w:t>Rowntree</w:t>
      </w:r>
      <w:bookmarkEnd w:id="475"/>
      <w:r>
        <w:rPr>
          <w:rFonts w:ascii="Times New Roman" w:hAnsi="Times New Roman" w:cs="Times New Roman"/>
          <w:lang w:val="en-US"/>
        </w:rPr>
        <w:t xml:space="preserve">, V. J., </w:t>
      </w:r>
      <w:r>
        <w:rPr>
          <w:rFonts w:ascii="Times New Roman" w:hAnsi="Times New Roman" w:cs="Times New Roman"/>
          <w:i/>
          <w:iCs/>
          <w:lang w:val="en-US"/>
        </w:rPr>
        <w:t>et al.</w:t>
      </w:r>
      <w:r>
        <w:rPr>
          <w:rFonts w:ascii="Times New Roman" w:hAnsi="Times New Roman" w:cs="Times New Roman"/>
          <w:lang w:val="en-US"/>
        </w:rPr>
        <w:t xml:space="preserve"> Unexplained recurring high mortality of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xml:space="preserve"> calves at Península Valdés, Argentina. </w:t>
      </w:r>
      <w:r>
        <w:rPr>
          <w:rFonts w:ascii="Times New Roman" w:hAnsi="Times New Roman" w:cs="Times New Roman"/>
          <w:i/>
          <w:iCs/>
          <w:lang w:val="en-US"/>
        </w:rPr>
        <w:t xml:space="preserve">Mar. Ecol. </w:t>
      </w:r>
      <w:proofErr w:type="spellStart"/>
      <w:r>
        <w:rPr>
          <w:rFonts w:ascii="Times New Roman" w:hAnsi="Times New Roman" w:cs="Times New Roman"/>
          <w:i/>
          <w:iCs/>
          <w:lang w:val="en-US"/>
        </w:rPr>
        <w:t>Progr</w:t>
      </w:r>
      <w:proofErr w:type="spellEnd"/>
      <w:r>
        <w:rPr>
          <w:rFonts w:ascii="Times New Roman" w:hAnsi="Times New Roman" w:cs="Times New Roman"/>
          <w:i/>
          <w:iCs/>
          <w:lang w:val="en-US"/>
        </w:rPr>
        <w:t>. Ser.</w:t>
      </w:r>
      <w:r>
        <w:rPr>
          <w:rFonts w:ascii="Times New Roman" w:hAnsi="Times New Roman" w:cs="Times New Roman"/>
          <w:lang w:val="en-US"/>
        </w:rPr>
        <w:t xml:space="preserve"> </w:t>
      </w:r>
      <w:r>
        <w:rPr>
          <w:rFonts w:ascii="Times New Roman" w:hAnsi="Times New Roman" w:cs="Times New Roman"/>
          <w:b/>
          <w:bCs/>
          <w:lang w:val="en-US"/>
        </w:rPr>
        <w:t>493</w:t>
      </w:r>
      <w:r>
        <w:rPr>
          <w:rFonts w:ascii="Times New Roman" w:hAnsi="Times New Roman" w:cs="Times New Roman"/>
          <w:lang w:val="en-US"/>
        </w:rPr>
        <w:t>, 275-289 (2013).</w:t>
      </w:r>
    </w:p>
    <w:p w14:paraId="51D851DD"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106. </w:t>
      </w:r>
      <w:r>
        <w:rPr>
          <w:rFonts w:ascii="Times New Roman" w:hAnsi="Times New Roman" w:cs="Times New Roman"/>
          <w:color w:val="auto"/>
          <w:sz w:val="22"/>
          <w:szCs w:val="22"/>
          <w:lang w:val="en-US"/>
        </w:rPr>
        <w:t xml:space="preserve">Valenzuela, L. O., </w:t>
      </w:r>
      <w:proofErr w:type="spellStart"/>
      <w:r>
        <w:rPr>
          <w:rFonts w:ascii="Times New Roman" w:hAnsi="Times New Roman" w:cs="Times New Roman"/>
          <w:color w:val="auto"/>
          <w:sz w:val="22"/>
          <w:szCs w:val="22"/>
          <w:lang w:val="en-US"/>
        </w:rPr>
        <w:t>Sironi</w:t>
      </w:r>
      <w:proofErr w:type="spellEnd"/>
      <w:r>
        <w:rPr>
          <w:rFonts w:ascii="Times New Roman" w:hAnsi="Times New Roman" w:cs="Times New Roman"/>
          <w:color w:val="auto"/>
          <w:sz w:val="22"/>
          <w:szCs w:val="22"/>
          <w:lang w:val="en-US"/>
        </w:rPr>
        <w:t>, M., Rowntree, V. J. &amp; Seger, J. Isotopic and genetic evidence for culturally inherited site fidelity to feeding grounds in southern right whales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xml:space="preserve">). </w:t>
      </w:r>
      <w:r>
        <w:rPr>
          <w:rFonts w:ascii="Times New Roman" w:hAnsi="Times New Roman" w:cs="Times New Roman"/>
          <w:i/>
          <w:iCs/>
          <w:color w:val="auto"/>
          <w:sz w:val="22"/>
          <w:szCs w:val="22"/>
          <w:lang w:val="en-US"/>
        </w:rPr>
        <w:t>Mol. Ecol.</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18</w:t>
      </w:r>
      <w:r>
        <w:rPr>
          <w:rFonts w:ascii="Times New Roman" w:hAnsi="Times New Roman" w:cs="Times New Roman"/>
          <w:color w:val="auto"/>
          <w:sz w:val="22"/>
          <w:szCs w:val="22"/>
          <w:lang w:val="en-US"/>
        </w:rPr>
        <w:t>, 782-791 (2009).</w:t>
      </w:r>
    </w:p>
    <w:p w14:paraId="72C96C3D"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107. </w:t>
      </w:r>
      <w:proofErr w:type="spellStart"/>
      <w:r>
        <w:rPr>
          <w:rFonts w:ascii="Times New Roman" w:hAnsi="Times New Roman" w:cs="Times New Roman"/>
          <w:lang w:val="en-US"/>
        </w:rPr>
        <w:t>Clapham</w:t>
      </w:r>
      <w:proofErr w:type="spellEnd"/>
      <w:r>
        <w:rPr>
          <w:rFonts w:ascii="Times New Roman" w:hAnsi="Times New Roman" w:cs="Times New Roman"/>
          <w:lang w:val="en-US"/>
        </w:rPr>
        <w:t xml:space="preserve">, P. J., Aguilar, A. &amp; Hatch, L. T. Determining spatial and temporal scales for management: lessons from whaling. </w:t>
      </w:r>
      <w:r>
        <w:rPr>
          <w:rFonts w:ascii="Times New Roman" w:hAnsi="Times New Roman" w:cs="Times New Roman"/>
          <w:i/>
          <w:iCs/>
          <w:lang w:val="en-US"/>
        </w:rPr>
        <w:t xml:space="preserve">Mar. </w:t>
      </w:r>
      <w:proofErr w:type="spellStart"/>
      <w:r>
        <w:rPr>
          <w:rFonts w:ascii="Times New Roman" w:hAnsi="Times New Roman" w:cs="Times New Roman"/>
          <w:i/>
          <w:iCs/>
          <w:lang w:val="en-US"/>
        </w:rPr>
        <w:t>Mamm</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24</w:t>
      </w:r>
      <w:r>
        <w:rPr>
          <w:rFonts w:ascii="Times New Roman" w:hAnsi="Times New Roman" w:cs="Times New Roman"/>
          <w:lang w:val="en-US"/>
        </w:rPr>
        <w:t>, 183-201 (2008).</w:t>
      </w:r>
    </w:p>
    <w:p w14:paraId="344A6203" w14:textId="77777777" w:rsidR="00297A96" w:rsidRDefault="00297A96" w:rsidP="00297A96">
      <w:pPr>
        <w:tabs>
          <w:tab w:val="left" w:pos="284"/>
          <w:tab w:val="left" w:pos="426"/>
        </w:tabs>
        <w:autoSpaceDE w:val="0"/>
        <w:autoSpaceDN w:val="0"/>
        <w:adjustRightInd w:val="0"/>
        <w:spacing w:after="0" w:line="360" w:lineRule="auto"/>
        <w:rPr>
          <w:rFonts w:ascii="Times New Roman" w:hAnsi="Times New Roman" w:cs="Times New Roman"/>
          <w:lang w:val="en-US"/>
        </w:rPr>
      </w:pPr>
      <w:r>
        <w:rPr>
          <w:rFonts w:ascii="Times New Roman" w:hAnsi="Times New Roman" w:cs="Times New Roman"/>
          <w:lang w:val="en-US"/>
        </w:rPr>
        <w:t xml:space="preserve">108. Baker, C. S. </w:t>
      </w:r>
      <w:r>
        <w:rPr>
          <w:rFonts w:ascii="Times New Roman" w:hAnsi="Times New Roman" w:cs="Times New Roman"/>
          <w:i/>
          <w:iCs/>
          <w:lang w:val="en-US"/>
        </w:rPr>
        <w:t>et al</w:t>
      </w:r>
      <w:r>
        <w:rPr>
          <w:rFonts w:ascii="Times New Roman" w:hAnsi="Times New Roman" w:cs="Times New Roman"/>
          <w:lang w:val="en-US"/>
        </w:rPr>
        <w:t xml:space="preserve">. Strong maternal fidelity and natal philopatry shape genetic structure in North Pacific humpback whales. </w:t>
      </w:r>
      <w:r>
        <w:rPr>
          <w:rFonts w:ascii="Times New Roman" w:hAnsi="Times New Roman" w:cs="Times New Roman"/>
          <w:i/>
          <w:iCs/>
          <w:lang w:val="en-US"/>
        </w:rPr>
        <w:t>Mar. Ecol. Prog. Ser</w:t>
      </w:r>
      <w:r>
        <w:rPr>
          <w:rFonts w:ascii="Times New Roman" w:hAnsi="Times New Roman" w:cs="Times New Roman"/>
          <w:lang w:val="en-US"/>
        </w:rPr>
        <w:t>.</w:t>
      </w:r>
      <w:r>
        <w:rPr>
          <w:rFonts w:ascii="Times New Roman" w:hAnsi="Times New Roman" w:cs="Times New Roman"/>
          <w:b/>
          <w:bCs/>
          <w:lang w:val="en-US"/>
        </w:rPr>
        <w:t xml:space="preserve"> 494</w:t>
      </w:r>
      <w:r>
        <w:rPr>
          <w:rFonts w:ascii="Times New Roman" w:hAnsi="Times New Roman" w:cs="Times New Roman"/>
          <w:lang w:val="en-US"/>
        </w:rPr>
        <w:t>, 291–306 (2013).</w:t>
      </w:r>
    </w:p>
    <w:p w14:paraId="249EDEB0"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109. González Carman, V., </w:t>
      </w:r>
      <w:proofErr w:type="spellStart"/>
      <w:r>
        <w:rPr>
          <w:rFonts w:ascii="Times New Roman" w:hAnsi="Times New Roman" w:cs="Times New Roman"/>
          <w:lang w:val="en-US"/>
        </w:rPr>
        <w:t>Piola</w:t>
      </w:r>
      <w:proofErr w:type="spellEnd"/>
      <w:r>
        <w:rPr>
          <w:rFonts w:ascii="Times New Roman" w:hAnsi="Times New Roman" w:cs="Times New Roman"/>
          <w:lang w:val="en-US"/>
        </w:rPr>
        <w:t xml:space="preserve">, A., O'Brien, T. D., </w:t>
      </w:r>
      <w:proofErr w:type="spellStart"/>
      <w:r>
        <w:rPr>
          <w:rFonts w:ascii="Times New Roman" w:hAnsi="Times New Roman" w:cs="Times New Roman"/>
          <w:lang w:val="en-US"/>
        </w:rPr>
        <w:t>Tormosov</w:t>
      </w:r>
      <w:proofErr w:type="spellEnd"/>
      <w:r>
        <w:rPr>
          <w:rFonts w:ascii="Times New Roman" w:hAnsi="Times New Roman" w:cs="Times New Roman"/>
          <w:lang w:val="en-US"/>
        </w:rPr>
        <w:t xml:space="preserve">, D. D. &amp; </w:t>
      </w:r>
      <w:proofErr w:type="spellStart"/>
      <w:r>
        <w:rPr>
          <w:rFonts w:ascii="Times New Roman" w:hAnsi="Times New Roman" w:cs="Times New Roman"/>
          <w:lang w:val="en-US"/>
        </w:rPr>
        <w:t>Acha</w:t>
      </w:r>
      <w:proofErr w:type="spellEnd"/>
      <w:r>
        <w:rPr>
          <w:rFonts w:ascii="Times New Roman" w:hAnsi="Times New Roman" w:cs="Times New Roman"/>
          <w:lang w:val="en-US"/>
        </w:rPr>
        <w:t xml:space="preserve">, E. M. Circumpolar frontal systems as potential feeding grounds of Southern Right whales. </w:t>
      </w:r>
      <w:r>
        <w:rPr>
          <w:rFonts w:ascii="Times New Roman" w:hAnsi="Times New Roman" w:cs="Times New Roman"/>
          <w:i/>
          <w:iCs/>
          <w:lang w:val="en-US"/>
        </w:rPr>
        <w:t xml:space="preserve">Prog. </w:t>
      </w:r>
      <w:proofErr w:type="spellStart"/>
      <w:r>
        <w:rPr>
          <w:rFonts w:ascii="Times New Roman" w:hAnsi="Times New Roman" w:cs="Times New Roman"/>
          <w:i/>
          <w:iCs/>
          <w:lang w:val="en-US"/>
        </w:rPr>
        <w:t>Oceanogr</w:t>
      </w:r>
      <w:proofErr w:type="spellEnd"/>
      <w:r>
        <w:rPr>
          <w:rFonts w:ascii="Times New Roman" w:hAnsi="Times New Roman" w:cs="Times New Roman"/>
          <w:lang w:val="en-US"/>
        </w:rPr>
        <w:t xml:space="preserve">. </w:t>
      </w:r>
      <w:r>
        <w:rPr>
          <w:rFonts w:ascii="Times New Roman" w:hAnsi="Times New Roman" w:cs="Times New Roman"/>
          <w:b/>
          <w:bCs/>
          <w:lang w:val="en-US"/>
        </w:rPr>
        <w:t>176</w:t>
      </w:r>
      <w:r>
        <w:rPr>
          <w:rFonts w:ascii="Times New Roman" w:hAnsi="Times New Roman" w:cs="Times New Roman"/>
          <w:lang w:val="en-US"/>
        </w:rPr>
        <w:t>, 102123 (2019).</w:t>
      </w:r>
    </w:p>
    <w:p w14:paraId="7DD1D85B" w14:textId="77777777" w:rsidR="00297A96" w:rsidRDefault="00297A96" w:rsidP="00297A96">
      <w:pPr>
        <w:pStyle w:val="Default"/>
        <w:tabs>
          <w:tab w:val="left" w:pos="284"/>
          <w:tab w:val="left" w:pos="426"/>
        </w:tabs>
        <w:spacing w:line="360" w:lineRule="auto"/>
        <w:rPr>
          <w:rFonts w:ascii="Times New Roman" w:hAnsi="Times New Roman" w:cs="Times New Roman"/>
          <w:color w:val="auto"/>
          <w:sz w:val="22"/>
          <w:szCs w:val="22"/>
          <w:lang w:val="en-US"/>
        </w:rPr>
      </w:pPr>
      <w:r>
        <w:rPr>
          <w:rFonts w:ascii="Times New Roman" w:hAnsi="Times New Roman" w:cs="Times New Roman"/>
          <w:sz w:val="22"/>
          <w:szCs w:val="22"/>
          <w:lang w:val="en-US"/>
        </w:rPr>
        <w:t xml:space="preserve">110. </w:t>
      </w:r>
      <w:r>
        <w:rPr>
          <w:rFonts w:ascii="Times New Roman" w:hAnsi="Times New Roman" w:cs="Times New Roman"/>
          <w:color w:val="auto"/>
          <w:sz w:val="22"/>
          <w:szCs w:val="22"/>
          <w:lang w:val="en-US"/>
        </w:rPr>
        <w:t xml:space="preserve">Leaper, R., </w:t>
      </w:r>
      <w:r>
        <w:rPr>
          <w:rFonts w:ascii="Times New Roman" w:hAnsi="Times New Roman" w:cs="Times New Roman"/>
          <w:i/>
          <w:iCs/>
          <w:color w:val="auto"/>
          <w:sz w:val="22"/>
          <w:szCs w:val="22"/>
          <w:lang w:val="en-US"/>
        </w:rPr>
        <w:t>et al</w:t>
      </w:r>
      <w:r>
        <w:rPr>
          <w:rFonts w:ascii="Times New Roman" w:hAnsi="Times New Roman" w:cs="Times New Roman"/>
          <w:color w:val="auto"/>
          <w:sz w:val="22"/>
          <w:szCs w:val="22"/>
          <w:lang w:val="en-US"/>
        </w:rPr>
        <w:t>. Global climate drives southern right whale (</w:t>
      </w:r>
      <w:proofErr w:type="spellStart"/>
      <w:r>
        <w:rPr>
          <w:rFonts w:ascii="Times New Roman" w:hAnsi="Times New Roman" w:cs="Times New Roman"/>
          <w:i/>
          <w:iCs/>
          <w:color w:val="auto"/>
          <w:sz w:val="22"/>
          <w:szCs w:val="22"/>
          <w:lang w:val="en-US"/>
        </w:rPr>
        <w:t>Eubalaena</w:t>
      </w:r>
      <w:proofErr w:type="spellEnd"/>
      <w:r>
        <w:rPr>
          <w:rFonts w:ascii="Times New Roman" w:hAnsi="Times New Roman" w:cs="Times New Roman"/>
          <w:i/>
          <w:iCs/>
          <w:color w:val="auto"/>
          <w:sz w:val="22"/>
          <w:szCs w:val="22"/>
          <w:lang w:val="en-US"/>
        </w:rPr>
        <w:t xml:space="preserve"> australis</w:t>
      </w:r>
      <w:r>
        <w:rPr>
          <w:rFonts w:ascii="Times New Roman" w:hAnsi="Times New Roman" w:cs="Times New Roman"/>
          <w:color w:val="auto"/>
          <w:sz w:val="22"/>
          <w:szCs w:val="22"/>
          <w:lang w:val="en-US"/>
        </w:rPr>
        <w:t xml:space="preserve">) population dynamics. </w:t>
      </w:r>
      <w:r>
        <w:rPr>
          <w:rFonts w:ascii="Times New Roman" w:hAnsi="Times New Roman" w:cs="Times New Roman"/>
          <w:i/>
          <w:iCs/>
          <w:color w:val="auto"/>
          <w:sz w:val="22"/>
          <w:szCs w:val="22"/>
          <w:lang w:val="en-US"/>
        </w:rPr>
        <w:t>Biol. Lett</w:t>
      </w:r>
      <w:r>
        <w:rPr>
          <w:rFonts w:ascii="Times New Roman" w:hAnsi="Times New Roman" w:cs="Times New Roman"/>
          <w:color w:val="auto"/>
          <w:sz w:val="22"/>
          <w:szCs w:val="22"/>
          <w:lang w:val="en-US"/>
        </w:rPr>
        <w:t xml:space="preserve">. </w:t>
      </w:r>
      <w:r>
        <w:rPr>
          <w:rFonts w:ascii="Times New Roman" w:hAnsi="Times New Roman" w:cs="Times New Roman"/>
          <w:b/>
          <w:bCs/>
          <w:color w:val="auto"/>
          <w:sz w:val="22"/>
          <w:szCs w:val="22"/>
          <w:lang w:val="en-US"/>
        </w:rPr>
        <w:t>2</w:t>
      </w:r>
      <w:r>
        <w:rPr>
          <w:rFonts w:ascii="Times New Roman" w:hAnsi="Times New Roman" w:cs="Times New Roman"/>
          <w:color w:val="auto"/>
          <w:sz w:val="22"/>
          <w:szCs w:val="22"/>
          <w:lang w:val="en-US"/>
        </w:rPr>
        <w:t>, 289-292 (2006).</w:t>
      </w:r>
    </w:p>
    <w:p w14:paraId="766613C4"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111. </w:t>
      </w:r>
      <w:proofErr w:type="spellStart"/>
      <w:r>
        <w:rPr>
          <w:rFonts w:ascii="Times New Roman" w:hAnsi="Times New Roman" w:cs="Times New Roman"/>
          <w:lang w:val="en-US"/>
        </w:rPr>
        <w:t>Seyboth</w:t>
      </w:r>
      <w:proofErr w:type="spellEnd"/>
      <w:r>
        <w:rPr>
          <w:rFonts w:ascii="Times New Roman" w:hAnsi="Times New Roman" w:cs="Times New Roman"/>
          <w:lang w:val="en-US"/>
        </w:rPr>
        <w:t xml:space="preserve">, E., </w:t>
      </w:r>
      <w:r>
        <w:rPr>
          <w:rFonts w:ascii="Times New Roman" w:hAnsi="Times New Roman" w:cs="Times New Roman"/>
          <w:i/>
          <w:iCs/>
          <w:lang w:val="en-US"/>
        </w:rPr>
        <w:t>et al.</w:t>
      </w:r>
      <w:r>
        <w:rPr>
          <w:rFonts w:ascii="Times New Roman" w:hAnsi="Times New Roman" w:cs="Times New Roman"/>
          <w:lang w:val="en-US"/>
        </w:rPr>
        <w:t xml:space="preserve"> Southern right whale (</w:t>
      </w:r>
      <w:proofErr w:type="spellStart"/>
      <w:r>
        <w:rPr>
          <w:rFonts w:ascii="Times New Roman" w:hAnsi="Times New Roman" w:cs="Times New Roman"/>
          <w:i/>
          <w:iCs/>
          <w:lang w:val="en-US"/>
        </w:rPr>
        <w:t>Eubalaena</w:t>
      </w:r>
      <w:proofErr w:type="spellEnd"/>
      <w:r>
        <w:rPr>
          <w:rFonts w:ascii="Times New Roman" w:hAnsi="Times New Roman" w:cs="Times New Roman"/>
          <w:i/>
          <w:iCs/>
          <w:lang w:val="en-US"/>
        </w:rPr>
        <w:t xml:space="preserve"> australis</w:t>
      </w:r>
      <w:r>
        <w:rPr>
          <w:rFonts w:ascii="Times New Roman" w:hAnsi="Times New Roman" w:cs="Times New Roman"/>
          <w:lang w:val="en-US"/>
        </w:rPr>
        <w:t>) reproductive success is influenced by krill (</w:t>
      </w:r>
      <w:proofErr w:type="spellStart"/>
      <w:r>
        <w:rPr>
          <w:rFonts w:ascii="Times New Roman" w:hAnsi="Times New Roman" w:cs="Times New Roman"/>
          <w:i/>
          <w:iCs/>
          <w:lang w:val="en-US"/>
        </w:rPr>
        <w:t>Euphausia</w:t>
      </w:r>
      <w:proofErr w:type="spellEnd"/>
      <w:r>
        <w:rPr>
          <w:rFonts w:ascii="Times New Roman" w:hAnsi="Times New Roman" w:cs="Times New Roman"/>
          <w:i/>
          <w:iCs/>
          <w:lang w:val="en-US"/>
        </w:rPr>
        <w:t xml:space="preserve"> superba</w:t>
      </w:r>
      <w:r>
        <w:rPr>
          <w:rFonts w:ascii="Times New Roman" w:hAnsi="Times New Roman" w:cs="Times New Roman"/>
          <w:lang w:val="en-US"/>
        </w:rPr>
        <w:t xml:space="preserve">) density and climate. </w:t>
      </w:r>
      <w:r>
        <w:rPr>
          <w:rFonts w:ascii="Times New Roman" w:hAnsi="Times New Roman" w:cs="Times New Roman"/>
          <w:i/>
          <w:iCs/>
          <w:lang w:val="en-US"/>
        </w:rPr>
        <w:t>Sci. Rep.</w:t>
      </w:r>
      <w:r>
        <w:rPr>
          <w:rFonts w:ascii="Times New Roman" w:hAnsi="Times New Roman" w:cs="Times New Roman"/>
          <w:lang w:val="en-US"/>
        </w:rPr>
        <w:t xml:space="preserve"> </w:t>
      </w:r>
      <w:r>
        <w:rPr>
          <w:rFonts w:ascii="Times New Roman" w:hAnsi="Times New Roman" w:cs="Times New Roman"/>
          <w:b/>
          <w:bCs/>
          <w:lang w:val="en-US"/>
        </w:rPr>
        <w:t>6</w:t>
      </w:r>
      <w:r>
        <w:rPr>
          <w:rFonts w:ascii="Times New Roman" w:hAnsi="Times New Roman" w:cs="Times New Roman"/>
          <w:lang w:val="en-US"/>
        </w:rPr>
        <w:t>, 28205 (2016).</w:t>
      </w:r>
    </w:p>
    <w:p w14:paraId="45113805"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112. Punt, A.E. Extending production models to include process error in the population dynamics. </w:t>
      </w:r>
      <w:r>
        <w:rPr>
          <w:rFonts w:ascii="Times New Roman" w:hAnsi="Times New Roman" w:cs="Times New Roman"/>
          <w:i/>
          <w:iCs/>
          <w:lang w:val="en-US"/>
        </w:rPr>
        <w:t xml:space="preserve">Can. J. Fish. </w:t>
      </w:r>
      <w:proofErr w:type="spellStart"/>
      <w:r>
        <w:rPr>
          <w:rFonts w:ascii="Times New Roman" w:hAnsi="Times New Roman" w:cs="Times New Roman"/>
          <w:i/>
          <w:iCs/>
          <w:lang w:val="en-US"/>
        </w:rPr>
        <w:t>Aquat</w:t>
      </w:r>
      <w:proofErr w:type="spellEnd"/>
      <w:r>
        <w:rPr>
          <w:rFonts w:ascii="Times New Roman" w:hAnsi="Times New Roman" w:cs="Times New Roman"/>
          <w:i/>
          <w:iCs/>
          <w:lang w:val="en-US"/>
        </w:rPr>
        <w:t>. Sci.</w:t>
      </w:r>
      <w:r>
        <w:rPr>
          <w:rFonts w:ascii="Times New Roman" w:hAnsi="Times New Roman" w:cs="Times New Roman"/>
          <w:lang w:val="en-US"/>
        </w:rPr>
        <w:t xml:space="preserve"> </w:t>
      </w:r>
      <w:r>
        <w:rPr>
          <w:rFonts w:ascii="Times New Roman" w:hAnsi="Times New Roman" w:cs="Times New Roman"/>
          <w:b/>
          <w:bCs/>
          <w:lang w:val="en-US"/>
        </w:rPr>
        <w:t>60</w:t>
      </w:r>
      <w:r>
        <w:rPr>
          <w:rFonts w:ascii="Times New Roman" w:hAnsi="Times New Roman" w:cs="Times New Roman"/>
          <w:lang w:val="en-US"/>
        </w:rPr>
        <w:t>, 1217–1228 (2003).</w:t>
      </w:r>
    </w:p>
    <w:p w14:paraId="409EEE5C"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113. Witting, L. Selection-delayed population dynamics in baleen whales and beyond. </w:t>
      </w:r>
      <w:proofErr w:type="spellStart"/>
      <w:r>
        <w:rPr>
          <w:rFonts w:ascii="Times New Roman" w:hAnsi="Times New Roman" w:cs="Times New Roman"/>
          <w:i/>
          <w:iCs/>
          <w:lang w:val="en-US"/>
        </w:rPr>
        <w:t>Popul</w:t>
      </w:r>
      <w:proofErr w:type="spellEnd"/>
      <w:r>
        <w:rPr>
          <w:rFonts w:ascii="Times New Roman" w:hAnsi="Times New Roman" w:cs="Times New Roman"/>
          <w:i/>
          <w:iCs/>
          <w:lang w:val="en-US"/>
        </w:rPr>
        <w:t>. Ecol</w:t>
      </w:r>
      <w:r>
        <w:rPr>
          <w:rFonts w:ascii="Times New Roman" w:hAnsi="Times New Roman" w:cs="Times New Roman"/>
          <w:lang w:val="en-US"/>
        </w:rPr>
        <w:t xml:space="preserve">. </w:t>
      </w:r>
      <w:r>
        <w:rPr>
          <w:rFonts w:ascii="Times New Roman" w:hAnsi="Times New Roman" w:cs="Times New Roman"/>
          <w:b/>
          <w:bCs/>
          <w:lang w:val="en-US"/>
        </w:rPr>
        <w:t>55</w:t>
      </w:r>
      <w:r>
        <w:rPr>
          <w:rFonts w:ascii="Times New Roman" w:hAnsi="Times New Roman" w:cs="Times New Roman"/>
          <w:lang w:val="en-US"/>
        </w:rPr>
        <w:t>, 377-401 (2013).</w:t>
      </w:r>
    </w:p>
    <w:p w14:paraId="2C2B1165"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114. </w:t>
      </w:r>
      <w:proofErr w:type="spellStart"/>
      <w:r>
        <w:rPr>
          <w:rFonts w:ascii="Times New Roman" w:hAnsi="Times New Roman" w:cs="Times New Roman"/>
          <w:lang w:val="en-US"/>
        </w:rPr>
        <w:t>Pante</w:t>
      </w:r>
      <w:proofErr w:type="spellEnd"/>
      <w:r>
        <w:rPr>
          <w:rFonts w:ascii="Times New Roman" w:hAnsi="Times New Roman" w:cs="Times New Roman"/>
          <w:lang w:val="en-US"/>
        </w:rPr>
        <w:t xml:space="preserve">, E. &amp; Benoit S.-B. </w:t>
      </w:r>
      <w:proofErr w:type="spellStart"/>
      <w:r>
        <w:rPr>
          <w:rFonts w:ascii="Times New Roman" w:hAnsi="Times New Roman" w:cs="Times New Roman"/>
          <w:lang w:val="en-US"/>
        </w:rPr>
        <w:t>marmap</w:t>
      </w:r>
      <w:proofErr w:type="spellEnd"/>
      <w:r>
        <w:rPr>
          <w:rFonts w:ascii="Times New Roman" w:hAnsi="Times New Roman" w:cs="Times New Roman"/>
          <w:lang w:val="en-US"/>
        </w:rPr>
        <w:t xml:space="preserve">: A Package for Importing, Plotting and Analyzing Bathymetric and Topographic Data in R. </w:t>
      </w:r>
      <w:proofErr w:type="spellStart"/>
      <w:r>
        <w:rPr>
          <w:rFonts w:ascii="Times New Roman" w:hAnsi="Times New Roman" w:cs="Times New Roman"/>
          <w:i/>
          <w:iCs/>
          <w:lang w:val="en-US"/>
        </w:rPr>
        <w:t>PLoS</w:t>
      </w:r>
      <w:proofErr w:type="spellEnd"/>
      <w:r>
        <w:rPr>
          <w:rFonts w:ascii="Times New Roman" w:hAnsi="Times New Roman" w:cs="Times New Roman"/>
          <w:i/>
          <w:iCs/>
          <w:lang w:val="en-US"/>
        </w:rPr>
        <w:t xml:space="preserve"> ONE</w:t>
      </w:r>
      <w:r>
        <w:rPr>
          <w:rFonts w:ascii="Times New Roman" w:hAnsi="Times New Roman" w:cs="Times New Roman"/>
          <w:lang w:val="en-US"/>
        </w:rPr>
        <w:t xml:space="preserve"> </w:t>
      </w:r>
      <w:r>
        <w:rPr>
          <w:rFonts w:ascii="Times New Roman" w:hAnsi="Times New Roman" w:cs="Times New Roman"/>
          <w:b/>
          <w:bCs/>
          <w:lang w:val="en-US"/>
        </w:rPr>
        <w:t>8</w:t>
      </w:r>
      <w:r>
        <w:rPr>
          <w:rFonts w:ascii="Times New Roman" w:hAnsi="Times New Roman" w:cs="Times New Roman"/>
          <w:lang w:val="en-US"/>
        </w:rPr>
        <w:t>, e73051 (2013).</w:t>
      </w:r>
    </w:p>
    <w:p w14:paraId="0B471E98" w14:textId="77777777" w:rsidR="00297A96" w:rsidRDefault="00297A96" w:rsidP="00297A96">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115. Wickham, H. ggplot2: Elegant Graphics for Data Analysis. Springer-Verlag New York (2016).</w:t>
      </w:r>
    </w:p>
    <w:p w14:paraId="53C6D36D" w14:textId="7BAADA5C" w:rsidR="00207D28" w:rsidRDefault="00207D28" w:rsidP="00F03B55">
      <w:pPr>
        <w:tabs>
          <w:tab w:val="left" w:pos="284"/>
          <w:tab w:val="left" w:pos="426"/>
        </w:tabs>
        <w:spacing w:after="0" w:line="360" w:lineRule="auto"/>
        <w:rPr>
          <w:rFonts w:ascii="Times New Roman" w:hAnsi="Times New Roman" w:cs="Times New Roman"/>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t xml:space="preserve">This paper is dedicated to our colleague Susana N. Pedraza, who passed away while the calculations on the total number of whales and newborn calves were being done. We thank Bob Brownell Jr., Randy Reeves, Judith Lund, Dale </w:t>
      </w:r>
      <w:proofErr w:type="spellStart"/>
      <w:r w:rsidRPr="00F825CD">
        <w:rPr>
          <w:rFonts w:ascii="Times New Roman" w:hAnsi="Times New Roman" w:cs="Times New Roman"/>
          <w:lang w:val="en-US"/>
        </w:rPr>
        <w:t>Chatwin</w:t>
      </w:r>
      <w:proofErr w:type="spellEnd"/>
      <w:r w:rsidRPr="00F825CD">
        <w:rPr>
          <w:rFonts w:ascii="Times New Roman" w:hAnsi="Times New Roman" w:cs="Times New Roman"/>
          <w:lang w:val="en-US"/>
        </w:rPr>
        <w:t xml:space="preserve">, Rhys Richards, Chesley W. Sanger, and Tim </w:t>
      </w:r>
      <w:proofErr w:type="gramStart"/>
      <w:r w:rsidRPr="00F825CD">
        <w:rPr>
          <w:rFonts w:ascii="Times New Roman" w:hAnsi="Times New Roman" w:cs="Times New Roman"/>
          <w:lang w:val="en-US"/>
        </w:rPr>
        <w:t>Smith;</w:t>
      </w:r>
      <w:proofErr w:type="gramEnd"/>
      <w:r w:rsidRPr="00F825CD">
        <w:rPr>
          <w:rFonts w:ascii="Times New Roman" w:hAnsi="Times New Roman" w:cs="Times New Roman"/>
          <w:lang w:val="en-US"/>
        </w:rPr>
        <w:t xml:space="preserve"> who provided help in searching the unpublished information on right-whale catches. We are particularly grateful to Alex </w:t>
      </w:r>
      <w:proofErr w:type="spellStart"/>
      <w:r w:rsidRPr="00F825CD">
        <w:rPr>
          <w:rFonts w:ascii="Times New Roman" w:hAnsi="Times New Roman" w:cs="Times New Roman"/>
          <w:lang w:val="en-US"/>
        </w:rPr>
        <w:t>Zerbini</w:t>
      </w:r>
      <w:proofErr w:type="spellEnd"/>
      <w:r w:rsidRPr="00F825CD">
        <w:rPr>
          <w:rFonts w:ascii="Times New Roman" w:hAnsi="Times New Roman" w:cs="Times New Roman"/>
          <w:lang w:val="en-US"/>
        </w:rPr>
        <w:t xml:space="preserve">, who provided useful comments on the review of the manuscript and assisted with the backward analysis. The SRW surveys were supported by the International Whaling Commission, Fundación Vida Silvestre Argentina, BIOCON 04 BBVA Foundation, CONICET, </w:t>
      </w:r>
      <w:proofErr w:type="spellStart"/>
      <w:r w:rsidRPr="00F825CD">
        <w:rPr>
          <w:rFonts w:ascii="Times New Roman" w:hAnsi="Times New Roman" w:cs="Times New Roman"/>
          <w:lang w:val="en-US"/>
        </w:rPr>
        <w:t>ANPCyT</w:t>
      </w:r>
      <w:proofErr w:type="spellEnd"/>
      <w:r w:rsidRPr="00F825CD">
        <w:rPr>
          <w:rFonts w:ascii="Times New Roman" w:hAnsi="Times New Roman" w:cs="Times New Roman"/>
          <w:lang w:val="en-US"/>
        </w:rPr>
        <w:t xml:space="preserve">, University of Patagonia, GEF/PNUD 02/018,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Turismo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Chubut, AANP Península Valdés, and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Medio </w:t>
      </w:r>
      <w:proofErr w:type="spellStart"/>
      <w:r w:rsidRPr="00F825CD">
        <w:rPr>
          <w:rFonts w:ascii="Times New Roman" w:hAnsi="Times New Roman" w:cs="Times New Roman"/>
          <w:lang w:val="en-US"/>
        </w:rPr>
        <w:t>Ambiente</w:t>
      </w:r>
      <w:proofErr w:type="spellEnd"/>
      <w:r w:rsidRPr="00F825CD">
        <w:rPr>
          <w:rFonts w:ascii="Times New Roman" w:hAnsi="Times New Roman" w:cs="Times New Roman"/>
          <w:lang w:val="en-US"/>
        </w:rPr>
        <w:t xml:space="preserve">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Río Negro. Assistance in flying was also provided by the private tour operators BKB SRL, Punta </w:t>
      </w:r>
      <w:proofErr w:type="spellStart"/>
      <w:r w:rsidRPr="00F825CD">
        <w:rPr>
          <w:rFonts w:ascii="Times New Roman" w:hAnsi="Times New Roman" w:cs="Times New Roman"/>
          <w:lang w:val="en-US"/>
        </w:rPr>
        <w:t>Ballena</w:t>
      </w:r>
      <w:proofErr w:type="spellEnd"/>
      <w:r w:rsidRPr="00F825CD">
        <w:rPr>
          <w:rFonts w:ascii="Times New Roman" w:hAnsi="Times New Roman" w:cs="Times New Roman"/>
          <w:lang w:val="en-US"/>
        </w:rPr>
        <w:t>,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50A1CDC0"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4649B0">
        <w:rPr>
          <w:rFonts w:ascii="Times New Roman" w:hAnsi="Times New Roman" w:cs="Times New Roman"/>
          <w:lang w:val="en-US"/>
        </w:rPr>
        <w:t xml:space="preserve">MAR, </w:t>
      </w:r>
      <w:r w:rsidR="009454E8" w:rsidRPr="00271DF6">
        <w:rPr>
          <w:rFonts w:ascii="Times New Roman" w:hAnsi="Times New Roman" w:cs="Times New Roman"/>
          <w:lang w:val="en-US"/>
        </w:rPr>
        <w:t xml:space="preserve">MAC, </w:t>
      </w:r>
      <w:ins w:id="476" w:author="Maria Alejandra Romero" w:date="2021-08-01T13:05:00Z">
        <w:r w:rsidR="004A6B93" w:rsidRPr="004649B0">
          <w:rPr>
            <w:rFonts w:ascii="Times New Roman" w:hAnsi="Times New Roman" w:cs="Times New Roman"/>
            <w:lang w:val="en-US"/>
            <w:rPrChange w:id="477" w:author="Maria Alejandra Romero" w:date="2021-08-01T13:06:00Z">
              <w:rPr>
                <w:rFonts w:ascii="Times New Roman" w:hAnsi="Times New Roman" w:cs="Times New Roman"/>
                <w:highlight w:val="yellow"/>
                <w:lang w:val="en-US"/>
              </w:rPr>
            </w:rPrChange>
          </w:rPr>
          <w:t xml:space="preserve">GDA, </w:t>
        </w:r>
      </w:ins>
      <w:r w:rsidR="009454E8" w:rsidRPr="004649B0">
        <w:rPr>
          <w:rFonts w:ascii="Times New Roman" w:hAnsi="Times New Roman" w:cs="Times New Roman"/>
          <w:lang w:val="en-US"/>
        </w:rPr>
        <w:t xml:space="preserve">JCP, </w:t>
      </w:r>
      <w:r w:rsidR="00AC477F" w:rsidRPr="00271DF6">
        <w:rPr>
          <w:rFonts w:ascii="Times New Roman" w:hAnsi="Times New Roman" w:cs="Times New Roman"/>
          <w:lang w:val="en-US"/>
        </w:rPr>
        <w:t>R</w:t>
      </w:r>
      <w:r w:rsidR="008548BD" w:rsidRPr="00096F15">
        <w:rPr>
          <w:rFonts w:ascii="Times New Roman" w:hAnsi="Times New Roman" w:cs="Times New Roman"/>
          <w:lang w:val="en-US"/>
        </w:rPr>
        <w:t>A</w:t>
      </w:r>
      <w:r w:rsidR="00AC477F" w:rsidRPr="00841FAD">
        <w:rPr>
          <w:rFonts w:ascii="Times New Roman" w:hAnsi="Times New Roman" w:cs="Times New Roman"/>
          <w:lang w:val="en-US"/>
        </w:rPr>
        <w:t>G</w:t>
      </w:r>
      <w:r w:rsidRPr="000C2639">
        <w:rPr>
          <w:rFonts w:ascii="Times New Roman" w:hAnsi="Times New Roman" w:cs="Times New Roman"/>
          <w:lang w:val="en-US"/>
        </w:rPr>
        <w:t xml:space="preserve">, and EAC conceived the ideas and designed methodology; MAR, </w:t>
      </w:r>
      <w:r w:rsidR="009454E8" w:rsidRPr="00633B57">
        <w:rPr>
          <w:rFonts w:ascii="Times New Roman" w:hAnsi="Times New Roman" w:cs="Times New Roman"/>
          <w:lang w:val="en-US"/>
        </w:rPr>
        <w:t xml:space="preserve">MAC, </w:t>
      </w:r>
      <w:r w:rsidRPr="004A7FB1">
        <w:rPr>
          <w:rFonts w:ascii="Times New Roman" w:hAnsi="Times New Roman" w:cs="Times New Roman"/>
          <w:lang w:val="en-US"/>
        </w:rPr>
        <w:t>R</w:t>
      </w:r>
      <w:r w:rsidR="008548BD" w:rsidRPr="00B96DA4">
        <w:rPr>
          <w:rFonts w:ascii="Times New Roman" w:hAnsi="Times New Roman" w:cs="Times New Roman"/>
          <w:lang w:val="en-US"/>
        </w:rPr>
        <w:t>A</w:t>
      </w:r>
      <w:r w:rsidRPr="00B96DA4">
        <w:rPr>
          <w:rFonts w:ascii="Times New Roman" w:hAnsi="Times New Roman" w:cs="Times New Roman"/>
          <w:lang w:val="en-US"/>
        </w:rPr>
        <w:t xml:space="preserve">G and EAC collected the data; MAR, </w:t>
      </w:r>
      <w:r w:rsidR="008C5780" w:rsidRPr="002B4A15">
        <w:rPr>
          <w:rFonts w:ascii="Times New Roman" w:hAnsi="Times New Roman" w:cs="Times New Roman"/>
          <w:lang w:val="en-US"/>
        </w:rPr>
        <w:t>MAC</w:t>
      </w:r>
      <w:ins w:id="478" w:author="Maria Alejandra Romero" w:date="2021-08-01T13:05:00Z">
        <w:r w:rsidR="004A6B93" w:rsidRPr="004649B0">
          <w:rPr>
            <w:rFonts w:ascii="Times New Roman" w:hAnsi="Times New Roman" w:cs="Times New Roman"/>
            <w:lang w:val="en-US"/>
            <w:rPrChange w:id="479" w:author="Maria Alejandra Romero" w:date="2021-08-01T13:06:00Z">
              <w:rPr>
                <w:rFonts w:ascii="Times New Roman" w:hAnsi="Times New Roman" w:cs="Times New Roman"/>
                <w:highlight w:val="yellow"/>
                <w:lang w:val="en-US"/>
              </w:rPr>
            </w:rPrChange>
          </w:rPr>
          <w:t xml:space="preserve">, </w:t>
        </w:r>
      </w:ins>
      <w:ins w:id="480" w:author="Maria Alejandra Romero" w:date="2021-08-01T13:06:00Z">
        <w:r w:rsidR="004A6B93" w:rsidRPr="004649B0">
          <w:rPr>
            <w:rFonts w:ascii="Times New Roman" w:hAnsi="Times New Roman" w:cs="Times New Roman"/>
            <w:lang w:val="en-US"/>
            <w:rPrChange w:id="481" w:author="Maria Alejandra Romero" w:date="2021-08-01T13:06:00Z">
              <w:rPr>
                <w:rFonts w:ascii="Times New Roman" w:hAnsi="Times New Roman" w:cs="Times New Roman"/>
                <w:highlight w:val="yellow"/>
                <w:lang w:val="en-US"/>
              </w:rPr>
            </w:rPrChange>
          </w:rPr>
          <w:t xml:space="preserve">GDA </w:t>
        </w:r>
      </w:ins>
      <w:del w:id="482" w:author="Maria Alejandra Romero" w:date="2021-08-01T13:05:00Z">
        <w:r w:rsidR="008C5780" w:rsidRPr="004649B0" w:rsidDel="004A6B93">
          <w:rPr>
            <w:rFonts w:ascii="Times New Roman" w:hAnsi="Times New Roman" w:cs="Times New Roman"/>
            <w:lang w:val="en-US"/>
          </w:rPr>
          <w:delText xml:space="preserve"> </w:delText>
        </w:r>
      </w:del>
      <w:r w:rsidRPr="004649B0">
        <w:rPr>
          <w:rFonts w:ascii="Times New Roman" w:hAnsi="Times New Roman" w:cs="Times New Roman"/>
          <w:lang w:val="en-US"/>
        </w:rPr>
        <w:t xml:space="preserve">and </w:t>
      </w:r>
      <w:r w:rsidR="008C5780" w:rsidRPr="004649B0">
        <w:rPr>
          <w:rFonts w:ascii="Times New Roman" w:hAnsi="Times New Roman" w:cs="Times New Roman"/>
          <w:lang w:val="en-US"/>
        </w:rPr>
        <w:t xml:space="preserve">JCP </w:t>
      </w:r>
      <w:proofErr w:type="spellStart"/>
      <w:r w:rsidRPr="004649B0">
        <w:rPr>
          <w:rFonts w:ascii="Times New Roman" w:hAnsi="Times New Roman" w:cs="Times New Roman"/>
          <w:lang w:val="en-US"/>
        </w:rPr>
        <w:t>analy</w:t>
      </w:r>
      <w:r w:rsidR="00B86A7F" w:rsidRPr="004649B0">
        <w:rPr>
          <w:rFonts w:ascii="Times New Roman" w:hAnsi="Times New Roman" w:cs="Times New Roman"/>
          <w:lang w:val="en-US"/>
        </w:rPr>
        <w:t>s</w:t>
      </w:r>
      <w:r w:rsidRPr="004649B0">
        <w:rPr>
          <w:rFonts w:ascii="Times New Roman" w:hAnsi="Times New Roman" w:cs="Times New Roman"/>
          <w:lang w:val="en-US"/>
        </w:rPr>
        <w:t>ed</w:t>
      </w:r>
      <w:proofErr w:type="spellEnd"/>
      <w:r w:rsidRPr="004649B0">
        <w:rPr>
          <w:rFonts w:ascii="Times New Roman" w:hAnsi="Times New Roman" w:cs="Times New Roman"/>
          <w:lang w:val="en-US"/>
        </w:rPr>
        <w:t xml:space="preserve"> the data; MAR, </w:t>
      </w:r>
      <w:r w:rsidR="008C5780" w:rsidRPr="004649B0">
        <w:rPr>
          <w:rFonts w:ascii="Times New Roman" w:hAnsi="Times New Roman" w:cs="Times New Roman"/>
          <w:lang w:val="en-US"/>
        </w:rPr>
        <w:t xml:space="preserve">MAC, </w:t>
      </w:r>
      <w:r w:rsidRPr="004649B0">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78825E58"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w:t>
      </w:r>
      <w:commentRangeStart w:id="483"/>
      <w:r w:rsidRPr="006D72AF">
        <w:rPr>
          <w:rFonts w:ascii="Times New Roman" w:hAnsi="Times New Roman" w:cs="Times New Roman"/>
          <w:color w:val="000000"/>
          <w:lang w:val="en-US"/>
        </w:rPr>
        <w:t>space models. Alternative prior specifications were considered in the sensitivity analyses (</w:t>
      </w:r>
      <w:proofErr w:type="spellStart"/>
      <w:r w:rsidR="000306D8">
        <w:rPr>
          <w:rFonts w:ascii="Times New Roman" w:hAnsi="Times New Roman" w:cs="Times New Roman"/>
          <w:color w:val="000000"/>
          <w:lang w:val="en-US"/>
        </w:rPr>
        <w:t>Scens</w:t>
      </w:r>
      <w:proofErr w:type="spellEnd"/>
      <w:r w:rsidR="000306D8">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ins w:id="484" w:author="Grant Adams" w:date="2021-06-07T13:48:00Z">
        <w:r w:rsidR="005879AA">
          <w:rPr>
            <w:rFonts w:ascii="Times New Roman" w:hAnsi="Times New Roman" w:cs="Times New Roman"/>
            <w:color w:val="000000"/>
            <w:lang w:val="en-US"/>
          </w:rPr>
          <w:t>1</w:t>
        </w:r>
      </w:ins>
      <w:ins w:id="485" w:author="Maria Alejandra Romero" w:date="2021-08-01T13:07:00Z">
        <w:r w:rsidR="004A0F78">
          <w:rPr>
            <w:rFonts w:ascii="Times New Roman" w:hAnsi="Times New Roman" w:cs="Times New Roman"/>
            <w:color w:val="000000"/>
            <w:lang w:val="en-US"/>
          </w:rPr>
          <w:t>4</w:t>
        </w:r>
      </w:ins>
      <w:ins w:id="486" w:author="Grant Adams" w:date="2021-07-16T10:50:00Z">
        <w:del w:id="487" w:author="Maria Alejandra Romero" w:date="2021-08-01T13:06:00Z">
          <w:r w:rsidR="006754A3" w:rsidDel="004A0F78">
            <w:rPr>
              <w:rFonts w:ascii="Times New Roman" w:hAnsi="Times New Roman" w:cs="Times New Roman"/>
              <w:color w:val="000000"/>
              <w:lang w:val="en-US"/>
            </w:rPr>
            <w:delText>3</w:delText>
          </w:r>
        </w:del>
      </w:ins>
      <w:del w:id="488" w:author="Grant Adams" w:date="2021-06-07T13:48:00Z">
        <w:r w:rsidR="007F68F6" w:rsidDel="005879AA">
          <w:rPr>
            <w:rFonts w:ascii="Times New Roman" w:hAnsi="Times New Roman" w:cs="Times New Roman"/>
            <w:color w:val="000000"/>
            <w:lang w:val="en-US"/>
          </w:rPr>
          <w:delText>6</w:delText>
        </w:r>
      </w:del>
      <w:r w:rsidRPr="006D72AF">
        <w:rPr>
          <w:rFonts w:ascii="Times New Roman" w:hAnsi="Times New Roman" w:cs="Times New Roman"/>
          <w:color w:val="000000"/>
          <w:lang w:val="en-US"/>
        </w:rPr>
        <w:t>).</w:t>
      </w:r>
    </w:p>
    <w:commentRangeEnd w:id="483"/>
    <w:p w14:paraId="1744B787" w14:textId="77777777" w:rsidR="00E110BA" w:rsidRPr="0057275F" w:rsidRDefault="00805B9F" w:rsidP="00E110BA">
      <w:pPr>
        <w:spacing w:after="0" w:line="360" w:lineRule="auto"/>
        <w:rPr>
          <w:rFonts w:ascii="Times New Roman" w:hAnsi="Times New Roman" w:cs="Times New Roman"/>
          <w:lang w:val="en-US"/>
        </w:rPr>
      </w:pPr>
      <w:r>
        <w:rPr>
          <w:rStyle w:val="CommentReference"/>
        </w:rPr>
        <w:commentReference w:id="483"/>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9"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368"/>
        <w:gridCol w:w="3415"/>
        <w:gridCol w:w="3721"/>
        <w:tblGridChange w:id="490">
          <w:tblGrid>
            <w:gridCol w:w="1368"/>
            <w:gridCol w:w="762"/>
            <w:gridCol w:w="2653"/>
            <w:gridCol w:w="888"/>
            <w:gridCol w:w="2833"/>
          </w:tblGrid>
        </w:tblGridChange>
      </w:tblGrid>
      <w:tr w:rsidR="00E110BA" w:rsidRPr="003410A5" w14:paraId="0175C376" w14:textId="77777777" w:rsidTr="00DE0266">
        <w:tc>
          <w:tcPr>
            <w:tcW w:w="804" w:type="pct"/>
            <w:tcBorders>
              <w:top w:val="single" w:sz="4" w:space="0" w:color="auto"/>
              <w:bottom w:val="single" w:sz="4" w:space="0" w:color="auto"/>
            </w:tcBorders>
            <w:tcPrChange w:id="491" w:author="PuntLab" w:date="2021-05-22T13:18:00Z">
              <w:tcPr>
                <w:tcW w:w="1262" w:type="pct"/>
                <w:gridSpan w:val="2"/>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07" w:type="pct"/>
            <w:tcBorders>
              <w:top w:val="single" w:sz="4" w:space="0" w:color="auto"/>
              <w:bottom w:val="single" w:sz="4" w:space="0" w:color="auto"/>
            </w:tcBorders>
            <w:tcPrChange w:id="492" w:author="PuntLab" w:date="2021-05-22T13:18:00Z">
              <w:tcPr>
                <w:tcW w:w="2063" w:type="pct"/>
                <w:gridSpan w:val="2"/>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2188" w:type="pct"/>
            <w:tcBorders>
              <w:top w:val="single" w:sz="4" w:space="0" w:color="auto"/>
              <w:bottom w:val="single" w:sz="4" w:space="0" w:color="auto"/>
            </w:tcBorders>
            <w:tcPrChange w:id="493"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096F15">
        <w:trPr>
          <w:trHeight w:val="346"/>
        </w:trPr>
        <w:tc>
          <w:tcPr>
            <w:tcW w:w="804" w:type="pct"/>
            <w:tcBorders>
              <w:top w:val="single" w:sz="4" w:space="0" w:color="auto"/>
            </w:tcBorders>
          </w:tcPr>
          <w:p w14:paraId="1DD83141" w14:textId="70815A91" w:rsidR="003026FA" w:rsidRPr="003410A5" w:rsidRDefault="00B2688A" w:rsidP="003026FA">
            <w:pPr>
              <w:autoSpaceDE w:val="0"/>
              <w:autoSpaceDN w:val="0"/>
              <w:adjustRightInd w:val="0"/>
              <w:jc w:val="center"/>
              <w:rPr>
                <w:rFonts w:ascii="Times New Roman"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recent</m:t>
                    </m:r>
                  </m:sub>
                </m:sSub>
              </m:oMath>
            </m:oMathPara>
          </w:p>
        </w:tc>
        <w:tc>
          <w:tcPr>
            <w:tcW w:w="2007" w:type="pct"/>
            <w:tcBorders>
              <w:top w:val="single" w:sz="4" w:space="0" w:color="auto"/>
            </w:tcBorders>
          </w:tcPr>
          <w:p w14:paraId="09E6449D" w14:textId="205A78A5" w:rsidR="003026FA" w:rsidRPr="003410A5" w:rsidRDefault="00B2688A" w:rsidP="003026FA">
            <w:pPr>
              <w:autoSpaceDE w:val="0"/>
              <w:autoSpaceDN w:val="0"/>
              <w:adjustRightInd w:val="0"/>
              <w:jc w:val="center"/>
              <w:rPr>
                <w:rFonts w:ascii="Times New Roman"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2019</m:t>
                    </m:r>
                  </m:sub>
                </m:sSub>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(100, 10,000)</m:t>
                </m:r>
              </m:oMath>
            </m:oMathPara>
          </w:p>
        </w:tc>
        <w:tc>
          <w:tcPr>
            <w:tcW w:w="2188" w:type="pct"/>
            <w:tcBorders>
              <w:top w:val="single" w:sz="4" w:space="0" w:color="auto"/>
            </w:tcBorders>
          </w:tcPr>
          <w:p w14:paraId="674B29DE" w14:textId="51C07579" w:rsidR="003026FA" w:rsidRPr="00E71B46" w:rsidRDefault="00B2688A"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N</m:t>
                  </m:r>
                </m:e>
                <m:sub>
                  <m:r>
                    <w:rPr>
                      <w:rFonts w:ascii="Cambria Math" w:eastAsiaTheme="minorEastAsia" w:hAnsi="Cambria Math" w:cs="Times New Roman"/>
                      <w:color w:val="000000"/>
                      <w:lang w:val="en-US"/>
                    </w:rPr>
                    <m:t>2004</m:t>
                  </m:r>
                </m:sub>
              </m:sSub>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(100, 10,000)</m:t>
              </m:r>
            </m:oMath>
            <w:r w:rsidR="00862908">
              <w:rPr>
                <w:rFonts w:ascii="Times New Roman" w:eastAsia="Calibri" w:hAnsi="Times New Roman" w:cs="Times New Roman"/>
                <w:color w:val="000000"/>
                <w:lang w:val="en-US"/>
              </w:rPr>
              <w:t xml:space="preserve"> (Scen</w:t>
            </w:r>
            <w:ins w:id="494" w:author="Maria Alejandra Romero" w:date="2021-08-01T13:09:00Z">
              <w:r w:rsidR="000C2639">
                <w:rPr>
                  <w:rFonts w:ascii="Times New Roman" w:eastAsia="Calibri" w:hAnsi="Times New Roman" w:cs="Times New Roman"/>
                  <w:color w:val="000000"/>
                  <w:lang w:val="en-US"/>
                </w:rPr>
                <w:t>6</w:t>
              </w:r>
            </w:ins>
            <w:del w:id="495" w:author="Maria Alejandra Romero" w:date="2021-08-01T13:09:00Z">
              <w:r w:rsidR="00862908" w:rsidDel="000C2639">
                <w:rPr>
                  <w:rFonts w:ascii="Times New Roman" w:eastAsia="Calibri" w:hAnsi="Times New Roman" w:cs="Times New Roman"/>
                  <w:color w:val="000000"/>
                  <w:lang w:val="en-US"/>
                </w:rPr>
                <w:delText>4</w:delText>
              </w:r>
            </w:del>
            <w:ins w:id="496" w:author="PuntLab" w:date="2021-05-22T13:38:00Z">
              <w:r w:rsidR="00862908">
                <w:rPr>
                  <w:rFonts w:ascii="Times New Roman" w:eastAsia="Calibri" w:hAnsi="Times New Roman" w:cs="Times New Roman"/>
                  <w:color w:val="000000"/>
                  <w:lang w:val="en-US"/>
                </w:rPr>
                <w:t>)</w:t>
              </w:r>
            </w:ins>
          </w:p>
        </w:tc>
      </w:tr>
      <w:tr w:rsidR="003026FA" w:rsidRPr="00096F15" w14:paraId="13E52BCB" w14:textId="77777777" w:rsidTr="00096F15">
        <w:tc>
          <w:tcPr>
            <w:tcW w:w="804" w:type="pct"/>
          </w:tcPr>
          <w:p w14:paraId="0AF6D85A" w14:textId="6F590A3B" w:rsidR="003026FA" w:rsidRPr="003410A5" w:rsidRDefault="00453641" w:rsidP="003026FA">
            <w:pPr>
              <w:autoSpaceDE w:val="0"/>
              <w:autoSpaceDN w:val="0"/>
              <w:adjustRightInd w:val="0"/>
              <w:jc w:val="center"/>
              <w:rPr>
                <w:rFonts w:ascii="Times New Roman" w:hAnsi="Times New Roman" w:cs="Times New Roman"/>
                <w:lang w:val="en-US"/>
              </w:rPr>
            </w:pPr>
            <w:ins w:id="497" w:author="Maria Alejandra Romero" w:date="2021-08-01T13:13:00Z">
              <w:r>
                <w:rPr>
                  <w:rFonts w:ascii="Times New Roman" w:hAnsi="Times New Roman" w:cs="Times New Roman"/>
                  <w:lang w:val="en-US"/>
                </w:rPr>
                <w:t>M</w:t>
              </w:r>
            </w:ins>
            <w:del w:id="498" w:author="Maria Alejandra Romero" w:date="2021-08-01T13:13:00Z">
              <w:r w:rsidR="003026FA" w:rsidRPr="003410A5" w:rsidDel="00453641">
                <w:rPr>
                  <w:rFonts w:ascii="Times New Roman" w:hAnsi="Times New Roman" w:cs="Times New Roman"/>
                  <w:lang w:val="en-US"/>
                </w:rPr>
                <w:delText>m</w:delText>
              </w:r>
            </w:del>
            <w:r w:rsidR="003026FA" w:rsidRPr="003410A5">
              <w:rPr>
                <w:rFonts w:ascii="Times New Roman" w:hAnsi="Times New Roman" w:cs="Times New Roman"/>
                <w:lang w:val="en-US"/>
              </w:rPr>
              <w:t>aximum rate of increase</w:t>
            </w:r>
          </w:p>
        </w:tc>
        <w:tc>
          <w:tcPr>
            <w:tcW w:w="2007" w:type="pct"/>
          </w:tcPr>
          <w:p w14:paraId="3AD6BC7A" w14:textId="6849FE15" w:rsidR="003026FA" w:rsidRDefault="00B2688A"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 0.11)</m:t>
              </m:r>
            </m:oMath>
            <w:r w:rsidR="003026FA" w:rsidRPr="003410A5">
              <w:rPr>
                <w:rFonts w:ascii="Times New Roman" w:eastAsia="Calibri" w:hAnsi="Times New Roman" w:cs="Times New Roman"/>
                <w:color w:val="000000"/>
              </w:rPr>
              <w:t xml:space="preserve"> </w:t>
            </w:r>
          </w:p>
        </w:tc>
        <w:tc>
          <w:tcPr>
            <w:tcW w:w="2188" w:type="pct"/>
          </w:tcPr>
          <w:p w14:paraId="03EEBE11" w14:textId="18890566" w:rsidR="003026FA" w:rsidRDefault="00B2688A"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0.5)</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1</w:t>
            </w:r>
            <w:r w:rsidR="003026FA" w:rsidRPr="003410A5">
              <w:rPr>
                <w:rFonts w:ascii="Times New Roman" w:eastAsia="Calibri" w:hAnsi="Times New Roman" w:cs="Times New Roman"/>
                <w:color w:val="000000"/>
                <w:lang w:val="en-US"/>
              </w:rPr>
              <w:t>)</w:t>
            </w:r>
          </w:p>
          <w:p w14:paraId="1283A31E" w14:textId="18C458BD" w:rsidR="00DE0266" w:rsidRDefault="00B2688A"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0.3)</m:t>
              </m:r>
            </m:oMath>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2</w:t>
            </w:r>
            <w:r w:rsidR="00DE0266" w:rsidRPr="003410A5">
              <w:rPr>
                <w:rFonts w:ascii="Times New Roman" w:eastAsia="Calibri" w:hAnsi="Times New Roman" w:cs="Times New Roman"/>
                <w:color w:val="000000"/>
                <w:lang w:val="en-US"/>
              </w:rPr>
              <w:t>)</w:t>
            </w:r>
          </w:p>
          <w:p w14:paraId="5B096E9C" w14:textId="30E6C547" w:rsidR="00DE0266" w:rsidRDefault="00B2688A"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(-2.67, 0.5)t(0.2, 0.11)</m:t>
              </m:r>
            </m:oMath>
            <w:r w:rsidR="00DE0266" w:rsidRPr="003410A5">
              <w:rPr>
                <w:rFonts w:ascii="Times New Roman" w:eastAsia="Calibri" w:hAnsi="Times New Roman" w:cs="Times New Roman"/>
                <w:color w:val="000000"/>
                <w:lang w:val="en-US"/>
              </w:rPr>
              <w:t xml:space="preserve"> (</w:t>
            </w:r>
            <w:r w:rsidR="00DE0266">
              <w:rPr>
                <w:rFonts w:ascii="Times New Roman" w:eastAsia="Calibri" w:hAnsi="Times New Roman" w:cs="Times New Roman"/>
                <w:color w:val="000000"/>
                <w:lang w:val="en-US"/>
              </w:rPr>
              <w:t>Sc</w:t>
            </w:r>
            <w:r w:rsidR="00DE0266" w:rsidRPr="003410A5">
              <w:rPr>
                <w:rFonts w:ascii="Times New Roman" w:eastAsia="Calibri" w:hAnsi="Times New Roman" w:cs="Times New Roman"/>
                <w:color w:val="000000"/>
                <w:lang w:val="en-US"/>
              </w:rPr>
              <w:t>en</w:t>
            </w:r>
            <w:r w:rsidR="00DE0266">
              <w:rPr>
                <w:rFonts w:ascii="Times New Roman" w:eastAsia="Calibri" w:hAnsi="Times New Roman" w:cs="Times New Roman"/>
                <w:color w:val="000000"/>
                <w:lang w:val="en-US"/>
              </w:rPr>
              <w:t>3</w:t>
            </w:r>
            <w:r w:rsidR="00DE0266" w:rsidRPr="003410A5">
              <w:rPr>
                <w:rFonts w:ascii="Times New Roman" w:eastAsia="Calibri" w:hAnsi="Times New Roman" w:cs="Times New Roman"/>
                <w:color w:val="000000"/>
                <w:lang w:val="en-US"/>
              </w:rPr>
              <w:t>)</w:t>
            </w:r>
          </w:p>
        </w:tc>
      </w:tr>
      <w:tr w:rsidR="003026FA" w:rsidRPr="00E93CD3" w14:paraId="21813529" w14:textId="77777777" w:rsidTr="00096F15">
        <w:tc>
          <w:tcPr>
            <w:tcW w:w="804" w:type="pct"/>
          </w:tcPr>
          <w:p w14:paraId="04CCFF5B" w14:textId="45EA78E3" w:rsidR="003026FA" w:rsidRPr="003410A5" w:rsidRDefault="00453641" w:rsidP="003026FA">
            <w:pPr>
              <w:autoSpaceDE w:val="0"/>
              <w:autoSpaceDN w:val="0"/>
              <w:adjustRightInd w:val="0"/>
              <w:jc w:val="center"/>
              <w:rPr>
                <w:rFonts w:ascii="Times New Roman" w:hAnsi="Times New Roman" w:cs="Times New Roman"/>
                <w:lang w:val="en-US"/>
              </w:rPr>
            </w:pPr>
            <w:ins w:id="499" w:author="Maria Alejandra Romero" w:date="2021-08-01T13:13:00Z">
              <w:r>
                <w:rPr>
                  <w:rFonts w:ascii="Times New Roman" w:hAnsi="Times New Roman" w:cs="Times New Roman"/>
                  <w:lang w:val="en-US"/>
                </w:rPr>
                <w:t>P</w:t>
              </w:r>
            </w:ins>
            <w:del w:id="500" w:author="Maria Alejandra Romero" w:date="2021-08-01T13:13:00Z">
              <w:r w:rsidR="003026FA" w:rsidRPr="003410A5" w:rsidDel="00453641">
                <w:rPr>
                  <w:rFonts w:ascii="Times New Roman" w:hAnsi="Times New Roman" w:cs="Times New Roman"/>
                  <w:lang w:val="en-US"/>
                </w:rPr>
                <w:delText>p</w:delText>
              </w:r>
            </w:del>
            <w:r w:rsidR="003026FA" w:rsidRPr="003410A5">
              <w:rPr>
                <w:rFonts w:ascii="Times New Roman" w:hAnsi="Times New Roman" w:cs="Times New Roman"/>
                <w:lang w:val="en-US"/>
              </w:rPr>
              <w:t>rocess variance</w:t>
            </w:r>
          </w:p>
        </w:tc>
        <w:tc>
          <w:tcPr>
            <w:tcW w:w="2007" w:type="pct"/>
          </w:tcPr>
          <w:p w14:paraId="476D0BF7" w14:textId="1E952104" w:rsidR="003026FA" w:rsidRPr="003410A5" w:rsidRDefault="00B2688A"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-4</m:t>
                    </m:r>
                  </m:sup>
                </m:sSup>
                <m:r>
                  <w:rPr>
                    <w:rFonts w:ascii="Cambria Math" w:hAnsi="Cambria Math" w:cs="Times New Roman"/>
                    <w:color w:val="000000"/>
                  </w:rPr>
                  <m:t>)</m:t>
                </m:r>
              </m:oMath>
            </m:oMathPara>
          </w:p>
        </w:tc>
        <w:tc>
          <w:tcPr>
            <w:tcW w:w="2188" w:type="pct"/>
          </w:tcPr>
          <w:p w14:paraId="3D70EEA1" w14:textId="16B158E4" w:rsidR="003026FA" w:rsidRPr="003410A5" w:rsidRDefault="00B2688A"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-3</m:t>
                  </m:r>
                </m:sup>
              </m:sSup>
              <m:r>
                <w:rPr>
                  <w:rFonts w:ascii="Cambria Math" w:hAnsi="Cambria Math" w:cs="Times New Roman"/>
                  <w:color w:val="000000"/>
                </w:rPr>
                <m:t>)</m:t>
              </m:r>
            </m:oMath>
            <w:r w:rsidR="003026FA">
              <w:rPr>
                <w:rFonts w:ascii="Times New Roman" w:eastAsia="Calibri" w:hAnsi="Times New Roman" w:cs="Times New Roman"/>
                <w:color w:val="000000"/>
                <w:lang w:val="en-US"/>
              </w:rPr>
              <w:t xml:space="preserve"> (Scen</w:t>
            </w:r>
            <w:ins w:id="501" w:author="Maria Alejandra Romero" w:date="2021-08-01T13:09:00Z">
              <w:r w:rsidR="00581A56">
                <w:rPr>
                  <w:rFonts w:ascii="Times New Roman" w:eastAsia="Calibri" w:hAnsi="Times New Roman" w:cs="Times New Roman"/>
                  <w:color w:val="000000"/>
                  <w:lang w:val="en-US"/>
                </w:rPr>
                <w:t>4</w:t>
              </w:r>
            </w:ins>
            <w:del w:id="502" w:author="Maria Alejandra Romero" w:date="2021-08-01T13:09:00Z">
              <w:r w:rsidR="003026FA" w:rsidDel="00581A56">
                <w:rPr>
                  <w:rFonts w:ascii="Times New Roman" w:eastAsia="Calibri" w:hAnsi="Times New Roman" w:cs="Times New Roman"/>
                  <w:color w:val="000000"/>
                  <w:lang w:val="en-US"/>
                </w:rPr>
                <w:delText>2</w:delText>
              </w:r>
            </w:del>
            <w:r w:rsidR="003026FA">
              <w:rPr>
                <w:rFonts w:ascii="Times New Roman" w:eastAsia="Calibri" w:hAnsi="Times New Roman" w:cs="Times New Roman"/>
                <w:color w:val="000000"/>
                <w:lang w:val="en-US"/>
              </w:rPr>
              <w:t>)</w:t>
            </w:r>
          </w:p>
          <w:p w14:paraId="307F5F8B" w14:textId="2CABDACD" w:rsidR="003026FA" w:rsidRPr="0074557D" w:rsidRDefault="00B2688A"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unif(6.5</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-5</m:t>
                  </m:r>
                </m:sup>
              </m:sSup>
              <m:r>
                <w:rPr>
                  <w:rFonts w:ascii="Cambria Math" w:hAnsi="Cambria Math" w:cs="Times New Roman"/>
                  <w:color w:val="000000"/>
                </w:rPr>
                <m:t>, 1.3</m:t>
              </m:r>
              <m:sSup>
                <m:sSupPr>
                  <m:ctrlPr>
                    <w:rPr>
                      <w:rFonts w:ascii="Cambria Math"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-4</m:t>
                  </m:r>
                </m:sup>
              </m:sSup>
              <m:r>
                <w:rPr>
                  <w:rFonts w:ascii="Cambria Math" w:hAnsi="Cambria Math" w:cs="Times New Roman"/>
                  <w:color w:val="000000"/>
                </w:rPr>
                <m:t>)</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ins w:id="503" w:author="Maria Alejandra Romero" w:date="2021-08-01T13:09:00Z">
              <w:r w:rsidR="00581A56">
                <w:rPr>
                  <w:rFonts w:ascii="Times New Roman" w:eastAsia="Calibri" w:hAnsi="Times New Roman" w:cs="Times New Roman"/>
                  <w:color w:val="000000"/>
                  <w:lang w:val="en-US"/>
                </w:rPr>
                <w:t>5</w:t>
              </w:r>
            </w:ins>
            <w:del w:id="504" w:author="Maria Alejandra Romero" w:date="2021-08-01T13:09:00Z">
              <w:r w:rsidR="003026FA" w:rsidDel="00581A56">
                <w:rPr>
                  <w:rFonts w:ascii="Times New Roman" w:eastAsia="Calibri" w:hAnsi="Times New Roman" w:cs="Times New Roman"/>
                  <w:color w:val="000000"/>
                  <w:lang w:val="en-US"/>
                </w:rPr>
                <w:delText>3</w:delText>
              </w:r>
            </w:del>
            <w:r w:rsidR="003026FA" w:rsidRPr="003410A5">
              <w:rPr>
                <w:rFonts w:ascii="Times New Roman" w:eastAsia="Calibri" w:hAnsi="Times New Roman" w:cs="Times New Roman"/>
                <w:color w:val="000000"/>
                <w:lang w:val="en-US"/>
              </w:rPr>
              <w:t>)</w:t>
            </w:r>
          </w:p>
        </w:tc>
      </w:tr>
      <w:tr w:rsidR="003026FA" w:rsidRPr="003410A5" w14:paraId="4D6A23C2" w14:textId="77777777" w:rsidTr="00096F15">
        <w:tc>
          <w:tcPr>
            <w:tcW w:w="804" w:type="pct"/>
          </w:tcPr>
          <w:p w14:paraId="4BD4A4BA" w14:textId="6F0D6C62" w:rsidR="003026FA" w:rsidRPr="003410A5" w:rsidRDefault="00DE6441" w:rsidP="003026FA">
            <w:pPr>
              <w:autoSpaceDE w:val="0"/>
              <w:autoSpaceDN w:val="0"/>
              <w:adjustRightInd w:val="0"/>
              <w:jc w:val="center"/>
              <w:rPr>
                <w:rFonts w:ascii="Times New Roman" w:hAnsi="Times New Roman" w:cs="Times New Roman"/>
                <w:lang w:val="en-US"/>
              </w:rPr>
            </w:pPr>
            <w:r>
              <w:rPr>
                <w:rFonts w:ascii="Times New Roman" w:hAnsi="Times New Roman" w:cs="Times New Roman"/>
                <w:lang w:val="en-US"/>
              </w:rPr>
              <w:t>Depletion at maximum sustainable yield</w:t>
            </w:r>
          </w:p>
        </w:tc>
        <w:tc>
          <w:tcPr>
            <w:tcW w:w="2007" w:type="pct"/>
          </w:tcPr>
          <w:p w14:paraId="37C056B4" w14:textId="44DD53AF" w:rsidR="003026FA" w:rsidRPr="003410A5" w:rsidRDefault="00B2688A"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eastAsiaTheme="minorEastAsia" w:hAnsi="Cambria Math" w:cs="Times New Roman"/>
                        <w:i/>
                        <w:color w:val="000000"/>
                        <w:lang w:val="en-US"/>
                      </w:rPr>
                    </m:ctrlPr>
                  </m:sSubPr>
                  <m:e>
                    <m:r>
                      <w:rPr>
                        <w:rFonts w:ascii="Cambria Math" w:eastAsiaTheme="minorEastAsia" w:hAnsi="Cambria Math" w:cs="Times New Roman"/>
                        <w:color w:val="000000"/>
                        <w:lang w:val="en-US"/>
                      </w:rPr>
                      <m:t>P</m:t>
                    </m:r>
                  </m:e>
                  <m:sub>
                    <m:r>
                      <w:ins w:id="505" w:author="Maria Alejandra Romero" w:date="2021-08-01T13:11:00Z">
                        <w:rPr>
                          <w:rFonts w:ascii="Cambria Math" w:eastAsiaTheme="minorEastAsia" w:hAnsi="Cambria Math" w:cs="Times New Roman"/>
                          <w:color w:val="000000"/>
                          <w:lang w:val="en-US"/>
                        </w:rPr>
                        <m:t>msy</m:t>
                      </w:ins>
                    </m:r>
                    <m:r>
                      <w:del w:id="506" w:author="Maria Alejandra Romero" w:date="2021-08-01T13:11:00Z">
                        <w:rPr>
                          <w:rFonts w:ascii="Cambria Math" w:eastAsiaTheme="minorEastAsia" w:hAnsi="Cambria Math" w:cs="Times New Roman"/>
                          <w:color w:val="000000"/>
                          <w:lang w:val="en-US"/>
                        </w:rPr>
                        <m:t>MSY</m:t>
                      </w:del>
                    </m:r>
                  </m:sub>
                </m:sSub>
                <m:r>
                  <w:rPr>
                    <w:rFonts w:ascii="Cambria Math" w:hAnsi="Cambria Math" w:cs="Times New Roman"/>
                    <w:color w:val="000000"/>
                  </w:rPr>
                  <m:t>~unif(0.5, 0.8)</m:t>
                </m:r>
              </m:oMath>
            </m:oMathPara>
          </w:p>
        </w:tc>
        <w:tc>
          <w:tcPr>
            <w:tcW w:w="2188" w:type="pct"/>
          </w:tcPr>
          <w:p w14:paraId="68CAF6C7" w14:textId="7171F9C1"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w:p>
        </w:tc>
      </w:tr>
      <w:tr w:rsidR="003026FA" w:rsidRPr="003410A5" w14:paraId="153BECF1" w14:textId="77777777" w:rsidTr="00096F15">
        <w:tc>
          <w:tcPr>
            <w:tcW w:w="804" w:type="pct"/>
          </w:tcPr>
          <w:p w14:paraId="13FAFA40" w14:textId="4F2C7541" w:rsidR="003026FA" w:rsidRPr="003410A5" w:rsidRDefault="00453641" w:rsidP="003026FA">
            <w:pPr>
              <w:autoSpaceDE w:val="0"/>
              <w:autoSpaceDN w:val="0"/>
              <w:adjustRightInd w:val="0"/>
              <w:jc w:val="center"/>
              <w:rPr>
                <w:rFonts w:ascii="Times New Roman" w:hAnsi="Times New Roman" w:cs="Times New Roman"/>
                <w:color w:val="000000"/>
                <w:lang w:val="en-US"/>
              </w:rPr>
            </w:pPr>
            <w:ins w:id="507" w:author="Maria Alejandra Romero" w:date="2021-08-01T13:13:00Z">
              <w:r>
                <w:rPr>
                  <w:rFonts w:ascii="Times New Roman" w:hAnsi="Times New Roman" w:cs="Times New Roman"/>
                  <w:color w:val="000000"/>
                  <w:lang w:val="en-US"/>
                </w:rPr>
                <w:t>S</w:t>
              </w:r>
            </w:ins>
            <w:del w:id="508" w:author="Maria Alejandra Romero" w:date="2021-08-01T13:13:00Z">
              <w:r w:rsidR="003026FA" w:rsidRPr="003410A5" w:rsidDel="00453641">
                <w:rPr>
                  <w:rFonts w:ascii="Times New Roman" w:hAnsi="Times New Roman" w:cs="Times New Roman"/>
                  <w:color w:val="000000"/>
                  <w:lang w:val="en-US"/>
                </w:rPr>
                <w:delText>s</w:delText>
              </w:r>
            </w:del>
            <w:r w:rsidR="003026FA" w:rsidRPr="003410A5">
              <w:rPr>
                <w:rFonts w:ascii="Times New Roman" w:hAnsi="Times New Roman" w:cs="Times New Roman"/>
                <w:color w:val="000000"/>
                <w:lang w:val="en-US"/>
              </w:rPr>
              <w:t>truck and lost’ rate factor</w:t>
            </w:r>
            <w:r w:rsidR="003026FA">
              <w:rPr>
                <w:rFonts w:ascii="Times New Roman" w:hAnsi="Times New Roman" w:cs="Times New Roman"/>
                <w:color w:val="000000"/>
                <w:lang w:val="en-US"/>
              </w:rPr>
              <w:t xml:space="preserve"> (period: </w:t>
            </w:r>
            <w:r w:rsidR="003026FA">
              <w:rPr>
                <w:rFonts w:ascii="Times New Roman" w:hAnsi="Times New Roman"/>
                <w:lang w:val="en-GB"/>
              </w:rPr>
              <w:t>1</w:t>
            </w:r>
            <w:r w:rsidR="00BF630D">
              <w:rPr>
                <w:rFonts w:ascii="Times New Roman" w:hAnsi="Times New Roman"/>
                <w:lang w:val="en-GB"/>
              </w:rPr>
              <w:t>771</w:t>
            </w:r>
            <w:r w:rsidR="003026FA">
              <w:rPr>
                <w:rFonts w:ascii="Times New Roman" w:hAnsi="Times New Roman"/>
                <w:lang w:val="en-GB"/>
              </w:rPr>
              <w:t>-1</w:t>
            </w:r>
            <w:r w:rsidR="00BF630D">
              <w:rPr>
                <w:rFonts w:ascii="Times New Roman" w:hAnsi="Times New Roman"/>
                <w:lang w:val="en-GB"/>
              </w:rPr>
              <w:t>850</w:t>
            </w:r>
            <w:r w:rsidR="003026FA">
              <w:rPr>
                <w:rFonts w:ascii="Times New Roman" w:hAnsi="Times New Roman"/>
                <w:lang w:val="en-GB"/>
              </w:rPr>
              <w:t>)</w:t>
            </w:r>
          </w:p>
        </w:tc>
        <w:tc>
          <w:tcPr>
            <w:tcW w:w="2007" w:type="pct"/>
          </w:tcPr>
          <w:p w14:paraId="1E5F147C" w14:textId="6BA98662" w:rsidR="003026FA" w:rsidRPr="003410A5" w:rsidRDefault="00B2688A"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1.6,</m:t>
                    </m:r>
                    <m:sSup>
                      <m:sSupPr>
                        <m:ctrlPr>
                          <w:rPr>
                            <w:rFonts w:ascii="Cambria Math" w:hAnsi="Cambria Math" w:cs="Times New Roman"/>
                            <w:i/>
                            <w:lang w:val="en-GB"/>
                          </w:rPr>
                        </m:ctrlPr>
                      </m:sSupPr>
                      <m:e>
                        <m:r>
                          <w:rPr>
                            <w:rFonts w:ascii="Cambria Math" w:hAnsi="Cambria Math" w:cs="Times New Roman"/>
                            <w:lang w:val="en-GB"/>
                          </w:rPr>
                          <m:t>0.04</m:t>
                        </m:r>
                      </m:e>
                      <m:sup>
                        <m:r>
                          <w:rPr>
                            <w:rFonts w:ascii="Cambria Math" w:hAnsi="Cambria Math" w:cs="Times New Roman"/>
                            <w:lang w:val="en-GB"/>
                          </w:rPr>
                          <m:t>2</m:t>
                        </m:r>
                      </m:sup>
                    </m:sSup>
                  </m:e>
                </m:d>
              </m:oMath>
            </m:oMathPara>
          </w:p>
        </w:tc>
        <w:tc>
          <w:tcPr>
            <w:tcW w:w="2188" w:type="pct"/>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096F15">
        <w:tc>
          <w:tcPr>
            <w:tcW w:w="804" w:type="pct"/>
          </w:tcPr>
          <w:p w14:paraId="36FDA4EE" w14:textId="779B21D1" w:rsidR="003026FA" w:rsidRPr="003410A5" w:rsidRDefault="00453641" w:rsidP="003026FA">
            <w:pPr>
              <w:autoSpaceDE w:val="0"/>
              <w:autoSpaceDN w:val="0"/>
              <w:adjustRightInd w:val="0"/>
              <w:jc w:val="center"/>
              <w:rPr>
                <w:rFonts w:ascii="Times New Roman" w:hAnsi="Times New Roman" w:cs="Times New Roman"/>
                <w:color w:val="000000"/>
                <w:lang w:val="en-US"/>
              </w:rPr>
            </w:pPr>
            <w:ins w:id="509" w:author="Maria Alejandra Romero" w:date="2021-08-01T13:13:00Z">
              <w:r>
                <w:rPr>
                  <w:rFonts w:ascii="Times New Roman" w:hAnsi="Times New Roman" w:cs="Times New Roman"/>
                  <w:color w:val="000000"/>
                  <w:lang w:val="en-US"/>
                </w:rPr>
                <w:t>S</w:t>
              </w:r>
            </w:ins>
            <w:del w:id="510" w:author="Maria Alejandra Romero" w:date="2021-08-01T13:13:00Z">
              <w:r w:rsidR="003026FA" w:rsidRPr="003410A5" w:rsidDel="00453641">
                <w:rPr>
                  <w:rFonts w:ascii="Times New Roman" w:hAnsi="Times New Roman" w:cs="Times New Roman"/>
                  <w:color w:val="000000"/>
                  <w:lang w:val="en-US"/>
                </w:rPr>
                <w:delText>s</w:delText>
              </w:r>
            </w:del>
            <w:r w:rsidR="003026FA" w:rsidRPr="003410A5">
              <w:rPr>
                <w:rFonts w:ascii="Times New Roman" w:hAnsi="Times New Roman" w:cs="Times New Roman"/>
                <w:color w:val="000000"/>
                <w:lang w:val="en-US"/>
              </w:rPr>
              <w:t>truck and lost’ rate factor</w:t>
            </w:r>
            <w:r w:rsidR="003026FA">
              <w:rPr>
                <w:rFonts w:ascii="Times New Roman" w:hAnsi="Times New Roman" w:cs="Times New Roman"/>
                <w:color w:val="000000"/>
                <w:lang w:val="en-US"/>
              </w:rPr>
              <w:t xml:space="preserve"> (period: </w:t>
            </w:r>
            <w:r w:rsidR="003026FA">
              <w:rPr>
                <w:rFonts w:ascii="Times New Roman" w:hAnsi="Times New Roman"/>
                <w:lang w:val="en-GB"/>
              </w:rPr>
              <w:t>1</w:t>
            </w:r>
            <w:r w:rsidR="00BF630D">
              <w:rPr>
                <w:rFonts w:ascii="Times New Roman" w:hAnsi="Times New Roman"/>
                <w:lang w:val="en-GB"/>
              </w:rPr>
              <w:t>851</w:t>
            </w:r>
            <w:r w:rsidR="003026FA">
              <w:rPr>
                <w:rFonts w:ascii="Times New Roman" w:hAnsi="Times New Roman"/>
                <w:lang w:val="en-GB"/>
              </w:rPr>
              <w:t>-19</w:t>
            </w:r>
            <w:r w:rsidR="00BF630D">
              <w:rPr>
                <w:rFonts w:ascii="Times New Roman" w:hAnsi="Times New Roman"/>
                <w:lang w:val="en-GB"/>
              </w:rPr>
              <w:t>73</w:t>
            </w:r>
            <w:r w:rsidR="003026FA">
              <w:rPr>
                <w:rFonts w:ascii="Times New Roman" w:hAnsi="Times New Roman"/>
                <w:lang w:val="en-GB"/>
              </w:rPr>
              <w:t>)</w:t>
            </w:r>
          </w:p>
        </w:tc>
        <w:tc>
          <w:tcPr>
            <w:tcW w:w="2007" w:type="pct"/>
          </w:tcPr>
          <w:p w14:paraId="3BAD0DF6" w14:textId="03397408" w:rsidR="003026FA" w:rsidRPr="003410A5" w:rsidRDefault="00B2688A"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1.09</m:t>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0.04</m:t>
                        </m:r>
                      </m:e>
                      <m:sup>
                        <m:r>
                          <w:rPr>
                            <w:rFonts w:ascii="Cambria Math" w:hAnsi="Cambria Math" w:cs="Times New Roman"/>
                            <w:lang w:val="en-GB"/>
                          </w:rPr>
                          <m:t>2</m:t>
                        </m:r>
                      </m:sup>
                    </m:sSup>
                  </m:e>
                </m:d>
              </m:oMath>
            </m:oMathPara>
          </w:p>
        </w:tc>
        <w:tc>
          <w:tcPr>
            <w:tcW w:w="2188" w:type="pct"/>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096F15">
        <w:tc>
          <w:tcPr>
            <w:tcW w:w="804" w:type="pct"/>
          </w:tcPr>
          <w:p w14:paraId="17DEA133" w14:textId="0019846C" w:rsidR="003026FA" w:rsidRPr="003410A5" w:rsidRDefault="00453641" w:rsidP="003026FA">
            <w:pPr>
              <w:autoSpaceDE w:val="0"/>
              <w:autoSpaceDN w:val="0"/>
              <w:adjustRightInd w:val="0"/>
              <w:jc w:val="center"/>
              <w:rPr>
                <w:rFonts w:ascii="Times New Roman" w:hAnsi="Times New Roman" w:cs="Times New Roman"/>
                <w:color w:val="000000"/>
                <w:lang w:val="en-US"/>
              </w:rPr>
            </w:pPr>
            <w:ins w:id="511" w:author="Maria Alejandra Romero" w:date="2021-08-01T13:13:00Z">
              <w:r>
                <w:rPr>
                  <w:rFonts w:ascii="Times New Roman" w:hAnsi="Times New Roman" w:cs="Times New Roman"/>
                  <w:color w:val="000000"/>
                  <w:lang w:val="en-US"/>
                </w:rPr>
                <w:t>C</w:t>
              </w:r>
            </w:ins>
            <w:del w:id="512" w:author="Maria Alejandra Romero" w:date="2021-08-01T13:13:00Z">
              <w:r w:rsidR="003026FA" w:rsidDel="00453641">
                <w:rPr>
                  <w:rFonts w:ascii="Times New Roman" w:hAnsi="Times New Roman" w:cs="Times New Roman"/>
                  <w:color w:val="000000"/>
                  <w:lang w:val="en-US"/>
                </w:rPr>
                <w:delText>c</w:delText>
              </w:r>
            </w:del>
            <w:r w:rsidR="003026FA">
              <w:rPr>
                <w:rFonts w:ascii="Times New Roman" w:hAnsi="Times New Roman" w:cs="Times New Roman"/>
                <w:color w:val="000000"/>
                <w:lang w:val="en-US"/>
              </w:rPr>
              <w:t xml:space="preserve">atch parameter </w:t>
            </w:r>
          </w:p>
        </w:tc>
        <w:tc>
          <w:tcPr>
            <w:tcW w:w="2007" w:type="pct"/>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2188" w:type="pct"/>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DE0266" w:rsidRPr="003410A5" w14:paraId="0AEED6D9" w14:textId="77777777" w:rsidTr="00096F15">
        <w:tc>
          <w:tcPr>
            <w:tcW w:w="804" w:type="pct"/>
          </w:tcPr>
          <w:p w14:paraId="1C13CFBA" w14:textId="3EF030E1" w:rsidR="00DE0266" w:rsidRDefault="00DE0266"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Catchability</w:t>
            </w:r>
          </w:p>
        </w:tc>
        <w:tc>
          <w:tcPr>
            <w:tcW w:w="2007" w:type="pct"/>
          </w:tcPr>
          <w:p w14:paraId="3F14C5AC" w14:textId="23401B76" w:rsidR="00DE0266" w:rsidRDefault="00DE0266">
            <w:pPr>
              <w:autoSpaceDE w:val="0"/>
              <w:autoSpaceDN w:val="0"/>
              <w:adjustRightInd w:val="0"/>
              <w:jc w:val="center"/>
              <w:rPr>
                <w:rFonts w:ascii="Times New Roman" w:eastAsia="Calibri" w:hAnsi="Times New Roman" w:cs="Times New Roman"/>
                <w:color w:val="000000"/>
              </w:rPr>
              <w:pPrChange w:id="513" w:author="Maria Alejandra Romero" w:date="2021-08-01T13:13:00Z">
                <w:pPr>
                  <w:autoSpaceDE w:val="0"/>
                  <w:autoSpaceDN w:val="0"/>
                  <w:adjustRightInd w:val="0"/>
                </w:pPr>
              </w:pPrChange>
            </w:pPr>
            <w:proofErr w:type="spellStart"/>
            <w:r>
              <w:rPr>
                <w:rFonts w:ascii="Times New Roman" w:eastAsia="Calibri" w:hAnsi="Times New Roman" w:cs="Times New Roman"/>
                <w:color w:val="000000"/>
              </w:rPr>
              <w:t>Analytically</w:t>
            </w:r>
            <w:proofErr w:type="spellEnd"/>
            <w:r>
              <w:rPr>
                <w:rFonts w:ascii="Times New Roman" w:eastAsia="Calibri" w:hAnsi="Times New Roman" w:cs="Times New Roman"/>
                <w:color w:val="000000"/>
              </w:rPr>
              <w:t xml:space="preserve"> </w:t>
            </w:r>
            <w:proofErr w:type="spellStart"/>
            <w:r>
              <w:rPr>
                <w:rFonts w:ascii="Times New Roman" w:eastAsia="Calibri" w:hAnsi="Times New Roman" w:cs="Times New Roman"/>
                <w:color w:val="000000"/>
              </w:rPr>
              <w:t>derived</w:t>
            </w:r>
            <w:proofErr w:type="spellEnd"/>
          </w:p>
        </w:tc>
        <w:tc>
          <w:tcPr>
            <w:tcW w:w="2188" w:type="pct"/>
          </w:tcPr>
          <w:p w14:paraId="35AAB8FE" w14:textId="30D9F7CC" w:rsidR="00805B9F" w:rsidRPr="00805B9F" w:rsidRDefault="00B2688A" w:rsidP="003026FA">
            <w:pPr>
              <w:autoSpaceDE w:val="0"/>
              <w:autoSpaceDN w:val="0"/>
              <w:adjustRightInd w:val="0"/>
              <w:jc w:val="center"/>
              <w:rPr>
                <w:ins w:id="514" w:author="Grant Adams" w:date="2021-08-02T16:07:00Z"/>
                <w:rFonts w:ascii="Times New Roman" w:eastAsia="Calibri" w:hAnsi="Times New Roman" w:cs="Times New Roman"/>
                <w:lang w:val="en-GB"/>
                <w:rPrChange w:id="515" w:author="Grant Adams" w:date="2021-08-02T16:07:00Z">
                  <w:rPr>
                    <w:ins w:id="516" w:author="Grant Adams" w:date="2021-08-02T16:07:00Z"/>
                    <w:rFonts w:ascii="Cambria Math" w:eastAsiaTheme="minorEastAsia" w:hAnsi="Cambria Math" w:cs="Times New Roman"/>
                    <w:i/>
                    <w:lang w:val="en-GB"/>
                  </w:rPr>
                </w:rPrChange>
              </w:rPr>
            </w:pPr>
            <m:oMath>
              <m:sSup>
                <m:sSupPr>
                  <m:ctrlPr>
                    <w:ins w:id="517" w:author="Grant Adams" w:date="2021-08-02T16:08:00Z">
                      <w:rPr>
                        <w:rFonts w:ascii="Cambria Math" w:eastAsiaTheme="minorEastAsia" w:hAnsi="Cambria Math" w:cs="Times New Roman"/>
                        <w:i/>
                        <w:color w:val="000000"/>
                        <w:lang w:val="en-US"/>
                      </w:rPr>
                    </w:ins>
                  </m:ctrlPr>
                </m:sSupPr>
                <m:e>
                  <m:r>
                    <w:ins w:id="518" w:author="Grant Adams" w:date="2021-08-02T16:08:00Z">
                      <w:rPr>
                        <w:rFonts w:ascii="Cambria Math" w:eastAsiaTheme="minorEastAsia" w:hAnsi="Cambria Math" w:cs="Times New Roman"/>
                        <w:color w:val="000000"/>
                        <w:lang w:val="en-US"/>
                      </w:rPr>
                      <m:t>τ</m:t>
                    </w:ins>
                  </m:r>
                </m:e>
                <m:sup>
                  <m:r>
                    <w:ins w:id="519" w:author="Grant Adams" w:date="2021-08-02T16:08:00Z">
                      <w:rPr>
                        <w:rFonts w:ascii="Cambria Math" w:eastAsiaTheme="minorEastAsia" w:hAnsi="Cambria Math" w:cs="Times New Roman"/>
                        <w:color w:val="000000"/>
                        <w:lang w:val="en-US"/>
                      </w:rPr>
                      <m:t>2</m:t>
                    </w:ins>
                  </m:r>
                </m:sup>
              </m:sSup>
              <m:r>
                <w:ins w:id="520" w:author="Grant Adams" w:date="2021-08-02T16:07:00Z">
                  <w:rPr>
                    <w:rFonts w:ascii="Cambria Math" w:eastAsiaTheme="minorEastAsia" w:hAnsi="Cambria Math" w:cs="Times New Roman"/>
                    <w:lang w:val="en-GB"/>
                  </w:rPr>
                  <m:t>~</m:t>
                </w:ins>
              </m:r>
              <m:r>
                <w:ins w:id="521" w:author="Grant Adams" w:date="2021-08-02T16:07:00Z">
                  <w:rPr>
                    <w:rFonts w:ascii="Cambria Math" w:hAnsi="Cambria Math" w:cs="Times New Roman"/>
                    <w:color w:val="000000"/>
                  </w:rPr>
                  <m:t>lnorm</m:t>
                </w:ins>
              </m:r>
              <m:r>
                <w:ins w:id="522" w:author="Grant Adams" w:date="2021-08-02T16:07:00Z">
                  <w:rPr>
                    <w:rFonts w:ascii="Cambria Math" w:hAnsi="Cambria Math" w:cs="Times New Roman"/>
                    <w:color w:val="000000"/>
                    <w:lang w:val="en-US"/>
                  </w:rPr>
                  <m:t>(</m:t>
                </w:ins>
              </m:r>
              <m:r>
                <w:ins w:id="523" w:author="Grant Adams" w:date="2021-08-02T16:07:00Z">
                  <m:rPr>
                    <m:sty m:val="p"/>
                  </m:rPr>
                  <w:rPr>
                    <w:rFonts w:ascii="Cambria Math" w:hAnsi="Cambria Math" w:cs="Times New Roman"/>
                    <w:color w:val="000000"/>
                    <w:lang w:val="en-US"/>
                  </w:rPr>
                  <m:t>log⁡</m:t>
                </w:ins>
              </m:r>
              <m:r>
                <w:ins w:id="524" w:author="Grant Adams" w:date="2021-08-02T16:07:00Z">
                  <w:rPr>
                    <w:rFonts w:ascii="Cambria Math" w:hAnsi="Cambria Math" w:cs="Times New Roman"/>
                    <w:color w:val="000000"/>
                    <w:lang w:val="en-US"/>
                  </w:rPr>
                  <m:t>(0.5), 0.</m:t>
                </w:ins>
              </m:r>
              <m:r>
                <w:ins w:id="525" w:author="Grant Adams" w:date="2021-08-02T16:08:00Z">
                  <w:rPr>
                    <w:rFonts w:ascii="Cambria Math" w:hAnsi="Cambria Math" w:cs="Times New Roman"/>
                    <w:color w:val="000000"/>
                    <w:lang w:val="en-US"/>
                  </w:rPr>
                  <m:t>5</m:t>
                </w:ins>
              </m:r>
              <m:r>
                <w:ins w:id="526" w:author="Grant Adams" w:date="2021-08-02T16:07:00Z">
                  <w:rPr>
                    <w:rFonts w:ascii="Cambria Math" w:hAnsi="Cambria Math" w:cs="Times New Roman"/>
                    <w:color w:val="000000"/>
                    <w:lang w:val="en-US"/>
                  </w:rPr>
                  <m:t>)</m:t>
                </w:ins>
              </m:r>
            </m:oMath>
            <w:ins w:id="527" w:author="Grant Adams" w:date="2021-08-02T16:07:00Z">
              <w:r w:rsidR="00805B9F" w:rsidRPr="003410A5">
                <w:rPr>
                  <w:rFonts w:ascii="Times New Roman" w:eastAsia="Calibri" w:hAnsi="Times New Roman" w:cs="Times New Roman"/>
                  <w:color w:val="000000"/>
                  <w:lang w:val="en-US"/>
                </w:rPr>
                <w:t xml:space="preserve"> (</w:t>
              </w:r>
              <w:r w:rsidR="00805B9F">
                <w:rPr>
                  <w:rFonts w:ascii="Times New Roman" w:eastAsia="Calibri" w:hAnsi="Times New Roman" w:cs="Times New Roman"/>
                  <w:color w:val="000000"/>
                  <w:lang w:val="en-US"/>
                </w:rPr>
                <w:t>Sc</w:t>
              </w:r>
              <w:r w:rsidR="00805B9F" w:rsidRPr="003410A5">
                <w:rPr>
                  <w:rFonts w:ascii="Times New Roman" w:eastAsia="Calibri" w:hAnsi="Times New Roman" w:cs="Times New Roman"/>
                  <w:color w:val="000000"/>
                  <w:lang w:val="en-US"/>
                </w:rPr>
                <w:t>en</w:t>
              </w:r>
              <w:r w:rsidR="00805B9F">
                <w:rPr>
                  <w:rFonts w:ascii="Times New Roman" w:eastAsia="Calibri" w:hAnsi="Times New Roman" w:cs="Times New Roman"/>
                  <w:color w:val="000000"/>
                  <w:lang w:val="en-US"/>
                </w:rPr>
                <w:t>1</w:t>
              </w:r>
            </w:ins>
            <w:ins w:id="528" w:author="Grant Adams" w:date="2021-08-02T16:08:00Z">
              <w:r w:rsidR="00805B9F">
                <w:rPr>
                  <w:rFonts w:ascii="Times New Roman" w:eastAsia="Calibri" w:hAnsi="Times New Roman" w:cs="Times New Roman"/>
                  <w:color w:val="000000"/>
                  <w:lang w:val="en-US"/>
                </w:rPr>
                <w:t>3</w:t>
              </w:r>
            </w:ins>
            <w:ins w:id="529" w:author="Grant Adams" w:date="2021-08-02T16:07:00Z">
              <w:r w:rsidR="00805B9F" w:rsidRPr="003410A5">
                <w:rPr>
                  <w:rFonts w:ascii="Times New Roman" w:eastAsia="Calibri" w:hAnsi="Times New Roman" w:cs="Times New Roman"/>
                  <w:color w:val="000000"/>
                  <w:lang w:val="en-US"/>
                </w:rPr>
                <w:t>)</w:t>
              </w:r>
            </w:ins>
          </w:p>
          <w:p w14:paraId="1AF02CAE" w14:textId="3FC9A423" w:rsidR="00DE0266" w:rsidRPr="003410A5" w:rsidRDefault="00DE0266" w:rsidP="003026FA">
            <w:pPr>
              <w:autoSpaceDE w:val="0"/>
              <w:autoSpaceDN w:val="0"/>
              <w:adjustRightInd w:val="0"/>
              <w:jc w:val="center"/>
              <w:rPr>
                <w:rFonts w:ascii="Times New Roman" w:eastAsia="Calibri" w:hAnsi="Times New Roman" w:cs="Times New Roman"/>
                <w:color w:val="000000"/>
                <w:lang w:val="en-US"/>
              </w:rPr>
            </w:pPr>
            <m:oMath>
              <m:r>
                <w:rPr>
                  <w:rFonts w:ascii="Cambria Math" w:eastAsiaTheme="minorEastAsia" w:hAnsi="Cambria Math" w:cs="Times New Roman"/>
                  <w:lang w:val="en-GB"/>
                </w:rPr>
                <m:t>q~</m:t>
              </m:r>
              <m:r>
                <w:rPr>
                  <w:rFonts w:ascii="Cambria Math" w:hAnsi="Cambria Math" w:cs="Times New Roman"/>
                  <w:color w:val="000000"/>
                </w:rPr>
                <m:t>lnorm</m:t>
              </m:r>
              <m:r>
                <w:rPr>
                  <w:rFonts w:ascii="Cambria Math" w:hAnsi="Cambria Math" w:cs="Times New Roman"/>
                  <w:color w:val="000000"/>
                  <w:lang w:val="en-US"/>
                </w:rPr>
                <m:t>(</m:t>
              </m:r>
              <m:r>
                <m:rPr>
                  <m:sty m:val="p"/>
                </m:rPr>
                <w:rPr>
                  <w:rFonts w:ascii="Cambria Math" w:hAnsi="Cambria Math" w:cs="Times New Roman"/>
                  <w:color w:val="000000"/>
                  <w:lang w:val="en-US"/>
                </w:rPr>
                <m:t>log⁡</m:t>
              </m:r>
              <m:r>
                <w:rPr>
                  <w:rFonts w:ascii="Cambria Math" w:hAnsi="Cambria Math" w:cs="Times New Roman"/>
                  <w:color w:val="000000"/>
                  <w:lang w:val="en-US"/>
                </w:rPr>
                <m:t>(0.5), 0.2)</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w:t>
            </w:r>
            <w:ins w:id="530" w:author="Grant Adams" w:date="2021-08-02T16:07:00Z">
              <w:r w:rsidR="00805B9F">
                <w:rPr>
                  <w:rFonts w:ascii="Times New Roman" w:eastAsia="Calibri" w:hAnsi="Times New Roman" w:cs="Times New Roman"/>
                  <w:color w:val="000000"/>
                  <w:lang w:val="en-US"/>
                </w:rPr>
                <w:t>4</w:t>
              </w:r>
            </w:ins>
            <w:ins w:id="531" w:author="Maria Alejandra Romero" w:date="2021-08-01T13:14:00Z">
              <w:del w:id="532" w:author="Grant Adams" w:date="2021-08-02T16:07:00Z">
                <w:r w:rsidR="001B1641" w:rsidDel="00805B9F">
                  <w:rPr>
                    <w:rFonts w:ascii="Times New Roman" w:eastAsia="Calibri" w:hAnsi="Times New Roman" w:cs="Times New Roman"/>
                    <w:color w:val="000000"/>
                    <w:lang w:val="en-US"/>
                  </w:rPr>
                  <w:delText>3</w:delText>
                </w:r>
              </w:del>
            </w:ins>
            <w:del w:id="533" w:author="Maria Alejandra Romero" w:date="2021-08-01T13:14:00Z">
              <w:r w:rsidDel="001B1641">
                <w:rPr>
                  <w:rFonts w:ascii="Times New Roman" w:eastAsia="Calibri" w:hAnsi="Times New Roman" w:cs="Times New Roman"/>
                  <w:color w:val="000000"/>
                  <w:lang w:val="en-US"/>
                </w:rPr>
                <w:delText>4</w:delText>
              </w:r>
            </w:del>
            <w:r w:rsidRPr="003410A5">
              <w:rPr>
                <w:rFonts w:ascii="Times New Roman" w:eastAsia="Calibri" w:hAnsi="Times New Roman" w:cs="Times New Roman"/>
                <w:color w:val="000000"/>
                <w:lang w:val="en-US"/>
              </w:rPr>
              <w:t>)</w:t>
            </w:r>
          </w:p>
        </w:tc>
      </w:tr>
      <w:tr w:rsidR="00DE0266" w:rsidRPr="003410A5" w14:paraId="3EF5403E" w14:textId="77777777" w:rsidTr="00DE0266">
        <w:tc>
          <w:tcPr>
            <w:tcW w:w="804" w:type="pct"/>
            <w:tcBorders>
              <w:bottom w:val="single" w:sz="4" w:space="0" w:color="auto"/>
            </w:tcBorders>
          </w:tcPr>
          <w:p w14:paraId="6BBDE9D0" w14:textId="3EEEBDCB" w:rsidR="00DE0266" w:rsidRDefault="00DE0266"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Density-dependence of catchability</w:t>
            </w:r>
          </w:p>
        </w:tc>
        <w:tc>
          <w:tcPr>
            <w:tcW w:w="2007" w:type="pct"/>
            <w:tcBorders>
              <w:bottom w:val="single" w:sz="4" w:space="0" w:color="auto"/>
            </w:tcBorders>
          </w:tcPr>
          <w:p w14:paraId="6FBFCFB7" w14:textId="77777777" w:rsidR="00DE0266" w:rsidRDefault="00DE0266" w:rsidP="003026FA">
            <w:pPr>
              <w:autoSpaceDE w:val="0"/>
              <w:autoSpaceDN w:val="0"/>
              <w:adjustRightInd w:val="0"/>
              <w:rPr>
                <w:rFonts w:ascii="Times New Roman" w:eastAsia="Calibri" w:hAnsi="Times New Roman" w:cs="Times New Roman"/>
                <w:color w:val="000000"/>
              </w:rPr>
            </w:pPr>
          </w:p>
        </w:tc>
        <w:tc>
          <w:tcPr>
            <w:tcW w:w="2188" w:type="pct"/>
            <w:tcBorders>
              <w:bottom w:val="single" w:sz="4" w:space="0" w:color="auto"/>
            </w:tcBorders>
          </w:tcPr>
          <w:p w14:paraId="78CEE721" w14:textId="4CAE5F15" w:rsidR="00DE0266" w:rsidRDefault="00DE0266" w:rsidP="00DE0266">
            <w:pPr>
              <w:autoSpaceDE w:val="0"/>
              <w:autoSpaceDN w:val="0"/>
              <w:adjustRightInd w:val="0"/>
              <w:jc w:val="center"/>
              <w:rPr>
                <w:rFonts w:ascii="Times New Roman" w:eastAsia="Calibri" w:hAnsi="Times New Roman" w:cs="Times New Roman"/>
                <w:color w:val="000000"/>
                <w:lang w:val="en-US"/>
              </w:rPr>
            </w:pPr>
            <m:oMath>
              <m:r>
                <w:rPr>
                  <w:rFonts w:ascii="Cambria Math" w:hAnsi="Cambria Math" w:cs="Times New Roman"/>
                  <w:lang w:val="en-GB"/>
                </w:rPr>
                <m:t>β</m:t>
              </m:r>
              <m:r>
                <w:rPr>
                  <w:rFonts w:ascii="Cambria Math" w:hAnsi="Cambria Math" w:cs="Times New Roman"/>
                  <w:color w:val="000000"/>
                  <w:lang w:val="en-US"/>
                </w:rPr>
                <m:t>~</m:t>
              </m:r>
              <m:r>
                <w:rPr>
                  <w:rFonts w:ascii="Cambria Math" w:hAnsi="Cambria Math" w:cs="Times New Roman"/>
                  <w:color w:val="000000"/>
                </w:rPr>
                <m:t>norm</m:t>
              </m:r>
              <m:r>
                <w:rPr>
                  <w:rFonts w:ascii="Cambria Math" w:hAnsi="Cambria Math" w:cs="Times New Roman"/>
                  <w:color w:val="000000"/>
                  <w:lang w:val="en-US"/>
                </w:rPr>
                <m:t xml:space="preserve">(0, </m:t>
              </m:r>
              <m:sSub>
                <m:sSubPr>
                  <m:ctrlPr>
                    <w:rPr>
                      <w:rFonts w:ascii="Cambria Math" w:hAnsi="Cambria Math" w:cs="Times New Roman"/>
                      <w:i/>
                      <w:color w:val="000000"/>
                    </w:rPr>
                  </m:ctrlPr>
                </m:sSubPr>
                <m:e>
                  <m:r>
                    <w:rPr>
                      <w:rFonts w:ascii="Cambria Math" w:hAnsi="Cambria Math" w:cs="Times New Roman"/>
                      <w:color w:val="000000"/>
                    </w:rPr>
                    <m:t>σ</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=0.3)</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14</w:t>
            </w:r>
            <w:r w:rsidRPr="003410A5">
              <w:rPr>
                <w:rFonts w:ascii="Times New Roman" w:eastAsia="Calibri" w:hAnsi="Times New Roman" w:cs="Times New Roman"/>
                <w:color w:val="000000"/>
                <w:lang w:val="en-US"/>
              </w:rPr>
              <w:t>)</w:t>
            </w:r>
          </w:p>
          <w:p w14:paraId="2C9082C3" w14:textId="77777777" w:rsidR="00DE0266" w:rsidRPr="003410A5" w:rsidRDefault="00DE0266" w:rsidP="003026FA">
            <w:pPr>
              <w:autoSpaceDE w:val="0"/>
              <w:autoSpaceDN w:val="0"/>
              <w:adjustRightInd w:val="0"/>
              <w:jc w:val="center"/>
              <w:rPr>
                <w:rFonts w:ascii="Times New Roman" w:eastAsia="Calibri" w:hAnsi="Times New Roman" w:cs="Times New Roman"/>
                <w:color w:val="000000"/>
                <w:lang w:val="en-US"/>
              </w:rPr>
            </w:pPr>
          </w:p>
        </w:tc>
      </w:tr>
    </w:tbl>
    <w:p w14:paraId="6FD0AB2F" w14:textId="62BEF150" w:rsidR="00DE0266" w:rsidRDefault="00DE0266" w:rsidP="00E110BA">
      <w:pPr>
        <w:spacing w:after="0" w:line="360" w:lineRule="auto"/>
        <w:rPr>
          <w:rFonts w:ascii="Times New Roman" w:eastAsiaTheme="minorEastAsia" w:hAnsi="Times New Roman" w:cs="Times New Roman"/>
          <w:lang w:val="en-GB"/>
        </w:rPr>
      </w:pPr>
    </w:p>
    <w:p w14:paraId="523C71EA" w14:textId="77777777" w:rsidR="00DE0266" w:rsidRDefault="00DE0266">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608B801E" w14:textId="77777777" w:rsidR="00DE0266" w:rsidRPr="00DE23EB" w:rsidDel="00DE0266" w:rsidRDefault="00DE0266" w:rsidP="00E110BA">
      <w:pPr>
        <w:spacing w:after="0" w:line="360" w:lineRule="auto"/>
        <w:rPr>
          <w:del w:id="534" w:author="Grant Adams" w:date="2021-07-26T13:15:00Z"/>
          <w:rFonts w:ascii="Times New Roman" w:hAnsi="Times New Roman" w:cs="Times New Roman"/>
          <w:lang w:val="en-US"/>
        </w:rPr>
      </w:pPr>
    </w:p>
    <w:p w14:paraId="6E7F67A7" w14:textId="73FBF6FC"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w:t>
      </w:r>
      <w:bookmarkStart w:id="535" w:name="_Hlk78203538"/>
      <w:r>
        <w:rPr>
          <w:rFonts w:ascii="Times New Roman" w:hAnsi="Times New Roman" w:cs="Times New Roman"/>
          <w:lang w:val="en-US"/>
        </w:rPr>
        <w:t xml:space="preserve">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w:t>
      </w:r>
      <w:r w:rsidR="00DB6B1A">
        <w:rPr>
          <w:rFonts w:ascii="Times New Roman" w:hAnsi="Times New Roman" w:cs="Times New Roman"/>
          <w:lang w:val="en-US"/>
        </w:rPr>
        <w:t xml:space="preserve"> 50% and</w:t>
      </w:r>
      <w:r w:rsidRPr="00736763">
        <w:rPr>
          <w:rFonts w:ascii="Times New Roman" w:hAnsi="Times New Roman" w:cs="Times New Roman"/>
          <w:lang w:val="en-US"/>
        </w:rPr>
        <w:t xml:space="preserve">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proofErr w:type="spellStart"/>
      <w:r w:rsidRPr="00827356">
        <w:rPr>
          <w:rFonts w:ascii="Times New Roman" w:hAnsi="Times New Roman" w:cs="Times New Roman"/>
          <w:i/>
          <w:iCs/>
          <w:lang w:val="en-US"/>
        </w:rPr>
        <w:t>Eubalaena</w:t>
      </w:r>
      <w:proofErr w:type="spellEnd"/>
      <w:r w:rsidRPr="00827356">
        <w:rPr>
          <w:rFonts w:ascii="Times New Roman" w:hAnsi="Times New Roman" w:cs="Times New Roman"/>
          <w:i/>
          <w:iCs/>
          <w:lang w:val="en-US"/>
        </w:rPr>
        <w:t xml:space="preserve"> australis</w:t>
      </w:r>
      <w:r w:rsidRPr="00827356">
        <w:rPr>
          <w:rFonts w:ascii="Times New Roman" w:hAnsi="Times New Roman" w:cs="Times New Roman"/>
          <w:lang w:val="en-US"/>
        </w:rPr>
        <w:t>.</w:t>
      </w:r>
      <w:r>
        <w:rPr>
          <w:rFonts w:ascii="Times New Roman" w:hAnsi="Times New Roman" w:cs="Times New Roman"/>
          <w:lang w:val="en-US"/>
        </w:rPr>
        <w:t xml:space="preserve"> </w:t>
      </w:r>
    </w:p>
    <w:bookmarkEnd w:id="535"/>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0"/>
        <w:gridCol w:w="1269"/>
        <w:gridCol w:w="1269"/>
        <w:gridCol w:w="876"/>
        <w:gridCol w:w="1078"/>
        <w:gridCol w:w="1349"/>
        <w:gridCol w:w="1393"/>
      </w:tblGrid>
      <w:tr w:rsidR="00C505B0" w:rsidRPr="00DA22AD" w14:paraId="19399C2F" w14:textId="05D9BB47" w:rsidTr="00822DAC">
        <w:trPr>
          <w:jc w:val="center"/>
          <w:ins w:id="536" w:author="Grant Adams" w:date="2021-06-10T14:48:00Z"/>
        </w:trPr>
        <w:tc>
          <w:tcPr>
            <w:tcW w:w="747" w:type="pct"/>
            <w:tcBorders>
              <w:bottom w:val="single" w:sz="4" w:space="0" w:color="auto"/>
            </w:tcBorders>
            <w:vAlign w:val="bottom"/>
          </w:tcPr>
          <w:p w14:paraId="4C0DB0FE" w14:textId="77777777" w:rsidR="00DB6B1A" w:rsidRPr="005D51A2" w:rsidRDefault="00DB6B1A" w:rsidP="00837D76">
            <w:pPr>
              <w:jc w:val="center"/>
              <w:rPr>
                <w:ins w:id="537" w:author="Grant Adams" w:date="2021-06-10T14:48:00Z"/>
                <w:rFonts w:ascii="Calibri" w:eastAsia="Calibri" w:hAnsi="Calibri" w:cs="Times New Roman"/>
                <w:color w:val="000000"/>
                <w:lang w:val="en-US"/>
              </w:rPr>
            </w:pPr>
          </w:p>
        </w:tc>
        <w:tc>
          <w:tcPr>
            <w:tcW w:w="746" w:type="pct"/>
            <w:tcBorders>
              <w:bottom w:val="single" w:sz="4" w:space="0" w:color="auto"/>
            </w:tcBorders>
            <w:vAlign w:val="bottom"/>
          </w:tcPr>
          <w:p w14:paraId="444BE042" w14:textId="320171D0" w:rsidR="00DB6B1A" w:rsidRDefault="00DB6B1A" w:rsidP="00837D76">
            <w:pPr>
              <w:jc w:val="center"/>
              <w:rPr>
                <w:ins w:id="538" w:author="Grant Adams" w:date="2021-06-10T14:48:00Z"/>
                <w:rFonts w:ascii="Times New Roman" w:hAnsi="Times New Roman" w:cs="Times New Roman"/>
                <w:color w:val="000000"/>
              </w:rPr>
            </w:pPr>
            <w:ins w:id="539" w:author="Grant Adams" w:date="2021-06-10T14:48:00Z">
              <w:r>
                <w:rPr>
                  <w:rFonts w:ascii="Times New Roman" w:hAnsi="Times New Roman" w:cs="Times New Roman"/>
                  <w:color w:val="000000"/>
                </w:rPr>
                <w:t>Mean</w:t>
              </w:r>
            </w:ins>
          </w:p>
        </w:tc>
        <w:tc>
          <w:tcPr>
            <w:tcW w:w="746" w:type="pct"/>
            <w:tcBorders>
              <w:bottom w:val="single" w:sz="4" w:space="0" w:color="auto"/>
            </w:tcBorders>
            <w:vAlign w:val="bottom"/>
          </w:tcPr>
          <w:p w14:paraId="2DE7119B" w14:textId="3ABB74EC" w:rsidR="00DB6B1A" w:rsidRPr="00837D76" w:rsidRDefault="00DB6B1A" w:rsidP="00837D76">
            <w:pPr>
              <w:jc w:val="center"/>
              <w:rPr>
                <w:ins w:id="540" w:author="Grant Adams" w:date="2021-06-10T14:48:00Z"/>
                <w:rFonts w:ascii="Times New Roman" w:hAnsi="Times New Roman" w:cs="Times New Roman"/>
                <w:color w:val="000000"/>
              </w:rPr>
            </w:pPr>
            <w:ins w:id="541" w:author="Grant Adams" w:date="2021-06-10T14:48:00Z">
              <w:r>
                <w:rPr>
                  <w:rFonts w:ascii="Times New Roman" w:hAnsi="Times New Roman" w:cs="Times New Roman"/>
                  <w:color w:val="000000"/>
                </w:rPr>
                <w:t>Median</w:t>
              </w:r>
            </w:ins>
          </w:p>
        </w:tc>
        <w:tc>
          <w:tcPr>
            <w:tcW w:w="515" w:type="pct"/>
            <w:tcBorders>
              <w:bottom w:val="single" w:sz="4" w:space="0" w:color="auto"/>
            </w:tcBorders>
            <w:vAlign w:val="bottom"/>
          </w:tcPr>
          <w:p w14:paraId="149B21AE" w14:textId="29D8F75A" w:rsidR="00DB6B1A" w:rsidRPr="00837D76" w:rsidRDefault="00DB6B1A" w:rsidP="00837D76">
            <w:pPr>
              <w:jc w:val="center"/>
              <w:rPr>
                <w:ins w:id="542" w:author="Grant Adams" w:date="2021-06-10T14:48:00Z"/>
                <w:rFonts w:ascii="Times New Roman" w:hAnsi="Times New Roman" w:cs="Times New Roman"/>
                <w:color w:val="000000"/>
              </w:rPr>
            </w:pPr>
            <w:ins w:id="543" w:author="Grant Adams" w:date="2021-06-10T14:48:00Z">
              <w:r>
                <w:rPr>
                  <w:rFonts w:ascii="Times New Roman" w:hAnsi="Times New Roman" w:cs="Times New Roman"/>
                  <w:color w:val="000000"/>
                </w:rPr>
                <w:t>2.5%</w:t>
              </w:r>
            </w:ins>
          </w:p>
        </w:tc>
        <w:tc>
          <w:tcPr>
            <w:tcW w:w="634" w:type="pct"/>
            <w:tcBorders>
              <w:bottom w:val="single" w:sz="4" w:space="0" w:color="auto"/>
            </w:tcBorders>
            <w:vAlign w:val="bottom"/>
          </w:tcPr>
          <w:p w14:paraId="1E67D6CC" w14:textId="2C0F924F" w:rsidR="00DB6B1A" w:rsidRPr="00837D76" w:rsidRDefault="00DB6B1A" w:rsidP="00837D76">
            <w:pPr>
              <w:jc w:val="center"/>
              <w:rPr>
                <w:ins w:id="544" w:author="Grant Adams" w:date="2021-06-10T14:48:00Z"/>
                <w:rFonts w:ascii="Times New Roman" w:hAnsi="Times New Roman" w:cs="Times New Roman"/>
                <w:color w:val="000000"/>
              </w:rPr>
            </w:pPr>
            <w:ins w:id="545" w:author="Grant Adams" w:date="2021-06-10T14:49:00Z">
              <w:r>
                <w:rPr>
                  <w:rFonts w:ascii="Times New Roman" w:hAnsi="Times New Roman" w:cs="Times New Roman"/>
                  <w:color w:val="000000"/>
                </w:rPr>
                <w:t>25%</w:t>
              </w:r>
            </w:ins>
          </w:p>
        </w:tc>
        <w:tc>
          <w:tcPr>
            <w:tcW w:w="793" w:type="pct"/>
            <w:tcBorders>
              <w:bottom w:val="single" w:sz="4" w:space="0" w:color="auto"/>
            </w:tcBorders>
            <w:vAlign w:val="bottom"/>
          </w:tcPr>
          <w:p w14:paraId="10A807A2" w14:textId="36ACEFD0" w:rsidR="00DB6B1A" w:rsidRPr="00837D76" w:rsidRDefault="00DB6B1A" w:rsidP="00837D76">
            <w:pPr>
              <w:jc w:val="center"/>
              <w:rPr>
                <w:ins w:id="546" w:author="Grant Adams" w:date="2021-06-10T14:48:00Z"/>
                <w:rFonts w:ascii="Times New Roman" w:hAnsi="Times New Roman" w:cs="Times New Roman"/>
                <w:color w:val="000000"/>
              </w:rPr>
            </w:pPr>
            <w:ins w:id="547" w:author="Grant Adams" w:date="2021-06-10T14:49:00Z">
              <w:r>
                <w:rPr>
                  <w:rFonts w:ascii="Times New Roman" w:hAnsi="Times New Roman" w:cs="Times New Roman"/>
                  <w:color w:val="000000"/>
                </w:rPr>
                <w:t>75%</w:t>
              </w:r>
            </w:ins>
          </w:p>
        </w:tc>
        <w:tc>
          <w:tcPr>
            <w:tcW w:w="819" w:type="pct"/>
            <w:tcBorders>
              <w:bottom w:val="single" w:sz="4" w:space="0" w:color="auto"/>
            </w:tcBorders>
          </w:tcPr>
          <w:p w14:paraId="0CF24705" w14:textId="73EE10E3" w:rsidR="00DB6B1A" w:rsidRDefault="00DB6B1A" w:rsidP="00837D76">
            <w:pPr>
              <w:jc w:val="center"/>
              <w:rPr>
                <w:ins w:id="548" w:author="Grant Adams" w:date="2021-06-10T14:49:00Z"/>
                <w:rFonts w:ascii="Times New Roman" w:hAnsi="Times New Roman" w:cs="Times New Roman"/>
                <w:color w:val="000000"/>
              </w:rPr>
            </w:pPr>
            <w:ins w:id="549" w:author="Grant Adams" w:date="2021-06-10T14:49:00Z">
              <w:r>
                <w:rPr>
                  <w:rFonts w:ascii="Times New Roman" w:hAnsi="Times New Roman" w:cs="Times New Roman"/>
                  <w:color w:val="000000"/>
                </w:rPr>
                <w:t>97.5%</w:t>
              </w:r>
            </w:ins>
          </w:p>
        </w:tc>
      </w:tr>
      <w:tr w:rsidR="00990FAA" w:rsidRPr="00DA22AD" w14:paraId="7FDD48AD" w14:textId="459B5572" w:rsidTr="005D51A2">
        <w:trPr>
          <w:jc w:val="center"/>
        </w:trPr>
        <w:tc>
          <w:tcPr>
            <w:tcW w:w="747" w:type="pct"/>
            <w:tcBorders>
              <w:top w:val="single" w:sz="4" w:space="0" w:color="auto"/>
            </w:tcBorders>
            <w:vAlign w:val="bottom"/>
          </w:tcPr>
          <w:p w14:paraId="65BE8F24" w14:textId="13DC4E0B" w:rsidR="00990FAA" w:rsidRPr="00FF2C02" w:rsidRDefault="00B2688A" w:rsidP="00990FAA">
            <w:pPr>
              <w:jc w:val="center"/>
              <w:rPr>
                <w:rFonts w:ascii="Times New Roman" w:hAnsi="Times New Roman" w:cs="Times New Roman"/>
                <w:lang w:val="en-US"/>
              </w:rPr>
            </w:pPr>
            <m:oMathPara>
              <m:oMath>
                <m:sSub>
                  <m:sSubPr>
                    <m:ctrlPr>
                      <w:ins w:id="550" w:author="Grant Adams" w:date="2021-06-10T14:46:00Z">
                        <w:rPr>
                          <w:rFonts w:ascii="Cambria Math" w:hAnsi="Cambria Math" w:cs="Times New Roman"/>
                          <w:i/>
                          <w:color w:val="000000"/>
                        </w:rPr>
                      </w:ins>
                    </m:ctrlPr>
                  </m:sSubPr>
                  <m:e>
                    <m:r>
                      <w:ins w:id="551" w:author="Grant Adams" w:date="2021-06-10T14:46:00Z">
                        <w:rPr>
                          <w:rFonts w:ascii="Cambria Math" w:hAnsi="Cambria Math" w:cs="Times New Roman"/>
                          <w:color w:val="000000"/>
                        </w:rPr>
                        <m:t>R</m:t>
                      </w:ins>
                    </m:r>
                  </m:e>
                  <m:sub>
                    <m:r>
                      <w:ins w:id="552" w:author="Grant Adams" w:date="2021-06-10T14:46:00Z">
                        <w:rPr>
                          <w:rFonts w:ascii="Cambria Math" w:hAnsi="Cambria Math" w:cs="Times New Roman"/>
                          <w:color w:val="000000"/>
                        </w:rPr>
                        <m:t>max</m:t>
                      </w:ins>
                    </m:r>
                  </m:sub>
                </m:sSub>
              </m:oMath>
            </m:oMathPara>
          </w:p>
        </w:tc>
        <w:tc>
          <w:tcPr>
            <w:tcW w:w="746" w:type="pct"/>
            <w:tcBorders>
              <w:top w:val="single" w:sz="4" w:space="0" w:color="auto"/>
            </w:tcBorders>
          </w:tcPr>
          <w:p w14:paraId="48D34165" w14:textId="596A7340" w:rsidR="00990FAA" w:rsidRPr="005D51A2" w:rsidRDefault="00990FAA" w:rsidP="00990FAA">
            <w:pPr>
              <w:jc w:val="center"/>
              <w:rPr>
                <w:rFonts w:ascii="Times New Roman" w:hAnsi="Times New Roman" w:cs="Times New Roman"/>
                <w:color w:val="000000"/>
              </w:rPr>
            </w:pPr>
            <w:r w:rsidRPr="005D51A2">
              <w:rPr>
                <w:rFonts w:ascii="Times New Roman" w:hAnsi="Times New Roman" w:cs="Times New Roman"/>
                <w:color w:val="000000"/>
              </w:rPr>
              <w:t>0.014</w:t>
            </w:r>
          </w:p>
        </w:tc>
        <w:tc>
          <w:tcPr>
            <w:tcW w:w="746" w:type="pct"/>
            <w:tcBorders>
              <w:top w:val="single" w:sz="4" w:space="0" w:color="auto"/>
            </w:tcBorders>
          </w:tcPr>
          <w:p w14:paraId="6B80AE49" w14:textId="4B99A3A1"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0.012</w:t>
            </w:r>
          </w:p>
        </w:tc>
        <w:tc>
          <w:tcPr>
            <w:tcW w:w="515" w:type="pct"/>
            <w:tcBorders>
              <w:top w:val="single" w:sz="4" w:space="0" w:color="auto"/>
            </w:tcBorders>
          </w:tcPr>
          <w:p w14:paraId="35CF1472" w14:textId="652F563F"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0.001</w:t>
            </w:r>
          </w:p>
        </w:tc>
        <w:tc>
          <w:tcPr>
            <w:tcW w:w="634" w:type="pct"/>
            <w:tcBorders>
              <w:top w:val="single" w:sz="4" w:space="0" w:color="auto"/>
            </w:tcBorders>
          </w:tcPr>
          <w:p w14:paraId="7166D1D4" w14:textId="527C1423" w:rsidR="00990FAA" w:rsidRPr="001A5031" w:rsidRDefault="00990FAA" w:rsidP="00990FAA">
            <w:pPr>
              <w:jc w:val="center"/>
              <w:rPr>
                <w:rFonts w:ascii="Times New Roman" w:hAnsi="Times New Roman" w:cs="Times New Roman"/>
                <w:color w:val="000000"/>
              </w:rPr>
            </w:pPr>
            <w:r w:rsidRPr="001A5031">
              <w:rPr>
                <w:rFonts w:ascii="Times New Roman" w:hAnsi="Times New Roman" w:cs="Times New Roman"/>
                <w:color w:val="000000"/>
              </w:rPr>
              <w:t>0.007</w:t>
            </w:r>
          </w:p>
        </w:tc>
        <w:tc>
          <w:tcPr>
            <w:tcW w:w="793" w:type="pct"/>
            <w:tcBorders>
              <w:top w:val="single" w:sz="4" w:space="0" w:color="auto"/>
            </w:tcBorders>
          </w:tcPr>
          <w:p w14:paraId="108CAD33" w14:textId="38FB8CB7" w:rsidR="00990FAA" w:rsidRPr="000C7CBA"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0.02</w:t>
            </w:r>
          </w:p>
        </w:tc>
        <w:tc>
          <w:tcPr>
            <w:tcW w:w="819" w:type="pct"/>
            <w:tcBorders>
              <w:top w:val="single" w:sz="4" w:space="0" w:color="auto"/>
            </w:tcBorders>
          </w:tcPr>
          <w:p w14:paraId="7329CCF4" w14:textId="607D3D85" w:rsidR="00990FAA" w:rsidRPr="003A3CCC"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0.034</w:t>
            </w:r>
          </w:p>
        </w:tc>
      </w:tr>
      <w:tr w:rsidR="00990FAA" w:rsidRPr="00DA22AD" w14:paraId="60729A50" w14:textId="25A8A4FA" w:rsidTr="00822DAC">
        <w:trPr>
          <w:jc w:val="center"/>
        </w:trPr>
        <w:tc>
          <w:tcPr>
            <w:tcW w:w="747" w:type="pct"/>
            <w:vAlign w:val="bottom"/>
          </w:tcPr>
          <w:p w14:paraId="6E5A5ACF" w14:textId="3FAE0A1B" w:rsidR="00990FAA" w:rsidRPr="00FF2C02" w:rsidRDefault="00990FAA" w:rsidP="00990FAA">
            <w:pPr>
              <w:jc w:val="center"/>
              <w:rPr>
                <w:rFonts w:ascii="Times New Roman" w:hAnsi="Times New Roman" w:cs="Times New Roman"/>
                <w:lang w:val="en-US"/>
              </w:rPr>
            </w:pPr>
            <m:oMathPara>
              <m:oMath>
                <m:r>
                  <w:rPr>
                    <w:rFonts w:ascii="Cambria Math" w:eastAsiaTheme="minorEastAsia" w:hAnsi="Cambria Math" w:cs="Times New Roman"/>
                    <w:color w:val="000000"/>
                    <w:lang w:val="en-US"/>
                  </w:rPr>
                  <m:t>K</m:t>
                </m:r>
              </m:oMath>
            </m:oMathPara>
          </w:p>
        </w:tc>
        <w:tc>
          <w:tcPr>
            <w:tcW w:w="746" w:type="pct"/>
            <w:vAlign w:val="bottom"/>
          </w:tcPr>
          <w:p w14:paraId="3B577942" w14:textId="673684E7" w:rsidR="00990FAA" w:rsidRPr="00505178"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60,438</w:t>
            </w:r>
          </w:p>
        </w:tc>
        <w:tc>
          <w:tcPr>
            <w:tcW w:w="746" w:type="pct"/>
            <w:vAlign w:val="bottom"/>
          </w:tcPr>
          <w:p w14:paraId="25D3B870" w14:textId="721410AB" w:rsidR="00990FAA" w:rsidRPr="00505178" w:rsidRDefault="00990FAA" w:rsidP="00990FAA">
            <w:pPr>
              <w:jc w:val="center"/>
              <w:rPr>
                <w:rFonts w:ascii="Times New Roman" w:hAnsi="Times New Roman" w:cs="Times New Roman"/>
                <w:color w:val="000000"/>
              </w:rPr>
            </w:pPr>
            <w:r w:rsidRPr="00505178">
              <w:rPr>
                <w:rFonts w:ascii="Times New Roman" w:hAnsi="Times New Roman" w:cs="Times New Roman"/>
                <w:color w:val="000000"/>
              </w:rPr>
              <w:t>58,090</w:t>
            </w:r>
          </w:p>
        </w:tc>
        <w:tc>
          <w:tcPr>
            <w:tcW w:w="515" w:type="pct"/>
            <w:vAlign w:val="bottom"/>
          </w:tcPr>
          <w:p w14:paraId="21A045C6" w14:textId="28178904" w:rsidR="00990FAA" w:rsidRPr="00505178"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33,331</w:t>
            </w:r>
          </w:p>
        </w:tc>
        <w:tc>
          <w:tcPr>
            <w:tcW w:w="634" w:type="pct"/>
            <w:vAlign w:val="bottom"/>
          </w:tcPr>
          <w:p w14:paraId="7ADA7B00" w14:textId="488613E3" w:rsidR="00990FAA" w:rsidRPr="00B36B36"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48,133</w:t>
            </w:r>
          </w:p>
        </w:tc>
        <w:tc>
          <w:tcPr>
            <w:tcW w:w="793" w:type="pct"/>
            <w:vAlign w:val="bottom"/>
          </w:tcPr>
          <w:p w14:paraId="2AAD967A" w14:textId="732A427F" w:rsidR="00990FAA" w:rsidRPr="00B36B36" w:rsidRDefault="00990FAA" w:rsidP="00990FAA">
            <w:pPr>
              <w:jc w:val="center"/>
              <w:rPr>
                <w:rFonts w:ascii="Times New Roman" w:hAnsi="Times New Roman" w:cs="Times New Roman"/>
                <w:color w:val="000000"/>
              </w:rPr>
            </w:pPr>
            <w:r w:rsidRPr="00B36B36">
              <w:rPr>
                <w:rFonts w:ascii="Times New Roman" w:hAnsi="Times New Roman" w:cs="Times New Roman"/>
                <w:color w:val="000000"/>
              </w:rPr>
              <w:t>70,332</w:t>
            </w:r>
          </w:p>
        </w:tc>
        <w:tc>
          <w:tcPr>
            <w:tcW w:w="819" w:type="pct"/>
            <w:vAlign w:val="bottom"/>
          </w:tcPr>
          <w:p w14:paraId="51CDD9DE" w14:textId="0351EB42" w:rsidR="00990FAA" w:rsidRPr="003A3CCC" w:rsidRDefault="00990FAA" w:rsidP="00990FAA">
            <w:pPr>
              <w:jc w:val="center"/>
              <w:rPr>
                <w:rFonts w:ascii="Times New Roman" w:hAnsi="Times New Roman" w:cs="Times New Roman"/>
                <w:color w:val="000000"/>
              </w:rPr>
            </w:pPr>
            <w:r w:rsidRPr="00C54F04">
              <w:rPr>
                <w:rFonts w:ascii="Times New Roman" w:hAnsi="Times New Roman" w:cs="Times New Roman"/>
                <w:color w:val="000000"/>
              </w:rPr>
              <w:t>100,707</w:t>
            </w:r>
          </w:p>
        </w:tc>
      </w:tr>
      <w:tr w:rsidR="00990FAA" w:rsidRPr="00DA22AD" w14:paraId="09B9939E" w14:textId="612C0BB0" w:rsidTr="00822DAC">
        <w:trPr>
          <w:jc w:val="center"/>
        </w:trPr>
        <w:tc>
          <w:tcPr>
            <w:tcW w:w="747" w:type="pct"/>
            <w:vAlign w:val="bottom"/>
          </w:tcPr>
          <w:p w14:paraId="01044A23" w14:textId="484D4759" w:rsidR="00990FAA" w:rsidRPr="00FF2C02" w:rsidRDefault="00B2688A" w:rsidP="00990FAA">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MSY</m:t>
                    </m:r>
                  </m:sub>
                </m:sSub>
              </m:oMath>
            </m:oMathPara>
          </w:p>
        </w:tc>
        <w:tc>
          <w:tcPr>
            <w:tcW w:w="746" w:type="pct"/>
            <w:vAlign w:val="bottom"/>
          </w:tcPr>
          <w:p w14:paraId="62354E97" w14:textId="1F7BE93D"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0.648</w:t>
            </w:r>
          </w:p>
        </w:tc>
        <w:tc>
          <w:tcPr>
            <w:tcW w:w="746" w:type="pct"/>
            <w:vAlign w:val="bottom"/>
          </w:tcPr>
          <w:p w14:paraId="3214F496" w14:textId="6D5DA47A"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0.647</w:t>
            </w:r>
          </w:p>
        </w:tc>
        <w:tc>
          <w:tcPr>
            <w:tcW w:w="515" w:type="pct"/>
            <w:vAlign w:val="bottom"/>
          </w:tcPr>
          <w:p w14:paraId="0ACDF443" w14:textId="70F80595" w:rsidR="00990FAA" w:rsidRPr="004F21DC" w:rsidRDefault="00990FAA" w:rsidP="00990FAA">
            <w:pPr>
              <w:jc w:val="center"/>
              <w:rPr>
                <w:rFonts w:ascii="Times New Roman" w:hAnsi="Times New Roman" w:cs="Times New Roman"/>
                <w:color w:val="000000"/>
              </w:rPr>
            </w:pPr>
            <w:r w:rsidRPr="004F21DC">
              <w:rPr>
                <w:rFonts w:ascii="Times New Roman" w:hAnsi="Times New Roman" w:cs="Times New Roman"/>
                <w:color w:val="000000"/>
              </w:rPr>
              <w:t>0.507</w:t>
            </w:r>
          </w:p>
        </w:tc>
        <w:tc>
          <w:tcPr>
            <w:tcW w:w="634" w:type="pct"/>
            <w:vAlign w:val="bottom"/>
          </w:tcPr>
          <w:p w14:paraId="697D47C4" w14:textId="02B18AAC" w:rsidR="00990FAA" w:rsidRPr="004F21DC" w:rsidRDefault="00990FAA" w:rsidP="00990FAA">
            <w:pPr>
              <w:jc w:val="center"/>
              <w:rPr>
                <w:rFonts w:ascii="Times New Roman" w:hAnsi="Times New Roman" w:cs="Times New Roman"/>
                <w:color w:val="000000"/>
              </w:rPr>
            </w:pPr>
            <w:r w:rsidRPr="00E6066A">
              <w:rPr>
                <w:rFonts w:ascii="Times New Roman" w:hAnsi="Times New Roman" w:cs="Times New Roman"/>
                <w:color w:val="000000"/>
              </w:rPr>
              <w:t>0.572</w:t>
            </w:r>
          </w:p>
        </w:tc>
        <w:tc>
          <w:tcPr>
            <w:tcW w:w="793" w:type="pct"/>
            <w:vAlign w:val="bottom"/>
          </w:tcPr>
          <w:p w14:paraId="063711FC" w14:textId="77B03B3B" w:rsidR="00990FAA" w:rsidRPr="00E6066A" w:rsidRDefault="00990FAA" w:rsidP="00990FAA">
            <w:pPr>
              <w:jc w:val="center"/>
              <w:rPr>
                <w:rFonts w:ascii="Times New Roman" w:hAnsi="Times New Roman" w:cs="Times New Roman"/>
                <w:color w:val="000000"/>
              </w:rPr>
            </w:pPr>
            <w:r w:rsidRPr="00E6066A">
              <w:rPr>
                <w:rFonts w:ascii="Times New Roman" w:hAnsi="Times New Roman" w:cs="Times New Roman"/>
                <w:color w:val="000000"/>
              </w:rPr>
              <w:t>0.724</w:t>
            </w:r>
          </w:p>
        </w:tc>
        <w:tc>
          <w:tcPr>
            <w:tcW w:w="819" w:type="pct"/>
            <w:vAlign w:val="bottom"/>
          </w:tcPr>
          <w:p w14:paraId="71C94A4F" w14:textId="233F388E" w:rsidR="00990FAA" w:rsidRPr="003A3CCC" w:rsidRDefault="00990FAA" w:rsidP="00990FAA">
            <w:pPr>
              <w:jc w:val="center"/>
              <w:rPr>
                <w:rFonts w:ascii="Times New Roman" w:hAnsi="Times New Roman" w:cs="Times New Roman"/>
                <w:color w:val="000000"/>
              </w:rPr>
            </w:pPr>
            <w:r w:rsidRPr="00C54F04">
              <w:rPr>
                <w:rFonts w:ascii="Times New Roman" w:hAnsi="Times New Roman" w:cs="Times New Roman"/>
                <w:color w:val="000000"/>
              </w:rPr>
              <w:t>0.792</w:t>
            </w:r>
          </w:p>
        </w:tc>
      </w:tr>
      <w:tr w:rsidR="00085C08" w:rsidRPr="00DA22AD" w14:paraId="60E10F7D" w14:textId="52349DB4" w:rsidTr="00822DAC">
        <w:trPr>
          <w:jc w:val="center"/>
        </w:trPr>
        <w:tc>
          <w:tcPr>
            <w:tcW w:w="747" w:type="pct"/>
            <w:vAlign w:val="bottom"/>
          </w:tcPr>
          <w:p w14:paraId="4634DC9B" w14:textId="2805408A" w:rsidR="00085C08" w:rsidRPr="00FF2C02" w:rsidRDefault="00B2688A" w:rsidP="00085C08">
            <w:pPr>
              <w:jc w:val="center"/>
              <w:rPr>
                <w:rFonts w:ascii="Times New Roman" w:hAnsi="Times New Roman" w:cs="Times New Roman"/>
                <w:lang w:val="en-US"/>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oMath>
            </m:oMathPara>
          </w:p>
        </w:tc>
        <w:tc>
          <w:tcPr>
            <w:tcW w:w="746" w:type="pct"/>
            <w:vAlign w:val="bottom"/>
          </w:tcPr>
          <w:p w14:paraId="2EEC2D88" w14:textId="0317AAF4"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0.0004</w:t>
            </w:r>
          </w:p>
        </w:tc>
        <w:tc>
          <w:tcPr>
            <w:tcW w:w="746" w:type="pct"/>
            <w:vAlign w:val="bottom"/>
          </w:tcPr>
          <w:p w14:paraId="359B8350" w14:textId="400886F6"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0.0004</w:t>
            </w:r>
          </w:p>
        </w:tc>
        <w:tc>
          <w:tcPr>
            <w:tcW w:w="515" w:type="pct"/>
            <w:vAlign w:val="bottom"/>
          </w:tcPr>
          <w:p w14:paraId="4545FA0C" w14:textId="15368737"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0.0001</w:t>
            </w:r>
          </w:p>
        </w:tc>
        <w:tc>
          <w:tcPr>
            <w:tcW w:w="634" w:type="pct"/>
            <w:vAlign w:val="bottom"/>
          </w:tcPr>
          <w:p w14:paraId="325F8DBD" w14:textId="45CE5639"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0.0002</w:t>
            </w:r>
          </w:p>
        </w:tc>
        <w:tc>
          <w:tcPr>
            <w:tcW w:w="793" w:type="pct"/>
            <w:vAlign w:val="bottom"/>
          </w:tcPr>
          <w:p w14:paraId="16CD667A" w14:textId="4AEFF900" w:rsidR="00085C08" w:rsidRPr="00E6066A" w:rsidRDefault="00085C08" w:rsidP="00085C08">
            <w:pPr>
              <w:jc w:val="center"/>
              <w:rPr>
                <w:rFonts w:ascii="Times New Roman" w:hAnsi="Times New Roman" w:cs="Times New Roman"/>
                <w:color w:val="000000"/>
              </w:rPr>
            </w:pPr>
            <w:r w:rsidRPr="00E6066A">
              <w:rPr>
                <w:rFonts w:ascii="Times New Roman" w:hAnsi="Times New Roman" w:cs="Times New Roman"/>
                <w:color w:val="000000"/>
              </w:rPr>
              <w:t>0.0005</w:t>
            </w:r>
          </w:p>
        </w:tc>
        <w:tc>
          <w:tcPr>
            <w:tcW w:w="819" w:type="pct"/>
            <w:vAlign w:val="bottom"/>
          </w:tcPr>
          <w:p w14:paraId="4792D689" w14:textId="6D1F85F5" w:rsidR="00085C08" w:rsidRPr="003A3CCC" w:rsidRDefault="00085C08" w:rsidP="00085C08">
            <w:pPr>
              <w:jc w:val="center"/>
              <w:rPr>
                <w:rFonts w:ascii="Times New Roman" w:hAnsi="Times New Roman" w:cs="Times New Roman"/>
                <w:color w:val="000000"/>
              </w:rPr>
            </w:pPr>
            <w:r w:rsidRPr="00C54F04">
              <w:rPr>
                <w:rFonts w:ascii="Times New Roman" w:hAnsi="Times New Roman" w:cs="Times New Roman"/>
                <w:color w:val="000000"/>
              </w:rPr>
              <w:t>0.0006</w:t>
            </w:r>
          </w:p>
        </w:tc>
      </w:tr>
      <w:tr w:rsidR="00085C08" w:rsidRPr="00DA22AD" w14:paraId="766E91D2" w14:textId="673D1EEF" w:rsidTr="00822DAC">
        <w:trPr>
          <w:jc w:val="center"/>
        </w:trPr>
        <w:tc>
          <w:tcPr>
            <w:tcW w:w="747" w:type="pct"/>
            <w:vAlign w:val="bottom"/>
          </w:tcPr>
          <w:p w14:paraId="1B3F3CF2" w14:textId="5D8362E5" w:rsidR="00085C08" w:rsidRPr="00FF2C02" w:rsidRDefault="00B2688A" w:rsidP="00085C0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Min</m:t>
                    </m:r>
                  </m:sub>
                </m:sSub>
              </m:oMath>
            </m:oMathPara>
          </w:p>
        </w:tc>
        <w:tc>
          <w:tcPr>
            <w:tcW w:w="746" w:type="pct"/>
            <w:vAlign w:val="bottom"/>
          </w:tcPr>
          <w:p w14:paraId="12DC49BD" w14:textId="6F8E6E36"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1,940</w:t>
            </w:r>
          </w:p>
        </w:tc>
        <w:tc>
          <w:tcPr>
            <w:tcW w:w="746" w:type="pct"/>
            <w:vAlign w:val="bottom"/>
          </w:tcPr>
          <w:p w14:paraId="28059BFF" w14:textId="5F842E7D"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1,802</w:t>
            </w:r>
          </w:p>
        </w:tc>
        <w:tc>
          <w:tcPr>
            <w:tcW w:w="515" w:type="pct"/>
            <w:vAlign w:val="bottom"/>
          </w:tcPr>
          <w:p w14:paraId="43E7B3C1" w14:textId="72687AA6"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354</w:t>
            </w:r>
          </w:p>
        </w:tc>
        <w:tc>
          <w:tcPr>
            <w:tcW w:w="634" w:type="pct"/>
            <w:vAlign w:val="bottom"/>
          </w:tcPr>
          <w:p w14:paraId="1919050A" w14:textId="0F8EDA52"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950</w:t>
            </w:r>
          </w:p>
        </w:tc>
        <w:tc>
          <w:tcPr>
            <w:tcW w:w="793" w:type="pct"/>
            <w:vAlign w:val="bottom"/>
          </w:tcPr>
          <w:p w14:paraId="6FE31A23" w14:textId="02EA699A"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2,888</w:t>
            </w:r>
          </w:p>
        </w:tc>
        <w:tc>
          <w:tcPr>
            <w:tcW w:w="819" w:type="pct"/>
            <w:vAlign w:val="bottom"/>
          </w:tcPr>
          <w:p w14:paraId="2ED89682" w14:textId="73CCE84D" w:rsidR="00085C08" w:rsidRPr="003A3CCC" w:rsidRDefault="00085C08" w:rsidP="00085C08">
            <w:pPr>
              <w:jc w:val="center"/>
              <w:rPr>
                <w:rFonts w:ascii="Times New Roman" w:hAnsi="Times New Roman" w:cs="Times New Roman"/>
                <w:color w:val="000000"/>
              </w:rPr>
            </w:pPr>
            <w:r w:rsidRPr="00C54F04">
              <w:rPr>
                <w:rFonts w:ascii="Times New Roman" w:hAnsi="Times New Roman" w:cs="Times New Roman"/>
                <w:color w:val="000000"/>
              </w:rPr>
              <w:t>3,966</w:t>
            </w:r>
          </w:p>
        </w:tc>
      </w:tr>
      <w:tr w:rsidR="00085C08" w:rsidRPr="00DA22AD" w14:paraId="024E7321" w14:textId="4612D158" w:rsidTr="00822DAC">
        <w:trPr>
          <w:jc w:val="center"/>
        </w:trPr>
        <w:tc>
          <w:tcPr>
            <w:tcW w:w="747" w:type="pct"/>
            <w:vAlign w:val="bottom"/>
          </w:tcPr>
          <w:p w14:paraId="1D16703D" w14:textId="6195A640" w:rsidR="00085C08" w:rsidRPr="00FF2C02" w:rsidRDefault="00B2688A" w:rsidP="00085C0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2021</m:t>
                    </m:r>
                  </m:sub>
                </m:sSub>
              </m:oMath>
            </m:oMathPara>
          </w:p>
        </w:tc>
        <w:tc>
          <w:tcPr>
            <w:tcW w:w="746" w:type="pct"/>
            <w:vAlign w:val="bottom"/>
          </w:tcPr>
          <w:p w14:paraId="5D8A4BD5" w14:textId="14B9DAD5"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4,804</w:t>
            </w:r>
          </w:p>
        </w:tc>
        <w:tc>
          <w:tcPr>
            <w:tcW w:w="746" w:type="pct"/>
            <w:vAlign w:val="bottom"/>
          </w:tcPr>
          <w:p w14:paraId="1D8C23EA" w14:textId="3C088F7B"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4,750</w:t>
            </w:r>
          </w:p>
        </w:tc>
        <w:tc>
          <w:tcPr>
            <w:tcW w:w="515" w:type="pct"/>
            <w:vAlign w:val="bottom"/>
          </w:tcPr>
          <w:p w14:paraId="5C022C97" w14:textId="3EBE7DC2"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3,858</w:t>
            </w:r>
          </w:p>
        </w:tc>
        <w:tc>
          <w:tcPr>
            <w:tcW w:w="634" w:type="pct"/>
            <w:vAlign w:val="bottom"/>
          </w:tcPr>
          <w:p w14:paraId="6C1A2580" w14:textId="5B09B809"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4,412</w:t>
            </w:r>
          </w:p>
        </w:tc>
        <w:tc>
          <w:tcPr>
            <w:tcW w:w="793" w:type="pct"/>
            <w:vAlign w:val="bottom"/>
          </w:tcPr>
          <w:p w14:paraId="421D8A46" w14:textId="7DB77B23" w:rsidR="00085C08" w:rsidRPr="00051E62"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5,149</w:t>
            </w:r>
          </w:p>
        </w:tc>
        <w:tc>
          <w:tcPr>
            <w:tcW w:w="819" w:type="pct"/>
            <w:vAlign w:val="bottom"/>
          </w:tcPr>
          <w:p w14:paraId="5AF5E7D2" w14:textId="02FBEE4C" w:rsidR="00085C08" w:rsidRPr="003A3CCC" w:rsidRDefault="00085C08" w:rsidP="00085C08">
            <w:pPr>
              <w:jc w:val="center"/>
              <w:rPr>
                <w:rFonts w:ascii="Times New Roman" w:hAnsi="Times New Roman" w:cs="Times New Roman"/>
                <w:color w:val="000000"/>
              </w:rPr>
            </w:pPr>
            <w:r w:rsidRPr="00051E62">
              <w:rPr>
                <w:rFonts w:ascii="Times New Roman" w:hAnsi="Times New Roman" w:cs="Times New Roman"/>
                <w:color w:val="000000"/>
              </w:rPr>
              <w:t>6,024</w:t>
            </w:r>
          </w:p>
        </w:tc>
      </w:tr>
      <w:tr w:rsidR="00032148" w:rsidRPr="00DA22AD" w14:paraId="0AA273CE" w14:textId="26CB4EBD" w:rsidTr="00822DAC">
        <w:trPr>
          <w:jc w:val="center"/>
        </w:trPr>
        <w:tc>
          <w:tcPr>
            <w:tcW w:w="747" w:type="pct"/>
            <w:vAlign w:val="bottom"/>
          </w:tcPr>
          <w:p w14:paraId="2837FF49" w14:textId="59B6DD94" w:rsidR="00032148" w:rsidRPr="00FF2C02" w:rsidRDefault="00B2688A" w:rsidP="00032148">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N</m:t>
                    </m:r>
                  </m:e>
                  <m:sub>
                    <m:r>
                      <w:rPr>
                        <w:rFonts w:ascii="Cambria Math" w:hAnsi="Cambria Math" w:cs="Times New Roman"/>
                        <w:color w:val="000000"/>
                      </w:rPr>
                      <m:t>2030</m:t>
                    </m:r>
                  </m:sub>
                </m:sSub>
              </m:oMath>
            </m:oMathPara>
          </w:p>
        </w:tc>
        <w:tc>
          <w:tcPr>
            <w:tcW w:w="746" w:type="pct"/>
            <w:vAlign w:val="bottom"/>
          </w:tcPr>
          <w:p w14:paraId="15E6CA05" w14:textId="78CF61D6"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5,485</w:t>
            </w:r>
          </w:p>
        </w:tc>
        <w:tc>
          <w:tcPr>
            <w:tcW w:w="746" w:type="pct"/>
            <w:vAlign w:val="bottom"/>
          </w:tcPr>
          <w:p w14:paraId="51E0E853" w14:textId="7C3C31A0"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5,316</w:t>
            </w:r>
          </w:p>
        </w:tc>
        <w:tc>
          <w:tcPr>
            <w:tcW w:w="515" w:type="pct"/>
            <w:vAlign w:val="bottom"/>
          </w:tcPr>
          <w:p w14:paraId="20A673FE" w14:textId="6CB52362"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3,897</w:t>
            </w:r>
          </w:p>
        </w:tc>
        <w:tc>
          <w:tcPr>
            <w:tcW w:w="634" w:type="pct"/>
            <w:vAlign w:val="bottom"/>
          </w:tcPr>
          <w:p w14:paraId="59294DA7" w14:textId="041F54A3"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4,708</w:t>
            </w:r>
          </w:p>
        </w:tc>
        <w:tc>
          <w:tcPr>
            <w:tcW w:w="793" w:type="pct"/>
            <w:vAlign w:val="bottom"/>
          </w:tcPr>
          <w:p w14:paraId="2094E1AD" w14:textId="6A0837D9" w:rsidR="00032148" w:rsidRPr="00051E62"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6,087</w:t>
            </w:r>
          </w:p>
        </w:tc>
        <w:tc>
          <w:tcPr>
            <w:tcW w:w="819" w:type="pct"/>
            <w:vAlign w:val="bottom"/>
          </w:tcPr>
          <w:p w14:paraId="60986E44" w14:textId="49FC394E"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7,967</w:t>
            </w:r>
          </w:p>
        </w:tc>
      </w:tr>
      <w:tr w:rsidR="00032148" w:rsidRPr="00DA22AD" w14:paraId="5F56E0E2" w14:textId="52CB1D17" w:rsidTr="00822DAC">
        <w:trPr>
          <w:jc w:val="center"/>
        </w:trPr>
        <w:tc>
          <w:tcPr>
            <w:tcW w:w="747" w:type="pct"/>
            <w:vAlign w:val="bottom"/>
          </w:tcPr>
          <w:p w14:paraId="06612644" w14:textId="23E7C380" w:rsidR="00032148" w:rsidRDefault="00B2688A"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Max</m:t>
                    </m:r>
                  </m:sub>
                </m:sSub>
              </m:oMath>
            </m:oMathPara>
          </w:p>
        </w:tc>
        <w:tc>
          <w:tcPr>
            <w:tcW w:w="746" w:type="pct"/>
            <w:vAlign w:val="bottom"/>
          </w:tcPr>
          <w:p w14:paraId="5805BDDE" w14:textId="6C2F4EFC"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0.031</w:t>
            </w:r>
          </w:p>
        </w:tc>
        <w:tc>
          <w:tcPr>
            <w:tcW w:w="746" w:type="pct"/>
            <w:vAlign w:val="bottom"/>
          </w:tcPr>
          <w:p w14:paraId="6F51CC35" w14:textId="6DF60331"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0.03</w:t>
            </w:r>
          </w:p>
        </w:tc>
        <w:tc>
          <w:tcPr>
            <w:tcW w:w="515" w:type="pct"/>
            <w:vAlign w:val="bottom"/>
          </w:tcPr>
          <w:p w14:paraId="3013EFF0" w14:textId="11E57380"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0.008</w:t>
            </w:r>
          </w:p>
        </w:tc>
        <w:tc>
          <w:tcPr>
            <w:tcW w:w="634" w:type="pct"/>
            <w:vAlign w:val="bottom"/>
          </w:tcPr>
          <w:p w14:paraId="07E88635" w14:textId="2A8CC35A"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0.018</w:t>
            </w:r>
          </w:p>
        </w:tc>
        <w:tc>
          <w:tcPr>
            <w:tcW w:w="793" w:type="pct"/>
            <w:vAlign w:val="bottom"/>
          </w:tcPr>
          <w:p w14:paraId="7E7165AF" w14:textId="752F22F7"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0.042</w:t>
            </w:r>
          </w:p>
        </w:tc>
        <w:tc>
          <w:tcPr>
            <w:tcW w:w="819" w:type="pct"/>
            <w:vAlign w:val="bottom"/>
          </w:tcPr>
          <w:p w14:paraId="5527D4E5" w14:textId="2C5D64AE"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0.067</w:t>
            </w:r>
          </w:p>
        </w:tc>
      </w:tr>
      <w:tr w:rsidR="00032148" w:rsidRPr="00DA22AD" w14:paraId="1A0F4E7A" w14:textId="741F315A" w:rsidTr="00822DAC">
        <w:trPr>
          <w:jc w:val="center"/>
        </w:trPr>
        <w:tc>
          <w:tcPr>
            <w:tcW w:w="747" w:type="pct"/>
            <w:vAlign w:val="bottom"/>
          </w:tcPr>
          <w:p w14:paraId="4E124B92" w14:textId="401AB8DC" w:rsidR="00032148" w:rsidRDefault="00B2688A"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2021</m:t>
                    </m:r>
                  </m:sub>
                </m:sSub>
              </m:oMath>
            </m:oMathPara>
          </w:p>
        </w:tc>
        <w:tc>
          <w:tcPr>
            <w:tcW w:w="746" w:type="pct"/>
            <w:vAlign w:val="bottom"/>
          </w:tcPr>
          <w:p w14:paraId="2EEA0DE3" w14:textId="15EC1FE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0.087</w:t>
            </w:r>
          </w:p>
        </w:tc>
        <w:tc>
          <w:tcPr>
            <w:tcW w:w="746" w:type="pct"/>
            <w:vAlign w:val="bottom"/>
          </w:tcPr>
          <w:p w14:paraId="64237BE1" w14:textId="1E91DA8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0.082</w:t>
            </w:r>
          </w:p>
        </w:tc>
        <w:tc>
          <w:tcPr>
            <w:tcW w:w="515" w:type="pct"/>
            <w:vAlign w:val="bottom"/>
          </w:tcPr>
          <w:p w14:paraId="40544C57" w14:textId="5C7A6568"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0.043</w:t>
            </w:r>
          </w:p>
        </w:tc>
        <w:tc>
          <w:tcPr>
            <w:tcW w:w="634" w:type="pct"/>
            <w:vAlign w:val="bottom"/>
          </w:tcPr>
          <w:p w14:paraId="7D018B21" w14:textId="5E912F3B"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0.065</w:t>
            </w:r>
          </w:p>
        </w:tc>
        <w:tc>
          <w:tcPr>
            <w:tcW w:w="793" w:type="pct"/>
            <w:vAlign w:val="bottom"/>
          </w:tcPr>
          <w:p w14:paraId="3F4375E9" w14:textId="02CDCC38"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0.104</w:t>
            </w:r>
          </w:p>
        </w:tc>
        <w:tc>
          <w:tcPr>
            <w:tcW w:w="819" w:type="pct"/>
            <w:vAlign w:val="bottom"/>
          </w:tcPr>
          <w:p w14:paraId="6BB53391" w14:textId="2C203565"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0.161</w:t>
            </w:r>
          </w:p>
        </w:tc>
      </w:tr>
      <w:tr w:rsidR="00032148" w:rsidRPr="00DA22AD" w14:paraId="27950F54" w14:textId="218834D8" w:rsidTr="00822DAC">
        <w:trPr>
          <w:jc w:val="center"/>
        </w:trPr>
        <w:tc>
          <w:tcPr>
            <w:tcW w:w="747" w:type="pct"/>
            <w:tcBorders>
              <w:bottom w:val="single" w:sz="4" w:space="0" w:color="auto"/>
            </w:tcBorders>
            <w:vAlign w:val="bottom"/>
          </w:tcPr>
          <w:p w14:paraId="030FF8A1" w14:textId="2CC40211" w:rsidR="00032148" w:rsidRDefault="00B2688A" w:rsidP="00032148">
            <w:pPr>
              <w:jc w:val="center"/>
              <w:rPr>
                <w:rFonts w:ascii="Calibri" w:eastAsia="Calibri" w:hAnsi="Calibri"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P</m:t>
                    </m:r>
                  </m:e>
                  <m:sub>
                    <m:r>
                      <w:rPr>
                        <w:rFonts w:ascii="Cambria Math" w:hAnsi="Cambria Math" w:cs="Times New Roman"/>
                        <w:color w:val="000000"/>
                      </w:rPr>
                      <m:t>2030</m:t>
                    </m:r>
                  </m:sub>
                </m:sSub>
              </m:oMath>
            </m:oMathPara>
          </w:p>
        </w:tc>
        <w:tc>
          <w:tcPr>
            <w:tcW w:w="746" w:type="pct"/>
            <w:tcBorders>
              <w:bottom w:val="single" w:sz="4" w:space="0" w:color="auto"/>
            </w:tcBorders>
            <w:vAlign w:val="bottom"/>
          </w:tcPr>
          <w:p w14:paraId="16C1EAD8" w14:textId="6AAD2E3F"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0.101</w:t>
            </w:r>
          </w:p>
        </w:tc>
        <w:tc>
          <w:tcPr>
            <w:tcW w:w="746" w:type="pct"/>
            <w:tcBorders>
              <w:bottom w:val="single" w:sz="4" w:space="0" w:color="auto"/>
            </w:tcBorders>
            <w:vAlign w:val="bottom"/>
          </w:tcPr>
          <w:p w14:paraId="285B1659" w14:textId="10D40D77"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0.092</w:t>
            </w:r>
          </w:p>
        </w:tc>
        <w:tc>
          <w:tcPr>
            <w:tcW w:w="515" w:type="pct"/>
            <w:tcBorders>
              <w:bottom w:val="single" w:sz="4" w:space="0" w:color="auto"/>
            </w:tcBorders>
            <w:vAlign w:val="bottom"/>
          </w:tcPr>
          <w:p w14:paraId="49750F73" w14:textId="32155B42"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0.044</w:t>
            </w:r>
          </w:p>
        </w:tc>
        <w:tc>
          <w:tcPr>
            <w:tcW w:w="634" w:type="pct"/>
            <w:tcBorders>
              <w:bottom w:val="single" w:sz="4" w:space="0" w:color="auto"/>
            </w:tcBorders>
            <w:vAlign w:val="bottom"/>
          </w:tcPr>
          <w:p w14:paraId="2ADE94AE" w14:textId="785AC253"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0.07</w:t>
            </w:r>
          </w:p>
        </w:tc>
        <w:tc>
          <w:tcPr>
            <w:tcW w:w="793" w:type="pct"/>
            <w:tcBorders>
              <w:bottom w:val="single" w:sz="4" w:space="0" w:color="auto"/>
            </w:tcBorders>
            <w:vAlign w:val="bottom"/>
          </w:tcPr>
          <w:p w14:paraId="37FAB240" w14:textId="4CDDD1B4"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0.123</w:t>
            </w:r>
          </w:p>
        </w:tc>
        <w:tc>
          <w:tcPr>
            <w:tcW w:w="819" w:type="pct"/>
            <w:tcBorders>
              <w:bottom w:val="single" w:sz="4" w:space="0" w:color="auto"/>
            </w:tcBorders>
            <w:vAlign w:val="bottom"/>
          </w:tcPr>
          <w:p w14:paraId="015FFCFE" w14:textId="6215A3CC" w:rsidR="00032148" w:rsidRPr="003A3CCC" w:rsidRDefault="00032148" w:rsidP="00032148">
            <w:pPr>
              <w:jc w:val="center"/>
              <w:rPr>
                <w:rFonts w:ascii="Times New Roman" w:hAnsi="Times New Roman" w:cs="Times New Roman"/>
                <w:color w:val="000000"/>
              </w:rPr>
            </w:pPr>
            <w:r w:rsidRPr="00051E62">
              <w:rPr>
                <w:rFonts w:ascii="Times New Roman" w:hAnsi="Times New Roman" w:cs="Times New Roman"/>
                <w:color w:val="000000"/>
              </w:rPr>
              <w:t>0.209</w:t>
            </w:r>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095E063B" w:rsidR="00CF1422" w:rsidRDefault="00A05FB3" w:rsidP="00A05FB3">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proofErr w:type="spellStart"/>
      <w:r w:rsidRPr="00607514">
        <w:rPr>
          <w:rFonts w:ascii="Times New Roman" w:hAnsi="Times New Roman" w:cs="Times New Roman"/>
          <w:i/>
          <w:iCs/>
          <w:lang w:val="en-US"/>
        </w:rPr>
        <w:t>Eubalaena</w:t>
      </w:r>
      <w:proofErr w:type="spellEnd"/>
      <w:r w:rsidRPr="00607514">
        <w:rPr>
          <w:rFonts w:ascii="Times New Roman" w:hAnsi="Times New Roman" w:cs="Times New Roman"/>
          <w:i/>
          <w:iCs/>
          <w:lang w:val="en-US"/>
        </w:rPr>
        <w:t xml:space="preserve"> australis</w:t>
      </w:r>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Península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w:t>
      </w:r>
      <w:r w:rsidR="00154BE9">
        <w:rPr>
          <w:rFonts w:ascii="Times New Roman" w:hAnsi="Times New Roman" w:cs="Times New Roman"/>
          <w:color w:val="000000"/>
          <w:lang w:val="en-GB"/>
        </w:rPr>
        <w:t>76</w:t>
      </w:r>
      <w:r w:rsidR="006C7FD6">
        <w:rPr>
          <w:rFonts w:ascii="Times New Roman" w:hAnsi="Times New Roman" w:cs="Times New Roman"/>
          <w:color w:val="000000"/>
          <w:lang w:val="en-GB"/>
        </w:rPr>
        <w:t>]</w:t>
      </w:r>
      <w:r w:rsidR="006C7FD6" w:rsidRPr="007F434E">
        <w:rPr>
          <w:rFonts w:ascii="Times New Roman" w:hAnsi="Times New Roman" w:cs="Times New Roman"/>
          <w:color w:val="000000"/>
          <w:lang w:val="en-GB"/>
        </w:rPr>
        <w:t xml:space="preserve"> </w:t>
      </w:r>
      <w:proofErr w:type="gramStart"/>
      <w:r w:rsidR="006C7FD6" w:rsidRPr="007F434E">
        <w:rPr>
          <w:rFonts w:ascii="Times New Roman" w:hAnsi="Times New Roman" w:cs="Times New Roman"/>
          <w:color w:val="000000"/>
          <w:lang w:val="en-GB"/>
        </w:rPr>
        <w:t>through the</w:t>
      </w:r>
      <w:r w:rsidR="006C7FD6">
        <w:rPr>
          <w:rFonts w:ascii="Times New Roman" w:hAnsi="Times New Roman" w:cs="Times New Roman"/>
          <w:color w:val="000000"/>
          <w:lang w:val="en-GB"/>
        </w:rPr>
        <w:t xml:space="preserve"> use of</w:t>
      </w:r>
      <w:proofErr w:type="gramEnd"/>
      <w:r w:rsidR="006C7FD6">
        <w:rPr>
          <w:rFonts w:ascii="Times New Roman" w:hAnsi="Times New Roman" w:cs="Times New Roman"/>
          <w:color w:val="000000"/>
          <w:lang w:val="en-GB"/>
        </w:rPr>
        <w:t xml:space="preserve"> </w:t>
      </w:r>
      <w:proofErr w:type="spellStart"/>
      <w:r w:rsidR="006C7FD6">
        <w:rPr>
          <w:rFonts w:ascii="Times New Roman" w:hAnsi="Times New Roman" w:cs="Times New Roman"/>
          <w:color w:val="000000"/>
          <w:lang w:val="en-GB"/>
        </w:rPr>
        <w:t>marmap</w:t>
      </w:r>
      <w:proofErr w:type="spellEnd"/>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w:t>
      </w:r>
      <w:r w:rsidR="00E66D4F">
        <w:rPr>
          <w:rFonts w:ascii="Times New Roman" w:hAnsi="Times New Roman" w:cs="Times New Roman"/>
          <w:color w:val="000000"/>
          <w:lang w:val="en-GB"/>
        </w:rPr>
        <w:t>14</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w:t>
      </w:r>
      <w:r w:rsidR="00E66D4F">
        <w:rPr>
          <w:rFonts w:ascii="Times New Roman" w:hAnsi="Times New Roman" w:cs="Times New Roman"/>
          <w:color w:val="000000"/>
          <w:lang w:val="en-GB"/>
        </w:rPr>
        <w:t>15</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66C5CFB7" w14:textId="77777777" w:rsidR="00CF1422" w:rsidRDefault="00CF1422">
      <w:pPr>
        <w:rPr>
          <w:rFonts w:ascii="Times New Roman" w:hAnsi="Times New Roman" w:cs="Times New Roman"/>
          <w:lang w:val="en-US"/>
        </w:rPr>
      </w:pPr>
      <w:r>
        <w:rPr>
          <w:rFonts w:ascii="Times New Roman" w:hAnsi="Times New Roman" w:cs="Times New Roman"/>
          <w:lang w:val="en-US"/>
        </w:rPr>
        <w:br w:type="page"/>
      </w:r>
    </w:p>
    <w:p w14:paraId="2CCCDBB4" w14:textId="7ED96FEA" w:rsidR="00A05FB3" w:rsidRDefault="00FD737B" w:rsidP="00C54F04">
      <w:pPr>
        <w:spacing w:after="0" w:line="360" w:lineRule="auto"/>
        <w:rPr>
          <w:rFonts w:ascii="Times New Roman" w:hAnsi="Times New Roman" w:cs="Times New Roman"/>
          <w:lang w:val="en-US"/>
        </w:rPr>
      </w:pPr>
      <w:r>
        <w:rPr>
          <w:noProof/>
        </w:rPr>
        <w:lastRenderedPageBreak/>
        <w:drawing>
          <wp:inline distT="0" distB="0" distL="0" distR="0" wp14:anchorId="610A320F" wp14:editId="3E0A4C66">
            <wp:extent cx="5400040" cy="2833370"/>
            <wp:effectExtent l="0" t="0" r="0" b="508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33370"/>
                    </a:xfrm>
                    <a:prstGeom prst="rect">
                      <a:avLst/>
                    </a:prstGeom>
                    <a:noFill/>
                    <a:ln>
                      <a:noFill/>
                    </a:ln>
                  </pic:spPr>
                </pic:pic>
              </a:graphicData>
            </a:graphic>
          </wp:inline>
        </w:drawing>
      </w:r>
    </w:p>
    <w:p w14:paraId="11FAB2B1" w14:textId="2D54124C" w:rsidR="0085593E" w:rsidRDefault="00A05FB3" w:rsidP="00A05FB3">
      <w:pPr>
        <w:spacing w:after="0" w:line="360" w:lineRule="auto"/>
        <w:rPr>
          <w:rFonts w:ascii="Times New Roman" w:eastAsiaTheme="minorEastAsia" w:hAnsi="Times New Roman" w:cs="Times New Roman"/>
          <w:lang w:val="en-GB"/>
        </w:rPr>
      </w:pPr>
      <w:r w:rsidRPr="00103B40">
        <w:rPr>
          <w:rFonts w:ascii="Times New Roman" w:hAnsi="Times New Roman" w:cs="Times New Roman"/>
          <w:lang w:val="en-US"/>
        </w:rPr>
        <w:t xml:space="preserve">Figure 2. </w:t>
      </w:r>
      <w:r w:rsidR="00C01A22">
        <w:rPr>
          <w:rFonts w:ascii="Times New Roman" w:hAnsi="Times New Roman" w:cs="Times New Roman"/>
          <w:lang w:val="en-US"/>
        </w:rPr>
        <w:t>Model averaged p</w:t>
      </w:r>
      <w:r w:rsidRPr="00103B40">
        <w:rPr>
          <w:rFonts w:ascii="Times New Roman" w:hAnsi="Times New Roman" w:cs="Times New Roman"/>
          <w:lang w:val="en-US"/>
        </w:rPr>
        <w:t>opulation trajectories</w:t>
      </w:r>
      <w:r w:rsidR="001E6D5C">
        <w:rPr>
          <w:rFonts w:ascii="Times New Roman" w:hAnsi="Times New Roman" w:cs="Times New Roman"/>
          <w:lang w:val="en-US"/>
        </w:rPr>
        <w:t xml:space="preserve"> (blue lines)</w:t>
      </w:r>
      <w:r w:rsidRPr="00103B40">
        <w:rPr>
          <w:rFonts w:ascii="Times New Roman" w:hAnsi="Times New Roman" w:cs="Times New Roman"/>
          <w:lang w:val="en-US"/>
        </w:rPr>
        <w:t xml:space="preserve"> and time series of </w:t>
      </w:r>
      <w:r w:rsidR="001E6D5C">
        <w:rPr>
          <w:rFonts w:ascii="Times New Roman" w:hAnsi="Times New Roman" w:cs="Times New Roman"/>
          <w:lang w:val="en-US"/>
        </w:rPr>
        <w:t xml:space="preserve">estimated </w:t>
      </w:r>
      <w:r w:rsidRPr="00103B40">
        <w:rPr>
          <w:rFonts w:ascii="Times New Roman" w:hAnsi="Times New Roman" w:cs="Times New Roman"/>
          <w:lang w:val="en-US"/>
        </w:rPr>
        <w:t xml:space="preserve">catches </w:t>
      </w:r>
      <w:r w:rsidR="001E6D5C">
        <w:rPr>
          <w:rFonts w:ascii="Times New Roman" w:hAnsi="Times New Roman" w:cs="Times New Roman"/>
          <w:lang w:val="en-US"/>
        </w:rPr>
        <w:t xml:space="preserve">(red lines) </w:t>
      </w:r>
      <w:r w:rsidRPr="00103B40">
        <w:rPr>
          <w:rFonts w:ascii="Times New Roman" w:hAnsi="Times New Roman" w:cs="Times New Roman"/>
          <w:lang w:val="en-US"/>
        </w:rPr>
        <w:t xml:space="preserve">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proofErr w:type="spellStart"/>
      <w:r w:rsidRPr="00103B40">
        <w:rPr>
          <w:rFonts w:ascii="Times New Roman" w:hAnsi="Times New Roman" w:cs="Times New Roman"/>
          <w:i/>
          <w:iCs/>
          <w:lang w:val="en-US"/>
        </w:rPr>
        <w:t>Eubalaena</w:t>
      </w:r>
      <w:proofErr w:type="spellEnd"/>
      <w:r w:rsidRPr="00103B40">
        <w:rPr>
          <w:rFonts w:ascii="Times New Roman" w:hAnsi="Times New Roman" w:cs="Times New Roman"/>
          <w:i/>
          <w:iCs/>
          <w:lang w:val="en-US"/>
        </w:rPr>
        <w:t xml:space="preserve"> australis</w:t>
      </w:r>
      <w:r w:rsidR="002751B3">
        <w:rPr>
          <w:rFonts w:ascii="Times New Roman" w:hAnsi="Times New Roman" w:cs="Times New Roman"/>
          <w:i/>
          <w:iCs/>
          <w:lang w:val="en-US"/>
        </w:rPr>
        <w:t xml:space="preserve">. </w:t>
      </w:r>
      <w:r w:rsidRPr="00103B40">
        <w:rPr>
          <w:rFonts w:ascii="Times New Roman" w:hAnsi="Times New Roman" w:cs="Times New Roman"/>
          <w:lang w:val="en-US"/>
        </w:rPr>
        <w:t xml:space="preserve">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r w:rsidR="001B32A3">
        <w:rPr>
          <w:rFonts w:ascii="Times New Roman" w:hAnsi="Times New Roman" w:cs="Times New Roman"/>
          <w:lang w:val="en-US"/>
        </w:rPr>
        <w:t>50%</w:t>
      </w:r>
      <w:r w:rsidR="001B32A3" w:rsidRPr="00DE4B77">
        <w:rPr>
          <w:rFonts w:ascii="Times New Roman" w:hAnsi="Times New Roman" w:cs="Times New Roman"/>
          <w:lang w:val="en-US"/>
        </w:rPr>
        <w:t xml:space="preserve"> </w:t>
      </w:r>
      <w:r w:rsidRPr="00DE4B77">
        <w:rPr>
          <w:rFonts w:ascii="Times New Roman" w:hAnsi="Times New Roman" w:cs="Times New Roman"/>
          <w:lang w:val="en-US"/>
        </w:rPr>
        <w:t xml:space="preserve">and </w:t>
      </w:r>
      <w:r w:rsidR="001B32A3">
        <w:rPr>
          <w:rFonts w:ascii="Times New Roman" w:hAnsi="Times New Roman" w:cs="Times New Roman"/>
          <w:lang w:val="en-US"/>
        </w:rPr>
        <w:t>95%</w:t>
      </w:r>
      <w:r w:rsidR="001B32A3" w:rsidRPr="00DE4B77">
        <w:rPr>
          <w:rFonts w:ascii="Times New Roman" w:hAnsi="Times New Roman" w:cs="Times New Roman"/>
          <w:lang w:val="en-US"/>
        </w:rPr>
        <w:t xml:space="preserve"> </w:t>
      </w:r>
      <w:r w:rsidR="001B32A3">
        <w:rPr>
          <w:rFonts w:ascii="Times New Roman" w:hAnsi="Times New Roman" w:cs="Times New Roman"/>
          <w:lang w:val="en-US"/>
        </w:rPr>
        <w:t>credible intervals</w:t>
      </w:r>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 xml:space="preserve">The </w:t>
      </w:r>
      <w:r w:rsidRPr="00826BA7">
        <w:rPr>
          <w:rFonts w:ascii="Times New Roman" w:hAnsi="Times New Roman" w:cs="Times New Roman"/>
          <w:lang w:val="en-US"/>
        </w:rPr>
        <w:t>dashed line</w:t>
      </w:r>
      <w:r>
        <w:rPr>
          <w:rFonts w:ascii="Times New Roman" w:hAnsi="Times New Roman" w:cs="Times New Roman"/>
          <w:lang w:val="en-US"/>
        </w:rPr>
        <w:t xml:space="preserve"> </w:t>
      </w:r>
      <w:r w:rsidR="00D325E1">
        <w:rPr>
          <w:rFonts w:ascii="Times New Roman" w:hAnsi="Times New Roman" w:cs="Times New Roman"/>
          <w:lang w:val="en-US"/>
        </w:rPr>
        <w:t>represents the median estimated base case trajectory of the abundance.</w:t>
      </w:r>
      <w:r w:rsidR="00D325E1" w:rsidRPr="00826BA7">
        <w:rPr>
          <w:rFonts w:ascii="Times New Roman" w:hAnsi="Times New Roman" w:cs="Times New Roman"/>
          <w:lang w:val="en-US"/>
        </w:rPr>
        <w:t xml:space="preserve"> </w:t>
      </w:r>
      <w:r w:rsidRPr="00103B40">
        <w:rPr>
          <w:rFonts w:ascii="Times New Roman" w:eastAsiaTheme="minorEastAsia" w:hAnsi="Times New Roman" w:cs="Times New Roman"/>
          <w:lang w:val="en-GB"/>
        </w:rPr>
        <w:t>T</w:t>
      </w:r>
      <w:r w:rsidRPr="00103B40">
        <w:rPr>
          <w:rFonts w:ascii="Times New Roman" w:hAnsi="Times New Roman" w:cs="Times New Roman"/>
          <w:lang w:val="en-US"/>
        </w:rPr>
        <w:t>he solid</w:t>
      </w:r>
      <w:r w:rsidR="00D325E1">
        <w:rPr>
          <w:rFonts w:ascii="Times New Roman" w:hAnsi="Times New Roman" w:cs="Times New Roman"/>
          <w:lang w:val="en-US"/>
        </w:rPr>
        <w:t xml:space="preserve"> red</w:t>
      </w:r>
      <w:r w:rsidRPr="00103B40">
        <w:rPr>
          <w:rFonts w:ascii="Times New Roman" w:hAnsi="Times New Roman" w:cs="Times New Roman"/>
          <w:lang w:val="en-US"/>
        </w:rPr>
        <w:t xml:space="preserve">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while the red </w:t>
      </w:r>
      <w:r w:rsidR="00D325E1" w:rsidRPr="00103B40">
        <w:rPr>
          <w:rFonts w:ascii="Times New Roman" w:eastAsiaTheme="minorEastAsia" w:hAnsi="Times New Roman" w:cs="Times New Roman"/>
          <w:lang w:val="en-GB"/>
        </w:rPr>
        <w:t xml:space="preserve">shaded areas correspond to </w:t>
      </w:r>
      <w:r w:rsidR="00D325E1">
        <w:rPr>
          <w:rFonts w:ascii="Times New Roman" w:eastAsiaTheme="minorEastAsia" w:hAnsi="Times New Roman" w:cs="Times New Roman"/>
          <w:lang w:val="en-GB"/>
        </w:rPr>
        <w:t xml:space="preserve">the </w:t>
      </w:r>
      <w:r w:rsidR="00165179">
        <w:rPr>
          <w:rFonts w:ascii="Times New Roman" w:hAnsi="Times New Roman" w:cs="Times New Roman"/>
          <w:lang w:val="en-US"/>
        </w:rPr>
        <w:t>50%</w:t>
      </w:r>
      <w:r w:rsidR="00165179" w:rsidRPr="00DE4B77">
        <w:rPr>
          <w:rFonts w:ascii="Times New Roman" w:hAnsi="Times New Roman" w:cs="Times New Roman"/>
          <w:lang w:val="en-US"/>
        </w:rPr>
        <w:t xml:space="preserve"> and </w:t>
      </w:r>
      <w:r w:rsidR="00165179">
        <w:rPr>
          <w:rFonts w:ascii="Times New Roman" w:hAnsi="Times New Roman" w:cs="Times New Roman"/>
          <w:lang w:val="en-US"/>
        </w:rPr>
        <w:t>95%</w:t>
      </w:r>
      <w:r w:rsidR="00165179" w:rsidRPr="00DE4B77">
        <w:rPr>
          <w:rFonts w:ascii="Times New Roman" w:hAnsi="Times New Roman" w:cs="Times New Roman"/>
          <w:lang w:val="en-US"/>
        </w:rPr>
        <w:t xml:space="preserve"> </w:t>
      </w:r>
      <w:r w:rsidR="00165179">
        <w:rPr>
          <w:rFonts w:ascii="Times New Roman" w:hAnsi="Times New Roman" w:cs="Times New Roman"/>
          <w:lang w:val="en-US"/>
        </w:rPr>
        <w:t>credible intervals</w:t>
      </w:r>
      <w:r w:rsidR="00D325E1" w:rsidRPr="00103B40">
        <w:rPr>
          <w:rFonts w:ascii="Times New Roman" w:eastAsiaTheme="minorEastAsia" w:hAnsi="Times New Roman" w:cs="Times New Roman"/>
          <w:lang w:val="en-GB"/>
        </w:rPr>
        <w:t>.</w:t>
      </w:r>
      <w:r w:rsidR="003D56F4">
        <w:rPr>
          <w:rFonts w:ascii="Times New Roman" w:eastAsiaTheme="minorEastAsia" w:hAnsi="Times New Roman" w:cs="Times New Roman"/>
          <w:lang w:val="en-GB"/>
        </w:rPr>
        <w:t xml:space="preserve"> The grey and black</w:t>
      </w:r>
      <w:r w:rsidR="00417BF8">
        <w:rPr>
          <w:rFonts w:ascii="Times New Roman" w:eastAsiaTheme="minorEastAsia" w:hAnsi="Times New Roman" w:cs="Times New Roman"/>
          <w:lang w:val="en-GB"/>
        </w:rPr>
        <w:t xml:space="preserve"> dots represent the estimated and observed, respectively, absolute abundance in 2010.</w:t>
      </w:r>
      <w:r w:rsidR="003D56F4">
        <w:rPr>
          <w:rFonts w:ascii="Times New Roman" w:eastAsiaTheme="minorEastAsia" w:hAnsi="Times New Roman" w:cs="Times New Roman"/>
          <w:lang w:val="en-GB"/>
        </w:rPr>
        <w:t xml:space="preserve"> </w:t>
      </w:r>
    </w:p>
    <w:p w14:paraId="4C3719EE" w14:textId="77777777" w:rsidR="0085593E" w:rsidRDefault="0085593E">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4A154156" w14:textId="190CD70B" w:rsidR="00A05FB3" w:rsidRDefault="002E0167" w:rsidP="00A05FB3">
      <w:pPr>
        <w:spacing w:after="0" w:line="360" w:lineRule="auto"/>
        <w:rPr>
          <w:rFonts w:ascii="Times New Roman" w:hAnsi="Times New Roman" w:cs="Times New Roman"/>
          <w:lang w:val="en-US"/>
        </w:rPr>
      </w:pPr>
      <w:r>
        <w:rPr>
          <w:noProof/>
        </w:rPr>
        <w:lastRenderedPageBreak/>
        <w:drawing>
          <wp:inline distT="0" distB="0" distL="0" distR="0" wp14:anchorId="685AC875" wp14:editId="22C8E189">
            <wp:extent cx="5400040" cy="3194050"/>
            <wp:effectExtent l="0" t="0" r="0" b="6350"/>
            <wp:docPr id="11"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cajas y bigotes&#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194050"/>
                    </a:xfrm>
                    <a:prstGeom prst="rect">
                      <a:avLst/>
                    </a:prstGeom>
                    <a:noFill/>
                    <a:ln>
                      <a:noFill/>
                    </a:ln>
                  </pic:spPr>
                </pic:pic>
              </a:graphicData>
            </a:graphic>
          </wp:inline>
        </w:drawing>
      </w:r>
    </w:p>
    <w:p w14:paraId="7E9515B5" w14:textId="22219C7E" w:rsidR="000F754D" w:rsidRDefault="00A05FB3" w:rsidP="00A05FB3">
      <w:pPr>
        <w:spacing w:after="0" w:line="360" w:lineRule="auto"/>
        <w:rPr>
          <w:rFonts w:ascii="Times New Roman" w:eastAsiaTheme="minorEastAsia" w:hAnsi="Times New Roman" w:cs="Times New Roman"/>
          <w:lang w:val="en-GB"/>
        </w:rPr>
      </w:pPr>
      <w:bookmarkStart w:id="553" w:name="_Hlk78203050"/>
      <w:r w:rsidRPr="00DE4B77">
        <w:rPr>
          <w:rFonts w:ascii="Times New Roman" w:hAnsi="Times New Roman" w:cs="Times New Roman"/>
          <w:lang w:val="en-US"/>
        </w:rPr>
        <w:t xml:space="preserve">Figure 3. 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w:t>
      </w:r>
      <w:r w:rsidR="0085593E">
        <w:rPr>
          <w:rFonts w:ascii="Times New Roman" w:hAnsi="Times New Roman" w:cs="Times New Roman"/>
          <w:lang w:val="en-US"/>
        </w:rPr>
        <w:t xml:space="preserve"> (black dots) and estimated (grey dots)</w:t>
      </w:r>
      <w:r w:rsidRPr="00DE4B77">
        <w:rPr>
          <w:rFonts w:ascii="Times New Roman" w:hAnsi="Times New Roman" w:cs="Times New Roman"/>
          <w:lang w:val="en-US"/>
        </w:rPr>
        <w:t xml:space="preserve"> </w:t>
      </w:r>
      <w:r w:rsidR="0085593E">
        <w:rPr>
          <w:rFonts w:ascii="Times New Roman" w:hAnsi="Times New Roman" w:cs="Times New Roman"/>
          <w:lang w:val="en-US"/>
        </w:rPr>
        <w:t>accumulated</w:t>
      </w:r>
      <w:r w:rsidR="0085593E" w:rsidRPr="00DE4B77">
        <w:rPr>
          <w:rFonts w:ascii="Times New Roman" w:hAnsi="Times New Roman" w:cs="Times New Roman"/>
          <w:lang w:val="en-US"/>
        </w:rPr>
        <w:t xml:space="preserve"> </w:t>
      </w:r>
      <w:r w:rsidRPr="00DE4B77">
        <w:rPr>
          <w:rFonts w:ascii="Times New Roman" w:hAnsi="Times New Roman" w:cs="Times New Roman"/>
          <w:lang w:val="en-US"/>
        </w:rPr>
        <w:t>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proofErr w:type="spellStart"/>
      <w:r w:rsidRPr="00DE4B77">
        <w:rPr>
          <w:rFonts w:ascii="Times New Roman" w:hAnsi="Times New Roman" w:cs="Times New Roman"/>
          <w:i/>
          <w:iCs/>
          <w:lang w:val="en-US"/>
        </w:rPr>
        <w:t>Eubalaena</w:t>
      </w:r>
      <w:proofErr w:type="spellEnd"/>
      <w:r w:rsidRPr="00DE4B77">
        <w:rPr>
          <w:rFonts w:ascii="Times New Roman" w:hAnsi="Times New Roman" w:cs="Times New Roman"/>
          <w:i/>
          <w:iCs/>
          <w:lang w:val="en-US"/>
        </w:rPr>
        <w:t xml:space="preserve"> australis</w:t>
      </w:r>
      <w:r w:rsidR="0085593E">
        <w:rPr>
          <w:rFonts w:ascii="Times New Roman" w:hAnsi="Times New Roman" w:cs="Times New Roman"/>
          <w:i/>
          <w:iCs/>
          <w:lang w:val="en-US"/>
        </w:rPr>
        <w:t xml:space="preserve"> </w:t>
      </w:r>
      <w:r w:rsidR="0085593E">
        <w:rPr>
          <w:rFonts w:ascii="Times New Roman" w:hAnsi="Times New Roman" w:cs="Times New Roman"/>
          <w:lang w:val="en-US"/>
        </w:rPr>
        <w:t>and associated 95% confidence interval.</w:t>
      </w:r>
      <w:r w:rsidR="0085593E" w:rsidRPr="0085593E">
        <w:rPr>
          <w:rFonts w:ascii="Times New Roman" w:hAnsi="Times New Roman" w:cs="Times New Roman"/>
          <w:lang w:val="en-US"/>
        </w:rPr>
        <w:t xml:space="preserve"> </w:t>
      </w:r>
      <w:r w:rsidR="0085593E" w:rsidRPr="00103B40">
        <w:rPr>
          <w:rFonts w:ascii="Times New Roman" w:hAnsi="Times New Roman" w:cs="Times New Roman"/>
          <w:lang w:val="en-US"/>
        </w:rPr>
        <w:t xml:space="preserve">The solid </w:t>
      </w:r>
      <w:r w:rsidR="0085593E">
        <w:rPr>
          <w:rFonts w:ascii="Times New Roman" w:hAnsi="Times New Roman" w:cs="Times New Roman"/>
          <w:lang w:val="en-US"/>
        </w:rPr>
        <w:t>blue</w:t>
      </w:r>
      <w:r w:rsidR="0085593E" w:rsidRPr="00103B40">
        <w:rPr>
          <w:rFonts w:ascii="Times New Roman" w:hAnsi="Times New Roman" w:cs="Times New Roman"/>
          <w:lang w:val="en-US"/>
        </w:rPr>
        <w:t xml:space="preserve"> line represents the median estimated model-averaged trajectory of </w:t>
      </w:r>
      <w:r w:rsidR="0085593E"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85593E" w:rsidRPr="00103B40">
        <w:rPr>
          <w:rFonts w:ascii="Times New Roman" w:eastAsiaTheme="minorEastAsia" w:hAnsi="Times New Roman" w:cs="Times New Roman"/>
          <w:lang w:val="en-GB"/>
        </w:rPr>
        <w:t>)</w:t>
      </w:r>
      <w:r w:rsidR="0085593E">
        <w:rPr>
          <w:rFonts w:ascii="Times New Roman" w:eastAsiaTheme="minorEastAsia" w:hAnsi="Times New Roman" w:cs="Times New Roman"/>
          <w:lang w:val="en-GB"/>
        </w:rPr>
        <w:t xml:space="preserve"> multiplied by catchability (q)</w:t>
      </w:r>
      <w:r w:rsidR="0085593E" w:rsidRPr="00103B40">
        <w:rPr>
          <w:rFonts w:ascii="Times New Roman" w:eastAsiaTheme="minorEastAsia" w:hAnsi="Times New Roman" w:cs="Times New Roman"/>
          <w:lang w:val="en-GB"/>
        </w:rPr>
        <w:t xml:space="preserve">, </w:t>
      </w:r>
      <w:r w:rsidR="0085593E">
        <w:rPr>
          <w:rFonts w:ascii="Times New Roman" w:eastAsiaTheme="minorEastAsia" w:hAnsi="Times New Roman" w:cs="Times New Roman"/>
          <w:lang w:val="en-GB"/>
        </w:rPr>
        <w:t>while</w:t>
      </w:r>
      <w:r w:rsidR="0085593E" w:rsidRPr="00103B40">
        <w:rPr>
          <w:rFonts w:ascii="Times New Roman" w:eastAsiaTheme="minorEastAsia" w:hAnsi="Times New Roman" w:cs="Times New Roman"/>
          <w:lang w:val="en-GB"/>
        </w:rPr>
        <w:t xml:space="preserve"> the shaded areas correspond to </w:t>
      </w:r>
      <w:r w:rsidR="0085593E">
        <w:rPr>
          <w:rFonts w:ascii="Times New Roman" w:eastAsiaTheme="minorEastAsia" w:hAnsi="Times New Roman" w:cs="Times New Roman"/>
          <w:lang w:val="en-GB"/>
        </w:rPr>
        <w:t xml:space="preserve">the </w:t>
      </w:r>
      <w:r w:rsidR="0085593E">
        <w:rPr>
          <w:rFonts w:ascii="Times New Roman" w:hAnsi="Times New Roman" w:cs="Times New Roman"/>
          <w:lang w:val="en-US"/>
        </w:rPr>
        <w:t>50% and 95%</w:t>
      </w:r>
      <w:r w:rsidR="0085593E" w:rsidRPr="00DE4B77">
        <w:rPr>
          <w:rFonts w:ascii="Times New Roman" w:hAnsi="Times New Roman" w:cs="Times New Roman"/>
          <w:lang w:val="en-US"/>
        </w:rPr>
        <w:t xml:space="preserve"> </w:t>
      </w:r>
      <w:r w:rsidR="0085593E">
        <w:rPr>
          <w:rFonts w:ascii="Times New Roman" w:hAnsi="Times New Roman" w:cs="Times New Roman"/>
          <w:lang w:val="en-US"/>
        </w:rPr>
        <w:t>credible intervals</w:t>
      </w:r>
      <w:r w:rsidR="0085593E" w:rsidRPr="00103B40">
        <w:rPr>
          <w:rFonts w:ascii="Times New Roman" w:eastAsiaTheme="minorEastAsia" w:hAnsi="Times New Roman" w:cs="Times New Roman"/>
          <w:lang w:val="en-GB"/>
        </w:rPr>
        <w:t>.</w:t>
      </w:r>
    </w:p>
    <w:bookmarkEnd w:id="553"/>
    <w:p w14:paraId="0AD9552B" w14:textId="77777777" w:rsidR="000F754D" w:rsidRDefault="000F754D">
      <w:pPr>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1123D09D" w14:textId="6C840D57" w:rsidR="002E0167" w:rsidRDefault="002E0167" w:rsidP="00A05FB3">
      <w:pPr>
        <w:spacing w:after="0" w:line="360" w:lineRule="auto"/>
        <w:rPr>
          <w:rFonts w:ascii="Times New Roman" w:hAnsi="Times New Roman" w:cs="Times New Roman"/>
          <w:lang w:val="en-US"/>
        </w:rPr>
      </w:pPr>
    </w:p>
    <w:p w14:paraId="16BFAEC8" w14:textId="3FEE18B8" w:rsidR="00A05FB3" w:rsidRDefault="002E0167" w:rsidP="00AF047A">
      <w:pPr>
        <w:spacing w:after="0" w:line="360" w:lineRule="auto"/>
        <w:rPr>
          <w:rFonts w:ascii="Times New Roman" w:hAnsi="Times New Roman" w:cs="Times New Roman"/>
          <w:lang w:val="en-US"/>
        </w:rPr>
      </w:pPr>
      <w:r>
        <w:rPr>
          <w:noProof/>
        </w:rPr>
        <w:drawing>
          <wp:inline distT="0" distB="0" distL="0" distR="0" wp14:anchorId="3BCBFDC4" wp14:editId="46B96274">
            <wp:extent cx="5400040" cy="424815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661"/>
                    <a:stretch/>
                  </pic:blipFill>
                  <pic:spPr bwMode="auto">
                    <a:xfrm>
                      <a:off x="0" y="0"/>
                      <a:ext cx="540004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52A0F457" w14:textId="25BDCA47"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Posterior probability distribution of the key biological parameters for the Base Case</w:t>
      </w:r>
      <w:r w:rsidR="000F754D">
        <w:rPr>
          <w:rFonts w:ascii="Times New Roman" w:hAnsi="Times New Roman" w:cs="Times New Roman"/>
          <w:lang w:val="en-US"/>
        </w:rPr>
        <w:t xml:space="preserve"> (blue), </w:t>
      </w:r>
      <w:r w:rsidRPr="00F22927">
        <w:rPr>
          <w:rFonts w:ascii="Times New Roman" w:hAnsi="Times New Roman" w:cs="Times New Roman"/>
          <w:lang w:val="en-US"/>
        </w:rPr>
        <w:t>sensitivity scenarios</w:t>
      </w:r>
      <w:r w:rsidR="000F754D">
        <w:rPr>
          <w:rFonts w:ascii="Times New Roman" w:hAnsi="Times New Roman" w:cs="Times New Roman"/>
          <w:lang w:val="en-US"/>
        </w:rPr>
        <w:t xml:space="preserve"> (grey), and model-averaged (red) assessment of s</w:t>
      </w:r>
      <w:r w:rsidR="000F754D" w:rsidRPr="00103B40">
        <w:rPr>
          <w:rFonts w:ascii="Times New Roman" w:hAnsi="Times New Roman" w:cs="Times New Roman"/>
          <w:lang w:val="en-US"/>
        </w:rPr>
        <w:t xml:space="preserve">outhern </w:t>
      </w:r>
      <w:r w:rsidR="000F754D">
        <w:rPr>
          <w:rFonts w:ascii="Times New Roman" w:hAnsi="Times New Roman" w:cs="Times New Roman"/>
          <w:lang w:val="en-US"/>
        </w:rPr>
        <w:t>r</w:t>
      </w:r>
      <w:r w:rsidR="000F754D" w:rsidRPr="00103B40">
        <w:rPr>
          <w:rFonts w:ascii="Times New Roman" w:hAnsi="Times New Roman" w:cs="Times New Roman"/>
          <w:lang w:val="en-US"/>
        </w:rPr>
        <w:t xml:space="preserve">ight </w:t>
      </w:r>
      <w:r w:rsidR="000F754D">
        <w:rPr>
          <w:rFonts w:ascii="Times New Roman" w:hAnsi="Times New Roman" w:cs="Times New Roman"/>
          <w:lang w:val="en-US"/>
        </w:rPr>
        <w:t>w</w:t>
      </w:r>
      <w:r w:rsidR="000F754D" w:rsidRPr="00103B40">
        <w:rPr>
          <w:rFonts w:ascii="Times New Roman" w:hAnsi="Times New Roman" w:cs="Times New Roman"/>
          <w:lang w:val="en-US"/>
        </w:rPr>
        <w:t xml:space="preserve">hale (SRW) </w:t>
      </w:r>
      <w:proofErr w:type="spellStart"/>
      <w:r w:rsidR="000F754D" w:rsidRPr="00103B40">
        <w:rPr>
          <w:rFonts w:ascii="Times New Roman" w:hAnsi="Times New Roman" w:cs="Times New Roman"/>
          <w:i/>
          <w:iCs/>
          <w:lang w:val="en-US"/>
        </w:rPr>
        <w:t>Eubalaena</w:t>
      </w:r>
      <w:proofErr w:type="spellEnd"/>
      <w:r w:rsidR="000F754D" w:rsidRPr="00103B40">
        <w:rPr>
          <w:rFonts w:ascii="Times New Roman" w:hAnsi="Times New Roman" w:cs="Times New Roman"/>
          <w:i/>
          <w:iCs/>
          <w:lang w:val="en-US"/>
        </w:rPr>
        <w:t xml:space="preserve"> australis</w:t>
      </w:r>
      <w:r w:rsidRPr="00F22927">
        <w:rPr>
          <w:rFonts w:ascii="Times New Roman" w:hAnsi="Times New Roman" w:cs="Times New Roman"/>
          <w:lang w:val="en-US"/>
        </w:rPr>
        <w:t xml:space="preserve">. </w:t>
      </w:r>
      <w:r w:rsidR="0088746A">
        <w:rPr>
          <w:rFonts w:ascii="Times New Roman" w:hAnsi="Times New Roman" w:cs="Times New Roman"/>
          <w:lang w:val="en-US"/>
        </w:rPr>
        <w:t>The mean (dot</w:t>
      </w:r>
      <w:r w:rsidR="000F754D">
        <w:rPr>
          <w:rFonts w:ascii="Times New Roman" w:hAnsi="Times New Roman" w:cs="Times New Roman"/>
          <w:lang w:val="en-US"/>
        </w:rPr>
        <w:t>ted line</w:t>
      </w:r>
      <w:r w:rsidR="0088746A">
        <w:rPr>
          <w:rFonts w:ascii="Times New Roman" w:hAnsi="Times New Roman" w:cs="Times New Roman"/>
          <w:lang w:val="en-US"/>
        </w:rPr>
        <w:t xml:space="preserve">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w:t>
      </w:r>
      <w:r w:rsidR="000F754D">
        <w:rPr>
          <w:rFonts w:ascii="Times New Roman" w:hAnsi="Times New Roman" w:cs="Times New Roman"/>
          <w:lang w:val="en-US"/>
        </w:rPr>
        <w:t>Bayes factors are presented for each scenario at the bottom.</w:t>
      </w:r>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68C1F3A5" w:rsidR="0050147E" w:rsidRDefault="00614F47" w:rsidP="0050147E">
      <w:pPr>
        <w:spacing w:after="0" w:line="360" w:lineRule="auto"/>
        <w:rPr>
          <w:rFonts w:ascii="Times New Roman" w:hAnsi="Times New Roman" w:cs="Times New Roman"/>
          <w:color w:val="000000"/>
          <w:lang w:val="en-GB"/>
        </w:rPr>
      </w:pPr>
      <w:del w:id="554" w:author="Grant Adams" w:date="2021-08-02T17:16:00Z">
        <w:r w:rsidDel="00D27820">
          <w:rPr>
            <w:noProof/>
          </w:rPr>
          <w:lastRenderedPageBreak/>
          <w:drawing>
            <wp:inline distT="0" distB="0" distL="0" distR="0" wp14:anchorId="0F90AF21" wp14:editId="73ACDE4D">
              <wp:extent cx="5400040" cy="2337435"/>
              <wp:effectExtent l="0" t="0" r="0" b="571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337435"/>
                      </a:xfrm>
                      <a:prstGeom prst="rect">
                        <a:avLst/>
                      </a:prstGeom>
                      <a:noFill/>
                      <a:ln>
                        <a:noFill/>
                      </a:ln>
                    </pic:spPr>
                  </pic:pic>
                </a:graphicData>
              </a:graphic>
            </wp:inline>
          </w:drawing>
        </w:r>
      </w:del>
    </w:p>
    <w:p w14:paraId="4202A938" w14:textId="16CF6DAC" w:rsidR="00A05FB3" w:rsidRDefault="0050147E">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5. </w:t>
      </w:r>
      <w:r w:rsidR="005E1016" w:rsidRPr="00F22927">
        <w:rPr>
          <w:rFonts w:ascii="Times New Roman" w:hAnsi="Times New Roman" w:cs="Times New Roman"/>
          <w:lang w:val="en-US"/>
        </w:rPr>
        <w:t>Posterior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w:t>
      </w:r>
      <w:del w:id="555" w:author="Grant Adams" w:date="2021-08-02T17:16:00Z">
        <w:r w:rsidR="005E1016" w:rsidDel="00D27820">
          <w:rPr>
            <w:rFonts w:ascii="Times New Roman" w:hAnsi="Times New Roman" w:cs="Times New Roman"/>
            <w:lang w:val="en-US"/>
          </w:rPr>
          <w:delText xml:space="preserve">dotted </w:delText>
        </w:r>
      </w:del>
      <w:ins w:id="556" w:author="Grant Adams" w:date="2021-08-02T17:16:00Z">
        <w:r w:rsidR="00D27820">
          <w:rPr>
            <w:rFonts w:ascii="Times New Roman" w:hAnsi="Times New Roman" w:cs="Times New Roman"/>
            <w:lang w:val="en-US"/>
          </w:rPr>
          <w:t xml:space="preserve">grey </w:t>
        </w:r>
      </w:ins>
      <w:r w:rsidR="005E1016">
        <w:rPr>
          <w:rFonts w:ascii="Times New Roman" w:hAnsi="Times New Roman" w:cs="Times New Roman"/>
          <w:lang w:val="en-US"/>
        </w:rPr>
        <w:t>line</w:t>
      </w:r>
      <w:ins w:id="557" w:author="Grant Adams" w:date="2021-08-02T17:16:00Z">
        <w:r w:rsidR="00D27820">
          <w:rPr>
            <w:rFonts w:ascii="Times New Roman" w:hAnsi="Times New Roman" w:cs="Times New Roman"/>
            <w:noProof/>
            <w:lang w:val="en-US"/>
          </w:rPr>
          <w:drawing>
            <wp:inline distT="0" distB="0" distL="0" distR="0" wp14:anchorId="00C56C29" wp14:editId="3BE3375B">
              <wp:extent cx="539115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ins>
      <w:del w:id="558" w:author="Grant Adams" w:date="2021-08-02T17:16:00Z">
        <w:r w:rsidR="005E1016" w:rsidDel="00D27820">
          <w:rPr>
            <w:rFonts w:ascii="Times New Roman" w:hAnsi="Times New Roman" w:cs="Times New Roman"/>
            <w:lang w:val="en-US"/>
          </w:rPr>
          <w:delText>d</w:delText>
        </w:r>
      </w:del>
      <w:r w:rsidR="005E1016">
        <w:rPr>
          <w:rFonts w:ascii="Times New Roman" w:hAnsi="Times New Roman" w:cs="Times New Roman"/>
          <w:lang w:val="en-US"/>
        </w:rPr>
        <w:t>) and model-averaged (solid line) assessment of s</w:t>
      </w:r>
      <w:r w:rsidR="005E1016" w:rsidRPr="00103B40">
        <w:rPr>
          <w:rFonts w:ascii="Times New Roman" w:hAnsi="Times New Roman" w:cs="Times New Roman"/>
          <w:lang w:val="en-US"/>
        </w:rPr>
        <w:t xml:space="preserve">outhern </w:t>
      </w:r>
      <w:r w:rsidR="005E1016">
        <w:rPr>
          <w:rFonts w:ascii="Times New Roman" w:hAnsi="Times New Roman" w:cs="Times New Roman"/>
          <w:lang w:val="en-US"/>
        </w:rPr>
        <w:t>r</w:t>
      </w:r>
      <w:r w:rsidR="005E1016" w:rsidRPr="00103B40">
        <w:rPr>
          <w:rFonts w:ascii="Times New Roman" w:hAnsi="Times New Roman" w:cs="Times New Roman"/>
          <w:lang w:val="en-US"/>
        </w:rPr>
        <w:t xml:space="preserve">ight </w:t>
      </w:r>
      <w:r w:rsidR="005E1016">
        <w:rPr>
          <w:rFonts w:ascii="Times New Roman" w:hAnsi="Times New Roman" w:cs="Times New Roman"/>
          <w:lang w:val="en-US"/>
        </w:rPr>
        <w:t>w</w:t>
      </w:r>
      <w:r w:rsidR="005E1016" w:rsidRPr="00103B40">
        <w:rPr>
          <w:rFonts w:ascii="Times New Roman" w:hAnsi="Times New Roman" w:cs="Times New Roman"/>
          <w:lang w:val="en-US"/>
        </w:rPr>
        <w:t xml:space="preserve">hale (SRW) </w:t>
      </w:r>
      <w:proofErr w:type="spellStart"/>
      <w:r w:rsidR="005E1016" w:rsidRPr="00103B40">
        <w:rPr>
          <w:rFonts w:ascii="Times New Roman" w:hAnsi="Times New Roman" w:cs="Times New Roman"/>
          <w:i/>
          <w:iCs/>
          <w:lang w:val="en-US"/>
        </w:rPr>
        <w:t>Eubalaena</w:t>
      </w:r>
      <w:proofErr w:type="spellEnd"/>
      <w:r w:rsidR="005E1016" w:rsidRPr="00103B40">
        <w:rPr>
          <w:rFonts w:ascii="Times New Roman" w:hAnsi="Times New Roman" w:cs="Times New Roman"/>
          <w:i/>
          <w:iCs/>
          <w:lang w:val="en-US"/>
        </w:rPr>
        <w:t xml:space="preserve"> australis</w:t>
      </w:r>
      <w:r w:rsidR="005E1016" w:rsidRPr="00F22927">
        <w:rPr>
          <w:rFonts w:ascii="Times New Roman" w:hAnsi="Times New Roman" w:cs="Times New Roman"/>
          <w:lang w:val="en-US"/>
        </w:rPr>
        <w:t>.</w:t>
      </w:r>
      <w:r w:rsidR="005E1016">
        <w:rPr>
          <w:rFonts w:ascii="Times New Roman" w:hAnsi="Times New Roman" w:cs="Times New Roman"/>
          <w:lang w:val="en-US"/>
        </w:rPr>
        <w:t xml:space="preserve"> Post-model </w:t>
      </w:r>
      <w:r w:rsidR="0030461D">
        <w:rPr>
          <w:rFonts w:ascii="Times New Roman" w:hAnsi="Times New Roman" w:cs="Times New Roman"/>
          <w:lang w:val="en-US"/>
        </w:rPr>
        <w:t>pre-data</w:t>
      </w:r>
      <w:r w:rsidR="005E1016" w:rsidRPr="00F22927">
        <w:rPr>
          <w:rFonts w:ascii="Times New Roman" w:hAnsi="Times New Roman" w:cs="Times New Roman"/>
          <w:lang w:val="en-US"/>
        </w:rPr>
        <w:t xml:space="preserve"> probability distribution</w:t>
      </w:r>
      <w:r w:rsidR="005E1016">
        <w:rPr>
          <w:rFonts w:ascii="Times New Roman" w:hAnsi="Times New Roman" w:cs="Times New Roman"/>
          <w:lang w:val="en-US"/>
        </w:rPr>
        <w:t>s</w:t>
      </w:r>
      <w:r w:rsidR="005E1016" w:rsidRPr="00F22927">
        <w:rPr>
          <w:rFonts w:ascii="Times New Roman" w:hAnsi="Times New Roman" w:cs="Times New Roman"/>
          <w:lang w:val="en-US"/>
        </w:rPr>
        <w:t xml:space="preserve"> of the key biological parameters for the Base Case</w:t>
      </w:r>
      <w:r w:rsidR="005E1016">
        <w:rPr>
          <w:rFonts w:ascii="Times New Roman" w:hAnsi="Times New Roman" w:cs="Times New Roman"/>
          <w:lang w:val="en-US"/>
        </w:rPr>
        <w:t xml:space="preserve"> are presented in the </w:t>
      </w:r>
      <w:r w:rsidR="0030461D">
        <w:rPr>
          <w:rFonts w:ascii="Times New Roman" w:hAnsi="Times New Roman" w:cs="Times New Roman"/>
          <w:lang w:val="en-US"/>
        </w:rPr>
        <w:t>think black</w:t>
      </w:r>
      <w:r w:rsidR="005E1016">
        <w:rPr>
          <w:rFonts w:ascii="Times New Roman" w:hAnsi="Times New Roman" w:cs="Times New Roman"/>
          <w:lang w:val="en-US"/>
        </w:rPr>
        <w:t xml:space="preserve"> line.</w:t>
      </w:r>
    </w:p>
    <w:sectPr w:rsidR="00A05FB3" w:rsidSect="005A328A">
      <w:footerReference w:type="default" r:id="rId26"/>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0" w:author="Grant Adams" w:date="2021-08-02T11:00:00Z" w:initials="GA">
    <w:p w14:paraId="44F3DFB2" w14:textId="27A736B7" w:rsidR="001D0B69" w:rsidRDefault="001D0B69">
      <w:pPr>
        <w:pStyle w:val="CommentText"/>
      </w:pPr>
      <w:r>
        <w:rPr>
          <w:rStyle w:val="CommentReference"/>
        </w:rPr>
        <w:annotationRef/>
      </w:r>
      <w:r>
        <w:t>Looks good to me</w:t>
      </w:r>
    </w:p>
  </w:comment>
  <w:comment w:id="393" w:author="Grant Adams" w:date="2021-08-02T16:05:00Z" w:initials="GA">
    <w:p w14:paraId="3503F134" w14:textId="0A76A5F8" w:rsidR="00805B9F" w:rsidRDefault="00805B9F">
      <w:pPr>
        <w:pStyle w:val="CommentText"/>
      </w:pPr>
      <w:r>
        <w:rPr>
          <w:rStyle w:val="CommentReference"/>
        </w:rPr>
        <w:annotationRef/>
      </w:r>
      <w:r>
        <w:t>Are you saying increase its distribution? Or increase</w:t>
      </w:r>
    </w:p>
  </w:comment>
  <w:comment w:id="483" w:author="Grant Adams" w:date="2021-08-02T16:07:00Z" w:initials="GA">
    <w:p w14:paraId="5042686B" w14:textId="134CF86F" w:rsidR="00805B9F" w:rsidRDefault="00805B9F">
      <w:pPr>
        <w:pStyle w:val="CommentText"/>
      </w:pPr>
      <w:r>
        <w:rPr>
          <w:rStyle w:val="CommentReference"/>
        </w:rPr>
        <w:annotationRef/>
      </w:r>
      <w:r>
        <w:t>Thanks for catching the number changes!!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3DFB2" w15:done="0"/>
  <w15:commentEx w15:paraId="3503F134" w15:done="0"/>
  <w15:commentEx w15:paraId="504268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24EC7" w16cex:dateUtc="2021-08-02T18:00:00Z"/>
  <w16cex:commentExtensible w16cex:durableId="24B2962C" w16cex:dateUtc="2021-08-02T23:05:00Z"/>
  <w16cex:commentExtensible w16cex:durableId="24B296B2" w16cex:dateUtc="2021-08-02T2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3DFB2" w16cid:durableId="24B24EC7"/>
  <w16cid:commentId w16cid:paraId="3503F134" w16cid:durableId="24B2962C"/>
  <w16cid:commentId w16cid:paraId="5042686B" w16cid:durableId="24B296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B166C" w14:textId="77777777" w:rsidR="00B2688A" w:rsidRDefault="00B2688A" w:rsidP="007D63B1">
      <w:pPr>
        <w:spacing w:after="0" w:line="240" w:lineRule="auto"/>
      </w:pPr>
      <w:r>
        <w:separator/>
      </w:r>
    </w:p>
  </w:endnote>
  <w:endnote w:type="continuationSeparator" w:id="0">
    <w:p w14:paraId="1A116202" w14:textId="77777777" w:rsidR="00B2688A" w:rsidRDefault="00B2688A"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 OTee 46 0ee 4">
    <w:altName w:val="Times"/>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 OTee 46 0ee 4+ 20">
    <w:altName w:val="Yu Gothic"/>
    <w:panose1 w:val="00000000000000000000"/>
    <w:charset w:val="80"/>
    <w:family w:val="swiss"/>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Times">
    <w:altName w:val="﷽﷽﷽﷽﷽﷽㟐鷉羢"/>
    <w:panose1 w:val="02020603050405020304"/>
    <w:charset w:val="00"/>
    <w:family w:val="roman"/>
    <w:pitch w:val="variable"/>
    <w:sig w:usb0="E0002EFF" w:usb1="C000785B" w:usb2="00000009" w:usb3="00000000" w:csb0="000001FF" w:csb1="00000000"/>
  </w:font>
  <w:font w:name="AdvTT4dbafa8d">
    <w:altName w:val="Cambria"/>
    <w:panose1 w:val="00000000000000000000"/>
    <w:charset w:val="00"/>
    <w:family w:val="roman"/>
    <w:notTrueType/>
    <w:pitch w:val="default"/>
    <w:sig w:usb0="00000003" w:usb1="00000000" w:usb2="00000000" w:usb3="00000000" w:csb0="00000001" w:csb1="00000000"/>
  </w:font>
  <w:font w:name="MinionPro-Regular">
    <w:altName w:val="HGPMincho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878278"/>
      <w:docPartObj>
        <w:docPartGallery w:val="Page Numbers (Bottom of Page)"/>
        <w:docPartUnique/>
      </w:docPartObj>
    </w:sdtPr>
    <w:sdtEndPr>
      <w:rPr>
        <w:rFonts w:ascii="Times New Roman" w:hAnsi="Times New Roman" w:cs="Times New Roman"/>
      </w:rPr>
    </w:sdtEndPr>
    <w:sdtContent>
      <w:p w14:paraId="56365F63" w14:textId="4A3AEA24"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Pr="007D63B1">
          <w:rPr>
            <w:rFonts w:ascii="Times New Roman" w:hAnsi="Times New Roman" w:cs="Times New Roman"/>
          </w:rPr>
          <w:t>2</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D0124" w14:textId="77777777" w:rsidR="00B2688A" w:rsidRDefault="00B2688A" w:rsidP="007D63B1">
      <w:pPr>
        <w:spacing w:after="0" w:line="240" w:lineRule="auto"/>
      </w:pPr>
      <w:r>
        <w:separator/>
      </w:r>
    </w:p>
  </w:footnote>
  <w:footnote w:type="continuationSeparator" w:id="0">
    <w:p w14:paraId="6BE534DD" w14:textId="77777777" w:rsidR="00B2688A" w:rsidRDefault="00B2688A"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a Alejandra Romero">
    <w15:presenceInfo w15:providerId="Windows Live" w15:userId="07fcd5688cb00ebd"/>
  </w15:person>
  <w15:person w15:author="Grant Adams">
    <w15:presenceInfo w15:providerId="AD" w15:userId="S::adamsgd@uw.edu::a8b6c939-b296-4cf3-97d3-f62fa53b5456"/>
  </w15:person>
  <w15:person w15:author="PuntLab">
    <w15:presenceInfo w15:providerId="None" w15:userId="PuntL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31"/>
    <w:rsid w:val="000003A2"/>
    <w:rsid w:val="000006A9"/>
    <w:rsid w:val="00000B02"/>
    <w:rsid w:val="00000C16"/>
    <w:rsid w:val="00000F62"/>
    <w:rsid w:val="000010CE"/>
    <w:rsid w:val="00001321"/>
    <w:rsid w:val="00001829"/>
    <w:rsid w:val="00001ACC"/>
    <w:rsid w:val="00001ADE"/>
    <w:rsid w:val="00001C61"/>
    <w:rsid w:val="0000205B"/>
    <w:rsid w:val="000022C4"/>
    <w:rsid w:val="000023D5"/>
    <w:rsid w:val="00002424"/>
    <w:rsid w:val="00002515"/>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B25"/>
    <w:rsid w:val="00005E2F"/>
    <w:rsid w:val="00005F39"/>
    <w:rsid w:val="00006156"/>
    <w:rsid w:val="00006931"/>
    <w:rsid w:val="0000725F"/>
    <w:rsid w:val="00007385"/>
    <w:rsid w:val="000073CF"/>
    <w:rsid w:val="00007651"/>
    <w:rsid w:val="000076CE"/>
    <w:rsid w:val="00007743"/>
    <w:rsid w:val="00007B14"/>
    <w:rsid w:val="00007BBA"/>
    <w:rsid w:val="000109AB"/>
    <w:rsid w:val="000109D4"/>
    <w:rsid w:val="00010AAA"/>
    <w:rsid w:val="00010ADF"/>
    <w:rsid w:val="00010B53"/>
    <w:rsid w:val="00010C5B"/>
    <w:rsid w:val="00010DD2"/>
    <w:rsid w:val="00010E84"/>
    <w:rsid w:val="00011616"/>
    <w:rsid w:val="000118DD"/>
    <w:rsid w:val="00011A0D"/>
    <w:rsid w:val="00011AB7"/>
    <w:rsid w:val="00011AD2"/>
    <w:rsid w:val="00011AE4"/>
    <w:rsid w:val="00011C61"/>
    <w:rsid w:val="00011CB5"/>
    <w:rsid w:val="00011EB6"/>
    <w:rsid w:val="000120DF"/>
    <w:rsid w:val="00012111"/>
    <w:rsid w:val="000123A9"/>
    <w:rsid w:val="00012A6D"/>
    <w:rsid w:val="00012BED"/>
    <w:rsid w:val="00012BF8"/>
    <w:rsid w:val="00012D01"/>
    <w:rsid w:val="0001312D"/>
    <w:rsid w:val="00013558"/>
    <w:rsid w:val="0001359A"/>
    <w:rsid w:val="00013742"/>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172"/>
    <w:rsid w:val="0001751A"/>
    <w:rsid w:val="00017821"/>
    <w:rsid w:val="00017848"/>
    <w:rsid w:val="00017884"/>
    <w:rsid w:val="00017B29"/>
    <w:rsid w:val="00017C77"/>
    <w:rsid w:val="0002022E"/>
    <w:rsid w:val="000202D6"/>
    <w:rsid w:val="000207C6"/>
    <w:rsid w:val="00020802"/>
    <w:rsid w:val="00020C69"/>
    <w:rsid w:val="00020EF7"/>
    <w:rsid w:val="00021983"/>
    <w:rsid w:val="00021E8E"/>
    <w:rsid w:val="000220F3"/>
    <w:rsid w:val="000224D7"/>
    <w:rsid w:val="00022C58"/>
    <w:rsid w:val="00022F3E"/>
    <w:rsid w:val="000230DC"/>
    <w:rsid w:val="00023387"/>
    <w:rsid w:val="00023A5B"/>
    <w:rsid w:val="00023FEF"/>
    <w:rsid w:val="00024416"/>
    <w:rsid w:val="000245A5"/>
    <w:rsid w:val="000247E7"/>
    <w:rsid w:val="000249B5"/>
    <w:rsid w:val="00025153"/>
    <w:rsid w:val="000253D5"/>
    <w:rsid w:val="000254D4"/>
    <w:rsid w:val="000254D7"/>
    <w:rsid w:val="00025C04"/>
    <w:rsid w:val="00025D69"/>
    <w:rsid w:val="00025FE2"/>
    <w:rsid w:val="0002608E"/>
    <w:rsid w:val="0002615C"/>
    <w:rsid w:val="000262DD"/>
    <w:rsid w:val="00026695"/>
    <w:rsid w:val="000266DC"/>
    <w:rsid w:val="00026B87"/>
    <w:rsid w:val="00026D06"/>
    <w:rsid w:val="00026E6F"/>
    <w:rsid w:val="0002705D"/>
    <w:rsid w:val="0002708D"/>
    <w:rsid w:val="00027A35"/>
    <w:rsid w:val="00027C35"/>
    <w:rsid w:val="00027CA7"/>
    <w:rsid w:val="00027F5F"/>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AFC"/>
    <w:rsid w:val="00031E22"/>
    <w:rsid w:val="00031F71"/>
    <w:rsid w:val="00032148"/>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293"/>
    <w:rsid w:val="00035C91"/>
    <w:rsid w:val="00035E75"/>
    <w:rsid w:val="00036354"/>
    <w:rsid w:val="00036537"/>
    <w:rsid w:val="00036EA4"/>
    <w:rsid w:val="00036FA6"/>
    <w:rsid w:val="0003710B"/>
    <w:rsid w:val="000371A5"/>
    <w:rsid w:val="0003752D"/>
    <w:rsid w:val="00037530"/>
    <w:rsid w:val="00037606"/>
    <w:rsid w:val="0003777F"/>
    <w:rsid w:val="00037887"/>
    <w:rsid w:val="00037A3A"/>
    <w:rsid w:val="00037B44"/>
    <w:rsid w:val="00037C08"/>
    <w:rsid w:val="00037C43"/>
    <w:rsid w:val="00037D45"/>
    <w:rsid w:val="00037E55"/>
    <w:rsid w:val="0004024D"/>
    <w:rsid w:val="0004059B"/>
    <w:rsid w:val="00040845"/>
    <w:rsid w:val="00040862"/>
    <w:rsid w:val="000409EA"/>
    <w:rsid w:val="00040AEF"/>
    <w:rsid w:val="00040BA9"/>
    <w:rsid w:val="00040BBB"/>
    <w:rsid w:val="00040E69"/>
    <w:rsid w:val="00040FF0"/>
    <w:rsid w:val="0004114E"/>
    <w:rsid w:val="000413C4"/>
    <w:rsid w:val="00041472"/>
    <w:rsid w:val="00041580"/>
    <w:rsid w:val="00041951"/>
    <w:rsid w:val="000419AE"/>
    <w:rsid w:val="000419B6"/>
    <w:rsid w:val="00041A17"/>
    <w:rsid w:val="00041A46"/>
    <w:rsid w:val="00041C2C"/>
    <w:rsid w:val="00041D07"/>
    <w:rsid w:val="000420F7"/>
    <w:rsid w:val="00042637"/>
    <w:rsid w:val="00042C25"/>
    <w:rsid w:val="00042C9A"/>
    <w:rsid w:val="00042CBC"/>
    <w:rsid w:val="00042CCB"/>
    <w:rsid w:val="00042D9E"/>
    <w:rsid w:val="00042EA0"/>
    <w:rsid w:val="00042F50"/>
    <w:rsid w:val="0004313D"/>
    <w:rsid w:val="00043282"/>
    <w:rsid w:val="00043813"/>
    <w:rsid w:val="00043A15"/>
    <w:rsid w:val="00043C3C"/>
    <w:rsid w:val="00043E0E"/>
    <w:rsid w:val="00043FB6"/>
    <w:rsid w:val="000441A7"/>
    <w:rsid w:val="000441F6"/>
    <w:rsid w:val="0004429B"/>
    <w:rsid w:val="000442C9"/>
    <w:rsid w:val="00044BDC"/>
    <w:rsid w:val="00044F93"/>
    <w:rsid w:val="0004563E"/>
    <w:rsid w:val="000461E0"/>
    <w:rsid w:val="000467F9"/>
    <w:rsid w:val="00046888"/>
    <w:rsid w:val="00046A6D"/>
    <w:rsid w:val="00046AA6"/>
    <w:rsid w:val="00046FF3"/>
    <w:rsid w:val="0004736C"/>
    <w:rsid w:val="000473F6"/>
    <w:rsid w:val="000475CC"/>
    <w:rsid w:val="00047B1A"/>
    <w:rsid w:val="00047E05"/>
    <w:rsid w:val="000507ED"/>
    <w:rsid w:val="0005097F"/>
    <w:rsid w:val="00050991"/>
    <w:rsid w:val="00050CD7"/>
    <w:rsid w:val="00051429"/>
    <w:rsid w:val="00051629"/>
    <w:rsid w:val="000516DB"/>
    <w:rsid w:val="00051890"/>
    <w:rsid w:val="00051A7B"/>
    <w:rsid w:val="00051E22"/>
    <w:rsid w:val="00051E62"/>
    <w:rsid w:val="00052064"/>
    <w:rsid w:val="00052170"/>
    <w:rsid w:val="0005229E"/>
    <w:rsid w:val="000529D0"/>
    <w:rsid w:val="00052CEC"/>
    <w:rsid w:val="00053313"/>
    <w:rsid w:val="000533A9"/>
    <w:rsid w:val="000533D9"/>
    <w:rsid w:val="000534BD"/>
    <w:rsid w:val="000535F8"/>
    <w:rsid w:val="00053900"/>
    <w:rsid w:val="00053DE9"/>
    <w:rsid w:val="0005415C"/>
    <w:rsid w:val="00054247"/>
    <w:rsid w:val="000543F7"/>
    <w:rsid w:val="0005447C"/>
    <w:rsid w:val="00054566"/>
    <w:rsid w:val="00054751"/>
    <w:rsid w:val="0005478A"/>
    <w:rsid w:val="00054EE4"/>
    <w:rsid w:val="0005501D"/>
    <w:rsid w:val="00055532"/>
    <w:rsid w:val="00055554"/>
    <w:rsid w:val="0005570B"/>
    <w:rsid w:val="000557FA"/>
    <w:rsid w:val="000558EB"/>
    <w:rsid w:val="00055F56"/>
    <w:rsid w:val="00056118"/>
    <w:rsid w:val="0005621E"/>
    <w:rsid w:val="00056238"/>
    <w:rsid w:val="0005655A"/>
    <w:rsid w:val="000567F8"/>
    <w:rsid w:val="00056814"/>
    <w:rsid w:val="0005694A"/>
    <w:rsid w:val="00056C77"/>
    <w:rsid w:val="00056D6B"/>
    <w:rsid w:val="00056E52"/>
    <w:rsid w:val="00057006"/>
    <w:rsid w:val="0005735B"/>
    <w:rsid w:val="0005759E"/>
    <w:rsid w:val="00057D37"/>
    <w:rsid w:val="00057E4E"/>
    <w:rsid w:val="00060130"/>
    <w:rsid w:val="00060198"/>
    <w:rsid w:val="000603A8"/>
    <w:rsid w:val="00060473"/>
    <w:rsid w:val="00060542"/>
    <w:rsid w:val="000608DD"/>
    <w:rsid w:val="00060CA5"/>
    <w:rsid w:val="00060CEC"/>
    <w:rsid w:val="00060E8A"/>
    <w:rsid w:val="00061336"/>
    <w:rsid w:val="000614A9"/>
    <w:rsid w:val="00061909"/>
    <w:rsid w:val="00061C84"/>
    <w:rsid w:val="00062359"/>
    <w:rsid w:val="00062364"/>
    <w:rsid w:val="00062CD0"/>
    <w:rsid w:val="00062F79"/>
    <w:rsid w:val="0006301E"/>
    <w:rsid w:val="00063182"/>
    <w:rsid w:val="00063243"/>
    <w:rsid w:val="0006329C"/>
    <w:rsid w:val="000632B5"/>
    <w:rsid w:val="000635E9"/>
    <w:rsid w:val="00063708"/>
    <w:rsid w:val="00063E1D"/>
    <w:rsid w:val="000644D9"/>
    <w:rsid w:val="0006484B"/>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67EBE"/>
    <w:rsid w:val="0007056C"/>
    <w:rsid w:val="00070D2B"/>
    <w:rsid w:val="00071749"/>
    <w:rsid w:val="00071770"/>
    <w:rsid w:val="00071A40"/>
    <w:rsid w:val="00071DA6"/>
    <w:rsid w:val="00071F79"/>
    <w:rsid w:val="00072004"/>
    <w:rsid w:val="0007238D"/>
    <w:rsid w:val="00072668"/>
    <w:rsid w:val="000727E2"/>
    <w:rsid w:val="00072A4A"/>
    <w:rsid w:val="00072AF9"/>
    <w:rsid w:val="00072C22"/>
    <w:rsid w:val="00073053"/>
    <w:rsid w:val="000730D0"/>
    <w:rsid w:val="000734A0"/>
    <w:rsid w:val="00073946"/>
    <w:rsid w:val="00073A00"/>
    <w:rsid w:val="00073C2B"/>
    <w:rsid w:val="00073CD6"/>
    <w:rsid w:val="00074288"/>
    <w:rsid w:val="00074447"/>
    <w:rsid w:val="000745F9"/>
    <w:rsid w:val="0007469D"/>
    <w:rsid w:val="00074C0E"/>
    <w:rsid w:val="00074DC0"/>
    <w:rsid w:val="000752F2"/>
    <w:rsid w:val="000756A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1A21"/>
    <w:rsid w:val="00082321"/>
    <w:rsid w:val="00082521"/>
    <w:rsid w:val="000828C4"/>
    <w:rsid w:val="000828E9"/>
    <w:rsid w:val="00082934"/>
    <w:rsid w:val="00082B2D"/>
    <w:rsid w:val="0008316E"/>
    <w:rsid w:val="00083225"/>
    <w:rsid w:val="00083362"/>
    <w:rsid w:val="00083366"/>
    <w:rsid w:val="00083608"/>
    <w:rsid w:val="000836F1"/>
    <w:rsid w:val="00083775"/>
    <w:rsid w:val="00083970"/>
    <w:rsid w:val="000839D4"/>
    <w:rsid w:val="00083CA4"/>
    <w:rsid w:val="00083D8C"/>
    <w:rsid w:val="000848A0"/>
    <w:rsid w:val="000849C4"/>
    <w:rsid w:val="00084A7B"/>
    <w:rsid w:val="00085577"/>
    <w:rsid w:val="00085973"/>
    <w:rsid w:val="00085B70"/>
    <w:rsid w:val="00085C08"/>
    <w:rsid w:val="00085DE5"/>
    <w:rsid w:val="00085E4F"/>
    <w:rsid w:val="00085ED3"/>
    <w:rsid w:val="00085F3B"/>
    <w:rsid w:val="00086343"/>
    <w:rsid w:val="00086605"/>
    <w:rsid w:val="00086ADA"/>
    <w:rsid w:val="00086B20"/>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BA2"/>
    <w:rsid w:val="00094D25"/>
    <w:rsid w:val="00094E59"/>
    <w:rsid w:val="00095444"/>
    <w:rsid w:val="000955A0"/>
    <w:rsid w:val="00096214"/>
    <w:rsid w:val="000964A9"/>
    <w:rsid w:val="000968A7"/>
    <w:rsid w:val="00096A67"/>
    <w:rsid w:val="00096A7B"/>
    <w:rsid w:val="00096F15"/>
    <w:rsid w:val="00097762"/>
    <w:rsid w:val="00097831"/>
    <w:rsid w:val="00097CD8"/>
    <w:rsid w:val="000A00C0"/>
    <w:rsid w:val="000A0673"/>
    <w:rsid w:val="000A0881"/>
    <w:rsid w:val="000A089D"/>
    <w:rsid w:val="000A0C03"/>
    <w:rsid w:val="000A0CED"/>
    <w:rsid w:val="000A15EF"/>
    <w:rsid w:val="000A2361"/>
    <w:rsid w:val="000A254B"/>
    <w:rsid w:val="000A2600"/>
    <w:rsid w:val="000A29E0"/>
    <w:rsid w:val="000A2D2A"/>
    <w:rsid w:val="000A2DC5"/>
    <w:rsid w:val="000A2FBF"/>
    <w:rsid w:val="000A300C"/>
    <w:rsid w:val="000A3062"/>
    <w:rsid w:val="000A33AA"/>
    <w:rsid w:val="000A3623"/>
    <w:rsid w:val="000A4040"/>
    <w:rsid w:val="000A4095"/>
    <w:rsid w:val="000A4249"/>
    <w:rsid w:val="000A4A4D"/>
    <w:rsid w:val="000A4BB0"/>
    <w:rsid w:val="000A4C22"/>
    <w:rsid w:val="000A4C2D"/>
    <w:rsid w:val="000A4C3E"/>
    <w:rsid w:val="000A4F52"/>
    <w:rsid w:val="000A51BF"/>
    <w:rsid w:val="000A67CA"/>
    <w:rsid w:val="000A6D7B"/>
    <w:rsid w:val="000A714D"/>
    <w:rsid w:val="000A7628"/>
    <w:rsid w:val="000A76D7"/>
    <w:rsid w:val="000A78EE"/>
    <w:rsid w:val="000A7AEB"/>
    <w:rsid w:val="000A7F1B"/>
    <w:rsid w:val="000B00B2"/>
    <w:rsid w:val="000B00B5"/>
    <w:rsid w:val="000B04C5"/>
    <w:rsid w:val="000B0683"/>
    <w:rsid w:val="000B0765"/>
    <w:rsid w:val="000B09D4"/>
    <w:rsid w:val="000B0D5B"/>
    <w:rsid w:val="000B0E44"/>
    <w:rsid w:val="000B159F"/>
    <w:rsid w:val="000B175C"/>
    <w:rsid w:val="000B1838"/>
    <w:rsid w:val="000B1875"/>
    <w:rsid w:val="000B1C1C"/>
    <w:rsid w:val="000B1E32"/>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3FA"/>
    <w:rsid w:val="000C2537"/>
    <w:rsid w:val="000C2638"/>
    <w:rsid w:val="000C2639"/>
    <w:rsid w:val="000C28BC"/>
    <w:rsid w:val="000C2B71"/>
    <w:rsid w:val="000C2EF6"/>
    <w:rsid w:val="000C3143"/>
    <w:rsid w:val="000C31B9"/>
    <w:rsid w:val="000C3660"/>
    <w:rsid w:val="000C36C0"/>
    <w:rsid w:val="000C3DF9"/>
    <w:rsid w:val="000C4246"/>
    <w:rsid w:val="000C495A"/>
    <w:rsid w:val="000C4E2A"/>
    <w:rsid w:val="000C4E92"/>
    <w:rsid w:val="000C4F76"/>
    <w:rsid w:val="000C50BD"/>
    <w:rsid w:val="000C51A0"/>
    <w:rsid w:val="000C5426"/>
    <w:rsid w:val="000C5643"/>
    <w:rsid w:val="000C59A2"/>
    <w:rsid w:val="000C5B68"/>
    <w:rsid w:val="000C6239"/>
    <w:rsid w:val="000C67FA"/>
    <w:rsid w:val="000C6BF5"/>
    <w:rsid w:val="000C6D6B"/>
    <w:rsid w:val="000C779F"/>
    <w:rsid w:val="000C7830"/>
    <w:rsid w:val="000C7913"/>
    <w:rsid w:val="000C7C08"/>
    <w:rsid w:val="000C7CBA"/>
    <w:rsid w:val="000D003D"/>
    <w:rsid w:val="000D00F6"/>
    <w:rsid w:val="000D0426"/>
    <w:rsid w:val="000D043F"/>
    <w:rsid w:val="000D04AF"/>
    <w:rsid w:val="000D04C5"/>
    <w:rsid w:val="000D07B2"/>
    <w:rsid w:val="000D0979"/>
    <w:rsid w:val="000D1093"/>
    <w:rsid w:val="000D137C"/>
    <w:rsid w:val="000D13AA"/>
    <w:rsid w:val="000D14FA"/>
    <w:rsid w:val="000D16F0"/>
    <w:rsid w:val="000D186F"/>
    <w:rsid w:val="000D2337"/>
    <w:rsid w:val="000D2343"/>
    <w:rsid w:val="000D2C63"/>
    <w:rsid w:val="000D30F0"/>
    <w:rsid w:val="000D3160"/>
    <w:rsid w:val="000D31B0"/>
    <w:rsid w:val="000D33AC"/>
    <w:rsid w:val="000D3949"/>
    <w:rsid w:val="000D4003"/>
    <w:rsid w:val="000D427F"/>
    <w:rsid w:val="000D460C"/>
    <w:rsid w:val="000D4843"/>
    <w:rsid w:val="000D491D"/>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5A6"/>
    <w:rsid w:val="000E36E0"/>
    <w:rsid w:val="000E375E"/>
    <w:rsid w:val="000E398F"/>
    <w:rsid w:val="000E3F63"/>
    <w:rsid w:val="000E3F75"/>
    <w:rsid w:val="000E4132"/>
    <w:rsid w:val="000E4271"/>
    <w:rsid w:val="000E4425"/>
    <w:rsid w:val="000E4458"/>
    <w:rsid w:val="000E4506"/>
    <w:rsid w:val="000E50BB"/>
    <w:rsid w:val="000E52EB"/>
    <w:rsid w:val="000E55E9"/>
    <w:rsid w:val="000E57DD"/>
    <w:rsid w:val="000E58F3"/>
    <w:rsid w:val="000E5A3D"/>
    <w:rsid w:val="000E5E3B"/>
    <w:rsid w:val="000E5E69"/>
    <w:rsid w:val="000E609D"/>
    <w:rsid w:val="000E69E8"/>
    <w:rsid w:val="000E6B7B"/>
    <w:rsid w:val="000E6BF7"/>
    <w:rsid w:val="000E6F38"/>
    <w:rsid w:val="000E7F4D"/>
    <w:rsid w:val="000F01D0"/>
    <w:rsid w:val="000F0284"/>
    <w:rsid w:val="000F0357"/>
    <w:rsid w:val="000F037C"/>
    <w:rsid w:val="000F038A"/>
    <w:rsid w:val="000F0629"/>
    <w:rsid w:val="000F0639"/>
    <w:rsid w:val="000F088C"/>
    <w:rsid w:val="000F0BA3"/>
    <w:rsid w:val="000F0BAB"/>
    <w:rsid w:val="000F1216"/>
    <w:rsid w:val="000F17F9"/>
    <w:rsid w:val="000F1830"/>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5F2"/>
    <w:rsid w:val="000F6715"/>
    <w:rsid w:val="000F69DA"/>
    <w:rsid w:val="000F69E6"/>
    <w:rsid w:val="000F6A98"/>
    <w:rsid w:val="000F723A"/>
    <w:rsid w:val="000F7290"/>
    <w:rsid w:val="000F754D"/>
    <w:rsid w:val="000F75A8"/>
    <w:rsid w:val="000F7E88"/>
    <w:rsid w:val="00100060"/>
    <w:rsid w:val="001001C8"/>
    <w:rsid w:val="001006C5"/>
    <w:rsid w:val="00100834"/>
    <w:rsid w:val="00100CD6"/>
    <w:rsid w:val="00101164"/>
    <w:rsid w:val="00101330"/>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5F62"/>
    <w:rsid w:val="0010618B"/>
    <w:rsid w:val="0010623E"/>
    <w:rsid w:val="0010642C"/>
    <w:rsid w:val="0010697C"/>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57D"/>
    <w:rsid w:val="001126AB"/>
    <w:rsid w:val="00112793"/>
    <w:rsid w:val="001127C8"/>
    <w:rsid w:val="00112902"/>
    <w:rsid w:val="00112980"/>
    <w:rsid w:val="00112FC5"/>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0F32"/>
    <w:rsid w:val="0012103A"/>
    <w:rsid w:val="001212B5"/>
    <w:rsid w:val="001213BC"/>
    <w:rsid w:val="00121D4F"/>
    <w:rsid w:val="00121D81"/>
    <w:rsid w:val="00122183"/>
    <w:rsid w:val="0012218C"/>
    <w:rsid w:val="00122640"/>
    <w:rsid w:val="0012279F"/>
    <w:rsid w:val="001228B4"/>
    <w:rsid w:val="0012296C"/>
    <w:rsid w:val="001229A9"/>
    <w:rsid w:val="001229B7"/>
    <w:rsid w:val="00122DF9"/>
    <w:rsid w:val="00122E12"/>
    <w:rsid w:val="00123214"/>
    <w:rsid w:val="0012330E"/>
    <w:rsid w:val="00123405"/>
    <w:rsid w:val="001234ED"/>
    <w:rsid w:val="001237E4"/>
    <w:rsid w:val="001239BF"/>
    <w:rsid w:val="00123AAC"/>
    <w:rsid w:val="00123D51"/>
    <w:rsid w:val="00123F3A"/>
    <w:rsid w:val="0012431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9FA"/>
    <w:rsid w:val="00132A50"/>
    <w:rsid w:val="00132B1E"/>
    <w:rsid w:val="00132CA4"/>
    <w:rsid w:val="00132D3B"/>
    <w:rsid w:val="00132DBD"/>
    <w:rsid w:val="00133364"/>
    <w:rsid w:val="00133796"/>
    <w:rsid w:val="00133C3F"/>
    <w:rsid w:val="0013435F"/>
    <w:rsid w:val="001343BC"/>
    <w:rsid w:val="00134664"/>
    <w:rsid w:val="001346E2"/>
    <w:rsid w:val="001356FC"/>
    <w:rsid w:val="0013594E"/>
    <w:rsid w:val="00135AB1"/>
    <w:rsid w:val="00135BAF"/>
    <w:rsid w:val="00135FF9"/>
    <w:rsid w:val="00136210"/>
    <w:rsid w:val="001362FB"/>
    <w:rsid w:val="00136628"/>
    <w:rsid w:val="00136F98"/>
    <w:rsid w:val="001372E2"/>
    <w:rsid w:val="00137815"/>
    <w:rsid w:val="001379FC"/>
    <w:rsid w:val="00137AF1"/>
    <w:rsid w:val="00137F06"/>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B47"/>
    <w:rsid w:val="00143C55"/>
    <w:rsid w:val="0014402E"/>
    <w:rsid w:val="00144B2C"/>
    <w:rsid w:val="00144BD5"/>
    <w:rsid w:val="00145278"/>
    <w:rsid w:val="00145354"/>
    <w:rsid w:val="00145691"/>
    <w:rsid w:val="00145BAE"/>
    <w:rsid w:val="00145C37"/>
    <w:rsid w:val="00145FA0"/>
    <w:rsid w:val="00146353"/>
    <w:rsid w:val="001465BF"/>
    <w:rsid w:val="0014663B"/>
    <w:rsid w:val="00146B4F"/>
    <w:rsid w:val="00146B79"/>
    <w:rsid w:val="00146CBD"/>
    <w:rsid w:val="00146E3E"/>
    <w:rsid w:val="00146EC8"/>
    <w:rsid w:val="00146F58"/>
    <w:rsid w:val="00146FFD"/>
    <w:rsid w:val="001476B8"/>
    <w:rsid w:val="00147A27"/>
    <w:rsid w:val="00147A3B"/>
    <w:rsid w:val="0015029B"/>
    <w:rsid w:val="00150527"/>
    <w:rsid w:val="00150648"/>
    <w:rsid w:val="001509A7"/>
    <w:rsid w:val="00150D13"/>
    <w:rsid w:val="0015139C"/>
    <w:rsid w:val="00151855"/>
    <w:rsid w:val="00151A69"/>
    <w:rsid w:val="00151B0E"/>
    <w:rsid w:val="00151BB8"/>
    <w:rsid w:val="00151CD8"/>
    <w:rsid w:val="00152368"/>
    <w:rsid w:val="0015239A"/>
    <w:rsid w:val="001523A6"/>
    <w:rsid w:val="0015256D"/>
    <w:rsid w:val="001526F7"/>
    <w:rsid w:val="00152718"/>
    <w:rsid w:val="00152BC5"/>
    <w:rsid w:val="00152BE9"/>
    <w:rsid w:val="00152C09"/>
    <w:rsid w:val="001530D2"/>
    <w:rsid w:val="001532F5"/>
    <w:rsid w:val="001536D0"/>
    <w:rsid w:val="001538E7"/>
    <w:rsid w:val="001539DC"/>
    <w:rsid w:val="00153C6B"/>
    <w:rsid w:val="00153C6F"/>
    <w:rsid w:val="00153D03"/>
    <w:rsid w:val="00153E40"/>
    <w:rsid w:val="00153F48"/>
    <w:rsid w:val="001541A6"/>
    <w:rsid w:val="0015434C"/>
    <w:rsid w:val="0015437A"/>
    <w:rsid w:val="001543B0"/>
    <w:rsid w:val="001543EC"/>
    <w:rsid w:val="00154457"/>
    <w:rsid w:val="001544F3"/>
    <w:rsid w:val="001549F0"/>
    <w:rsid w:val="00154BE9"/>
    <w:rsid w:val="00154D0A"/>
    <w:rsid w:val="00154FAF"/>
    <w:rsid w:val="0015569F"/>
    <w:rsid w:val="00155CF5"/>
    <w:rsid w:val="00155D0B"/>
    <w:rsid w:val="00155E4D"/>
    <w:rsid w:val="00155FFC"/>
    <w:rsid w:val="00156185"/>
    <w:rsid w:val="001562EC"/>
    <w:rsid w:val="0015645C"/>
    <w:rsid w:val="001564A4"/>
    <w:rsid w:val="00157066"/>
    <w:rsid w:val="001570A7"/>
    <w:rsid w:val="001570B0"/>
    <w:rsid w:val="00157160"/>
    <w:rsid w:val="00157289"/>
    <w:rsid w:val="00157323"/>
    <w:rsid w:val="001573AC"/>
    <w:rsid w:val="0015751F"/>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5C9"/>
    <w:rsid w:val="00161E55"/>
    <w:rsid w:val="00161E6E"/>
    <w:rsid w:val="00162E74"/>
    <w:rsid w:val="00163088"/>
    <w:rsid w:val="00163534"/>
    <w:rsid w:val="001635F2"/>
    <w:rsid w:val="001636A0"/>
    <w:rsid w:val="00163778"/>
    <w:rsid w:val="00163A1F"/>
    <w:rsid w:val="00163B71"/>
    <w:rsid w:val="00163D50"/>
    <w:rsid w:val="0016427C"/>
    <w:rsid w:val="00164518"/>
    <w:rsid w:val="0016467F"/>
    <w:rsid w:val="001648A1"/>
    <w:rsid w:val="0016497A"/>
    <w:rsid w:val="00164B23"/>
    <w:rsid w:val="00164EDC"/>
    <w:rsid w:val="00164F4F"/>
    <w:rsid w:val="00165099"/>
    <w:rsid w:val="00165179"/>
    <w:rsid w:val="00165447"/>
    <w:rsid w:val="00165517"/>
    <w:rsid w:val="0016551C"/>
    <w:rsid w:val="0016575A"/>
    <w:rsid w:val="0016583A"/>
    <w:rsid w:val="00165AED"/>
    <w:rsid w:val="00166093"/>
    <w:rsid w:val="001661AA"/>
    <w:rsid w:val="00166955"/>
    <w:rsid w:val="001669A8"/>
    <w:rsid w:val="00166B00"/>
    <w:rsid w:val="00166C05"/>
    <w:rsid w:val="00166D6F"/>
    <w:rsid w:val="00166F81"/>
    <w:rsid w:val="00166FEE"/>
    <w:rsid w:val="00167012"/>
    <w:rsid w:val="00167221"/>
    <w:rsid w:val="00167488"/>
    <w:rsid w:val="001674F0"/>
    <w:rsid w:val="00167967"/>
    <w:rsid w:val="0017049F"/>
    <w:rsid w:val="0017053C"/>
    <w:rsid w:val="0017058B"/>
    <w:rsid w:val="00170957"/>
    <w:rsid w:val="001714C1"/>
    <w:rsid w:val="0017162B"/>
    <w:rsid w:val="001717EE"/>
    <w:rsid w:val="00171934"/>
    <w:rsid w:val="001719A8"/>
    <w:rsid w:val="00171A7A"/>
    <w:rsid w:val="00171CB5"/>
    <w:rsid w:val="00172A17"/>
    <w:rsid w:val="00172AE3"/>
    <w:rsid w:val="00172E9D"/>
    <w:rsid w:val="00172F2B"/>
    <w:rsid w:val="00172FC8"/>
    <w:rsid w:val="00172FDE"/>
    <w:rsid w:val="00173221"/>
    <w:rsid w:val="0017322A"/>
    <w:rsid w:val="00173442"/>
    <w:rsid w:val="001735DC"/>
    <w:rsid w:val="00173980"/>
    <w:rsid w:val="00173F01"/>
    <w:rsid w:val="001740DE"/>
    <w:rsid w:val="001743A7"/>
    <w:rsid w:val="00174507"/>
    <w:rsid w:val="00174546"/>
    <w:rsid w:val="001748FC"/>
    <w:rsid w:val="001749A4"/>
    <w:rsid w:val="00174A8E"/>
    <w:rsid w:val="001750D2"/>
    <w:rsid w:val="00175D45"/>
    <w:rsid w:val="00176241"/>
    <w:rsid w:val="00176288"/>
    <w:rsid w:val="001764FC"/>
    <w:rsid w:val="00176B04"/>
    <w:rsid w:val="00176C14"/>
    <w:rsid w:val="00176D76"/>
    <w:rsid w:val="00176F08"/>
    <w:rsid w:val="00177244"/>
    <w:rsid w:val="001774E1"/>
    <w:rsid w:val="0017752B"/>
    <w:rsid w:val="00177840"/>
    <w:rsid w:val="00177E34"/>
    <w:rsid w:val="0018002E"/>
    <w:rsid w:val="0018018D"/>
    <w:rsid w:val="0018020B"/>
    <w:rsid w:val="0018056F"/>
    <w:rsid w:val="001808AD"/>
    <w:rsid w:val="00180C8D"/>
    <w:rsid w:val="00180EA8"/>
    <w:rsid w:val="001814DF"/>
    <w:rsid w:val="0018201F"/>
    <w:rsid w:val="0018206B"/>
    <w:rsid w:val="00182417"/>
    <w:rsid w:val="00182457"/>
    <w:rsid w:val="00182815"/>
    <w:rsid w:val="00182FFF"/>
    <w:rsid w:val="001830CD"/>
    <w:rsid w:val="001831B0"/>
    <w:rsid w:val="001831DE"/>
    <w:rsid w:val="00183297"/>
    <w:rsid w:val="00183B34"/>
    <w:rsid w:val="00183D03"/>
    <w:rsid w:val="00183E93"/>
    <w:rsid w:val="0018403D"/>
    <w:rsid w:val="00184156"/>
    <w:rsid w:val="0018467B"/>
    <w:rsid w:val="00184790"/>
    <w:rsid w:val="00184B1E"/>
    <w:rsid w:val="00184C71"/>
    <w:rsid w:val="00185889"/>
    <w:rsid w:val="00185918"/>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0B95"/>
    <w:rsid w:val="00191300"/>
    <w:rsid w:val="001913FB"/>
    <w:rsid w:val="00191ABE"/>
    <w:rsid w:val="00191C49"/>
    <w:rsid w:val="00191C61"/>
    <w:rsid w:val="00191E8B"/>
    <w:rsid w:val="00192115"/>
    <w:rsid w:val="0019229E"/>
    <w:rsid w:val="00192596"/>
    <w:rsid w:val="00192E54"/>
    <w:rsid w:val="00192FBB"/>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920"/>
    <w:rsid w:val="00196EB2"/>
    <w:rsid w:val="001970F0"/>
    <w:rsid w:val="0019798C"/>
    <w:rsid w:val="00197AD7"/>
    <w:rsid w:val="00197CC3"/>
    <w:rsid w:val="00197D2B"/>
    <w:rsid w:val="001A0072"/>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18F"/>
    <w:rsid w:val="001A3339"/>
    <w:rsid w:val="001A33DC"/>
    <w:rsid w:val="001A359C"/>
    <w:rsid w:val="001A3E32"/>
    <w:rsid w:val="001A3F02"/>
    <w:rsid w:val="001A415E"/>
    <w:rsid w:val="001A44C1"/>
    <w:rsid w:val="001A4653"/>
    <w:rsid w:val="001A4892"/>
    <w:rsid w:val="001A4922"/>
    <w:rsid w:val="001A4A7A"/>
    <w:rsid w:val="001A4CAD"/>
    <w:rsid w:val="001A4EFD"/>
    <w:rsid w:val="001A4FA4"/>
    <w:rsid w:val="001A5031"/>
    <w:rsid w:val="001A51B7"/>
    <w:rsid w:val="001A5AAF"/>
    <w:rsid w:val="001A5EDE"/>
    <w:rsid w:val="001A655E"/>
    <w:rsid w:val="001A65EF"/>
    <w:rsid w:val="001A69DE"/>
    <w:rsid w:val="001A6A9C"/>
    <w:rsid w:val="001A6B4C"/>
    <w:rsid w:val="001A6C6C"/>
    <w:rsid w:val="001A6CE8"/>
    <w:rsid w:val="001A6D9B"/>
    <w:rsid w:val="001A6E35"/>
    <w:rsid w:val="001A71FE"/>
    <w:rsid w:val="001A7802"/>
    <w:rsid w:val="001A7A07"/>
    <w:rsid w:val="001A7AC6"/>
    <w:rsid w:val="001A7F47"/>
    <w:rsid w:val="001A7FBD"/>
    <w:rsid w:val="001B004F"/>
    <w:rsid w:val="001B0147"/>
    <w:rsid w:val="001B02DD"/>
    <w:rsid w:val="001B05AC"/>
    <w:rsid w:val="001B06D5"/>
    <w:rsid w:val="001B06E3"/>
    <w:rsid w:val="001B09FF"/>
    <w:rsid w:val="001B0AE6"/>
    <w:rsid w:val="001B0F83"/>
    <w:rsid w:val="001B146A"/>
    <w:rsid w:val="001B1540"/>
    <w:rsid w:val="001B1641"/>
    <w:rsid w:val="001B1699"/>
    <w:rsid w:val="001B2801"/>
    <w:rsid w:val="001B2971"/>
    <w:rsid w:val="001B2AE2"/>
    <w:rsid w:val="001B2BF4"/>
    <w:rsid w:val="001B321E"/>
    <w:rsid w:val="001B32A3"/>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73C"/>
    <w:rsid w:val="001C07CB"/>
    <w:rsid w:val="001C0C48"/>
    <w:rsid w:val="001C1718"/>
    <w:rsid w:val="001C18E1"/>
    <w:rsid w:val="001C1914"/>
    <w:rsid w:val="001C20A8"/>
    <w:rsid w:val="001C2124"/>
    <w:rsid w:val="001C245B"/>
    <w:rsid w:val="001C26C7"/>
    <w:rsid w:val="001C2813"/>
    <w:rsid w:val="001C29DD"/>
    <w:rsid w:val="001C2AB7"/>
    <w:rsid w:val="001C2AE5"/>
    <w:rsid w:val="001C2BD1"/>
    <w:rsid w:val="001C2E10"/>
    <w:rsid w:val="001C2F21"/>
    <w:rsid w:val="001C318A"/>
    <w:rsid w:val="001C3336"/>
    <w:rsid w:val="001C346C"/>
    <w:rsid w:val="001C36F1"/>
    <w:rsid w:val="001C37A2"/>
    <w:rsid w:val="001C3BB0"/>
    <w:rsid w:val="001C3D48"/>
    <w:rsid w:val="001C4C9F"/>
    <w:rsid w:val="001C4E3D"/>
    <w:rsid w:val="001C4EF1"/>
    <w:rsid w:val="001C4FBE"/>
    <w:rsid w:val="001C5019"/>
    <w:rsid w:val="001C50DC"/>
    <w:rsid w:val="001C519C"/>
    <w:rsid w:val="001C55FA"/>
    <w:rsid w:val="001C56B3"/>
    <w:rsid w:val="001C589A"/>
    <w:rsid w:val="001C5929"/>
    <w:rsid w:val="001C5A31"/>
    <w:rsid w:val="001C624B"/>
    <w:rsid w:val="001C6819"/>
    <w:rsid w:val="001C690D"/>
    <w:rsid w:val="001C6ED8"/>
    <w:rsid w:val="001C780C"/>
    <w:rsid w:val="001C7838"/>
    <w:rsid w:val="001C7B36"/>
    <w:rsid w:val="001C7B4B"/>
    <w:rsid w:val="001C7B97"/>
    <w:rsid w:val="001C7C77"/>
    <w:rsid w:val="001C7F9C"/>
    <w:rsid w:val="001D004E"/>
    <w:rsid w:val="001D00B6"/>
    <w:rsid w:val="001D08C5"/>
    <w:rsid w:val="001D0922"/>
    <w:rsid w:val="001D0B69"/>
    <w:rsid w:val="001D0E52"/>
    <w:rsid w:val="001D1008"/>
    <w:rsid w:val="001D112B"/>
    <w:rsid w:val="001D1284"/>
    <w:rsid w:val="001D18F3"/>
    <w:rsid w:val="001D1B51"/>
    <w:rsid w:val="001D1F1E"/>
    <w:rsid w:val="001D2A98"/>
    <w:rsid w:val="001D2C85"/>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011"/>
    <w:rsid w:val="001E0216"/>
    <w:rsid w:val="001E06E7"/>
    <w:rsid w:val="001E0803"/>
    <w:rsid w:val="001E08F7"/>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6D5C"/>
    <w:rsid w:val="001E7008"/>
    <w:rsid w:val="001E7859"/>
    <w:rsid w:val="001E78C1"/>
    <w:rsid w:val="001E7CB7"/>
    <w:rsid w:val="001F03B6"/>
    <w:rsid w:val="001F08B8"/>
    <w:rsid w:val="001F09CD"/>
    <w:rsid w:val="001F0A55"/>
    <w:rsid w:val="001F0ADC"/>
    <w:rsid w:val="001F0D32"/>
    <w:rsid w:val="001F115F"/>
    <w:rsid w:val="001F1710"/>
    <w:rsid w:val="001F1873"/>
    <w:rsid w:val="001F1A1F"/>
    <w:rsid w:val="001F1AA3"/>
    <w:rsid w:val="001F1AC7"/>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55D"/>
    <w:rsid w:val="00200652"/>
    <w:rsid w:val="002008E6"/>
    <w:rsid w:val="00200AC3"/>
    <w:rsid w:val="00200C24"/>
    <w:rsid w:val="00200D73"/>
    <w:rsid w:val="00200FF7"/>
    <w:rsid w:val="00201000"/>
    <w:rsid w:val="00201074"/>
    <w:rsid w:val="0020116F"/>
    <w:rsid w:val="002015C5"/>
    <w:rsid w:val="00201674"/>
    <w:rsid w:val="002018EF"/>
    <w:rsid w:val="00201B83"/>
    <w:rsid w:val="00201BAA"/>
    <w:rsid w:val="00201F4D"/>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4DAC"/>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D28"/>
    <w:rsid w:val="00207F3F"/>
    <w:rsid w:val="0021010F"/>
    <w:rsid w:val="002101AF"/>
    <w:rsid w:val="002107EC"/>
    <w:rsid w:val="00210870"/>
    <w:rsid w:val="00211073"/>
    <w:rsid w:val="0021117E"/>
    <w:rsid w:val="0021141A"/>
    <w:rsid w:val="00211533"/>
    <w:rsid w:val="002117AC"/>
    <w:rsid w:val="00211A02"/>
    <w:rsid w:val="00211A33"/>
    <w:rsid w:val="00211BA8"/>
    <w:rsid w:val="00211C86"/>
    <w:rsid w:val="00211CBD"/>
    <w:rsid w:val="00211FD9"/>
    <w:rsid w:val="00212791"/>
    <w:rsid w:val="0021284D"/>
    <w:rsid w:val="0021284E"/>
    <w:rsid w:val="00212971"/>
    <w:rsid w:val="0021297B"/>
    <w:rsid w:val="00212AD7"/>
    <w:rsid w:val="00213365"/>
    <w:rsid w:val="0021360C"/>
    <w:rsid w:val="00213A7D"/>
    <w:rsid w:val="00213E4D"/>
    <w:rsid w:val="00213F5F"/>
    <w:rsid w:val="00214081"/>
    <w:rsid w:val="00214212"/>
    <w:rsid w:val="0021441B"/>
    <w:rsid w:val="00214646"/>
    <w:rsid w:val="00214681"/>
    <w:rsid w:val="00215360"/>
    <w:rsid w:val="002156E0"/>
    <w:rsid w:val="002159E4"/>
    <w:rsid w:val="00215F33"/>
    <w:rsid w:val="00215F3E"/>
    <w:rsid w:val="002164B0"/>
    <w:rsid w:val="002165A8"/>
    <w:rsid w:val="00216853"/>
    <w:rsid w:val="0021698D"/>
    <w:rsid w:val="00216D15"/>
    <w:rsid w:val="00216DEB"/>
    <w:rsid w:val="00216F3E"/>
    <w:rsid w:val="002174C5"/>
    <w:rsid w:val="00217DFE"/>
    <w:rsid w:val="00217FE7"/>
    <w:rsid w:val="002202D2"/>
    <w:rsid w:val="0022070E"/>
    <w:rsid w:val="0022075C"/>
    <w:rsid w:val="00220A08"/>
    <w:rsid w:val="00220EE8"/>
    <w:rsid w:val="00221077"/>
    <w:rsid w:val="002210C6"/>
    <w:rsid w:val="002215B5"/>
    <w:rsid w:val="002218A1"/>
    <w:rsid w:val="002218A5"/>
    <w:rsid w:val="002219A3"/>
    <w:rsid w:val="00221ACD"/>
    <w:rsid w:val="00222090"/>
    <w:rsid w:val="00222106"/>
    <w:rsid w:val="002221E0"/>
    <w:rsid w:val="0022248B"/>
    <w:rsid w:val="0022299B"/>
    <w:rsid w:val="00222C16"/>
    <w:rsid w:val="00222D33"/>
    <w:rsid w:val="00222ECA"/>
    <w:rsid w:val="00223493"/>
    <w:rsid w:val="0022368F"/>
    <w:rsid w:val="00223A08"/>
    <w:rsid w:val="00223A15"/>
    <w:rsid w:val="00223A58"/>
    <w:rsid w:val="00223E56"/>
    <w:rsid w:val="00223F2B"/>
    <w:rsid w:val="002246E9"/>
    <w:rsid w:val="002246F9"/>
    <w:rsid w:val="002247FD"/>
    <w:rsid w:val="00224E74"/>
    <w:rsid w:val="00224E96"/>
    <w:rsid w:val="00224EA3"/>
    <w:rsid w:val="00224EDA"/>
    <w:rsid w:val="00224EF2"/>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281"/>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4F62"/>
    <w:rsid w:val="00235237"/>
    <w:rsid w:val="002352EC"/>
    <w:rsid w:val="002355B3"/>
    <w:rsid w:val="002358FA"/>
    <w:rsid w:val="00235B32"/>
    <w:rsid w:val="00235BF4"/>
    <w:rsid w:val="00235C89"/>
    <w:rsid w:val="0023605C"/>
    <w:rsid w:val="00236C95"/>
    <w:rsid w:val="00236CB7"/>
    <w:rsid w:val="00236EA2"/>
    <w:rsid w:val="00236F38"/>
    <w:rsid w:val="0023751F"/>
    <w:rsid w:val="002375B8"/>
    <w:rsid w:val="00237636"/>
    <w:rsid w:val="00237881"/>
    <w:rsid w:val="00237A06"/>
    <w:rsid w:val="00237DD6"/>
    <w:rsid w:val="00237E6C"/>
    <w:rsid w:val="002400BA"/>
    <w:rsid w:val="00240209"/>
    <w:rsid w:val="00240929"/>
    <w:rsid w:val="002413D1"/>
    <w:rsid w:val="00241470"/>
    <w:rsid w:val="00241FAA"/>
    <w:rsid w:val="002420E3"/>
    <w:rsid w:val="002423F9"/>
    <w:rsid w:val="00242479"/>
    <w:rsid w:val="002425F9"/>
    <w:rsid w:val="00242C6F"/>
    <w:rsid w:val="00242E58"/>
    <w:rsid w:val="0024302B"/>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1B0E"/>
    <w:rsid w:val="0025201A"/>
    <w:rsid w:val="002525E8"/>
    <w:rsid w:val="00252F6F"/>
    <w:rsid w:val="0025361F"/>
    <w:rsid w:val="0025383F"/>
    <w:rsid w:val="002538C5"/>
    <w:rsid w:val="00253AF9"/>
    <w:rsid w:val="00253BC2"/>
    <w:rsid w:val="00254158"/>
    <w:rsid w:val="0025422A"/>
    <w:rsid w:val="00254285"/>
    <w:rsid w:val="00254737"/>
    <w:rsid w:val="002553C5"/>
    <w:rsid w:val="00255869"/>
    <w:rsid w:val="00255EF1"/>
    <w:rsid w:val="00255F03"/>
    <w:rsid w:val="00256249"/>
    <w:rsid w:val="00256598"/>
    <w:rsid w:val="00256617"/>
    <w:rsid w:val="00257160"/>
    <w:rsid w:val="002574AC"/>
    <w:rsid w:val="002574E4"/>
    <w:rsid w:val="002574F5"/>
    <w:rsid w:val="002576F9"/>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2B"/>
    <w:rsid w:val="00261D71"/>
    <w:rsid w:val="00261D78"/>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A4D"/>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0EE8"/>
    <w:rsid w:val="002710A2"/>
    <w:rsid w:val="002710E3"/>
    <w:rsid w:val="00271360"/>
    <w:rsid w:val="002719EF"/>
    <w:rsid w:val="00271DF6"/>
    <w:rsid w:val="00271E72"/>
    <w:rsid w:val="0027205B"/>
    <w:rsid w:val="00272235"/>
    <w:rsid w:val="0027232B"/>
    <w:rsid w:val="00272417"/>
    <w:rsid w:val="0027271B"/>
    <w:rsid w:val="00272A0F"/>
    <w:rsid w:val="00272A2F"/>
    <w:rsid w:val="00273050"/>
    <w:rsid w:val="002735A8"/>
    <w:rsid w:val="0027373C"/>
    <w:rsid w:val="00273AC7"/>
    <w:rsid w:val="00273EEF"/>
    <w:rsid w:val="00274267"/>
    <w:rsid w:val="0027495B"/>
    <w:rsid w:val="00274C11"/>
    <w:rsid w:val="00274F9A"/>
    <w:rsid w:val="002751B3"/>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2F"/>
    <w:rsid w:val="002836B4"/>
    <w:rsid w:val="00283A26"/>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549"/>
    <w:rsid w:val="00291779"/>
    <w:rsid w:val="002920EB"/>
    <w:rsid w:val="00292388"/>
    <w:rsid w:val="002929BC"/>
    <w:rsid w:val="00292C87"/>
    <w:rsid w:val="00292CD3"/>
    <w:rsid w:val="00292D8D"/>
    <w:rsid w:val="00292E7A"/>
    <w:rsid w:val="002930A1"/>
    <w:rsid w:val="0029315C"/>
    <w:rsid w:val="002934E1"/>
    <w:rsid w:val="0029356B"/>
    <w:rsid w:val="0029362D"/>
    <w:rsid w:val="002936C1"/>
    <w:rsid w:val="002937AA"/>
    <w:rsid w:val="00293815"/>
    <w:rsid w:val="0029388B"/>
    <w:rsid w:val="002939B8"/>
    <w:rsid w:val="00293A70"/>
    <w:rsid w:val="00293B69"/>
    <w:rsid w:val="00293E38"/>
    <w:rsid w:val="00293F42"/>
    <w:rsid w:val="0029406D"/>
    <w:rsid w:val="002940CF"/>
    <w:rsid w:val="0029430C"/>
    <w:rsid w:val="00294740"/>
    <w:rsid w:val="00294973"/>
    <w:rsid w:val="002951DA"/>
    <w:rsid w:val="00295559"/>
    <w:rsid w:val="0029584A"/>
    <w:rsid w:val="00295FFD"/>
    <w:rsid w:val="00296036"/>
    <w:rsid w:val="002964A5"/>
    <w:rsid w:val="002965DD"/>
    <w:rsid w:val="0029681D"/>
    <w:rsid w:val="002969E4"/>
    <w:rsid w:val="00296AD7"/>
    <w:rsid w:val="00296B59"/>
    <w:rsid w:val="00296ED5"/>
    <w:rsid w:val="00296F1B"/>
    <w:rsid w:val="00296F89"/>
    <w:rsid w:val="00297309"/>
    <w:rsid w:val="00297816"/>
    <w:rsid w:val="002978B2"/>
    <w:rsid w:val="00297A96"/>
    <w:rsid w:val="00297CE6"/>
    <w:rsid w:val="002A1029"/>
    <w:rsid w:val="002A1599"/>
    <w:rsid w:val="002A1895"/>
    <w:rsid w:val="002A18DC"/>
    <w:rsid w:val="002A1A3B"/>
    <w:rsid w:val="002A1B90"/>
    <w:rsid w:val="002A1D03"/>
    <w:rsid w:val="002A214C"/>
    <w:rsid w:val="002A2A63"/>
    <w:rsid w:val="002A2BB8"/>
    <w:rsid w:val="002A2CA6"/>
    <w:rsid w:val="002A359D"/>
    <w:rsid w:val="002A3627"/>
    <w:rsid w:val="002A383B"/>
    <w:rsid w:val="002A3BB7"/>
    <w:rsid w:val="002A3CB4"/>
    <w:rsid w:val="002A3DC8"/>
    <w:rsid w:val="002A41F8"/>
    <w:rsid w:val="002A427E"/>
    <w:rsid w:val="002A4804"/>
    <w:rsid w:val="002A48CF"/>
    <w:rsid w:val="002A49D2"/>
    <w:rsid w:val="002A4A62"/>
    <w:rsid w:val="002A4C94"/>
    <w:rsid w:val="002A514F"/>
    <w:rsid w:val="002A521B"/>
    <w:rsid w:val="002A52AA"/>
    <w:rsid w:val="002A53B6"/>
    <w:rsid w:val="002A5848"/>
    <w:rsid w:val="002A5927"/>
    <w:rsid w:val="002A656D"/>
    <w:rsid w:val="002A65FC"/>
    <w:rsid w:val="002A6679"/>
    <w:rsid w:val="002A67C3"/>
    <w:rsid w:val="002A689E"/>
    <w:rsid w:val="002A6B7E"/>
    <w:rsid w:val="002A6C39"/>
    <w:rsid w:val="002A7026"/>
    <w:rsid w:val="002A7385"/>
    <w:rsid w:val="002A7F6A"/>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93D"/>
    <w:rsid w:val="002B3CCD"/>
    <w:rsid w:val="002B43BD"/>
    <w:rsid w:val="002B444F"/>
    <w:rsid w:val="002B44F0"/>
    <w:rsid w:val="002B4A15"/>
    <w:rsid w:val="002B51DC"/>
    <w:rsid w:val="002B57B9"/>
    <w:rsid w:val="002B5DDB"/>
    <w:rsid w:val="002B5DFE"/>
    <w:rsid w:val="002B5EB8"/>
    <w:rsid w:val="002B61FF"/>
    <w:rsid w:val="002B6393"/>
    <w:rsid w:val="002B6520"/>
    <w:rsid w:val="002B664E"/>
    <w:rsid w:val="002B6938"/>
    <w:rsid w:val="002B6E2A"/>
    <w:rsid w:val="002B70FD"/>
    <w:rsid w:val="002B7393"/>
    <w:rsid w:val="002B7A26"/>
    <w:rsid w:val="002B7C1B"/>
    <w:rsid w:val="002B7CB3"/>
    <w:rsid w:val="002C028C"/>
    <w:rsid w:val="002C02CB"/>
    <w:rsid w:val="002C0815"/>
    <w:rsid w:val="002C0920"/>
    <w:rsid w:val="002C0A19"/>
    <w:rsid w:val="002C0ED2"/>
    <w:rsid w:val="002C16B1"/>
    <w:rsid w:val="002C1830"/>
    <w:rsid w:val="002C1BB2"/>
    <w:rsid w:val="002C1DBF"/>
    <w:rsid w:val="002C22C6"/>
    <w:rsid w:val="002C23EA"/>
    <w:rsid w:val="002C2C71"/>
    <w:rsid w:val="002C2E6F"/>
    <w:rsid w:val="002C2F7C"/>
    <w:rsid w:val="002C30B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9B5"/>
    <w:rsid w:val="002C7D37"/>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1F91"/>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BC2"/>
    <w:rsid w:val="002D6D8D"/>
    <w:rsid w:val="002D702A"/>
    <w:rsid w:val="002D7392"/>
    <w:rsid w:val="002D7611"/>
    <w:rsid w:val="002D79F7"/>
    <w:rsid w:val="002D7F5F"/>
    <w:rsid w:val="002E00E9"/>
    <w:rsid w:val="002E0167"/>
    <w:rsid w:val="002E0316"/>
    <w:rsid w:val="002E05DC"/>
    <w:rsid w:val="002E0632"/>
    <w:rsid w:val="002E06F4"/>
    <w:rsid w:val="002E0B0C"/>
    <w:rsid w:val="002E0CF6"/>
    <w:rsid w:val="002E0D0E"/>
    <w:rsid w:val="002E170F"/>
    <w:rsid w:val="002E17F1"/>
    <w:rsid w:val="002E1889"/>
    <w:rsid w:val="002E1B88"/>
    <w:rsid w:val="002E1BCE"/>
    <w:rsid w:val="002E1F60"/>
    <w:rsid w:val="002E20F7"/>
    <w:rsid w:val="002E2144"/>
    <w:rsid w:val="002E236C"/>
    <w:rsid w:val="002E26B0"/>
    <w:rsid w:val="002E273E"/>
    <w:rsid w:val="002E2A54"/>
    <w:rsid w:val="002E2B50"/>
    <w:rsid w:val="002E2D10"/>
    <w:rsid w:val="002E2FD2"/>
    <w:rsid w:val="002E31C3"/>
    <w:rsid w:val="002E3396"/>
    <w:rsid w:val="002E3562"/>
    <w:rsid w:val="002E3605"/>
    <w:rsid w:val="002E3773"/>
    <w:rsid w:val="002E38DE"/>
    <w:rsid w:val="002E4348"/>
    <w:rsid w:val="002E4843"/>
    <w:rsid w:val="002E498D"/>
    <w:rsid w:val="002E4A2A"/>
    <w:rsid w:val="002E548B"/>
    <w:rsid w:val="002E582A"/>
    <w:rsid w:val="002E5DC2"/>
    <w:rsid w:val="002E5E01"/>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32B"/>
    <w:rsid w:val="002F177A"/>
    <w:rsid w:val="002F1BBC"/>
    <w:rsid w:val="002F1C0E"/>
    <w:rsid w:val="002F1F1D"/>
    <w:rsid w:val="002F21B6"/>
    <w:rsid w:val="002F232F"/>
    <w:rsid w:val="002F2367"/>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70"/>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16D"/>
    <w:rsid w:val="003045BF"/>
    <w:rsid w:val="0030461D"/>
    <w:rsid w:val="003047F1"/>
    <w:rsid w:val="00304ADB"/>
    <w:rsid w:val="00304CC3"/>
    <w:rsid w:val="00304E56"/>
    <w:rsid w:val="00305684"/>
    <w:rsid w:val="0030576A"/>
    <w:rsid w:val="0030592A"/>
    <w:rsid w:val="00305A2E"/>
    <w:rsid w:val="00305D08"/>
    <w:rsid w:val="00306D83"/>
    <w:rsid w:val="00306EEE"/>
    <w:rsid w:val="00307143"/>
    <w:rsid w:val="00307350"/>
    <w:rsid w:val="003076EE"/>
    <w:rsid w:val="00307842"/>
    <w:rsid w:val="0031013D"/>
    <w:rsid w:val="0031034C"/>
    <w:rsid w:val="0031047A"/>
    <w:rsid w:val="00310E04"/>
    <w:rsid w:val="0031102F"/>
    <w:rsid w:val="003110A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28A"/>
    <w:rsid w:val="00315811"/>
    <w:rsid w:val="00315AB6"/>
    <w:rsid w:val="00315BE0"/>
    <w:rsid w:val="003160B6"/>
    <w:rsid w:val="00316237"/>
    <w:rsid w:val="003164C5"/>
    <w:rsid w:val="00316B0A"/>
    <w:rsid w:val="00316B73"/>
    <w:rsid w:val="00316B83"/>
    <w:rsid w:val="00316BB7"/>
    <w:rsid w:val="00316E7D"/>
    <w:rsid w:val="00317427"/>
    <w:rsid w:val="0031748B"/>
    <w:rsid w:val="00317AB3"/>
    <w:rsid w:val="00317ACD"/>
    <w:rsid w:val="00317C76"/>
    <w:rsid w:val="00317E9A"/>
    <w:rsid w:val="0032015C"/>
    <w:rsid w:val="00320692"/>
    <w:rsid w:val="00320747"/>
    <w:rsid w:val="0032076A"/>
    <w:rsid w:val="003208D7"/>
    <w:rsid w:val="00320944"/>
    <w:rsid w:val="00320D07"/>
    <w:rsid w:val="003215C3"/>
    <w:rsid w:val="00321808"/>
    <w:rsid w:val="003219F4"/>
    <w:rsid w:val="00321AAD"/>
    <w:rsid w:val="00321C05"/>
    <w:rsid w:val="00321F4D"/>
    <w:rsid w:val="00321FFE"/>
    <w:rsid w:val="003223B8"/>
    <w:rsid w:val="0032271A"/>
    <w:rsid w:val="003228DD"/>
    <w:rsid w:val="00322C29"/>
    <w:rsid w:val="00322D6D"/>
    <w:rsid w:val="00323402"/>
    <w:rsid w:val="00323809"/>
    <w:rsid w:val="00323B64"/>
    <w:rsid w:val="00323BC8"/>
    <w:rsid w:val="00323DC1"/>
    <w:rsid w:val="003241F1"/>
    <w:rsid w:val="00324270"/>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4F8"/>
    <w:rsid w:val="0033181F"/>
    <w:rsid w:val="00331D6F"/>
    <w:rsid w:val="00331EAF"/>
    <w:rsid w:val="0033220B"/>
    <w:rsid w:val="00332261"/>
    <w:rsid w:val="00332324"/>
    <w:rsid w:val="003327DB"/>
    <w:rsid w:val="003329DE"/>
    <w:rsid w:val="00332C20"/>
    <w:rsid w:val="00332DD1"/>
    <w:rsid w:val="003332EE"/>
    <w:rsid w:val="0033331C"/>
    <w:rsid w:val="003336FD"/>
    <w:rsid w:val="0033396B"/>
    <w:rsid w:val="00333C19"/>
    <w:rsid w:val="00333DAF"/>
    <w:rsid w:val="003342FA"/>
    <w:rsid w:val="0033440B"/>
    <w:rsid w:val="003346C4"/>
    <w:rsid w:val="003346D6"/>
    <w:rsid w:val="00334CB5"/>
    <w:rsid w:val="003350B7"/>
    <w:rsid w:val="0033568B"/>
    <w:rsid w:val="003362AE"/>
    <w:rsid w:val="003362FD"/>
    <w:rsid w:val="003366B6"/>
    <w:rsid w:val="0033681E"/>
    <w:rsid w:val="003369DC"/>
    <w:rsid w:val="00336A68"/>
    <w:rsid w:val="00336BF1"/>
    <w:rsid w:val="00336D32"/>
    <w:rsid w:val="00336E5C"/>
    <w:rsid w:val="00336EC2"/>
    <w:rsid w:val="003375A0"/>
    <w:rsid w:val="003377BA"/>
    <w:rsid w:val="00337811"/>
    <w:rsid w:val="00337B0C"/>
    <w:rsid w:val="00337D9D"/>
    <w:rsid w:val="003401CC"/>
    <w:rsid w:val="00340291"/>
    <w:rsid w:val="003407CB"/>
    <w:rsid w:val="00340AA2"/>
    <w:rsid w:val="0034107F"/>
    <w:rsid w:val="00341093"/>
    <w:rsid w:val="00341103"/>
    <w:rsid w:val="00341761"/>
    <w:rsid w:val="00341A8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3D58"/>
    <w:rsid w:val="003440D1"/>
    <w:rsid w:val="003449F8"/>
    <w:rsid w:val="003456D7"/>
    <w:rsid w:val="00345AB0"/>
    <w:rsid w:val="00345ADF"/>
    <w:rsid w:val="00345E9A"/>
    <w:rsid w:val="00345F92"/>
    <w:rsid w:val="0034604C"/>
    <w:rsid w:val="0034684B"/>
    <w:rsid w:val="003469AF"/>
    <w:rsid w:val="00346DA1"/>
    <w:rsid w:val="00346E20"/>
    <w:rsid w:val="0034723C"/>
    <w:rsid w:val="0034726F"/>
    <w:rsid w:val="0034766C"/>
    <w:rsid w:val="00347731"/>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76C"/>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A58"/>
    <w:rsid w:val="00356B7C"/>
    <w:rsid w:val="00356E28"/>
    <w:rsid w:val="0035708A"/>
    <w:rsid w:val="003572D7"/>
    <w:rsid w:val="003572DB"/>
    <w:rsid w:val="00357458"/>
    <w:rsid w:val="00357570"/>
    <w:rsid w:val="003575CC"/>
    <w:rsid w:val="003579FF"/>
    <w:rsid w:val="00357E6B"/>
    <w:rsid w:val="003601E9"/>
    <w:rsid w:val="0036029C"/>
    <w:rsid w:val="003602A4"/>
    <w:rsid w:val="003604A8"/>
    <w:rsid w:val="00360A02"/>
    <w:rsid w:val="00360A24"/>
    <w:rsid w:val="00360D53"/>
    <w:rsid w:val="00361379"/>
    <w:rsid w:val="00361E5E"/>
    <w:rsid w:val="00361EB3"/>
    <w:rsid w:val="0036217E"/>
    <w:rsid w:val="00362D3F"/>
    <w:rsid w:val="00363167"/>
    <w:rsid w:val="003633BC"/>
    <w:rsid w:val="0036356B"/>
    <w:rsid w:val="0036369B"/>
    <w:rsid w:val="00363BA6"/>
    <w:rsid w:val="00363BEF"/>
    <w:rsid w:val="00363F14"/>
    <w:rsid w:val="00364001"/>
    <w:rsid w:val="00364111"/>
    <w:rsid w:val="00364D2C"/>
    <w:rsid w:val="00364D61"/>
    <w:rsid w:val="00364D86"/>
    <w:rsid w:val="00364FE6"/>
    <w:rsid w:val="003652B2"/>
    <w:rsid w:val="00365576"/>
    <w:rsid w:val="00365674"/>
    <w:rsid w:val="0036567C"/>
    <w:rsid w:val="00366140"/>
    <w:rsid w:val="003661E7"/>
    <w:rsid w:val="003663FF"/>
    <w:rsid w:val="00366576"/>
    <w:rsid w:val="00366A5A"/>
    <w:rsid w:val="0036745C"/>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5DA"/>
    <w:rsid w:val="003757D5"/>
    <w:rsid w:val="00375D0C"/>
    <w:rsid w:val="00375E61"/>
    <w:rsid w:val="003761AD"/>
    <w:rsid w:val="003764B3"/>
    <w:rsid w:val="003764D4"/>
    <w:rsid w:val="00377E77"/>
    <w:rsid w:val="0038002B"/>
    <w:rsid w:val="00380251"/>
    <w:rsid w:val="0038028C"/>
    <w:rsid w:val="00380738"/>
    <w:rsid w:val="0038081B"/>
    <w:rsid w:val="00380A11"/>
    <w:rsid w:val="00380B70"/>
    <w:rsid w:val="00380B97"/>
    <w:rsid w:val="00380D0E"/>
    <w:rsid w:val="00380F05"/>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64"/>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85D"/>
    <w:rsid w:val="00390A13"/>
    <w:rsid w:val="00390A54"/>
    <w:rsid w:val="00391015"/>
    <w:rsid w:val="003911F5"/>
    <w:rsid w:val="003915DB"/>
    <w:rsid w:val="00391BBA"/>
    <w:rsid w:val="00391C03"/>
    <w:rsid w:val="00391D3B"/>
    <w:rsid w:val="00391E4B"/>
    <w:rsid w:val="00391EDD"/>
    <w:rsid w:val="0039249D"/>
    <w:rsid w:val="0039258D"/>
    <w:rsid w:val="003925C7"/>
    <w:rsid w:val="0039285E"/>
    <w:rsid w:val="00392C9D"/>
    <w:rsid w:val="00393A93"/>
    <w:rsid w:val="00393B5B"/>
    <w:rsid w:val="00393CFF"/>
    <w:rsid w:val="00393E54"/>
    <w:rsid w:val="00394177"/>
    <w:rsid w:val="00394CC2"/>
    <w:rsid w:val="00394D02"/>
    <w:rsid w:val="00394F25"/>
    <w:rsid w:val="003952E1"/>
    <w:rsid w:val="003956F8"/>
    <w:rsid w:val="00395856"/>
    <w:rsid w:val="00395EE8"/>
    <w:rsid w:val="00396363"/>
    <w:rsid w:val="00396A2F"/>
    <w:rsid w:val="00396D17"/>
    <w:rsid w:val="00396E6D"/>
    <w:rsid w:val="00396EC9"/>
    <w:rsid w:val="00396F1E"/>
    <w:rsid w:val="0039714C"/>
    <w:rsid w:val="0039727E"/>
    <w:rsid w:val="00397568"/>
    <w:rsid w:val="00397969"/>
    <w:rsid w:val="003979A9"/>
    <w:rsid w:val="00397B06"/>
    <w:rsid w:val="00397B28"/>
    <w:rsid w:val="00397C71"/>
    <w:rsid w:val="00397C74"/>
    <w:rsid w:val="003A00D3"/>
    <w:rsid w:val="003A01D5"/>
    <w:rsid w:val="003A0214"/>
    <w:rsid w:val="003A055C"/>
    <w:rsid w:val="003A07F2"/>
    <w:rsid w:val="003A0AAE"/>
    <w:rsid w:val="003A131D"/>
    <w:rsid w:val="003A1CEC"/>
    <w:rsid w:val="003A1D3C"/>
    <w:rsid w:val="003A1FE8"/>
    <w:rsid w:val="003A240A"/>
    <w:rsid w:val="003A2695"/>
    <w:rsid w:val="003A28A1"/>
    <w:rsid w:val="003A318F"/>
    <w:rsid w:val="003A3482"/>
    <w:rsid w:val="003A384F"/>
    <w:rsid w:val="003A3952"/>
    <w:rsid w:val="003A39D3"/>
    <w:rsid w:val="003A3BD1"/>
    <w:rsid w:val="003A3CCC"/>
    <w:rsid w:val="003A3D5F"/>
    <w:rsid w:val="003A3FA7"/>
    <w:rsid w:val="003A440E"/>
    <w:rsid w:val="003A4736"/>
    <w:rsid w:val="003A4A90"/>
    <w:rsid w:val="003A5493"/>
    <w:rsid w:val="003A56B8"/>
    <w:rsid w:val="003A57BC"/>
    <w:rsid w:val="003A590E"/>
    <w:rsid w:val="003A591C"/>
    <w:rsid w:val="003A59D0"/>
    <w:rsid w:val="003A5E03"/>
    <w:rsid w:val="003A6061"/>
    <w:rsid w:val="003A621B"/>
    <w:rsid w:val="003A6395"/>
    <w:rsid w:val="003A7031"/>
    <w:rsid w:val="003A7164"/>
    <w:rsid w:val="003A742C"/>
    <w:rsid w:val="003A751D"/>
    <w:rsid w:val="003A7639"/>
    <w:rsid w:val="003A7DF1"/>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2FA1"/>
    <w:rsid w:val="003B3157"/>
    <w:rsid w:val="003B3286"/>
    <w:rsid w:val="003B3987"/>
    <w:rsid w:val="003B3B56"/>
    <w:rsid w:val="003B3CE3"/>
    <w:rsid w:val="003B3CF2"/>
    <w:rsid w:val="003B3DDB"/>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48"/>
    <w:rsid w:val="003B7B7B"/>
    <w:rsid w:val="003B7B8D"/>
    <w:rsid w:val="003B7F08"/>
    <w:rsid w:val="003C046E"/>
    <w:rsid w:val="003C04CC"/>
    <w:rsid w:val="003C0F0A"/>
    <w:rsid w:val="003C0F74"/>
    <w:rsid w:val="003C0FB0"/>
    <w:rsid w:val="003C0FF6"/>
    <w:rsid w:val="003C11E8"/>
    <w:rsid w:val="003C1514"/>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5DB"/>
    <w:rsid w:val="003C77F6"/>
    <w:rsid w:val="003C7A71"/>
    <w:rsid w:val="003C7CC6"/>
    <w:rsid w:val="003C7D7F"/>
    <w:rsid w:val="003C7E7C"/>
    <w:rsid w:val="003D06FD"/>
    <w:rsid w:val="003D0AD8"/>
    <w:rsid w:val="003D0B79"/>
    <w:rsid w:val="003D0B9D"/>
    <w:rsid w:val="003D0D05"/>
    <w:rsid w:val="003D0D24"/>
    <w:rsid w:val="003D0F5E"/>
    <w:rsid w:val="003D1441"/>
    <w:rsid w:val="003D1871"/>
    <w:rsid w:val="003D18D1"/>
    <w:rsid w:val="003D1A12"/>
    <w:rsid w:val="003D1C71"/>
    <w:rsid w:val="003D1EA0"/>
    <w:rsid w:val="003D2119"/>
    <w:rsid w:val="003D2719"/>
    <w:rsid w:val="003D27E4"/>
    <w:rsid w:val="003D2E33"/>
    <w:rsid w:val="003D2F51"/>
    <w:rsid w:val="003D2FBD"/>
    <w:rsid w:val="003D3254"/>
    <w:rsid w:val="003D333C"/>
    <w:rsid w:val="003D340A"/>
    <w:rsid w:val="003D36DC"/>
    <w:rsid w:val="003D4182"/>
    <w:rsid w:val="003D42E8"/>
    <w:rsid w:val="003D4372"/>
    <w:rsid w:val="003D56F4"/>
    <w:rsid w:val="003D59A1"/>
    <w:rsid w:val="003D5A2C"/>
    <w:rsid w:val="003D5BB4"/>
    <w:rsid w:val="003D5D26"/>
    <w:rsid w:val="003D5EC9"/>
    <w:rsid w:val="003D6501"/>
    <w:rsid w:val="003D6B26"/>
    <w:rsid w:val="003D70B0"/>
    <w:rsid w:val="003D72FC"/>
    <w:rsid w:val="003D7D86"/>
    <w:rsid w:val="003E0711"/>
    <w:rsid w:val="003E0CB6"/>
    <w:rsid w:val="003E0FDB"/>
    <w:rsid w:val="003E1313"/>
    <w:rsid w:val="003E1470"/>
    <w:rsid w:val="003E151E"/>
    <w:rsid w:val="003E16E7"/>
    <w:rsid w:val="003E1897"/>
    <w:rsid w:val="003E2263"/>
    <w:rsid w:val="003E25A3"/>
    <w:rsid w:val="003E25D4"/>
    <w:rsid w:val="003E26D2"/>
    <w:rsid w:val="003E2892"/>
    <w:rsid w:val="003E2B23"/>
    <w:rsid w:val="003E2D7B"/>
    <w:rsid w:val="003E2E6F"/>
    <w:rsid w:val="003E2FFA"/>
    <w:rsid w:val="003E30E9"/>
    <w:rsid w:val="003E33A0"/>
    <w:rsid w:val="003E3441"/>
    <w:rsid w:val="003E372A"/>
    <w:rsid w:val="003E37AA"/>
    <w:rsid w:val="003E3B50"/>
    <w:rsid w:val="003E3BEB"/>
    <w:rsid w:val="003E3F1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B97"/>
    <w:rsid w:val="003E6DCC"/>
    <w:rsid w:val="003E7131"/>
    <w:rsid w:val="003E7137"/>
    <w:rsid w:val="003E7AAD"/>
    <w:rsid w:val="003E7E38"/>
    <w:rsid w:val="003F017F"/>
    <w:rsid w:val="003F03AB"/>
    <w:rsid w:val="003F05ED"/>
    <w:rsid w:val="003F0899"/>
    <w:rsid w:val="003F09C6"/>
    <w:rsid w:val="003F0BC3"/>
    <w:rsid w:val="003F0BFE"/>
    <w:rsid w:val="003F1118"/>
    <w:rsid w:val="003F119D"/>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089A"/>
    <w:rsid w:val="004016AC"/>
    <w:rsid w:val="004017C7"/>
    <w:rsid w:val="00401814"/>
    <w:rsid w:val="00401C99"/>
    <w:rsid w:val="00401DC3"/>
    <w:rsid w:val="00401E37"/>
    <w:rsid w:val="00401EEF"/>
    <w:rsid w:val="00401F93"/>
    <w:rsid w:val="004025FC"/>
    <w:rsid w:val="00402F27"/>
    <w:rsid w:val="004030E5"/>
    <w:rsid w:val="004031DB"/>
    <w:rsid w:val="0040344E"/>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089"/>
    <w:rsid w:val="00407220"/>
    <w:rsid w:val="004075AF"/>
    <w:rsid w:val="004077DA"/>
    <w:rsid w:val="00407915"/>
    <w:rsid w:val="00407A12"/>
    <w:rsid w:val="00407FCB"/>
    <w:rsid w:val="00410887"/>
    <w:rsid w:val="004108C2"/>
    <w:rsid w:val="00410AA9"/>
    <w:rsid w:val="00410BD1"/>
    <w:rsid w:val="00411193"/>
    <w:rsid w:val="0041120B"/>
    <w:rsid w:val="00411858"/>
    <w:rsid w:val="00411F48"/>
    <w:rsid w:val="00412013"/>
    <w:rsid w:val="004121C6"/>
    <w:rsid w:val="004121E5"/>
    <w:rsid w:val="004127B5"/>
    <w:rsid w:val="00412FD1"/>
    <w:rsid w:val="0041354C"/>
    <w:rsid w:val="0041355C"/>
    <w:rsid w:val="00413631"/>
    <w:rsid w:val="00413DCF"/>
    <w:rsid w:val="00413E7A"/>
    <w:rsid w:val="00413FD0"/>
    <w:rsid w:val="00414800"/>
    <w:rsid w:val="004149B0"/>
    <w:rsid w:val="00414BF6"/>
    <w:rsid w:val="00414E54"/>
    <w:rsid w:val="004158E8"/>
    <w:rsid w:val="00415CED"/>
    <w:rsid w:val="00415D32"/>
    <w:rsid w:val="00415DCA"/>
    <w:rsid w:val="00416129"/>
    <w:rsid w:val="00416174"/>
    <w:rsid w:val="0041617B"/>
    <w:rsid w:val="0041631B"/>
    <w:rsid w:val="004164CF"/>
    <w:rsid w:val="00416F49"/>
    <w:rsid w:val="004171ED"/>
    <w:rsid w:val="004174C0"/>
    <w:rsid w:val="004175A3"/>
    <w:rsid w:val="0041777C"/>
    <w:rsid w:val="00417903"/>
    <w:rsid w:val="00417A3A"/>
    <w:rsid w:val="00417A6E"/>
    <w:rsid w:val="00417BF8"/>
    <w:rsid w:val="00417D0D"/>
    <w:rsid w:val="004208F5"/>
    <w:rsid w:val="00420B5A"/>
    <w:rsid w:val="00420E10"/>
    <w:rsid w:val="00421044"/>
    <w:rsid w:val="0042111C"/>
    <w:rsid w:val="00421CF0"/>
    <w:rsid w:val="00421D08"/>
    <w:rsid w:val="0042233C"/>
    <w:rsid w:val="00422AAF"/>
    <w:rsid w:val="00422AC5"/>
    <w:rsid w:val="00422B0B"/>
    <w:rsid w:val="00423337"/>
    <w:rsid w:val="00423636"/>
    <w:rsid w:val="004236BE"/>
    <w:rsid w:val="004237A2"/>
    <w:rsid w:val="00423B7A"/>
    <w:rsid w:val="00423C66"/>
    <w:rsid w:val="00423CC2"/>
    <w:rsid w:val="00423CE8"/>
    <w:rsid w:val="00424497"/>
    <w:rsid w:val="004247BE"/>
    <w:rsid w:val="0042485E"/>
    <w:rsid w:val="00424F6D"/>
    <w:rsid w:val="00425798"/>
    <w:rsid w:val="004261BD"/>
    <w:rsid w:val="00426717"/>
    <w:rsid w:val="0042677E"/>
    <w:rsid w:val="004268B5"/>
    <w:rsid w:val="00426955"/>
    <w:rsid w:val="00426991"/>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238"/>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11F"/>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05"/>
    <w:rsid w:val="0044434D"/>
    <w:rsid w:val="00444734"/>
    <w:rsid w:val="0044500D"/>
    <w:rsid w:val="00445470"/>
    <w:rsid w:val="00445899"/>
    <w:rsid w:val="0044594A"/>
    <w:rsid w:val="00445FDA"/>
    <w:rsid w:val="004462ED"/>
    <w:rsid w:val="004465BA"/>
    <w:rsid w:val="0044688B"/>
    <w:rsid w:val="00446951"/>
    <w:rsid w:val="00446A43"/>
    <w:rsid w:val="00446CA9"/>
    <w:rsid w:val="00447086"/>
    <w:rsid w:val="004470A2"/>
    <w:rsid w:val="0044734B"/>
    <w:rsid w:val="004473BD"/>
    <w:rsid w:val="00447521"/>
    <w:rsid w:val="0044780F"/>
    <w:rsid w:val="0044796D"/>
    <w:rsid w:val="004479B8"/>
    <w:rsid w:val="00447C4E"/>
    <w:rsid w:val="00447E46"/>
    <w:rsid w:val="00450749"/>
    <w:rsid w:val="00450AC3"/>
    <w:rsid w:val="00451266"/>
    <w:rsid w:val="004516A0"/>
    <w:rsid w:val="004516C1"/>
    <w:rsid w:val="00451992"/>
    <w:rsid w:val="00451B92"/>
    <w:rsid w:val="00452182"/>
    <w:rsid w:val="004528FA"/>
    <w:rsid w:val="00453217"/>
    <w:rsid w:val="00453315"/>
    <w:rsid w:val="004533B1"/>
    <w:rsid w:val="004535E5"/>
    <w:rsid w:val="00453641"/>
    <w:rsid w:val="0045398F"/>
    <w:rsid w:val="00453A29"/>
    <w:rsid w:val="00453A90"/>
    <w:rsid w:val="00453B15"/>
    <w:rsid w:val="004543BD"/>
    <w:rsid w:val="00454789"/>
    <w:rsid w:val="0045484C"/>
    <w:rsid w:val="004549B5"/>
    <w:rsid w:val="00454EEC"/>
    <w:rsid w:val="00455019"/>
    <w:rsid w:val="0045533D"/>
    <w:rsid w:val="004557CD"/>
    <w:rsid w:val="00455D60"/>
    <w:rsid w:val="00455DD8"/>
    <w:rsid w:val="004561E1"/>
    <w:rsid w:val="00456ED0"/>
    <w:rsid w:val="00457098"/>
    <w:rsid w:val="004578D5"/>
    <w:rsid w:val="00457BF5"/>
    <w:rsid w:val="00457E9E"/>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1FF"/>
    <w:rsid w:val="00463204"/>
    <w:rsid w:val="004635E5"/>
    <w:rsid w:val="0046370C"/>
    <w:rsid w:val="00463734"/>
    <w:rsid w:val="00463794"/>
    <w:rsid w:val="00463A62"/>
    <w:rsid w:val="00463B9D"/>
    <w:rsid w:val="00463BAA"/>
    <w:rsid w:val="00463CA0"/>
    <w:rsid w:val="004641C6"/>
    <w:rsid w:val="00464310"/>
    <w:rsid w:val="00464459"/>
    <w:rsid w:val="004647C5"/>
    <w:rsid w:val="004647E0"/>
    <w:rsid w:val="004649B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439"/>
    <w:rsid w:val="00470814"/>
    <w:rsid w:val="004708CB"/>
    <w:rsid w:val="0047094F"/>
    <w:rsid w:val="004709B1"/>
    <w:rsid w:val="004711C2"/>
    <w:rsid w:val="00471A96"/>
    <w:rsid w:val="00471BF3"/>
    <w:rsid w:val="00471E03"/>
    <w:rsid w:val="00471FF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475"/>
    <w:rsid w:val="00480687"/>
    <w:rsid w:val="00480EE9"/>
    <w:rsid w:val="0048113C"/>
    <w:rsid w:val="00481854"/>
    <w:rsid w:val="00481B3E"/>
    <w:rsid w:val="00481D9B"/>
    <w:rsid w:val="00481DB2"/>
    <w:rsid w:val="00481E13"/>
    <w:rsid w:val="00481E41"/>
    <w:rsid w:val="004822B3"/>
    <w:rsid w:val="004823F0"/>
    <w:rsid w:val="004825F3"/>
    <w:rsid w:val="0048260B"/>
    <w:rsid w:val="0048262E"/>
    <w:rsid w:val="00482696"/>
    <w:rsid w:val="00482DDC"/>
    <w:rsid w:val="00482E2F"/>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A66"/>
    <w:rsid w:val="00485C6F"/>
    <w:rsid w:val="00485E3D"/>
    <w:rsid w:val="00485ED6"/>
    <w:rsid w:val="004863D5"/>
    <w:rsid w:val="00486785"/>
    <w:rsid w:val="00486A94"/>
    <w:rsid w:val="00486B78"/>
    <w:rsid w:val="00486B83"/>
    <w:rsid w:val="00486D85"/>
    <w:rsid w:val="0048729D"/>
    <w:rsid w:val="0048733D"/>
    <w:rsid w:val="00487742"/>
    <w:rsid w:val="004879E3"/>
    <w:rsid w:val="00487DAD"/>
    <w:rsid w:val="00487EC8"/>
    <w:rsid w:val="004902B5"/>
    <w:rsid w:val="004903BE"/>
    <w:rsid w:val="004905FD"/>
    <w:rsid w:val="004907FF"/>
    <w:rsid w:val="00490825"/>
    <w:rsid w:val="00490919"/>
    <w:rsid w:val="00490A82"/>
    <w:rsid w:val="00490BA9"/>
    <w:rsid w:val="00490F6C"/>
    <w:rsid w:val="004911CF"/>
    <w:rsid w:val="004912D0"/>
    <w:rsid w:val="00491487"/>
    <w:rsid w:val="004918D2"/>
    <w:rsid w:val="00491A3A"/>
    <w:rsid w:val="00491B54"/>
    <w:rsid w:val="00491E2D"/>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78"/>
    <w:rsid w:val="004A0F95"/>
    <w:rsid w:val="004A138C"/>
    <w:rsid w:val="004A1B32"/>
    <w:rsid w:val="004A1F11"/>
    <w:rsid w:val="004A1F7E"/>
    <w:rsid w:val="004A20AB"/>
    <w:rsid w:val="004A29DF"/>
    <w:rsid w:val="004A2B7A"/>
    <w:rsid w:val="004A340D"/>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4A"/>
    <w:rsid w:val="004A64EC"/>
    <w:rsid w:val="004A6B93"/>
    <w:rsid w:val="004A7028"/>
    <w:rsid w:val="004A73E9"/>
    <w:rsid w:val="004A7502"/>
    <w:rsid w:val="004A7777"/>
    <w:rsid w:val="004A788F"/>
    <w:rsid w:val="004A78CC"/>
    <w:rsid w:val="004A7A0A"/>
    <w:rsid w:val="004A7BDF"/>
    <w:rsid w:val="004A7EF3"/>
    <w:rsid w:val="004A7FB1"/>
    <w:rsid w:val="004B01B3"/>
    <w:rsid w:val="004B0444"/>
    <w:rsid w:val="004B097B"/>
    <w:rsid w:val="004B0A70"/>
    <w:rsid w:val="004B0B79"/>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64C"/>
    <w:rsid w:val="004B37E5"/>
    <w:rsid w:val="004B3893"/>
    <w:rsid w:val="004B394D"/>
    <w:rsid w:val="004B394F"/>
    <w:rsid w:val="004B3FDC"/>
    <w:rsid w:val="004B431F"/>
    <w:rsid w:val="004B442B"/>
    <w:rsid w:val="004B4432"/>
    <w:rsid w:val="004B44B5"/>
    <w:rsid w:val="004B47EB"/>
    <w:rsid w:val="004B4B88"/>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B7CEC"/>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030"/>
    <w:rsid w:val="004D111C"/>
    <w:rsid w:val="004D121D"/>
    <w:rsid w:val="004D1408"/>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217"/>
    <w:rsid w:val="004D5437"/>
    <w:rsid w:val="004D5670"/>
    <w:rsid w:val="004D5949"/>
    <w:rsid w:val="004D5B34"/>
    <w:rsid w:val="004D5EF8"/>
    <w:rsid w:val="004D60BF"/>
    <w:rsid w:val="004D61F3"/>
    <w:rsid w:val="004D620A"/>
    <w:rsid w:val="004D6243"/>
    <w:rsid w:val="004D648C"/>
    <w:rsid w:val="004D65AF"/>
    <w:rsid w:val="004D66AF"/>
    <w:rsid w:val="004D6722"/>
    <w:rsid w:val="004D6A33"/>
    <w:rsid w:val="004D6DB6"/>
    <w:rsid w:val="004D7472"/>
    <w:rsid w:val="004D75EB"/>
    <w:rsid w:val="004D7C31"/>
    <w:rsid w:val="004D7C79"/>
    <w:rsid w:val="004D7CCE"/>
    <w:rsid w:val="004E0627"/>
    <w:rsid w:val="004E0991"/>
    <w:rsid w:val="004E0A3C"/>
    <w:rsid w:val="004E0F01"/>
    <w:rsid w:val="004E1072"/>
    <w:rsid w:val="004E12AC"/>
    <w:rsid w:val="004E18A5"/>
    <w:rsid w:val="004E1F21"/>
    <w:rsid w:val="004E2164"/>
    <w:rsid w:val="004E2483"/>
    <w:rsid w:val="004E2BCD"/>
    <w:rsid w:val="004E2C13"/>
    <w:rsid w:val="004E31DC"/>
    <w:rsid w:val="004E3276"/>
    <w:rsid w:val="004E3664"/>
    <w:rsid w:val="004E3750"/>
    <w:rsid w:val="004E3754"/>
    <w:rsid w:val="004E3766"/>
    <w:rsid w:val="004E397D"/>
    <w:rsid w:val="004E3A77"/>
    <w:rsid w:val="004E3AF2"/>
    <w:rsid w:val="004E3D97"/>
    <w:rsid w:val="004E3E59"/>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97A"/>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17"/>
    <w:rsid w:val="004F1A56"/>
    <w:rsid w:val="004F1D48"/>
    <w:rsid w:val="004F1DA0"/>
    <w:rsid w:val="004F21DC"/>
    <w:rsid w:val="004F2215"/>
    <w:rsid w:val="004F22C7"/>
    <w:rsid w:val="004F25BB"/>
    <w:rsid w:val="004F270A"/>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73"/>
    <w:rsid w:val="004F5FEB"/>
    <w:rsid w:val="004F62B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0867"/>
    <w:rsid w:val="005010E4"/>
    <w:rsid w:val="0050147E"/>
    <w:rsid w:val="005014DE"/>
    <w:rsid w:val="00501922"/>
    <w:rsid w:val="00501A34"/>
    <w:rsid w:val="00501C6A"/>
    <w:rsid w:val="00501EAB"/>
    <w:rsid w:val="005026BB"/>
    <w:rsid w:val="00502CA8"/>
    <w:rsid w:val="0050319C"/>
    <w:rsid w:val="005034D7"/>
    <w:rsid w:val="00503AC9"/>
    <w:rsid w:val="00503ECE"/>
    <w:rsid w:val="005040A1"/>
    <w:rsid w:val="00504606"/>
    <w:rsid w:val="00504AFD"/>
    <w:rsid w:val="00504B84"/>
    <w:rsid w:val="00504EBC"/>
    <w:rsid w:val="00504F69"/>
    <w:rsid w:val="00505178"/>
    <w:rsid w:val="00505406"/>
    <w:rsid w:val="00505427"/>
    <w:rsid w:val="005055B3"/>
    <w:rsid w:val="00505624"/>
    <w:rsid w:val="005058E0"/>
    <w:rsid w:val="00505E4C"/>
    <w:rsid w:val="00505F61"/>
    <w:rsid w:val="00506108"/>
    <w:rsid w:val="00506434"/>
    <w:rsid w:val="0050682C"/>
    <w:rsid w:val="005068EA"/>
    <w:rsid w:val="00506AC7"/>
    <w:rsid w:val="00506E67"/>
    <w:rsid w:val="00507511"/>
    <w:rsid w:val="005075BF"/>
    <w:rsid w:val="005075D3"/>
    <w:rsid w:val="00507687"/>
    <w:rsid w:val="00507799"/>
    <w:rsid w:val="00507855"/>
    <w:rsid w:val="00507E52"/>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B1F"/>
    <w:rsid w:val="00513D74"/>
    <w:rsid w:val="00513DE6"/>
    <w:rsid w:val="00514C95"/>
    <w:rsid w:val="0051504B"/>
    <w:rsid w:val="00515259"/>
    <w:rsid w:val="005156A2"/>
    <w:rsid w:val="005156F9"/>
    <w:rsid w:val="00515B2D"/>
    <w:rsid w:val="00515D53"/>
    <w:rsid w:val="00515D68"/>
    <w:rsid w:val="00516067"/>
    <w:rsid w:val="00516152"/>
    <w:rsid w:val="0051682D"/>
    <w:rsid w:val="00516991"/>
    <w:rsid w:val="00516F01"/>
    <w:rsid w:val="00516FC2"/>
    <w:rsid w:val="005172FD"/>
    <w:rsid w:val="0051736C"/>
    <w:rsid w:val="00517436"/>
    <w:rsid w:val="005174AA"/>
    <w:rsid w:val="00517586"/>
    <w:rsid w:val="005177C6"/>
    <w:rsid w:val="00517B8F"/>
    <w:rsid w:val="00517E99"/>
    <w:rsid w:val="005200F1"/>
    <w:rsid w:val="005201E5"/>
    <w:rsid w:val="005203A7"/>
    <w:rsid w:val="00520670"/>
    <w:rsid w:val="0052073E"/>
    <w:rsid w:val="00520A87"/>
    <w:rsid w:val="00520F74"/>
    <w:rsid w:val="00521213"/>
    <w:rsid w:val="00521658"/>
    <w:rsid w:val="0052176C"/>
    <w:rsid w:val="0052210C"/>
    <w:rsid w:val="00522215"/>
    <w:rsid w:val="005223A0"/>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B08"/>
    <w:rsid w:val="00524C4A"/>
    <w:rsid w:val="00524C72"/>
    <w:rsid w:val="00524D0E"/>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33E"/>
    <w:rsid w:val="00530912"/>
    <w:rsid w:val="00530A74"/>
    <w:rsid w:val="00530B0E"/>
    <w:rsid w:val="00530DF8"/>
    <w:rsid w:val="00531046"/>
    <w:rsid w:val="00531089"/>
    <w:rsid w:val="00531185"/>
    <w:rsid w:val="00531214"/>
    <w:rsid w:val="0053127C"/>
    <w:rsid w:val="00531332"/>
    <w:rsid w:val="005314AA"/>
    <w:rsid w:val="00531550"/>
    <w:rsid w:val="00531D70"/>
    <w:rsid w:val="00532231"/>
    <w:rsid w:val="00532266"/>
    <w:rsid w:val="00532CFA"/>
    <w:rsid w:val="005330C7"/>
    <w:rsid w:val="005333B7"/>
    <w:rsid w:val="005339BC"/>
    <w:rsid w:val="00533A3C"/>
    <w:rsid w:val="00533F0D"/>
    <w:rsid w:val="00534114"/>
    <w:rsid w:val="00534132"/>
    <w:rsid w:val="0053430D"/>
    <w:rsid w:val="0053442B"/>
    <w:rsid w:val="005348BB"/>
    <w:rsid w:val="005349DA"/>
    <w:rsid w:val="00534C03"/>
    <w:rsid w:val="00534C0B"/>
    <w:rsid w:val="005352B5"/>
    <w:rsid w:val="005359D5"/>
    <w:rsid w:val="00535E11"/>
    <w:rsid w:val="00536209"/>
    <w:rsid w:val="00536441"/>
    <w:rsid w:val="005364BF"/>
    <w:rsid w:val="00536AED"/>
    <w:rsid w:val="00536BFA"/>
    <w:rsid w:val="00536C76"/>
    <w:rsid w:val="00536E79"/>
    <w:rsid w:val="005374F0"/>
    <w:rsid w:val="005376E4"/>
    <w:rsid w:val="00537C08"/>
    <w:rsid w:val="0054021A"/>
    <w:rsid w:val="00540865"/>
    <w:rsid w:val="00540A18"/>
    <w:rsid w:val="00540EA8"/>
    <w:rsid w:val="005410CD"/>
    <w:rsid w:val="005410E8"/>
    <w:rsid w:val="00541240"/>
    <w:rsid w:val="00541BF3"/>
    <w:rsid w:val="00541F9E"/>
    <w:rsid w:val="0054215D"/>
    <w:rsid w:val="00542294"/>
    <w:rsid w:val="0054233F"/>
    <w:rsid w:val="00542590"/>
    <w:rsid w:val="00542CD1"/>
    <w:rsid w:val="00542D7B"/>
    <w:rsid w:val="0054309E"/>
    <w:rsid w:val="00543179"/>
    <w:rsid w:val="00543427"/>
    <w:rsid w:val="00543497"/>
    <w:rsid w:val="005434F9"/>
    <w:rsid w:val="00543631"/>
    <w:rsid w:val="005437A0"/>
    <w:rsid w:val="00543891"/>
    <w:rsid w:val="00543A6F"/>
    <w:rsid w:val="00544227"/>
    <w:rsid w:val="0054458C"/>
    <w:rsid w:val="005445D2"/>
    <w:rsid w:val="005452B9"/>
    <w:rsid w:val="00545417"/>
    <w:rsid w:val="005455F2"/>
    <w:rsid w:val="0054562A"/>
    <w:rsid w:val="00545AA7"/>
    <w:rsid w:val="00545C6D"/>
    <w:rsid w:val="00545CBB"/>
    <w:rsid w:val="00545D97"/>
    <w:rsid w:val="00546080"/>
    <w:rsid w:val="0054640C"/>
    <w:rsid w:val="00546503"/>
    <w:rsid w:val="0054651E"/>
    <w:rsid w:val="005468A2"/>
    <w:rsid w:val="005468AC"/>
    <w:rsid w:val="005468F2"/>
    <w:rsid w:val="00546C60"/>
    <w:rsid w:val="00546EA5"/>
    <w:rsid w:val="00546F40"/>
    <w:rsid w:val="00546FE0"/>
    <w:rsid w:val="005474B4"/>
    <w:rsid w:val="00547853"/>
    <w:rsid w:val="00547CDE"/>
    <w:rsid w:val="005502D1"/>
    <w:rsid w:val="00550FC2"/>
    <w:rsid w:val="005513AC"/>
    <w:rsid w:val="005513E0"/>
    <w:rsid w:val="00551BD4"/>
    <w:rsid w:val="00552148"/>
    <w:rsid w:val="005524D1"/>
    <w:rsid w:val="00552E5B"/>
    <w:rsid w:val="005535AB"/>
    <w:rsid w:val="00553601"/>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6FC5"/>
    <w:rsid w:val="00557B35"/>
    <w:rsid w:val="00557BC0"/>
    <w:rsid w:val="00557CF4"/>
    <w:rsid w:val="00560096"/>
    <w:rsid w:val="005602A4"/>
    <w:rsid w:val="005602BD"/>
    <w:rsid w:val="005603E1"/>
    <w:rsid w:val="005603E2"/>
    <w:rsid w:val="005604EB"/>
    <w:rsid w:val="00560661"/>
    <w:rsid w:val="00560832"/>
    <w:rsid w:val="00560AED"/>
    <w:rsid w:val="00560BE1"/>
    <w:rsid w:val="00560C8A"/>
    <w:rsid w:val="00560FE1"/>
    <w:rsid w:val="00561127"/>
    <w:rsid w:val="00561367"/>
    <w:rsid w:val="00561473"/>
    <w:rsid w:val="00561A0F"/>
    <w:rsid w:val="00561A34"/>
    <w:rsid w:val="00561D55"/>
    <w:rsid w:val="00562003"/>
    <w:rsid w:val="00562445"/>
    <w:rsid w:val="005624EB"/>
    <w:rsid w:val="005629B6"/>
    <w:rsid w:val="00562AF6"/>
    <w:rsid w:val="00562CF3"/>
    <w:rsid w:val="005630A3"/>
    <w:rsid w:val="0056332D"/>
    <w:rsid w:val="00563377"/>
    <w:rsid w:val="00563396"/>
    <w:rsid w:val="005634D2"/>
    <w:rsid w:val="005636E6"/>
    <w:rsid w:val="005637AD"/>
    <w:rsid w:val="00563843"/>
    <w:rsid w:val="00563A32"/>
    <w:rsid w:val="00563BA0"/>
    <w:rsid w:val="00563BD6"/>
    <w:rsid w:val="00563D83"/>
    <w:rsid w:val="00563F96"/>
    <w:rsid w:val="005640E1"/>
    <w:rsid w:val="005641D1"/>
    <w:rsid w:val="00564220"/>
    <w:rsid w:val="005649F3"/>
    <w:rsid w:val="00564D4E"/>
    <w:rsid w:val="005655CD"/>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0F93"/>
    <w:rsid w:val="00571355"/>
    <w:rsid w:val="005713EB"/>
    <w:rsid w:val="00571C24"/>
    <w:rsid w:val="00571C75"/>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5CB3"/>
    <w:rsid w:val="00576357"/>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18E2"/>
    <w:rsid w:val="00581A56"/>
    <w:rsid w:val="00582568"/>
    <w:rsid w:val="0058271C"/>
    <w:rsid w:val="00582B13"/>
    <w:rsid w:val="00582D8A"/>
    <w:rsid w:val="00583363"/>
    <w:rsid w:val="005833F7"/>
    <w:rsid w:val="00583B89"/>
    <w:rsid w:val="0058465F"/>
    <w:rsid w:val="0058484A"/>
    <w:rsid w:val="00584930"/>
    <w:rsid w:val="00584AA3"/>
    <w:rsid w:val="00584BC9"/>
    <w:rsid w:val="00584C9F"/>
    <w:rsid w:val="00584F92"/>
    <w:rsid w:val="00585060"/>
    <w:rsid w:val="005850C3"/>
    <w:rsid w:val="005851FB"/>
    <w:rsid w:val="00585368"/>
    <w:rsid w:val="00585545"/>
    <w:rsid w:val="00585964"/>
    <w:rsid w:val="00585C66"/>
    <w:rsid w:val="00585D61"/>
    <w:rsid w:val="00585E5D"/>
    <w:rsid w:val="00585EA0"/>
    <w:rsid w:val="0058600F"/>
    <w:rsid w:val="00586B86"/>
    <w:rsid w:val="00586E3F"/>
    <w:rsid w:val="005876E1"/>
    <w:rsid w:val="005878B2"/>
    <w:rsid w:val="005879AA"/>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1CE8"/>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AFC"/>
    <w:rsid w:val="00597F68"/>
    <w:rsid w:val="00597F80"/>
    <w:rsid w:val="005A0023"/>
    <w:rsid w:val="005A0144"/>
    <w:rsid w:val="005A0172"/>
    <w:rsid w:val="005A0A60"/>
    <w:rsid w:val="005A0B8F"/>
    <w:rsid w:val="005A16C2"/>
    <w:rsid w:val="005A2209"/>
    <w:rsid w:val="005A23FE"/>
    <w:rsid w:val="005A242E"/>
    <w:rsid w:val="005A2567"/>
    <w:rsid w:val="005A2E67"/>
    <w:rsid w:val="005A2F3B"/>
    <w:rsid w:val="005A3014"/>
    <w:rsid w:val="005A328A"/>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353"/>
    <w:rsid w:val="005A64AD"/>
    <w:rsid w:val="005A6598"/>
    <w:rsid w:val="005A6C74"/>
    <w:rsid w:val="005A704E"/>
    <w:rsid w:val="005A75A6"/>
    <w:rsid w:val="005A760A"/>
    <w:rsid w:val="005A7795"/>
    <w:rsid w:val="005A77DA"/>
    <w:rsid w:val="005A78FE"/>
    <w:rsid w:val="005A7CDD"/>
    <w:rsid w:val="005B00BE"/>
    <w:rsid w:val="005B03AF"/>
    <w:rsid w:val="005B040E"/>
    <w:rsid w:val="005B0726"/>
    <w:rsid w:val="005B0C83"/>
    <w:rsid w:val="005B0E7F"/>
    <w:rsid w:val="005B146A"/>
    <w:rsid w:val="005B162C"/>
    <w:rsid w:val="005B16CA"/>
    <w:rsid w:val="005B1A8D"/>
    <w:rsid w:val="005B2246"/>
    <w:rsid w:val="005B28BC"/>
    <w:rsid w:val="005B2911"/>
    <w:rsid w:val="005B2A42"/>
    <w:rsid w:val="005B3310"/>
    <w:rsid w:val="005B3490"/>
    <w:rsid w:val="005B3729"/>
    <w:rsid w:val="005B39F7"/>
    <w:rsid w:val="005B4135"/>
    <w:rsid w:val="005B4372"/>
    <w:rsid w:val="005B466C"/>
    <w:rsid w:val="005B515B"/>
    <w:rsid w:val="005B539E"/>
    <w:rsid w:val="005B53CE"/>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A27"/>
    <w:rsid w:val="005C0C49"/>
    <w:rsid w:val="005C0F16"/>
    <w:rsid w:val="005C1867"/>
    <w:rsid w:val="005C18E7"/>
    <w:rsid w:val="005C2510"/>
    <w:rsid w:val="005C2ADF"/>
    <w:rsid w:val="005C3096"/>
    <w:rsid w:val="005C30D9"/>
    <w:rsid w:val="005C326F"/>
    <w:rsid w:val="005C33E6"/>
    <w:rsid w:val="005C359C"/>
    <w:rsid w:val="005C3F6C"/>
    <w:rsid w:val="005C40BD"/>
    <w:rsid w:val="005C40E0"/>
    <w:rsid w:val="005C423C"/>
    <w:rsid w:val="005C4290"/>
    <w:rsid w:val="005C44A2"/>
    <w:rsid w:val="005C46A5"/>
    <w:rsid w:val="005C4A08"/>
    <w:rsid w:val="005C4E87"/>
    <w:rsid w:val="005C4F71"/>
    <w:rsid w:val="005C554A"/>
    <w:rsid w:val="005C5E77"/>
    <w:rsid w:val="005C621D"/>
    <w:rsid w:val="005C65EB"/>
    <w:rsid w:val="005C6631"/>
    <w:rsid w:val="005C66B7"/>
    <w:rsid w:val="005C67C2"/>
    <w:rsid w:val="005C6C33"/>
    <w:rsid w:val="005C6EDB"/>
    <w:rsid w:val="005C6FBB"/>
    <w:rsid w:val="005C7631"/>
    <w:rsid w:val="005C774B"/>
    <w:rsid w:val="005C78DE"/>
    <w:rsid w:val="005C7A3A"/>
    <w:rsid w:val="005C7FCF"/>
    <w:rsid w:val="005D022D"/>
    <w:rsid w:val="005D0FA9"/>
    <w:rsid w:val="005D15B4"/>
    <w:rsid w:val="005D1629"/>
    <w:rsid w:val="005D17B9"/>
    <w:rsid w:val="005D1816"/>
    <w:rsid w:val="005D1BA2"/>
    <w:rsid w:val="005D21A7"/>
    <w:rsid w:val="005D235B"/>
    <w:rsid w:val="005D26AD"/>
    <w:rsid w:val="005D29D5"/>
    <w:rsid w:val="005D30EC"/>
    <w:rsid w:val="005D3255"/>
    <w:rsid w:val="005D3315"/>
    <w:rsid w:val="005D389A"/>
    <w:rsid w:val="005D4056"/>
    <w:rsid w:val="005D4307"/>
    <w:rsid w:val="005D4536"/>
    <w:rsid w:val="005D46B2"/>
    <w:rsid w:val="005D4829"/>
    <w:rsid w:val="005D4A57"/>
    <w:rsid w:val="005D4A7C"/>
    <w:rsid w:val="005D4B08"/>
    <w:rsid w:val="005D4DFD"/>
    <w:rsid w:val="005D4EAD"/>
    <w:rsid w:val="005D51A2"/>
    <w:rsid w:val="005D5347"/>
    <w:rsid w:val="005D541E"/>
    <w:rsid w:val="005D58C7"/>
    <w:rsid w:val="005D58DB"/>
    <w:rsid w:val="005D623E"/>
    <w:rsid w:val="005D62C2"/>
    <w:rsid w:val="005D684C"/>
    <w:rsid w:val="005D6CC8"/>
    <w:rsid w:val="005D6D0C"/>
    <w:rsid w:val="005D743F"/>
    <w:rsid w:val="005D7532"/>
    <w:rsid w:val="005E01B2"/>
    <w:rsid w:val="005E01B5"/>
    <w:rsid w:val="005E05C6"/>
    <w:rsid w:val="005E0A81"/>
    <w:rsid w:val="005E0D57"/>
    <w:rsid w:val="005E1016"/>
    <w:rsid w:val="005E138D"/>
    <w:rsid w:val="005E1484"/>
    <w:rsid w:val="005E171C"/>
    <w:rsid w:val="005E1D1C"/>
    <w:rsid w:val="005E1EEF"/>
    <w:rsid w:val="005E21C7"/>
    <w:rsid w:val="005E2A20"/>
    <w:rsid w:val="005E2BCF"/>
    <w:rsid w:val="005E2CD4"/>
    <w:rsid w:val="005E2D17"/>
    <w:rsid w:val="005E2D3B"/>
    <w:rsid w:val="005E2DDE"/>
    <w:rsid w:val="005E2FB6"/>
    <w:rsid w:val="005E325A"/>
    <w:rsid w:val="005E3D15"/>
    <w:rsid w:val="005E3E1B"/>
    <w:rsid w:val="005E4074"/>
    <w:rsid w:val="005E454E"/>
    <w:rsid w:val="005E4694"/>
    <w:rsid w:val="005E4821"/>
    <w:rsid w:val="005E497B"/>
    <w:rsid w:val="005E4A96"/>
    <w:rsid w:val="005E4DE3"/>
    <w:rsid w:val="005E522D"/>
    <w:rsid w:val="005E52A0"/>
    <w:rsid w:val="005E5612"/>
    <w:rsid w:val="005E5872"/>
    <w:rsid w:val="005E5CAF"/>
    <w:rsid w:val="005E611C"/>
    <w:rsid w:val="005E625E"/>
    <w:rsid w:val="005E6417"/>
    <w:rsid w:val="005E65A9"/>
    <w:rsid w:val="005E69DF"/>
    <w:rsid w:val="005E6F61"/>
    <w:rsid w:val="005E743E"/>
    <w:rsid w:val="005E74C4"/>
    <w:rsid w:val="005F0084"/>
    <w:rsid w:val="005F0306"/>
    <w:rsid w:val="005F05E5"/>
    <w:rsid w:val="005F0762"/>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AD8"/>
    <w:rsid w:val="005F3E9B"/>
    <w:rsid w:val="005F43F9"/>
    <w:rsid w:val="005F44A8"/>
    <w:rsid w:val="005F4521"/>
    <w:rsid w:val="005F45E4"/>
    <w:rsid w:val="005F475F"/>
    <w:rsid w:val="005F4813"/>
    <w:rsid w:val="005F57A7"/>
    <w:rsid w:val="005F5883"/>
    <w:rsid w:val="005F59BE"/>
    <w:rsid w:val="005F6323"/>
    <w:rsid w:val="005F6385"/>
    <w:rsid w:val="005F6645"/>
    <w:rsid w:val="005F6722"/>
    <w:rsid w:val="005F68F2"/>
    <w:rsid w:val="005F6A1F"/>
    <w:rsid w:val="005F6B12"/>
    <w:rsid w:val="005F6C96"/>
    <w:rsid w:val="005F6FF9"/>
    <w:rsid w:val="005F74EB"/>
    <w:rsid w:val="005F7691"/>
    <w:rsid w:val="005F7CFA"/>
    <w:rsid w:val="00600059"/>
    <w:rsid w:val="006000DB"/>
    <w:rsid w:val="0060017A"/>
    <w:rsid w:val="00600571"/>
    <w:rsid w:val="00600653"/>
    <w:rsid w:val="00600C10"/>
    <w:rsid w:val="00600E8F"/>
    <w:rsid w:val="00601113"/>
    <w:rsid w:val="00601325"/>
    <w:rsid w:val="00601460"/>
    <w:rsid w:val="00601671"/>
    <w:rsid w:val="00601873"/>
    <w:rsid w:val="006019AB"/>
    <w:rsid w:val="00601DDC"/>
    <w:rsid w:val="00601F0C"/>
    <w:rsid w:val="00601F5A"/>
    <w:rsid w:val="00602268"/>
    <w:rsid w:val="006022D4"/>
    <w:rsid w:val="006026EB"/>
    <w:rsid w:val="00602AAF"/>
    <w:rsid w:val="00602BF7"/>
    <w:rsid w:val="00602C5E"/>
    <w:rsid w:val="00602DA1"/>
    <w:rsid w:val="006030A3"/>
    <w:rsid w:val="006030C8"/>
    <w:rsid w:val="0060343B"/>
    <w:rsid w:val="00603AC0"/>
    <w:rsid w:val="00604205"/>
    <w:rsid w:val="006042E7"/>
    <w:rsid w:val="00604331"/>
    <w:rsid w:val="0060436D"/>
    <w:rsid w:val="00604D01"/>
    <w:rsid w:val="00605001"/>
    <w:rsid w:val="006055E3"/>
    <w:rsid w:val="00605957"/>
    <w:rsid w:val="0060601D"/>
    <w:rsid w:val="0060603E"/>
    <w:rsid w:val="00606A3E"/>
    <w:rsid w:val="00606B4B"/>
    <w:rsid w:val="00607514"/>
    <w:rsid w:val="00607752"/>
    <w:rsid w:val="006078FC"/>
    <w:rsid w:val="00607ABF"/>
    <w:rsid w:val="00610131"/>
    <w:rsid w:val="00610459"/>
    <w:rsid w:val="0061071A"/>
    <w:rsid w:val="00610ADE"/>
    <w:rsid w:val="00610B7D"/>
    <w:rsid w:val="00610BC3"/>
    <w:rsid w:val="00611480"/>
    <w:rsid w:val="006114DF"/>
    <w:rsid w:val="00611598"/>
    <w:rsid w:val="006115F9"/>
    <w:rsid w:val="00611D1C"/>
    <w:rsid w:val="00612321"/>
    <w:rsid w:val="006127D9"/>
    <w:rsid w:val="00612CE0"/>
    <w:rsid w:val="00612DC4"/>
    <w:rsid w:val="00613356"/>
    <w:rsid w:val="00613B53"/>
    <w:rsid w:val="006140B0"/>
    <w:rsid w:val="00614686"/>
    <w:rsid w:val="00614740"/>
    <w:rsid w:val="00614AAF"/>
    <w:rsid w:val="00614BF1"/>
    <w:rsid w:val="00614F47"/>
    <w:rsid w:val="006150D3"/>
    <w:rsid w:val="006150F1"/>
    <w:rsid w:val="006152AF"/>
    <w:rsid w:val="00615332"/>
    <w:rsid w:val="0061535C"/>
    <w:rsid w:val="006156AC"/>
    <w:rsid w:val="0061593E"/>
    <w:rsid w:val="00615E23"/>
    <w:rsid w:val="00616501"/>
    <w:rsid w:val="00616BBE"/>
    <w:rsid w:val="00616C97"/>
    <w:rsid w:val="00617115"/>
    <w:rsid w:val="00617173"/>
    <w:rsid w:val="0061726A"/>
    <w:rsid w:val="0061755F"/>
    <w:rsid w:val="00617878"/>
    <w:rsid w:val="006178A6"/>
    <w:rsid w:val="00617A30"/>
    <w:rsid w:val="00617F82"/>
    <w:rsid w:val="0062006D"/>
    <w:rsid w:val="00620573"/>
    <w:rsid w:val="00620FCB"/>
    <w:rsid w:val="00620FD3"/>
    <w:rsid w:val="00621174"/>
    <w:rsid w:val="00621D00"/>
    <w:rsid w:val="00621D51"/>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69D2"/>
    <w:rsid w:val="00626A27"/>
    <w:rsid w:val="00626E15"/>
    <w:rsid w:val="00627262"/>
    <w:rsid w:val="006273AB"/>
    <w:rsid w:val="006274AA"/>
    <w:rsid w:val="006274CE"/>
    <w:rsid w:val="00627862"/>
    <w:rsid w:val="00627AA3"/>
    <w:rsid w:val="00627B81"/>
    <w:rsid w:val="00627C17"/>
    <w:rsid w:val="00627E5E"/>
    <w:rsid w:val="00627FDE"/>
    <w:rsid w:val="00630775"/>
    <w:rsid w:val="00630A6B"/>
    <w:rsid w:val="00630FEB"/>
    <w:rsid w:val="00631557"/>
    <w:rsid w:val="0063164D"/>
    <w:rsid w:val="006316D5"/>
    <w:rsid w:val="006321AD"/>
    <w:rsid w:val="0063241E"/>
    <w:rsid w:val="00632A34"/>
    <w:rsid w:val="00632D2E"/>
    <w:rsid w:val="00632EFE"/>
    <w:rsid w:val="006331FE"/>
    <w:rsid w:val="0063341A"/>
    <w:rsid w:val="0063375E"/>
    <w:rsid w:val="00633B57"/>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18A"/>
    <w:rsid w:val="006424C3"/>
    <w:rsid w:val="00642696"/>
    <w:rsid w:val="0064269A"/>
    <w:rsid w:val="0064269D"/>
    <w:rsid w:val="006426B0"/>
    <w:rsid w:val="00642B3A"/>
    <w:rsid w:val="00642CB2"/>
    <w:rsid w:val="00643088"/>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AC"/>
    <w:rsid w:val="006506B8"/>
    <w:rsid w:val="006506C2"/>
    <w:rsid w:val="00650913"/>
    <w:rsid w:val="00650C2B"/>
    <w:rsid w:val="00650E7A"/>
    <w:rsid w:val="0065113D"/>
    <w:rsid w:val="00651359"/>
    <w:rsid w:val="0065136A"/>
    <w:rsid w:val="006513C5"/>
    <w:rsid w:val="00651743"/>
    <w:rsid w:val="006517FE"/>
    <w:rsid w:val="006519EB"/>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42D"/>
    <w:rsid w:val="00655505"/>
    <w:rsid w:val="00655605"/>
    <w:rsid w:val="00655A78"/>
    <w:rsid w:val="00655B20"/>
    <w:rsid w:val="00655C01"/>
    <w:rsid w:val="00655D70"/>
    <w:rsid w:val="006562F9"/>
    <w:rsid w:val="00656416"/>
    <w:rsid w:val="00656BAA"/>
    <w:rsid w:val="00656BB6"/>
    <w:rsid w:val="00657444"/>
    <w:rsid w:val="006577FB"/>
    <w:rsid w:val="00660199"/>
    <w:rsid w:val="006601E6"/>
    <w:rsid w:val="0066063D"/>
    <w:rsid w:val="00660960"/>
    <w:rsid w:val="00660A40"/>
    <w:rsid w:val="00660E7B"/>
    <w:rsid w:val="00661097"/>
    <w:rsid w:val="00661175"/>
    <w:rsid w:val="00661931"/>
    <w:rsid w:val="006624BF"/>
    <w:rsid w:val="006627DF"/>
    <w:rsid w:val="006628FE"/>
    <w:rsid w:val="00662A46"/>
    <w:rsid w:val="00662B64"/>
    <w:rsid w:val="00662C0E"/>
    <w:rsid w:val="00662E26"/>
    <w:rsid w:val="00663340"/>
    <w:rsid w:val="006634F3"/>
    <w:rsid w:val="0066377C"/>
    <w:rsid w:val="006638B1"/>
    <w:rsid w:val="006642FF"/>
    <w:rsid w:val="00664383"/>
    <w:rsid w:val="006644A8"/>
    <w:rsid w:val="00664DAE"/>
    <w:rsid w:val="006650D0"/>
    <w:rsid w:val="0066534B"/>
    <w:rsid w:val="006654D6"/>
    <w:rsid w:val="00665A50"/>
    <w:rsid w:val="00665C21"/>
    <w:rsid w:val="00665C9D"/>
    <w:rsid w:val="00665CF9"/>
    <w:rsid w:val="0066602C"/>
    <w:rsid w:val="006661B0"/>
    <w:rsid w:val="00666311"/>
    <w:rsid w:val="00666361"/>
    <w:rsid w:val="006663AA"/>
    <w:rsid w:val="006665C0"/>
    <w:rsid w:val="00666683"/>
    <w:rsid w:val="00666696"/>
    <w:rsid w:val="006667CC"/>
    <w:rsid w:val="00666AF2"/>
    <w:rsid w:val="00666B28"/>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081"/>
    <w:rsid w:val="00672183"/>
    <w:rsid w:val="006722D3"/>
    <w:rsid w:val="00672446"/>
    <w:rsid w:val="006724A3"/>
    <w:rsid w:val="00672AB2"/>
    <w:rsid w:val="00672E67"/>
    <w:rsid w:val="006732E3"/>
    <w:rsid w:val="00673489"/>
    <w:rsid w:val="0067383F"/>
    <w:rsid w:val="006739CD"/>
    <w:rsid w:val="006739D7"/>
    <w:rsid w:val="00673AA3"/>
    <w:rsid w:val="0067441F"/>
    <w:rsid w:val="00674496"/>
    <w:rsid w:val="0067450A"/>
    <w:rsid w:val="0067451B"/>
    <w:rsid w:val="00674634"/>
    <w:rsid w:val="006746D2"/>
    <w:rsid w:val="006747EA"/>
    <w:rsid w:val="00674A14"/>
    <w:rsid w:val="006750AD"/>
    <w:rsid w:val="0067515E"/>
    <w:rsid w:val="006754A3"/>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38"/>
    <w:rsid w:val="00681CEC"/>
    <w:rsid w:val="00681E02"/>
    <w:rsid w:val="00682AA4"/>
    <w:rsid w:val="00682B59"/>
    <w:rsid w:val="00682E24"/>
    <w:rsid w:val="00682EAE"/>
    <w:rsid w:val="006830B5"/>
    <w:rsid w:val="0068318E"/>
    <w:rsid w:val="00683569"/>
    <w:rsid w:val="00683B68"/>
    <w:rsid w:val="006840E9"/>
    <w:rsid w:val="0068410F"/>
    <w:rsid w:val="00684540"/>
    <w:rsid w:val="006847D6"/>
    <w:rsid w:val="00684800"/>
    <w:rsid w:val="0068491C"/>
    <w:rsid w:val="0068497B"/>
    <w:rsid w:val="00684B05"/>
    <w:rsid w:val="00684BA1"/>
    <w:rsid w:val="00684BBE"/>
    <w:rsid w:val="00684D94"/>
    <w:rsid w:val="006853E1"/>
    <w:rsid w:val="00685564"/>
    <w:rsid w:val="0068568A"/>
    <w:rsid w:val="00685714"/>
    <w:rsid w:val="0068573A"/>
    <w:rsid w:val="006859AC"/>
    <w:rsid w:val="00685C76"/>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87C91"/>
    <w:rsid w:val="00687DEA"/>
    <w:rsid w:val="00687F11"/>
    <w:rsid w:val="006900B9"/>
    <w:rsid w:val="006901B2"/>
    <w:rsid w:val="006903E9"/>
    <w:rsid w:val="00690552"/>
    <w:rsid w:val="00690557"/>
    <w:rsid w:val="00690A02"/>
    <w:rsid w:val="00690B5E"/>
    <w:rsid w:val="00690FA5"/>
    <w:rsid w:val="0069105F"/>
    <w:rsid w:val="00691136"/>
    <w:rsid w:val="006911AE"/>
    <w:rsid w:val="00691431"/>
    <w:rsid w:val="00691791"/>
    <w:rsid w:val="00691834"/>
    <w:rsid w:val="00691908"/>
    <w:rsid w:val="00691990"/>
    <w:rsid w:val="00691BCB"/>
    <w:rsid w:val="00691EEE"/>
    <w:rsid w:val="00691F50"/>
    <w:rsid w:val="006921FD"/>
    <w:rsid w:val="0069234E"/>
    <w:rsid w:val="006927DC"/>
    <w:rsid w:val="006929F0"/>
    <w:rsid w:val="006938C1"/>
    <w:rsid w:val="00693B2D"/>
    <w:rsid w:val="00693B4A"/>
    <w:rsid w:val="00693DBC"/>
    <w:rsid w:val="00694216"/>
    <w:rsid w:val="006943DA"/>
    <w:rsid w:val="006946AD"/>
    <w:rsid w:val="0069489A"/>
    <w:rsid w:val="006949C1"/>
    <w:rsid w:val="006950F5"/>
    <w:rsid w:val="0069530A"/>
    <w:rsid w:val="006959EC"/>
    <w:rsid w:val="00695AAD"/>
    <w:rsid w:val="00695DA9"/>
    <w:rsid w:val="006961AE"/>
    <w:rsid w:val="0069638A"/>
    <w:rsid w:val="006964EB"/>
    <w:rsid w:val="00696A79"/>
    <w:rsid w:val="00697068"/>
    <w:rsid w:val="0069725E"/>
    <w:rsid w:val="0069741B"/>
    <w:rsid w:val="00697F5C"/>
    <w:rsid w:val="006A0106"/>
    <w:rsid w:val="006A0CDD"/>
    <w:rsid w:val="006A1520"/>
    <w:rsid w:val="006A1870"/>
    <w:rsid w:val="006A216D"/>
    <w:rsid w:val="006A2433"/>
    <w:rsid w:val="006A28AC"/>
    <w:rsid w:val="006A2962"/>
    <w:rsid w:val="006A299A"/>
    <w:rsid w:val="006A3042"/>
    <w:rsid w:val="006A30F6"/>
    <w:rsid w:val="006A3A31"/>
    <w:rsid w:val="006A42A7"/>
    <w:rsid w:val="006A45A0"/>
    <w:rsid w:val="006A4685"/>
    <w:rsid w:val="006A4848"/>
    <w:rsid w:val="006A4A37"/>
    <w:rsid w:val="006A4B76"/>
    <w:rsid w:val="006A4CA0"/>
    <w:rsid w:val="006A4DCD"/>
    <w:rsid w:val="006A4EE8"/>
    <w:rsid w:val="006A5095"/>
    <w:rsid w:val="006A5438"/>
    <w:rsid w:val="006A54EE"/>
    <w:rsid w:val="006A55E1"/>
    <w:rsid w:val="006A58B7"/>
    <w:rsid w:val="006A592A"/>
    <w:rsid w:val="006A5BCF"/>
    <w:rsid w:val="006A5C3E"/>
    <w:rsid w:val="006A62DC"/>
    <w:rsid w:val="006A6351"/>
    <w:rsid w:val="006A638E"/>
    <w:rsid w:val="006A6398"/>
    <w:rsid w:val="006A6399"/>
    <w:rsid w:val="006A6444"/>
    <w:rsid w:val="006A644D"/>
    <w:rsid w:val="006A6E76"/>
    <w:rsid w:val="006A7128"/>
    <w:rsid w:val="006A71B7"/>
    <w:rsid w:val="006A7274"/>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1ADE"/>
    <w:rsid w:val="006B200C"/>
    <w:rsid w:val="006B21CC"/>
    <w:rsid w:val="006B2815"/>
    <w:rsid w:val="006B29F2"/>
    <w:rsid w:val="006B3387"/>
    <w:rsid w:val="006B3688"/>
    <w:rsid w:val="006B3762"/>
    <w:rsid w:val="006B38BC"/>
    <w:rsid w:val="006B3B08"/>
    <w:rsid w:val="006B3F84"/>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37"/>
    <w:rsid w:val="006C02AF"/>
    <w:rsid w:val="006C0681"/>
    <w:rsid w:val="006C0B6F"/>
    <w:rsid w:val="006C0BA3"/>
    <w:rsid w:val="006C0C32"/>
    <w:rsid w:val="006C0E72"/>
    <w:rsid w:val="006C0E8C"/>
    <w:rsid w:val="006C0F30"/>
    <w:rsid w:val="006C1242"/>
    <w:rsid w:val="006C145E"/>
    <w:rsid w:val="006C1876"/>
    <w:rsid w:val="006C19A0"/>
    <w:rsid w:val="006C1C4B"/>
    <w:rsid w:val="006C1D08"/>
    <w:rsid w:val="006C1FE2"/>
    <w:rsid w:val="006C2224"/>
    <w:rsid w:val="006C239D"/>
    <w:rsid w:val="006C254B"/>
    <w:rsid w:val="006C268B"/>
    <w:rsid w:val="006C2974"/>
    <w:rsid w:val="006C2E78"/>
    <w:rsid w:val="006C3171"/>
    <w:rsid w:val="006C31B0"/>
    <w:rsid w:val="006C31CF"/>
    <w:rsid w:val="006C3493"/>
    <w:rsid w:val="006C3DD7"/>
    <w:rsid w:val="006C3DE7"/>
    <w:rsid w:val="006C45BF"/>
    <w:rsid w:val="006C4620"/>
    <w:rsid w:val="006C4C01"/>
    <w:rsid w:val="006C4CB7"/>
    <w:rsid w:val="006C4D47"/>
    <w:rsid w:val="006C4DE1"/>
    <w:rsid w:val="006C5A3F"/>
    <w:rsid w:val="006C5BF8"/>
    <w:rsid w:val="006C5D36"/>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2A"/>
    <w:rsid w:val="006D2FF5"/>
    <w:rsid w:val="006D325B"/>
    <w:rsid w:val="006D34EF"/>
    <w:rsid w:val="006D37EB"/>
    <w:rsid w:val="006D37F7"/>
    <w:rsid w:val="006D38C0"/>
    <w:rsid w:val="006D3B79"/>
    <w:rsid w:val="006D3F44"/>
    <w:rsid w:val="006D40E9"/>
    <w:rsid w:val="006D4463"/>
    <w:rsid w:val="006D4CCC"/>
    <w:rsid w:val="006D4D4B"/>
    <w:rsid w:val="006D4E95"/>
    <w:rsid w:val="006D4EB0"/>
    <w:rsid w:val="006D55CF"/>
    <w:rsid w:val="006D55ED"/>
    <w:rsid w:val="006D5652"/>
    <w:rsid w:val="006D5F84"/>
    <w:rsid w:val="006D6224"/>
    <w:rsid w:val="006D65E8"/>
    <w:rsid w:val="006D68B3"/>
    <w:rsid w:val="006D6AD4"/>
    <w:rsid w:val="006D6CA3"/>
    <w:rsid w:val="006D71EE"/>
    <w:rsid w:val="006D72AF"/>
    <w:rsid w:val="006D7773"/>
    <w:rsid w:val="006D7DC7"/>
    <w:rsid w:val="006E0146"/>
    <w:rsid w:val="006E02B0"/>
    <w:rsid w:val="006E06D4"/>
    <w:rsid w:val="006E07CA"/>
    <w:rsid w:val="006E0A43"/>
    <w:rsid w:val="006E0A8B"/>
    <w:rsid w:val="006E0F24"/>
    <w:rsid w:val="006E113A"/>
    <w:rsid w:val="006E1805"/>
    <w:rsid w:val="006E1CA5"/>
    <w:rsid w:val="006E1E28"/>
    <w:rsid w:val="006E2199"/>
    <w:rsid w:val="006E2491"/>
    <w:rsid w:val="006E24D8"/>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84"/>
    <w:rsid w:val="006E5CD6"/>
    <w:rsid w:val="006E5E4F"/>
    <w:rsid w:val="006E617A"/>
    <w:rsid w:val="006E61B1"/>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B39"/>
    <w:rsid w:val="006F5C54"/>
    <w:rsid w:val="006F5FC2"/>
    <w:rsid w:val="006F6103"/>
    <w:rsid w:val="006F6380"/>
    <w:rsid w:val="006F643D"/>
    <w:rsid w:val="006F660B"/>
    <w:rsid w:val="006F69F2"/>
    <w:rsid w:val="006F6BE6"/>
    <w:rsid w:val="006F6E62"/>
    <w:rsid w:val="006F6F62"/>
    <w:rsid w:val="006F722A"/>
    <w:rsid w:val="006F7321"/>
    <w:rsid w:val="006F73B2"/>
    <w:rsid w:val="006F7921"/>
    <w:rsid w:val="006F7BE0"/>
    <w:rsid w:val="007002A0"/>
    <w:rsid w:val="007006F2"/>
    <w:rsid w:val="0070081E"/>
    <w:rsid w:val="00700951"/>
    <w:rsid w:val="00700AC5"/>
    <w:rsid w:val="00700BD4"/>
    <w:rsid w:val="00700BE3"/>
    <w:rsid w:val="00700DD6"/>
    <w:rsid w:val="007010CE"/>
    <w:rsid w:val="00701714"/>
    <w:rsid w:val="0070181B"/>
    <w:rsid w:val="00701876"/>
    <w:rsid w:val="00701A22"/>
    <w:rsid w:val="00701B86"/>
    <w:rsid w:val="00701E1A"/>
    <w:rsid w:val="007024EF"/>
    <w:rsid w:val="00702617"/>
    <w:rsid w:val="00702875"/>
    <w:rsid w:val="00702FB4"/>
    <w:rsid w:val="007031C1"/>
    <w:rsid w:val="007034A8"/>
    <w:rsid w:val="0070352A"/>
    <w:rsid w:val="00703741"/>
    <w:rsid w:val="00703A4E"/>
    <w:rsid w:val="00703D78"/>
    <w:rsid w:val="00703EFD"/>
    <w:rsid w:val="00703F48"/>
    <w:rsid w:val="00704C25"/>
    <w:rsid w:val="00704FB0"/>
    <w:rsid w:val="007054D4"/>
    <w:rsid w:val="0070587A"/>
    <w:rsid w:val="00705FF7"/>
    <w:rsid w:val="007060F5"/>
    <w:rsid w:val="007061B5"/>
    <w:rsid w:val="00706436"/>
    <w:rsid w:val="00706614"/>
    <w:rsid w:val="0070696A"/>
    <w:rsid w:val="00706A2E"/>
    <w:rsid w:val="00706D13"/>
    <w:rsid w:val="00706E21"/>
    <w:rsid w:val="00706FB0"/>
    <w:rsid w:val="0070704B"/>
    <w:rsid w:val="00707350"/>
    <w:rsid w:val="00707358"/>
    <w:rsid w:val="007073CB"/>
    <w:rsid w:val="007074E2"/>
    <w:rsid w:val="007075C8"/>
    <w:rsid w:val="007078F8"/>
    <w:rsid w:val="00707E13"/>
    <w:rsid w:val="00707E3E"/>
    <w:rsid w:val="00707E67"/>
    <w:rsid w:val="007100E4"/>
    <w:rsid w:val="0071016D"/>
    <w:rsid w:val="00710497"/>
    <w:rsid w:val="00710582"/>
    <w:rsid w:val="007106A9"/>
    <w:rsid w:val="00710C36"/>
    <w:rsid w:val="00710EFB"/>
    <w:rsid w:val="0071127D"/>
    <w:rsid w:val="0071135E"/>
    <w:rsid w:val="007115AE"/>
    <w:rsid w:val="0071165D"/>
    <w:rsid w:val="0071175A"/>
    <w:rsid w:val="0071179D"/>
    <w:rsid w:val="00711900"/>
    <w:rsid w:val="00711CC5"/>
    <w:rsid w:val="00712243"/>
    <w:rsid w:val="00712353"/>
    <w:rsid w:val="007126E4"/>
    <w:rsid w:val="00712897"/>
    <w:rsid w:val="00712F63"/>
    <w:rsid w:val="00713368"/>
    <w:rsid w:val="007133FD"/>
    <w:rsid w:val="00713430"/>
    <w:rsid w:val="00713A5D"/>
    <w:rsid w:val="00713C88"/>
    <w:rsid w:val="00714310"/>
    <w:rsid w:val="00714417"/>
    <w:rsid w:val="00714444"/>
    <w:rsid w:val="00714592"/>
    <w:rsid w:val="007146C0"/>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32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4D4E"/>
    <w:rsid w:val="0072542E"/>
    <w:rsid w:val="007254F5"/>
    <w:rsid w:val="0072557B"/>
    <w:rsid w:val="00725E48"/>
    <w:rsid w:val="0072650F"/>
    <w:rsid w:val="007265F9"/>
    <w:rsid w:val="00726AC9"/>
    <w:rsid w:val="00726D1A"/>
    <w:rsid w:val="00726E64"/>
    <w:rsid w:val="0072732F"/>
    <w:rsid w:val="0072753B"/>
    <w:rsid w:val="00727568"/>
    <w:rsid w:val="007277B1"/>
    <w:rsid w:val="00730002"/>
    <w:rsid w:val="007303BB"/>
    <w:rsid w:val="007303CC"/>
    <w:rsid w:val="007309F5"/>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603D"/>
    <w:rsid w:val="00737166"/>
    <w:rsid w:val="0073751A"/>
    <w:rsid w:val="007375A4"/>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585"/>
    <w:rsid w:val="007448BE"/>
    <w:rsid w:val="00744986"/>
    <w:rsid w:val="0074526E"/>
    <w:rsid w:val="007453B3"/>
    <w:rsid w:val="00745528"/>
    <w:rsid w:val="0074585E"/>
    <w:rsid w:val="00745A91"/>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1CB1"/>
    <w:rsid w:val="00752048"/>
    <w:rsid w:val="007523F2"/>
    <w:rsid w:val="00752445"/>
    <w:rsid w:val="007526E5"/>
    <w:rsid w:val="007532F0"/>
    <w:rsid w:val="007539CB"/>
    <w:rsid w:val="00753F62"/>
    <w:rsid w:val="0075425F"/>
    <w:rsid w:val="0075449A"/>
    <w:rsid w:val="00754B9E"/>
    <w:rsid w:val="0075551F"/>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DF4"/>
    <w:rsid w:val="00757E7F"/>
    <w:rsid w:val="00760309"/>
    <w:rsid w:val="007605C2"/>
    <w:rsid w:val="00760891"/>
    <w:rsid w:val="007608FC"/>
    <w:rsid w:val="00760D4A"/>
    <w:rsid w:val="00760EEF"/>
    <w:rsid w:val="00760FBE"/>
    <w:rsid w:val="00761071"/>
    <w:rsid w:val="00761452"/>
    <w:rsid w:val="00761767"/>
    <w:rsid w:val="007619AD"/>
    <w:rsid w:val="00761C9A"/>
    <w:rsid w:val="007622B7"/>
    <w:rsid w:val="00762308"/>
    <w:rsid w:val="0076265E"/>
    <w:rsid w:val="00762918"/>
    <w:rsid w:val="0076298C"/>
    <w:rsid w:val="007629BA"/>
    <w:rsid w:val="00762B9F"/>
    <w:rsid w:val="00762BD4"/>
    <w:rsid w:val="00762FB3"/>
    <w:rsid w:val="00763A7D"/>
    <w:rsid w:val="00763CCC"/>
    <w:rsid w:val="00763F17"/>
    <w:rsid w:val="00764317"/>
    <w:rsid w:val="00764783"/>
    <w:rsid w:val="0076490B"/>
    <w:rsid w:val="00764E00"/>
    <w:rsid w:val="00765073"/>
    <w:rsid w:val="007654C7"/>
    <w:rsid w:val="0076562D"/>
    <w:rsid w:val="007657C0"/>
    <w:rsid w:val="00765C18"/>
    <w:rsid w:val="007668D3"/>
    <w:rsid w:val="00766C32"/>
    <w:rsid w:val="00766F1F"/>
    <w:rsid w:val="00767B66"/>
    <w:rsid w:val="00767BD1"/>
    <w:rsid w:val="00767F7E"/>
    <w:rsid w:val="00770057"/>
    <w:rsid w:val="007710D3"/>
    <w:rsid w:val="00771212"/>
    <w:rsid w:val="00771586"/>
    <w:rsid w:val="00771EDE"/>
    <w:rsid w:val="00772182"/>
    <w:rsid w:val="00772204"/>
    <w:rsid w:val="0077236F"/>
    <w:rsid w:val="007724FF"/>
    <w:rsid w:val="0077266F"/>
    <w:rsid w:val="007728F0"/>
    <w:rsid w:val="00772A3D"/>
    <w:rsid w:val="00772CAB"/>
    <w:rsid w:val="00772F0D"/>
    <w:rsid w:val="007732DB"/>
    <w:rsid w:val="00773373"/>
    <w:rsid w:val="00773567"/>
    <w:rsid w:val="007736B8"/>
    <w:rsid w:val="00773ED9"/>
    <w:rsid w:val="00774030"/>
    <w:rsid w:val="007740CD"/>
    <w:rsid w:val="00774158"/>
    <w:rsid w:val="00774723"/>
    <w:rsid w:val="0077475D"/>
    <w:rsid w:val="007747F3"/>
    <w:rsid w:val="00774A00"/>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0AA"/>
    <w:rsid w:val="0077710C"/>
    <w:rsid w:val="00777278"/>
    <w:rsid w:val="00777392"/>
    <w:rsid w:val="007773F4"/>
    <w:rsid w:val="00777A75"/>
    <w:rsid w:val="00777B10"/>
    <w:rsid w:val="00777C94"/>
    <w:rsid w:val="00780375"/>
    <w:rsid w:val="0078040E"/>
    <w:rsid w:val="007804D1"/>
    <w:rsid w:val="00780729"/>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68E"/>
    <w:rsid w:val="00785951"/>
    <w:rsid w:val="00785B78"/>
    <w:rsid w:val="00785CB0"/>
    <w:rsid w:val="00785DBE"/>
    <w:rsid w:val="0078623C"/>
    <w:rsid w:val="0078665B"/>
    <w:rsid w:val="00786828"/>
    <w:rsid w:val="00786846"/>
    <w:rsid w:val="00786A56"/>
    <w:rsid w:val="00786C60"/>
    <w:rsid w:val="00787358"/>
    <w:rsid w:val="007876D1"/>
    <w:rsid w:val="007877FE"/>
    <w:rsid w:val="0079006B"/>
    <w:rsid w:val="0079020D"/>
    <w:rsid w:val="00790236"/>
    <w:rsid w:val="0079042B"/>
    <w:rsid w:val="00790579"/>
    <w:rsid w:val="007905CB"/>
    <w:rsid w:val="0079095F"/>
    <w:rsid w:val="00790B49"/>
    <w:rsid w:val="00791156"/>
    <w:rsid w:val="00791256"/>
    <w:rsid w:val="0079154F"/>
    <w:rsid w:val="0079173A"/>
    <w:rsid w:val="00791765"/>
    <w:rsid w:val="0079197D"/>
    <w:rsid w:val="00791B4D"/>
    <w:rsid w:val="00791C06"/>
    <w:rsid w:val="00791D9C"/>
    <w:rsid w:val="007920DE"/>
    <w:rsid w:val="00792A77"/>
    <w:rsid w:val="00792A7A"/>
    <w:rsid w:val="00792C2D"/>
    <w:rsid w:val="007930F3"/>
    <w:rsid w:val="00793249"/>
    <w:rsid w:val="007933AB"/>
    <w:rsid w:val="00793ADC"/>
    <w:rsid w:val="00793E95"/>
    <w:rsid w:val="0079430F"/>
    <w:rsid w:val="0079461A"/>
    <w:rsid w:val="0079465A"/>
    <w:rsid w:val="007947FE"/>
    <w:rsid w:val="00794A27"/>
    <w:rsid w:val="00794AEF"/>
    <w:rsid w:val="00795576"/>
    <w:rsid w:val="0079558D"/>
    <w:rsid w:val="007956EA"/>
    <w:rsid w:val="007957F4"/>
    <w:rsid w:val="00795F52"/>
    <w:rsid w:val="00796064"/>
    <w:rsid w:val="007965A4"/>
    <w:rsid w:val="00796710"/>
    <w:rsid w:val="00796BEE"/>
    <w:rsid w:val="00796F7C"/>
    <w:rsid w:val="0079706E"/>
    <w:rsid w:val="007973FE"/>
    <w:rsid w:val="00797CF3"/>
    <w:rsid w:val="00797ED6"/>
    <w:rsid w:val="007A019E"/>
    <w:rsid w:val="007A08D7"/>
    <w:rsid w:val="007A0B2B"/>
    <w:rsid w:val="007A0E56"/>
    <w:rsid w:val="007A18B3"/>
    <w:rsid w:val="007A1AC7"/>
    <w:rsid w:val="007A214A"/>
    <w:rsid w:val="007A22E6"/>
    <w:rsid w:val="007A232B"/>
    <w:rsid w:val="007A2A99"/>
    <w:rsid w:val="007A2D80"/>
    <w:rsid w:val="007A2FF0"/>
    <w:rsid w:val="007A3237"/>
    <w:rsid w:val="007A3275"/>
    <w:rsid w:val="007A3517"/>
    <w:rsid w:val="007A3C46"/>
    <w:rsid w:val="007A3D90"/>
    <w:rsid w:val="007A43DF"/>
    <w:rsid w:val="007A45F6"/>
    <w:rsid w:val="007A4933"/>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7A2"/>
    <w:rsid w:val="007B1E2B"/>
    <w:rsid w:val="007B1F2B"/>
    <w:rsid w:val="007B21E0"/>
    <w:rsid w:val="007B24E3"/>
    <w:rsid w:val="007B24FF"/>
    <w:rsid w:val="007B2764"/>
    <w:rsid w:val="007B2946"/>
    <w:rsid w:val="007B3440"/>
    <w:rsid w:val="007B354F"/>
    <w:rsid w:val="007B37A8"/>
    <w:rsid w:val="007B37D8"/>
    <w:rsid w:val="007B3ED3"/>
    <w:rsid w:val="007B3F36"/>
    <w:rsid w:val="007B4760"/>
    <w:rsid w:val="007B4A20"/>
    <w:rsid w:val="007B4B39"/>
    <w:rsid w:val="007B4E42"/>
    <w:rsid w:val="007B5789"/>
    <w:rsid w:val="007B578C"/>
    <w:rsid w:val="007B5902"/>
    <w:rsid w:val="007B599F"/>
    <w:rsid w:val="007B6324"/>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3EE"/>
    <w:rsid w:val="007C252B"/>
    <w:rsid w:val="007C2A88"/>
    <w:rsid w:val="007C2E4A"/>
    <w:rsid w:val="007C3E33"/>
    <w:rsid w:val="007C4391"/>
    <w:rsid w:val="007C4B9E"/>
    <w:rsid w:val="007C4F29"/>
    <w:rsid w:val="007C4F34"/>
    <w:rsid w:val="007C57F2"/>
    <w:rsid w:val="007C5E67"/>
    <w:rsid w:val="007C5E8A"/>
    <w:rsid w:val="007C682E"/>
    <w:rsid w:val="007C6AF2"/>
    <w:rsid w:val="007C6DA2"/>
    <w:rsid w:val="007C74D3"/>
    <w:rsid w:val="007C791D"/>
    <w:rsid w:val="007C7923"/>
    <w:rsid w:val="007C79BB"/>
    <w:rsid w:val="007D06D8"/>
    <w:rsid w:val="007D06DB"/>
    <w:rsid w:val="007D085E"/>
    <w:rsid w:val="007D1A8B"/>
    <w:rsid w:val="007D1CD6"/>
    <w:rsid w:val="007D2114"/>
    <w:rsid w:val="007D2366"/>
    <w:rsid w:val="007D24AF"/>
    <w:rsid w:val="007D27D0"/>
    <w:rsid w:val="007D2A40"/>
    <w:rsid w:val="007D2A8B"/>
    <w:rsid w:val="007D2AAE"/>
    <w:rsid w:val="007D2BF5"/>
    <w:rsid w:val="007D31D1"/>
    <w:rsid w:val="007D325A"/>
    <w:rsid w:val="007D35D1"/>
    <w:rsid w:val="007D36E3"/>
    <w:rsid w:val="007D3CCC"/>
    <w:rsid w:val="007D4420"/>
    <w:rsid w:val="007D4BC8"/>
    <w:rsid w:val="007D4E4C"/>
    <w:rsid w:val="007D4E7B"/>
    <w:rsid w:val="007D50DC"/>
    <w:rsid w:val="007D51D4"/>
    <w:rsid w:val="007D541F"/>
    <w:rsid w:val="007D54A6"/>
    <w:rsid w:val="007D5652"/>
    <w:rsid w:val="007D589B"/>
    <w:rsid w:val="007D59FA"/>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1AB"/>
    <w:rsid w:val="007E35C0"/>
    <w:rsid w:val="007E3655"/>
    <w:rsid w:val="007E3AFB"/>
    <w:rsid w:val="007E3B15"/>
    <w:rsid w:val="007E3E77"/>
    <w:rsid w:val="007E5790"/>
    <w:rsid w:val="007E5E10"/>
    <w:rsid w:val="007E6285"/>
    <w:rsid w:val="007E6AD2"/>
    <w:rsid w:val="007E6D3A"/>
    <w:rsid w:val="007E6F87"/>
    <w:rsid w:val="007E7197"/>
    <w:rsid w:val="007E7481"/>
    <w:rsid w:val="007E75BF"/>
    <w:rsid w:val="007E7783"/>
    <w:rsid w:val="007E7A08"/>
    <w:rsid w:val="007E7C6B"/>
    <w:rsid w:val="007E7F78"/>
    <w:rsid w:val="007F0042"/>
    <w:rsid w:val="007F0A0C"/>
    <w:rsid w:val="007F0ED0"/>
    <w:rsid w:val="007F0FDF"/>
    <w:rsid w:val="007F11A0"/>
    <w:rsid w:val="007F13D3"/>
    <w:rsid w:val="007F13E7"/>
    <w:rsid w:val="007F1B45"/>
    <w:rsid w:val="007F1BC4"/>
    <w:rsid w:val="007F21DF"/>
    <w:rsid w:val="007F2209"/>
    <w:rsid w:val="007F22E2"/>
    <w:rsid w:val="007F2468"/>
    <w:rsid w:val="007F2512"/>
    <w:rsid w:val="007F2553"/>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D52"/>
    <w:rsid w:val="007F6F0A"/>
    <w:rsid w:val="007F743A"/>
    <w:rsid w:val="007F7D54"/>
    <w:rsid w:val="007F7D66"/>
    <w:rsid w:val="00800111"/>
    <w:rsid w:val="00800233"/>
    <w:rsid w:val="008004F4"/>
    <w:rsid w:val="00800606"/>
    <w:rsid w:val="00800715"/>
    <w:rsid w:val="00800745"/>
    <w:rsid w:val="00800AAB"/>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B9F"/>
    <w:rsid w:val="00805FA8"/>
    <w:rsid w:val="008068C5"/>
    <w:rsid w:val="00806C49"/>
    <w:rsid w:val="00807048"/>
    <w:rsid w:val="00807069"/>
    <w:rsid w:val="00807554"/>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94C"/>
    <w:rsid w:val="00812B92"/>
    <w:rsid w:val="00812D14"/>
    <w:rsid w:val="00812FE3"/>
    <w:rsid w:val="00813456"/>
    <w:rsid w:val="0081362C"/>
    <w:rsid w:val="0081378F"/>
    <w:rsid w:val="00813E43"/>
    <w:rsid w:val="00813FA1"/>
    <w:rsid w:val="00813FD2"/>
    <w:rsid w:val="00814088"/>
    <w:rsid w:val="00814312"/>
    <w:rsid w:val="00814520"/>
    <w:rsid w:val="008149AC"/>
    <w:rsid w:val="00814E35"/>
    <w:rsid w:val="00814FA9"/>
    <w:rsid w:val="008152ED"/>
    <w:rsid w:val="008156D0"/>
    <w:rsid w:val="008159AF"/>
    <w:rsid w:val="008159B0"/>
    <w:rsid w:val="00815DEE"/>
    <w:rsid w:val="00815ECE"/>
    <w:rsid w:val="0081604C"/>
    <w:rsid w:val="0081604D"/>
    <w:rsid w:val="008167D6"/>
    <w:rsid w:val="008169D0"/>
    <w:rsid w:val="00816C17"/>
    <w:rsid w:val="00817012"/>
    <w:rsid w:val="008170A0"/>
    <w:rsid w:val="00817452"/>
    <w:rsid w:val="008176C5"/>
    <w:rsid w:val="008179CE"/>
    <w:rsid w:val="00817C1E"/>
    <w:rsid w:val="00817D0B"/>
    <w:rsid w:val="00817E58"/>
    <w:rsid w:val="00817EFD"/>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3E4"/>
    <w:rsid w:val="0082289A"/>
    <w:rsid w:val="0082291E"/>
    <w:rsid w:val="00822A1A"/>
    <w:rsid w:val="00822D6D"/>
    <w:rsid w:val="00822DAC"/>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99D"/>
    <w:rsid w:val="00826ECC"/>
    <w:rsid w:val="00826F10"/>
    <w:rsid w:val="00827038"/>
    <w:rsid w:val="00827278"/>
    <w:rsid w:val="0082754B"/>
    <w:rsid w:val="0082765B"/>
    <w:rsid w:val="008276B2"/>
    <w:rsid w:val="00827FCB"/>
    <w:rsid w:val="00830522"/>
    <w:rsid w:val="00830601"/>
    <w:rsid w:val="00830A39"/>
    <w:rsid w:val="00830A63"/>
    <w:rsid w:val="00830BD2"/>
    <w:rsid w:val="00831015"/>
    <w:rsid w:val="008312AB"/>
    <w:rsid w:val="00831789"/>
    <w:rsid w:val="00831DC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AD2"/>
    <w:rsid w:val="00835B85"/>
    <w:rsid w:val="00835D79"/>
    <w:rsid w:val="00836697"/>
    <w:rsid w:val="008366B0"/>
    <w:rsid w:val="0083685E"/>
    <w:rsid w:val="00836995"/>
    <w:rsid w:val="00836B31"/>
    <w:rsid w:val="00836C20"/>
    <w:rsid w:val="00836D93"/>
    <w:rsid w:val="00837188"/>
    <w:rsid w:val="00837285"/>
    <w:rsid w:val="008373C2"/>
    <w:rsid w:val="00837576"/>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1FAD"/>
    <w:rsid w:val="00842343"/>
    <w:rsid w:val="008423B3"/>
    <w:rsid w:val="00842752"/>
    <w:rsid w:val="00842ACE"/>
    <w:rsid w:val="0084345B"/>
    <w:rsid w:val="00843461"/>
    <w:rsid w:val="00843BDD"/>
    <w:rsid w:val="00843CB9"/>
    <w:rsid w:val="00844041"/>
    <w:rsid w:val="00844076"/>
    <w:rsid w:val="00844418"/>
    <w:rsid w:val="00844641"/>
    <w:rsid w:val="008448AC"/>
    <w:rsid w:val="00844E99"/>
    <w:rsid w:val="00845039"/>
    <w:rsid w:val="00845472"/>
    <w:rsid w:val="00845650"/>
    <w:rsid w:val="008457F2"/>
    <w:rsid w:val="00845E7C"/>
    <w:rsid w:val="00845E88"/>
    <w:rsid w:val="0084604F"/>
    <w:rsid w:val="00846118"/>
    <w:rsid w:val="008464A2"/>
    <w:rsid w:val="008466A5"/>
    <w:rsid w:val="008469DC"/>
    <w:rsid w:val="00846B75"/>
    <w:rsid w:val="00847158"/>
    <w:rsid w:val="00847786"/>
    <w:rsid w:val="00847829"/>
    <w:rsid w:val="00847C19"/>
    <w:rsid w:val="00847C25"/>
    <w:rsid w:val="00847F7E"/>
    <w:rsid w:val="00847FD2"/>
    <w:rsid w:val="00850576"/>
    <w:rsid w:val="008506D9"/>
    <w:rsid w:val="00850A41"/>
    <w:rsid w:val="00850BA0"/>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47F9"/>
    <w:rsid w:val="00854893"/>
    <w:rsid w:val="008548BD"/>
    <w:rsid w:val="00854A6F"/>
    <w:rsid w:val="00854B68"/>
    <w:rsid w:val="00854D5C"/>
    <w:rsid w:val="008552D9"/>
    <w:rsid w:val="00855557"/>
    <w:rsid w:val="0085593E"/>
    <w:rsid w:val="00855C3A"/>
    <w:rsid w:val="00855CD2"/>
    <w:rsid w:val="00855DAA"/>
    <w:rsid w:val="0085696B"/>
    <w:rsid w:val="00856A9E"/>
    <w:rsid w:val="00857113"/>
    <w:rsid w:val="008574C9"/>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978"/>
    <w:rsid w:val="00862D28"/>
    <w:rsid w:val="00862E33"/>
    <w:rsid w:val="008632A2"/>
    <w:rsid w:val="0086338E"/>
    <w:rsid w:val="0086384F"/>
    <w:rsid w:val="008638EC"/>
    <w:rsid w:val="00863B2A"/>
    <w:rsid w:val="00863F56"/>
    <w:rsid w:val="008645F0"/>
    <w:rsid w:val="00864637"/>
    <w:rsid w:val="0086465E"/>
    <w:rsid w:val="008649C2"/>
    <w:rsid w:val="00864ACA"/>
    <w:rsid w:val="00865C97"/>
    <w:rsid w:val="00865CDB"/>
    <w:rsid w:val="00865D3F"/>
    <w:rsid w:val="00865D72"/>
    <w:rsid w:val="0086608B"/>
    <w:rsid w:val="00866DB6"/>
    <w:rsid w:val="00867093"/>
    <w:rsid w:val="0086782B"/>
    <w:rsid w:val="0086787B"/>
    <w:rsid w:val="00867C8F"/>
    <w:rsid w:val="00867CA8"/>
    <w:rsid w:val="00867F0A"/>
    <w:rsid w:val="00867F31"/>
    <w:rsid w:val="00870138"/>
    <w:rsid w:val="00870185"/>
    <w:rsid w:val="008702AD"/>
    <w:rsid w:val="0087050B"/>
    <w:rsid w:val="00870A85"/>
    <w:rsid w:val="00870B1D"/>
    <w:rsid w:val="00870C69"/>
    <w:rsid w:val="00870CA8"/>
    <w:rsid w:val="00870FBC"/>
    <w:rsid w:val="00871064"/>
    <w:rsid w:val="008711DA"/>
    <w:rsid w:val="00871783"/>
    <w:rsid w:val="008718D1"/>
    <w:rsid w:val="00871CB8"/>
    <w:rsid w:val="00872240"/>
    <w:rsid w:val="00872251"/>
    <w:rsid w:val="00872255"/>
    <w:rsid w:val="008722E4"/>
    <w:rsid w:val="00872379"/>
    <w:rsid w:val="008724EB"/>
    <w:rsid w:val="00872563"/>
    <w:rsid w:val="008725CF"/>
    <w:rsid w:val="00872703"/>
    <w:rsid w:val="00872A21"/>
    <w:rsid w:val="00872CB8"/>
    <w:rsid w:val="00872D72"/>
    <w:rsid w:val="00872DC7"/>
    <w:rsid w:val="008734B8"/>
    <w:rsid w:val="0087352C"/>
    <w:rsid w:val="00873AD4"/>
    <w:rsid w:val="00873DC6"/>
    <w:rsid w:val="00873F4B"/>
    <w:rsid w:val="00873FCE"/>
    <w:rsid w:val="008743A8"/>
    <w:rsid w:val="00874AFE"/>
    <w:rsid w:val="00874BAA"/>
    <w:rsid w:val="00874CD6"/>
    <w:rsid w:val="00874F0E"/>
    <w:rsid w:val="0087520B"/>
    <w:rsid w:val="008754BC"/>
    <w:rsid w:val="008756E6"/>
    <w:rsid w:val="0087570A"/>
    <w:rsid w:val="00875787"/>
    <w:rsid w:val="00875965"/>
    <w:rsid w:val="00875D88"/>
    <w:rsid w:val="00876243"/>
    <w:rsid w:val="008762B5"/>
    <w:rsid w:val="008766DB"/>
    <w:rsid w:val="0087690D"/>
    <w:rsid w:val="00876981"/>
    <w:rsid w:val="00876AAB"/>
    <w:rsid w:val="00876B8C"/>
    <w:rsid w:val="00876D8C"/>
    <w:rsid w:val="00876D9D"/>
    <w:rsid w:val="00876EC3"/>
    <w:rsid w:val="008773A4"/>
    <w:rsid w:val="00877426"/>
    <w:rsid w:val="008806B0"/>
    <w:rsid w:val="00880835"/>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5C2"/>
    <w:rsid w:val="008927EE"/>
    <w:rsid w:val="008929CA"/>
    <w:rsid w:val="00892DB0"/>
    <w:rsid w:val="008930D9"/>
    <w:rsid w:val="0089318E"/>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75F"/>
    <w:rsid w:val="00896857"/>
    <w:rsid w:val="0089708A"/>
    <w:rsid w:val="008975E9"/>
    <w:rsid w:val="00897C2A"/>
    <w:rsid w:val="00897DCB"/>
    <w:rsid w:val="00897DE3"/>
    <w:rsid w:val="008A00B3"/>
    <w:rsid w:val="008A00F2"/>
    <w:rsid w:val="008A029A"/>
    <w:rsid w:val="008A0409"/>
    <w:rsid w:val="008A077E"/>
    <w:rsid w:val="008A0D26"/>
    <w:rsid w:val="008A1ABE"/>
    <w:rsid w:val="008A1BBB"/>
    <w:rsid w:val="008A1BFF"/>
    <w:rsid w:val="008A202D"/>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1A"/>
    <w:rsid w:val="008A46D6"/>
    <w:rsid w:val="008A4B6C"/>
    <w:rsid w:val="008A4C86"/>
    <w:rsid w:val="008A4F8F"/>
    <w:rsid w:val="008A53DD"/>
    <w:rsid w:val="008A59B9"/>
    <w:rsid w:val="008A5A4B"/>
    <w:rsid w:val="008A5ED4"/>
    <w:rsid w:val="008A5F30"/>
    <w:rsid w:val="008A5F35"/>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5A4"/>
    <w:rsid w:val="008B3ADF"/>
    <w:rsid w:val="008B41DD"/>
    <w:rsid w:val="008B424A"/>
    <w:rsid w:val="008B42EC"/>
    <w:rsid w:val="008B4310"/>
    <w:rsid w:val="008B4D81"/>
    <w:rsid w:val="008B580B"/>
    <w:rsid w:val="008B5C15"/>
    <w:rsid w:val="008B6121"/>
    <w:rsid w:val="008B629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2FE4"/>
    <w:rsid w:val="008C316C"/>
    <w:rsid w:val="008C3874"/>
    <w:rsid w:val="008C3940"/>
    <w:rsid w:val="008C3BE3"/>
    <w:rsid w:val="008C3C5B"/>
    <w:rsid w:val="008C3F0E"/>
    <w:rsid w:val="008C4103"/>
    <w:rsid w:val="008C4158"/>
    <w:rsid w:val="008C41B2"/>
    <w:rsid w:val="008C448C"/>
    <w:rsid w:val="008C4966"/>
    <w:rsid w:val="008C4B05"/>
    <w:rsid w:val="008C4BF6"/>
    <w:rsid w:val="008C4C35"/>
    <w:rsid w:val="008C4E62"/>
    <w:rsid w:val="008C5711"/>
    <w:rsid w:val="008C572B"/>
    <w:rsid w:val="008C5780"/>
    <w:rsid w:val="008C59CD"/>
    <w:rsid w:val="008C5B00"/>
    <w:rsid w:val="008C5B11"/>
    <w:rsid w:val="008C6034"/>
    <w:rsid w:val="008C642F"/>
    <w:rsid w:val="008C6799"/>
    <w:rsid w:val="008C6ADD"/>
    <w:rsid w:val="008C787B"/>
    <w:rsid w:val="008C78FD"/>
    <w:rsid w:val="008C7981"/>
    <w:rsid w:val="008C7989"/>
    <w:rsid w:val="008C79E5"/>
    <w:rsid w:val="008C7B79"/>
    <w:rsid w:val="008C7BD0"/>
    <w:rsid w:val="008C7BD3"/>
    <w:rsid w:val="008C7C61"/>
    <w:rsid w:val="008C7D51"/>
    <w:rsid w:val="008D02FB"/>
    <w:rsid w:val="008D0470"/>
    <w:rsid w:val="008D0548"/>
    <w:rsid w:val="008D0B99"/>
    <w:rsid w:val="008D0E9B"/>
    <w:rsid w:val="008D0F22"/>
    <w:rsid w:val="008D191F"/>
    <w:rsid w:val="008D1C4E"/>
    <w:rsid w:val="008D1C88"/>
    <w:rsid w:val="008D1DDA"/>
    <w:rsid w:val="008D21BC"/>
    <w:rsid w:val="008D2200"/>
    <w:rsid w:val="008D25CB"/>
    <w:rsid w:val="008D27C5"/>
    <w:rsid w:val="008D2AAC"/>
    <w:rsid w:val="008D2E2E"/>
    <w:rsid w:val="008D38CF"/>
    <w:rsid w:val="008D425D"/>
    <w:rsid w:val="008D44CB"/>
    <w:rsid w:val="008D4671"/>
    <w:rsid w:val="008D4918"/>
    <w:rsid w:val="008D4976"/>
    <w:rsid w:val="008D4AF9"/>
    <w:rsid w:val="008D4C83"/>
    <w:rsid w:val="008D4E7E"/>
    <w:rsid w:val="008D54DA"/>
    <w:rsid w:val="008D588D"/>
    <w:rsid w:val="008D5AF7"/>
    <w:rsid w:val="008D5D00"/>
    <w:rsid w:val="008D5D87"/>
    <w:rsid w:val="008D5E78"/>
    <w:rsid w:val="008D60D3"/>
    <w:rsid w:val="008D61B8"/>
    <w:rsid w:val="008D673B"/>
    <w:rsid w:val="008D6E31"/>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421"/>
    <w:rsid w:val="008E165E"/>
    <w:rsid w:val="008E1A6E"/>
    <w:rsid w:val="008E1C58"/>
    <w:rsid w:val="008E1E54"/>
    <w:rsid w:val="008E2459"/>
    <w:rsid w:val="008E248B"/>
    <w:rsid w:val="008E2C70"/>
    <w:rsid w:val="008E31E1"/>
    <w:rsid w:val="008E3674"/>
    <w:rsid w:val="008E372F"/>
    <w:rsid w:val="008E3781"/>
    <w:rsid w:val="008E3DD7"/>
    <w:rsid w:val="008E43D0"/>
    <w:rsid w:val="008E48DE"/>
    <w:rsid w:val="008E4E9B"/>
    <w:rsid w:val="008E4F67"/>
    <w:rsid w:val="008E51AA"/>
    <w:rsid w:val="008E555F"/>
    <w:rsid w:val="008E5586"/>
    <w:rsid w:val="008E592A"/>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9EE"/>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8D6"/>
    <w:rsid w:val="008F6911"/>
    <w:rsid w:val="008F6A6A"/>
    <w:rsid w:val="008F6AF2"/>
    <w:rsid w:val="008F757D"/>
    <w:rsid w:val="008F759D"/>
    <w:rsid w:val="008F7612"/>
    <w:rsid w:val="008F7A3A"/>
    <w:rsid w:val="008F7D41"/>
    <w:rsid w:val="00900664"/>
    <w:rsid w:val="00900675"/>
    <w:rsid w:val="0090067A"/>
    <w:rsid w:val="00900890"/>
    <w:rsid w:val="00900FC4"/>
    <w:rsid w:val="00901017"/>
    <w:rsid w:val="0090162B"/>
    <w:rsid w:val="00901927"/>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16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90A"/>
    <w:rsid w:val="00915A8C"/>
    <w:rsid w:val="00915F5C"/>
    <w:rsid w:val="00915F6E"/>
    <w:rsid w:val="0091617A"/>
    <w:rsid w:val="009161DB"/>
    <w:rsid w:val="00916214"/>
    <w:rsid w:val="0091622F"/>
    <w:rsid w:val="009165B4"/>
    <w:rsid w:val="00916A65"/>
    <w:rsid w:val="00916CAE"/>
    <w:rsid w:val="00916D20"/>
    <w:rsid w:val="009172F1"/>
    <w:rsid w:val="009172FF"/>
    <w:rsid w:val="00917786"/>
    <w:rsid w:val="00917C7F"/>
    <w:rsid w:val="00917D03"/>
    <w:rsid w:val="00917D10"/>
    <w:rsid w:val="00917D52"/>
    <w:rsid w:val="00917E33"/>
    <w:rsid w:val="00920287"/>
    <w:rsid w:val="0092039B"/>
    <w:rsid w:val="009205B5"/>
    <w:rsid w:val="0092151C"/>
    <w:rsid w:val="00921826"/>
    <w:rsid w:val="00922558"/>
    <w:rsid w:val="009226CF"/>
    <w:rsid w:val="00922A56"/>
    <w:rsid w:val="00922A62"/>
    <w:rsid w:val="00922CE4"/>
    <w:rsid w:val="00922DFE"/>
    <w:rsid w:val="009230B6"/>
    <w:rsid w:val="00923373"/>
    <w:rsid w:val="009233E6"/>
    <w:rsid w:val="00923E8A"/>
    <w:rsid w:val="00925837"/>
    <w:rsid w:val="00925ED4"/>
    <w:rsid w:val="009260DB"/>
    <w:rsid w:val="009262F2"/>
    <w:rsid w:val="009264E7"/>
    <w:rsid w:val="00926B15"/>
    <w:rsid w:val="00926CB0"/>
    <w:rsid w:val="00926E31"/>
    <w:rsid w:val="00926EA4"/>
    <w:rsid w:val="00927023"/>
    <w:rsid w:val="00927474"/>
    <w:rsid w:val="0092786A"/>
    <w:rsid w:val="00927DEA"/>
    <w:rsid w:val="00927E1B"/>
    <w:rsid w:val="00927FF0"/>
    <w:rsid w:val="00930712"/>
    <w:rsid w:val="009307FC"/>
    <w:rsid w:val="00930B38"/>
    <w:rsid w:val="00930CC1"/>
    <w:rsid w:val="00930DD2"/>
    <w:rsid w:val="00931A57"/>
    <w:rsid w:val="00931E86"/>
    <w:rsid w:val="00932159"/>
    <w:rsid w:val="00932491"/>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281"/>
    <w:rsid w:val="0094143A"/>
    <w:rsid w:val="0094168A"/>
    <w:rsid w:val="00941730"/>
    <w:rsid w:val="0094188D"/>
    <w:rsid w:val="00941BB3"/>
    <w:rsid w:val="00941C94"/>
    <w:rsid w:val="00941CA6"/>
    <w:rsid w:val="00941EF8"/>
    <w:rsid w:val="00941FB2"/>
    <w:rsid w:val="009421E8"/>
    <w:rsid w:val="009422B0"/>
    <w:rsid w:val="009422BA"/>
    <w:rsid w:val="00942677"/>
    <w:rsid w:val="00942A68"/>
    <w:rsid w:val="00942B43"/>
    <w:rsid w:val="0094308D"/>
    <w:rsid w:val="00943271"/>
    <w:rsid w:val="009432B6"/>
    <w:rsid w:val="009436C0"/>
    <w:rsid w:val="009438E5"/>
    <w:rsid w:val="009438F4"/>
    <w:rsid w:val="00943C51"/>
    <w:rsid w:val="00944139"/>
    <w:rsid w:val="009447FB"/>
    <w:rsid w:val="0094493D"/>
    <w:rsid w:val="00944B1C"/>
    <w:rsid w:val="00944BA4"/>
    <w:rsid w:val="00944BB9"/>
    <w:rsid w:val="00944BE4"/>
    <w:rsid w:val="00944C75"/>
    <w:rsid w:val="00944D62"/>
    <w:rsid w:val="00944DB9"/>
    <w:rsid w:val="0094518A"/>
    <w:rsid w:val="009454E8"/>
    <w:rsid w:val="009459E1"/>
    <w:rsid w:val="00945A7A"/>
    <w:rsid w:val="00945F1F"/>
    <w:rsid w:val="0094660C"/>
    <w:rsid w:val="0094689C"/>
    <w:rsid w:val="00946EBC"/>
    <w:rsid w:val="00947501"/>
    <w:rsid w:val="009475AE"/>
    <w:rsid w:val="00947C12"/>
    <w:rsid w:val="00947C6B"/>
    <w:rsid w:val="009504E9"/>
    <w:rsid w:val="009505BF"/>
    <w:rsid w:val="00950AF3"/>
    <w:rsid w:val="00950C2A"/>
    <w:rsid w:val="00950DE2"/>
    <w:rsid w:val="00950ECA"/>
    <w:rsid w:val="009510B2"/>
    <w:rsid w:val="00951330"/>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90"/>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0E"/>
    <w:rsid w:val="00955B2C"/>
    <w:rsid w:val="009563CF"/>
    <w:rsid w:val="0095644C"/>
    <w:rsid w:val="00956745"/>
    <w:rsid w:val="0095694B"/>
    <w:rsid w:val="00956E23"/>
    <w:rsid w:val="00957411"/>
    <w:rsid w:val="00957686"/>
    <w:rsid w:val="009578D5"/>
    <w:rsid w:val="00957AB0"/>
    <w:rsid w:val="00957DF5"/>
    <w:rsid w:val="00960365"/>
    <w:rsid w:val="00960442"/>
    <w:rsid w:val="0096047F"/>
    <w:rsid w:val="009604B3"/>
    <w:rsid w:val="009604E5"/>
    <w:rsid w:val="009604FF"/>
    <w:rsid w:val="0096069A"/>
    <w:rsid w:val="009607A3"/>
    <w:rsid w:val="009608BC"/>
    <w:rsid w:val="00960D57"/>
    <w:rsid w:val="00960E00"/>
    <w:rsid w:val="00961534"/>
    <w:rsid w:val="00961A02"/>
    <w:rsid w:val="00961AB9"/>
    <w:rsid w:val="00961BB5"/>
    <w:rsid w:val="00961BCE"/>
    <w:rsid w:val="00961E9D"/>
    <w:rsid w:val="00962036"/>
    <w:rsid w:val="009622E3"/>
    <w:rsid w:val="0096264B"/>
    <w:rsid w:val="009628B7"/>
    <w:rsid w:val="009637CA"/>
    <w:rsid w:val="00963A83"/>
    <w:rsid w:val="00963C12"/>
    <w:rsid w:val="00963EC8"/>
    <w:rsid w:val="00964076"/>
    <w:rsid w:val="00964201"/>
    <w:rsid w:val="0096442F"/>
    <w:rsid w:val="00964778"/>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4A5"/>
    <w:rsid w:val="009707EA"/>
    <w:rsid w:val="00970CD4"/>
    <w:rsid w:val="00970F8F"/>
    <w:rsid w:val="0097132D"/>
    <w:rsid w:val="00971332"/>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226"/>
    <w:rsid w:val="009743CD"/>
    <w:rsid w:val="00974871"/>
    <w:rsid w:val="009749A0"/>
    <w:rsid w:val="009749CC"/>
    <w:rsid w:val="00974A7E"/>
    <w:rsid w:val="00975284"/>
    <w:rsid w:val="009754A7"/>
    <w:rsid w:val="009755E3"/>
    <w:rsid w:val="00975975"/>
    <w:rsid w:val="00975B5A"/>
    <w:rsid w:val="0097610B"/>
    <w:rsid w:val="00976214"/>
    <w:rsid w:val="009764CF"/>
    <w:rsid w:val="0097652B"/>
    <w:rsid w:val="00976969"/>
    <w:rsid w:val="00976AE4"/>
    <w:rsid w:val="00976B2F"/>
    <w:rsid w:val="00976E9B"/>
    <w:rsid w:val="009770C1"/>
    <w:rsid w:val="009773E5"/>
    <w:rsid w:val="009800F2"/>
    <w:rsid w:val="00980688"/>
    <w:rsid w:val="0098165F"/>
    <w:rsid w:val="00981823"/>
    <w:rsid w:val="00981DB7"/>
    <w:rsid w:val="00981FBF"/>
    <w:rsid w:val="009822A5"/>
    <w:rsid w:val="00982BBE"/>
    <w:rsid w:val="00982DC3"/>
    <w:rsid w:val="00983147"/>
    <w:rsid w:val="0098325D"/>
    <w:rsid w:val="009833C6"/>
    <w:rsid w:val="00983B87"/>
    <w:rsid w:val="00983C86"/>
    <w:rsid w:val="00983CE8"/>
    <w:rsid w:val="009840DF"/>
    <w:rsid w:val="009843AC"/>
    <w:rsid w:val="009844AA"/>
    <w:rsid w:val="00984513"/>
    <w:rsid w:val="00984B70"/>
    <w:rsid w:val="00984CD6"/>
    <w:rsid w:val="00984D22"/>
    <w:rsid w:val="00984ED7"/>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18D"/>
    <w:rsid w:val="0099026A"/>
    <w:rsid w:val="00990369"/>
    <w:rsid w:val="00990471"/>
    <w:rsid w:val="0099080D"/>
    <w:rsid w:val="009909FA"/>
    <w:rsid w:val="00990A63"/>
    <w:rsid w:val="00990AA6"/>
    <w:rsid w:val="00990F64"/>
    <w:rsid w:val="00990FAA"/>
    <w:rsid w:val="009912D8"/>
    <w:rsid w:val="00991425"/>
    <w:rsid w:val="0099187B"/>
    <w:rsid w:val="00991881"/>
    <w:rsid w:val="00991A8B"/>
    <w:rsid w:val="00991DAC"/>
    <w:rsid w:val="00991EC7"/>
    <w:rsid w:val="00991FD3"/>
    <w:rsid w:val="00992020"/>
    <w:rsid w:val="0099263C"/>
    <w:rsid w:val="00992803"/>
    <w:rsid w:val="00992D5C"/>
    <w:rsid w:val="00992D94"/>
    <w:rsid w:val="00992FCA"/>
    <w:rsid w:val="00993118"/>
    <w:rsid w:val="009934AD"/>
    <w:rsid w:val="0099388C"/>
    <w:rsid w:val="00993BB1"/>
    <w:rsid w:val="00993E0B"/>
    <w:rsid w:val="00993F7B"/>
    <w:rsid w:val="009942DA"/>
    <w:rsid w:val="0099455C"/>
    <w:rsid w:val="00994722"/>
    <w:rsid w:val="00994742"/>
    <w:rsid w:val="009947E6"/>
    <w:rsid w:val="00994B6C"/>
    <w:rsid w:val="00994BCB"/>
    <w:rsid w:val="00994E25"/>
    <w:rsid w:val="00995402"/>
    <w:rsid w:val="00995EE1"/>
    <w:rsid w:val="00996641"/>
    <w:rsid w:val="0099685A"/>
    <w:rsid w:val="00996AEF"/>
    <w:rsid w:val="00996D76"/>
    <w:rsid w:val="00997045"/>
    <w:rsid w:val="009970EC"/>
    <w:rsid w:val="00997371"/>
    <w:rsid w:val="00997467"/>
    <w:rsid w:val="009974B8"/>
    <w:rsid w:val="009974F0"/>
    <w:rsid w:val="00997712"/>
    <w:rsid w:val="00997D2E"/>
    <w:rsid w:val="009A04A9"/>
    <w:rsid w:val="009A057A"/>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00"/>
    <w:rsid w:val="009A43E1"/>
    <w:rsid w:val="009A440B"/>
    <w:rsid w:val="009A476F"/>
    <w:rsid w:val="009A48F0"/>
    <w:rsid w:val="009A4A2F"/>
    <w:rsid w:val="009A5333"/>
    <w:rsid w:val="009A5A4B"/>
    <w:rsid w:val="009A5C14"/>
    <w:rsid w:val="009A5DEA"/>
    <w:rsid w:val="009A5F83"/>
    <w:rsid w:val="009A6169"/>
    <w:rsid w:val="009A6193"/>
    <w:rsid w:val="009A64E9"/>
    <w:rsid w:val="009A651D"/>
    <w:rsid w:val="009A69A9"/>
    <w:rsid w:val="009A6B42"/>
    <w:rsid w:val="009A6C40"/>
    <w:rsid w:val="009A72B5"/>
    <w:rsid w:val="009A7581"/>
    <w:rsid w:val="009A7651"/>
    <w:rsid w:val="009A77AB"/>
    <w:rsid w:val="009A7864"/>
    <w:rsid w:val="009B034E"/>
    <w:rsid w:val="009B038E"/>
    <w:rsid w:val="009B046D"/>
    <w:rsid w:val="009B06C7"/>
    <w:rsid w:val="009B0A03"/>
    <w:rsid w:val="009B0AC4"/>
    <w:rsid w:val="009B0B12"/>
    <w:rsid w:val="009B0B78"/>
    <w:rsid w:val="009B0BAC"/>
    <w:rsid w:val="009B1268"/>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5F"/>
    <w:rsid w:val="009B4788"/>
    <w:rsid w:val="009B4ABB"/>
    <w:rsid w:val="009B4E8D"/>
    <w:rsid w:val="009B4EEF"/>
    <w:rsid w:val="009B4EFE"/>
    <w:rsid w:val="009B551C"/>
    <w:rsid w:val="009B57BD"/>
    <w:rsid w:val="009B58E1"/>
    <w:rsid w:val="009B593A"/>
    <w:rsid w:val="009B5D61"/>
    <w:rsid w:val="009B5DEB"/>
    <w:rsid w:val="009B6436"/>
    <w:rsid w:val="009B674B"/>
    <w:rsid w:val="009B6A33"/>
    <w:rsid w:val="009B75B0"/>
    <w:rsid w:val="009B7A9C"/>
    <w:rsid w:val="009B7B38"/>
    <w:rsid w:val="009B7B7E"/>
    <w:rsid w:val="009B7BE7"/>
    <w:rsid w:val="009B7DC4"/>
    <w:rsid w:val="009C0785"/>
    <w:rsid w:val="009C0904"/>
    <w:rsid w:val="009C0AC8"/>
    <w:rsid w:val="009C0F62"/>
    <w:rsid w:val="009C11E9"/>
    <w:rsid w:val="009C1242"/>
    <w:rsid w:val="009C15B5"/>
    <w:rsid w:val="009C1F67"/>
    <w:rsid w:val="009C237A"/>
    <w:rsid w:val="009C2493"/>
    <w:rsid w:val="009C24DF"/>
    <w:rsid w:val="009C2579"/>
    <w:rsid w:val="009C269B"/>
    <w:rsid w:val="009C2851"/>
    <w:rsid w:val="009C2922"/>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7A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0AF"/>
    <w:rsid w:val="009D0191"/>
    <w:rsid w:val="009D0443"/>
    <w:rsid w:val="009D097E"/>
    <w:rsid w:val="009D0A41"/>
    <w:rsid w:val="009D0F98"/>
    <w:rsid w:val="009D1327"/>
    <w:rsid w:val="009D13E9"/>
    <w:rsid w:val="009D13FD"/>
    <w:rsid w:val="009D165B"/>
    <w:rsid w:val="009D168B"/>
    <w:rsid w:val="009D1B04"/>
    <w:rsid w:val="009D1B37"/>
    <w:rsid w:val="009D1DE9"/>
    <w:rsid w:val="009D1EE1"/>
    <w:rsid w:val="009D1F42"/>
    <w:rsid w:val="009D2320"/>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617"/>
    <w:rsid w:val="009D59CC"/>
    <w:rsid w:val="009D59FC"/>
    <w:rsid w:val="009D5AC5"/>
    <w:rsid w:val="009D5B49"/>
    <w:rsid w:val="009D5C3C"/>
    <w:rsid w:val="009D5C41"/>
    <w:rsid w:val="009D5CF1"/>
    <w:rsid w:val="009D5E5D"/>
    <w:rsid w:val="009D65B1"/>
    <w:rsid w:val="009D6689"/>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224"/>
    <w:rsid w:val="009E1840"/>
    <w:rsid w:val="009E186F"/>
    <w:rsid w:val="009E1C1F"/>
    <w:rsid w:val="009E1D0F"/>
    <w:rsid w:val="009E2131"/>
    <w:rsid w:val="009E2164"/>
    <w:rsid w:val="009E2175"/>
    <w:rsid w:val="009E266E"/>
    <w:rsid w:val="009E292B"/>
    <w:rsid w:val="009E295B"/>
    <w:rsid w:val="009E2A3A"/>
    <w:rsid w:val="009E2D1E"/>
    <w:rsid w:val="009E2D88"/>
    <w:rsid w:val="009E30A8"/>
    <w:rsid w:val="009E348D"/>
    <w:rsid w:val="009E3576"/>
    <w:rsid w:val="009E365D"/>
    <w:rsid w:val="009E3C03"/>
    <w:rsid w:val="009E423B"/>
    <w:rsid w:val="009E4A65"/>
    <w:rsid w:val="009E4A6B"/>
    <w:rsid w:val="009E4BED"/>
    <w:rsid w:val="009E4EAE"/>
    <w:rsid w:val="009E501A"/>
    <w:rsid w:val="009E5051"/>
    <w:rsid w:val="009E5056"/>
    <w:rsid w:val="009E5407"/>
    <w:rsid w:val="009E5558"/>
    <w:rsid w:val="009E569B"/>
    <w:rsid w:val="009E5852"/>
    <w:rsid w:val="009E5BC0"/>
    <w:rsid w:val="009E6205"/>
    <w:rsid w:val="009E6303"/>
    <w:rsid w:val="009E63B4"/>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0B1"/>
    <w:rsid w:val="009F4270"/>
    <w:rsid w:val="009F46DF"/>
    <w:rsid w:val="009F4E12"/>
    <w:rsid w:val="009F5055"/>
    <w:rsid w:val="009F5496"/>
    <w:rsid w:val="009F5E77"/>
    <w:rsid w:val="009F625E"/>
    <w:rsid w:val="009F6395"/>
    <w:rsid w:val="009F666C"/>
    <w:rsid w:val="009F6851"/>
    <w:rsid w:val="009F68F4"/>
    <w:rsid w:val="009F7122"/>
    <w:rsid w:val="009F7559"/>
    <w:rsid w:val="009F7AE7"/>
    <w:rsid w:val="00A001E5"/>
    <w:rsid w:val="00A00202"/>
    <w:rsid w:val="00A00413"/>
    <w:rsid w:val="00A0069D"/>
    <w:rsid w:val="00A00922"/>
    <w:rsid w:val="00A00B45"/>
    <w:rsid w:val="00A00BBD"/>
    <w:rsid w:val="00A00C9A"/>
    <w:rsid w:val="00A00CF6"/>
    <w:rsid w:val="00A01638"/>
    <w:rsid w:val="00A0203E"/>
    <w:rsid w:val="00A02092"/>
    <w:rsid w:val="00A020C3"/>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6C58"/>
    <w:rsid w:val="00A073F1"/>
    <w:rsid w:val="00A07429"/>
    <w:rsid w:val="00A0746B"/>
    <w:rsid w:val="00A074A6"/>
    <w:rsid w:val="00A074DA"/>
    <w:rsid w:val="00A07620"/>
    <w:rsid w:val="00A07ABC"/>
    <w:rsid w:val="00A07E37"/>
    <w:rsid w:val="00A07F13"/>
    <w:rsid w:val="00A10303"/>
    <w:rsid w:val="00A10448"/>
    <w:rsid w:val="00A10723"/>
    <w:rsid w:val="00A1072A"/>
    <w:rsid w:val="00A10A79"/>
    <w:rsid w:val="00A10B7C"/>
    <w:rsid w:val="00A10C09"/>
    <w:rsid w:val="00A10C57"/>
    <w:rsid w:val="00A1143F"/>
    <w:rsid w:val="00A11621"/>
    <w:rsid w:val="00A11BB1"/>
    <w:rsid w:val="00A11C89"/>
    <w:rsid w:val="00A11F6D"/>
    <w:rsid w:val="00A12380"/>
    <w:rsid w:val="00A127A0"/>
    <w:rsid w:val="00A1296B"/>
    <w:rsid w:val="00A12A79"/>
    <w:rsid w:val="00A12C7E"/>
    <w:rsid w:val="00A12CC2"/>
    <w:rsid w:val="00A12D1B"/>
    <w:rsid w:val="00A13550"/>
    <w:rsid w:val="00A1355E"/>
    <w:rsid w:val="00A135E8"/>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9"/>
    <w:rsid w:val="00A17FEB"/>
    <w:rsid w:val="00A201F6"/>
    <w:rsid w:val="00A20361"/>
    <w:rsid w:val="00A2085C"/>
    <w:rsid w:val="00A20F49"/>
    <w:rsid w:val="00A214EF"/>
    <w:rsid w:val="00A2165E"/>
    <w:rsid w:val="00A21A8F"/>
    <w:rsid w:val="00A21B7E"/>
    <w:rsid w:val="00A21FE6"/>
    <w:rsid w:val="00A22189"/>
    <w:rsid w:val="00A223F7"/>
    <w:rsid w:val="00A22404"/>
    <w:rsid w:val="00A2271B"/>
    <w:rsid w:val="00A22835"/>
    <w:rsid w:val="00A22B51"/>
    <w:rsid w:val="00A22E31"/>
    <w:rsid w:val="00A23160"/>
    <w:rsid w:val="00A2326B"/>
    <w:rsid w:val="00A2341A"/>
    <w:rsid w:val="00A23620"/>
    <w:rsid w:val="00A236A1"/>
    <w:rsid w:val="00A2378C"/>
    <w:rsid w:val="00A23A32"/>
    <w:rsid w:val="00A241CC"/>
    <w:rsid w:val="00A2440D"/>
    <w:rsid w:val="00A24770"/>
    <w:rsid w:val="00A24A7C"/>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37C"/>
    <w:rsid w:val="00A31651"/>
    <w:rsid w:val="00A317CD"/>
    <w:rsid w:val="00A318A1"/>
    <w:rsid w:val="00A32643"/>
    <w:rsid w:val="00A326EE"/>
    <w:rsid w:val="00A32DE2"/>
    <w:rsid w:val="00A33590"/>
    <w:rsid w:val="00A33BF4"/>
    <w:rsid w:val="00A33C95"/>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424"/>
    <w:rsid w:val="00A36563"/>
    <w:rsid w:val="00A365EF"/>
    <w:rsid w:val="00A3668C"/>
    <w:rsid w:val="00A368CA"/>
    <w:rsid w:val="00A36E95"/>
    <w:rsid w:val="00A3721B"/>
    <w:rsid w:val="00A374BD"/>
    <w:rsid w:val="00A37665"/>
    <w:rsid w:val="00A376B1"/>
    <w:rsid w:val="00A3782F"/>
    <w:rsid w:val="00A37945"/>
    <w:rsid w:val="00A37D0F"/>
    <w:rsid w:val="00A37E2C"/>
    <w:rsid w:val="00A4008F"/>
    <w:rsid w:val="00A40093"/>
    <w:rsid w:val="00A405C4"/>
    <w:rsid w:val="00A40754"/>
    <w:rsid w:val="00A40CA0"/>
    <w:rsid w:val="00A40E6F"/>
    <w:rsid w:val="00A40FB6"/>
    <w:rsid w:val="00A41068"/>
    <w:rsid w:val="00A41187"/>
    <w:rsid w:val="00A4190C"/>
    <w:rsid w:val="00A41952"/>
    <w:rsid w:val="00A41967"/>
    <w:rsid w:val="00A41AB4"/>
    <w:rsid w:val="00A420E4"/>
    <w:rsid w:val="00A42213"/>
    <w:rsid w:val="00A42694"/>
    <w:rsid w:val="00A426DE"/>
    <w:rsid w:val="00A42B32"/>
    <w:rsid w:val="00A42B49"/>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745"/>
    <w:rsid w:val="00A5086C"/>
    <w:rsid w:val="00A5094C"/>
    <w:rsid w:val="00A50D5B"/>
    <w:rsid w:val="00A50ECC"/>
    <w:rsid w:val="00A50F8E"/>
    <w:rsid w:val="00A51053"/>
    <w:rsid w:val="00A5138D"/>
    <w:rsid w:val="00A516F4"/>
    <w:rsid w:val="00A51AC3"/>
    <w:rsid w:val="00A51B76"/>
    <w:rsid w:val="00A525EC"/>
    <w:rsid w:val="00A5272F"/>
    <w:rsid w:val="00A52C1E"/>
    <w:rsid w:val="00A52F77"/>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56"/>
    <w:rsid w:val="00A57287"/>
    <w:rsid w:val="00A575CB"/>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A55"/>
    <w:rsid w:val="00A63BB7"/>
    <w:rsid w:val="00A63E3C"/>
    <w:rsid w:val="00A63F43"/>
    <w:rsid w:val="00A64AF9"/>
    <w:rsid w:val="00A64B6B"/>
    <w:rsid w:val="00A64DA6"/>
    <w:rsid w:val="00A64DE1"/>
    <w:rsid w:val="00A64FE5"/>
    <w:rsid w:val="00A65108"/>
    <w:rsid w:val="00A65240"/>
    <w:rsid w:val="00A655D1"/>
    <w:rsid w:val="00A65B84"/>
    <w:rsid w:val="00A65CEA"/>
    <w:rsid w:val="00A660D1"/>
    <w:rsid w:val="00A66215"/>
    <w:rsid w:val="00A6666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263"/>
    <w:rsid w:val="00A717BC"/>
    <w:rsid w:val="00A71C83"/>
    <w:rsid w:val="00A71F9A"/>
    <w:rsid w:val="00A72021"/>
    <w:rsid w:val="00A72678"/>
    <w:rsid w:val="00A72856"/>
    <w:rsid w:val="00A72CBF"/>
    <w:rsid w:val="00A73DF6"/>
    <w:rsid w:val="00A7403B"/>
    <w:rsid w:val="00A74408"/>
    <w:rsid w:val="00A748C1"/>
    <w:rsid w:val="00A74B0D"/>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BE8"/>
    <w:rsid w:val="00A80E0A"/>
    <w:rsid w:val="00A80F0D"/>
    <w:rsid w:val="00A80FC4"/>
    <w:rsid w:val="00A8102F"/>
    <w:rsid w:val="00A81430"/>
    <w:rsid w:val="00A814BC"/>
    <w:rsid w:val="00A8156B"/>
    <w:rsid w:val="00A81592"/>
    <w:rsid w:val="00A815B9"/>
    <w:rsid w:val="00A81794"/>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C7F"/>
    <w:rsid w:val="00A85F10"/>
    <w:rsid w:val="00A85F6C"/>
    <w:rsid w:val="00A86496"/>
    <w:rsid w:val="00A86795"/>
    <w:rsid w:val="00A86E49"/>
    <w:rsid w:val="00A86E53"/>
    <w:rsid w:val="00A873C4"/>
    <w:rsid w:val="00A87432"/>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977"/>
    <w:rsid w:val="00A91EA3"/>
    <w:rsid w:val="00A92055"/>
    <w:rsid w:val="00A92258"/>
    <w:rsid w:val="00A92669"/>
    <w:rsid w:val="00A92CB1"/>
    <w:rsid w:val="00A92CBD"/>
    <w:rsid w:val="00A92DF6"/>
    <w:rsid w:val="00A92EB1"/>
    <w:rsid w:val="00A93530"/>
    <w:rsid w:val="00A9360A"/>
    <w:rsid w:val="00A93972"/>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06"/>
    <w:rsid w:val="00A9707E"/>
    <w:rsid w:val="00A97266"/>
    <w:rsid w:val="00A973E9"/>
    <w:rsid w:val="00A974A9"/>
    <w:rsid w:val="00A9799E"/>
    <w:rsid w:val="00A979E2"/>
    <w:rsid w:val="00A979F8"/>
    <w:rsid w:val="00A97DD7"/>
    <w:rsid w:val="00AA0318"/>
    <w:rsid w:val="00AA0695"/>
    <w:rsid w:val="00AA08B4"/>
    <w:rsid w:val="00AA0A08"/>
    <w:rsid w:val="00AA10C8"/>
    <w:rsid w:val="00AA1494"/>
    <w:rsid w:val="00AA15B2"/>
    <w:rsid w:val="00AA17F0"/>
    <w:rsid w:val="00AA1E51"/>
    <w:rsid w:val="00AA1EF2"/>
    <w:rsid w:val="00AA2316"/>
    <w:rsid w:val="00AA2359"/>
    <w:rsid w:val="00AA23E5"/>
    <w:rsid w:val="00AA263F"/>
    <w:rsid w:val="00AA28CA"/>
    <w:rsid w:val="00AA2B84"/>
    <w:rsid w:val="00AA3270"/>
    <w:rsid w:val="00AA3806"/>
    <w:rsid w:val="00AA3A31"/>
    <w:rsid w:val="00AA43B9"/>
    <w:rsid w:val="00AA4585"/>
    <w:rsid w:val="00AA4668"/>
    <w:rsid w:val="00AA4B24"/>
    <w:rsid w:val="00AA4E0A"/>
    <w:rsid w:val="00AA52D9"/>
    <w:rsid w:val="00AA5404"/>
    <w:rsid w:val="00AA541C"/>
    <w:rsid w:val="00AA567B"/>
    <w:rsid w:val="00AA59F4"/>
    <w:rsid w:val="00AA63B4"/>
    <w:rsid w:val="00AA6472"/>
    <w:rsid w:val="00AA6675"/>
    <w:rsid w:val="00AA681C"/>
    <w:rsid w:val="00AA6983"/>
    <w:rsid w:val="00AA6B1E"/>
    <w:rsid w:val="00AA6BAC"/>
    <w:rsid w:val="00AA7835"/>
    <w:rsid w:val="00AA7A3A"/>
    <w:rsid w:val="00AA7F3D"/>
    <w:rsid w:val="00AB0002"/>
    <w:rsid w:val="00AB078A"/>
    <w:rsid w:val="00AB0D72"/>
    <w:rsid w:val="00AB1039"/>
    <w:rsid w:val="00AB115C"/>
    <w:rsid w:val="00AB1458"/>
    <w:rsid w:val="00AB16BE"/>
    <w:rsid w:val="00AB1D79"/>
    <w:rsid w:val="00AB2803"/>
    <w:rsid w:val="00AB2CB5"/>
    <w:rsid w:val="00AB2D6A"/>
    <w:rsid w:val="00AB2E80"/>
    <w:rsid w:val="00AB3288"/>
    <w:rsid w:val="00AB3378"/>
    <w:rsid w:val="00AB347C"/>
    <w:rsid w:val="00AB3539"/>
    <w:rsid w:val="00AB3FEC"/>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0A"/>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18"/>
    <w:rsid w:val="00AD3AF7"/>
    <w:rsid w:val="00AD3D83"/>
    <w:rsid w:val="00AD3F17"/>
    <w:rsid w:val="00AD42AA"/>
    <w:rsid w:val="00AD43D6"/>
    <w:rsid w:val="00AD459A"/>
    <w:rsid w:val="00AD476B"/>
    <w:rsid w:val="00AD4AFF"/>
    <w:rsid w:val="00AD4DBA"/>
    <w:rsid w:val="00AD4E2C"/>
    <w:rsid w:val="00AD4E8F"/>
    <w:rsid w:val="00AD51DA"/>
    <w:rsid w:val="00AD538E"/>
    <w:rsid w:val="00AD571D"/>
    <w:rsid w:val="00AD58B2"/>
    <w:rsid w:val="00AD5A58"/>
    <w:rsid w:val="00AD5C6D"/>
    <w:rsid w:val="00AD6346"/>
    <w:rsid w:val="00AD65C3"/>
    <w:rsid w:val="00AD6639"/>
    <w:rsid w:val="00AD6706"/>
    <w:rsid w:val="00AD67AE"/>
    <w:rsid w:val="00AD6AD3"/>
    <w:rsid w:val="00AD6CFA"/>
    <w:rsid w:val="00AD6E54"/>
    <w:rsid w:val="00AD725E"/>
    <w:rsid w:val="00AD7A0A"/>
    <w:rsid w:val="00AD7A5E"/>
    <w:rsid w:val="00AD7E90"/>
    <w:rsid w:val="00AE0357"/>
    <w:rsid w:val="00AE03D6"/>
    <w:rsid w:val="00AE044C"/>
    <w:rsid w:val="00AE061E"/>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3BA5"/>
    <w:rsid w:val="00AE3E2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382"/>
    <w:rsid w:val="00AE6550"/>
    <w:rsid w:val="00AE66BC"/>
    <w:rsid w:val="00AE6A8A"/>
    <w:rsid w:val="00AE6D72"/>
    <w:rsid w:val="00AE707C"/>
    <w:rsid w:val="00AE72BB"/>
    <w:rsid w:val="00AE737E"/>
    <w:rsid w:val="00AE7961"/>
    <w:rsid w:val="00AE7A42"/>
    <w:rsid w:val="00AF00E5"/>
    <w:rsid w:val="00AF02BF"/>
    <w:rsid w:val="00AF047A"/>
    <w:rsid w:val="00AF0542"/>
    <w:rsid w:val="00AF06E3"/>
    <w:rsid w:val="00AF0A22"/>
    <w:rsid w:val="00AF0BBD"/>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12"/>
    <w:rsid w:val="00AF6D29"/>
    <w:rsid w:val="00AF7269"/>
    <w:rsid w:val="00AF7319"/>
    <w:rsid w:val="00AF7410"/>
    <w:rsid w:val="00B00C26"/>
    <w:rsid w:val="00B00F05"/>
    <w:rsid w:val="00B01680"/>
    <w:rsid w:val="00B016DE"/>
    <w:rsid w:val="00B0174F"/>
    <w:rsid w:val="00B01A08"/>
    <w:rsid w:val="00B01F8D"/>
    <w:rsid w:val="00B01FAC"/>
    <w:rsid w:val="00B02131"/>
    <w:rsid w:val="00B023A7"/>
    <w:rsid w:val="00B024D4"/>
    <w:rsid w:val="00B031B9"/>
    <w:rsid w:val="00B038AE"/>
    <w:rsid w:val="00B03E31"/>
    <w:rsid w:val="00B03F16"/>
    <w:rsid w:val="00B040AD"/>
    <w:rsid w:val="00B0425E"/>
    <w:rsid w:val="00B045FA"/>
    <w:rsid w:val="00B049E9"/>
    <w:rsid w:val="00B0500B"/>
    <w:rsid w:val="00B05A71"/>
    <w:rsid w:val="00B05CA9"/>
    <w:rsid w:val="00B05F02"/>
    <w:rsid w:val="00B05F49"/>
    <w:rsid w:val="00B06717"/>
    <w:rsid w:val="00B0686D"/>
    <w:rsid w:val="00B06939"/>
    <w:rsid w:val="00B0699D"/>
    <w:rsid w:val="00B06BB3"/>
    <w:rsid w:val="00B06BD8"/>
    <w:rsid w:val="00B06C06"/>
    <w:rsid w:val="00B06CD8"/>
    <w:rsid w:val="00B06E2A"/>
    <w:rsid w:val="00B07566"/>
    <w:rsid w:val="00B106DE"/>
    <w:rsid w:val="00B10C24"/>
    <w:rsid w:val="00B10C33"/>
    <w:rsid w:val="00B10F7C"/>
    <w:rsid w:val="00B110A5"/>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56C"/>
    <w:rsid w:val="00B13736"/>
    <w:rsid w:val="00B13766"/>
    <w:rsid w:val="00B13D15"/>
    <w:rsid w:val="00B145A6"/>
    <w:rsid w:val="00B14A14"/>
    <w:rsid w:val="00B14A78"/>
    <w:rsid w:val="00B14A85"/>
    <w:rsid w:val="00B14B35"/>
    <w:rsid w:val="00B14C4C"/>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6D7"/>
    <w:rsid w:val="00B17ADC"/>
    <w:rsid w:val="00B17E1E"/>
    <w:rsid w:val="00B20233"/>
    <w:rsid w:val="00B20CDB"/>
    <w:rsid w:val="00B20E4A"/>
    <w:rsid w:val="00B21288"/>
    <w:rsid w:val="00B21312"/>
    <w:rsid w:val="00B215DE"/>
    <w:rsid w:val="00B2177D"/>
    <w:rsid w:val="00B222FA"/>
    <w:rsid w:val="00B22599"/>
    <w:rsid w:val="00B22681"/>
    <w:rsid w:val="00B228B8"/>
    <w:rsid w:val="00B22A7E"/>
    <w:rsid w:val="00B23C19"/>
    <w:rsid w:val="00B23E10"/>
    <w:rsid w:val="00B240AC"/>
    <w:rsid w:val="00B2413B"/>
    <w:rsid w:val="00B242E2"/>
    <w:rsid w:val="00B2441B"/>
    <w:rsid w:val="00B244E6"/>
    <w:rsid w:val="00B24549"/>
    <w:rsid w:val="00B24674"/>
    <w:rsid w:val="00B246AA"/>
    <w:rsid w:val="00B246DD"/>
    <w:rsid w:val="00B248EC"/>
    <w:rsid w:val="00B2490F"/>
    <w:rsid w:val="00B24F52"/>
    <w:rsid w:val="00B251AB"/>
    <w:rsid w:val="00B251E7"/>
    <w:rsid w:val="00B252F5"/>
    <w:rsid w:val="00B25569"/>
    <w:rsid w:val="00B2569B"/>
    <w:rsid w:val="00B2569F"/>
    <w:rsid w:val="00B25978"/>
    <w:rsid w:val="00B25F93"/>
    <w:rsid w:val="00B2608D"/>
    <w:rsid w:val="00B2637D"/>
    <w:rsid w:val="00B264AF"/>
    <w:rsid w:val="00B26750"/>
    <w:rsid w:val="00B2688A"/>
    <w:rsid w:val="00B26ACB"/>
    <w:rsid w:val="00B26B84"/>
    <w:rsid w:val="00B27212"/>
    <w:rsid w:val="00B272E2"/>
    <w:rsid w:val="00B2789A"/>
    <w:rsid w:val="00B278FA"/>
    <w:rsid w:val="00B27FCF"/>
    <w:rsid w:val="00B3004D"/>
    <w:rsid w:val="00B30184"/>
    <w:rsid w:val="00B30870"/>
    <w:rsid w:val="00B30904"/>
    <w:rsid w:val="00B30E70"/>
    <w:rsid w:val="00B30F0C"/>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B4E"/>
    <w:rsid w:val="00B35C7D"/>
    <w:rsid w:val="00B35CBE"/>
    <w:rsid w:val="00B35F7F"/>
    <w:rsid w:val="00B361F3"/>
    <w:rsid w:val="00B364AD"/>
    <w:rsid w:val="00B366FB"/>
    <w:rsid w:val="00B36A34"/>
    <w:rsid w:val="00B36B36"/>
    <w:rsid w:val="00B36CAA"/>
    <w:rsid w:val="00B36EB5"/>
    <w:rsid w:val="00B370A4"/>
    <w:rsid w:val="00B37182"/>
    <w:rsid w:val="00B3738D"/>
    <w:rsid w:val="00B37768"/>
    <w:rsid w:val="00B3783E"/>
    <w:rsid w:val="00B37A1C"/>
    <w:rsid w:val="00B37BC9"/>
    <w:rsid w:val="00B37D46"/>
    <w:rsid w:val="00B37F59"/>
    <w:rsid w:val="00B4015A"/>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725"/>
    <w:rsid w:val="00B43A5D"/>
    <w:rsid w:val="00B43B68"/>
    <w:rsid w:val="00B4417C"/>
    <w:rsid w:val="00B44408"/>
    <w:rsid w:val="00B4477D"/>
    <w:rsid w:val="00B448BF"/>
    <w:rsid w:val="00B449FA"/>
    <w:rsid w:val="00B44D76"/>
    <w:rsid w:val="00B451E3"/>
    <w:rsid w:val="00B45459"/>
    <w:rsid w:val="00B45AD7"/>
    <w:rsid w:val="00B461CC"/>
    <w:rsid w:val="00B463DC"/>
    <w:rsid w:val="00B46B6F"/>
    <w:rsid w:val="00B46C84"/>
    <w:rsid w:val="00B46CAB"/>
    <w:rsid w:val="00B46E7F"/>
    <w:rsid w:val="00B472BB"/>
    <w:rsid w:val="00B4794D"/>
    <w:rsid w:val="00B47A05"/>
    <w:rsid w:val="00B47A48"/>
    <w:rsid w:val="00B47C76"/>
    <w:rsid w:val="00B47E8D"/>
    <w:rsid w:val="00B47F87"/>
    <w:rsid w:val="00B5066B"/>
    <w:rsid w:val="00B50B1D"/>
    <w:rsid w:val="00B50FAB"/>
    <w:rsid w:val="00B51013"/>
    <w:rsid w:val="00B510B8"/>
    <w:rsid w:val="00B5113D"/>
    <w:rsid w:val="00B5119A"/>
    <w:rsid w:val="00B51580"/>
    <w:rsid w:val="00B51BB0"/>
    <w:rsid w:val="00B51EE4"/>
    <w:rsid w:val="00B522A9"/>
    <w:rsid w:val="00B5244C"/>
    <w:rsid w:val="00B52500"/>
    <w:rsid w:val="00B52BFD"/>
    <w:rsid w:val="00B52D69"/>
    <w:rsid w:val="00B5359A"/>
    <w:rsid w:val="00B53AE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09B3"/>
    <w:rsid w:val="00B6101A"/>
    <w:rsid w:val="00B619A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3FF7"/>
    <w:rsid w:val="00B640CA"/>
    <w:rsid w:val="00B6419A"/>
    <w:rsid w:val="00B6434D"/>
    <w:rsid w:val="00B64652"/>
    <w:rsid w:val="00B646CB"/>
    <w:rsid w:val="00B64991"/>
    <w:rsid w:val="00B64D09"/>
    <w:rsid w:val="00B64E18"/>
    <w:rsid w:val="00B65168"/>
    <w:rsid w:val="00B6521C"/>
    <w:rsid w:val="00B653B5"/>
    <w:rsid w:val="00B65517"/>
    <w:rsid w:val="00B65589"/>
    <w:rsid w:val="00B65616"/>
    <w:rsid w:val="00B6562A"/>
    <w:rsid w:val="00B65A99"/>
    <w:rsid w:val="00B65AA0"/>
    <w:rsid w:val="00B65B14"/>
    <w:rsid w:val="00B65CC6"/>
    <w:rsid w:val="00B65E72"/>
    <w:rsid w:val="00B6618D"/>
    <w:rsid w:val="00B66471"/>
    <w:rsid w:val="00B668C5"/>
    <w:rsid w:val="00B66A32"/>
    <w:rsid w:val="00B66F86"/>
    <w:rsid w:val="00B675CA"/>
    <w:rsid w:val="00B677B5"/>
    <w:rsid w:val="00B67B0B"/>
    <w:rsid w:val="00B67D9C"/>
    <w:rsid w:val="00B67EFB"/>
    <w:rsid w:val="00B67F0D"/>
    <w:rsid w:val="00B717C1"/>
    <w:rsid w:val="00B71D03"/>
    <w:rsid w:val="00B71D0C"/>
    <w:rsid w:val="00B720E9"/>
    <w:rsid w:val="00B7212D"/>
    <w:rsid w:val="00B72321"/>
    <w:rsid w:val="00B72322"/>
    <w:rsid w:val="00B72513"/>
    <w:rsid w:val="00B72565"/>
    <w:rsid w:val="00B7260D"/>
    <w:rsid w:val="00B729D4"/>
    <w:rsid w:val="00B72CCE"/>
    <w:rsid w:val="00B7342E"/>
    <w:rsid w:val="00B737A4"/>
    <w:rsid w:val="00B73900"/>
    <w:rsid w:val="00B746AD"/>
    <w:rsid w:val="00B74741"/>
    <w:rsid w:val="00B74757"/>
    <w:rsid w:val="00B748D5"/>
    <w:rsid w:val="00B74C0E"/>
    <w:rsid w:val="00B74C82"/>
    <w:rsid w:val="00B750C2"/>
    <w:rsid w:val="00B75192"/>
    <w:rsid w:val="00B752AC"/>
    <w:rsid w:val="00B752E4"/>
    <w:rsid w:val="00B75554"/>
    <w:rsid w:val="00B75699"/>
    <w:rsid w:val="00B756D0"/>
    <w:rsid w:val="00B756E1"/>
    <w:rsid w:val="00B76213"/>
    <w:rsid w:val="00B76443"/>
    <w:rsid w:val="00B764D1"/>
    <w:rsid w:val="00B76830"/>
    <w:rsid w:val="00B7697D"/>
    <w:rsid w:val="00B769A4"/>
    <w:rsid w:val="00B769BF"/>
    <w:rsid w:val="00B76A50"/>
    <w:rsid w:val="00B7708F"/>
    <w:rsid w:val="00B77A79"/>
    <w:rsid w:val="00B77CE7"/>
    <w:rsid w:val="00B77D9A"/>
    <w:rsid w:val="00B804CD"/>
    <w:rsid w:val="00B80679"/>
    <w:rsid w:val="00B80B19"/>
    <w:rsid w:val="00B811E9"/>
    <w:rsid w:val="00B81211"/>
    <w:rsid w:val="00B81252"/>
    <w:rsid w:val="00B81709"/>
    <w:rsid w:val="00B8193B"/>
    <w:rsid w:val="00B819FF"/>
    <w:rsid w:val="00B81A9F"/>
    <w:rsid w:val="00B81ED2"/>
    <w:rsid w:val="00B81F8C"/>
    <w:rsid w:val="00B821FB"/>
    <w:rsid w:val="00B82387"/>
    <w:rsid w:val="00B8256F"/>
    <w:rsid w:val="00B82582"/>
    <w:rsid w:val="00B82BA0"/>
    <w:rsid w:val="00B82D3E"/>
    <w:rsid w:val="00B82D87"/>
    <w:rsid w:val="00B82F95"/>
    <w:rsid w:val="00B83094"/>
    <w:rsid w:val="00B831BA"/>
    <w:rsid w:val="00B833DC"/>
    <w:rsid w:val="00B83752"/>
    <w:rsid w:val="00B83A0D"/>
    <w:rsid w:val="00B84188"/>
    <w:rsid w:val="00B84200"/>
    <w:rsid w:val="00B84299"/>
    <w:rsid w:val="00B84348"/>
    <w:rsid w:val="00B845C3"/>
    <w:rsid w:val="00B847E7"/>
    <w:rsid w:val="00B84C25"/>
    <w:rsid w:val="00B84F0F"/>
    <w:rsid w:val="00B84FBE"/>
    <w:rsid w:val="00B85037"/>
    <w:rsid w:val="00B850C6"/>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BE4"/>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098"/>
    <w:rsid w:val="00B931E2"/>
    <w:rsid w:val="00B93595"/>
    <w:rsid w:val="00B9384A"/>
    <w:rsid w:val="00B938BD"/>
    <w:rsid w:val="00B9412A"/>
    <w:rsid w:val="00B9412F"/>
    <w:rsid w:val="00B94165"/>
    <w:rsid w:val="00B94390"/>
    <w:rsid w:val="00B943A1"/>
    <w:rsid w:val="00B9447B"/>
    <w:rsid w:val="00B9457A"/>
    <w:rsid w:val="00B946CA"/>
    <w:rsid w:val="00B94A8B"/>
    <w:rsid w:val="00B95259"/>
    <w:rsid w:val="00B956C2"/>
    <w:rsid w:val="00B958B0"/>
    <w:rsid w:val="00B95C37"/>
    <w:rsid w:val="00B95C9B"/>
    <w:rsid w:val="00B95E9C"/>
    <w:rsid w:val="00B95FCD"/>
    <w:rsid w:val="00B9624E"/>
    <w:rsid w:val="00B96630"/>
    <w:rsid w:val="00B966D6"/>
    <w:rsid w:val="00B9691C"/>
    <w:rsid w:val="00B96B53"/>
    <w:rsid w:val="00B96DA4"/>
    <w:rsid w:val="00B97024"/>
    <w:rsid w:val="00B97356"/>
    <w:rsid w:val="00B97653"/>
    <w:rsid w:val="00B978B5"/>
    <w:rsid w:val="00B979B6"/>
    <w:rsid w:val="00B979BC"/>
    <w:rsid w:val="00B97D71"/>
    <w:rsid w:val="00B97E70"/>
    <w:rsid w:val="00BA00E4"/>
    <w:rsid w:val="00BA017F"/>
    <w:rsid w:val="00BA046D"/>
    <w:rsid w:val="00BA084E"/>
    <w:rsid w:val="00BA09C6"/>
    <w:rsid w:val="00BA0B96"/>
    <w:rsid w:val="00BA0ED4"/>
    <w:rsid w:val="00BA11A5"/>
    <w:rsid w:val="00BA137E"/>
    <w:rsid w:val="00BA163D"/>
    <w:rsid w:val="00BA1724"/>
    <w:rsid w:val="00BA17E5"/>
    <w:rsid w:val="00BA202C"/>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21"/>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C0"/>
    <w:rsid w:val="00BB05D2"/>
    <w:rsid w:val="00BB0682"/>
    <w:rsid w:val="00BB0CB7"/>
    <w:rsid w:val="00BB0DB6"/>
    <w:rsid w:val="00BB114C"/>
    <w:rsid w:val="00BB15AD"/>
    <w:rsid w:val="00BB16FE"/>
    <w:rsid w:val="00BB1828"/>
    <w:rsid w:val="00BB183E"/>
    <w:rsid w:val="00BB1947"/>
    <w:rsid w:val="00BB1EEB"/>
    <w:rsid w:val="00BB1F19"/>
    <w:rsid w:val="00BB223C"/>
    <w:rsid w:val="00BB23EF"/>
    <w:rsid w:val="00BB244E"/>
    <w:rsid w:val="00BB2642"/>
    <w:rsid w:val="00BB2868"/>
    <w:rsid w:val="00BB28AF"/>
    <w:rsid w:val="00BB35DA"/>
    <w:rsid w:val="00BB3620"/>
    <w:rsid w:val="00BB3E46"/>
    <w:rsid w:val="00BB410D"/>
    <w:rsid w:val="00BB42E1"/>
    <w:rsid w:val="00BB46DC"/>
    <w:rsid w:val="00BB48B2"/>
    <w:rsid w:val="00BB4E41"/>
    <w:rsid w:val="00BB4EFE"/>
    <w:rsid w:val="00BB513D"/>
    <w:rsid w:val="00BB520A"/>
    <w:rsid w:val="00BB56FD"/>
    <w:rsid w:val="00BB5952"/>
    <w:rsid w:val="00BB5F06"/>
    <w:rsid w:val="00BB67D1"/>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589"/>
    <w:rsid w:val="00BC2858"/>
    <w:rsid w:val="00BC2A1E"/>
    <w:rsid w:val="00BC2C0F"/>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B3B"/>
    <w:rsid w:val="00BC6C05"/>
    <w:rsid w:val="00BC6DB7"/>
    <w:rsid w:val="00BC7553"/>
    <w:rsid w:val="00BC78DD"/>
    <w:rsid w:val="00BC7A91"/>
    <w:rsid w:val="00BD0348"/>
    <w:rsid w:val="00BD092E"/>
    <w:rsid w:val="00BD0BF8"/>
    <w:rsid w:val="00BD0DDD"/>
    <w:rsid w:val="00BD0DE9"/>
    <w:rsid w:val="00BD103F"/>
    <w:rsid w:val="00BD12D6"/>
    <w:rsid w:val="00BD211B"/>
    <w:rsid w:val="00BD2249"/>
    <w:rsid w:val="00BD238D"/>
    <w:rsid w:val="00BD2581"/>
    <w:rsid w:val="00BD25FF"/>
    <w:rsid w:val="00BD2929"/>
    <w:rsid w:val="00BD2981"/>
    <w:rsid w:val="00BD2B34"/>
    <w:rsid w:val="00BD2B76"/>
    <w:rsid w:val="00BD2E21"/>
    <w:rsid w:val="00BD324B"/>
    <w:rsid w:val="00BD3328"/>
    <w:rsid w:val="00BD3588"/>
    <w:rsid w:val="00BD371F"/>
    <w:rsid w:val="00BD378F"/>
    <w:rsid w:val="00BD386C"/>
    <w:rsid w:val="00BD39A1"/>
    <w:rsid w:val="00BD3D9C"/>
    <w:rsid w:val="00BD4005"/>
    <w:rsid w:val="00BD43D0"/>
    <w:rsid w:val="00BD4586"/>
    <w:rsid w:val="00BD45FB"/>
    <w:rsid w:val="00BD4722"/>
    <w:rsid w:val="00BD4858"/>
    <w:rsid w:val="00BD4AC2"/>
    <w:rsid w:val="00BD4DCF"/>
    <w:rsid w:val="00BD5132"/>
    <w:rsid w:val="00BD5249"/>
    <w:rsid w:val="00BD5301"/>
    <w:rsid w:val="00BD53C9"/>
    <w:rsid w:val="00BD55DB"/>
    <w:rsid w:val="00BD58E0"/>
    <w:rsid w:val="00BD5DC0"/>
    <w:rsid w:val="00BD5DF7"/>
    <w:rsid w:val="00BD6C68"/>
    <w:rsid w:val="00BD6CD4"/>
    <w:rsid w:val="00BD6D29"/>
    <w:rsid w:val="00BD6DBD"/>
    <w:rsid w:val="00BD6FB0"/>
    <w:rsid w:val="00BD7860"/>
    <w:rsid w:val="00BD7C2F"/>
    <w:rsid w:val="00BE0708"/>
    <w:rsid w:val="00BE0767"/>
    <w:rsid w:val="00BE0B75"/>
    <w:rsid w:val="00BE18C5"/>
    <w:rsid w:val="00BE1B08"/>
    <w:rsid w:val="00BE1BE0"/>
    <w:rsid w:val="00BE1C6B"/>
    <w:rsid w:val="00BE2023"/>
    <w:rsid w:val="00BE2631"/>
    <w:rsid w:val="00BE271A"/>
    <w:rsid w:val="00BE2762"/>
    <w:rsid w:val="00BE2792"/>
    <w:rsid w:val="00BE2BCA"/>
    <w:rsid w:val="00BE2CFD"/>
    <w:rsid w:val="00BE2D48"/>
    <w:rsid w:val="00BE2E77"/>
    <w:rsid w:val="00BE36F5"/>
    <w:rsid w:val="00BE3D49"/>
    <w:rsid w:val="00BE3ECF"/>
    <w:rsid w:val="00BE3F4A"/>
    <w:rsid w:val="00BE41F7"/>
    <w:rsid w:val="00BE42EE"/>
    <w:rsid w:val="00BE444E"/>
    <w:rsid w:val="00BE45E5"/>
    <w:rsid w:val="00BE466A"/>
    <w:rsid w:val="00BE46BE"/>
    <w:rsid w:val="00BE47FF"/>
    <w:rsid w:val="00BE4A09"/>
    <w:rsid w:val="00BE4FAA"/>
    <w:rsid w:val="00BE5C94"/>
    <w:rsid w:val="00BE6082"/>
    <w:rsid w:val="00BE622F"/>
    <w:rsid w:val="00BE65E2"/>
    <w:rsid w:val="00BE66C2"/>
    <w:rsid w:val="00BE692C"/>
    <w:rsid w:val="00BE6E0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1FAE"/>
    <w:rsid w:val="00BF2302"/>
    <w:rsid w:val="00BF254A"/>
    <w:rsid w:val="00BF2BA4"/>
    <w:rsid w:val="00BF2D45"/>
    <w:rsid w:val="00BF2F50"/>
    <w:rsid w:val="00BF3291"/>
    <w:rsid w:val="00BF4411"/>
    <w:rsid w:val="00BF4726"/>
    <w:rsid w:val="00BF483E"/>
    <w:rsid w:val="00BF4876"/>
    <w:rsid w:val="00BF4948"/>
    <w:rsid w:val="00BF4D1B"/>
    <w:rsid w:val="00BF4FC3"/>
    <w:rsid w:val="00BF5282"/>
    <w:rsid w:val="00BF599E"/>
    <w:rsid w:val="00BF59E9"/>
    <w:rsid w:val="00BF5F78"/>
    <w:rsid w:val="00BF613F"/>
    <w:rsid w:val="00BF630D"/>
    <w:rsid w:val="00BF6400"/>
    <w:rsid w:val="00BF6497"/>
    <w:rsid w:val="00BF6675"/>
    <w:rsid w:val="00BF6684"/>
    <w:rsid w:val="00BF6D26"/>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1A22"/>
    <w:rsid w:val="00C02A56"/>
    <w:rsid w:val="00C02A87"/>
    <w:rsid w:val="00C02DCD"/>
    <w:rsid w:val="00C030A2"/>
    <w:rsid w:val="00C0370B"/>
    <w:rsid w:val="00C03847"/>
    <w:rsid w:val="00C0387D"/>
    <w:rsid w:val="00C03C78"/>
    <w:rsid w:val="00C04DCF"/>
    <w:rsid w:val="00C05538"/>
    <w:rsid w:val="00C057F8"/>
    <w:rsid w:val="00C058CA"/>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1B06"/>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53C"/>
    <w:rsid w:val="00C1773C"/>
    <w:rsid w:val="00C1787A"/>
    <w:rsid w:val="00C179BC"/>
    <w:rsid w:val="00C17C12"/>
    <w:rsid w:val="00C17C94"/>
    <w:rsid w:val="00C17CCD"/>
    <w:rsid w:val="00C17E51"/>
    <w:rsid w:val="00C202ED"/>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626"/>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BB7"/>
    <w:rsid w:val="00C25E7E"/>
    <w:rsid w:val="00C2677B"/>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66D"/>
    <w:rsid w:val="00C36CFF"/>
    <w:rsid w:val="00C375A2"/>
    <w:rsid w:val="00C375C1"/>
    <w:rsid w:val="00C379DB"/>
    <w:rsid w:val="00C37CCC"/>
    <w:rsid w:val="00C37D66"/>
    <w:rsid w:val="00C37F71"/>
    <w:rsid w:val="00C405E2"/>
    <w:rsid w:val="00C4074D"/>
    <w:rsid w:val="00C40957"/>
    <w:rsid w:val="00C40AC0"/>
    <w:rsid w:val="00C411F7"/>
    <w:rsid w:val="00C41407"/>
    <w:rsid w:val="00C41A5B"/>
    <w:rsid w:val="00C41B52"/>
    <w:rsid w:val="00C41E34"/>
    <w:rsid w:val="00C41EB9"/>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DCC"/>
    <w:rsid w:val="00C44F4B"/>
    <w:rsid w:val="00C45588"/>
    <w:rsid w:val="00C457F7"/>
    <w:rsid w:val="00C45C96"/>
    <w:rsid w:val="00C460D9"/>
    <w:rsid w:val="00C4622D"/>
    <w:rsid w:val="00C4679B"/>
    <w:rsid w:val="00C468CF"/>
    <w:rsid w:val="00C46961"/>
    <w:rsid w:val="00C46B37"/>
    <w:rsid w:val="00C46E61"/>
    <w:rsid w:val="00C47295"/>
    <w:rsid w:val="00C47531"/>
    <w:rsid w:val="00C47999"/>
    <w:rsid w:val="00C479E6"/>
    <w:rsid w:val="00C501C0"/>
    <w:rsid w:val="00C505B0"/>
    <w:rsid w:val="00C50669"/>
    <w:rsid w:val="00C509F7"/>
    <w:rsid w:val="00C50E79"/>
    <w:rsid w:val="00C50ECA"/>
    <w:rsid w:val="00C51048"/>
    <w:rsid w:val="00C51251"/>
    <w:rsid w:val="00C512CF"/>
    <w:rsid w:val="00C51551"/>
    <w:rsid w:val="00C51591"/>
    <w:rsid w:val="00C51C8E"/>
    <w:rsid w:val="00C51DBF"/>
    <w:rsid w:val="00C521EC"/>
    <w:rsid w:val="00C52387"/>
    <w:rsid w:val="00C52724"/>
    <w:rsid w:val="00C52912"/>
    <w:rsid w:val="00C52FA4"/>
    <w:rsid w:val="00C52FDD"/>
    <w:rsid w:val="00C532A1"/>
    <w:rsid w:val="00C53638"/>
    <w:rsid w:val="00C53F03"/>
    <w:rsid w:val="00C540D6"/>
    <w:rsid w:val="00C54161"/>
    <w:rsid w:val="00C5420A"/>
    <w:rsid w:val="00C543C7"/>
    <w:rsid w:val="00C54422"/>
    <w:rsid w:val="00C544B5"/>
    <w:rsid w:val="00C5481A"/>
    <w:rsid w:val="00C54956"/>
    <w:rsid w:val="00C54F04"/>
    <w:rsid w:val="00C54F9A"/>
    <w:rsid w:val="00C5557C"/>
    <w:rsid w:val="00C55A8A"/>
    <w:rsid w:val="00C560FD"/>
    <w:rsid w:val="00C56875"/>
    <w:rsid w:val="00C56E47"/>
    <w:rsid w:val="00C5785F"/>
    <w:rsid w:val="00C57963"/>
    <w:rsid w:val="00C60021"/>
    <w:rsid w:val="00C60138"/>
    <w:rsid w:val="00C6036B"/>
    <w:rsid w:val="00C60A44"/>
    <w:rsid w:val="00C60AF0"/>
    <w:rsid w:val="00C60B9F"/>
    <w:rsid w:val="00C60D0F"/>
    <w:rsid w:val="00C6135C"/>
    <w:rsid w:val="00C6170A"/>
    <w:rsid w:val="00C61C2F"/>
    <w:rsid w:val="00C61F1C"/>
    <w:rsid w:val="00C62162"/>
    <w:rsid w:val="00C62A30"/>
    <w:rsid w:val="00C634B1"/>
    <w:rsid w:val="00C63557"/>
    <w:rsid w:val="00C636B0"/>
    <w:rsid w:val="00C636C7"/>
    <w:rsid w:val="00C6371B"/>
    <w:rsid w:val="00C637A6"/>
    <w:rsid w:val="00C639D7"/>
    <w:rsid w:val="00C63C6F"/>
    <w:rsid w:val="00C63C97"/>
    <w:rsid w:val="00C63FED"/>
    <w:rsid w:val="00C64834"/>
    <w:rsid w:val="00C64A1D"/>
    <w:rsid w:val="00C64AD0"/>
    <w:rsid w:val="00C64DE3"/>
    <w:rsid w:val="00C64E32"/>
    <w:rsid w:val="00C64E4C"/>
    <w:rsid w:val="00C64E76"/>
    <w:rsid w:val="00C64F97"/>
    <w:rsid w:val="00C65012"/>
    <w:rsid w:val="00C6531A"/>
    <w:rsid w:val="00C65395"/>
    <w:rsid w:val="00C65CE2"/>
    <w:rsid w:val="00C66297"/>
    <w:rsid w:val="00C66697"/>
    <w:rsid w:val="00C666B0"/>
    <w:rsid w:val="00C66789"/>
    <w:rsid w:val="00C668D5"/>
    <w:rsid w:val="00C6718C"/>
    <w:rsid w:val="00C67555"/>
    <w:rsid w:val="00C67564"/>
    <w:rsid w:val="00C67737"/>
    <w:rsid w:val="00C6775F"/>
    <w:rsid w:val="00C67D27"/>
    <w:rsid w:val="00C67E8F"/>
    <w:rsid w:val="00C70513"/>
    <w:rsid w:val="00C70BAB"/>
    <w:rsid w:val="00C70CAB"/>
    <w:rsid w:val="00C70F94"/>
    <w:rsid w:val="00C71AE8"/>
    <w:rsid w:val="00C71EEA"/>
    <w:rsid w:val="00C71F27"/>
    <w:rsid w:val="00C722A5"/>
    <w:rsid w:val="00C72717"/>
    <w:rsid w:val="00C729E1"/>
    <w:rsid w:val="00C72A8C"/>
    <w:rsid w:val="00C72B92"/>
    <w:rsid w:val="00C72DFC"/>
    <w:rsid w:val="00C73271"/>
    <w:rsid w:val="00C736E2"/>
    <w:rsid w:val="00C7376A"/>
    <w:rsid w:val="00C73C1F"/>
    <w:rsid w:val="00C73CA1"/>
    <w:rsid w:val="00C73F7F"/>
    <w:rsid w:val="00C74553"/>
    <w:rsid w:val="00C745BA"/>
    <w:rsid w:val="00C748CC"/>
    <w:rsid w:val="00C74BDC"/>
    <w:rsid w:val="00C74C15"/>
    <w:rsid w:val="00C74F1F"/>
    <w:rsid w:val="00C750AD"/>
    <w:rsid w:val="00C750B0"/>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EE8"/>
    <w:rsid w:val="00C81FDE"/>
    <w:rsid w:val="00C8214E"/>
    <w:rsid w:val="00C8232D"/>
    <w:rsid w:val="00C82AAC"/>
    <w:rsid w:val="00C82F57"/>
    <w:rsid w:val="00C83127"/>
    <w:rsid w:val="00C83980"/>
    <w:rsid w:val="00C83EA3"/>
    <w:rsid w:val="00C84036"/>
    <w:rsid w:val="00C84196"/>
    <w:rsid w:val="00C84288"/>
    <w:rsid w:val="00C84538"/>
    <w:rsid w:val="00C84670"/>
    <w:rsid w:val="00C846CB"/>
    <w:rsid w:val="00C8488E"/>
    <w:rsid w:val="00C84FE8"/>
    <w:rsid w:val="00C85469"/>
    <w:rsid w:val="00C854AA"/>
    <w:rsid w:val="00C85591"/>
    <w:rsid w:val="00C8595C"/>
    <w:rsid w:val="00C85B20"/>
    <w:rsid w:val="00C85EDA"/>
    <w:rsid w:val="00C860A7"/>
    <w:rsid w:val="00C866A6"/>
    <w:rsid w:val="00C86AB6"/>
    <w:rsid w:val="00C86ABE"/>
    <w:rsid w:val="00C86B4B"/>
    <w:rsid w:val="00C870D8"/>
    <w:rsid w:val="00C876CB"/>
    <w:rsid w:val="00C87BB2"/>
    <w:rsid w:val="00C87C28"/>
    <w:rsid w:val="00C87E31"/>
    <w:rsid w:val="00C90653"/>
    <w:rsid w:val="00C90674"/>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13A"/>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0CEE"/>
    <w:rsid w:val="00CA1275"/>
    <w:rsid w:val="00CA17CD"/>
    <w:rsid w:val="00CA18AC"/>
    <w:rsid w:val="00CA18F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5B3"/>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9E5"/>
    <w:rsid w:val="00CA7A1E"/>
    <w:rsid w:val="00CA7A31"/>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0D"/>
    <w:rsid w:val="00CB1928"/>
    <w:rsid w:val="00CB1CFE"/>
    <w:rsid w:val="00CB21D2"/>
    <w:rsid w:val="00CB221D"/>
    <w:rsid w:val="00CB2223"/>
    <w:rsid w:val="00CB2324"/>
    <w:rsid w:val="00CB2A1A"/>
    <w:rsid w:val="00CB2B46"/>
    <w:rsid w:val="00CB2C99"/>
    <w:rsid w:val="00CB2E67"/>
    <w:rsid w:val="00CB33C8"/>
    <w:rsid w:val="00CB342A"/>
    <w:rsid w:val="00CB3471"/>
    <w:rsid w:val="00CB3841"/>
    <w:rsid w:val="00CB3A6A"/>
    <w:rsid w:val="00CB3C50"/>
    <w:rsid w:val="00CB408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8EE"/>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8F5"/>
    <w:rsid w:val="00CC5DDB"/>
    <w:rsid w:val="00CC6747"/>
    <w:rsid w:val="00CC6B5C"/>
    <w:rsid w:val="00CC6F84"/>
    <w:rsid w:val="00CC6F9B"/>
    <w:rsid w:val="00CC7358"/>
    <w:rsid w:val="00CC7774"/>
    <w:rsid w:val="00CC77D1"/>
    <w:rsid w:val="00CC7A97"/>
    <w:rsid w:val="00CC7BCD"/>
    <w:rsid w:val="00CC7C5D"/>
    <w:rsid w:val="00CC7C68"/>
    <w:rsid w:val="00CC7E4B"/>
    <w:rsid w:val="00CC7F11"/>
    <w:rsid w:val="00CD0255"/>
    <w:rsid w:val="00CD053D"/>
    <w:rsid w:val="00CD05DF"/>
    <w:rsid w:val="00CD0875"/>
    <w:rsid w:val="00CD087C"/>
    <w:rsid w:val="00CD092C"/>
    <w:rsid w:val="00CD097D"/>
    <w:rsid w:val="00CD0D87"/>
    <w:rsid w:val="00CD0D96"/>
    <w:rsid w:val="00CD0FCA"/>
    <w:rsid w:val="00CD1442"/>
    <w:rsid w:val="00CD19AF"/>
    <w:rsid w:val="00CD1A04"/>
    <w:rsid w:val="00CD1BEF"/>
    <w:rsid w:val="00CD1FEE"/>
    <w:rsid w:val="00CD20DC"/>
    <w:rsid w:val="00CD2741"/>
    <w:rsid w:val="00CD2958"/>
    <w:rsid w:val="00CD3356"/>
    <w:rsid w:val="00CD376E"/>
    <w:rsid w:val="00CD3BF4"/>
    <w:rsid w:val="00CD43B8"/>
    <w:rsid w:val="00CD43E1"/>
    <w:rsid w:val="00CD4643"/>
    <w:rsid w:val="00CD4929"/>
    <w:rsid w:val="00CD49DE"/>
    <w:rsid w:val="00CD4A51"/>
    <w:rsid w:val="00CD4B5A"/>
    <w:rsid w:val="00CD525B"/>
    <w:rsid w:val="00CD5568"/>
    <w:rsid w:val="00CD56C5"/>
    <w:rsid w:val="00CD58FC"/>
    <w:rsid w:val="00CD590A"/>
    <w:rsid w:val="00CD5C7A"/>
    <w:rsid w:val="00CD5D2E"/>
    <w:rsid w:val="00CD5D2F"/>
    <w:rsid w:val="00CD5FA8"/>
    <w:rsid w:val="00CD6133"/>
    <w:rsid w:val="00CD6529"/>
    <w:rsid w:val="00CD6D30"/>
    <w:rsid w:val="00CD6DA8"/>
    <w:rsid w:val="00CD6E22"/>
    <w:rsid w:val="00CD72A3"/>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353"/>
    <w:rsid w:val="00CE574A"/>
    <w:rsid w:val="00CE5B07"/>
    <w:rsid w:val="00CE5B2E"/>
    <w:rsid w:val="00CE665F"/>
    <w:rsid w:val="00CE6A84"/>
    <w:rsid w:val="00CE6EB3"/>
    <w:rsid w:val="00CE73E0"/>
    <w:rsid w:val="00CE75EB"/>
    <w:rsid w:val="00CE7BBC"/>
    <w:rsid w:val="00CE7C3E"/>
    <w:rsid w:val="00CE7CF9"/>
    <w:rsid w:val="00CE7E29"/>
    <w:rsid w:val="00CF0076"/>
    <w:rsid w:val="00CF01BC"/>
    <w:rsid w:val="00CF03F6"/>
    <w:rsid w:val="00CF067E"/>
    <w:rsid w:val="00CF07A4"/>
    <w:rsid w:val="00CF0850"/>
    <w:rsid w:val="00CF0CD0"/>
    <w:rsid w:val="00CF0D81"/>
    <w:rsid w:val="00CF10AC"/>
    <w:rsid w:val="00CF12C1"/>
    <w:rsid w:val="00CF1401"/>
    <w:rsid w:val="00CF1422"/>
    <w:rsid w:val="00CF1847"/>
    <w:rsid w:val="00CF258B"/>
    <w:rsid w:val="00CF2640"/>
    <w:rsid w:val="00CF26C1"/>
    <w:rsid w:val="00CF3108"/>
    <w:rsid w:val="00CF3152"/>
    <w:rsid w:val="00CF33AE"/>
    <w:rsid w:val="00CF3985"/>
    <w:rsid w:val="00CF3DD9"/>
    <w:rsid w:val="00CF3FDB"/>
    <w:rsid w:val="00CF4667"/>
    <w:rsid w:val="00CF4690"/>
    <w:rsid w:val="00CF4855"/>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6B8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CE"/>
    <w:rsid w:val="00D01EEA"/>
    <w:rsid w:val="00D0209C"/>
    <w:rsid w:val="00D0226B"/>
    <w:rsid w:val="00D025E2"/>
    <w:rsid w:val="00D0270B"/>
    <w:rsid w:val="00D02743"/>
    <w:rsid w:val="00D02758"/>
    <w:rsid w:val="00D027F1"/>
    <w:rsid w:val="00D02B1A"/>
    <w:rsid w:val="00D02BA7"/>
    <w:rsid w:val="00D03198"/>
    <w:rsid w:val="00D0335D"/>
    <w:rsid w:val="00D03836"/>
    <w:rsid w:val="00D03877"/>
    <w:rsid w:val="00D03C86"/>
    <w:rsid w:val="00D03E6E"/>
    <w:rsid w:val="00D04422"/>
    <w:rsid w:val="00D0491D"/>
    <w:rsid w:val="00D04A2A"/>
    <w:rsid w:val="00D04FDF"/>
    <w:rsid w:val="00D0514B"/>
    <w:rsid w:val="00D057EC"/>
    <w:rsid w:val="00D0596F"/>
    <w:rsid w:val="00D05A47"/>
    <w:rsid w:val="00D05E3D"/>
    <w:rsid w:val="00D06023"/>
    <w:rsid w:val="00D060C4"/>
    <w:rsid w:val="00D06837"/>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139"/>
    <w:rsid w:val="00D113F3"/>
    <w:rsid w:val="00D11B6F"/>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46B"/>
    <w:rsid w:val="00D17653"/>
    <w:rsid w:val="00D17746"/>
    <w:rsid w:val="00D17DBA"/>
    <w:rsid w:val="00D17DBF"/>
    <w:rsid w:val="00D17F59"/>
    <w:rsid w:val="00D2013F"/>
    <w:rsid w:val="00D20149"/>
    <w:rsid w:val="00D2038C"/>
    <w:rsid w:val="00D2059E"/>
    <w:rsid w:val="00D205EE"/>
    <w:rsid w:val="00D207E9"/>
    <w:rsid w:val="00D20A40"/>
    <w:rsid w:val="00D20CB6"/>
    <w:rsid w:val="00D21155"/>
    <w:rsid w:val="00D211B2"/>
    <w:rsid w:val="00D21344"/>
    <w:rsid w:val="00D213F4"/>
    <w:rsid w:val="00D21506"/>
    <w:rsid w:val="00D21527"/>
    <w:rsid w:val="00D215C8"/>
    <w:rsid w:val="00D21B08"/>
    <w:rsid w:val="00D21B63"/>
    <w:rsid w:val="00D21D8F"/>
    <w:rsid w:val="00D220ED"/>
    <w:rsid w:val="00D2238C"/>
    <w:rsid w:val="00D223F2"/>
    <w:rsid w:val="00D22521"/>
    <w:rsid w:val="00D22731"/>
    <w:rsid w:val="00D22A19"/>
    <w:rsid w:val="00D22BBD"/>
    <w:rsid w:val="00D22BE2"/>
    <w:rsid w:val="00D22C9B"/>
    <w:rsid w:val="00D22D67"/>
    <w:rsid w:val="00D22FA5"/>
    <w:rsid w:val="00D238F7"/>
    <w:rsid w:val="00D23A00"/>
    <w:rsid w:val="00D23AC7"/>
    <w:rsid w:val="00D244C5"/>
    <w:rsid w:val="00D24647"/>
    <w:rsid w:val="00D24860"/>
    <w:rsid w:val="00D24C24"/>
    <w:rsid w:val="00D24E0D"/>
    <w:rsid w:val="00D24E5C"/>
    <w:rsid w:val="00D24E6E"/>
    <w:rsid w:val="00D2522F"/>
    <w:rsid w:val="00D2565D"/>
    <w:rsid w:val="00D25745"/>
    <w:rsid w:val="00D257DD"/>
    <w:rsid w:val="00D25826"/>
    <w:rsid w:val="00D25C49"/>
    <w:rsid w:val="00D25FCF"/>
    <w:rsid w:val="00D26300"/>
    <w:rsid w:val="00D26449"/>
    <w:rsid w:val="00D26777"/>
    <w:rsid w:val="00D275C6"/>
    <w:rsid w:val="00D27602"/>
    <w:rsid w:val="00D27820"/>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5E1"/>
    <w:rsid w:val="00D32709"/>
    <w:rsid w:val="00D327FA"/>
    <w:rsid w:val="00D3314F"/>
    <w:rsid w:val="00D33659"/>
    <w:rsid w:val="00D33805"/>
    <w:rsid w:val="00D3384D"/>
    <w:rsid w:val="00D338A5"/>
    <w:rsid w:val="00D34070"/>
    <w:rsid w:val="00D341AA"/>
    <w:rsid w:val="00D345ED"/>
    <w:rsid w:val="00D34A19"/>
    <w:rsid w:val="00D34F54"/>
    <w:rsid w:val="00D35525"/>
    <w:rsid w:val="00D35A55"/>
    <w:rsid w:val="00D35F71"/>
    <w:rsid w:val="00D36053"/>
    <w:rsid w:val="00D364AD"/>
    <w:rsid w:val="00D367DD"/>
    <w:rsid w:val="00D36840"/>
    <w:rsid w:val="00D368B3"/>
    <w:rsid w:val="00D369B9"/>
    <w:rsid w:val="00D36DA6"/>
    <w:rsid w:val="00D36E61"/>
    <w:rsid w:val="00D374B2"/>
    <w:rsid w:val="00D375A4"/>
    <w:rsid w:val="00D375D1"/>
    <w:rsid w:val="00D37CFE"/>
    <w:rsid w:val="00D40231"/>
    <w:rsid w:val="00D404D2"/>
    <w:rsid w:val="00D405EB"/>
    <w:rsid w:val="00D40783"/>
    <w:rsid w:val="00D408AC"/>
    <w:rsid w:val="00D40A8C"/>
    <w:rsid w:val="00D40E85"/>
    <w:rsid w:val="00D40F0E"/>
    <w:rsid w:val="00D415CE"/>
    <w:rsid w:val="00D417C2"/>
    <w:rsid w:val="00D4183F"/>
    <w:rsid w:val="00D41850"/>
    <w:rsid w:val="00D4185C"/>
    <w:rsid w:val="00D419EB"/>
    <w:rsid w:val="00D4220B"/>
    <w:rsid w:val="00D42AB3"/>
    <w:rsid w:val="00D42D6B"/>
    <w:rsid w:val="00D42D75"/>
    <w:rsid w:val="00D42F1B"/>
    <w:rsid w:val="00D435CB"/>
    <w:rsid w:val="00D435FA"/>
    <w:rsid w:val="00D43880"/>
    <w:rsid w:val="00D43E39"/>
    <w:rsid w:val="00D44F85"/>
    <w:rsid w:val="00D451CC"/>
    <w:rsid w:val="00D45396"/>
    <w:rsid w:val="00D45681"/>
    <w:rsid w:val="00D45738"/>
    <w:rsid w:val="00D45EDC"/>
    <w:rsid w:val="00D463E9"/>
    <w:rsid w:val="00D46846"/>
    <w:rsid w:val="00D46C83"/>
    <w:rsid w:val="00D47326"/>
    <w:rsid w:val="00D47ABA"/>
    <w:rsid w:val="00D47B16"/>
    <w:rsid w:val="00D47B33"/>
    <w:rsid w:val="00D47D66"/>
    <w:rsid w:val="00D47E1C"/>
    <w:rsid w:val="00D47EBB"/>
    <w:rsid w:val="00D47EC5"/>
    <w:rsid w:val="00D47F82"/>
    <w:rsid w:val="00D501FA"/>
    <w:rsid w:val="00D50736"/>
    <w:rsid w:val="00D50E65"/>
    <w:rsid w:val="00D5110A"/>
    <w:rsid w:val="00D51378"/>
    <w:rsid w:val="00D5198F"/>
    <w:rsid w:val="00D51993"/>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96B"/>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4BE"/>
    <w:rsid w:val="00D6272A"/>
    <w:rsid w:val="00D628BF"/>
    <w:rsid w:val="00D628D2"/>
    <w:rsid w:val="00D62950"/>
    <w:rsid w:val="00D629B5"/>
    <w:rsid w:val="00D62A01"/>
    <w:rsid w:val="00D62A61"/>
    <w:rsid w:val="00D62CFB"/>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192"/>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2EC4"/>
    <w:rsid w:val="00D73273"/>
    <w:rsid w:val="00D735D6"/>
    <w:rsid w:val="00D738A0"/>
    <w:rsid w:val="00D739D9"/>
    <w:rsid w:val="00D742FD"/>
    <w:rsid w:val="00D74505"/>
    <w:rsid w:val="00D752C0"/>
    <w:rsid w:val="00D75395"/>
    <w:rsid w:val="00D7567A"/>
    <w:rsid w:val="00D75BB5"/>
    <w:rsid w:val="00D75BCF"/>
    <w:rsid w:val="00D75BF4"/>
    <w:rsid w:val="00D760B0"/>
    <w:rsid w:val="00D76166"/>
    <w:rsid w:val="00D7629E"/>
    <w:rsid w:val="00D7684B"/>
    <w:rsid w:val="00D76C5B"/>
    <w:rsid w:val="00D76DC3"/>
    <w:rsid w:val="00D76E29"/>
    <w:rsid w:val="00D77104"/>
    <w:rsid w:val="00D77A0C"/>
    <w:rsid w:val="00D77BE7"/>
    <w:rsid w:val="00D8004C"/>
    <w:rsid w:val="00D803F3"/>
    <w:rsid w:val="00D8062A"/>
    <w:rsid w:val="00D806C7"/>
    <w:rsid w:val="00D80A96"/>
    <w:rsid w:val="00D80AC9"/>
    <w:rsid w:val="00D80EE7"/>
    <w:rsid w:val="00D81089"/>
    <w:rsid w:val="00D81246"/>
    <w:rsid w:val="00D813EC"/>
    <w:rsid w:val="00D81829"/>
    <w:rsid w:val="00D81D66"/>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CC"/>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637"/>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024"/>
    <w:rsid w:val="00D92557"/>
    <w:rsid w:val="00D92590"/>
    <w:rsid w:val="00D9275E"/>
    <w:rsid w:val="00D92AC9"/>
    <w:rsid w:val="00D92EA2"/>
    <w:rsid w:val="00D932C2"/>
    <w:rsid w:val="00D9357F"/>
    <w:rsid w:val="00D935B5"/>
    <w:rsid w:val="00D935DC"/>
    <w:rsid w:val="00D93B0F"/>
    <w:rsid w:val="00D93C4C"/>
    <w:rsid w:val="00D93FB8"/>
    <w:rsid w:val="00D94233"/>
    <w:rsid w:val="00D9441E"/>
    <w:rsid w:val="00D945E5"/>
    <w:rsid w:val="00D9478B"/>
    <w:rsid w:val="00D95162"/>
    <w:rsid w:val="00D9520A"/>
    <w:rsid w:val="00D95AC4"/>
    <w:rsid w:val="00D95B29"/>
    <w:rsid w:val="00D95EC5"/>
    <w:rsid w:val="00D95F36"/>
    <w:rsid w:val="00D968ED"/>
    <w:rsid w:val="00D96967"/>
    <w:rsid w:val="00D96BF0"/>
    <w:rsid w:val="00D96CC6"/>
    <w:rsid w:val="00D97354"/>
    <w:rsid w:val="00D974E2"/>
    <w:rsid w:val="00D9758A"/>
    <w:rsid w:val="00D97607"/>
    <w:rsid w:val="00D9798B"/>
    <w:rsid w:val="00D97C97"/>
    <w:rsid w:val="00D97F29"/>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E96"/>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4E7D"/>
    <w:rsid w:val="00DA541C"/>
    <w:rsid w:val="00DA5750"/>
    <w:rsid w:val="00DA5B4C"/>
    <w:rsid w:val="00DA5D41"/>
    <w:rsid w:val="00DA5ECE"/>
    <w:rsid w:val="00DA61CD"/>
    <w:rsid w:val="00DA64F2"/>
    <w:rsid w:val="00DA69A5"/>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1B"/>
    <w:rsid w:val="00DB1F7A"/>
    <w:rsid w:val="00DB2577"/>
    <w:rsid w:val="00DB3006"/>
    <w:rsid w:val="00DB3342"/>
    <w:rsid w:val="00DB35E7"/>
    <w:rsid w:val="00DB3744"/>
    <w:rsid w:val="00DB3B83"/>
    <w:rsid w:val="00DB3D94"/>
    <w:rsid w:val="00DB40A7"/>
    <w:rsid w:val="00DB40E0"/>
    <w:rsid w:val="00DB436E"/>
    <w:rsid w:val="00DB4528"/>
    <w:rsid w:val="00DB46EA"/>
    <w:rsid w:val="00DB4B55"/>
    <w:rsid w:val="00DB4F6F"/>
    <w:rsid w:val="00DB54BF"/>
    <w:rsid w:val="00DB575C"/>
    <w:rsid w:val="00DB5C12"/>
    <w:rsid w:val="00DB6443"/>
    <w:rsid w:val="00DB66AB"/>
    <w:rsid w:val="00DB67E9"/>
    <w:rsid w:val="00DB6B1A"/>
    <w:rsid w:val="00DB6D43"/>
    <w:rsid w:val="00DB6DFA"/>
    <w:rsid w:val="00DB7125"/>
    <w:rsid w:val="00DB77DE"/>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B2B"/>
    <w:rsid w:val="00DC2CE1"/>
    <w:rsid w:val="00DC2D43"/>
    <w:rsid w:val="00DC3153"/>
    <w:rsid w:val="00DC343E"/>
    <w:rsid w:val="00DC37D1"/>
    <w:rsid w:val="00DC40CB"/>
    <w:rsid w:val="00DC41B1"/>
    <w:rsid w:val="00DC433C"/>
    <w:rsid w:val="00DC5017"/>
    <w:rsid w:val="00DC51CC"/>
    <w:rsid w:val="00DC52C9"/>
    <w:rsid w:val="00DC5340"/>
    <w:rsid w:val="00DC5455"/>
    <w:rsid w:val="00DC59CE"/>
    <w:rsid w:val="00DC5AEF"/>
    <w:rsid w:val="00DC5BE3"/>
    <w:rsid w:val="00DC5EAC"/>
    <w:rsid w:val="00DC5EB2"/>
    <w:rsid w:val="00DC6003"/>
    <w:rsid w:val="00DC62E7"/>
    <w:rsid w:val="00DC6B71"/>
    <w:rsid w:val="00DC6E68"/>
    <w:rsid w:val="00DC720C"/>
    <w:rsid w:val="00DC7CB1"/>
    <w:rsid w:val="00DC7D27"/>
    <w:rsid w:val="00DC7DCB"/>
    <w:rsid w:val="00DC7E62"/>
    <w:rsid w:val="00DC7EF8"/>
    <w:rsid w:val="00DD048E"/>
    <w:rsid w:val="00DD0810"/>
    <w:rsid w:val="00DD0892"/>
    <w:rsid w:val="00DD1324"/>
    <w:rsid w:val="00DD150E"/>
    <w:rsid w:val="00DD1794"/>
    <w:rsid w:val="00DD18DA"/>
    <w:rsid w:val="00DD1B4D"/>
    <w:rsid w:val="00DD1BBF"/>
    <w:rsid w:val="00DD2254"/>
    <w:rsid w:val="00DD2382"/>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D7D63"/>
    <w:rsid w:val="00DE0266"/>
    <w:rsid w:val="00DE038A"/>
    <w:rsid w:val="00DE06B7"/>
    <w:rsid w:val="00DE08AF"/>
    <w:rsid w:val="00DE0964"/>
    <w:rsid w:val="00DE0A05"/>
    <w:rsid w:val="00DE0B60"/>
    <w:rsid w:val="00DE0D5C"/>
    <w:rsid w:val="00DE0ED7"/>
    <w:rsid w:val="00DE101C"/>
    <w:rsid w:val="00DE16BE"/>
    <w:rsid w:val="00DE1D74"/>
    <w:rsid w:val="00DE1DB5"/>
    <w:rsid w:val="00DE1E96"/>
    <w:rsid w:val="00DE298F"/>
    <w:rsid w:val="00DE3291"/>
    <w:rsid w:val="00DE338A"/>
    <w:rsid w:val="00DE37EA"/>
    <w:rsid w:val="00DE3C32"/>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B0"/>
    <w:rsid w:val="00DF38F0"/>
    <w:rsid w:val="00DF3A2B"/>
    <w:rsid w:val="00DF3B7D"/>
    <w:rsid w:val="00DF3FF4"/>
    <w:rsid w:val="00DF406E"/>
    <w:rsid w:val="00DF45DC"/>
    <w:rsid w:val="00DF467B"/>
    <w:rsid w:val="00DF48FA"/>
    <w:rsid w:val="00DF4A8E"/>
    <w:rsid w:val="00DF4F98"/>
    <w:rsid w:val="00DF511A"/>
    <w:rsid w:val="00DF5283"/>
    <w:rsid w:val="00DF56CD"/>
    <w:rsid w:val="00DF59EF"/>
    <w:rsid w:val="00DF5A70"/>
    <w:rsid w:val="00DF5ED2"/>
    <w:rsid w:val="00DF5F8F"/>
    <w:rsid w:val="00DF65B1"/>
    <w:rsid w:val="00DF683E"/>
    <w:rsid w:val="00DF69A9"/>
    <w:rsid w:val="00DF6B45"/>
    <w:rsid w:val="00DF701F"/>
    <w:rsid w:val="00DF7061"/>
    <w:rsid w:val="00DF798A"/>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1FB2"/>
    <w:rsid w:val="00E022B6"/>
    <w:rsid w:val="00E02765"/>
    <w:rsid w:val="00E02766"/>
    <w:rsid w:val="00E0278F"/>
    <w:rsid w:val="00E0296C"/>
    <w:rsid w:val="00E02BF4"/>
    <w:rsid w:val="00E02C41"/>
    <w:rsid w:val="00E02DC8"/>
    <w:rsid w:val="00E02F79"/>
    <w:rsid w:val="00E031C7"/>
    <w:rsid w:val="00E031DD"/>
    <w:rsid w:val="00E033F9"/>
    <w:rsid w:val="00E03584"/>
    <w:rsid w:val="00E035F2"/>
    <w:rsid w:val="00E03622"/>
    <w:rsid w:val="00E03A32"/>
    <w:rsid w:val="00E03F24"/>
    <w:rsid w:val="00E04338"/>
    <w:rsid w:val="00E04700"/>
    <w:rsid w:val="00E049A8"/>
    <w:rsid w:val="00E04C49"/>
    <w:rsid w:val="00E056DF"/>
    <w:rsid w:val="00E05B44"/>
    <w:rsid w:val="00E064BB"/>
    <w:rsid w:val="00E0651A"/>
    <w:rsid w:val="00E06BE1"/>
    <w:rsid w:val="00E06BEC"/>
    <w:rsid w:val="00E06C21"/>
    <w:rsid w:val="00E06C90"/>
    <w:rsid w:val="00E06D72"/>
    <w:rsid w:val="00E07338"/>
    <w:rsid w:val="00E07366"/>
    <w:rsid w:val="00E074D3"/>
    <w:rsid w:val="00E078D3"/>
    <w:rsid w:val="00E07E5A"/>
    <w:rsid w:val="00E103FD"/>
    <w:rsid w:val="00E104B0"/>
    <w:rsid w:val="00E1081F"/>
    <w:rsid w:val="00E109C7"/>
    <w:rsid w:val="00E10CDB"/>
    <w:rsid w:val="00E10D08"/>
    <w:rsid w:val="00E110BA"/>
    <w:rsid w:val="00E11105"/>
    <w:rsid w:val="00E1148E"/>
    <w:rsid w:val="00E116E5"/>
    <w:rsid w:val="00E1185A"/>
    <w:rsid w:val="00E1186D"/>
    <w:rsid w:val="00E11BA7"/>
    <w:rsid w:val="00E11C83"/>
    <w:rsid w:val="00E11D13"/>
    <w:rsid w:val="00E123E4"/>
    <w:rsid w:val="00E124D2"/>
    <w:rsid w:val="00E124F7"/>
    <w:rsid w:val="00E12677"/>
    <w:rsid w:val="00E12708"/>
    <w:rsid w:val="00E1279B"/>
    <w:rsid w:val="00E12B1E"/>
    <w:rsid w:val="00E12CBC"/>
    <w:rsid w:val="00E12CDB"/>
    <w:rsid w:val="00E12ED1"/>
    <w:rsid w:val="00E136D7"/>
    <w:rsid w:val="00E1397F"/>
    <w:rsid w:val="00E139FB"/>
    <w:rsid w:val="00E13C50"/>
    <w:rsid w:val="00E13D46"/>
    <w:rsid w:val="00E13E35"/>
    <w:rsid w:val="00E13F5B"/>
    <w:rsid w:val="00E13F88"/>
    <w:rsid w:val="00E14518"/>
    <w:rsid w:val="00E14539"/>
    <w:rsid w:val="00E14696"/>
    <w:rsid w:val="00E14FE5"/>
    <w:rsid w:val="00E14FE7"/>
    <w:rsid w:val="00E150D3"/>
    <w:rsid w:val="00E1525E"/>
    <w:rsid w:val="00E15839"/>
    <w:rsid w:val="00E15846"/>
    <w:rsid w:val="00E15A87"/>
    <w:rsid w:val="00E15C68"/>
    <w:rsid w:val="00E15E35"/>
    <w:rsid w:val="00E1603C"/>
    <w:rsid w:val="00E16457"/>
    <w:rsid w:val="00E164EB"/>
    <w:rsid w:val="00E16551"/>
    <w:rsid w:val="00E1686D"/>
    <w:rsid w:val="00E168EE"/>
    <w:rsid w:val="00E169D0"/>
    <w:rsid w:val="00E16D58"/>
    <w:rsid w:val="00E16E4B"/>
    <w:rsid w:val="00E171AC"/>
    <w:rsid w:val="00E17B79"/>
    <w:rsid w:val="00E17D59"/>
    <w:rsid w:val="00E17E96"/>
    <w:rsid w:val="00E20086"/>
    <w:rsid w:val="00E20247"/>
    <w:rsid w:val="00E2065B"/>
    <w:rsid w:val="00E20C89"/>
    <w:rsid w:val="00E20F8E"/>
    <w:rsid w:val="00E20F8F"/>
    <w:rsid w:val="00E21389"/>
    <w:rsid w:val="00E216D1"/>
    <w:rsid w:val="00E216F7"/>
    <w:rsid w:val="00E21C6E"/>
    <w:rsid w:val="00E21D0A"/>
    <w:rsid w:val="00E21F3D"/>
    <w:rsid w:val="00E22125"/>
    <w:rsid w:val="00E22483"/>
    <w:rsid w:val="00E22AAE"/>
    <w:rsid w:val="00E22E6F"/>
    <w:rsid w:val="00E22F19"/>
    <w:rsid w:val="00E22F47"/>
    <w:rsid w:val="00E23123"/>
    <w:rsid w:val="00E23374"/>
    <w:rsid w:val="00E236BF"/>
    <w:rsid w:val="00E24096"/>
    <w:rsid w:val="00E24961"/>
    <w:rsid w:val="00E250EF"/>
    <w:rsid w:val="00E25214"/>
    <w:rsid w:val="00E2536C"/>
    <w:rsid w:val="00E2536F"/>
    <w:rsid w:val="00E25433"/>
    <w:rsid w:val="00E2545E"/>
    <w:rsid w:val="00E25547"/>
    <w:rsid w:val="00E25630"/>
    <w:rsid w:val="00E2587B"/>
    <w:rsid w:val="00E258F6"/>
    <w:rsid w:val="00E25941"/>
    <w:rsid w:val="00E262CF"/>
    <w:rsid w:val="00E264FC"/>
    <w:rsid w:val="00E2652D"/>
    <w:rsid w:val="00E26624"/>
    <w:rsid w:val="00E26EEA"/>
    <w:rsid w:val="00E273CC"/>
    <w:rsid w:val="00E275AA"/>
    <w:rsid w:val="00E278C2"/>
    <w:rsid w:val="00E2791A"/>
    <w:rsid w:val="00E27CCF"/>
    <w:rsid w:val="00E27DE3"/>
    <w:rsid w:val="00E3009A"/>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45B"/>
    <w:rsid w:val="00E3586D"/>
    <w:rsid w:val="00E35978"/>
    <w:rsid w:val="00E35D3C"/>
    <w:rsid w:val="00E36077"/>
    <w:rsid w:val="00E36339"/>
    <w:rsid w:val="00E36539"/>
    <w:rsid w:val="00E365BE"/>
    <w:rsid w:val="00E3663F"/>
    <w:rsid w:val="00E36835"/>
    <w:rsid w:val="00E36A52"/>
    <w:rsid w:val="00E36EC3"/>
    <w:rsid w:val="00E36F80"/>
    <w:rsid w:val="00E37517"/>
    <w:rsid w:val="00E40036"/>
    <w:rsid w:val="00E401B9"/>
    <w:rsid w:val="00E403C7"/>
    <w:rsid w:val="00E40BA7"/>
    <w:rsid w:val="00E40D03"/>
    <w:rsid w:val="00E4124F"/>
    <w:rsid w:val="00E416AB"/>
    <w:rsid w:val="00E41995"/>
    <w:rsid w:val="00E41E60"/>
    <w:rsid w:val="00E42131"/>
    <w:rsid w:val="00E42197"/>
    <w:rsid w:val="00E421ED"/>
    <w:rsid w:val="00E42A16"/>
    <w:rsid w:val="00E42DBC"/>
    <w:rsid w:val="00E432E4"/>
    <w:rsid w:val="00E434ED"/>
    <w:rsid w:val="00E43ABA"/>
    <w:rsid w:val="00E43C26"/>
    <w:rsid w:val="00E44096"/>
    <w:rsid w:val="00E447EF"/>
    <w:rsid w:val="00E448C6"/>
    <w:rsid w:val="00E44BBF"/>
    <w:rsid w:val="00E44C2A"/>
    <w:rsid w:val="00E44E34"/>
    <w:rsid w:val="00E45B8C"/>
    <w:rsid w:val="00E467CC"/>
    <w:rsid w:val="00E467D8"/>
    <w:rsid w:val="00E469C3"/>
    <w:rsid w:val="00E46ED9"/>
    <w:rsid w:val="00E46F9D"/>
    <w:rsid w:val="00E470A4"/>
    <w:rsid w:val="00E4739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180"/>
    <w:rsid w:val="00E52268"/>
    <w:rsid w:val="00E522B6"/>
    <w:rsid w:val="00E527C3"/>
    <w:rsid w:val="00E52815"/>
    <w:rsid w:val="00E529BB"/>
    <w:rsid w:val="00E538BE"/>
    <w:rsid w:val="00E53FE1"/>
    <w:rsid w:val="00E54088"/>
    <w:rsid w:val="00E54387"/>
    <w:rsid w:val="00E546E5"/>
    <w:rsid w:val="00E54C9C"/>
    <w:rsid w:val="00E54ECB"/>
    <w:rsid w:val="00E54F72"/>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6C66"/>
    <w:rsid w:val="00E5709E"/>
    <w:rsid w:val="00E571EB"/>
    <w:rsid w:val="00E576D4"/>
    <w:rsid w:val="00E5793C"/>
    <w:rsid w:val="00E57F56"/>
    <w:rsid w:val="00E60221"/>
    <w:rsid w:val="00E603FB"/>
    <w:rsid w:val="00E6042D"/>
    <w:rsid w:val="00E60516"/>
    <w:rsid w:val="00E6066A"/>
    <w:rsid w:val="00E609C2"/>
    <w:rsid w:val="00E60D64"/>
    <w:rsid w:val="00E60E24"/>
    <w:rsid w:val="00E610F6"/>
    <w:rsid w:val="00E61526"/>
    <w:rsid w:val="00E61874"/>
    <w:rsid w:val="00E619A1"/>
    <w:rsid w:val="00E61CF5"/>
    <w:rsid w:val="00E61F59"/>
    <w:rsid w:val="00E620D1"/>
    <w:rsid w:val="00E6214E"/>
    <w:rsid w:val="00E62296"/>
    <w:rsid w:val="00E622F9"/>
    <w:rsid w:val="00E62345"/>
    <w:rsid w:val="00E6239B"/>
    <w:rsid w:val="00E625ED"/>
    <w:rsid w:val="00E62B69"/>
    <w:rsid w:val="00E62C01"/>
    <w:rsid w:val="00E62C3E"/>
    <w:rsid w:val="00E62E57"/>
    <w:rsid w:val="00E63542"/>
    <w:rsid w:val="00E635AF"/>
    <w:rsid w:val="00E635C8"/>
    <w:rsid w:val="00E63CD5"/>
    <w:rsid w:val="00E63F48"/>
    <w:rsid w:val="00E64150"/>
    <w:rsid w:val="00E64421"/>
    <w:rsid w:val="00E64531"/>
    <w:rsid w:val="00E64A95"/>
    <w:rsid w:val="00E64B58"/>
    <w:rsid w:val="00E64F4C"/>
    <w:rsid w:val="00E65280"/>
    <w:rsid w:val="00E65420"/>
    <w:rsid w:val="00E654A3"/>
    <w:rsid w:val="00E65995"/>
    <w:rsid w:val="00E65B1E"/>
    <w:rsid w:val="00E65CB4"/>
    <w:rsid w:val="00E65DEB"/>
    <w:rsid w:val="00E65FBE"/>
    <w:rsid w:val="00E6672D"/>
    <w:rsid w:val="00E66D4F"/>
    <w:rsid w:val="00E66DB5"/>
    <w:rsid w:val="00E670C7"/>
    <w:rsid w:val="00E673E5"/>
    <w:rsid w:val="00E674A6"/>
    <w:rsid w:val="00E674CE"/>
    <w:rsid w:val="00E674DA"/>
    <w:rsid w:val="00E676B6"/>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6DD"/>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569B"/>
    <w:rsid w:val="00E7605E"/>
    <w:rsid w:val="00E76391"/>
    <w:rsid w:val="00E766D2"/>
    <w:rsid w:val="00E76BC7"/>
    <w:rsid w:val="00E771DE"/>
    <w:rsid w:val="00E77486"/>
    <w:rsid w:val="00E77633"/>
    <w:rsid w:val="00E77861"/>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3F01"/>
    <w:rsid w:val="00E84034"/>
    <w:rsid w:val="00E8415A"/>
    <w:rsid w:val="00E8450A"/>
    <w:rsid w:val="00E845FC"/>
    <w:rsid w:val="00E84654"/>
    <w:rsid w:val="00E8492F"/>
    <w:rsid w:val="00E84A75"/>
    <w:rsid w:val="00E84C44"/>
    <w:rsid w:val="00E84FB5"/>
    <w:rsid w:val="00E8519A"/>
    <w:rsid w:val="00E854AE"/>
    <w:rsid w:val="00E8583D"/>
    <w:rsid w:val="00E85893"/>
    <w:rsid w:val="00E85B64"/>
    <w:rsid w:val="00E85D66"/>
    <w:rsid w:val="00E85F67"/>
    <w:rsid w:val="00E86209"/>
    <w:rsid w:val="00E863A9"/>
    <w:rsid w:val="00E868AB"/>
    <w:rsid w:val="00E8695F"/>
    <w:rsid w:val="00E86B58"/>
    <w:rsid w:val="00E86BAF"/>
    <w:rsid w:val="00E86DA5"/>
    <w:rsid w:val="00E86EA1"/>
    <w:rsid w:val="00E870F5"/>
    <w:rsid w:val="00E87154"/>
    <w:rsid w:val="00E8723B"/>
    <w:rsid w:val="00E87653"/>
    <w:rsid w:val="00E87ADC"/>
    <w:rsid w:val="00E87D43"/>
    <w:rsid w:val="00E87E12"/>
    <w:rsid w:val="00E87F45"/>
    <w:rsid w:val="00E90166"/>
    <w:rsid w:val="00E901CF"/>
    <w:rsid w:val="00E91924"/>
    <w:rsid w:val="00E91964"/>
    <w:rsid w:val="00E91A4A"/>
    <w:rsid w:val="00E92056"/>
    <w:rsid w:val="00E924CD"/>
    <w:rsid w:val="00E9271A"/>
    <w:rsid w:val="00E92B52"/>
    <w:rsid w:val="00E92F52"/>
    <w:rsid w:val="00E93474"/>
    <w:rsid w:val="00E93CD3"/>
    <w:rsid w:val="00E93FE0"/>
    <w:rsid w:val="00E94067"/>
    <w:rsid w:val="00E94195"/>
    <w:rsid w:val="00E946C5"/>
    <w:rsid w:val="00E9491E"/>
    <w:rsid w:val="00E94A03"/>
    <w:rsid w:val="00E94C5E"/>
    <w:rsid w:val="00E952DA"/>
    <w:rsid w:val="00E95748"/>
    <w:rsid w:val="00E957B4"/>
    <w:rsid w:val="00E95928"/>
    <w:rsid w:val="00E95963"/>
    <w:rsid w:val="00E95A60"/>
    <w:rsid w:val="00E95EFC"/>
    <w:rsid w:val="00E95F46"/>
    <w:rsid w:val="00E96099"/>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388"/>
    <w:rsid w:val="00EA265E"/>
    <w:rsid w:val="00EA26C4"/>
    <w:rsid w:val="00EA2B72"/>
    <w:rsid w:val="00EA2BF0"/>
    <w:rsid w:val="00EA2BFF"/>
    <w:rsid w:val="00EA2D0D"/>
    <w:rsid w:val="00EA342B"/>
    <w:rsid w:val="00EA349F"/>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A2"/>
    <w:rsid w:val="00EA74FB"/>
    <w:rsid w:val="00EA79AA"/>
    <w:rsid w:val="00EB05F9"/>
    <w:rsid w:val="00EB09FF"/>
    <w:rsid w:val="00EB0F5E"/>
    <w:rsid w:val="00EB13D3"/>
    <w:rsid w:val="00EB1647"/>
    <w:rsid w:val="00EB1A51"/>
    <w:rsid w:val="00EB1F9B"/>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4E8E"/>
    <w:rsid w:val="00EB5168"/>
    <w:rsid w:val="00EB5232"/>
    <w:rsid w:val="00EB5E96"/>
    <w:rsid w:val="00EB6B8E"/>
    <w:rsid w:val="00EB709A"/>
    <w:rsid w:val="00EB71CD"/>
    <w:rsid w:val="00EB737B"/>
    <w:rsid w:val="00EB7AF4"/>
    <w:rsid w:val="00EB7B70"/>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738"/>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5F2A"/>
    <w:rsid w:val="00EC64BF"/>
    <w:rsid w:val="00EC64EB"/>
    <w:rsid w:val="00EC69EA"/>
    <w:rsid w:val="00EC6AFD"/>
    <w:rsid w:val="00EC6C25"/>
    <w:rsid w:val="00EC6F40"/>
    <w:rsid w:val="00EC73D1"/>
    <w:rsid w:val="00EC79FB"/>
    <w:rsid w:val="00ED007A"/>
    <w:rsid w:val="00ED0526"/>
    <w:rsid w:val="00ED076A"/>
    <w:rsid w:val="00ED0845"/>
    <w:rsid w:val="00ED0D3B"/>
    <w:rsid w:val="00ED0F5F"/>
    <w:rsid w:val="00ED109F"/>
    <w:rsid w:val="00ED13C1"/>
    <w:rsid w:val="00ED182B"/>
    <w:rsid w:val="00ED1A77"/>
    <w:rsid w:val="00ED1B82"/>
    <w:rsid w:val="00ED1C75"/>
    <w:rsid w:val="00ED1D12"/>
    <w:rsid w:val="00ED1ED5"/>
    <w:rsid w:val="00ED1F71"/>
    <w:rsid w:val="00ED1FE5"/>
    <w:rsid w:val="00ED20DC"/>
    <w:rsid w:val="00ED212F"/>
    <w:rsid w:val="00ED245D"/>
    <w:rsid w:val="00ED2504"/>
    <w:rsid w:val="00ED2782"/>
    <w:rsid w:val="00ED285E"/>
    <w:rsid w:val="00ED2D00"/>
    <w:rsid w:val="00ED3B88"/>
    <w:rsid w:val="00ED3E7C"/>
    <w:rsid w:val="00ED402A"/>
    <w:rsid w:val="00ED41E4"/>
    <w:rsid w:val="00ED4760"/>
    <w:rsid w:val="00ED4B3D"/>
    <w:rsid w:val="00ED4E31"/>
    <w:rsid w:val="00ED52DC"/>
    <w:rsid w:val="00ED54D3"/>
    <w:rsid w:val="00ED589E"/>
    <w:rsid w:val="00ED5C37"/>
    <w:rsid w:val="00ED5FB5"/>
    <w:rsid w:val="00ED61B4"/>
    <w:rsid w:val="00ED6690"/>
    <w:rsid w:val="00ED67B2"/>
    <w:rsid w:val="00ED696E"/>
    <w:rsid w:val="00ED6D0D"/>
    <w:rsid w:val="00ED7289"/>
    <w:rsid w:val="00ED765E"/>
    <w:rsid w:val="00ED7751"/>
    <w:rsid w:val="00ED7773"/>
    <w:rsid w:val="00ED7A29"/>
    <w:rsid w:val="00ED7B73"/>
    <w:rsid w:val="00ED7B81"/>
    <w:rsid w:val="00ED7CE4"/>
    <w:rsid w:val="00EE0013"/>
    <w:rsid w:val="00EE006D"/>
    <w:rsid w:val="00EE04E1"/>
    <w:rsid w:val="00EE068C"/>
    <w:rsid w:val="00EE06AD"/>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101"/>
    <w:rsid w:val="00EE4454"/>
    <w:rsid w:val="00EE4C64"/>
    <w:rsid w:val="00EE5267"/>
    <w:rsid w:val="00EE592A"/>
    <w:rsid w:val="00EE617D"/>
    <w:rsid w:val="00EE64C5"/>
    <w:rsid w:val="00EE6659"/>
    <w:rsid w:val="00EE6766"/>
    <w:rsid w:val="00EE67E6"/>
    <w:rsid w:val="00EE6D89"/>
    <w:rsid w:val="00EE7266"/>
    <w:rsid w:val="00EE73EB"/>
    <w:rsid w:val="00EE7408"/>
    <w:rsid w:val="00EE7964"/>
    <w:rsid w:val="00EE7A9A"/>
    <w:rsid w:val="00EF020D"/>
    <w:rsid w:val="00EF0513"/>
    <w:rsid w:val="00EF063B"/>
    <w:rsid w:val="00EF176A"/>
    <w:rsid w:val="00EF187D"/>
    <w:rsid w:val="00EF1DD0"/>
    <w:rsid w:val="00EF2042"/>
    <w:rsid w:val="00EF22A4"/>
    <w:rsid w:val="00EF2303"/>
    <w:rsid w:val="00EF2865"/>
    <w:rsid w:val="00EF343A"/>
    <w:rsid w:val="00EF3BA6"/>
    <w:rsid w:val="00EF3D9A"/>
    <w:rsid w:val="00EF40E6"/>
    <w:rsid w:val="00EF4231"/>
    <w:rsid w:val="00EF48AE"/>
    <w:rsid w:val="00EF4B08"/>
    <w:rsid w:val="00EF4B0E"/>
    <w:rsid w:val="00EF4FF1"/>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04"/>
    <w:rsid w:val="00F030F6"/>
    <w:rsid w:val="00F030F7"/>
    <w:rsid w:val="00F03152"/>
    <w:rsid w:val="00F03376"/>
    <w:rsid w:val="00F0354F"/>
    <w:rsid w:val="00F03720"/>
    <w:rsid w:val="00F03915"/>
    <w:rsid w:val="00F039C6"/>
    <w:rsid w:val="00F03B55"/>
    <w:rsid w:val="00F03CDA"/>
    <w:rsid w:val="00F03E72"/>
    <w:rsid w:val="00F03EFD"/>
    <w:rsid w:val="00F04463"/>
    <w:rsid w:val="00F045E3"/>
    <w:rsid w:val="00F04781"/>
    <w:rsid w:val="00F04A62"/>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1FF"/>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3F"/>
    <w:rsid w:val="00F14F9C"/>
    <w:rsid w:val="00F1512C"/>
    <w:rsid w:val="00F1561E"/>
    <w:rsid w:val="00F15901"/>
    <w:rsid w:val="00F1593F"/>
    <w:rsid w:val="00F1606E"/>
    <w:rsid w:val="00F161A5"/>
    <w:rsid w:val="00F161C7"/>
    <w:rsid w:val="00F16595"/>
    <w:rsid w:val="00F16968"/>
    <w:rsid w:val="00F16CD3"/>
    <w:rsid w:val="00F17D1D"/>
    <w:rsid w:val="00F17D4C"/>
    <w:rsid w:val="00F2002C"/>
    <w:rsid w:val="00F2010A"/>
    <w:rsid w:val="00F2025A"/>
    <w:rsid w:val="00F204A1"/>
    <w:rsid w:val="00F20736"/>
    <w:rsid w:val="00F21126"/>
    <w:rsid w:val="00F2137C"/>
    <w:rsid w:val="00F21BDA"/>
    <w:rsid w:val="00F224AE"/>
    <w:rsid w:val="00F2274E"/>
    <w:rsid w:val="00F22927"/>
    <w:rsid w:val="00F22E48"/>
    <w:rsid w:val="00F22F62"/>
    <w:rsid w:val="00F23515"/>
    <w:rsid w:val="00F23970"/>
    <w:rsid w:val="00F23B98"/>
    <w:rsid w:val="00F2461E"/>
    <w:rsid w:val="00F24A82"/>
    <w:rsid w:val="00F24F22"/>
    <w:rsid w:val="00F24F7B"/>
    <w:rsid w:val="00F251AD"/>
    <w:rsid w:val="00F254B1"/>
    <w:rsid w:val="00F2557E"/>
    <w:rsid w:val="00F25815"/>
    <w:rsid w:val="00F25B2C"/>
    <w:rsid w:val="00F25FF4"/>
    <w:rsid w:val="00F266C3"/>
    <w:rsid w:val="00F266EE"/>
    <w:rsid w:val="00F266FF"/>
    <w:rsid w:val="00F2779D"/>
    <w:rsid w:val="00F27DCD"/>
    <w:rsid w:val="00F27E2F"/>
    <w:rsid w:val="00F30096"/>
    <w:rsid w:val="00F301B5"/>
    <w:rsid w:val="00F303C2"/>
    <w:rsid w:val="00F30542"/>
    <w:rsid w:val="00F3055D"/>
    <w:rsid w:val="00F305BA"/>
    <w:rsid w:val="00F30B6C"/>
    <w:rsid w:val="00F31389"/>
    <w:rsid w:val="00F315D7"/>
    <w:rsid w:val="00F315DE"/>
    <w:rsid w:val="00F31F7B"/>
    <w:rsid w:val="00F32096"/>
    <w:rsid w:val="00F323BF"/>
    <w:rsid w:val="00F323EB"/>
    <w:rsid w:val="00F32824"/>
    <w:rsid w:val="00F33172"/>
    <w:rsid w:val="00F331E9"/>
    <w:rsid w:val="00F33931"/>
    <w:rsid w:val="00F33B02"/>
    <w:rsid w:val="00F33D35"/>
    <w:rsid w:val="00F344FE"/>
    <w:rsid w:val="00F34626"/>
    <w:rsid w:val="00F347D5"/>
    <w:rsid w:val="00F349C1"/>
    <w:rsid w:val="00F34FE4"/>
    <w:rsid w:val="00F3512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C91"/>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4793B"/>
    <w:rsid w:val="00F50062"/>
    <w:rsid w:val="00F504CA"/>
    <w:rsid w:val="00F50577"/>
    <w:rsid w:val="00F506D8"/>
    <w:rsid w:val="00F508E4"/>
    <w:rsid w:val="00F510A8"/>
    <w:rsid w:val="00F5128E"/>
    <w:rsid w:val="00F512B2"/>
    <w:rsid w:val="00F51ABE"/>
    <w:rsid w:val="00F51D7E"/>
    <w:rsid w:val="00F51E9E"/>
    <w:rsid w:val="00F51F79"/>
    <w:rsid w:val="00F52242"/>
    <w:rsid w:val="00F524F1"/>
    <w:rsid w:val="00F52513"/>
    <w:rsid w:val="00F5257E"/>
    <w:rsid w:val="00F52630"/>
    <w:rsid w:val="00F526CF"/>
    <w:rsid w:val="00F52793"/>
    <w:rsid w:val="00F528E9"/>
    <w:rsid w:val="00F530AF"/>
    <w:rsid w:val="00F53152"/>
    <w:rsid w:val="00F531C7"/>
    <w:rsid w:val="00F53AAE"/>
    <w:rsid w:val="00F53B36"/>
    <w:rsid w:val="00F53D49"/>
    <w:rsid w:val="00F53F05"/>
    <w:rsid w:val="00F54220"/>
    <w:rsid w:val="00F5464A"/>
    <w:rsid w:val="00F54B78"/>
    <w:rsid w:val="00F54DDF"/>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864"/>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0EE"/>
    <w:rsid w:val="00F71528"/>
    <w:rsid w:val="00F720C2"/>
    <w:rsid w:val="00F721C0"/>
    <w:rsid w:val="00F722A0"/>
    <w:rsid w:val="00F72346"/>
    <w:rsid w:val="00F7236C"/>
    <w:rsid w:val="00F7278C"/>
    <w:rsid w:val="00F728E3"/>
    <w:rsid w:val="00F73251"/>
    <w:rsid w:val="00F73437"/>
    <w:rsid w:val="00F736FD"/>
    <w:rsid w:val="00F73A76"/>
    <w:rsid w:val="00F73D2C"/>
    <w:rsid w:val="00F745F0"/>
    <w:rsid w:val="00F7464D"/>
    <w:rsid w:val="00F74B21"/>
    <w:rsid w:val="00F74BBB"/>
    <w:rsid w:val="00F74CDB"/>
    <w:rsid w:val="00F75407"/>
    <w:rsid w:val="00F754FC"/>
    <w:rsid w:val="00F75697"/>
    <w:rsid w:val="00F757D8"/>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86B"/>
    <w:rsid w:val="00F8299F"/>
    <w:rsid w:val="00F82BBE"/>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836"/>
    <w:rsid w:val="00F879E7"/>
    <w:rsid w:val="00F87ACA"/>
    <w:rsid w:val="00F87AFF"/>
    <w:rsid w:val="00F87B03"/>
    <w:rsid w:val="00F87BD4"/>
    <w:rsid w:val="00F87F51"/>
    <w:rsid w:val="00F9002C"/>
    <w:rsid w:val="00F9046F"/>
    <w:rsid w:val="00F90650"/>
    <w:rsid w:val="00F90736"/>
    <w:rsid w:val="00F9079C"/>
    <w:rsid w:val="00F90AFD"/>
    <w:rsid w:val="00F90B75"/>
    <w:rsid w:val="00F91216"/>
    <w:rsid w:val="00F91270"/>
    <w:rsid w:val="00F918DF"/>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59B1"/>
    <w:rsid w:val="00F95D70"/>
    <w:rsid w:val="00F95F34"/>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AD3"/>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B1"/>
    <w:rsid w:val="00FA42E4"/>
    <w:rsid w:val="00FA4319"/>
    <w:rsid w:val="00FA4677"/>
    <w:rsid w:val="00FA46D7"/>
    <w:rsid w:val="00FA4B29"/>
    <w:rsid w:val="00FA4EDE"/>
    <w:rsid w:val="00FA5348"/>
    <w:rsid w:val="00FA54B1"/>
    <w:rsid w:val="00FA54FA"/>
    <w:rsid w:val="00FA56C0"/>
    <w:rsid w:val="00FA5858"/>
    <w:rsid w:val="00FA5D26"/>
    <w:rsid w:val="00FA68A6"/>
    <w:rsid w:val="00FA68B3"/>
    <w:rsid w:val="00FA68E8"/>
    <w:rsid w:val="00FA7180"/>
    <w:rsid w:val="00FA7529"/>
    <w:rsid w:val="00FA762D"/>
    <w:rsid w:val="00FA7A6C"/>
    <w:rsid w:val="00FA7D83"/>
    <w:rsid w:val="00FA7EDF"/>
    <w:rsid w:val="00FB0090"/>
    <w:rsid w:val="00FB0093"/>
    <w:rsid w:val="00FB038D"/>
    <w:rsid w:val="00FB0689"/>
    <w:rsid w:val="00FB075E"/>
    <w:rsid w:val="00FB0B2B"/>
    <w:rsid w:val="00FB0C40"/>
    <w:rsid w:val="00FB0E07"/>
    <w:rsid w:val="00FB101C"/>
    <w:rsid w:val="00FB1897"/>
    <w:rsid w:val="00FB1A29"/>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74B"/>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93"/>
    <w:rsid w:val="00FC06FC"/>
    <w:rsid w:val="00FC07B1"/>
    <w:rsid w:val="00FC07F8"/>
    <w:rsid w:val="00FC09A3"/>
    <w:rsid w:val="00FC0B5E"/>
    <w:rsid w:val="00FC0D76"/>
    <w:rsid w:val="00FC0F26"/>
    <w:rsid w:val="00FC0FAD"/>
    <w:rsid w:val="00FC1651"/>
    <w:rsid w:val="00FC19BA"/>
    <w:rsid w:val="00FC1C19"/>
    <w:rsid w:val="00FC2324"/>
    <w:rsid w:val="00FC3404"/>
    <w:rsid w:val="00FC343E"/>
    <w:rsid w:val="00FC3911"/>
    <w:rsid w:val="00FC3C48"/>
    <w:rsid w:val="00FC4795"/>
    <w:rsid w:val="00FC492D"/>
    <w:rsid w:val="00FC4D1E"/>
    <w:rsid w:val="00FC5111"/>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C02"/>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33"/>
    <w:rsid w:val="00FD3BAB"/>
    <w:rsid w:val="00FD3CCF"/>
    <w:rsid w:val="00FD3CF8"/>
    <w:rsid w:val="00FD3EEE"/>
    <w:rsid w:val="00FD40A0"/>
    <w:rsid w:val="00FD4451"/>
    <w:rsid w:val="00FD45EC"/>
    <w:rsid w:val="00FD4865"/>
    <w:rsid w:val="00FD4A57"/>
    <w:rsid w:val="00FD4B58"/>
    <w:rsid w:val="00FD53CC"/>
    <w:rsid w:val="00FD55D4"/>
    <w:rsid w:val="00FD560D"/>
    <w:rsid w:val="00FD5C21"/>
    <w:rsid w:val="00FD5C65"/>
    <w:rsid w:val="00FD5DA8"/>
    <w:rsid w:val="00FD5F4A"/>
    <w:rsid w:val="00FD62E1"/>
    <w:rsid w:val="00FD6355"/>
    <w:rsid w:val="00FD6B88"/>
    <w:rsid w:val="00FD6E76"/>
    <w:rsid w:val="00FD737B"/>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5C72"/>
    <w:rsid w:val="00FE60A7"/>
    <w:rsid w:val="00FE669F"/>
    <w:rsid w:val="00FE6AB2"/>
    <w:rsid w:val="00FE70EC"/>
    <w:rsid w:val="00FE765B"/>
    <w:rsid w:val="00FE77C9"/>
    <w:rsid w:val="00FE7866"/>
    <w:rsid w:val="00FE78A6"/>
    <w:rsid w:val="00FE78B0"/>
    <w:rsid w:val="00FE7D94"/>
    <w:rsid w:val="00FE7FB7"/>
    <w:rsid w:val="00FF019C"/>
    <w:rsid w:val="00FF0206"/>
    <w:rsid w:val="00FF0543"/>
    <w:rsid w:val="00FF0B87"/>
    <w:rsid w:val="00FF0CC6"/>
    <w:rsid w:val="00FF0D7A"/>
    <w:rsid w:val="00FF0FEA"/>
    <w:rsid w:val="00FF112B"/>
    <w:rsid w:val="00FF18B1"/>
    <w:rsid w:val="00FF1989"/>
    <w:rsid w:val="00FF19FE"/>
    <w:rsid w:val="00FF1D1E"/>
    <w:rsid w:val="00FF20B0"/>
    <w:rsid w:val="00FF29C5"/>
    <w:rsid w:val="00FF2C02"/>
    <w:rsid w:val="00FF2EE2"/>
    <w:rsid w:val="00FF2F3D"/>
    <w:rsid w:val="00FF3131"/>
    <w:rsid w:val="00FF32C2"/>
    <w:rsid w:val="00FF333E"/>
    <w:rsid w:val="00FF33B8"/>
    <w:rsid w:val="00FF343F"/>
    <w:rsid w:val="00FF3885"/>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745"/>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A6B"/>
  <w15:chartTrackingRefBased/>
  <w15:docId w15:val="{B901258D-2C33-4D58-9822-8D828662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styleId="UnresolvedMention">
    <w:name w:val="Unresolved Mention"/>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 w:type="character" w:customStyle="1" w:styleId="element-citation">
    <w:name w:val="element-citation"/>
    <w:basedOn w:val="DefaultParagraphFont"/>
    <w:rsid w:val="006269D2"/>
  </w:style>
  <w:style w:type="paragraph" w:styleId="Revision">
    <w:name w:val="Revision"/>
    <w:hidden/>
    <w:uiPriority w:val="99"/>
    <w:semiHidden/>
    <w:rsid w:val="00872A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73860345">
      <w:bodyDiv w:val="1"/>
      <w:marLeft w:val="0"/>
      <w:marRight w:val="0"/>
      <w:marTop w:val="0"/>
      <w:marBottom w:val="0"/>
      <w:divBdr>
        <w:top w:val="none" w:sz="0" w:space="0" w:color="auto"/>
        <w:left w:val="none" w:sz="0" w:space="0" w:color="auto"/>
        <w:bottom w:val="none" w:sz="0" w:space="0" w:color="auto"/>
        <w:right w:val="none" w:sz="0" w:space="0" w:color="auto"/>
      </w:divBdr>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665329726">
          <w:marLeft w:val="0"/>
          <w:marRight w:val="0"/>
          <w:marTop w:val="0"/>
          <w:marBottom w:val="0"/>
          <w:divBdr>
            <w:top w:val="none" w:sz="0" w:space="0" w:color="auto"/>
            <w:left w:val="none" w:sz="0" w:space="0" w:color="auto"/>
            <w:bottom w:val="none" w:sz="0" w:space="0" w:color="auto"/>
            <w:right w:val="none" w:sz="0" w:space="0" w:color="auto"/>
          </w:divBdr>
        </w:div>
        <w:div w:id="216866468">
          <w:marLeft w:val="0"/>
          <w:marRight w:val="0"/>
          <w:marTop w:val="0"/>
          <w:marBottom w:val="0"/>
          <w:divBdr>
            <w:top w:val="none" w:sz="0" w:space="0" w:color="auto"/>
            <w:left w:val="none" w:sz="0" w:space="0" w:color="auto"/>
            <w:bottom w:val="none" w:sz="0" w:space="0" w:color="auto"/>
            <w:right w:val="none" w:sz="0" w:space="0" w:color="auto"/>
          </w:divBdr>
        </w:div>
      </w:divsChild>
    </w:div>
    <w:div w:id="175001988">
      <w:bodyDiv w:val="1"/>
      <w:marLeft w:val="0"/>
      <w:marRight w:val="0"/>
      <w:marTop w:val="0"/>
      <w:marBottom w:val="0"/>
      <w:divBdr>
        <w:top w:val="none" w:sz="0" w:space="0" w:color="auto"/>
        <w:left w:val="none" w:sz="0" w:space="0" w:color="auto"/>
        <w:bottom w:val="none" w:sz="0" w:space="0" w:color="auto"/>
        <w:right w:val="none" w:sz="0" w:space="0" w:color="auto"/>
      </w:divBdr>
      <w:divsChild>
        <w:div w:id="1812595701">
          <w:marLeft w:val="0"/>
          <w:marRight w:val="0"/>
          <w:marTop w:val="0"/>
          <w:marBottom w:val="0"/>
          <w:divBdr>
            <w:top w:val="none" w:sz="0" w:space="0" w:color="auto"/>
            <w:left w:val="none" w:sz="0" w:space="0" w:color="auto"/>
            <w:bottom w:val="none" w:sz="0" w:space="0" w:color="auto"/>
            <w:right w:val="none" w:sz="0" w:space="0" w:color="auto"/>
          </w:divBdr>
        </w:div>
        <w:div w:id="1489597105">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12171">
      <w:bodyDiv w:val="1"/>
      <w:marLeft w:val="0"/>
      <w:marRight w:val="0"/>
      <w:marTop w:val="0"/>
      <w:marBottom w:val="0"/>
      <w:divBdr>
        <w:top w:val="none" w:sz="0" w:space="0" w:color="auto"/>
        <w:left w:val="none" w:sz="0" w:space="0" w:color="auto"/>
        <w:bottom w:val="none" w:sz="0" w:space="0" w:color="auto"/>
        <w:right w:val="none" w:sz="0" w:space="0" w:color="auto"/>
      </w:divBdr>
    </w:div>
    <w:div w:id="450906780">
      <w:bodyDiv w:val="1"/>
      <w:marLeft w:val="0"/>
      <w:marRight w:val="0"/>
      <w:marTop w:val="0"/>
      <w:marBottom w:val="0"/>
      <w:divBdr>
        <w:top w:val="none" w:sz="0" w:space="0" w:color="auto"/>
        <w:left w:val="none" w:sz="0" w:space="0" w:color="auto"/>
        <w:bottom w:val="none" w:sz="0" w:space="0" w:color="auto"/>
        <w:right w:val="none" w:sz="0" w:space="0" w:color="auto"/>
      </w:divBdr>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690256939">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190587252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25941280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19365237">
          <w:marLeft w:val="0"/>
          <w:marRight w:val="0"/>
          <w:marTop w:val="0"/>
          <w:marBottom w:val="0"/>
          <w:divBdr>
            <w:top w:val="none" w:sz="0" w:space="0" w:color="auto"/>
            <w:left w:val="none" w:sz="0" w:space="0" w:color="auto"/>
            <w:bottom w:val="none" w:sz="0" w:space="0" w:color="auto"/>
            <w:right w:val="none" w:sz="0" w:space="0" w:color="auto"/>
          </w:divBdr>
        </w:div>
        <w:div w:id="909072445">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741420">
      <w:bodyDiv w:val="1"/>
      <w:marLeft w:val="0"/>
      <w:marRight w:val="0"/>
      <w:marTop w:val="0"/>
      <w:marBottom w:val="0"/>
      <w:divBdr>
        <w:top w:val="none" w:sz="0" w:space="0" w:color="auto"/>
        <w:left w:val="none" w:sz="0" w:space="0" w:color="auto"/>
        <w:bottom w:val="none" w:sz="0" w:space="0" w:color="auto"/>
        <w:right w:val="none" w:sz="0" w:space="0" w:color="auto"/>
      </w:divBdr>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286814614">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464074625">
      <w:bodyDiv w:val="1"/>
      <w:marLeft w:val="0"/>
      <w:marRight w:val="0"/>
      <w:marTop w:val="0"/>
      <w:marBottom w:val="0"/>
      <w:divBdr>
        <w:top w:val="none" w:sz="0" w:space="0" w:color="auto"/>
        <w:left w:val="none" w:sz="0" w:space="0" w:color="auto"/>
        <w:bottom w:val="none" w:sz="0" w:space="0" w:color="auto"/>
        <w:right w:val="none" w:sz="0" w:space="0" w:color="auto"/>
      </w:divBdr>
    </w:div>
    <w:div w:id="1480263431">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1167132413">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320237475">
          <w:marLeft w:val="0"/>
          <w:marRight w:val="0"/>
          <w:marTop w:val="0"/>
          <w:marBottom w:val="0"/>
          <w:divBdr>
            <w:top w:val="none" w:sz="0" w:space="0" w:color="auto"/>
            <w:left w:val="none" w:sz="0" w:space="0" w:color="auto"/>
            <w:bottom w:val="none" w:sz="0" w:space="0" w:color="auto"/>
            <w:right w:val="none" w:sz="0" w:space="0" w:color="auto"/>
          </w:divBdr>
        </w:div>
      </w:divsChild>
    </w:div>
    <w:div w:id="1750074587">
      <w:bodyDiv w:val="1"/>
      <w:marLeft w:val="0"/>
      <w:marRight w:val="0"/>
      <w:marTop w:val="0"/>
      <w:marBottom w:val="0"/>
      <w:divBdr>
        <w:top w:val="none" w:sz="0" w:space="0" w:color="auto"/>
        <w:left w:val="none" w:sz="0" w:space="0" w:color="auto"/>
        <w:bottom w:val="none" w:sz="0" w:space="0" w:color="auto"/>
        <w:right w:val="none" w:sz="0" w:space="0" w:color="auto"/>
      </w:divBdr>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53537608">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 w:id="212700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mero.ale@gmail.com" TargetMode="External"/><Relationship Id="rId13" Type="http://schemas.openxmlformats.org/officeDocument/2006/relationships/hyperlink" Target="https://whalinghistory.org/av/logs/coml/" TargetMode="External"/><Relationship Id="rId18" Type="http://schemas.microsoft.com/office/2016/09/relationships/commentsIds" Target="commentsIds.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halinghistory.org/av/logs/townsend/" TargetMode="External"/><Relationship Id="rId17" Type="http://schemas.microsoft.com/office/2011/relationships/commentsExtended" Target="commentsExtended.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linghistory.org/av/logs/maury/"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nationalarchives.gov.uk/" TargetMode="External"/><Relationship Id="rId23" Type="http://schemas.openxmlformats.org/officeDocument/2006/relationships/image" Target="media/image4.png"/><Relationship Id="rId28" Type="http://schemas.microsoft.com/office/2011/relationships/people" Target="people.xml"/><Relationship Id="rId10" Type="http://schemas.openxmlformats.org/officeDocument/2006/relationships/hyperlink" Target="https://whalinghistory.org/av/logs/aowl/" TargetMode="Externa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www.whalinghistory.org" TargetMode="External"/><Relationship Id="rId14" Type="http://schemas.openxmlformats.org/officeDocument/2006/relationships/hyperlink" Target="http://www.coml.org"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42CCE195-91CC-4ADA-88B7-36D36931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13417</Words>
  <Characters>76478</Characters>
  <Application>Microsoft Office Word</Application>
  <DocSecurity>0</DocSecurity>
  <Lines>637</Lines>
  <Paragraphs>179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Grant Adams</cp:lastModifiedBy>
  <cp:revision>4</cp:revision>
  <dcterms:created xsi:type="dcterms:W3CDTF">2021-08-02T23:09:00Z</dcterms:created>
  <dcterms:modified xsi:type="dcterms:W3CDTF">2021-08-03T01:33:00Z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