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w:t>
      </w:r>
      <w:proofErr w:type="spellStart"/>
      <w:r w:rsidR="00172FDE" w:rsidRPr="00C521EC">
        <w:rPr>
          <w:rFonts w:ascii="Times New Roman" w:hAnsi="Times New Roman" w:cs="Times New Roman"/>
          <w:lang w:val="en-US"/>
        </w:rPr>
        <w:t>Madryn</w:t>
      </w:r>
      <w:proofErr w:type="spellEnd"/>
      <w:r w:rsidR="00172FDE" w:rsidRPr="00C521EC">
        <w:rPr>
          <w:rFonts w:ascii="Times New Roman" w:hAnsi="Times New Roman" w:cs="Times New Roman"/>
          <w:lang w:val="en-US"/>
        </w:rPr>
        <w:t>,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0EE2510B"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proofErr w:type="spellStart"/>
      <w:r w:rsidRPr="0028362F">
        <w:rPr>
          <w:rFonts w:ascii="Times New Roman" w:hAnsi="Times New Roman" w:cs="Times New Roman"/>
          <w:i/>
          <w:iCs/>
          <w:lang w:val="en-US"/>
        </w:rPr>
        <w:t>Eubalena</w:t>
      </w:r>
      <w:proofErr w:type="spellEnd"/>
      <w:r w:rsidRPr="0028362F">
        <w:rPr>
          <w:rFonts w:ascii="Times New Roman" w:hAnsi="Times New Roman" w:cs="Times New Roman"/>
          <w:i/>
          <w:iCs/>
          <w:lang w:val="en-US"/>
        </w:rPr>
        <w:t xml:space="preserve"> australis</w:t>
      </w:r>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Grant Adams" w:date="2021-08-02T15:58:00Z">
          <w:r w:rsidR="005E743E" w:rsidRPr="0028362F" w:rsidDel="00805B9F">
            <w:rPr>
              <w:rFonts w:ascii="Times New Roman" w:hAnsi="Times New Roman" w:cs="Times New Roman"/>
              <w:lang w:val="en-GB"/>
            </w:rPr>
            <w:delText>6</w:delText>
          </w:r>
        </w:del>
      </w:ins>
      <w:ins w:id="2" w:author="Grant Adams"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Grant Adams"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,090</w:t>
        </w:r>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3,331</w:t>
        </w:r>
        <w:r w:rsidR="0071135E" w:rsidRPr="0042677E">
          <w:rPr>
            <w:rFonts w:ascii="Times New Roman" w:hAnsi="Times New Roman" w:cs="Times New Roman"/>
            <w:color w:val="000000"/>
            <w:lang w:val="en-GB"/>
          </w:rPr>
          <w:t>–</w:t>
        </w:r>
      </w:ins>
      <w:ins w:id="6" w:author="Maria Alejandra Romero" w:date="2021-07-31T00:44:00Z">
        <w:r w:rsidR="00CD6E22" w:rsidRPr="0042677E">
          <w:rPr>
            <w:rFonts w:ascii="Times New Roman" w:hAnsi="Times New Roman" w:cs="Times New Roman"/>
            <w:color w:val="000000"/>
            <w:lang w:val="en-GB"/>
          </w:rPr>
          <w:t>100,707</w:t>
        </w:r>
      </w:ins>
      <w:ins w:id="7"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8"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9"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0"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11"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12"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13" w:author="Maria Alejandra Romero" w:date="2021-07-31T00:47:00Z">
            <w:rPr>
              <w:rFonts w:ascii="Times New Roman" w:hAnsi="Times New Roman" w:cs="Times New Roman"/>
              <w:highlight w:val="yellow"/>
              <w:lang w:val="en-GB"/>
            </w:rPr>
          </w:rPrChange>
        </w:rPr>
        <w:t xml:space="preserve"> than 1</w:t>
      </w:r>
      <w:r w:rsidR="00EC3CEB" w:rsidRPr="0042677E">
        <w:rPr>
          <w:rFonts w:ascii="Times New Roman" w:hAnsi="Times New Roman" w:cs="Times New Roman"/>
          <w:lang w:val="en-GB"/>
          <w:rPrChange w:id="14"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15"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16"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17"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18" w:author="Maria Alejandra Romero" w:date="2021-07-31T00:47:00Z">
            <w:rPr>
              <w:rFonts w:ascii="Times New Roman" w:eastAsiaTheme="minorEastAsia" w:hAnsi="Times New Roman" w:cs="Times New Roman"/>
              <w:highlight w:val="yellow"/>
              <w:lang w:val="en-GB"/>
            </w:rPr>
          </w:rPrChange>
        </w:rPr>
        <w:t xml:space="preserve">is estimated at </w:t>
      </w:r>
      <w:ins w:id="19" w:author="Maria Alejandra Romero" w:date="2021-07-31T00:45:00Z">
        <w:r w:rsidR="00224EF2" w:rsidRPr="0042677E">
          <w:rPr>
            <w:rFonts w:ascii="Times New Roman" w:eastAsiaTheme="minorEastAsia" w:hAnsi="Times New Roman" w:cs="Times New Roman"/>
            <w:lang w:val="en-GB"/>
            <w:rPrChange w:id="20" w:author="Maria Alejandra Romero" w:date="2021-07-31T00:47:00Z">
              <w:rPr>
                <w:rFonts w:ascii="Times New Roman" w:eastAsiaTheme="minorEastAsia" w:hAnsi="Times New Roman" w:cs="Times New Roman"/>
                <w:highlight w:val="yellow"/>
                <w:lang w:val="en-GB"/>
              </w:rPr>
            </w:rPrChange>
          </w:rPr>
          <w:t>4,7</w:t>
        </w:r>
      </w:ins>
      <w:del w:id="21" w:author="Maria Alejandra Romero" w:date="2021-07-31T00:45:00Z">
        <w:r w:rsidR="00255EF1" w:rsidRPr="0042677E" w:rsidDel="00224EF2">
          <w:rPr>
            <w:rFonts w:ascii="Times New Roman" w:eastAsiaTheme="minorEastAsia" w:hAnsi="Times New Roman" w:cs="Times New Roman"/>
            <w:lang w:val="en-GB"/>
            <w:rPrChange w:id="22"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23"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24" w:author="Maria Alejandra Romero" w:date="2021-07-31T00:47:00Z">
              <w:rPr>
                <w:rFonts w:ascii="Times New Roman" w:eastAsiaTheme="minorEastAsia" w:hAnsi="Times New Roman" w:cs="Times New Roman"/>
                <w:highlight w:val="yellow"/>
                <w:lang w:val="en-GB"/>
              </w:rPr>
            </w:rPrChange>
          </w:rPr>
          <w:delText>0</w:delText>
        </w:r>
      </w:del>
      <w:r w:rsidRPr="0042677E">
        <w:rPr>
          <w:rFonts w:ascii="Times New Roman" w:eastAsiaTheme="minorEastAsia" w:hAnsi="Times New Roman" w:cs="Times New Roman"/>
          <w:lang w:val="en-GB"/>
          <w:rPrChange w:id="25" w:author="Maria Alejandra Romero" w:date="2021-07-31T00:47:00Z">
            <w:rPr>
              <w:rFonts w:ascii="Times New Roman" w:eastAsiaTheme="minorEastAsia" w:hAnsi="Times New Roman" w:cs="Times New Roman"/>
              <w:highlight w:val="yellow"/>
              <w:lang w:val="en-GB"/>
            </w:rPr>
          </w:rPrChange>
        </w:rPr>
        <w:t>00 whales, suggesting that the SRW population remains small relative to its pre-exploitation abundance (</w:t>
      </w:r>
      <w:ins w:id="26" w:author="Maria Alejandra Romero" w:date="2021-07-31T00:46:00Z">
        <w:r w:rsidR="00C41EB9" w:rsidRPr="0042677E">
          <w:rPr>
            <w:rFonts w:ascii="Times New Roman" w:eastAsiaTheme="minorEastAsia" w:hAnsi="Times New Roman" w:cs="Times New Roman"/>
            <w:lang w:val="en-GB"/>
          </w:rPr>
          <w:t xml:space="preserve">median depletion </w:t>
        </w:r>
      </w:ins>
      <m:oMath>
        <m:sSub>
          <m:sSubPr>
            <m:ctrlPr>
              <w:ins w:id="27" w:author="Maria Alejandra Romero" w:date="2021-07-31T00:46:00Z">
                <w:rPr>
                  <w:rFonts w:ascii="Cambria Math" w:hAnsi="Cambria Math" w:cs="Times New Roman"/>
                  <w:i/>
                  <w:lang w:val="en-GB"/>
                </w:rPr>
              </w:ins>
            </m:ctrlPr>
          </m:sSubPr>
          <m:e>
            <m:r>
              <w:ins w:id="28" w:author="Maria Alejandra Romero" w:date="2021-07-31T00:46:00Z">
                <w:rPr>
                  <w:rFonts w:ascii="Cambria Math" w:hAnsi="Cambria Math" w:cs="Times New Roman"/>
                  <w:lang w:val="en-GB"/>
                </w:rPr>
                <m:t>P</m:t>
              </w:ins>
            </m:r>
          </m:e>
          <m:sub>
            <m:r>
              <w:ins w:id="29" w:author="Maria Alejandra Romero" w:date="2021-07-31T00:46:00Z">
                <w:rPr>
                  <w:rFonts w:ascii="Cambria Math" w:hAnsi="Cambria Math" w:cs="Times New Roman"/>
                  <w:lang w:val="en-GB"/>
                </w:rPr>
                <m:t>2021</m:t>
              </w:ins>
            </m:r>
          </m:sub>
        </m:sSub>
      </m:oMath>
      <w:ins w:id="30" w:author="Maria Alejandra Romero" w:date="2021-07-31T00:46:00Z">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31" w:author="Maria Alejandra Romero" w:date="2021-07-31T00:46:00Z">
        <w:r w:rsidRPr="0042677E" w:rsidDel="00224EF2">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33" w:author="Maria Alejandra Romero" w:date="2021-07-31T00:47:00Z">
              <w:rPr>
                <w:rFonts w:ascii="Times New Roman" w:eastAsiaTheme="minorEastAsia" w:hAnsi="Times New Roman" w:cs="Times New Roman"/>
                <w:highlight w:val="yellow"/>
                <w:lang w:val="en-GB"/>
              </w:rPr>
            </w:rPrChange>
          </w:rPr>
          <w:delText xml:space="preserve"> </w:delText>
        </w:r>
      </w:del>
      <w:del w:id="34" w:author="Maria Alejandra Romero" w:date="2021-07-31T00:45:00Z">
        <w:r w:rsidRPr="0042677E" w:rsidDel="00224EF2">
          <w:rPr>
            <w:rFonts w:ascii="Times New Roman" w:eastAsiaTheme="minorEastAsia" w:hAnsi="Times New Roman" w:cs="Times New Roman"/>
            <w:lang w:val="en-GB"/>
            <w:rPrChange w:id="35"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37"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8" w:author="Maria Alejandra Romero" w:date="2021-07-31T00:47:00Z">
              <w:rPr>
                <w:rFonts w:ascii="Times New Roman" w:eastAsiaTheme="minorEastAsia" w:hAnsi="Times New Roman" w:cs="Times New Roman"/>
                <w:highlight w:val="yellow"/>
                <w:lang w:val="en-GB"/>
              </w:rPr>
            </w:rPrChange>
          </w:rPr>
          <w:delText>8</w:delText>
        </w:r>
      </w:del>
      <w:del w:id="39" w:author="Maria Alejandra Romero" w:date="2021-07-31T00:46:00Z">
        <w:r w:rsidRPr="0042677E" w:rsidDel="00C41EB9">
          <w:rPr>
            <w:rFonts w:ascii="Times New Roman" w:eastAsiaTheme="minorEastAsia" w:hAnsi="Times New Roman" w:cs="Times New Roman"/>
            <w:lang w:val="en-GB"/>
            <w:rPrChange w:id="40"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41"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42"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43"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44"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45"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46"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47"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48"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49"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50"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51"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52"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53"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54"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55"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56"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57"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61"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62"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63"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64"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65"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65"/>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66"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66"/>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67" w:author="Grant Adams"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68" w:author="Grant Adams"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69" w:author="Grant Adams"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modern whaling dataset, however, has severely limited our ability to conduct regional assessments of the SRW commercial whaling in the past so as to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70" w:author="Grant Adams" w:date="2021-08-02T10:34:00Z">
        <w:r w:rsidR="00854A6F" w:rsidRPr="00F95D70" w:rsidDel="00EE4101">
          <w:rPr>
            <w:rFonts w:ascii="Times New Roman" w:hAnsi="Times New Roman" w:cs="Times New Roman"/>
            <w:lang w:val="en-US"/>
          </w:rPr>
          <w:delText xml:space="preserve">calculate </w:delText>
        </w:r>
      </w:del>
      <w:ins w:id="71" w:author="Grant Adams"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72" w:author="Grant Adams" w:date="2021-08-02T10:35:00Z">
        <w:r w:rsidR="00EE4101">
          <w:rPr>
            <w:rFonts w:ascii="Times New Roman" w:hAnsi="Times New Roman" w:cs="Times New Roman"/>
            <w:lang w:val="en-US"/>
          </w:rPr>
          <w:t>and pre-</w:t>
        </w:r>
      </w:ins>
      <w:ins w:id="73" w:author="Grant Adams"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74" w:author="Grant Adams"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75" w:author="Grant Adams" w:date="2021-08-02T10:34:00Z">
        <w:r w:rsidR="00854A6F" w:rsidRPr="00F95D70" w:rsidDel="00EE4101">
          <w:rPr>
            <w:rFonts w:ascii="Times New Roman" w:hAnsi="Times New Roman" w:cs="Times New Roman"/>
            <w:lang w:val="en-US"/>
          </w:rPr>
          <w:delText xml:space="preserve">estimates </w:delText>
        </w:r>
      </w:del>
      <w:del w:id="76" w:author="Grant Adams"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77" w:author="Grant Adams"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78" w:author="Grant Adams" w:date="2021-08-02T10:36:00Z">
        <w:r w:rsidR="00041951" w:rsidRPr="00F95D70" w:rsidDel="00EE4101">
          <w:rPr>
            <w:rFonts w:ascii="Times New Roman" w:hAnsi="Times New Roman" w:cs="Times New Roman"/>
            <w:lang w:val="en-US"/>
          </w:rPr>
          <w:delText xml:space="preserve">the parameters of </w:delText>
        </w:r>
      </w:del>
      <w:del w:id="79" w:author="Grant Adams"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80" w:author="Grant Adams"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r w:rsidR="00E559D1" w:rsidRPr="00F95D70">
        <w:rPr>
          <w:rFonts w:ascii="Times New Roman" w:hAnsi="Times New Roman" w:cs="Times New Roman"/>
          <w:lang w:val="en-US"/>
        </w:rPr>
        <w:t xml:space="preserve">so as to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81"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reconstructions are available for different 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 xml:space="preserve">but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032E85" w:rsidRPr="00390A54">
        <w:rPr>
          <w:rFonts w:ascii="Times New Roman" w:hAnsi="Times New Roman" w:cs="Times New Roman"/>
          <w:color w:val="auto"/>
          <w:sz w:val="22"/>
          <w:szCs w:val="22"/>
          <w:lang w:val="en-US"/>
        </w:rPr>
        <w:t>Pasquier</w:t>
      </w:r>
      <w:proofErr w:type="spellEnd"/>
      <w:r w:rsidR="00032E85" w:rsidRPr="00390A54">
        <w:rPr>
          <w:rFonts w:ascii="Times New Roman" w:hAnsi="Times New Roman" w:cs="Times New Roman"/>
          <w:color w:val="auto"/>
          <w:sz w:val="22"/>
          <w:szCs w:val="22"/>
          <w:lang w:val="en-US"/>
        </w:rPr>
        <w:t xml:space="preserve">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w:t>
      </w:r>
      <w:proofErr w:type="spellStart"/>
      <w:r w:rsidR="00B4242D" w:rsidRPr="00390A54">
        <w:rPr>
          <w:rFonts w:ascii="Times New Roman" w:hAnsi="Times New Roman" w:cs="Times New Roman"/>
          <w:color w:val="auto"/>
          <w:sz w:val="22"/>
          <w:szCs w:val="22"/>
          <w:lang w:val="en-US"/>
        </w:rPr>
        <w:t>CoML</w:t>
      </w:r>
      <w:proofErr w:type="spellEnd"/>
      <w:r w:rsidR="00B4242D" w:rsidRPr="00390A54">
        <w:rPr>
          <w:rFonts w:ascii="Times New Roman" w:hAnsi="Times New Roman" w:cs="Times New Roman"/>
          <w:color w:val="auto"/>
          <w:sz w:val="22"/>
          <w:szCs w:val="22"/>
          <w:lang w:val="en-US"/>
        </w:rPr>
        <w:t xml:space="preserve">,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proofErr w:type="spellStart"/>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proofErr w:type="spellEnd"/>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82" w:author="Grant Adams"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83" w:author="Grant Adams"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EC79FB" w:rsidRPr="00390A54">
        <w:rPr>
          <w:rFonts w:ascii="Times New Roman" w:hAnsi="Times New Roman" w:cs="Times New Roman"/>
          <w:color w:val="auto"/>
          <w:sz w:val="22"/>
          <w:szCs w:val="22"/>
          <w:lang w:val="en-US"/>
        </w:rPr>
        <w:t>Pasquier’s</w:t>
      </w:r>
      <w:proofErr w:type="spellEnd"/>
      <w:r w:rsidR="00EC79FB" w:rsidRPr="00390A54">
        <w:rPr>
          <w:rFonts w:ascii="Times New Roman" w:hAnsi="Times New Roman" w:cs="Times New Roman"/>
          <w:color w:val="auto"/>
          <w:sz w:val="22"/>
          <w:szCs w:val="22"/>
          <w:lang w:val="en-US"/>
        </w:rPr>
        <w:t xml:space="preserve">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similar to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 xml:space="preserve">obtained combing the three available data from </w:t>
      </w:r>
      <w:proofErr w:type="spellStart"/>
      <w:r w:rsidR="004E2BCD" w:rsidRPr="00390A54">
        <w:rPr>
          <w:rFonts w:ascii="Times New Roman" w:hAnsi="Times New Roman" w:cs="Times New Roman"/>
          <w:color w:val="auto"/>
          <w:sz w:val="22"/>
          <w:szCs w:val="22"/>
          <w:lang w:val="en-US"/>
        </w:rPr>
        <w:t>Tormosov</w:t>
      </w:r>
      <w:proofErr w:type="spellEnd"/>
      <w:r w:rsidR="004E2BCD" w:rsidRPr="00390A54">
        <w:rPr>
          <w:rFonts w:ascii="Times New Roman" w:hAnsi="Times New Roman" w:cs="Times New Roman"/>
          <w:color w:val="auto"/>
          <w:sz w:val="22"/>
          <w:szCs w:val="22"/>
          <w:lang w:val="en-US"/>
        </w:rPr>
        <w:t xml:space="preserve">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proofErr w:type="spellStart"/>
      <w:r w:rsidR="00967CEF" w:rsidRPr="0001312D">
        <w:rPr>
          <w:rFonts w:ascii="Times New Roman" w:hAnsi="Times New Roman" w:cs="Times New Roman"/>
          <w:lang w:val="en-US"/>
        </w:rPr>
        <w:t>Pasquier</w:t>
      </w:r>
      <w:proofErr w:type="spellEnd"/>
      <w:r w:rsidR="00967CEF" w:rsidRPr="0001312D">
        <w:rPr>
          <w:rFonts w:ascii="Times New Roman" w:hAnsi="Times New Roman" w:cs="Times New Roman"/>
          <w:lang w:val="en-US"/>
        </w:rPr>
        <w:t xml:space="preserve">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84" w:author="Grant Adams"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85" w:author="Grant Adams"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N(1.6,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N(1.09,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w:t>
      </w:r>
      <w:del w:id="86" w:author="Grant Adams" w:date="2021-08-02T10:52:00Z">
        <w:r w:rsidR="004848A5" w:rsidRPr="004848A5" w:rsidDel="001D0B69">
          <w:rPr>
            <w:rFonts w:ascii="Times New Roman" w:hAnsi="Times New Roman" w:cs="Times New Roman"/>
            <w:lang w:val="en-US"/>
          </w:rPr>
          <w:delText>totalling</w:delText>
        </w:r>
      </w:del>
      <w:ins w:id="87" w:author="Grant Adams"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88" w:author="Grant Adams"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89" w:author="Grant Adams" w:date="2021-08-02T10:53:00Z">
        <w:r w:rsidR="0033440B" w:rsidRPr="004D5109" w:rsidDel="001D0B69">
          <w:rPr>
            <w:rFonts w:ascii="Times New Roman" w:hAnsi="Times New Roman" w:cs="Times New Roman"/>
            <w:lang w:val="en-GB"/>
          </w:rPr>
          <w:delText xml:space="preserve">of </w:delText>
        </w:r>
      </w:del>
      <w:ins w:id="90" w:author="Grant Adams"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91" w:author="Grant Adams"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9C2922"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9C2922"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9C2922"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lastRenderedPageBreak/>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9C2922"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9C2922"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9C2922"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9C2922"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proofErr w:type="spellStart"/>
      <w:r w:rsidR="0017162B" w:rsidRPr="000247E7">
        <w:rPr>
          <w:rFonts w:ascii="Times New Roman" w:hAnsi="Times New Roman" w:cs="Times New Roman"/>
          <w:i/>
          <w:iCs/>
          <w:lang w:val="en-US"/>
        </w:rPr>
        <w:t>i.e</w:t>
      </w:r>
      <w:proofErr w:type="spellEnd"/>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6E5E4F">
        <w:rPr>
          <w:rFonts w:ascii="Times New Roman" w:hAnsi="Times New Roman" w:cs="Times New Roman"/>
          <w:i/>
          <w:color w:val="000000"/>
          <w:lang w:val="en-US"/>
        </w:rPr>
        <w:t>Pmsy</w:t>
      </w:r>
      <w:proofErr w:type="spellEnd"/>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9C2922"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9C2922"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92" w:author="Grant Adams" w:date="2021-08-02T10:57:00Z">
        <w:r w:rsidR="0030576A" w:rsidDel="001D0B69">
          <w:rPr>
            <w:rFonts w:ascii="Times New Roman" w:hAnsi="Times New Roman" w:cs="Times New Roman"/>
            <w:lang w:val="en-GB"/>
          </w:rPr>
          <w:delText xml:space="preserve">analytically </w:delText>
        </w:r>
      </w:del>
      <w:ins w:id="93" w:author="Grant Adams" w:date="2021-08-02T10:57:00Z">
        <w:r w:rsidR="001D0B69">
          <w:rPr>
            <w:rFonts w:ascii="Times New Roman" w:hAnsi="Times New Roman" w:cs="Times New Roman"/>
            <w:lang w:val="en-GB"/>
          </w:rPr>
          <w:t>numerically</w:t>
        </w:r>
        <w:r w:rsidR="001D0B69">
          <w:rPr>
            <w:rFonts w:ascii="Times New Roman" w:hAnsi="Times New Roman" w:cs="Times New Roman"/>
            <w:lang w:val="en-GB"/>
          </w:rPr>
          <w:t xml:space="preserve"> </w:t>
        </w:r>
      </w:ins>
      <w:r w:rsidR="0030576A">
        <w:rPr>
          <w:rFonts w:ascii="Times New Roman" w:hAnsi="Times New Roman" w:cs="Times New Roman"/>
          <w:lang w:val="en-GB"/>
        </w:rPr>
        <w:t xml:space="preserve">from </w:t>
      </w:r>
      <w:proofErr w:type="spellStart"/>
      <w:r w:rsidR="0030576A" w:rsidRPr="00FE6AB2">
        <w:rPr>
          <w:rFonts w:ascii="Times New Roman" w:hAnsi="Times New Roman" w:cs="Times New Roman"/>
          <w:i/>
          <w:lang w:val="en-GB"/>
        </w:rPr>
        <w:t>Pmsy</w:t>
      </w:r>
      <w:proofErr w:type="spellEnd"/>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9C2922"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9C2922"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7E0DF398" w:rsidR="00C36156" w:rsidRDefault="009C2922"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rPr>
                <w:rFonts w:ascii="Cambria Math" w:hAnsi="Cambria Math" w:cs="Times New Roman"/>
                <w:lang w:val="en-GB"/>
              </w:rPr>
            </m:ctrlPr>
          </m:dPr>
          <m:e>
            <m:sSub>
              <m:sSubPr>
                <m:ctrlPr>
                  <w:ins w:id="94" w:author="Grant Adams" w:date="2021-08-02T11:01:00Z">
                    <w:rPr>
                      <w:rFonts w:ascii="Cambria Math" w:hAnsi="Cambria Math" w:cs="Times New Roman"/>
                      <w:i/>
                      <w:lang w:val="en-GB"/>
                    </w:rPr>
                  </w:ins>
                </m:ctrlPr>
              </m:sSubPr>
              <m:e>
                <m:r>
                  <w:ins w:id="95" w:author="Grant Adams" w:date="2021-08-02T11:01:00Z">
                    <w:rPr>
                      <w:rFonts w:ascii="Cambria Math" w:hAnsi="Cambria Math" w:cs="Times New Roman"/>
                      <w:lang w:val="en-GB"/>
                    </w:rPr>
                    <m:t>N</m:t>
                  </w:ins>
                </m:r>
              </m:e>
              <m:sub>
                <m:r>
                  <w:ins w:id="96" w:author="Grant Adams" w:date="2021-08-02T11:02:00Z">
                    <w:rPr>
                      <w:rFonts w:ascii="Cambria Math" w:hAnsi="Cambria Math" w:cs="Times New Roman"/>
                      <w:lang w:val="en-GB"/>
                    </w:rPr>
                    <m:t>c</m:t>
                  </w:ins>
                </m:r>
              </m:sub>
            </m:sSub>
            <m:r>
              <w:del w:id="97" w:author="Grant Adams" w:date="2021-08-02T11:01:00Z">
                <w:rPr>
                  <w:rFonts w:ascii="Cambria Math" w:hAnsi="Cambria Math" w:cs="Times New Roman"/>
                  <w:lang w:val="en-GB"/>
                </w:rPr>
                <m:t>0</m:t>
              </w:del>
            </m:r>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20A7B754" w:rsidR="00683569" w:rsidRDefault="009C2922"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98" w:author="Grant Adams"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99" w:author="Grant Adams"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100" w:author="Grant Adams" w:date="2021-08-02T10:59:00Z">
            <w:rPr>
              <w:rFonts w:ascii="Cambria Math" w:eastAsiaTheme="minorEastAsia" w:hAnsi="Cambria Math" w:cs="Times New Roman"/>
              <w:lang w:val="en-GB"/>
            </w:rPr>
            <m:t>,</m:t>
          </w:del>
        </m:r>
        <m:r>
          <w:ins w:id="101" w:author="Grant Adams" w:date="2021-08-02T11:05:00Z">
            <w:rPr>
              <w:rFonts w:ascii="Cambria Math" w:eastAsiaTheme="minorEastAsia" w:hAnsi="Cambria Math" w:cs="Times New Roman"/>
              <w:lang w:val="en-GB"/>
            </w:rPr>
            <m:t>-</m:t>
          </w:ins>
        </m:r>
        <m:r>
          <w:del w:id="102" w:author="Grant Adams"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20E8449D" w:rsidR="007A22E6" w:rsidRDefault="00D81D66" w:rsidP="00D81D66">
      <w:pPr>
        <w:spacing w:after="0" w:line="360" w:lineRule="auto"/>
        <w:rPr>
          <w:rFonts w:ascii="Times New Roman" w:eastAsiaTheme="minorEastAsia" w:hAnsi="Times New Roman" w:cs="Times New Roman"/>
          <w:lang w:val="en-GB"/>
        </w:rPr>
        <w:pPrChange w:id="103" w:author="Grant Adams" w:date="2021-08-02T11:02:00Z">
          <w:pPr>
            <w:spacing w:after="0" w:line="360" w:lineRule="auto"/>
            <w:ind w:firstLine="284"/>
          </w:pPr>
        </w:pPrChange>
      </w:pPr>
      <w:ins w:id="104" w:author="Grant Adams" w:date="2021-08-02T11:02:00Z">
        <w:r>
          <w:rPr>
            <w:rFonts w:ascii="Times New Roman" w:hAnsi="Times New Roman" w:cs="Times New Roman"/>
            <w:color w:val="000000"/>
            <w:lang w:val="en-GB"/>
          </w:rPr>
          <w:t xml:space="preserve">where </w:t>
        </w:r>
      </w:ins>
      <m:oMath>
        <m:sSub>
          <m:sSubPr>
            <m:ctrlPr>
              <w:ins w:id="105" w:author="Grant Adams" w:date="2021-08-02T11:02:00Z">
                <w:rPr>
                  <w:rFonts w:ascii="Cambria Math" w:hAnsi="Cambria Math" w:cs="Times New Roman"/>
                  <w:i/>
                  <w:lang w:val="en-GB"/>
                </w:rPr>
              </w:ins>
            </m:ctrlPr>
          </m:sSubPr>
          <m:e>
            <m:r>
              <w:ins w:id="106" w:author="Grant Adams" w:date="2021-08-02T11:02:00Z">
                <w:rPr>
                  <w:rFonts w:ascii="Cambria Math" w:hAnsi="Cambria Math" w:cs="Times New Roman"/>
                  <w:lang w:val="en-GB"/>
                </w:rPr>
                <m:t>N</m:t>
              </w:ins>
            </m:r>
          </m:e>
          <m:sub>
            <m:r>
              <w:ins w:id="107" w:author="Grant Adams" w:date="2021-08-02T11:02:00Z">
                <w:rPr>
                  <w:rFonts w:ascii="Cambria Math" w:hAnsi="Cambria Math" w:cs="Times New Roman"/>
                  <w:lang w:val="en-GB"/>
                </w:rPr>
                <m:t>c</m:t>
              </w:ins>
            </m:r>
          </m:sub>
        </m:sSub>
      </m:oMath>
      <w:ins w:id="108" w:author="Grant Adams" w:date="2021-08-02T11:02:00Z">
        <w:r>
          <w:rPr>
            <w:rFonts w:ascii="Times New Roman" w:eastAsiaTheme="minorEastAsia" w:hAnsi="Times New Roman" w:cs="Times New Roman"/>
            <w:lang w:val="en-GB"/>
          </w:rPr>
          <w:t xml:space="preserve"> is a constraint on the minimum abundance of SRW</w:t>
        </w:r>
      </w:ins>
      <w:ins w:id="109" w:author="Grant Adams" w:date="2021-08-02T11:03:00Z">
        <w:r>
          <w:rPr>
            <w:rFonts w:ascii="Times New Roman" w:eastAsiaTheme="minorEastAsia" w:hAnsi="Times New Roman" w:cs="Times New Roman"/>
            <w:lang w:val="en-GB"/>
          </w:rPr>
          <w:t xml:space="preserve"> (described below)</w:t>
        </w:r>
      </w:ins>
      <w:ins w:id="110" w:author="Grant Adams" w:date="2021-08-02T11:02:00Z">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00C36156" w:rsidRPr="00432CB8">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13920A2F" w:rsidR="007A22E6" w:rsidRDefault="009C2922" w:rsidP="00F769C0">
      <w:pPr>
        <w:spacing w:after="0" w:line="360" w:lineRule="auto"/>
        <w:jc w:val="center"/>
        <w:rPr>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m:rPr>
            <m:sty m:val="bi"/>
          </m:rPr>
          <w:rPr>
            <w:rFonts w:ascii="Cambria Math" w:hAnsi="Cambria Math" w:cs="Times New Roman"/>
            <w:lang w:val="en-GB"/>
          </w:rPr>
          <m:t>Σ</m:t>
        </m:r>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m:rPr>
                <m:sty m:val="bi"/>
              </m:rPr>
              <w:rPr>
                <w:rFonts w:ascii="Cambria Math" w:hAnsi="Cambria Math" w:cs="Times New Roman"/>
                <w:lang w:val="en-GB"/>
              </w:rPr>
              <m:t>Σ</m:t>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77777777"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r w:rsidR="009B6436" w:rsidRPr="007D59FA">
        <w:rPr>
          <w:rFonts w:ascii="Times New Roman" w:eastAsiaTheme="minorEastAsia" w:hAnsi="Times New Roman" w:cs="Times New Roman"/>
          <w:lang w:val="en-GB"/>
        </w:rPr>
        <w:t xml:space="preserve"> 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37B30D7E"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ln⁡</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rsidP="00B717C1">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9C2922">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111" w:author="Grant Adams" w:date="2021-08-02T11:03:00Z">
        <w:r w:rsidDel="00D81D66">
          <w:rPr>
            <w:rFonts w:ascii="Times New Roman" w:eastAsiaTheme="minorEastAsia" w:hAnsi="Times New Roman" w:cs="Times New Roman"/>
            <w:iCs/>
            <w:lang w:val="en-GB"/>
          </w:rPr>
          <w:delText xml:space="preserve">constrained </w:delText>
        </w:r>
      </w:del>
      <w:ins w:id="112" w:author="Grant Adams" w:date="2021-08-02T11:03:00Z">
        <w:r w:rsidR="00D81D66">
          <w:rPr>
            <w:rFonts w:ascii="Times New Roman" w:eastAsiaTheme="minorEastAsia" w:hAnsi="Times New Roman" w:cs="Times New Roman"/>
            <w:iCs/>
            <w:lang w:val="en-GB"/>
          </w:rPr>
          <w:t>included a constraint (</w:t>
        </w:r>
      </w:ins>
      <m:oMath>
        <m:sSub>
          <m:sSubPr>
            <m:ctrlPr>
              <w:ins w:id="113" w:author="Grant Adams" w:date="2021-08-02T11:03:00Z">
                <w:rPr>
                  <w:rFonts w:ascii="Cambria Math" w:hAnsi="Cambria Math" w:cs="Times New Roman"/>
                  <w:i/>
                  <w:lang w:val="en-GB"/>
                </w:rPr>
              </w:ins>
            </m:ctrlPr>
          </m:sSubPr>
          <m:e>
            <m:r>
              <w:ins w:id="114" w:author="Grant Adams" w:date="2021-08-02T11:03:00Z">
                <w:rPr>
                  <w:rFonts w:ascii="Cambria Math" w:hAnsi="Cambria Math" w:cs="Times New Roman"/>
                  <w:lang w:val="en-GB"/>
                </w:rPr>
                <m:t>N</m:t>
              </w:ins>
            </m:r>
          </m:e>
          <m:sub>
            <m:r>
              <w:ins w:id="115" w:author="Grant Adams" w:date="2021-08-02T11:03:00Z">
                <w:rPr>
                  <w:rFonts w:ascii="Cambria Math" w:hAnsi="Cambria Math" w:cs="Times New Roman"/>
                  <w:lang w:val="en-GB"/>
                </w:rPr>
                <m:t>c</m:t>
              </w:ins>
            </m:r>
          </m:sub>
        </m:sSub>
      </m:oMath>
      <w:ins w:id="116" w:author="Grant Adams" w:date="2021-08-02T11:03:00Z">
        <w:r w:rsidR="00D81D66">
          <w:rPr>
            <w:rFonts w:ascii="Times New Roman" w:eastAsiaTheme="minorEastAsia" w:hAnsi="Times New Roman" w:cs="Times New Roman"/>
            <w:iCs/>
            <w:lang w:val="en-GB"/>
          </w:rPr>
          <w:t>) on</w:t>
        </w:r>
        <w:r w:rsidR="00D81D66">
          <w:rPr>
            <w:rFonts w:ascii="Times New Roman" w:eastAsiaTheme="minorEastAsia" w:hAnsi="Times New Roman" w:cs="Times New Roman"/>
            <w:iCs/>
            <w:lang w:val="en-GB"/>
          </w:rPr>
          <w:t xml:space="preserve"> </w:t>
        </w:r>
      </w:ins>
      <w:r>
        <w:rPr>
          <w:rFonts w:ascii="Times New Roman" w:eastAsiaTheme="minorEastAsia" w:hAnsi="Times New Roman" w:cs="Times New Roman"/>
          <w:iCs/>
          <w:lang w:val="en-GB"/>
        </w:rPr>
        <w:t>the minimum abundance of right whales</w:t>
      </w:r>
      <w:ins w:id="117" w:author="Grant Adams" w:date="2021-08-02T11:03:00Z">
        <w:r w:rsidR="00D81D66">
          <w:rPr>
            <w:rFonts w:ascii="Times New Roman" w:eastAsiaTheme="minorEastAsia" w:hAnsi="Times New Roman" w:cs="Times New Roman"/>
            <w:iCs/>
            <w:lang w:val="en-GB"/>
          </w:rPr>
          <w:t xml:space="preserve"> </w:t>
        </w:r>
      </w:ins>
      <w:del w:id="118" w:author="Grant Adams"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 xml:space="preserve">based on the number of maternally inherited mitochondrial DNA (mtDNA) haplotypes. Recent work has sequenced 24 unique mtDNA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119" w:author="Grant Adams" w:date="2021-08-02T11:04:00Z">
        <w:r w:rsidDel="00D81D66">
          <w:rPr>
            <w:rFonts w:ascii="Times New Roman" w:eastAsiaTheme="minorEastAsia" w:hAnsi="Times New Roman" w:cs="Times New Roman"/>
            <w:iCs/>
            <w:lang w:val="en-GB"/>
          </w:rPr>
          <w:delText xml:space="preserve">the </w:delText>
        </w:r>
      </w:del>
      <w:ins w:id="120" w:author="Grant Adams" w:date="2021-08-02T11:04:00Z">
        <w:r w:rsidR="00D81D66">
          <w:rPr>
            <w:rFonts w:ascii="Times New Roman" w:eastAsiaTheme="minorEastAsia" w:hAnsi="Times New Roman" w:cs="Times New Roman"/>
            <w:iCs/>
            <w:lang w:val="en-GB"/>
          </w:rPr>
          <w:t>the constraint on</w:t>
        </w:r>
        <w:r w:rsidR="00D81D66">
          <w:rPr>
            <w:rFonts w:ascii="Times New Roman" w:eastAsiaTheme="minorEastAsia" w:hAnsi="Times New Roman" w:cs="Times New Roman"/>
            <w:iCs/>
            <w:lang w:val="en-GB"/>
          </w:rPr>
          <w:t xml:space="preserve"> </w:t>
        </w:r>
      </w:ins>
      <w:r>
        <w:rPr>
          <w:rFonts w:ascii="Times New Roman" w:eastAsiaTheme="minorEastAsia" w:hAnsi="Times New Roman" w:cs="Times New Roman"/>
          <w:iCs/>
          <w:lang w:val="en-GB"/>
        </w:rPr>
        <w:t xml:space="preserve">minimum abundance was </w:t>
      </w:r>
      <w:del w:id="121" w:author="Grant Adams" w:date="2021-08-02T11:04:00Z">
        <w:r w:rsidDel="00D81D66">
          <w:rPr>
            <w:rFonts w:ascii="Times New Roman" w:eastAsiaTheme="minorEastAsia" w:hAnsi="Times New Roman" w:cs="Times New Roman"/>
            <w:iCs/>
            <w:lang w:val="en-GB"/>
          </w:rPr>
          <w:delText xml:space="preserve">constrained </w:delText>
        </w:r>
      </w:del>
      <w:ins w:id="122" w:author="Grant Adams" w:date="2021-08-02T11:04:00Z">
        <w:r w:rsidR="00D81D66">
          <w:rPr>
            <w:rFonts w:ascii="Times New Roman" w:eastAsiaTheme="minorEastAsia" w:hAnsi="Times New Roman" w:cs="Times New Roman"/>
            <w:iCs/>
            <w:lang w:val="en-GB"/>
          </w:rPr>
          <w:t>set</w:t>
        </w:r>
        <w:r w:rsidR="00D81D66">
          <w:rPr>
            <w:rFonts w:ascii="Times New Roman" w:eastAsiaTheme="minorEastAsia" w:hAnsi="Times New Roman" w:cs="Times New Roman"/>
            <w:iCs/>
            <w:lang w:val="en-GB"/>
          </w:rPr>
          <w:t xml:space="preserve"> </w:t>
        </w:r>
      </w:ins>
      <w:r>
        <w:rPr>
          <w:rFonts w:ascii="Times New Roman" w:eastAsiaTheme="minorEastAsia" w:hAnsi="Times New Roman" w:cs="Times New Roman"/>
          <w:iCs/>
          <w:lang w:val="en-GB"/>
        </w:rPr>
        <w:t xml:space="preserve">to </w:t>
      </w:r>
      <m:oMath>
        <m:sSub>
          <m:sSubPr>
            <m:ctrlPr>
              <w:ins w:id="123" w:author="Grant Adams" w:date="2021-08-02T11:04:00Z">
                <w:rPr>
                  <w:rFonts w:ascii="Cambria Math" w:hAnsi="Cambria Math" w:cs="Times New Roman"/>
                  <w:i/>
                  <w:lang w:val="en-GB"/>
                </w:rPr>
              </w:ins>
            </m:ctrlPr>
          </m:sSubPr>
          <m:e>
            <m:r>
              <w:ins w:id="124" w:author="Grant Adams" w:date="2021-08-02T11:04:00Z">
                <w:rPr>
                  <w:rFonts w:ascii="Cambria Math" w:hAnsi="Cambria Math" w:cs="Times New Roman"/>
                  <w:lang w:val="en-GB"/>
                </w:rPr>
                <m:t>N</m:t>
              </w:ins>
            </m:r>
          </m:e>
          <m:sub>
            <m:r>
              <w:ins w:id="125" w:author="Grant Adams" w:date="2021-08-02T11:04:00Z">
                <w:rPr>
                  <w:rFonts w:ascii="Cambria Math" w:hAnsi="Cambria Math" w:cs="Times New Roman"/>
                  <w:lang w:val="en-GB"/>
                </w:rPr>
                <m:t>c</m:t>
              </w:ins>
            </m:r>
          </m:sub>
        </m:sSub>
      </m:oMath>
      <w:ins w:id="126" w:author="Grant Adams" w:date="2021-08-02T11:04:00Z">
        <w:r w:rsidR="00D81D66">
          <w:rPr>
            <w:rFonts w:ascii="Times New Roman" w:eastAsiaTheme="minorEastAsia" w:hAnsi="Times New Roman" w:cs="Times New Roman"/>
            <w:iCs/>
            <w:lang w:val="en-GB"/>
          </w:rPr>
          <w:t xml:space="preserve"> </w:t>
        </w:r>
        <w:r w:rsidR="00D81D66">
          <w:rPr>
            <w:rFonts w:ascii="Times New Roman" w:eastAsiaTheme="minorEastAsia" w:hAnsi="Times New Roman" w:cs="Times New Roman"/>
            <w:iCs/>
            <w:lang w:val="en-GB"/>
          </w:rPr>
          <w:t xml:space="preserve">=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09995C8F"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127" w:author="Maria Alejandra Romero" w:date="2021-08-01T13:12:00Z">
                <w:rPr>
                  <w:rFonts w:ascii="Cambria Math" w:eastAsiaTheme="minorEastAsia" w:hAnsi="Cambria Math" w:cs="Times New Roman"/>
                  <w:i/>
                  <w:color w:val="000000"/>
                  <w:lang w:val="en-US"/>
                </w:rPr>
              </w:ins>
            </m:ctrlPr>
          </m:sSubPr>
          <m:e>
            <m:r>
              <w:ins w:id="128" w:author="Maria Alejandra Romero" w:date="2021-08-01T13:12:00Z">
                <w:rPr>
                  <w:rFonts w:ascii="Cambria Math" w:eastAsiaTheme="minorEastAsia" w:hAnsi="Cambria Math" w:cs="Times New Roman"/>
                  <w:color w:val="000000"/>
                  <w:lang w:val="en-US"/>
                </w:rPr>
                <m:t>P</m:t>
              </w:ins>
            </m:r>
          </m:e>
          <m:sub>
            <m:r>
              <w:ins w:id="129" w:author="Maria Alejandra Romero" w:date="2021-08-01T13:12:00Z">
                <w:rPr>
                  <w:rFonts w:ascii="Cambria Math" w:eastAsiaTheme="minorEastAsia" w:hAnsi="Cambria Math" w:cs="Times New Roman"/>
                  <w:color w:val="000000"/>
                  <w:lang w:val="en-US"/>
                </w:rPr>
                <m:t>msy</m:t>
              </w:ins>
            </m:r>
          </m:sub>
        </m:sSub>
        <m:r>
          <w:del w:id="130"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p>
    <w:p w14:paraId="43102CD6" w14:textId="25509431"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 xml:space="preserve">by simulating an age-structured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r w:rsidR="007B1F2B" w:rsidRPr="00AE061E">
        <w:rPr>
          <w:rFonts w:ascii="Times New Roman" w:hAnsi="Times New Roman" w:cs="Times New Roman"/>
          <w:color w:val="000000"/>
          <w:lang w:val="en-GB"/>
        </w:rPr>
        <w:t xml:space="preserve">first-pregnancy (7.58, S.E. 0.18). </w:t>
      </w:r>
      <w:r w:rsidR="008152ED" w:rsidRPr="00AE061E">
        <w:rPr>
          <w:rFonts w:ascii="Times New Roman" w:hAnsi="Times New Roman" w:cs="Times New Roman"/>
          <w:color w:val="000000"/>
          <w:lang w:val="en-GB"/>
        </w:rPr>
        <w:t xml:space="preserve">Annual </w:t>
      </w:r>
      <w:del w:id="131" w:author="Grant Adams" w:date="2021-08-02T11:50:00Z">
        <w:r w:rsidR="008152ED" w:rsidRPr="00AE061E" w:rsidDel="002E4348">
          <w:rPr>
            <w:rFonts w:ascii="Times New Roman" w:hAnsi="Times New Roman" w:cs="Times New Roman"/>
            <w:color w:val="000000"/>
            <w:lang w:val="en-GB"/>
          </w:rPr>
          <w:delText xml:space="preserve">process </w:delText>
        </w:r>
      </w:del>
      <w:ins w:id="132" w:author="Grant Adams"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133" w:author="Grant Adams" w:date="2021-08-02T11:50:00Z">
        <w:r w:rsidR="008152ED" w:rsidRPr="00AE061E" w:rsidDel="002E4348">
          <w:rPr>
            <w:rFonts w:ascii="Times New Roman" w:hAnsi="Times New Roman" w:cs="Times New Roman"/>
            <w:color w:val="000000"/>
            <w:lang w:val="en-GB"/>
          </w:rPr>
          <w:delText>errors were</w:delText>
        </w:r>
      </w:del>
      <w:ins w:id="134" w:author="Grant Adams" w:date="2021-08-02T11:50:00Z">
        <w:r w:rsidR="002E4348">
          <w:rPr>
            <w:rFonts w:ascii="Times New Roman" w:hAnsi="Times New Roman" w:cs="Times New Roman"/>
            <w:color w:val="000000"/>
            <w:lang w:val="en-GB"/>
          </w:rPr>
          <w:t xml:space="preserve">was accounted for </w:t>
        </w:r>
      </w:ins>
      <w:del w:id="135" w:author="Grant Adams" w:date="2021-08-02T11:51:00Z">
        <w:r w:rsidR="008152ED" w:rsidRPr="00AE061E" w:rsidDel="002E4348">
          <w:rPr>
            <w:rFonts w:ascii="Times New Roman" w:hAnsi="Times New Roman" w:cs="Times New Roman"/>
            <w:color w:val="000000"/>
            <w:lang w:val="en-GB"/>
          </w:rPr>
          <w:delText xml:space="preserve"> </w:delText>
        </w:r>
      </w:del>
      <w:del w:id="136" w:author="Grant Adams"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 xml:space="preserve">by adding normally distributed </w:t>
      </w:r>
      <w:r w:rsidR="008152ED" w:rsidRPr="00AE061E">
        <w:rPr>
          <w:rFonts w:ascii="Times New Roman" w:hAnsi="Times New Roman" w:cs="Times New Roman"/>
          <w:color w:val="000000"/>
          <w:lang w:val="en-GB"/>
        </w:rPr>
        <w:lastRenderedPageBreak/>
        <w:t xml:space="preserve">deviates of annual calf (0;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(0; S.D. 0.19423</w:t>
      </w:r>
      <w:ins w:id="137" w:author="Grant Adams"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138" w:author="Grant Adams"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139" w:author="Grant Adams"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similar to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230C5A55" w:rsidR="00BB5952" w:rsidRDefault="007D36E3">
      <w:pPr>
        <w:autoSpaceDE w:val="0"/>
        <w:autoSpaceDN w:val="0"/>
        <w:adjustRightInd w:val="0"/>
        <w:spacing w:after="0" w:line="360" w:lineRule="auto"/>
        <w:rPr>
          <w:rFonts w:ascii="Times New Roman" w:eastAsiaTheme="minorEastAsia"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140"/>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141"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140"/>
      <w:r w:rsidR="001D0B69">
        <w:rPr>
          <w:rStyle w:val="CommentReference"/>
        </w:rPr>
        <w:commentReference w:id="140"/>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142" w:author="Grant Adams"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143" w:author="Grant Adams" w:date="2021-08-02T11:54:00Z">
        <w:r w:rsidR="005E1484" w:rsidDel="002E4348">
          <w:rPr>
            <w:rFonts w:ascii="Times New Roman" w:hAnsi="Times New Roman" w:cs="Times New Roman"/>
            <w:lang w:val="en-GB"/>
          </w:rPr>
          <w:delText xml:space="preserve">sizes </w:delText>
        </w:r>
      </w:del>
      <w:ins w:id="144" w:author="Grant Adams" w:date="2021-08-02T11:54:00Z">
        <w:r w:rsidR="002E4348">
          <w:rPr>
            <w:rFonts w:ascii="Times New Roman" w:hAnsi="Times New Roman" w:cs="Times New Roman"/>
            <w:lang w:val="en-GB"/>
          </w:rPr>
          <w:t>constraints (</w:t>
        </w:r>
      </w:ins>
      <m:oMath>
        <m:sSub>
          <m:sSubPr>
            <m:ctrlPr>
              <w:ins w:id="145" w:author="Grant Adams" w:date="2021-08-02T11:54:00Z">
                <w:rPr>
                  <w:rFonts w:ascii="Cambria Math" w:hAnsi="Cambria Math" w:cs="Times New Roman"/>
                  <w:i/>
                  <w:lang w:val="en-GB"/>
                </w:rPr>
              </w:ins>
            </m:ctrlPr>
          </m:sSubPr>
          <m:e>
            <m:r>
              <w:ins w:id="146" w:author="Grant Adams" w:date="2021-08-02T11:54:00Z">
                <w:rPr>
                  <w:rFonts w:ascii="Cambria Math" w:hAnsi="Cambria Math" w:cs="Times New Roman"/>
                  <w:lang w:val="en-GB"/>
                </w:rPr>
                <m:t>N</m:t>
              </w:ins>
            </m:r>
          </m:e>
          <m:sub>
            <m:r>
              <w:ins w:id="147" w:author="Grant Adams" w:date="2021-08-02T11:54:00Z">
                <w:rPr>
                  <w:rFonts w:ascii="Cambria Math" w:hAnsi="Cambria Math" w:cs="Times New Roman"/>
                  <w:lang w:val="en-GB"/>
                </w:rPr>
                <m:t>c</m:t>
              </w:ins>
            </m:r>
          </m:sub>
        </m:sSub>
      </m:oMath>
      <w:ins w:id="148" w:author="Grant Adams" w:date="2021-08-02T11:54:00Z">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 xml:space="preserve">based given multiple 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149" w:author="Grant Adams" w:date="2021-08-02T11:54:00Z">
        <w:r w:rsidR="00444305" w:rsidDel="006C0E8C">
          <w:rPr>
            <w:rFonts w:ascii="Times New Roman" w:hAnsi="Times New Roman" w:cs="Times New Roman"/>
            <w:lang w:val="en-GB"/>
          </w:rPr>
          <w:delText xml:space="preserve">Minimum </w:delText>
        </w:r>
      </w:del>
      <m:oMath>
        <m:sSub>
          <m:sSubPr>
            <m:ctrlPr>
              <w:ins w:id="150" w:author="Grant Adams" w:date="2021-08-02T11:54:00Z">
                <w:rPr>
                  <w:rFonts w:ascii="Cambria Math" w:hAnsi="Cambria Math" w:cs="Times New Roman"/>
                  <w:i/>
                  <w:lang w:val="en-GB"/>
                </w:rPr>
              </w:ins>
            </m:ctrlPr>
          </m:sSubPr>
          <m:e>
            <m:r>
              <w:ins w:id="151" w:author="Grant Adams" w:date="2021-08-02T11:54:00Z">
                <w:rPr>
                  <w:rFonts w:ascii="Cambria Math" w:hAnsi="Cambria Math" w:cs="Times New Roman"/>
                  <w:lang w:val="en-GB"/>
                </w:rPr>
                <m:t>N</m:t>
              </w:ins>
            </m:r>
          </m:e>
          <m:sub>
            <m:r>
              <w:ins w:id="152" w:author="Grant Adams" w:date="2021-08-02T11:54:00Z">
                <w:rPr>
                  <w:rFonts w:ascii="Cambria Math" w:hAnsi="Cambria Math" w:cs="Times New Roman"/>
                  <w:lang w:val="en-GB"/>
                </w:rPr>
                <m:t>c</m:t>
              </w:ins>
            </m:r>
          </m:sub>
        </m:sSub>
      </m:oMath>
      <w:del w:id="153" w:author="Grant Adams"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11</w:t>
      </w:r>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12</w:t>
      </w:r>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s evaluated the potential for time-varying and/or 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In the breeding ground of Peninsula Valdés, as a consequence of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w:t>
      </w:r>
      <w:r w:rsidR="00E7569B" w:rsidRPr="00E7569B">
        <w:rPr>
          <w:rFonts w:ascii="Times New Roman" w:hAnsi="Times New Roman" w:cs="Times New Roman"/>
          <w:lang w:val="en-GB"/>
        </w:rPr>
        <w:lastRenderedPageBreak/>
        <w:t>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 xml:space="preserve">dependent catchability by </w:t>
      </w:r>
      <w:r w:rsidR="006A62DC">
        <w:rPr>
          <w:rFonts w:ascii="Times New Roman" w:eastAsiaTheme="minorEastAsia" w:hAnsi="Times New Roman" w:cs="Times New Roman"/>
          <w:color w:val="000000"/>
          <w:lang w:val="en-US"/>
        </w:rPr>
        <w:t xml:space="preserve">estimating a power function for the relationship between the </w:t>
      </w:r>
      <w:r w:rsidR="006A62DC" w:rsidRPr="00B31C40">
        <w:rPr>
          <w:rFonts w:ascii="Times New Roman" w:eastAsiaTheme="minorEastAsia" w:hAnsi="Times New Roman" w:cs="Times New Roman"/>
          <w:lang w:val="en-GB"/>
        </w:rPr>
        <w:t>accumulated and estimated number of observed whales</w:t>
      </w:r>
      <w:r w:rsidR="006A62DC">
        <w:rPr>
          <w:rFonts w:ascii="Times New Roman" w:eastAsiaTheme="minorEastAsia" w:hAnsi="Times New Roman" w:cs="Times New Roman"/>
          <w:lang w:val="en-GB"/>
        </w:rPr>
        <w:t>:</w:t>
      </w:r>
    </w:p>
    <w:p w14:paraId="083C1F32" w14:textId="7BFAFE6C" w:rsidR="006A62DC" w:rsidRPr="006A62DC" w:rsidRDefault="009C2922">
      <w:pPr>
        <w:autoSpaceDE w:val="0"/>
        <w:autoSpaceDN w:val="0"/>
        <w:adjustRightInd w:val="0"/>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,q,β, </m:t>
          </m:r>
          <m:r>
            <m:rPr>
              <m:sty m:val="bi"/>
            </m:rPr>
            <w:rPr>
              <w:rFonts w:ascii="Cambria Math" w:hAnsi="Cambria Math" w:cs="Times New Roman"/>
              <w:lang w:val="en-GB"/>
            </w:rPr>
            <m:t>Σ</m:t>
          </m:r>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sup>
                      <m:r>
                        <w:rPr>
                          <w:rFonts w:ascii="Cambria Math" w:hAnsi="Cambria Math" w:cs="Times New Roman"/>
                          <w:lang w:val="en-GB"/>
                        </w:rPr>
                        <m:t>1+β</m:t>
                      </m:r>
                    </m:sup>
                  </m:sSup>
                </m:e>
              </m:d>
              <m:r>
                <w:rPr>
                  <w:rFonts w:ascii="Cambria Math" w:hAnsi="Cambria Math" w:cs="Times New Roman"/>
                  <w:lang w:val="en-GB"/>
                </w:rPr>
                <m:t>,</m:t>
              </m:r>
              <m:r>
                <m:rPr>
                  <m:sty m:val="bi"/>
                </m:rPr>
                <w:rPr>
                  <w:rFonts w:ascii="Cambria Math" w:hAnsi="Cambria Math" w:cs="Times New Roman"/>
                  <w:lang w:val="en-GB"/>
                </w:rPr>
                <m:t>Σ</m:t>
              </m:r>
            </m:e>
          </m:d>
        </m:oMath>
      </m:oMathPara>
    </w:p>
    <w:p w14:paraId="5AD96DBB" w14:textId="0F4153F0" w:rsidR="006F5FC2" w:rsidRPr="00007BBA" w:rsidRDefault="00BB5952" w:rsidP="00BB5952">
      <w:pPr>
        <w:autoSpaceDE w:val="0"/>
        <w:autoSpaceDN w:val="0"/>
        <w:adjustRightInd w:val="0"/>
        <w:spacing w:after="0" w:line="360" w:lineRule="auto"/>
        <w:rPr>
          <w:rFonts w:ascii="Times New Roman" w:hAnsi="Times New Roman" w:cs="Times New Roman"/>
          <w:color w:val="000000"/>
          <w:lang w:val="en-GB"/>
        </w:rPr>
      </w:pPr>
      <w:r>
        <w:rPr>
          <w:rFonts w:ascii="Times New Roman" w:eastAsiaTheme="minorEastAsia" w:hAnsi="Times New Roman" w:cs="Times New Roman"/>
          <w:iCs/>
          <w:lang w:val="en-GB"/>
        </w:rPr>
        <w:t>w</w:t>
      </w:r>
      <w:r w:rsidR="006A62DC">
        <w:rPr>
          <w:rFonts w:ascii="Times New Roman" w:eastAsiaTheme="minorEastAsia" w:hAnsi="Times New Roman" w:cs="Times New Roman"/>
          <w:iCs/>
          <w:lang w:val="en-GB"/>
        </w:rPr>
        <w:t xml:space="preserve">here </w:t>
      </w:r>
      <m:oMath>
        <m:r>
          <w:rPr>
            <w:rFonts w:ascii="Cambria Math" w:hAnsi="Cambria Math" w:cs="Times New Roman"/>
            <w:lang w:val="en-GB"/>
          </w:rPr>
          <m:t>β</m:t>
        </m:r>
      </m:oMath>
      <w:r w:rsidR="006A62DC">
        <w:rPr>
          <w:rFonts w:ascii="Times New Roman" w:eastAsiaTheme="minorEastAsia" w:hAnsi="Times New Roman" w:cs="Times New Roman"/>
          <w:lang w:val="en-GB"/>
        </w:rPr>
        <w:t xml:space="preserve"> determines the level of density-dependence in catchability. A vaguely informative lognormal prior with a mean of 0.5 and CV of 20% was used for </w:t>
      </w:r>
      <m:oMath>
        <m:r>
          <w:rPr>
            <w:rFonts w:ascii="Cambria Math" w:eastAsiaTheme="minorEastAsia" w:hAnsi="Cambria Math" w:cs="Times New Roman"/>
            <w:lang w:val="en-GB"/>
          </w:rPr>
          <m:t>q</m:t>
        </m:r>
      </m:oMath>
      <w:r w:rsidR="006A62DC">
        <w:rPr>
          <w:rFonts w:ascii="Times New Roman" w:eastAsiaTheme="minorEastAsia" w:hAnsi="Times New Roman" w:cs="Times New Roman"/>
          <w:lang w:val="en-GB"/>
        </w:rPr>
        <w:t xml:space="preserve"> and a vaguely informative normal prior with a mean of 0 and SD of 0.1 was used 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154" w:author="Grant Adams"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155"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156" w:author="Grant Adams"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proofErr w:type="spellStart"/>
      <w:ins w:id="157" w:author="Maria Alejandra Romero" w:date="2021-07-30T23:10:00Z">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4 and </w:t>
        </w:r>
        <w:proofErr w:type="spellStart"/>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5 and </w:t>
        </w:r>
      </w:ins>
      <w:del w:id="158" w:author="Maria Alejandra Romero" w:date="2021-07-30T23:10:00Z">
        <w:r w:rsidR="00CB4ADC" w:rsidRPr="00750CEE" w:rsidDel="00470814">
          <w:rPr>
            <w:rFonts w:ascii="Times New Roman" w:hAnsi="Times New Roman" w:cs="Times New Roman"/>
            <w:color w:val="000000"/>
            <w:lang w:val="en-GB"/>
          </w:rPr>
          <w:delText>M</w:delText>
        </w:r>
      </w:del>
      <w:ins w:id="159"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160" w:author="Maria Alejandra Romero" w:date="2021-07-30T23:11:00Z">
        <w:r w:rsidR="00080CE2" w:rsidRPr="00FC2324" w:rsidDel="00DB3744">
          <w:rPr>
            <w:rFonts w:ascii="Times New Roman" w:hAnsi="Times New Roman" w:cs="Times New Roman"/>
            <w:color w:val="000000"/>
            <w:lang w:val="en-GB"/>
          </w:rPr>
          <w:delText xml:space="preserve">excluded </w:delText>
        </w:r>
      </w:del>
      <w:ins w:id="161"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162"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xml:space="preserve">]. The Brazilian whalers exploited the breeding stock of SRWs from these coastal whaling stations. During the period 1772–1812, American (40% of the total number of identified whaleships), British (49%), French (8.6%), and Spanish (2.4%) whalers dominated the exploitation of SRWs </w:t>
      </w:r>
      <w:r w:rsidRPr="00775544">
        <w:rPr>
          <w:rFonts w:ascii="Times New Roman" w:hAnsi="Times New Roman" w:cs="Times New Roman"/>
          <w:color w:val="000000"/>
          <w:lang w:val="en-US"/>
        </w:rPr>
        <w:lastRenderedPageBreak/>
        <w:t>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67394496"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163"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164" w:author="Grant Adams" w:date="2021-06-10T16:04:00Z">
        <w:del w:id="165" w:author="Maria Alejandra Romero" w:date="2021-07-30T23:12:00Z">
          <w:r w:rsidR="00012111" w:rsidDel="0041120B">
            <w:rPr>
              <w:rFonts w:ascii="Times New Roman" w:hAnsi="Times New Roman" w:cs="Times New Roman"/>
              <w:color w:val="000000"/>
              <w:lang w:val="en-GB"/>
            </w:rPr>
            <w:delText xml:space="preserve">nine </w:delText>
          </w:r>
        </w:del>
      </w:ins>
      <w:ins w:id="166"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167"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w:ins>
      <m:oMath>
        <m:sSub>
          <m:sSubPr>
            <m:ctrlPr>
              <w:ins w:id="168" w:author="Maria Alejandra Romero" w:date="2021-07-30T23:58:00Z">
                <w:rPr>
                  <w:rFonts w:ascii="Cambria Math" w:hAnsi="Cambria Math" w:cs="Times New Roman"/>
                  <w:i/>
                  <w:lang w:val="en-GB"/>
                </w:rPr>
              </w:ins>
            </m:ctrlPr>
          </m:sSubPr>
          <m:e>
            <m:r>
              <w:ins w:id="169" w:author="Maria Alejandra Romero" w:date="2021-07-30T23:58:00Z">
                <w:rPr>
                  <w:rFonts w:ascii="Cambria Math" w:hAnsi="Cambria Math" w:cs="Times New Roman"/>
                  <w:lang w:val="en-GB"/>
                </w:rPr>
                <m:t>N</m:t>
              </w:ins>
            </m:r>
          </m:e>
          <m:sub>
            <m:r>
              <w:ins w:id="170" w:author="Maria Alejandra Romero" w:date="2021-07-30T23:58:00Z">
                <w:rPr>
                  <w:rFonts w:ascii="Cambria Math" w:hAnsi="Cambria Math" w:cs="Times New Roman"/>
                  <w:lang w:val="en-GB"/>
                </w:rPr>
                <m:t>y</m:t>
              </w:ins>
            </m:r>
          </m:sub>
        </m:sSub>
      </m:oMath>
      <w:ins w:id="171" w:author="Maria Alejandra Romero" w:date="2021-07-30T23:58:00Z">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172"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173" w:author="Maria Alejandra Romero" w:date="2021-07-30T23:28:00Z">
        <w:r w:rsidR="00201F4D">
          <w:rPr>
            <w:rFonts w:ascii="Times New Roman" w:hAnsi="Times New Roman" w:cs="Times New Roman"/>
            <w:color w:val="000000"/>
            <w:lang w:val="en-GB"/>
          </w:rPr>
          <w:t>Table S</w:t>
        </w:r>
      </w:ins>
      <w:ins w:id="174" w:author="Maria Alejandra Romero" w:date="2021-07-30T23:31:00Z">
        <w:r w:rsidR="00E14696">
          <w:rPr>
            <w:rFonts w:ascii="Times New Roman" w:hAnsi="Times New Roman" w:cs="Times New Roman"/>
            <w:color w:val="000000"/>
            <w:lang w:val="en-GB"/>
          </w:rPr>
          <w:t>5</w:t>
        </w:r>
      </w:ins>
      <w:ins w:id="175"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176"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35</w:t>
      </w:r>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2973C7CB"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090</w:t>
      </w:r>
      <w:ins w:id="177" w:author="Grant Adams" w:date="2021-08-02T15:59:00Z">
        <w:r w:rsidR="00805B9F" w:rsidRPr="002F08F7">
          <w:rPr>
            <w:rFonts w:ascii="Times New Roman" w:hAnsi="Times New Roman" w:cs="Times New Roman"/>
            <w:color w:val="000000"/>
            <w:lang w:val="en-GB"/>
          </w:rPr>
          <w:t xml:space="preserve">; 95% CI = </w:t>
        </w:r>
      </w:ins>
      <w:ins w:id="178" w:author="Grant Adams" w:date="2021-08-02T16:00:00Z">
        <w:r w:rsidR="00805B9F" w:rsidRPr="00805B9F">
          <w:rPr>
            <w:rFonts w:ascii="Times New Roman" w:hAnsi="Times New Roman" w:cs="Times New Roman"/>
            <w:color w:val="000000"/>
            <w:lang w:val="en-GB"/>
          </w:rPr>
          <w:t>33,331</w:t>
        </w:r>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100,707</w:t>
        </w:r>
      </w:ins>
      <w:ins w:id="179" w:author="Grant Adams"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802</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354</w:t>
      </w:r>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3,966</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180" w:author="Maria Alejandra Romero" w:date="2021-07-31T00:08:00Z">
        <w:r w:rsidR="00333C19">
          <w:rPr>
            <w:rFonts w:ascii="Times New Roman" w:hAnsi="Times New Roman" w:cs="Times New Roman"/>
            <w:color w:val="000000"/>
            <w:lang w:val="en-GB"/>
          </w:rPr>
          <w:t>5</w:t>
        </w:r>
      </w:ins>
      <w:del w:id="181"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r w:rsidR="001E0011">
        <w:rPr>
          <w:rFonts w:ascii="Times New Roman" w:eastAsiaTheme="minorEastAsia" w:hAnsi="Times New Roman" w:cs="Times New Roman"/>
          <w:lang w:val="en-GB"/>
        </w:rPr>
        <w:t>750</w:t>
      </w:r>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858</w:t>
      </w:r>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024</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4.3</w:t>
      </w:r>
      <w:ins w:id="182" w:author="Grant Adams" w:date="2021-08-02T16:01:00Z">
        <w:r w:rsidR="00805B9F" w:rsidRPr="002F08F7">
          <w:rPr>
            <w:rFonts w:ascii="Times New Roman" w:hAnsi="Times New Roman" w:cs="Times New Roman"/>
            <w:color w:val="000000"/>
            <w:lang w:val="en-GB"/>
          </w:rPr>
          <w:t>–</w:t>
        </w:r>
      </w:ins>
      <w:del w:id="183" w:author="Grant Adams"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184" w:author="Grant Adams" w:date="2021-08-02T16:01:00Z">
        <w:r w:rsidR="00805B9F">
          <w:rPr>
            <w:rFonts w:ascii="Times New Roman" w:eastAsiaTheme="minorEastAsia" w:hAnsi="Times New Roman" w:cs="Times New Roman"/>
            <w:lang w:val="en-GB"/>
          </w:rPr>
          <w:t xml:space="preserve">; </w:t>
        </w:r>
      </w:ins>
      <w:del w:id="185" w:author="Grant Adams"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6A30F6">
        <w:rPr>
          <w:rFonts w:ascii="Times New Roman" w:eastAsiaTheme="minorEastAsia" w:hAnsi="Times New Roman" w:cs="Times New Roman"/>
          <w:lang w:val="en-GB"/>
        </w:rPr>
        <w:t>316</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3,897</w:t>
      </w:r>
      <w:r w:rsidR="00433238" w:rsidRPr="00F676F2">
        <w:rPr>
          <w:rFonts w:ascii="Times New Roman" w:hAnsi="Times New Roman" w:cs="Times New Roman"/>
          <w:color w:val="000000"/>
          <w:lang w:val="en-GB"/>
        </w:rPr>
        <w:t>–</w:t>
      </w:r>
      <w:r w:rsidR="006A30F6">
        <w:rPr>
          <w:rFonts w:ascii="Times New Roman" w:hAnsi="Times New Roman" w:cs="Times New Roman"/>
          <w:color w:val="000000"/>
          <w:lang w:val="en-GB"/>
        </w:rPr>
        <w:t>7,967</w:t>
      </w:r>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t>
      </w:r>
      <w:r>
        <w:rPr>
          <w:rFonts w:ascii="Times New Roman" w:hAnsi="Times New Roman" w:cs="Times New Roman"/>
          <w:color w:val="000000"/>
          <w:lang w:val="en-GB"/>
        </w:rPr>
        <w:lastRenderedPageBreak/>
        <w:t xml:space="preserve">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186" w:author="Maria Alejandra Romero" w:date="2021-07-31T00:22:00Z">
        <w:r w:rsidR="00F15901">
          <w:rPr>
            <w:rFonts w:ascii="Times New Roman" w:hAnsi="Times New Roman" w:cs="Times New Roman"/>
            <w:color w:val="000000"/>
            <w:lang w:val="en-GB"/>
          </w:rPr>
          <w:t xml:space="preserve"> and </w:t>
        </w:r>
      </w:ins>
      <w:ins w:id="187" w:author="Maria Alejandra Romero" w:date="2021-07-31T00:23:00Z">
        <w:r w:rsidR="00836C20">
          <w:rPr>
            <w:rFonts w:ascii="Times New Roman" w:hAnsi="Times New Roman" w:cs="Times New Roman"/>
            <w:color w:val="000000"/>
            <w:lang w:val="en-GB"/>
          </w:rPr>
          <w:t>Fig. S1</w:t>
        </w:r>
      </w:ins>
      <w:ins w:id="188" w:author="Maria Alejandra Romero" w:date="2021-07-31T00:34:00Z">
        <w:r w:rsidR="008F19EE">
          <w:rPr>
            <w:rFonts w:ascii="Times New Roman" w:hAnsi="Times New Roman" w:cs="Times New Roman"/>
            <w:color w:val="000000"/>
            <w:lang w:val="en-GB"/>
          </w:rPr>
          <w:t>.1</w:t>
        </w:r>
      </w:ins>
      <w:ins w:id="189" w:author="Maria Alejandra Romero" w:date="2021-07-31T00:23:00Z">
        <w:r w:rsidR="00836C20">
          <w:rPr>
            <w:rFonts w:ascii="Times New Roman" w:hAnsi="Times New Roman" w:cs="Times New Roman"/>
            <w:color w:val="000000"/>
            <w:lang w:val="en-GB"/>
          </w:rPr>
          <w:t>-1</w:t>
        </w:r>
      </w:ins>
      <w:ins w:id="190"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t xml:space="preserve">given the number of unique samples derived from the SIR algorithm (&gt; </w:t>
      </w:r>
      <w:ins w:id="191" w:author="Grant Adams" w:date="2021-08-02T16:01:00Z">
        <w:r w:rsidR="00805B9F">
          <w:rPr>
            <w:rFonts w:ascii="Times New Roman" w:hAnsi="Times New Roman" w:cs="Times New Roman"/>
            <w:color w:val="000000"/>
            <w:lang w:val="en-GB"/>
          </w:rPr>
          <w:t>10</w:t>
        </w:r>
      </w:ins>
      <w:del w:id="192" w:author="Grant Adams"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193"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w:del>
      <m:oMath>
        <m:sSub>
          <m:sSubPr>
            <m:ctrlPr>
              <w:del w:id="194" w:author="Maria Alejandra Romero" w:date="2021-07-31T00:30:00Z">
                <w:rPr>
                  <w:rFonts w:ascii="Cambria Math" w:hAnsi="Cambria Math" w:cs="Times New Roman"/>
                  <w:i/>
                  <w:color w:val="000000"/>
                  <w:lang w:val="en-GB"/>
                </w:rPr>
              </w:del>
            </m:ctrlPr>
          </m:sSubPr>
          <m:e>
            <m:r>
              <w:del w:id="195" w:author="Maria Alejandra Romero" w:date="2021-07-31T00:30:00Z">
                <w:rPr>
                  <w:rFonts w:ascii="Cambria Math" w:hAnsi="Cambria Math" w:cs="Times New Roman"/>
                  <w:color w:val="000000"/>
                  <w:lang w:val="en-GB"/>
                </w:rPr>
                <m:t>R</m:t>
              </w:del>
            </m:r>
          </m:e>
          <m:sub>
            <m:r>
              <w:del w:id="196" w:author="Maria Alejandra Romero" w:date="2021-07-31T00:30:00Z">
                <w:rPr>
                  <w:rFonts w:ascii="Cambria Math" w:hAnsi="Cambria Math" w:cs="Times New Roman"/>
                  <w:color w:val="000000"/>
                  <w:lang w:val="en-GB"/>
                </w:rPr>
                <m:t>max</m:t>
              </w:del>
            </m:r>
          </m:sub>
        </m:sSub>
      </m:oMath>
      <w:del w:id="197" w:author="Maria Alejandra Romero" w:date="2021-07-31T00:30:00Z">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198" w:author="Grant Adams" w:date="2021-06-10T16:17:00Z">
        <w:del w:id="199" w:author="Maria Alejandra Romero" w:date="2021-07-31T00:30:00Z">
          <w:r w:rsidR="00F0354F" w:rsidDel="005468A2">
            <w:rPr>
              <w:rFonts w:ascii="Times New Roman" w:hAnsi="Times New Roman" w:cs="Times New Roman"/>
              <w:color w:val="000000"/>
              <w:lang w:val="en-GB"/>
            </w:rPr>
            <w:delText>1</w:delText>
          </w:r>
        </w:del>
      </w:ins>
      <w:del w:id="200"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201"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were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r w:rsidR="00780729">
        <w:rPr>
          <w:rFonts w:ascii="Times New Roman" w:eastAsiaTheme="minorEastAsia" w:hAnsi="Times New Roman" w:cs="Times New Roman"/>
          <w:lang w:val="en-GB"/>
        </w:rPr>
        <w:t xml:space="preserve">altering the number of </w:t>
      </w:r>
      <w:proofErr w:type="spellStart"/>
      <w:r w:rsidR="00780729">
        <w:rPr>
          <w:rFonts w:ascii="Times New Roman" w:eastAsiaTheme="minorEastAsia" w:hAnsi="Times New Roman" w:cs="Times New Roman"/>
          <w:lang w:val="en-GB"/>
        </w:rPr>
        <w:t>mtDNA</w:t>
      </w:r>
      <w:proofErr w:type="spellEnd"/>
      <w:r w:rsidR="00780729">
        <w:rPr>
          <w:rFonts w:ascii="Times New Roman" w:eastAsiaTheme="minorEastAsia" w:hAnsi="Times New Roman" w:cs="Times New Roman"/>
          <w:lang w:val="en-GB"/>
        </w:rPr>
        <w:t xml:space="preserve"> haplotypes (</w:t>
      </w:r>
      <w:proofErr w:type="spellStart"/>
      <w:r w:rsidR="00780729">
        <w:rPr>
          <w:rFonts w:ascii="Times New Roman" w:eastAsiaTheme="minorEastAsia" w:hAnsi="Times New Roman" w:cs="Times New Roman"/>
          <w:lang w:val="en-GB"/>
        </w:rPr>
        <w:t>Scens</w:t>
      </w:r>
      <w:proofErr w:type="spellEnd"/>
      <w:r w:rsidR="00780729">
        <w:rPr>
          <w:rFonts w:ascii="Times New Roman" w:eastAsiaTheme="minorEastAsia" w:hAnsi="Times New Roman" w:cs="Times New Roman"/>
          <w:lang w:val="en-GB"/>
        </w:rPr>
        <w:t xml:space="preserve">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w:t>
      </w:r>
      <w:r w:rsidR="00CB2B46">
        <w:rPr>
          <w:rFonts w:ascii="Times New Roman" w:hAnsi="Times New Roman"/>
          <w:lang w:val="en-GB"/>
        </w:rPr>
        <w:lastRenderedPageBreak/>
        <w:t>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202" w:author="Maria Alejandra Romero" w:date="2021-07-31T21:06:00Z">
        <w:r w:rsidRPr="000F75A8" w:rsidDel="005818E2">
          <w:rPr>
            <w:rFonts w:ascii="Times New Roman" w:hAnsi="Times New Roman" w:cs="Times New Roman"/>
            <w:lang w:val="en-US"/>
          </w:rPr>
          <w:delText xml:space="preserve">relatively </w:delText>
        </w:r>
      </w:del>
      <w:ins w:id="203"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204"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205" w:author="Maria Alejandra Romero" w:date="2021-07-31T21:09:00Z">
        <w:r w:rsidRPr="000F75A8" w:rsidDel="00AB078A">
          <w:rPr>
            <w:rFonts w:ascii="Times New Roman" w:hAnsi="Times New Roman" w:cs="Times New Roman"/>
            <w:lang w:val="en-US"/>
          </w:rPr>
          <w:delText xml:space="preserve">the three chains converged adequately, </w:delText>
        </w:r>
      </w:del>
      <w:del w:id="206"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207"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w:t>
      </w:r>
      <w:proofErr w:type="spellStart"/>
      <w:r w:rsidR="00563A32">
        <w:rPr>
          <w:rFonts w:ascii="Times New Roman" w:hAnsi="Times New Roman" w:cs="Times New Roman"/>
          <w:lang w:val="en-US"/>
        </w:rPr>
        <w:t>Georgias</w:t>
      </w:r>
      <w:proofErr w:type="spellEnd"/>
      <w:r w:rsidR="00563A32">
        <w:rPr>
          <w:rFonts w:ascii="Times New Roman" w:hAnsi="Times New Roman" w:cs="Times New Roman"/>
          <w:lang w:val="en-US"/>
        </w:rPr>
        <w:t xml:space="preserve">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xml:space="preserve">].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w:t>
      </w:r>
      <w:r w:rsidRPr="00B9384A">
        <w:rPr>
          <w:rFonts w:ascii="Times New Roman" w:hAnsi="Times New Roman" w:cs="Times New Roman"/>
          <w:lang w:val="en-US"/>
        </w:rPr>
        <w:lastRenderedPageBreak/>
        <w:t xml:space="preserve">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208" w:author="Maria Alejandra Romero" w:date="2021-07-31T21:26:00Z">
        <w:r w:rsidRPr="006C0237" w:rsidDel="002F2367">
          <w:rPr>
            <w:rFonts w:ascii="Times New Roman" w:hAnsi="Times New Roman"/>
            <w:strike/>
            <w:lang w:val="en-GB"/>
            <w:rPrChange w:id="209"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210"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211"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212"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213"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214"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215"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216"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217"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218"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219"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220" w:author="Maria Alejandra Romero" w:date="2021-07-27T21:29:00Z">
        <w:r w:rsidR="00EA74A2">
          <w:rPr>
            <w:rFonts w:ascii="Times New Roman" w:hAnsi="Times New Roman" w:cs="Times New Roman"/>
            <w:lang w:val="en-US"/>
          </w:rPr>
          <w:t>Recently</w:t>
        </w:r>
      </w:ins>
      <w:del w:id="221"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222"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223"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224" w:author="Maria Alejandra Romero" w:date="2021-07-27T22:30:00Z">
        <w:r w:rsidRPr="00B9384A" w:rsidDel="00CB221D">
          <w:rPr>
            <w:rFonts w:ascii="Times New Roman" w:hAnsi="Times New Roman" w:cs="Times New Roman"/>
            <w:lang w:val="en-US"/>
          </w:rPr>
          <w:delText>plausible</w:delText>
        </w:r>
      </w:del>
      <w:ins w:id="225"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226" w:author="Maria Alejandra Romero" w:date="2021-07-31T22:04:00Z">
        <w:r w:rsidR="005B1A8D">
          <w:rPr>
            <w:rFonts w:ascii="Times New Roman" w:hAnsi="Times New Roman" w:cs="Times New Roman"/>
            <w:lang w:val="en-US"/>
          </w:rPr>
          <w:t>48</w:t>
        </w:r>
      </w:ins>
      <w:del w:id="227"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228" w:author="Maria Alejandra Romero" w:date="2021-07-31T22:05:00Z">
        <w:r w:rsidR="005B1A8D">
          <w:rPr>
            <w:rFonts w:ascii="Times New Roman" w:hAnsi="Times New Roman" w:cs="Times New Roman"/>
            <w:lang w:val="en-US"/>
          </w:rPr>
          <w:t>70</w:t>
        </w:r>
      </w:ins>
      <w:del w:id="229"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230"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w:t>
      </w:r>
      <w:r w:rsidRPr="008702AD">
        <w:rPr>
          <w:rFonts w:ascii="Times New Roman" w:hAnsi="Times New Roman" w:cs="Times New Roman"/>
          <w:lang w:val="en-US"/>
        </w:rPr>
        <w:lastRenderedPageBreak/>
        <w:t xml:space="preserve">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231" w:author="Maria Alejandra Romero" w:date="2021-07-27T22:24:00Z">
        <w:r w:rsidR="0082699D">
          <w:rPr>
            <w:rFonts w:ascii="Times New Roman" w:hAnsi="Times New Roman" w:cs="Times New Roman"/>
            <w:lang w:val="en-US"/>
          </w:rPr>
          <w:t>S</w:t>
        </w:r>
      </w:ins>
      <w:del w:id="232"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233" w:author="Maria Alejandra Romero" w:date="2021-07-27T22:30:00Z">
        <w:r w:rsidR="0021010F" w:rsidRPr="0021010F" w:rsidDel="00774A00">
          <w:rPr>
            <w:rFonts w:ascii="Times New Roman" w:hAnsi="Times New Roman" w:cs="Times New Roman"/>
            <w:lang w:val="en-US"/>
          </w:rPr>
          <w:delText>plausible</w:delText>
        </w:r>
      </w:del>
      <w:ins w:id="234"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235" w:author="Maria Alejandra Romero" w:date="2021-07-31T22:11:00Z">
        <w:r w:rsidR="00453315">
          <w:rPr>
            <w:rFonts w:ascii="Times New Roman" w:hAnsi="Times New Roman" w:cs="Times New Roman"/>
            <w:lang w:val="en-US"/>
          </w:rPr>
          <w:t>1</w:t>
        </w:r>
      </w:ins>
      <w:del w:id="236"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237" w:author="Maria Alejandra Romero" w:date="2021-07-31T22:11:00Z">
        <w:r w:rsidR="00684BA1">
          <w:rPr>
            <w:rFonts w:ascii="Times New Roman" w:hAnsi="Times New Roman" w:cs="Times New Roman"/>
            <w:lang w:val="en-US"/>
          </w:rPr>
          <w:t>5</w:t>
        </w:r>
      </w:ins>
      <w:del w:id="238"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239" w:author="Maria Alejandra Romero" w:date="2021-07-31T22:11:00Z">
        <w:r w:rsidRPr="009E5558" w:rsidDel="00FE7866">
          <w:rPr>
            <w:rFonts w:ascii="Times New Roman" w:hAnsi="Times New Roman" w:cs="Times New Roman"/>
            <w:lang w:val="en-US"/>
          </w:rPr>
          <w:delText xml:space="preserve">close </w:delText>
        </w:r>
      </w:del>
      <w:ins w:id="240"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241" w:author="Maria Alejandra Romero" w:date="2021-07-31T22:11:00Z">
        <w:r w:rsidRPr="009E5558" w:rsidDel="00FE7866">
          <w:rPr>
            <w:rFonts w:ascii="Times New Roman" w:hAnsi="Times New Roman" w:cs="Times New Roman"/>
            <w:lang w:val="en-US"/>
          </w:rPr>
          <w:delText>to</w:delText>
        </w:r>
      </w:del>
      <w:ins w:id="242"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243" w:author="Maria Alejandra Romero" w:date="2021-07-31T22:11:00Z">
        <w:r w:rsidR="00FE7866">
          <w:rPr>
            <w:rFonts w:ascii="Times New Roman" w:hAnsi="Times New Roman" w:cs="Times New Roman"/>
            <w:lang w:val="en-US"/>
          </w:rPr>
          <w:t>0</w:t>
        </w:r>
      </w:ins>
      <w:del w:id="244"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245" w:author="Maria Alejandra Romero" w:date="2021-07-31T22:12:00Z">
        <w:r w:rsidRPr="009E5558" w:rsidDel="00687DEA">
          <w:rPr>
            <w:rFonts w:ascii="Times New Roman" w:hAnsi="Times New Roman" w:cs="Times New Roman"/>
            <w:lang w:val="en-US"/>
          </w:rPr>
          <w:delText>Slightly lower</w:delText>
        </w:r>
      </w:del>
      <w:ins w:id="246"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The fidelity to migratory destinations has been inferred in order to explain the 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w:t>
      </w:r>
      <w:r w:rsidRPr="005A0B8F">
        <w:rPr>
          <w:rFonts w:ascii="Times New Roman" w:hAnsi="Times New Roman" w:cs="Times New Roman"/>
          <w:lang w:val="en-US"/>
        </w:rPr>
        <w:lastRenderedPageBreak/>
        <w:t xml:space="preserve">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proofErr w:type="spellStart"/>
      <w:r w:rsidRPr="00AE3BA5">
        <w:rPr>
          <w:rFonts w:ascii="Times New Roman" w:hAnsi="Times New Roman" w:cs="Times New Roman"/>
          <w:lang w:val="en-US"/>
        </w:rPr>
        <w:t>Sueyro</w:t>
      </w:r>
      <w:proofErr w:type="spellEnd"/>
      <w:r w:rsidRPr="00AE3BA5">
        <w:rPr>
          <w:rFonts w:ascii="Times New Roman" w:hAnsi="Times New Roman" w:cs="Times New Roman"/>
          <w:lang w:val="en-US"/>
        </w:rPr>
        <w:t xml:space="preserve"> et al. [</w:t>
      </w:r>
      <w:r w:rsidR="003C0F0A" w:rsidRPr="00571C24">
        <w:rPr>
          <w:rFonts w:ascii="Times New Roman" w:hAnsi="Times New Roman" w:cs="Times New Roman"/>
          <w:lang w:val="en-US"/>
        </w:rPr>
        <w:t>90</w:t>
      </w:r>
      <w:r w:rsidRPr="00571C24">
        <w:rPr>
          <w:rFonts w:ascii="Times New Roman" w:hAnsi="Times New Roman" w:cs="Times New Roman"/>
          <w:lang w:val="en-US"/>
        </w:rPr>
        <w:t>],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w:t>
      </w:r>
      <w:r w:rsidR="006365FB">
        <w:rPr>
          <w:rFonts w:ascii="Times New Roman" w:hAnsi="Times New Roman" w:cs="Times New Roman"/>
          <w:lang w:val="en-US"/>
        </w:rPr>
        <w:lastRenderedPageBreak/>
        <w:t xml:space="preserve">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247"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248" w:author="Maria Alejandra Romero" w:date="2021-07-31T22:31:00Z">
        <w:r w:rsidR="0078568E">
          <w:rPr>
            <w:rFonts w:ascii="Times New Roman" w:hAnsi="Times New Roman" w:cs="Times New Roman"/>
            <w:lang w:val="en-GB"/>
          </w:rPr>
          <w:t xml:space="preserve"> and</w:t>
        </w:r>
      </w:ins>
      <w:del w:id="249"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250" w:author="Maria Alejandra Romero" w:date="2021-07-31T22:31:00Z">
        <w:r w:rsidRPr="00EE4041" w:rsidDel="0078568E">
          <w:rPr>
            <w:rFonts w:ascii="Times New Roman" w:eastAsiaTheme="minorEastAsia" w:hAnsi="Times New Roman" w:cs="Times New Roman"/>
            <w:color w:val="000000"/>
            <w:lang w:val="en-GB"/>
          </w:rPr>
          <w:delText>and</w:delText>
        </w:r>
      </w:del>
      <m:oMath>
        <m:r>
          <w:del w:id="251" w:author="Maria Alejandra Romero" w:date="2021-07-31T22:31:00Z">
            <m:rPr>
              <m:sty m:val="p"/>
            </m:rPr>
            <w:rPr>
              <w:rFonts w:ascii="Cambria Math" w:eastAsiaTheme="minorEastAsia" w:hAnsi="Cambria Math" w:cs="Times New Roman"/>
              <w:color w:val="000000"/>
              <w:lang w:val="en-GB"/>
            </w:rPr>
            <m:t xml:space="preserve"> </m:t>
          </w:del>
        </m:r>
        <m:r>
          <w:del w:id="252" w:author="Maria Alejandra Romero" w:date="2021-07-31T22:31:00Z">
            <w:rPr>
              <w:rFonts w:ascii="Cambria Math" w:eastAsiaTheme="minorEastAsia" w:hAnsi="Cambria Math" w:cs="Times New Roman"/>
              <w:color w:val="000000"/>
              <w:lang w:val="en-GB"/>
            </w:rPr>
            <m:t>q</m:t>
          </w:del>
        </m:r>
      </m:oMath>
      <w:del w:id="253" w:author="Maria Alejandra Romero" w:date="2021-07-31T22:31:00Z">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254" w:author="Maria Alejandra Romero" w:date="2021-08-01T12:15:00Z"/>
          <w:rFonts w:ascii="Times New Roman" w:hAnsi="Times New Roman" w:cs="Times New Roman"/>
          <w:lang w:val="en-US"/>
          <w:rPrChange w:id="255" w:author="Maria Alejandra Romero" w:date="2021-08-01T12:55:00Z">
            <w:rPr>
              <w:moveFrom w:id="256" w:author="Maria Alejandra Romero" w:date="2021-08-01T12:15:00Z"/>
              <w:rFonts w:ascii="Times New Roman" w:hAnsi="Times New Roman" w:cs="Times New Roman"/>
              <w:highlight w:val="yellow"/>
              <w:lang w:val="en-US"/>
            </w:rPr>
          </w:rPrChange>
        </w:rPr>
      </w:pPr>
      <w:moveFromRangeStart w:id="257" w:author="Maria Alejandra Romero" w:date="2021-08-01T12:15:00Z" w:name="move78712566"/>
      <w:moveFrom w:id="258"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moveFrom w:id="259" w:author="Maria Alejandra Romero" w:date="2021-08-01T12:15:00Z">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260" w:author="Maria Alejandra Romero" w:date="2021-08-01T12:15:00Z"/>
          <w:rFonts w:ascii="Times New Roman" w:hAnsi="Times New Roman" w:cs="Times New Roman"/>
          <w:lang w:val="en-US"/>
        </w:rPr>
      </w:pPr>
    </w:p>
    <w:moveFromRangeEnd w:id="257"/>
    <w:p w14:paraId="4E32E558" w14:textId="132B52CE" w:rsidR="00176B04" w:rsidRPr="007115AE" w:rsidRDefault="00C910E2" w:rsidP="002C02CB">
      <w:pPr>
        <w:autoSpaceDE w:val="0"/>
        <w:autoSpaceDN w:val="0"/>
        <w:adjustRightInd w:val="0"/>
        <w:spacing w:after="0" w:line="360" w:lineRule="auto"/>
        <w:ind w:firstLine="284"/>
        <w:rPr>
          <w:ins w:id="261" w:author="Maria Alejandra Romero" w:date="2021-08-01T12:15:00Z"/>
          <w:rFonts w:ascii="Times New Roman" w:hAnsi="Times New Roman" w:cs="Times New Roman"/>
          <w:color w:val="000000"/>
          <w:lang w:val="en-US"/>
          <w:rPrChange w:id="262" w:author="Maria Alejandra Romero" w:date="2021-08-01T12:55:00Z">
            <w:rPr>
              <w:ins w:id="263"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264"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265"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266"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267"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w:t>
      </w:r>
      <w:proofErr w:type="spellStart"/>
      <w:r w:rsidR="00EB4507" w:rsidRPr="00571C24">
        <w:rPr>
          <w:rFonts w:ascii="Times New Roman" w:hAnsi="Times New Roman" w:cs="Times New Roman"/>
          <w:lang w:val="en-US"/>
        </w:rPr>
        <w:t>Scen</w:t>
      </w:r>
      <w:proofErr w:type="spellEnd"/>
      <w:r w:rsidR="00EB4507" w:rsidRPr="00571C24">
        <w:rPr>
          <w:rFonts w:ascii="Times New Roman" w:hAnsi="Times New Roman" w:cs="Times New Roman"/>
          <w:lang w:val="en-US"/>
        </w:rPr>
        <w:t xml:space="preserve"> 1)</w:t>
      </w:r>
      <w:r w:rsidR="000A2DC5" w:rsidRPr="00571C24">
        <w:rPr>
          <w:rFonts w:ascii="Times New Roman" w:hAnsi="Times New Roman" w:cs="Times New Roman"/>
          <w:color w:val="000000"/>
          <w:lang w:val="en-US"/>
        </w:rPr>
        <w:t xml:space="preserve">, our model updated the distribution of the parameter, </w:t>
      </w:r>
      <w:proofErr w:type="spellStart"/>
      <w:r w:rsidR="000A2DC5" w:rsidRPr="00571C24">
        <w:rPr>
          <w:rFonts w:ascii="Times New Roman" w:hAnsi="Times New Roman" w:cs="Times New Roman"/>
          <w:color w:val="000000"/>
          <w:lang w:val="en-US"/>
        </w:rPr>
        <w:t>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w:t>
      </w:r>
      <w:proofErr w:type="spellEnd"/>
      <w:r w:rsidR="000A2DC5" w:rsidRPr="00571C24">
        <w:rPr>
          <w:rFonts w:ascii="Times New Roman" w:hAnsi="Times New Roman" w:cs="Times New Roman"/>
          <w:color w:val="000000"/>
          <w:lang w:val="en-US"/>
        </w:rPr>
        <w:t xml:space="preserve"> values below 6%.</w:t>
      </w:r>
      <w:r w:rsidR="00600653" w:rsidRPr="00571C24">
        <w:rPr>
          <w:rFonts w:ascii="Times New Roman" w:hAnsi="Times New Roman" w:cs="Times New Roman"/>
          <w:color w:val="000000"/>
          <w:lang w:val="en-US"/>
        </w:rPr>
        <w:t xml:space="preserve"> </w:t>
      </w:r>
      <w:del w:id="268"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269" w:author="Maria Alejandra Romero" w:date="2021-08-01T12:20:00Z">
        <w:r w:rsidR="00D40A8C" w:rsidRPr="007115AE">
          <w:rPr>
            <w:rFonts w:ascii="Times New Roman" w:hAnsi="Times New Roman" w:cs="Times New Roman"/>
            <w:shd w:val="clear" w:color="auto" w:fill="FFFFFF"/>
            <w:lang w:val="en-US"/>
            <w:rPrChange w:id="270"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271" w:author="Maria Alejandra Romero" w:date="2021-08-01T12:20:00Z">
        <w:r w:rsidR="00BD5301" w:rsidRPr="007115AE">
          <w:rPr>
            <w:rFonts w:ascii="Times New Roman" w:hAnsi="Times New Roman" w:cs="Times New Roman"/>
            <w:shd w:val="clear" w:color="auto" w:fill="FFFFFF"/>
            <w:lang w:val="en-US"/>
            <w:rPrChange w:id="272" w:author="Maria Alejandra Romero" w:date="2021-08-01T12:55:00Z">
              <w:rPr>
                <w:rFonts w:ascii="Times New Roman" w:hAnsi="Times New Roman" w:cs="Times New Roman"/>
                <w:highlight w:val="yellow"/>
                <w:shd w:val="clear" w:color="auto" w:fill="FFFFFF"/>
                <w:lang w:val="en-US"/>
              </w:rPr>
            </w:rPrChange>
          </w:rPr>
          <w:t>1</w:t>
        </w:r>
      </w:ins>
      <w:del w:id="273"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274"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275"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w:del>
      <m:oMath>
        <m:sSub>
          <m:sSubPr>
            <m:ctrlPr>
              <w:del w:id="276" w:author="Maria Alejandra Romero" w:date="2021-07-31T22:38:00Z">
                <w:rPr>
                  <w:rFonts w:ascii="Cambria Math" w:hAnsi="Cambria Math" w:cs="Times New Roman"/>
                  <w:i/>
                  <w:color w:val="000000"/>
                  <w:lang w:val="en-GB"/>
                </w:rPr>
              </w:del>
            </m:ctrlPr>
          </m:sSubPr>
          <m:e>
            <m:r>
              <w:del w:id="277" w:author="Maria Alejandra Romero" w:date="2021-07-31T22:38:00Z">
                <w:rPr>
                  <w:rFonts w:ascii="Cambria Math" w:hAnsi="Cambria Math" w:cs="Times New Roman"/>
                  <w:color w:val="000000"/>
                  <w:lang w:val="en-GB"/>
                  <w:rPrChange w:id="278" w:author="Maria Alejandra Romero" w:date="2021-08-01T12:55:00Z">
                    <w:rPr>
                      <w:rFonts w:ascii="Cambria Math" w:hAnsi="Cambria Math" w:cs="Times New Roman"/>
                      <w:color w:val="000000"/>
                      <w:lang w:val="en-GB"/>
                    </w:rPr>
                  </w:rPrChange>
                </w:rPr>
                <m:t>R</m:t>
              </w:del>
            </m:r>
          </m:e>
          <m:sub>
            <m:r>
              <w:del w:id="279" w:author="Maria Alejandra Romero" w:date="2021-07-31T22:38:00Z">
                <w:rPr>
                  <w:rFonts w:ascii="Cambria Math" w:hAnsi="Cambria Math" w:cs="Times New Roman"/>
                  <w:color w:val="000000"/>
                  <w:lang w:val="en-GB"/>
                  <w:rPrChange w:id="280" w:author="Maria Alejandra Romero" w:date="2021-08-01T12:55:00Z">
                    <w:rPr>
                      <w:rFonts w:ascii="Cambria Math" w:hAnsi="Cambria Math" w:cs="Times New Roman"/>
                      <w:color w:val="000000"/>
                      <w:lang w:val="en-GB"/>
                    </w:rPr>
                  </w:rPrChange>
                </w:rPr>
                <m:t>max</m:t>
              </w:del>
            </m:r>
          </m:sub>
        </m:sSub>
      </m:oMath>
      <w:del w:id="281" w:author="Maria Alejandra Romero" w:date="2021-07-31T22:38:00Z">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282"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283" w:author="Maria Alejandra Romero" w:date="2021-08-01T12:21:00Z">
        <w:r w:rsidR="007B3ED3" w:rsidRPr="007115AE">
          <w:rPr>
            <w:rFonts w:ascii="Times New Roman" w:hAnsi="Times New Roman" w:cs="Times New Roman"/>
            <w:shd w:val="clear" w:color="auto" w:fill="FFFFFF"/>
            <w:lang w:val="en-US"/>
            <w:rPrChange w:id="284"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 xml:space="preserve">the density-dependent model used </w:t>
      </w:r>
      <w:proofErr w:type="spellStart"/>
      <w:r w:rsidR="00614AAF" w:rsidRPr="00AE3BA5">
        <w:rPr>
          <w:rFonts w:ascii="Times New Roman" w:hAnsi="Times New Roman" w:cs="Times New Roman"/>
          <w:color w:val="000000"/>
          <w:lang w:val="en-US"/>
        </w:rPr>
        <w:t>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w:t>
      </w:r>
      <w:proofErr w:type="spellEnd"/>
      <w:r w:rsidR="00614AAF" w:rsidRPr="00571C24">
        <w:rPr>
          <w:rFonts w:ascii="Times New Roman" w:hAnsi="Times New Roman" w:cs="Times New Roman"/>
          <w:color w:val="000000"/>
          <w:lang w:val="en-US"/>
        </w:rPr>
        <w:t xml:space="preserve">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285" w:author="Maria Alejandra Romero" w:date="2021-08-01T12:47:00Z"/>
          <w:moveTo w:id="286" w:author="Maria Alejandra Romero" w:date="2021-08-01T12:15:00Z"/>
          <w:rFonts w:ascii="Times New Roman" w:hAnsi="Times New Roman" w:cs="Times New Roman"/>
          <w:lang w:val="en-US"/>
        </w:rPr>
      </w:pPr>
      <w:ins w:id="287" w:author="Maria Alejandra Romero" w:date="2021-08-01T12:27:00Z">
        <w:r w:rsidRPr="007115AE">
          <w:rPr>
            <w:rFonts w:ascii="Times New Roman" w:hAnsi="Times New Roman" w:cs="Times New Roman"/>
            <w:color w:val="000000"/>
            <w:lang w:val="en-US"/>
            <w:rPrChange w:id="288" w:author="Maria Alejandra Romero" w:date="2021-08-01T12:55:00Z">
              <w:rPr>
                <w:rFonts w:ascii="Times New Roman" w:hAnsi="Times New Roman" w:cs="Times New Roman"/>
                <w:color w:val="000000"/>
                <w:highlight w:val="yellow"/>
                <w:lang w:val="en-US"/>
              </w:rPr>
            </w:rPrChange>
          </w:rPr>
          <w:t xml:space="preserve">Changes in </w:t>
        </w:r>
      </w:ins>
      <w:ins w:id="289" w:author="Maria Alejandra Romero" w:date="2021-08-01T12:31:00Z">
        <w:r w:rsidR="00CB190D" w:rsidRPr="007115AE">
          <w:rPr>
            <w:rFonts w:ascii="Times New Roman" w:hAnsi="Times New Roman" w:cs="Times New Roman"/>
            <w:color w:val="000000"/>
            <w:lang w:val="en-US"/>
            <w:rPrChange w:id="290" w:author="Maria Alejandra Romero" w:date="2021-08-01T12:55:00Z">
              <w:rPr>
                <w:rFonts w:ascii="Times New Roman" w:hAnsi="Times New Roman" w:cs="Times New Roman"/>
                <w:color w:val="000000"/>
                <w:highlight w:val="yellow"/>
                <w:lang w:val="en-US"/>
              </w:rPr>
            </w:rPrChange>
          </w:rPr>
          <w:t xml:space="preserve">the </w:t>
        </w:r>
      </w:ins>
      <w:ins w:id="291" w:author="Maria Alejandra Romero" w:date="2021-08-01T12:27:00Z">
        <w:r w:rsidRPr="007115AE">
          <w:rPr>
            <w:rFonts w:ascii="Times New Roman" w:hAnsi="Times New Roman" w:cs="Times New Roman"/>
            <w:color w:val="000000"/>
            <w:lang w:val="en-US"/>
            <w:rPrChange w:id="292" w:author="Maria Alejandra Romero" w:date="2021-08-01T12:55:00Z">
              <w:rPr>
                <w:rFonts w:ascii="Times New Roman" w:hAnsi="Times New Roman" w:cs="Times New Roman"/>
                <w:color w:val="000000"/>
                <w:highlight w:val="yellow"/>
                <w:lang w:val="en-US"/>
              </w:rPr>
            </w:rPrChange>
          </w:rPr>
          <w:t xml:space="preserve">catchability </w:t>
        </w:r>
      </w:ins>
      <w:ins w:id="293" w:author="Maria Alejandra Romero" w:date="2021-08-01T12:29:00Z">
        <w:r w:rsidR="005E625E" w:rsidRPr="007115AE">
          <w:rPr>
            <w:rFonts w:ascii="Times New Roman" w:hAnsi="Times New Roman" w:cs="Times New Roman"/>
            <w:color w:val="000000"/>
            <w:lang w:val="en-US"/>
            <w:rPrChange w:id="294" w:author="Maria Alejandra Romero" w:date="2021-08-01T12:55:00Z">
              <w:rPr>
                <w:rFonts w:ascii="Times New Roman" w:hAnsi="Times New Roman" w:cs="Times New Roman"/>
                <w:color w:val="000000"/>
                <w:highlight w:val="yellow"/>
                <w:lang w:val="en-US"/>
              </w:rPr>
            </w:rPrChange>
          </w:rPr>
          <w:t xml:space="preserve">in the surveyed area could explain </w:t>
        </w:r>
      </w:ins>
      <w:ins w:id="295" w:author="Maria Alejandra Romero" w:date="2021-08-01T12:30:00Z">
        <w:r w:rsidR="006C5D36" w:rsidRPr="007115AE">
          <w:rPr>
            <w:rFonts w:ascii="Times New Roman" w:hAnsi="Times New Roman" w:cs="Times New Roman"/>
            <w:color w:val="000000"/>
            <w:lang w:val="en-US"/>
            <w:rPrChange w:id="296" w:author="Maria Alejandra Romero" w:date="2021-08-01T12:55:00Z">
              <w:rPr>
                <w:rFonts w:ascii="Times New Roman" w:hAnsi="Times New Roman" w:cs="Times New Roman"/>
                <w:color w:val="000000"/>
                <w:highlight w:val="yellow"/>
                <w:lang w:val="en-US"/>
              </w:rPr>
            </w:rPrChange>
          </w:rPr>
          <w:t xml:space="preserve">the low maximum rate of increase </w:t>
        </w:r>
      </w:ins>
      <w:ins w:id="297" w:author="Maria Alejandra Romero" w:date="2021-08-01T12:31:00Z">
        <w:r w:rsidR="00CB190D" w:rsidRPr="007115AE">
          <w:rPr>
            <w:rFonts w:ascii="Times New Roman" w:hAnsi="Times New Roman" w:cs="Times New Roman"/>
            <w:color w:val="000000"/>
            <w:lang w:val="en-US"/>
            <w:rPrChange w:id="298"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299" w:author="Maria Alejandra Romero" w:date="2021-08-01T12:55:00Z">
              <w:rPr>
                <w:rFonts w:ascii="Times New Roman" w:hAnsi="Times New Roman" w:cs="Times New Roman"/>
                <w:color w:val="000000"/>
                <w:highlight w:val="yellow"/>
                <w:lang w:val="en-US"/>
              </w:rPr>
            </w:rPrChange>
          </w:rPr>
          <w:t xml:space="preserve">. </w:t>
        </w:r>
      </w:ins>
      <w:ins w:id="300" w:author="Maria Alejandra Romero" w:date="2021-08-01T12:32:00Z">
        <w:r w:rsidR="0068491C" w:rsidRPr="007115AE">
          <w:rPr>
            <w:rFonts w:ascii="Times New Roman" w:hAnsi="Times New Roman" w:cs="Times New Roman"/>
            <w:color w:val="000000"/>
            <w:lang w:val="en-US"/>
            <w:rPrChange w:id="301"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302" w:author="Maria Alejandra Romero" w:date="2021-08-01T12:55:00Z">
              <w:rPr>
                <w:rFonts w:ascii="Times New Roman" w:hAnsi="Times New Roman" w:cs="Times New Roman"/>
                <w:color w:val="000000"/>
                <w:highlight w:val="yellow"/>
                <w:lang w:val="en-US"/>
              </w:rPr>
            </w:rPrChange>
          </w:rPr>
          <w:t xml:space="preserve"> </w:t>
        </w:r>
        <w:del w:id="303" w:author="Grant Adams" w:date="2021-08-02T16:02:00Z">
          <w:r w:rsidR="00236C95" w:rsidRPr="007115AE" w:rsidDel="00805B9F">
            <w:rPr>
              <w:rFonts w:ascii="Times New Roman" w:hAnsi="Times New Roman" w:cs="Times New Roman"/>
              <w:color w:val="000000"/>
              <w:lang w:val="en-US"/>
              <w:rPrChange w:id="304"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305" w:author="Maria Alejandra Romero" w:date="2021-08-01T12:55:00Z">
              <w:rPr>
                <w:rFonts w:ascii="Times New Roman" w:hAnsi="Times New Roman" w:cs="Times New Roman"/>
                <w:color w:val="000000"/>
                <w:highlight w:val="yellow"/>
                <w:lang w:val="en-US"/>
              </w:rPr>
            </w:rPrChange>
          </w:rPr>
          <w:t xml:space="preserve">mentioned </w:t>
        </w:r>
        <w:del w:id="306" w:author="Grant Adams" w:date="2021-08-02T16:02:00Z">
          <w:r w:rsidR="00236C95" w:rsidRPr="007115AE" w:rsidDel="00805B9F">
            <w:rPr>
              <w:rFonts w:ascii="Times New Roman" w:hAnsi="Times New Roman" w:cs="Times New Roman"/>
              <w:color w:val="000000"/>
              <w:lang w:val="en-US"/>
              <w:rPrChange w:id="307" w:author="Maria Alejandra Romero" w:date="2021-08-01T12:55:00Z">
                <w:rPr>
                  <w:rFonts w:ascii="Times New Roman" w:hAnsi="Times New Roman" w:cs="Times New Roman"/>
                  <w:color w:val="000000"/>
                  <w:highlight w:val="yellow"/>
                  <w:lang w:val="en-US"/>
                </w:rPr>
              </w:rPrChange>
            </w:rPr>
            <w:delText>above</w:delText>
          </w:r>
        </w:del>
      </w:ins>
      <w:ins w:id="308" w:author="Grant Adams" w:date="2021-08-02T16:02:00Z">
        <w:r w:rsidR="00805B9F">
          <w:rPr>
            <w:rFonts w:ascii="Times New Roman" w:hAnsi="Times New Roman" w:cs="Times New Roman"/>
            <w:color w:val="000000"/>
            <w:lang w:val="en-US"/>
          </w:rPr>
          <w:t>previously</w:t>
        </w:r>
      </w:ins>
      <w:ins w:id="309" w:author="Maria Alejandra Romero" w:date="2021-08-01T12:33:00Z">
        <w:r w:rsidR="00CF03F6" w:rsidRPr="007115AE">
          <w:rPr>
            <w:rFonts w:ascii="Times New Roman" w:hAnsi="Times New Roman" w:cs="Times New Roman"/>
            <w:color w:val="000000"/>
            <w:lang w:val="en-US"/>
            <w:rPrChange w:id="310" w:author="Maria Alejandra Romero" w:date="2021-08-01T12:55:00Z">
              <w:rPr>
                <w:rFonts w:ascii="Times New Roman" w:hAnsi="Times New Roman" w:cs="Times New Roman"/>
                <w:color w:val="000000"/>
                <w:highlight w:val="yellow"/>
                <w:lang w:val="en-US"/>
              </w:rPr>
            </w:rPrChange>
          </w:rPr>
          <w:t xml:space="preserve">, </w:t>
        </w:r>
      </w:ins>
      <w:ins w:id="311" w:author="Maria Alejandra Romero" w:date="2021-08-01T12:37:00Z">
        <w:r w:rsidR="008D21BC" w:rsidRPr="007115AE">
          <w:rPr>
            <w:rFonts w:ascii="Times New Roman" w:hAnsi="Times New Roman" w:cs="Times New Roman"/>
            <w:color w:val="000000"/>
            <w:lang w:val="en-US"/>
            <w:rPrChange w:id="312"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redistribution of the whales in the 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313" w:author="Maria Alejandra Romero" w:date="2021-08-01T12:38:00Z">
        <w:r w:rsidR="00A41187" w:rsidRPr="00571C24">
          <w:rPr>
            <w:rFonts w:ascii="Times New Roman" w:hAnsi="Times New Roman" w:cs="Times New Roman"/>
            <w:color w:val="000000"/>
            <w:lang w:val="en-US"/>
          </w:rPr>
          <w:t xml:space="preserve">sula </w:t>
        </w:r>
      </w:ins>
      <w:ins w:id="314" w:author="Maria Alejandra Romero" w:date="2021-08-01T12:37:00Z">
        <w:r w:rsidR="008D21BC" w:rsidRPr="00571C24">
          <w:rPr>
            <w:rFonts w:ascii="Times New Roman" w:hAnsi="Times New Roman" w:cs="Times New Roman"/>
            <w:color w:val="000000"/>
            <w:lang w:val="en-US"/>
          </w:rPr>
          <w:t>V</w:t>
        </w:r>
      </w:ins>
      <w:ins w:id="315" w:author="Maria Alejandra Romero" w:date="2021-08-01T12:38:00Z">
        <w:r w:rsidR="00A41187" w:rsidRPr="00571C24">
          <w:rPr>
            <w:rFonts w:ascii="Times New Roman" w:hAnsi="Times New Roman" w:cs="Times New Roman"/>
            <w:color w:val="000000"/>
            <w:lang w:val="en-US"/>
          </w:rPr>
          <w:t>aldés</w:t>
        </w:r>
      </w:ins>
      <w:ins w:id="316"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317"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its carrying capacity </w:t>
        </w:r>
      </w:ins>
      <w:ins w:id="318" w:author="Grant Adams" w:date="2021-08-02T16:03:00Z">
        <w:r w:rsidR="00805B9F">
          <w:rPr>
            <w:rFonts w:ascii="Times New Roman" w:hAnsi="Times New Roman" w:cs="Times New Roman"/>
            <w:lang w:val="en-US"/>
          </w:rPr>
          <w:t xml:space="preserve">in the survey area </w:t>
        </w:r>
      </w:ins>
      <w:ins w:id="319" w:author="Maria Alejandra Romero" w:date="2021-08-01T12:38:00Z">
        <w:r w:rsidR="00FF343F" w:rsidRPr="00571C24">
          <w:rPr>
            <w:rFonts w:ascii="Times New Roman" w:hAnsi="Times New Roman" w:cs="Times New Roman"/>
            <w:lang w:val="en-US"/>
          </w:rPr>
          <w:t xml:space="preserve">as optimal habitat while solitary individuals and breeding groups are forced to use deeper waters or to move out of the region, in particular to </w:t>
        </w:r>
        <w:proofErr w:type="spellStart"/>
        <w:r w:rsidR="00FF343F" w:rsidRPr="00571C24">
          <w:rPr>
            <w:rFonts w:ascii="Times New Roman" w:hAnsi="Times New Roman" w:cs="Times New Roman"/>
            <w:lang w:val="en-US"/>
          </w:rPr>
          <w:t>Golfo</w:t>
        </w:r>
        <w:proofErr w:type="spellEnd"/>
        <w:r w:rsidR="00FF343F" w:rsidRPr="00571C24">
          <w:rPr>
            <w:rFonts w:ascii="Times New Roman" w:hAnsi="Times New Roman" w:cs="Times New Roman"/>
            <w:lang w:val="en-US"/>
          </w:rPr>
          <w:t xml:space="preserve"> San </w:t>
        </w:r>
        <w:proofErr w:type="spellStart"/>
        <w:r w:rsidR="00FF343F" w:rsidRPr="00571C24">
          <w:rPr>
            <w:rFonts w:ascii="Times New Roman" w:hAnsi="Times New Roman" w:cs="Times New Roman"/>
            <w:lang w:val="en-US"/>
          </w:rPr>
          <w:t>Mat</w:t>
        </w:r>
        <w:r w:rsidR="00FF343F" w:rsidRPr="00EB09FF">
          <w:rPr>
            <w:rFonts w:ascii="Times New Roman" w:hAnsi="Times New Roman" w:cs="Times New Roman"/>
            <w:lang w:val="en-US"/>
          </w:rPr>
          <w:t>ías</w:t>
        </w:r>
        <w:proofErr w:type="spellEnd"/>
        <w:r w:rsidR="00FF343F" w:rsidRPr="00EB09FF">
          <w:rPr>
            <w:rFonts w:ascii="Times New Roman" w:hAnsi="Times New Roman" w:cs="Times New Roman"/>
            <w:lang w:val="en-US"/>
          </w:rPr>
          <w:t xml:space="preserve"> </w:t>
        </w:r>
      </w:ins>
      <w:ins w:id="320"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321"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322" w:author="Maria Alejandra Romero" w:date="2021-08-01T12:41:00Z">
        <w:r w:rsidR="00A64FE5" w:rsidRPr="007115AE">
          <w:rPr>
            <w:rFonts w:ascii="Times New Roman" w:hAnsi="Times New Roman" w:cs="Times New Roman"/>
            <w:lang w:val="en-GB"/>
          </w:rPr>
          <w:t xml:space="preserve"> explor</w:t>
        </w:r>
      </w:ins>
      <w:ins w:id="323" w:author="Maria Alejandra Romero" w:date="2021-08-01T12:45:00Z">
        <w:r w:rsidR="00845472" w:rsidRPr="007115AE">
          <w:rPr>
            <w:rFonts w:ascii="Times New Roman" w:hAnsi="Times New Roman" w:cs="Times New Roman"/>
            <w:lang w:val="en-GB"/>
          </w:rPr>
          <w:t>ing</w:t>
        </w:r>
      </w:ins>
      <w:ins w:id="324" w:author="Maria Alejandra Romero" w:date="2021-08-01T12:41:00Z">
        <w:r w:rsidR="00A64FE5" w:rsidRPr="007115AE">
          <w:rPr>
            <w:rFonts w:ascii="Times New Roman" w:hAnsi="Times New Roman" w:cs="Times New Roman"/>
            <w:lang w:val="en-GB"/>
          </w:rPr>
          <w:t xml:space="preserve"> </w:t>
        </w:r>
      </w:ins>
      <w:ins w:id="325"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326"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327"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328" w:author="Maria Alejandra Romero" w:date="2021-08-01T12:45:00Z">
        <w:r w:rsidR="00FD3CF8" w:rsidRPr="007115AE">
          <w:rPr>
            <w:rFonts w:ascii="Times New Roman" w:hAnsi="Times New Roman" w:cs="Times New Roman"/>
            <w:lang w:val="en-GB"/>
          </w:rPr>
          <w:t xml:space="preserve">favour </w:t>
        </w:r>
      </w:ins>
      <w:ins w:id="329" w:author="Maria Alejandra Romero" w:date="2021-08-01T12:46:00Z">
        <w:r w:rsidR="00146E3E" w:rsidRPr="007115AE">
          <w:rPr>
            <w:rFonts w:ascii="Times New Roman" w:hAnsi="Times New Roman" w:cs="Times New Roman"/>
            <w:lang w:val="en-GB"/>
          </w:rPr>
          <w:t xml:space="preserve">higher </w:t>
        </w:r>
      </w:ins>
      <w:ins w:id="330" w:author="Maria Alejandra Romero" w:date="2021-08-01T12:49:00Z">
        <w:r w:rsidR="00DE101C" w:rsidRPr="007115AE">
          <w:rPr>
            <w:rFonts w:ascii="Times New Roman" w:hAnsi="Times New Roman" w:cs="Times New Roman"/>
            <w:lang w:val="en-GB"/>
          </w:rPr>
          <w:t>values</w:t>
        </w:r>
      </w:ins>
      <w:ins w:id="331" w:author="Maria Alejandra Romero" w:date="2021-08-01T12:46:00Z">
        <w:r w:rsidR="00146E3E" w:rsidRPr="007115AE">
          <w:rPr>
            <w:rFonts w:ascii="Times New Roman" w:hAnsi="Times New Roman" w:cs="Times New Roman"/>
            <w:lang w:val="en-GB"/>
          </w:rPr>
          <w:t xml:space="preserve">. </w:t>
        </w:r>
      </w:ins>
      <w:ins w:id="332" w:author="Maria Alejandra Romero" w:date="2021-08-01T12:47:00Z">
        <w:r w:rsidR="00360D53" w:rsidRPr="007115AE">
          <w:rPr>
            <w:rFonts w:ascii="Times New Roman" w:hAnsi="Times New Roman" w:cs="Times New Roman"/>
            <w:lang w:val="en-GB"/>
          </w:rPr>
          <w:t xml:space="preserve">Unfortunately, </w:t>
        </w:r>
      </w:ins>
      <w:moveToRangeStart w:id="333"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334" w:author="Maria Alejandra Romero" w:date="2021-08-01T12:49:00Z"/>
          <w:rFonts w:ascii="Times New Roman" w:hAnsi="Times New Roman" w:cs="Times New Roman"/>
          <w:lang w:val="en-US"/>
          <w:rPrChange w:id="335" w:author="Maria Alejandra Romero" w:date="2021-08-01T12:55:00Z">
            <w:rPr>
              <w:ins w:id="336" w:author="Maria Alejandra Romero" w:date="2021-08-01T12:49:00Z"/>
              <w:rFonts w:ascii="Times New Roman" w:hAnsi="Times New Roman" w:cs="Times New Roman"/>
              <w:highlight w:val="yellow"/>
              <w:lang w:val="en-US"/>
            </w:rPr>
          </w:rPrChange>
        </w:rPr>
      </w:pPr>
      <w:moveTo w:id="337" w:author="Maria Alejandra Romero" w:date="2021-08-01T12:15:00Z">
        <w:del w:id="338" w:author="Maria Alejandra Romero" w:date="2021-08-01T12:47:00Z">
          <w:r w:rsidRPr="007115AE" w:rsidDel="00360D53">
            <w:rPr>
              <w:rFonts w:ascii="Times New Roman" w:hAnsi="Times New Roman" w:cs="Times New Roman"/>
              <w:color w:val="000000"/>
              <w:lang w:val="en-GB"/>
              <w:rPrChange w:id="339" w:author="Maria Alejandra Romero" w:date="2021-08-01T12:55:00Z">
                <w:rPr>
                  <w:rFonts w:ascii="Times New Roman" w:hAnsi="Times New Roman" w:cs="Times New Roman"/>
                  <w:color w:val="000000"/>
                  <w:highlight w:val="yellow"/>
                  <w:lang w:val="en-GB"/>
                </w:rPr>
              </w:rPrChange>
            </w:rPr>
            <w:delText xml:space="preserve">The catchability coefficient </w:delText>
          </w:r>
        </w:del>
        <m:oMath>
          <m:r>
            <w:del w:id="340" w:author="Maria Alejandra Romero" w:date="2021-08-01T12:47:00Z">
              <w:rPr>
                <w:rFonts w:ascii="Cambria Math" w:hAnsi="Cambria Math" w:cs="Times New Roman"/>
                <w:color w:val="000000"/>
                <w:lang w:val="en-GB"/>
                <w:rPrChange w:id="341" w:author="Maria Alejandra Romero" w:date="2021-08-01T12:55:00Z">
                  <w:rPr>
                    <w:rFonts w:ascii="Cambria Math" w:hAnsi="Cambria Math" w:cs="Times New Roman"/>
                    <w:color w:val="000000"/>
                    <w:highlight w:val="yellow"/>
                    <w:lang w:val="en-GB"/>
                  </w:rPr>
                </w:rPrChange>
              </w:rPr>
              <m:t>q</m:t>
            </w:del>
          </m:r>
        </m:oMath>
        <w:moveTo w:id="342" w:author="Maria Alejandra Romero" w:date="2021-08-01T12:15:00Z">
          <w:del w:id="343" w:author="Maria Alejandra Romero" w:date="2021-08-01T12:47:00Z">
            <w:r w:rsidRPr="007115AE" w:rsidDel="00360D53">
              <w:rPr>
                <w:rFonts w:ascii="Times New Roman" w:eastAsiaTheme="minorEastAsia" w:hAnsi="Times New Roman" w:cs="Times New Roman"/>
                <w:color w:val="000000"/>
                <w:lang w:val="en-GB"/>
                <w:rPrChange w:id="344"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345"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346" w:author="Grant Adams" w:date="2021-08-02T16:03:00Z">
            <w:r w:rsidRPr="007115AE" w:rsidDel="00805B9F">
              <w:rPr>
                <w:rFonts w:ascii="Times New Roman" w:eastAsiaTheme="minorEastAsia" w:hAnsi="Times New Roman" w:cs="Times New Roman"/>
                <w:color w:val="000000"/>
                <w:lang w:val="en-GB"/>
                <w:rPrChange w:id="347"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348" w:author="Maria Alejandra Romero" w:date="2021-08-01T12:55:00Z">
                <w:rPr>
                  <w:rFonts w:ascii="Times New Roman" w:eastAsiaTheme="minorEastAsia" w:hAnsi="Times New Roman" w:cs="Times New Roman"/>
                  <w:color w:val="000000"/>
                  <w:highlight w:val="yellow"/>
                  <w:lang w:val="en-GB"/>
                </w:rPr>
              </w:rPrChange>
            </w:rPr>
            <w:t xml:space="preserve"> </w:t>
          </w:r>
        </w:moveTo>
        <w:ins w:id="349" w:author="Grant Adams" w:date="2021-08-02T16:03:00Z">
          <w:r w:rsidR="00805B9F">
            <w:rPr>
              <w:rFonts w:ascii="Times New Roman" w:eastAsiaTheme="minorEastAsia" w:hAnsi="Times New Roman" w:cs="Times New Roman"/>
              <w:color w:val="000000"/>
              <w:lang w:val="en-GB"/>
            </w:rPr>
            <w:t>in</w:t>
          </w:r>
        </w:ins>
        <w:moveTo w:id="350" w:author="Maria Alejandra Romero" w:date="2021-08-01T12:15:00Z">
          <w:del w:id="351" w:author="Grant Adams" w:date="2021-08-02T16:03:00Z">
            <w:r w:rsidRPr="007115AE" w:rsidDel="00805B9F">
              <w:rPr>
                <w:rFonts w:ascii="Times New Roman" w:eastAsiaTheme="minorEastAsia" w:hAnsi="Times New Roman" w:cs="Times New Roman"/>
                <w:color w:val="000000"/>
                <w:lang w:val="en-GB"/>
                <w:rPrChange w:id="352"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353"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354" w:author="Grant Adams" w:date="2021-08-02T16:03:00Z">
          <w:r w:rsidR="00805B9F">
            <w:rPr>
              <w:rFonts w:ascii="Times New Roman" w:eastAsiaTheme="minorEastAsia" w:hAnsi="Times New Roman" w:cs="Times New Roman"/>
              <w:color w:val="000000"/>
              <w:lang w:val="en-GB"/>
            </w:rPr>
            <w:t xml:space="preserve">better </w:t>
          </w:r>
        </w:ins>
        <w:moveTo w:id="355" w:author="Maria Alejandra Romero" w:date="2021-08-01T12:15:00Z">
          <w:del w:id="356" w:author="Maria Alejandra Romero" w:date="2021-08-01T12:50:00Z">
            <w:r w:rsidRPr="007115AE" w:rsidDel="00B87BE4">
              <w:rPr>
                <w:rFonts w:ascii="Times New Roman" w:eastAsiaTheme="minorEastAsia" w:hAnsi="Times New Roman" w:cs="Times New Roman"/>
                <w:color w:val="000000"/>
                <w:lang w:val="en-GB"/>
                <w:rPrChange w:id="357" w:author="Maria Alejandra Romero" w:date="2021-08-01T12:55:00Z">
                  <w:rPr>
                    <w:rFonts w:ascii="Times New Roman" w:eastAsiaTheme="minorEastAsia" w:hAnsi="Times New Roman" w:cs="Times New Roman"/>
                    <w:color w:val="000000"/>
                    <w:highlight w:val="yellow"/>
                    <w:lang w:val="en-GB"/>
                  </w:rPr>
                </w:rPrChange>
              </w:rPr>
              <w:delText>p</w:delText>
            </w:r>
          </w:del>
          <w:ins w:id="358" w:author="Maria Alejandra Romero" w:date="2021-08-01T12:50:00Z">
            <w:del w:id="359" w:author="Grant Adams" w:date="2021-08-02T16:03:00Z">
              <w:r w:rsidR="00B87BE4" w:rsidRPr="007115AE" w:rsidDel="00805B9F">
                <w:rPr>
                  <w:rFonts w:ascii="Times New Roman" w:eastAsiaTheme="minorEastAsia" w:hAnsi="Times New Roman" w:cs="Times New Roman"/>
                  <w:color w:val="000000"/>
                  <w:lang w:val="en-GB"/>
                  <w:rPrChange w:id="360"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361" w:author="Maria Alejandra Romero" w:date="2021-08-01T12:50:00Z">
          <w:del w:id="362" w:author="Grant Adams" w:date="2021-08-02T16:03:00Z">
            <w:r w:rsidR="00B87BE4" w:rsidRPr="007115AE" w:rsidDel="00805B9F">
              <w:rPr>
                <w:rFonts w:ascii="Times New Roman" w:eastAsiaTheme="minorEastAsia" w:hAnsi="Times New Roman" w:cs="Times New Roman"/>
                <w:color w:val="000000"/>
                <w:lang w:val="en-GB"/>
                <w:rPrChange w:id="363"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364" w:author="Grant Adams" w:date="2021-08-02T16:04:00Z">
          <w:r w:rsidR="00805B9F">
            <w:rPr>
              <w:rFonts w:ascii="Times New Roman" w:eastAsiaTheme="minorEastAsia" w:hAnsi="Times New Roman" w:cs="Times New Roman"/>
              <w:color w:val="000000"/>
              <w:lang w:val="en-GB"/>
            </w:rPr>
            <w:t>estimate</w:t>
          </w:r>
        </w:ins>
        <w:ins w:id="365" w:author="Maria Alejandra Romero" w:date="2021-08-01T12:47:00Z">
          <w:r w:rsidR="00703EFD" w:rsidRPr="007115AE">
            <w:rPr>
              <w:rFonts w:ascii="Times New Roman" w:eastAsiaTheme="minorEastAsia" w:hAnsi="Times New Roman" w:cs="Times New Roman"/>
              <w:color w:val="000000"/>
              <w:lang w:val="en-GB"/>
              <w:rPrChange w:id="366" w:author="Maria Alejandra Romero" w:date="2021-08-01T12:55:00Z">
                <w:rPr>
                  <w:rFonts w:ascii="Times New Roman" w:eastAsiaTheme="minorEastAsia" w:hAnsi="Times New Roman" w:cs="Times New Roman"/>
                  <w:color w:val="000000"/>
                  <w:highlight w:val="yellow"/>
                  <w:lang w:val="en-GB"/>
                </w:rPr>
              </w:rPrChange>
            </w:rPr>
            <w:t xml:space="preserve"> a </w:t>
          </w:r>
          <w:del w:id="367" w:author="Grant Adams" w:date="2021-08-02T16:04:00Z">
            <w:r w:rsidR="00703EFD" w:rsidRPr="007115AE" w:rsidDel="00805B9F">
              <w:rPr>
                <w:rFonts w:ascii="Times New Roman" w:eastAsiaTheme="minorEastAsia" w:hAnsi="Times New Roman" w:cs="Times New Roman"/>
                <w:color w:val="000000"/>
                <w:lang w:val="en-GB"/>
                <w:rPrChange w:id="368" w:author="Maria Alejandra Romero" w:date="2021-08-01T12:55:00Z">
                  <w:rPr>
                    <w:rFonts w:ascii="Times New Roman" w:eastAsiaTheme="minorEastAsia" w:hAnsi="Times New Roman" w:cs="Times New Roman"/>
                    <w:color w:val="000000"/>
                    <w:highlight w:val="yellow"/>
                    <w:lang w:val="en-GB"/>
                  </w:rPr>
                </w:rPrChange>
              </w:rPr>
              <w:delText>negative</w:delText>
            </w:r>
          </w:del>
        </w:ins>
        <w:ins w:id="369" w:author="Grant Adams" w:date="2021-08-02T16:04:00Z">
          <w:r w:rsidR="00805B9F">
            <w:rPr>
              <w:rFonts w:ascii="Times New Roman" w:eastAsiaTheme="minorEastAsia" w:hAnsi="Times New Roman" w:cs="Times New Roman"/>
              <w:color w:val="000000"/>
              <w:lang w:val="en-GB"/>
            </w:rPr>
            <w:t>trend in</w:t>
          </w:r>
        </w:ins>
        <w:ins w:id="370" w:author="Maria Alejandra Romero" w:date="2021-08-01T12:47:00Z">
          <w:r w:rsidR="00703EFD" w:rsidRPr="007115AE">
            <w:rPr>
              <w:rFonts w:ascii="Times New Roman" w:eastAsiaTheme="minorEastAsia" w:hAnsi="Times New Roman" w:cs="Times New Roman"/>
              <w:color w:val="000000"/>
              <w:lang w:val="en-GB"/>
              <w:rPrChange w:id="371" w:author="Maria Alejandra Romero" w:date="2021-08-01T12:55:00Z">
                <w:rPr>
                  <w:rFonts w:ascii="Times New Roman" w:eastAsiaTheme="minorEastAsia" w:hAnsi="Times New Roman" w:cs="Times New Roman"/>
                  <w:color w:val="000000"/>
                  <w:highlight w:val="yellow"/>
                  <w:lang w:val="en-GB"/>
                </w:rPr>
              </w:rPrChange>
            </w:rPr>
            <w:t xml:space="preserve"> </w:t>
          </w:r>
        </w:ins>
        <w:moveTo w:id="372" w:author="Maria Alejandra Romero" w:date="2021-08-01T12:15:00Z">
          <w:del w:id="373" w:author="Maria Alejandra Romero" w:date="2021-08-01T12:47:00Z">
            <w:r w:rsidRPr="007115AE" w:rsidDel="00703EFD">
              <w:rPr>
                <w:rFonts w:ascii="Times New Roman" w:eastAsiaTheme="minorEastAsia" w:hAnsi="Times New Roman" w:cs="Times New Roman"/>
                <w:color w:val="000000"/>
                <w:lang w:val="en-GB"/>
                <w:rPrChange w:id="374"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375"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376" w:author="Maria Alejandra Romero" w:date="2021-08-01T12:55:00Z">
                <w:rPr>
                  <w:rFonts w:ascii="Times New Roman" w:hAnsi="Times New Roman" w:cs="Times New Roman"/>
                  <w:highlight w:val="yellow"/>
                  <w:lang w:val="en-US"/>
                </w:rPr>
              </w:rPrChange>
            </w:rPr>
            <w:t xml:space="preserve">catchability. </w:t>
          </w:r>
          <w:del w:id="377" w:author="Maria Alejandra Romero" w:date="2021-08-01T12:48:00Z">
            <w:r w:rsidRPr="007115AE" w:rsidDel="00074288">
              <w:rPr>
                <w:rFonts w:ascii="Times New Roman" w:hAnsi="Times New Roman" w:cs="Times New Roman"/>
                <w:lang w:val="en-US"/>
                <w:rPrChange w:id="378"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379" w:author="Grant Adams" w:date="2021-08-02T16:05:00Z">
            <w:r w:rsidRPr="007115AE" w:rsidDel="00805B9F">
              <w:rPr>
                <w:rFonts w:ascii="Times New Roman" w:hAnsi="Times New Roman" w:cs="Times New Roman"/>
                <w:lang w:val="en-US"/>
                <w:rPrChange w:id="380" w:author="Maria Alejandra Romero" w:date="2021-08-01T12:55:00Z">
                  <w:rPr>
                    <w:rFonts w:ascii="Times New Roman" w:hAnsi="Times New Roman" w:cs="Times New Roman"/>
                    <w:highlight w:val="yellow"/>
                    <w:lang w:val="en-US"/>
                  </w:rPr>
                </w:rPrChange>
              </w:rPr>
              <w:delText>In the future, if</w:delText>
            </w:r>
          </w:del>
        </w:moveTo>
        <w:ins w:id="381" w:author="Grant Adams" w:date="2021-08-02T16:05:00Z">
          <w:r w:rsidR="00805B9F">
            <w:rPr>
              <w:rFonts w:ascii="Times New Roman" w:hAnsi="Times New Roman" w:cs="Times New Roman"/>
              <w:lang w:val="en-US"/>
            </w:rPr>
            <w:t>If</w:t>
          </w:r>
        </w:ins>
        <w:moveTo w:id="382" w:author="Maria Alejandra Romero" w:date="2021-08-01T12:15:00Z">
          <w:r w:rsidRPr="007115AE">
            <w:rPr>
              <w:rFonts w:ascii="Times New Roman" w:hAnsi="Times New Roman" w:cs="Times New Roman"/>
              <w:lang w:val="en-US"/>
              <w:rPrChange w:id="383" w:author="Maria Alejandra Romero" w:date="2021-08-01T12:55:00Z">
                <w:rPr>
                  <w:rFonts w:ascii="Times New Roman" w:hAnsi="Times New Roman" w:cs="Times New Roman"/>
                  <w:highlight w:val="yellow"/>
                  <w:lang w:val="en-US"/>
                </w:rPr>
              </w:rPrChange>
            </w:rPr>
            <w:t xml:space="preserve"> </w:t>
          </w:r>
          <w:del w:id="384" w:author="Grant Adams" w:date="2021-08-02T16:04:00Z">
            <w:r w:rsidRPr="007115AE" w:rsidDel="00805B9F">
              <w:rPr>
                <w:rFonts w:ascii="Times New Roman" w:hAnsi="Times New Roman" w:cs="Times New Roman"/>
                <w:lang w:val="en-US"/>
                <w:rPrChange w:id="385"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386" w:author="Maria Alejandra Romero" w:date="2021-08-01T12:55:00Z">
                <w:rPr>
                  <w:rFonts w:ascii="Times New Roman" w:hAnsi="Times New Roman" w:cs="Times New Roman"/>
                  <w:highlight w:val="yellow"/>
                  <w:lang w:val="en-US"/>
                </w:rPr>
              </w:rPrChange>
            </w:rPr>
            <w:t>abundance in</w:t>
          </w:r>
        </w:moveTo>
        <w:ins w:id="387" w:author="Grant Adams" w:date="2021-08-02T16:04:00Z">
          <w:r w:rsidR="00805B9F">
            <w:rPr>
              <w:rFonts w:ascii="Times New Roman" w:hAnsi="Times New Roman" w:cs="Times New Roman"/>
              <w:lang w:val="en-US"/>
            </w:rPr>
            <w:t xml:space="preserve"> the</w:t>
          </w:r>
        </w:ins>
        <w:moveTo w:id="388" w:author="Maria Alejandra Romero" w:date="2021-08-01T12:15:00Z">
          <w:r w:rsidRPr="007115AE">
            <w:rPr>
              <w:rFonts w:ascii="Times New Roman" w:hAnsi="Times New Roman" w:cs="Times New Roman"/>
              <w:lang w:val="en-US"/>
              <w:rPrChange w:id="389" w:author="Maria Alejandra Romero" w:date="2021-08-01T12:55:00Z">
                <w:rPr>
                  <w:rFonts w:ascii="Times New Roman" w:hAnsi="Times New Roman" w:cs="Times New Roman"/>
                  <w:highlight w:val="yellow"/>
                  <w:lang w:val="en-US"/>
                </w:rPr>
              </w:rPrChange>
            </w:rPr>
            <w:t xml:space="preserve"> traditional breeding grounds remains stable over time</w:t>
          </w:r>
          <w:del w:id="390" w:author="Grant Adams" w:date="2021-08-02T16:04:00Z">
            <w:r w:rsidRPr="007115AE" w:rsidDel="00805B9F">
              <w:rPr>
                <w:rFonts w:ascii="Times New Roman" w:hAnsi="Times New Roman" w:cs="Times New Roman"/>
                <w:lang w:val="en-US"/>
                <w:rPrChange w:id="391"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392" w:author="Maria Alejandra Romero" w:date="2021-08-01T12:55:00Z">
                <w:rPr>
                  <w:rFonts w:ascii="Times New Roman" w:hAnsi="Times New Roman" w:cs="Times New Roman"/>
                  <w:highlight w:val="yellow"/>
                  <w:lang w:val="en-US"/>
                </w:rPr>
              </w:rPrChange>
            </w:rPr>
            <w:t xml:space="preserve"> and the population continu</w:t>
          </w:r>
          <w:commentRangeStart w:id="393"/>
          <w:r w:rsidRPr="007115AE">
            <w:rPr>
              <w:rFonts w:ascii="Times New Roman" w:hAnsi="Times New Roman" w:cs="Times New Roman"/>
              <w:lang w:val="en-US"/>
              <w:rPrChange w:id="394" w:author="Maria Alejandra Romero" w:date="2021-08-01T12:55:00Z">
                <w:rPr>
                  <w:rFonts w:ascii="Times New Roman" w:hAnsi="Times New Roman" w:cs="Times New Roman"/>
                  <w:highlight w:val="yellow"/>
                  <w:lang w:val="en-US"/>
                </w:rPr>
              </w:rPrChange>
            </w:rPr>
            <w:t xml:space="preserve">es to increase </w:t>
          </w:r>
          <w:del w:id="395" w:author="Grant Adams" w:date="2021-08-02T16:05:00Z">
            <w:r w:rsidRPr="007115AE" w:rsidDel="00805B9F">
              <w:rPr>
                <w:rFonts w:ascii="Times New Roman" w:hAnsi="Times New Roman" w:cs="Times New Roman"/>
                <w:lang w:val="en-US"/>
                <w:rPrChange w:id="396" w:author="Maria Alejandra Romero" w:date="2021-08-01T12:55:00Z">
                  <w:rPr>
                    <w:rFonts w:ascii="Times New Roman" w:hAnsi="Times New Roman" w:cs="Times New Roman"/>
                    <w:highlight w:val="yellow"/>
                    <w:lang w:val="en-US"/>
                  </w:rPr>
                </w:rPrChange>
              </w:rPr>
              <w:delText>over</w:delText>
            </w:r>
          </w:del>
        </w:moveTo>
        <w:ins w:id="397" w:author="Grant Adams" w:date="2021-08-02T16:05:00Z">
          <w:r w:rsidR="00805B9F">
            <w:rPr>
              <w:rFonts w:ascii="Times New Roman" w:hAnsi="Times New Roman" w:cs="Times New Roman"/>
              <w:lang w:val="en-US"/>
            </w:rPr>
            <w:t>across</w:t>
          </w:r>
        </w:ins>
        <w:moveTo w:id="398" w:author="Maria Alejandra Romero" w:date="2021-08-01T12:15:00Z">
          <w:r w:rsidRPr="007115AE">
            <w:rPr>
              <w:rFonts w:ascii="Times New Roman" w:hAnsi="Times New Roman" w:cs="Times New Roman"/>
              <w:lang w:val="en-US"/>
              <w:rPrChange w:id="399" w:author="Maria Alejandra Romero" w:date="2021-08-01T12:55:00Z">
                <w:rPr>
                  <w:rFonts w:ascii="Times New Roman" w:hAnsi="Times New Roman" w:cs="Times New Roman"/>
                  <w:highlight w:val="yellow"/>
                  <w:lang w:val="en-US"/>
                </w:rPr>
              </w:rPrChange>
            </w:rPr>
            <w:t xml:space="preserve"> </w:t>
          </w:r>
          <w:del w:id="400" w:author="Grant Adams" w:date="2021-08-02T16:05:00Z">
            <w:r w:rsidRPr="007115AE" w:rsidDel="00805B9F">
              <w:rPr>
                <w:rFonts w:ascii="Times New Roman" w:hAnsi="Times New Roman" w:cs="Times New Roman"/>
                <w:lang w:val="en-US"/>
                <w:rPrChange w:id="401" w:author="Maria Alejandra Romero" w:date="2021-08-01T12:55:00Z">
                  <w:rPr>
                    <w:rFonts w:ascii="Times New Roman" w:hAnsi="Times New Roman" w:cs="Times New Roman"/>
                    <w:highlight w:val="yellow"/>
                    <w:lang w:val="en-US"/>
                  </w:rPr>
                </w:rPrChange>
              </w:rPr>
              <w:delText>the</w:delText>
            </w:r>
          </w:del>
        </w:moveTo>
        <w:proofErr w:type="spellStart"/>
        <w:ins w:id="402" w:author="Grant Adams" w:date="2021-08-02T16:05:00Z">
          <w:r w:rsidR="00805B9F">
            <w:rPr>
              <w:rFonts w:ascii="Times New Roman" w:hAnsi="Times New Roman" w:cs="Times New Roman"/>
              <w:lang w:val="en-US"/>
            </w:rPr>
            <w:t>it’s</w:t>
          </w:r>
        </w:ins>
        <w:proofErr w:type="spellEnd"/>
        <w:moveTo w:id="403" w:author="Maria Alejandra Romero" w:date="2021-08-01T12:15:00Z">
          <w:r w:rsidRPr="007115AE">
            <w:rPr>
              <w:rFonts w:ascii="Times New Roman" w:hAnsi="Times New Roman" w:cs="Times New Roman"/>
              <w:lang w:val="en-US"/>
              <w:rPrChange w:id="404" w:author="Maria Alejandra Romero" w:date="2021-08-01T12:55:00Z">
                <w:rPr>
                  <w:rFonts w:ascii="Times New Roman" w:hAnsi="Times New Roman" w:cs="Times New Roman"/>
                  <w:highlight w:val="yellow"/>
                  <w:lang w:val="en-US"/>
                </w:rPr>
              </w:rPrChange>
            </w:rPr>
            <w:t xml:space="preserve"> distribution</w:t>
          </w:r>
          <w:del w:id="405" w:author="Grant Adams" w:date="2021-08-02T16:05:00Z">
            <w:r w:rsidRPr="007115AE" w:rsidDel="00805B9F">
              <w:rPr>
                <w:rFonts w:ascii="Times New Roman" w:hAnsi="Times New Roman" w:cs="Times New Roman"/>
                <w:lang w:val="en-US"/>
                <w:rPrChange w:id="406" w:author="Maria Alejandra Romero" w:date="2021-08-01T12:55:00Z">
                  <w:rPr>
                    <w:rFonts w:ascii="Times New Roman" w:hAnsi="Times New Roman" w:cs="Times New Roman"/>
                    <w:highlight w:val="yellow"/>
                    <w:lang w:val="en-US"/>
                  </w:rPr>
                </w:rPrChange>
              </w:rPr>
              <w:delText xml:space="preserve"> area</w:delText>
            </w:r>
          </w:del>
        </w:moveTo>
        <w:commentRangeEnd w:id="393"/>
        <w:del w:id="407" w:author="Grant Adams" w:date="2021-08-02T16:05:00Z">
          <w:r w:rsidR="00805B9F" w:rsidDel="00805B9F">
            <w:rPr>
              <w:rStyle w:val="CommentReference"/>
            </w:rPr>
            <w:commentReference w:id="393"/>
          </w:r>
        </w:del>
        <w:moveTo w:id="408" w:author="Maria Alejandra Romero" w:date="2021-08-01T12:15:00Z">
          <w:r w:rsidRPr="007115AE">
            <w:rPr>
              <w:rFonts w:ascii="Times New Roman" w:hAnsi="Times New Roman" w:cs="Times New Roman"/>
              <w:lang w:val="en-US"/>
              <w:rPrChange w:id="409" w:author="Maria Alejandra Romero" w:date="2021-08-01T12:55:00Z">
                <w:rPr>
                  <w:rFonts w:ascii="Times New Roman" w:hAnsi="Times New Roman" w:cs="Times New Roman"/>
                  <w:highlight w:val="yellow"/>
                  <w:lang w:val="en-US"/>
                </w:rPr>
              </w:rPrChange>
            </w:rPr>
            <w:t xml:space="preserve">, </w:t>
          </w:r>
        </w:moveTo>
        <w:ins w:id="410" w:author="Grant Adams" w:date="2021-08-02T16:06:00Z">
          <w:r w:rsidR="00805B9F">
            <w:rPr>
              <w:rFonts w:ascii="Times New Roman" w:hAnsi="Times New Roman" w:cs="Times New Roman"/>
              <w:lang w:val="en-US"/>
            </w:rPr>
            <w:t xml:space="preserve">future studies should prioritize </w:t>
          </w:r>
        </w:ins>
        <w:ins w:id="411" w:author="Maria Alejandra Romero" w:date="2021-08-01T12:51:00Z">
          <w:r w:rsidR="00F87836" w:rsidRPr="00991EC7">
            <w:rPr>
              <w:rFonts w:ascii="Times New Roman" w:hAnsi="Times New Roman" w:cs="Times New Roman"/>
              <w:lang w:val="en-US"/>
            </w:rPr>
            <w:t xml:space="preserve">the generation of information </w:t>
          </w:r>
          <w:del w:id="412" w:author="Grant Adams"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413" w:author="Grant Adams" w:date="2021-08-02T16:06:00Z">
            <w:r w:rsidR="00F87836" w:rsidRPr="00991EC7" w:rsidDel="00805B9F">
              <w:rPr>
                <w:rFonts w:ascii="Times New Roman" w:hAnsi="Times New Roman" w:cs="Times New Roman"/>
                <w:lang w:val="en-US"/>
              </w:rPr>
              <w:delText>of this parameter</w:delText>
            </w:r>
          </w:del>
        </w:ins>
        <w:ins w:id="414" w:author="Grant Adams" w:date="2021-08-02T16:06:00Z">
          <w:r w:rsidR="00805B9F">
            <w:rPr>
              <w:rFonts w:ascii="Times New Roman" w:hAnsi="Times New Roman" w:cs="Times New Roman"/>
              <w:lang w:val="en-US"/>
            </w:rPr>
            <w:t>in catchability</w:t>
          </w:r>
        </w:ins>
        <w:ins w:id="415" w:author="Maria Alejandra Romero" w:date="2021-08-01T12:51:00Z">
          <w:r w:rsidR="00F87836" w:rsidRPr="00991EC7">
            <w:rPr>
              <w:rFonts w:ascii="Times New Roman" w:hAnsi="Times New Roman" w:cs="Times New Roman"/>
              <w:lang w:val="en-US"/>
            </w:rPr>
            <w:t>.</w:t>
          </w:r>
        </w:ins>
      </w:moveTo>
    </w:p>
    <w:p w14:paraId="12F6E2D4" w14:textId="5BFCD5ED" w:rsidR="00146E3E" w:rsidRPr="00423337" w:rsidDel="00CD1BEF" w:rsidRDefault="009E3576" w:rsidP="009E3576">
      <w:pPr>
        <w:autoSpaceDE w:val="0"/>
        <w:autoSpaceDN w:val="0"/>
        <w:adjustRightInd w:val="0"/>
        <w:spacing w:after="0" w:line="360" w:lineRule="auto"/>
        <w:ind w:firstLine="284"/>
        <w:rPr>
          <w:del w:id="416" w:author="Maria Alejandra Romero" w:date="2021-08-01T12:53:00Z"/>
          <w:moveTo w:id="417" w:author="Maria Alejandra Romero" w:date="2021-08-01T12:15:00Z"/>
          <w:rFonts w:ascii="Times New Roman" w:hAnsi="Times New Roman" w:cs="Times New Roman"/>
          <w:lang w:val="en-US"/>
          <w:rPrChange w:id="418" w:author="Maria Alejandra Romero" w:date="2021-08-01T12:55:00Z">
            <w:rPr>
              <w:del w:id="419" w:author="Maria Alejandra Romero" w:date="2021-08-01T12:53:00Z"/>
              <w:moveTo w:id="420" w:author="Maria Alejandra Romero" w:date="2021-08-01T12:15:00Z"/>
              <w:rFonts w:ascii="Times New Roman" w:hAnsi="Times New Roman" w:cs="Times New Roman"/>
              <w:highlight w:val="yellow"/>
              <w:lang w:val="en-US"/>
            </w:rPr>
          </w:rPrChange>
        </w:rPr>
      </w:pPr>
      <w:moveTo w:id="421" w:author="Maria Alejandra Romero" w:date="2021-08-01T12:15:00Z">
        <w:del w:id="422" w:author="Maria Alejandra Romero" w:date="2021-08-01T12:51:00Z">
          <w:r w:rsidRPr="00423337" w:rsidDel="00F87836">
            <w:rPr>
              <w:rFonts w:ascii="Times New Roman" w:hAnsi="Times New Roman" w:cs="Times New Roman"/>
              <w:lang w:val="en-US"/>
              <w:rPrChange w:id="423"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424" w:author="Maria Alejandra Romero" w:date="2021-08-01T12:53:00Z"/>
          <w:moveTo w:id="425" w:author="Maria Alejandra Romero" w:date="2021-08-01T12:15:00Z"/>
          <w:rFonts w:ascii="Times New Roman" w:hAnsi="Times New Roman" w:cs="Times New Roman"/>
          <w:lang w:val="en-US"/>
          <w:rPrChange w:id="426" w:author="Maria Alejandra Romero" w:date="2021-08-01T12:55:00Z">
            <w:rPr>
              <w:del w:id="427" w:author="Maria Alejandra Romero" w:date="2021-08-01T12:53:00Z"/>
              <w:moveTo w:id="428" w:author="Maria Alejandra Romero" w:date="2021-08-01T12:15:00Z"/>
              <w:rFonts w:ascii="Times New Roman" w:hAnsi="Times New Roman" w:cs="Times New Roman"/>
              <w:highlight w:val="yellow"/>
              <w:lang w:val="en-US"/>
            </w:rPr>
          </w:rPrChange>
        </w:rPr>
      </w:pPr>
    </w:p>
    <w:moveToRangeEnd w:id="333"/>
    <w:p w14:paraId="7BC6411B" w14:textId="0A3D1C7F" w:rsidR="009E3576" w:rsidRPr="00991EC7" w:rsidDel="00CD1BEF" w:rsidRDefault="009E3576" w:rsidP="00176B04">
      <w:pPr>
        <w:autoSpaceDE w:val="0"/>
        <w:autoSpaceDN w:val="0"/>
        <w:adjustRightInd w:val="0"/>
        <w:spacing w:after="0" w:line="360" w:lineRule="auto"/>
        <w:ind w:firstLine="284"/>
        <w:rPr>
          <w:del w:id="429"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430" w:author="Maria Alejandra Romero" w:date="2021-08-01T12:53:00Z">
        <w:r w:rsidRPr="00423337">
          <w:rPr>
            <w:rFonts w:ascii="Times New Roman" w:hAnsi="Times New Roman" w:cs="Times New Roman"/>
            <w:color w:val="000000"/>
            <w:lang w:val="en-US"/>
            <w:rPrChange w:id="431" w:author="Maria Alejandra Romero" w:date="2021-08-01T12:55:00Z">
              <w:rPr>
                <w:rFonts w:ascii="Times New Roman" w:hAnsi="Times New Roman" w:cs="Times New Roman"/>
                <w:color w:val="000000"/>
                <w:highlight w:val="yellow"/>
                <w:lang w:val="en-US"/>
              </w:rPr>
            </w:rPrChange>
          </w:rPr>
          <w:t>On the other han</w:t>
        </w:r>
      </w:ins>
      <w:ins w:id="432" w:author="Maria Alejandra Romero" w:date="2021-08-01T12:54:00Z">
        <w:r w:rsidR="0036356B" w:rsidRPr="00423337">
          <w:rPr>
            <w:rFonts w:ascii="Times New Roman" w:hAnsi="Times New Roman" w:cs="Times New Roman"/>
            <w:color w:val="000000"/>
            <w:lang w:val="en-US"/>
            <w:rPrChange w:id="433" w:author="Maria Alejandra Romero" w:date="2021-08-01T12:55:00Z">
              <w:rPr>
                <w:rFonts w:ascii="Times New Roman" w:hAnsi="Times New Roman" w:cs="Times New Roman"/>
                <w:color w:val="000000"/>
                <w:highlight w:val="yellow"/>
                <w:lang w:val="en-US"/>
              </w:rPr>
            </w:rPrChange>
          </w:rPr>
          <w:t>d</w:t>
        </w:r>
      </w:ins>
      <w:ins w:id="434" w:author="Maria Alejandra Romero" w:date="2021-08-01T12:53:00Z">
        <w:r w:rsidRPr="00423337">
          <w:rPr>
            <w:rFonts w:ascii="Times New Roman" w:hAnsi="Times New Roman" w:cs="Times New Roman"/>
            <w:color w:val="000000"/>
            <w:lang w:val="en-US"/>
            <w:rPrChange w:id="435" w:author="Maria Alejandra Romero" w:date="2021-08-01T12:55:00Z">
              <w:rPr>
                <w:rFonts w:ascii="Times New Roman" w:hAnsi="Times New Roman" w:cs="Times New Roman"/>
                <w:color w:val="000000"/>
                <w:highlight w:val="yellow"/>
                <w:lang w:val="en-US"/>
              </w:rPr>
            </w:rPrChange>
          </w:rPr>
          <w:t xml:space="preserve">, </w:t>
        </w:r>
      </w:ins>
      <w:del w:id="436" w:author="Maria Alejandra Romero" w:date="2021-08-01T12:53:00Z">
        <w:r w:rsidR="00C448B1" w:rsidRPr="00423337" w:rsidDel="00CE5353">
          <w:rPr>
            <w:rFonts w:ascii="Times New Roman" w:hAnsi="Times New Roman" w:cs="Times New Roman"/>
            <w:color w:val="000000"/>
            <w:lang w:val="en-US"/>
          </w:rPr>
          <w:delText>D</w:delText>
        </w:r>
      </w:del>
      <w:ins w:id="437" w:author="Maria Alejandra Romero" w:date="2021-08-01T12:53:00Z">
        <w:r w:rsidRPr="00423337">
          <w:rPr>
            <w:rFonts w:ascii="Times New Roman" w:hAnsi="Times New Roman" w:cs="Times New Roman"/>
            <w:color w:val="000000"/>
            <w:lang w:val="en-US"/>
            <w:rPrChange w:id="438"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00C448B1" w:rsidRPr="00A91977">
        <w:rPr>
          <w:rFonts w:ascii="Times New Roman" w:hAnsi="Times New Roman" w:cs="Times New Roman"/>
          <w:color w:val="000000"/>
          <w:lang w:val="en-US"/>
        </w:rPr>
        <w:t>Mysticeti</w:t>
      </w:r>
      <w:proofErr w:type="spellEnd"/>
      <w:r w:rsidR="00C448B1" w:rsidRPr="00A91977">
        <w:rPr>
          <w:rFonts w:ascii="Times New Roman" w:hAnsi="Times New Roman" w:cs="Times New Roman"/>
          <w:color w:val="000000"/>
          <w:lang w:val="en-US"/>
        </w:rPr>
        <w:t>)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 xml:space="preserve">ic natural selection was the most plausible for </w:t>
      </w:r>
      <w:r w:rsidR="00C448B1" w:rsidRPr="00297A96">
        <w:rPr>
          <w:rFonts w:ascii="Times New Roman" w:hAnsi="Times New Roman" w:cs="Times New Roman"/>
          <w:color w:val="000000"/>
          <w:lang w:val="en-US"/>
        </w:rPr>
        <w:lastRenderedPageBreak/>
        <w:t>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nservation status of the species and should be explored in future assessments of the SRW population from the southwestern Atlantic Ocean. At the same time, 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439"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440"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441" w:author="Maria Alejandra Romero" w:date="2021-07-31T22:37:00Z">
        <w:r w:rsidR="005A2209">
          <w:rPr>
            <w:rFonts w:ascii="Times New Roman" w:hAnsi="Times New Roman" w:cs="Times New Roman"/>
            <w:color w:val="000000"/>
            <w:lang w:val="en-US"/>
          </w:rPr>
          <w:t xml:space="preserve"> and</w:t>
        </w:r>
      </w:ins>
      <w:del w:id="442"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443"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444"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445"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ins w:id="446" w:author="Maria Alejandra Romero" w:date="2021-07-27T15:29:00Z">
        <w:r w:rsidR="0033331C">
          <w:rPr>
            <w:rFonts w:ascii="Times New Roman" w:hAnsi="Times New Roman" w:cs="Times New Roman"/>
            <w:lang w:val="en-US"/>
          </w:rPr>
          <w:t xml:space="preserve"> </w:t>
        </w:r>
      </w:ins>
      <w:ins w:id="447" w:author="Maria Alejandra Romero" w:date="2021-08-01T13:02:00Z">
        <w:r w:rsidR="00947C6B" w:rsidRPr="00947C6B">
          <w:rPr>
            <w:rFonts w:ascii="Times New Roman" w:hAnsi="Times New Roman" w:cs="Times New Roman"/>
            <w:lang w:val="en-US"/>
          </w:rPr>
          <w:t xml:space="preserve">The </w:t>
        </w:r>
      </w:ins>
      <w:ins w:id="448"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449" w:author="Maria Alejandra Romero" w:date="2021-08-01T13:02:00Z">
        <w:r w:rsidR="00947C6B" w:rsidRPr="00947C6B">
          <w:rPr>
            <w:rFonts w:ascii="Times New Roman" w:hAnsi="Times New Roman" w:cs="Times New Roman"/>
            <w:lang w:val="en-US"/>
          </w:rPr>
          <w:t xml:space="preserve">R code used in all population modelling can be found on </w:t>
        </w:r>
      </w:ins>
      <w:ins w:id="450"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451"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452" w:author="Maria Alejandra Romero" w:date="2021-07-27T17:32:00Z">
        <w:r w:rsidR="007657C0" w:rsidRPr="00297A96">
          <w:rPr>
            <w:rFonts w:ascii="Times New Roman" w:hAnsi="Times New Roman" w:cs="Times New Roman"/>
            <w:lang w:val="en-US"/>
          </w:rPr>
          <w:t>R Package: https://github.com/SW-atlantic-right-whale-2021-assessment/StateSpaceSIR</w:t>
        </w:r>
      </w:ins>
      <w:ins w:id="453" w:author="Maria Alejandra Romero" w:date="2021-08-01T13:04:00Z">
        <w:r w:rsidR="00817D0B">
          <w:rPr>
            <w:rFonts w:ascii="Times New Roman" w:hAnsi="Times New Roman" w:cs="Times New Roman"/>
            <w:lang w:val="en-US"/>
          </w:rPr>
          <w:t>).</w:t>
        </w:r>
      </w:ins>
      <w:ins w:id="454"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2. </w:t>
      </w:r>
      <w:proofErr w:type="spellStart"/>
      <w:r>
        <w:rPr>
          <w:rFonts w:ascii="Times New Roman" w:hAnsi="Times New Roman" w:cs="Times New Roman"/>
          <w:lang w:val="en-US"/>
        </w:rPr>
        <w:t>Erb</w:t>
      </w:r>
      <w:proofErr w:type="spellEnd"/>
      <w:r>
        <w:rPr>
          <w:rFonts w:ascii="Times New Roman" w:hAnsi="Times New Roman" w:cs="Times New Roman"/>
          <w:lang w:val="en-US"/>
        </w:rPr>
        <w:t xml:space="preserve">, J., Boyce, M. S. &amp; </w:t>
      </w:r>
      <w:proofErr w:type="spellStart"/>
      <w:r>
        <w:rPr>
          <w:rFonts w:ascii="Times New Roman" w:hAnsi="Times New Roman" w:cs="Times New Roman"/>
          <w:lang w:val="en-US"/>
        </w:rPr>
        <w:t>Stenseth</w:t>
      </w:r>
      <w:proofErr w:type="spellEnd"/>
      <w:r>
        <w:rPr>
          <w:rFonts w:ascii="Times New Roman" w:hAnsi="Times New Roman" w:cs="Times New Roman"/>
          <w:lang w:val="en-US"/>
        </w:rPr>
        <w:t>,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3. Gaillard, J. M., Festa-</w:t>
      </w:r>
      <w:proofErr w:type="spellStart"/>
      <w:r>
        <w:rPr>
          <w:rFonts w:ascii="Times New Roman" w:hAnsi="Times New Roman" w:cs="Times New Roman"/>
          <w:lang w:val="en-US"/>
        </w:rPr>
        <w:t>Bianchet</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Yoccoz</w:t>
      </w:r>
      <w:proofErr w:type="spellEnd"/>
      <w:r>
        <w:rPr>
          <w:rFonts w:ascii="Times New Roman" w:hAnsi="Times New Roman" w:cs="Times New Roman"/>
          <w:lang w:val="en-US"/>
        </w:rPr>
        <w:t>, N. G. Population dynamics of large herbivores: variable recruitment with constant adult survival. </w:t>
      </w:r>
      <w:r>
        <w:rPr>
          <w:rFonts w:ascii="Times New Roman" w:hAnsi="Times New Roman" w:cs="Times New Roman"/>
          <w:i/>
          <w:iCs/>
          <w:lang w:val="en-US"/>
        </w:rPr>
        <w:t xml:space="preserve">Trends 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4.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w:t>
      </w:r>
      <w:proofErr w:type="spellStart"/>
      <w:r>
        <w:rPr>
          <w:rFonts w:ascii="Times New Roman" w:hAnsi="Times New Roman" w:cs="Times New Roman"/>
          <w:lang w:val="en-US"/>
        </w:rPr>
        <w:t>Lele</w:t>
      </w:r>
      <w:proofErr w:type="spellEnd"/>
      <w:r>
        <w:rPr>
          <w:rFonts w:ascii="Times New Roman" w:hAnsi="Times New Roman" w:cs="Times New Roman"/>
          <w:lang w:val="en-US"/>
        </w:rPr>
        <w:t>, S. R., Taper, M. L. &amp; Staples, D. F. Estimating density dependence,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6. </w:t>
      </w:r>
      <w:proofErr w:type="spellStart"/>
      <w:r>
        <w:rPr>
          <w:rFonts w:ascii="Times New Roman" w:hAnsi="Times New Roman" w:cs="Times New Roman"/>
          <w:lang w:val="en-US"/>
        </w:rPr>
        <w:t>Caughley</w:t>
      </w:r>
      <w:proofErr w:type="spellEnd"/>
      <w:r>
        <w:rPr>
          <w:rFonts w:ascii="Times New Roman" w:hAnsi="Times New Roman" w:cs="Times New Roman"/>
          <w:lang w:val="en-US"/>
        </w:rPr>
        <w:t>,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 </w:t>
      </w:r>
      <w:proofErr w:type="spellStart"/>
      <w:r>
        <w:rPr>
          <w:rFonts w:ascii="Times New Roman" w:hAnsi="Times New Roman" w:cs="Times New Roman"/>
          <w:lang w:val="en-US"/>
        </w:rPr>
        <w:t>Clapham</w:t>
      </w:r>
      <w:proofErr w:type="spellEnd"/>
      <w:r>
        <w:rPr>
          <w:rFonts w:ascii="Times New Roman" w:hAnsi="Times New Roman" w:cs="Times New Roman"/>
          <w:lang w:val="en-US"/>
        </w:rPr>
        <w:t>,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xml:space="preserve"> (eds. Perrin, W. F., </w:t>
      </w:r>
      <w:proofErr w:type="spellStart"/>
      <w:r>
        <w:rPr>
          <w:rFonts w:ascii="Times New Roman" w:hAnsi="Times New Roman" w:cs="Times New Roman"/>
          <w:lang w:val="en-US"/>
        </w:rPr>
        <w:t>Würsig</w:t>
      </w:r>
      <w:proofErr w:type="spellEnd"/>
      <w:r>
        <w:rPr>
          <w:rFonts w:ascii="Times New Roman" w:hAnsi="Times New Roman" w:cs="Times New Roman"/>
          <w:lang w:val="en-US"/>
        </w:rPr>
        <w:t xml:space="preserve">, B. &amp; </w:t>
      </w:r>
      <w:proofErr w:type="spellStart"/>
      <w:r>
        <w:rPr>
          <w:rFonts w:ascii="Times New Roman" w:hAnsi="Times New Roman" w:cs="Times New Roman"/>
          <w:lang w:val="en-US"/>
        </w:rPr>
        <w:t>Thewissen</w:t>
      </w:r>
      <w:proofErr w:type="spellEnd"/>
      <w:r>
        <w:rPr>
          <w:rFonts w:ascii="Times New Roman" w:hAnsi="Times New Roman" w:cs="Times New Roman"/>
          <w:lang w:val="en-US"/>
        </w:rPr>
        <w:t>,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Pr>
          <w:rFonts w:ascii="Times New Roman" w:hAnsi="Times New Roman" w:cs="Times New Roman"/>
          <w:i/>
          <w:iCs/>
          <w:color w:val="auto"/>
          <w:sz w:val="22"/>
          <w:szCs w:val="22"/>
          <w:lang w:val="en-US"/>
        </w:rPr>
        <w:t>Mamm</w:t>
      </w:r>
      <w:proofErr w:type="spellEnd"/>
      <w:r>
        <w:rPr>
          <w:rFonts w:ascii="Times New Roman" w:hAnsi="Times New Roman" w:cs="Times New Roman"/>
          <w:i/>
          <w:iCs/>
          <w:color w:val="auto"/>
          <w:sz w:val="22"/>
          <w:szCs w:val="22"/>
          <w:lang w:val="en-US"/>
        </w:rPr>
        <w:t>.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t>
      </w:r>
      <w:proofErr w:type="spellStart"/>
      <w:r>
        <w:rPr>
          <w:rFonts w:ascii="Times New Roman" w:hAnsi="Times New Roman" w:cs="Times New Roman"/>
          <w:sz w:val="22"/>
          <w:szCs w:val="22"/>
          <w:lang w:val="en-US"/>
        </w:rPr>
        <w:t>Würsig</w:t>
      </w:r>
      <w:proofErr w:type="spellEnd"/>
      <w:r>
        <w:rPr>
          <w:rFonts w:ascii="Times New Roman" w:hAnsi="Times New Roman" w:cs="Times New Roman"/>
          <w:sz w:val="22"/>
          <w:szCs w:val="22"/>
          <w:lang w:val="en-US"/>
        </w:rPr>
        <w:t xml:space="preserve">, B. &amp; </w:t>
      </w:r>
      <w:proofErr w:type="spellStart"/>
      <w:r>
        <w:rPr>
          <w:rFonts w:ascii="Times New Roman" w:hAnsi="Times New Roman" w:cs="Times New Roman"/>
          <w:sz w:val="22"/>
          <w:szCs w:val="22"/>
          <w:lang w:val="en-US"/>
        </w:rPr>
        <w:t>Thewissen</w:t>
      </w:r>
      <w:proofErr w:type="spellEnd"/>
      <w:r>
        <w:rPr>
          <w:rFonts w:ascii="Times New Roman" w:hAnsi="Times New Roman" w:cs="Times New Roman"/>
          <w:sz w:val="22"/>
          <w:szCs w:val="22"/>
          <w:lang w:val="en-US"/>
        </w:rPr>
        <w:t xml:space="preserve">,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proofErr w:type="spellStart"/>
      <w:r>
        <w:rPr>
          <w:rFonts w:ascii="Times New Roman" w:hAnsi="Times New Roman" w:cs="Times New Roman"/>
          <w:color w:val="auto"/>
          <w:sz w:val="22"/>
          <w:szCs w:val="22"/>
          <w:lang w:val="en-US"/>
        </w:rPr>
        <w:t>Magera</w:t>
      </w:r>
      <w:proofErr w:type="spellEnd"/>
      <w:r>
        <w:rPr>
          <w:rFonts w:ascii="Times New Roman" w:hAnsi="Times New Roman" w:cs="Times New Roman"/>
          <w:color w:val="auto"/>
          <w:sz w:val="22"/>
          <w:szCs w:val="22"/>
          <w:lang w:val="en-US"/>
        </w:rPr>
        <w:t xml:space="preserve">, A. M., </w:t>
      </w:r>
      <w:proofErr w:type="spellStart"/>
      <w:r>
        <w:rPr>
          <w:rFonts w:ascii="Times New Roman" w:hAnsi="Times New Roman" w:cs="Times New Roman"/>
          <w:color w:val="auto"/>
          <w:sz w:val="22"/>
          <w:szCs w:val="22"/>
          <w:lang w:val="en-US"/>
        </w:rPr>
        <w:t>Flemming</w:t>
      </w:r>
      <w:proofErr w:type="spellEnd"/>
      <w:r>
        <w:rPr>
          <w:rFonts w:ascii="Times New Roman" w:hAnsi="Times New Roman" w:cs="Times New Roman"/>
          <w:color w:val="auto"/>
          <w:sz w:val="22"/>
          <w:szCs w:val="22"/>
          <w:lang w:val="en-US"/>
        </w:rPr>
        <w:t xml:space="preserve">, J. E. M., </w:t>
      </w:r>
      <w:proofErr w:type="spellStart"/>
      <w:r>
        <w:rPr>
          <w:rFonts w:ascii="Times New Roman" w:hAnsi="Times New Roman" w:cs="Times New Roman"/>
          <w:color w:val="auto"/>
          <w:sz w:val="22"/>
          <w:szCs w:val="22"/>
          <w:lang w:val="en-US"/>
        </w:rPr>
        <w:t>Kaschner</w:t>
      </w:r>
      <w:proofErr w:type="spellEnd"/>
      <w:r>
        <w:rPr>
          <w:rFonts w:ascii="Times New Roman" w:hAnsi="Times New Roman" w:cs="Times New Roman"/>
          <w:color w:val="auto"/>
          <w:sz w:val="22"/>
          <w:szCs w:val="22"/>
          <w:lang w:val="en-US"/>
        </w:rPr>
        <w:t xml:space="preserve">, K., Christensen, L. B. &amp;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H. K. Recovery trends in marine mammal populations. </w:t>
      </w:r>
      <w:proofErr w:type="spellStart"/>
      <w:r>
        <w:rPr>
          <w:rFonts w:ascii="Times New Roman" w:hAnsi="Times New Roman" w:cs="Times New Roman"/>
          <w:i/>
          <w:iCs/>
          <w:color w:val="auto"/>
          <w:sz w:val="22"/>
          <w:szCs w:val="22"/>
          <w:lang w:val="en-US"/>
        </w:rPr>
        <w:t>PLoS</w:t>
      </w:r>
      <w:proofErr w:type="spellEnd"/>
      <w:r>
        <w:rPr>
          <w:rFonts w:ascii="Times New Roman" w:hAnsi="Times New Roman" w:cs="Times New Roman"/>
          <w:i/>
          <w:iCs/>
          <w:color w:val="auto"/>
          <w:sz w:val="22"/>
          <w:szCs w:val="22"/>
          <w:lang w:val="en-US"/>
        </w:rPr>
        <w:t xml:space="preserve">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 xml:space="preserve">Tulloch, V. J., </w:t>
      </w:r>
      <w:proofErr w:type="spellStart"/>
      <w:r>
        <w:rPr>
          <w:rFonts w:ascii="Times New Roman" w:hAnsi="Times New Roman" w:cs="Times New Roman"/>
          <w:color w:val="auto"/>
          <w:sz w:val="22"/>
          <w:szCs w:val="22"/>
          <w:lang w:val="en-US"/>
        </w:rPr>
        <w:t>Plagányi</w:t>
      </w:r>
      <w:proofErr w:type="spellEnd"/>
      <w:r>
        <w:rPr>
          <w:rFonts w:ascii="Times New Roman" w:hAnsi="Times New Roman" w:cs="Times New Roman"/>
          <w:color w:val="auto"/>
          <w:sz w:val="22"/>
          <w:szCs w:val="22"/>
          <w:lang w:val="en-US"/>
        </w:rPr>
        <w:t xml:space="preserve">, É. E., </w:t>
      </w:r>
      <w:proofErr w:type="spellStart"/>
      <w:r>
        <w:rPr>
          <w:rFonts w:ascii="Times New Roman" w:hAnsi="Times New Roman" w:cs="Times New Roman"/>
          <w:color w:val="auto"/>
          <w:sz w:val="22"/>
          <w:szCs w:val="22"/>
          <w:lang w:val="en-US"/>
        </w:rPr>
        <w:t>Matear</w:t>
      </w:r>
      <w:proofErr w:type="spellEnd"/>
      <w:r>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 xml:space="preserve">Fish </w:t>
      </w:r>
      <w:proofErr w:type="spellStart"/>
      <w:r>
        <w:rPr>
          <w:rFonts w:ascii="Times New Roman" w:hAnsi="Times New Roman" w:cs="Times New Roman"/>
          <w:i/>
          <w:iCs/>
          <w:color w:val="auto"/>
          <w:sz w:val="22"/>
          <w:szCs w:val="22"/>
          <w:lang w:val="en-US"/>
        </w:rPr>
        <w:t>Fish</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proofErr w:type="spellStart"/>
      <w:r>
        <w:rPr>
          <w:rFonts w:ascii="Times New Roman" w:hAnsi="Times New Roman" w:cs="Times New Roman"/>
          <w:i/>
          <w:iCs/>
          <w:lang w:val="en-US"/>
        </w:rPr>
        <w:t>Zoologica</w:t>
      </w:r>
      <w:proofErr w:type="spellEnd"/>
      <w:r>
        <w:rPr>
          <w:rFonts w:ascii="Times New Roman" w:hAnsi="Times New Roman" w:cs="Times New Roman"/>
          <w:i/>
          <w:iCs/>
          <w:lang w:val="en-US"/>
        </w:rPr>
        <w:t>.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w:t>
      </w:r>
      <w:proofErr w:type="spellStart"/>
      <w:r w:rsidRPr="008718D1">
        <w:rPr>
          <w:rFonts w:ascii="Times New Roman" w:hAnsi="Times New Roman" w:cs="Times New Roman"/>
          <w:color w:val="auto"/>
          <w:sz w:val="22"/>
          <w:szCs w:val="22"/>
          <w:lang w:val="en-US"/>
        </w:rPr>
        <w:t>Pasquier</w:t>
      </w:r>
      <w:proofErr w:type="spellEnd"/>
      <w:r w:rsidRPr="008718D1">
        <w:rPr>
          <w:rFonts w:ascii="Times New Roman" w:hAnsi="Times New Roman" w:cs="Times New Roman"/>
          <w:color w:val="auto"/>
          <w:sz w:val="22"/>
          <w:szCs w:val="22"/>
          <w:lang w:val="en-US"/>
        </w:rPr>
        <w:t xml:space="preserve">, J. T. </w:t>
      </w:r>
      <w:r w:rsidRPr="008718D1">
        <w:rPr>
          <w:rFonts w:ascii="Times New Roman" w:hAnsi="Times New Roman" w:cs="Times New Roman"/>
          <w:i/>
          <w:iCs/>
          <w:color w:val="auto"/>
          <w:sz w:val="22"/>
          <w:szCs w:val="22"/>
          <w:lang w:val="en-US"/>
        </w:rPr>
        <w:t xml:space="preserve">Les </w:t>
      </w:r>
      <w:proofErr w:type="spellStart"/>
      <w:r w:rsidRPr="008718D1">
        <w:rPr>
          <w:rFonts w:ascii="Times New Roman" w:hAnsi="Times New Roman" w:cs="Times New Roman"/>
          <w:i/>
          <w:iCs/>
          <w:color w:val="auto"/>
          <w:sz w:val="22"/>
          <w:szCs w:val="22"/>
          <w:lang w:val="en-US"/>
        </w:rPr>
        <w:t>baleiniers</w:t>
      </w:r>
      <w:proofErr w:type="spellEnd"/>
      <w:r w:rsidRPr="008718D1">
        <w:rPr>
          <w:rFonts w:ascii="Times New Roman" w:hAnsi="Times New Roman" w:cs="Times New Roman"/>
          <w:i/>
          <w:iCs/>
          <w:color w:val="auto"/>
          <w:sz w:val="22"/>
          <w:szCs w:val="22"/>
          <w:lang w:val="en-US"/>
        </w:rPr>
        <w:t xml:space="preserve"> </w:t>
      </w:r>
      <w:proofErr w:type="spellStart"/>
      <w:r w:rsidRPr="008718D1">
        <w:rPr>
          <w:rFonts w:ascii="Times New Roman" w:hAnsi="Times New Roman" w:cs="Times New Roman"/>
          <w:i/>
          <w:iCs/>
          <w:color w:val="auto"/>
          <w:sz w:val="22"/>
          <w:szCs w:val="22"/>
          <w:lang w:val="en-US"/>
        </w:rPr>
        <w:t>français</w:t>
      </w:r>
      <w:proofErr w:type="spellEnd"/>
      <w:r w:rsidRPr="008718D1">
        <w:rPr>
          <w:rFonts w:ascii="Times New Roman" w:hAnsi="Times New Roman" w:cs="Times New Roman"/>
          <w:i/>
          <w:iCs/>
          <w:color w:val="auto"/>
          <w:sz w:val="22"/>
          <w:szCs w:val="22"/>
          <w:lang w:val="en-US"/>
        </w:rPr>
        <w:t xml:space="preserve"> au </w:t>
      </w:r>
      <w:proofErr w:type="spellStart"/>
      <w:r w:rsidRPr="008718D1">
        <w:rPr>
          <w:rFonts w:ascii="Times New Roman" w:hAnsi="Times New Roman" w:cs="Times New Roman"/>
          <w:i/>
          <w:iCs/>
          <w:color w:val="auto"/>
          <w:sz w:val="22"/>
          <w:szCs w:val="22"/>
          <w:lang w:val="en-US"/>
        </w:rPr>
        <w:t>XIXe</w:t>
      </w:r>
      <w:proofErr w:type="spellEnd"/>
      <w:r w:rsidRPr="008718D1">
        <w:rPr>
          <w:rFonts w:ascii="Times New Roman" w:hAnsi="Times New Roman" w:cs="Times New Roman"/>
          <w:i/>
          <w:iCs/>
          <w:color w:val="auto"/>
          <w:sz w:val="22"/>
          <w:szCs w:val="22"/>
          <w:lang w:val="en-US"/>
        </w:rPr>
        <w:t xml:space="preserve"> siècle, 1814-1868</w:t>
      </w:r>
      <w:r w:rsidRPr="008718D1">
        <w:rPr>
          <w:rFonts w:ascii="Times New Roman" w:hAnsi="Times New Roman" w:cs="Times New Roman"/>
          <w:color w:val="auto"/>
          <w:sz w:val="22"/>
          <w:szCs w:val="22"/>
          <w:lang w:val="en-US"/>
        </w:rPr>
        <w:t xml:space="preserve"> (Terre et </w:t>
      </w:r>
      <w:proofErr w:type="spellStart"/>
      <w:r w:rsidRPr="008718D1">
        <w:rPr>
          <w:rFonts w:ascii="Times New Roman" w:hAnsi="Times New Roman" w:cs="Times New Roman"/>
          <w:color w:val="auto"/>
          <w:sz w:val="22"/>
          <w:szCs w:val="22"/>
          <w:lang w:val="en-US"/>
        </w:rPr>
        <w:t>mer</w:t>
      </w:r>
      <w:proofErr w:type="spellEnd"/>
      <w:r w:rsidRPr="008718D1">
        <w:rPr>
          <w:rFonts w:ascii="Times New Roman" w:hAnsi="Times New Roman" w:cs="Times New Roman"/>
          <w:color w:val="auto"/>
          <w:sz w:val="22"/>
          <w:szCs w:val="22"/>
          <w:lang w:val="en-US"/>
        </w:rPr>
        <w:t>,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20. Jackson, J., Patenaude, N., Carroll, E., &amp; Baker, C. S. How few whales were there after whaling? Inference from contemporary </w:t>
      </w:r>
      <w:proofErr w:type="spellStart"/>
      <w:r>
        <w:rPr>
          <w:rFonts w:ascii="Times New Roman" w:hAnsi="Times New Roman" w:cs="Times New Roman"/>
          <w:lang w:val="en-US"/>
        </w:rPr>
        <w:t>mtDNA</w:t>
      </w:r>
      <w:proofErr w:type="spellEnd"/>
      <w:r>
        <w:rPr>
          <w:rFonts w:ascii="Times New Roman" w:hAnsi="Times New Roman" w:cs="Times New Roman"/>
          <w:lang w:val="en-US"/>
        </w:rPr>
        <w:t xml:space="preserve">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w:t>
      </w:r>
      <w:proofErr w:type="spellStart"/>
      <w:r>
        <w:rPr>
          <w:rFonts w:ascii="Times New Roman" w:hAnsi="Times New Roman" w:cs="Times New Roman"/>
          <w:color w:val="auto"/>
          <w:sz w:val="22"/>
          <w:szCs w:val="22"/>
          <w:lang w:val="en-US"/>
        </w:rPr>
        <w:t>Tormosov</w:t>
      </w:r>
      <w:proofErr w:type="spellEnd"/>
      <w:r>
        <w:rPr>
          <w:rFonts w:ascii="Times New Roman" w:hAnsi="Times New Roman" w:cs="Times New Roman"/>
          <w:color w:val="auto"/>
          <w:sz w:val="22"/>
          <w:szCs w:val="22"/>
          <w:lang w:val="en-US"/>
        </w:rPr>
        <w:t xml:space="preserve">,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 xml:space="preserve">Biol.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Pr>
          <w:rFonts w:ascii="Times New Roman" w:hAnsi="Times New Roman" w:cs="Times New Roman"/>
          <w:color w:val="auto"/>
          <w:sz w:val="22"/>
          <w:szCs w:val="22"/>
          <w:lang w:val="en-US"/>
        </w:rPr>
        <w:t>focussing</w:t>
      </w:r>
      <w:proofErr w:type="spellEnd"/>
      <w:r>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w:t>
      </w:r>
      <w:proofErr w:type="spellStart"/>
      <w:r>
        <w:rPr>
          <w:rFonts w:ascii="Times New Roman" w:hAnsi="Times New Roman" w:cs="Times New Roman"/>
          <w:lang w:val="en-US"/>
        </w:rPr>
        <w:t>Stamation</w:t>
      </w:r>
      <w:proofErr w:type="spellEnd"/>
      <w:r>
        <w:rPr>
          <w:rFonts w:ascii="Times New Roman" w:hAnsi="Times New Roman" w:cs="Times New Roman"/>
          <w:lang w:val="en-US"/>
        </w:rPr>
        <w:t xml:space="preserve">, K., Watson, M., Moloney, P., Charlton, C. &amp; Bannister, J. L. Population Estimate and Rate of Increase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27. Baker, C. S., Patenaude, N. J., Bannister, J. L., Robins, J. &amp; Kato, H. Distribution and diversity of </w:t>
      </w:r>
      <w:proofErr w:type="spellStart"/>
      <w:r>
        <w:rPr>
          <w:rFonts w:ascii="Times New Roman" w:hAnsi="Times New Roman" w:cs="Times New Roman"/>
          <w:color w:val="auto"/>
          <w:sz w:val="22"/>
          <w:szCs w:val="22"/>
          <w:lang w:val="en-US"/>
        </w:rPr>
        <w:t>mtDNA</w:t>
      </w:r>
      <w:proofErr w:type="spellEnd"/>
      <w:r>
        <w:rPr>
          <w:rFonts w:ascii="Times New Roman" w:hAnsi="Times New Roman" w:cs="Times New Roman"/>
          <w:color w:val="auto"/>
          <w:sz w:val="22"/>
          <w:szCs w:val="22"/>
          <w:lang w:val="en-US"/>
        </w:rPr>
        <w:t xml:space="preserve"> lineages among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observed off Península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31. Cooke, J., Rowntree, V.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Southwest Atlantic right whales: interim updated population assessment from photo-id collected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Valdéz</w:t>
      </w:r>
      <w:proofErr w:type="spellEnd"/>
      <w:r>
        <w:rPr>
          <w:rFonts w:ascii="Times New Roman" w:hAnsi="Times New Roman" w:cs="Times New Roman"/>
          <w:lang w:val="en-US"/>
        </w:rPr>
        <w:t>,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33. </w:t>
      </w:r>
      <w:proofErr w:type="spellStart"/>
      <w:r>
        <w:rPr>
          <w:rFonts w:ascii="Times New Roman" w:hAnsi="Times New Roman" w:cs="Times New Roman"/>
          <w:lang w:val="en-US"/>
        </w:rPr>
        <w:t>Groch</w:t>
      </w:r>
      <w:proofErr w:type="spellEnd"/>
      <w:r>
        <w:rPr>
          <w:rFonts w:ascii="Times New Roman" w:hAnsi="Times New Roman" w:cs="Times New Roman"/>
          <w:lang w:val="en-US"/>
        </w:rPr>
        <w:t>, K. R., Palazzo, J. T. Jr, Flores P. A. C., Adler, F. R. &amp; Fabian, M. E. Recent rapid increases in the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34. </w:t>
      </w:r>
      <w:proofErr w:type="spellStart"/>
      <w:r>
        <w:rPr>
          <w:rFonts w:ascii="Times New Roman" w:hAnsi="Times New Roman" w:cs="Times New Roman"/>
          <w:lang w:val="en-US"/>
        </w:rPr>
        <w:t>Danilewicz</w:t>
      </w:r>
      <w:proofErr w:type="spellEnd"/>
      <w:r>
        <w:rPr>
          <w:rFonts w:ascii="Times New Roman" w:hAnsi="Times New Roman" w:cs="Times New Roman"/>
          <w:lang w:val="en-US"/>
        </w:rPr>
        <w:t xml:space="preserve">, D., Moreno, I. B., Tavares, M. &amp; </w:t>
      </w:r>
      <w:proofErr w:type="spellStart"/>
      <w:r>
        <w:rPr>
          <w:rFonts w:ascii="Times New Roman" w:hAnsi="Times New Roman" w:cs="Times New Roman"/>
          <w:lang w:val="en-US"/>
        </w:rPr>
        <w:t>Sucunza</w:t>
      </w:r>
      <w:proofErr w:type="spellEnd"/>
      <w:r>
        <w:rPr>
          <w:rFonts w:ascii="Times New Roman" w:hAnsi="Times New Roman" w:cs="Times New Roman"/>
          <w:lang w:val="en-US"/>
        </w:rPr>
        <w:t>, 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w:t>
      </w:r>
      <w:proofErr w:type="spellStart"/>
      <w:r>
        <w:rPr>
          <w:rFonts w:ascii="Times New Roman" w:hAnsi="Times New Roman" w:cs="Times New Roman"/>
          <w:lang w:val="en-US"/>
        </w:rPr>
        <w:t>Praderi</w:t>
      </w:r>
      <w:proofErr w:type="spellEnd"/>
      <w:r>
        <w:rPr>
          <w:rFonts w:ascii="Times New Roman" w:hAnsi="Times New Roman" w:cs="Times New Roman"/>
          <w:lang w:val="en-US"/>
        </w:rPr>
        <w:t>, R., Piedra, M. &amp; Franco-</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Sightings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36. Lodi, L. &amp; </w:t>
      </w:r>
      <w:proofErr w:type="spellStart"/>
      <w:r>
        <w:rPr>
          <w:rFonts w:ascii="Times New Roman" w:hAnsi="Times New Roman" w:cs="Times New Roman"/>
          <w:sz w:val="22"/>
          <w:szCs w:val="22"/>
          <w:lang w:val="en-US"/>
        </w:rPr>
        <w:t>Tardelli</w:t>
      </w:r>
      <w:proofErr w:type="spellEnd"/>
      <w:r>
        <w:rPr>
          <w:rFonts w:ascii="Times New Roman" w:hAnsi="Times New Roman" w:cs="Times New Roman"/>
          <w:sz w:val="22"/>
          <w:szCs w:val="22"/>
          <w:lang w:val="en-US"/>
        </w:rPr>
        <w:t xml:space="preserve">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Gibbons, J., García, C. &amp; </w:t>
      </w:r>
      <w:proofErr w:type="spellStart"/>
      <w:r>
        <w:rPr>
          <w:rFonts w:ascii="Times New Roman" w:hAnsi="Times New Roman" w:cs="Times New Roman"/>
          <w:lang w:val="en-US"/>
        </w:rPr>
        <w:t>Olavarría</w:t>
      </w:r>
      <w:proofErr w:type="spellEnd"/>
      <w:r>
        <w:rPr>
          <w:rFonts w:ascii="Times New Roman" w:hAnsi="Times New Roman" w:cs="Times New Roman"/>
          <w:lang w:val="en-US"/>
        </w:rPr>
        <w:t xml:space="preserve">, C. South-west Atlantic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(Desmoulins, 1822) distribution nearby the Magellan Strait. </w:t>
      </w:r>
      <w:proofErr w:type="spellStart"/>
      <w:r>
        <w:rPr>
          <w:rFonts w:ascii="Times New Roman" w:hAnsi="Times New Roman" w:cs="Times New Roman"/>
          <w:i/>
          <w:iCs/>
          <w:lang w:val="en-US"/>
        </w:rPr>
        <w:t>Anales</w:t>
      </w:r>
      <w:proofErr w:type="spellEnd"/>
      <w:r>
        <w:rPr>
          <w:rFonts w:ascii="Times New Roman" w:hAnsi="Times New Roman" w:cs="Times New Roman"/>
          <w:i/>
          <w:iCs/>
          <w:lang w:val="en-US"/>
        </w:rPr>
        <w:t xml:space="preserve"> Instituto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38. Belgrano, J., </w:t>
      </w:r>
      <w:proofErr w:type="spellStart"/>
      <w:r>
        <w:rPr>
          <w:rFonts w:ascii="Times New Roman" w:hAnsi="Times New Roman" w:cs="Times New Roman"/>
          <w:lang w:val="en-US"/>
        </w:rPr>
        <w:t>Kröhling</w:t>
      </w:r>
      <w:proofErr w:type="spellEnd"/>
      <w:r>
        <w:rPr>
          <w:rFonts w:ascii="Times New Roman" w:hAnsi="Times New Roman" w:cs="Times New Roman"/>
          <w:lang w:val="en-US"/>
        </w:rPr>
        <w:t xml:space="preserve">, F., </w:t>
      </w:r>
      <w:proofErr w:type="spellStart"/>
      <w:r>
        <w:rPr>
          <w:rFonts w:ascii="Times New Roman" w:hAnsi="Times New Roman" w:cs="Times New Roman"/>
          <w:lang w:val="en-US"/>
        </w:rPr>
        <w:t>Arcucci</w:t>
      </w:r>
      <w:proofErr w:type="spellEnd"/>
      <w:r>
        <w:rPr>
          <w:rFonts w:ascii="Times New Roman" w:hAnsi="Times New Roman" w:cs="Times New Roman"/>
          <w:lang w:val="en-US"/>
        </w:rPr>
        <w:t xml:space="preserve">, D., </w:t>
      </w:r>
      <w:proofErr w:type="spellStart"/>
      <w:r>
        <w:rPr>
          <w:rFonts w:ascii="Times New Roman" w:hAnsi="Times New Roman" w:cs="Times New Roman"/>
          <w:lang w:val="en-US"/>
        </w:rPr>
        <w:t>Melcón</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First Southern right whale aerial surveys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w:t>
      </w:r>
      <w:proofErr w:type="spellStart"/>
      <w:r>
        <w:rPr>
          <w:rFonts w:ascii="Times New Roman" w:hAnsi="Times New Roman" w:cs="Times New Roman"/>
          <w:lang w:val="en-US"/>
        </w:rPr>
        <w:t>Matías</w:t>
      </w:r>
      <w:proofErr w:type="spellEnd"/>
      <w:r>
        <w:rPr>
          <w:rFonts w:ascii="Times New Roman" w:hAnsi="Times New Roman" w:cs="Times New Roman"/>
          <w:lang w:val="en-US"/>
        </w:rPr>
        <w:t xml:space="preserve"> (Patagonia, Argentina): Evidence of </w:t>
      </w:r>
      <w:proofErr w:type="spellStart"/>
      <w:r>
        <w:rPr>
          <w:rFonts w:ascii="Times New Roman" w:hAnsi="Times New Roman" w:cs="Times New Roman"/>
          <w:lang w:val="en-US"/>
        </w:rPr>
        <w:t>recolonisation</w:t>
      </w:r>
      <w:proofErr w:type="spellEnd"/>
      <w:r>
        <w:rPr>
          <w:rFonts w:ascii="Times New Roman" w:hAnsi="Times New Roman" w:cs="Times New Roman"/>
          <w:lang w:val="en-US"/>
        </w:rPr>
        <w:t>.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w:t>
      </w:r>
      <w:proofErr w:type="spellStart"/>
      <w:r>
        <w:rPr>
          <w:rFonts w:ascii="Times New Roman" w:hAnsi="Times New Roman" w:cs="Times New Roman"/>
          <w:color w:val="auto"/>
          <w:sz w:val="22"/>
          <w:szCs w:val="22"/>
          <w:lang w:val="en-US"/>
        </w:rPr>
        <w:t>Mandiola</w:t>
      </w:r>
      <w:proofErr w:type="spellEnd"/>
      <w:r>
        <w:rPr>
          <w:rFonts w:ascii="Times New Roman" w:hAnsi="Times New Roman" w:cs="Times New Roman"/>
          <w:color w:val="auto"/>
          <w:sz w:val="22"/>
          <w:szCs w:val="22"/>
          <w:lang w:val="en-US"/>
        </w:rPr>
        <w:t xml:space="preserve">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44. Rowntree, V., </w:t>
      </w:r>
      <w:proofErr w:type="spellStart"/>
      <w:r>
        <w:rPr>
          <w:rFonts w:ascii="Times New Roman" w:hAnsi="Times New Roman" w:cs="Times New Roman"/>
          <w:lang w:val="en-US"/>
        </w:rPr>
        <w:t>Groch</w:t>
      </w:r>
      <w:proofErr w:type="spellEnd"/>
      <w:r>
        <w:rPr>
          <w:rFonts w:ascii="Times New Roman" w:hAnsi="Times New Roman" w:cs="Times New Roman"/>
          <w:lang w:val="en-US"/>
        </w:rPr>
        <w:t xml:space="preserve">, K. R., </w:t>
      </w:r>
      <w:proofErr w:type="spellStart"/>
      <w:r>
        <w:rPr>
          <w:rFonts w:ascii="Times New Roman" w:hAnsi="Times New Roman" w:cs="Times New Roman"/>
          <w:lang w:val="en-US"/>
        </w:rPr>
        <w:t>Vilches</w:t>
      </w:r>
      <w:proofErr w:type="spellEnd"/>
      <w:r>
        <w:rPr>
          <w:rFonts w:ascii="Times New Roman" w:hAnsi="Times New Roman" w:cs="Times New Roman"/>
          <w:lang w:val="en-US"/>
        </w:rPr>
        <w:t xml:space="preserve">, F. &amp; </w:t>
      </w:r>
      <w:proofErr w:type="spellStart"/>
      <w:r>
        <w:rPr>
          <w:rFonts w:ascii="Times New Roman" w:hAnsi="Times New Roman" w:cs="Times New Roman"/>
          <w:lang w:val="en-US"/>
        </w:rPr>
        <w:t>Sironi</w:t>
      </w:r>
      <w:proofErr w:type="spellEnd"/>
      <w:r>
        <w:rPr>
          <w:rFonts w:ascii="Times New Roman" w:hAnsi="Times New Roman" w:cs="Times New Roman"/>
          <w:lang w:val="en-US"/>
        </w:rPr>
        <w:t>, M. Sighting Histories of 124 Southern Right Whales Recorded off Both Southern Brazil and Península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from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46. Rowntree, V. J., Valenzuela, L. O., </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F. &amp; Seger, J. Foraging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w:t>
      </w:r>
      <w:proofErr w:type="spellStart"/>
      <w:r>
        <w:rPr>
          <w:rFonts w:ascii="Times New Roman" w:hAnsi="Times New Roman" w:cs="Times New Roman"/>
          <w:lang w:val="en-US"/>
        </w:rPr>
        <w:t>Eubalaena</w:t>
      </w:r>
      <w:proofErr w:type="spellEnd"/>
      <w:r>
        <w:rPr>
          <w:rFonts w:ascii="Times New Roman" w:hAnsi="Times New Roman" w:cs="Times New Roman"/>
          <w:lang w:val="en-US"/>
        </w:rPr>
        <w:t xml:space="preserve"> australis).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48. Valenzuela, L. O., Rowntree, V. J.,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&amp; Seger, J. Stable isotopes (d15N, d13C, d34S) in skin reveal diverse food sources used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found in the Brazil and Chile-Peru wintering grounds and the South Georgia (Islas </w:t>
      </w:r>
      <w:proofErr w:type="spellStart"/>
      <w:r>
        <w:rPr>
          <w:rFonts w:ascii="Times New Roman" w:hAnsi="Times New Roman" w:cs="Times New Roman"/>
          <w:lang w:val="en-US"/>
        </w:rPr>
        <w:t>Georgias</w:t>
      </w:r>
      <w:proofErr w:type="spellEnd"/>
      <w:r>
        <w:rPr>
          <w:rFonts w:ascii="Times New Roman" w:hAnsi="Times New Roman" w:cs="Times New Roman"/>
          <w:lang w:val="en-US"/>
        </w:rPr>
        <w:t xml:space="preserve"> del Sur) feeding ground.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54. Palazzo, J. T. Jr., </w:t>
      </w:r>
      <w:proofErr w:type="spellStart"/>
      <w:r>
        <w:rPr>
          <w:rFonts w:ascii="Times New Roman" w:hAnsi="Times New Roman" w:cs="Times New Roman"/>
        </w:rPr>
        <w:t>Groch</w:t>
      </w:r>
      <w:proofErr w:type="spellEnd"/>
      <w:r>
        <w:rPr>
          <w:rFonts w:ascii="Times New Roman" w:hAnsi="Times New Roman" w:cs="Times New Roman"/>
        </w:rPr>
        <w:t xml:space="preserve">, K. R. &amp; Silveira, H. A. </w:t>
      </w:r>
      <w:proofErr w:type="spellStart"/>
      <w:r>
        <w:rPr>
          <w:rFonts w:ascii="Times New Roman" w:hAnsi="Times New Roman" w:cs="Times New Roman"/>
        </w:rPr>
        <w:t>Projeto</w:t>
      </w:r>
      <w:proofErr w:type="spellEnd"/>
      <w:r>
        <w:rPr>
          <w:rFonts w:ascii="Times New Roman" w:hAnsi="Times New Roman" w:cs="Times New Roman"/>
        </w:rPr>
        <w:t xml:space="preserve"> </w:t>
      </w:r>
      <w:proofErr w:type="spellStart"/>
      <w:r>
        <w:rPr>
          <w:rFonts w:ascii="Times New Roman" w:hAnsi="Times New Roman" w:cs="Times New Roman"/>
        </w:rPr>
        <w:t>Baleia</w:t>
      </w:r>
      <w:proofErr w:type="spellEnd"/>
      <w:r>
        <w:rPr>
          <w:rFonts w:ascii="Times New Roman" w:hAnsi="Times New Roman" w:cs="Times New Roman"/>
        </w:rPr>
        <w:t xml:space="preserve"> Franca: 25 anos de pesquisa e </w:t>
      </w:r>
      <w:proofErr w:type="spellStart"/>
      <w:r>
        <w:rPr>
          <w:rFonts w:ascii="Times New Roman" w:hAnsi="Times New Roman" w:cs="Times New Roman"/>
        </w:rPr>
        <w:t>conservação</w:t>
      </w:r>
      <w:proofErr w:type="spellEnd"/>
      <w:r>
        <w:rPr>
          <w:rFonts w:ascii="Times New Roman" w:hAnsi="Times New Roman" w:cs="Times New Roman"/>
        </w:rPr>
        <w:t>,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w:t>
      </w:r>
      <w:proofErr w:type="spellStart"/>
      <w:r>
        <w:rPr>
          <w:rFonts w:ascii="Times New Roman" w:hAnsi="Times New Roman" w:cs="Times New Roman"/>
          <w:lang w:val="en-US"/>
        </w:rPr>
        <w:t>DeMaster</w:t>
      </w:r>
      <w:proofErr w:type="spellEnd"/>
      <w:r>
        <w:rPr>
          <w:rFonts w:ascii="Times New Roman" w:hAnsi="Times New Roman" w:cs="Times New Roman"/>
          <w:lang w:val="en-US"/>
        </w:rPr>
        <w:t xml:space="preserve">, D. P., </w:t>
      </w:r>
      <w:proofErr w:type="spellStart"/>
      <w:r>
        <w:rPr>
          <w:rFonts w:ascii="Times New Roman" w:hAnsi="Times New Roman" w:cs="Times New Roman"/>
          <w:lang w:val="en-US"/>
        </w:rPr>
        <w:t>Doak</w:t>
      </w:r>
      <w:proofErr w:type="spellEnd"/>
      <w:r>
        <w:rPr>
          <w:rFonts w:ascii="Times New Roman" w:hAnsi="Times New Roman" w:cs="Times New Roman"/>
          <w:lang w:val="en-US"/>
        </w:rPr>
        <w:t>,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proofErr w:type="spellStart"/>
      <w:r>
        <w:rPr>
          <w:rFonts w:ascii="Times New Roman" w:hAnsi="Times New Roman" w:cs="Times New Roman"/>
          <w:i/>
          <w:iCs/>
          <w:lang w:val="en-US"/>
        </w:rPr>
        <w:t>Eubalaena</w:t>
      </w:r>
      <w:proofErr w:type="spellEnd"/>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455" w:name="_Hlk44334825"/>
      <w:r>
        <w:rPr>
          <w:rFonts w:ascii="Times New Roman" w:hAnsi="Times New Roman" w:cs="Times New Roman"/>
          <w:color w:val="auto"/>
          <w:sz w:val="22"/>
          <w:szCs w:val="22"/>
        </w:rPr>
        <w:t xml:space="preserve"> Ellis</w:t>
      </w:r>
      <w:bookmarkEnd w:id="455"/>
      <w:r>
        <w:rPr>
          <w:rFonts w:ascii="Times New Roman" w:hAnsi="Times New Roman" w:cs="Times New Roman"/>
          <w:color w:val="auto"/>
          <w:sz w:val="22"/>
          <w:szCs w:val="22"/>
        </w:rPr>
        <w:t xml:space="preserve">, M. Aspectos da pesca da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 xml:space="preserve">A </w:t>
      </w:r>
      <w:proofErr w:type="spellStart"/>
      <w:r>
        <w:rPr>
          <w:rFonts w:ascii="Times New Roman" w:hAnsi="Times New Roman" w:cs="Times New Roman"/>
          <w:i/>
          <w:iCs/>
          <w:color w:val="auto"/>
          <w:sz w:val="22"/>
          <w:szCs w:val="22"/>
        </w:rPr>
        <w:t>baleia</w:t>
      </w:r>
      <w:proofErr w:type="spellEnd"/>
      <w:r>
        <w:rPr>
          <w:rFonts w:ascii="Times New Roman" w:hAnsi="Times New Roman" w:cs="Times New Roman"/>
          <w:i/>
          <w:iCs/>
          <w:color w:val="auto"/>
          <w:sz w:val="22"/>
          <w:szCs w:val="22"/>
        </w:rPr>
        <w:t xml:space="preserve"> no Brasil colonial</w:t>
      </w:r>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Melhoramentos</w:t>
      </w:r>
      <w:proofErr w:type="spellEnd"/>
      <w:r>
        <w:rPr>
          <w:rFonts w:ascii="Times New Roman" w:hAnsi="Times New Roman" w:cs="Times New Roman"/>
          <w:color w:val="auto"/>
          <w:sz w:val="22"/>
          <w:szCs w:val="22"/>
        </w:rPr>
        <w:t>,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 xml:space="preserve">A </w:t>
      </w:r>
      <w:proofErr w:type="spellStart"/>
      <w:r>
        <w:rPr>
          <w:rFonts w:ascii="Times New Roman" w:hAnsi="Times New Roman" w:cs="Times New Roman"/>
          <w:i/>
          <w:iCs/>
        </w:rPr>
        <w:t>caça</w:t>
      </w:r>
      <w:proofErr w:type="spellEnd"/>
      <w:r>
        <w:rPr>
          <w:rFonts w:ascii="Times New Roman" w:hAnsi="Times New Roman" w:cs="Times New Roman"/>
          <w:i/>
          <w:iCs/>
        </w:rPr>
        <w:t xml:space="preserve"> de </w:t>
      </w:r>
      <w:proofErr w:type="spellStart"/>
      <w:r>
        <w:rPr>
          <w:rFonts w:ascii="Times New Roman" w:hAnsi="Times New Roman" w:cs="Times New Roman"/>
          <w:i/>
          <w:iCs/>
        </w:rPr>
        <w:t>baleias</w:t>
      </w:r>
      <w:proofErr w:type="spellEnd"/>
      <w:r>
        <w:rPr>
          <w:rFonts w:ascii="Times New Roman" w:hAnsi="Times New Roman" w:cs="Times New Roman"/>
          <w:i/>
          <w:iCs/>
        </w:rPr>
        <w:t xml:space="preserve">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 xml:space="preserve">Mar. </w:t>
      </w:r>
      <w:proofErr w:type="spellStart"/>
      <w:r>
        <w:rPr>
          <w:rFonts w:ascii="Times New Roman" w:hAnsi="Times New Roman" w:cs="Times New Roman"/>
          <w:i/>
          <w:iCs/>
          <w:color w:val="auto"/>
          <w:sz w:val="22"/>
          <w:szCs w:val="22"/>
        </w:rPr>
        <w:t>Mamm</w:t>
      </w:r>
      <w:proofErr w:type="spellEnd"/>
      <w:r>
        <w:rPr>
          <w:rFonts w:ascii="Times New Roman" w:hAnsi="Times New Roman" w:cs="Times New Roman"/>
          <w:i/>
          <w:iCs/>
          <w:color w:val="auto"/>
          <w:sz w:val="22"/>
          <w:szCs w:val="22"/>
        </w:rPr>
        <w:t xml:space="preserve">. </w:t>
      </w:r>
      <w:proofErr w:type="spellStart"/>
      <w:r>
        <w:rPr>
          <w:rFonts w:ascii="Times New Roman" w:hAnsi="Times New Roman" w:cs="Times New Roman"/>
          <w:i/>
          <w:iCs/>
          <w:color w:val="auto"/>
          <w:sz w:val="22"/>
          <w:szCs w:val="22"/>
        </w:rPr>
        <w:t>Sci</w:t>
      </w:r>
      <w:proofErr w:type="spellEnd"/>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como recurso energético no Brasil. </w:t>
      </w:r>
      <w:proofErr w:type="spellStart"/>
      <w:r>
        <w:rPr>
          <w:rFonts w:ascii="Times New Roman" w:hAnsi="Times New Roman" w:cs="Times New Roman"/>
          <w:i/>
          <w:iCs/>
          <w:color w:val="auto"/>
          <w:sz w:val="22"/>
          <w:szCs w:val="22"/>
        </w:rPr>
        <w:t>Simpósio</w:t>
      </w:r>
      <w:proofErr w:type="spellEnd"/>
      <w:r>
        <w:rPr>
          <w:rFonts w:ascii="Times New Roman" w:hAnsi="Times New Roman" w:cs="Times New Roman"/>
          <w:i/>
          <w:iCs/>
          <w:color w:val="auto"/>
          <w:sz w:val="22"/>
          <w:szCs w:val="22"/>
        </w:rPr>
        <w:t xml:space="preserve"> Internacional de </w:t>
      </w:r>
      <w:proofErr w:type="spellStart"/>
      <w:r>
        <w:rPr>
          <w:rFonts w:ascii="Times New Roman" w:hAnsi="Times New Roman" w:cs="Times New Roman"/>
          <w:i/>
          <w:iCs/>
          <w:color w:val="auto"/>
          <w:sz w:val="22"/>
          <w:szCs w:val="22"/>
        </w:rPr>
        <w:t>História</w:t>
      </w:r>
      <w:proofErr w:type="spellEnd"/>
      <w:r>
        <w:rPr>
          <w:rFonts w:ascii="Times New Roman" w:hAnsi="Times New Roman" w:cs="Times New Roman"/>
          <w:i/>
          <w:iCs/>
          <w:color w:val="auto"/>
          <w:sz w:val="22"/>
          <w:szCs w:val="22"/>
        </w:rPr>
        <w:t xml:space="preserve"> Ambiental e </w:t>
      </w:r>
      <w:proofErr w:type="spellStart"/>
      <w:r>
        <w:rPr>
          <w:rFonts w:ascii="Times New Roman" w:hAnsi="Times New Roman" w:cs="Times New Roman"/>
          <w:i/>
          <w:iCs/>
          <w:color w:val="auto"/>
          <w:sz w:val="22"/>
          <w:szCs w:val="22"/>
        </w:rPr>
        <w:t>Migrações</w:t>
      </w:r>
      <w:proofErr w:type="spellEnd"/>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lastRenderedPageBreak/>
        <w:t xml:space="preserve">66.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As </w:t>
      </w:r>
      <w:proofErr w:type="spellStart"/>
      <w:r>
        <w:rPr>
          <w:rFonts w:ascii="Times New Roman" w:hAnsi="Times New Roman" w:cs="Times New Roman"/>
          <w:color w:val="auto"/>
          <w:sz w:val="22"/>
          <w:szCs w:val="22"/>
        </w:rPr>
        <w:t>armações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baleeiras</w:t>
      </w:r>
      <w:proofErr w:type="spellEnd"/>
      <w:r>
        <w:rPr>
          <w:rFonts w:ascii="Times New Roman" w:hAnsi="Times New Roman" w:cs="Times New Roman"/>
          <w:color w:val="auto"/>
          <w:sz w:val="22"/>
          <w:szCs w:val="22"/>
        </w:rPr>
        <w:t xml:space="preserve"> na </w:t>
      </w:r>
      <w:proofErr w:type="spellStart"/>
      <w:r>
        <w:rPr>
          <w:rFonts w:ascii="Times New Roman" w:hAnsi="Times New Roman" w:cs="Times New Roman"/>
          <w:color w:val="auto"/>
          <w:sz w:val="22"/>
          <w:szCs w:val="22"/>
        </w:rPr>
        <w:t>configuração</w:t>
      </w:r>
      <w:proofErr w:type="spellEnd"/>
      <w:r>
        <w:rPr>
          <w:rFonts w:ascii="Times New Roman" w:hAnsi="Times New Roman" w:cs="Times New Roman"/>
          <w:color w:val="auto"/>
          <w:sz w:val="22"/>
          <w:szCs w:val="22"/>
        </w:rPr>
        <w:t xml:space="preserve"> da costa </w:t>
      </w:r>
      <w:proofErr w:type="spellStart"/>
      <w:r>
        <w:rPr>
          <w:rFonts w:ascii="Times New Roman" w:hAnsi="Times New Roman" w:cs="Times New Roman"/>
          <w:color w:val="auto"/>
          <w:sz w:val="22"/>
          <w:szCs w:val="22"/>
        </w:rPr>
        <w:t>catarinense</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em</w:t>
      </w:r>
      <w:proofErr w:type="spellEnd"/>
      <w:r>
        <w:rPr>
          <w:rFonts w:ascii="Times New Roman" w:hAnsi="Times New Roman" w:cs="Times New Roman"/>
          <w:color w:val="auto"/>
          <w:sz w:val="22"/>
          <w:szCs w:val="22"/>
        </w:rPr>
        <w:t xml:space="preserve"> tempos </w:t>
      </w:r>
      <w:proofErr w:type="spellStart"/>
      <w:r>
        <w:rPr>
          <w:rFonts w:ascii="Times New Roman" w:hAnsi="Times New Roman" w:cs="Times New Roman"/>
          <w:color w:val="auto"/>
          <w:sz w:val="22"/>
          <w:szCs w:val="22"/>
        </w:rPr>
        <w:t>coloniais</w:t>
      </w:r>
      <w:proofErr w:type="spellEnd"/>
      <w:r>
        <w:rPr>
          <w:rFonts w:ascii="Times New Roman" w:hAnsi="Times New Roman" w:cs="Times New Roman"/>
          <w:color w:val="auto"/>
          <w:sz w:val="22"/>
          <w:szCs w:val="22"/>
        </w:rPr>
        <w:t>. </w:t>
      </w:r>
      <w:r>
        <w:rPr>
          <w:rFonts w:ascii="Times New Roman" w:hAnsi="Times New Roman" w:cs="Times New Roman"/>
          <w:i/>
          <w:iCs/>
          <w:color w:val="auto"/>
          <w:sz w:val="22"/>
          <w:szCs w:val="22"/>
          <w:lang w:val="en-US"/>
        </w:rPr>
        <w:t xml:space="preserve">Tempos </w:t>
      </w:r>
      <w:proofErr w:type="spellStart"/>
      <w:r>
        <w:rPr>
          <w:rFonts w:ascii="Times New Roman" w:hAnsi="Times New Roman" w:cs="Times New Roman"/>
          <w:i/>
          <w:iCs/>
          <w:color w:val="auto"/>
          <w:sz w:val="22"/>
          <w:szCs w:val="22"/>
          <w:lang w:val="en-US"/>
        </w:rPr>
        <w:t>Históricos</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w:t>
      </w:r>
      <w:proofErr w:type="spellStart"/>
      <w:r>
        <w:rPr>
          <w:rFonts w:ascii="Times New Roman" w:hAnsi="Times New Roman" w:cs="Times New Roman"/>
          <w:lang w:val="en-US"/>
        </w:rPr>
        <w:t>Morais</w:t>
      </w:r>
      <w:proofErr w:type="spellEnd"/>
      <w:r>
        <w:rPr>
          <w:rFonts w:ascii="Times New Roman" w:hAnsi="Times New Roman" w:cs="Times New Roman"/>
          <w:lang w:val="en-US"/>
        </w:rPr>
        <w:t xml:space="preserve">, I. O. B., </w:t>
      </w:r>
      <w:r>
        <w:rPr>
          <w:rFonts w:ascii="Times New Roman" w:hAnsi="Times New Roman" w:cs="Times New Roman"/>
          <w:i/>
          <w:iCs/>
          <w:lang w:val="en-US"/>
        </w:rPr>
        <w:t>et al</w:t>
      </w:r>
      <w:r>
        <w:rPr>
          <w:rFonts w:ascii="Times New Roman" w:hAnsi="Times New Roman" w:cs="Times New Roman"/>
          <w:lang w:val="en-US"/>
        </w:rPr>
        <w:t>. From the southern right whale hunting decline to the humpback whaling expansion: a review of whale catch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456"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w:t>
      </w:r>
      <w:proofErr w:type="spellStart"/>
      <w:r>
        <w:rPr>
          <w:rFonts w:ascii="Times New Roman" w:hAnsi="Times New Roman" w:cs="Times New Roman"/>
          <w:color w:val="auto"/>
          <w:sz w:val="22"/>
          <w:szCs w:val="22"/>
          <w:lang w:val="en-US"/>
        </w:rPr>
        <w:t>Chatwin</w:t>
      </w:r>
      <w:proofErr w:type="spellEnd"/>
      <w:r>
        <w:rPr>
          <w:rFonts w:ascii="Times New Roman" w:hAnsi="Times New Roman" w:cs="Times New Roman"/>
          <w:color w:val="auto"/>
          <w:sz w:val="22"/>
          <w:szCs w:val="22"/>
          <w:lang w:val="en-US"/>
        </w:rPr>
        <w:t xml:space="preserve">; Rhys Richards. Contributors–Jane Clayton; Mark Howard. Hosted at </w:t>
      </w:r>
      <w:r>
        <w:fldChar w:fldCharType="begin"/>
      </w:r>
      <w:r w:rsidRPr="00AE3BA5">
        <w:rPr>
          <w:lang w:val="en-US"/>
          <w:rPrChange w:id="457"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72.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Borrell, A., Jackson, J. A., Carroll, E. L., </w:t>
      </w:r>
      <w:proofErr w:type="spellStart"/>
      <w:r>
        <w:rPr>
          <w:rFonts w:ascii="Times New Roman" w:hAnsi="Times New Roman" w:cs="Times New Roman"/>
          <w:lang w:val="en-US"/>
        </w:rPr>
        <w:t>Pennino</w:t>
      </w:r>
      <w:proofErr w:type="spellEnd"/>
      <w:r>
        <w:rPr>
          <w:rFonts w:ascii="Times New Roman" w:hAnsi="Times New Roman" w:cs="Times New Roman"/>
          <w:lang w:val="en-US"/>
        </w:rPr>
        <w:t>,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w:t>
      </w:r>
      <w:proofErr w:type="spellStart"/>
      <w:r>
        <w:rPr>
          <w:rFonts w:ascii="Times New Roman" w:hAnsi="Times New Roman" w:cs="Times New Roman"/>
          <w:lang w:val="en-US"/>
        </w:rPr>
        <w:t>Nelder</w:t>
      </w:r>
      <w:proofErr w:type="spellEnd"/>
      <w:r>
        <w:rPr>
          <w:rFonts w:ascii="Times New Roman" w:hAnsi="Times New Roman" w:cs="Times New Roman"/>
          <w:lang w:val="en-US"/>
        </w:rPr>
        <w:t xml:space="preserve">,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proofErr w:type="spellStart"/>
      <w:r>
        <w:rPr>
          <w:rFonts w:ascii="Times New Roman" w:hAnsi="Times New Roman" w:cs="Times New Roman"/>
          <w:color w:val="auto"/>
          <w:sz w:val="22"/>
          <w:szCs w:val="22"/>
          <w:lang w:val="en-US"/>
        </w:rPr>
        <w:t>Zuur</w:t>
      </w:r>
      <w:proofErr w:type="spellEnd"/>
      <w:r>
        <w:rPr>
          <w:rFonts w:ascii="Times New Roman" w:hAnsi="Times New Roman" w:cs="Times New Roman"/>
          <w:color w:val="auto"/>
          <w:sz w:val="22"/>
          <w:szCs w:val="22"/>
          <w:lang w:val="en-US"/>
        </w:rPr>
        <w:t xml:space="preserve">, A. F., </w:t>
      </w:r>
      <w:proofErr w:type="spellStart"/>
      <w:r>
        <w:rPr>
          <w:rFonts w:ascii="Times New Roman" w:hAnsi="Times New Roman" w:cs="Times New Roman"/>
          <w:color w:val="auto"/>
          <w:sz w:val="22"/>
          <w:szCs w:val="22"/>
          <w:lang w:val="en-US"/>
        </w:rPr>
        <w:t>Ieno</w:t>
      </w:r>
      <w:proofErr w:type="spellEnd"/>
      <w:r>
        <w:rPr>
          <w:rFonts w:ascii="Times New Roman" w:hAnsi="Times New Roman" w:cs="Times New Roman"/>
          <w:color w:val="auto"/>
          <w:sz w:val="22"/>
          <w:szCs w:val="22"/>
          <w:lang w:val="en-US"/>
        </w:rPr>
        <w:t xml:space="preserve">, E. N., Walker, N. J., </w:t>
      </w:r>
      <w:proofErr w:type="spellStart"/>
      <w:r>
        <w:rPr>
          <w:rFonts w:ascii="Times New Roman" w:hAnsi="Times New Roman" w:cs="Times New Roman"/>
          <w:color w:val="auto"/>
          <w:sz w:val="22"/>
          <w:szCs w:val="22"/>
          <w:lang w:val="en-US"/>
        </w:rPr>
        <w:t>Saveliev</w:t>
      </w:r>
      <w:proofErr w:type="spellEnd"/>
      <w:r>
        <w:rPr>
          <w:rFonts w:ascii="Times New Roman" w:hAnsi="Times New Roman" w:cs="Times New Roman"/>
          <w:color w:val="auto"/>
          <w:sz w:val="22"/>
          <w:szCs w:val="22"/>
          <w:lang w:val="en-US"/>
        </w:rPr>
        <w:t xml:space="preserve">,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75. Ward, E.,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Kinas, P. G., Engel, M. H. &amp; </w:t>
      </w:r>
      <w:proofErr w:type="spellStart"/>
      <w:r>
        <w:rPr>
          <w:rFonts w:ascii="Times New Roman" w:hAnsi="Times New Roman" w:cs="Times New Roman"/>
          <w:lang w:val="en-US"/>
        </w:rPr>
        <w:t>Adriolo</w:t>
      </w:r>
      <w:proofErr w:type="spellEnd"/>
      <w:r>
        <w:rPr>
          <w:rFonts w:ascii="Times New Roman" w:hAnsi="Times New Roman" w:cs="Times New Roman"/>
          <w:lang w:val="en-US"/>
        </w:rPr>
        <w:t>,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on their nursery ground at Península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w:t>
      </w:r>
      <w:proofErr w:type="spellStart"/>
      <w:r>
        <w:rPr>
          <w:rFonts w:ascii="Times New Roman" w:hAnsi="Times New Roman" w:cs="Times New Roman"/>
          <w:lang w:val="en-US"/>
        </w:rPr>
        <w:t>Valpine</w:t>
      </w:r>
      <w:proofErr w:type="spellEnd"/>
      <w:r>
        <w:rPr>
          <w:rFonts w:ascii="Times New Roman" w:hAnsi="Times New Roman" w:cs="Times New Roman"/>
          <w:lang w:val="en-US"/>
        </w:rPr>
        <w:t xml:space="preserve">, P. &amp; Hastings, A. Fitting population models incorporating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458"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w:t>
      </w:r>
      <w:proofErr w:type="spellStart"/>
      <w:r>
        <w:rPr>
          <w:rFonts w:ascii="Times New Roman" w:hAnsi="Times New Roman" w:cs="Times New Roman"/>
          <w:lang w:val="en-US"/>
        </w:rPr>
        <w:t>generalised</w:t>
      </w:r>
      <w:proofErr w:type="spellEnd"/>
      <w:r>
        <w:rPr>
          <w:rFonts w:ascii="Times New Roman" w:hAnsi="Times New Roman" w:cs="Times New Roman"/>
          <w:lang w:val="en-US"/>
        </w:rPr>
        <w:t xml:space="preserve"> stock production model. </w:t>
      </w:r>
      <w:r w:rsidRPr="00AE3BA5">
        <w:rPr>
          <w:rFonts w:ascii="Times New Roman" w:hAnsi="Times New Roman" w:cs="Times New Roman"/>
          <w:i/>
          <w:iCs/>
          <w:lang w:val="en-US"/>
          <w:rPrChange w:id="459"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460"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461"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462"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463" w:author="Maria Alejandra Romero" w:date="2021-08-01T12:59:00Z">
            <w:rPr>
              <w:rFonts w:ascii="Times New Roman" w:hAnsi="Times New Roman" w:cs="Times New Roman"/>
              <w:sz w:val="22"/>
              <w:szCs w:val="22"/>
            </w:rPr>
          </w:rPrChange>
        </w:rPr>
        <w:t xml:space="preserve">80. </w:t>
      </w:r>
      <w:proofErr w:type="spellStart"/>
      <w:r w:rsidRPr="00AE3BA5">
        <w:rPr>
          <w:rFonts w:ascii="Times New Roman" w:hAnsi="Times New Roman" w:cs="Times New Roman"/>
          <w:color w:val="auto"/>
          <w:sz w:val="22"/>
          <w:szCs w:val="22"/>
          <w:lang w:val="en-US"/>
          <w:rPrChange w:id="464" w:author="Maria Alejandra Romero" w:date="2021-08-01T12:59:00Z">
            <w:rPr>
              <w:rFonts w:ascii="Times New Roman" w:hAnsi="Times New Roman" w:cs="Times New Roman"/>
              <w:color w:val="auto"/>
              <w:sz w:val="22"/>
              <w:szCs w:val="22"/>
            </w:rPr>
          </w:rPrChange>
        </w:rPr>
        <w:t>Zerbini</w:t>
      </w:r>
      <w:proofErr w:type="spellEnd"/>
      <w:r w:rsidRPr="00AE3BA5">
        <w:rPr>
          <w:rFonts w:ascii="Times New Roman" w:hAnsi="Times New Roman" w:cs="Times New Roman"/>
          <w:color w:val="auto"/>
          <w:sz w:val="22"/>
          <w:szCs w:val="22"/>
          <w:lang w:val="en-US"/>
          <w:rPrChange w:id="465" w:author="Maria Alejandra Romero" w:date="2021-08-01T12:59:00Z">
            <w:rPr>
              <w:rFonts w:ascii="Times New Roman" w:hAnsi="Times New Roman" w:cs="Times New Roman"/>
              <w:color w:val="auto"/>
              <w:sz w:val="22"/>
              <w:szCs w:val="22"/>
            </w:rPr>
          </w:rPrChange>
        </w:rPr>
        <w:t xml:space="preserve">, A. N., </w:t>
      </w:r>
      <w:r w:rsidRPr="00AE3BA5">
        <w:rPr>
          <w:rFonts w:ascii="Times New Roman" w:hAnsi="Times New Roman" w:cs="Times New Roman"/>
          <w:i/>
          <w:iCs/>
          <w:color w:val="auto"/>
          <w:sz w:val="22"/>
          <w:szCs w:val="22"/>
          <w:lang w:val="en-US"/>
          <w:rPrChange w:id="466"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467"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83. Walters, C. &amp; Ludwig, D. Calculation of Bayes posterior probability distributions for key population parameters.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w:t>
      </w:r>
      <w:proofErr w:type="spellStart"/>
      <w:r>
        <w:rPr>
          <w:rFonts w:ascii="Times New Roman" w:hAnsi="Times New Roman" w:cs="Times New Roman"/>
          <w:lang w:val="en-US"/>
        </w:rPr>
        <w:t>Pikitch</w:t>
      </w:r>
      <w:proofErr w:type="spellEnd"/>
      <w:r>
        <w:rPr>
          <w:rFonts w:ascii="Times New Roman" w:hAnsi="Times New Roman" w:cs="Times New Roman"/>
          <w:lang w:val="en-US"/>
        </w:rPr>
        <w:t xml:space="preserve">, E. K., Punt, A. E. &amp; </w:t>
      </w:r>
      <w:proofErr w:type="spellStart"/>
      <w:r>
        <w:rPr>
          <w:rFonts w:ascii="Times New Roman" w:hAnsi="Times New Roman" w:cs="Times New Roman"/>
          <w:lang w:val="en-US"/>
        </w:rPr>
        <w:t>Hilborn</w:t>
      </w:r>
      <w:proofErr w:type="spellEnd"/>
      <w:r>
        <w:rPr>
          <w:rFonts w:ascii="Times New Roman" w:hAnsi="Times New Roman" w:cs="Times New Roman"/>
          <w:lang w:val="en-US"/>
        </w:rPr>
        <w:t xml:space="preserve">, R. Bayesian approach to stock assessment and harvest decisions using the sampling/importance resampling algorithm.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w:t>
      </w:r>
      <w:proofErr w:type="spellStart"/>
      <w:r>
        <w:rPr>
          <w:rFonts w:ascii="Times New Roman" w:hAnsi="Times New Roman" w:cs="Times New Roman"/>
          <w:lang w:val="en-US"/>
        </w:rPr>
        <w:t>Brandao</w:t>
      </w:r>
      <w:proofErr w:type="spellEnd"/>
      <w:r>
        <w:rPr>
          <w:rFonts w:ascii="Times New Roman" w:hAnsi="Times New Roman" w:cs="Times New Roman"/>
          <w:lang w:val="en-US"/>
        </w:rPr>
        <w:t xml:space="preserve">,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w:t>
      </w:r>
      <w:proofErr w:type="spellStart"/>
      <w:r>
        <w:rPr>
          <w:rFonts w:ascii="Times New Roman" w:hAnsi="Times New Roman" w:cs="Times New Roman"/>
          <w:lang w:val="en-US"/>
        </w:rPr>
        <w:t>Corkeron</w:t>
      </w:r>
      <w:proofErr w:type="spellEnd"/>
      <w:r>
        <w:rPr>
          <w:rFonts w:ascii="Times New Roman" w:hAnsi="Times New Roman" w:cs="Times New Roman"/>
          <w:lang w:val="en-US"/>
        </w:rPr>
        <w:t xml:space="preserve">, P. J. &amp; Kraus, S. D. State-space mark-recapture estimates reveal a recent decline in abundance of North Atlantic right whales. </w:t>
      </w:r>
      <w:r>
        <w:rPr>
          <w:rFonts w:ascii="Times New Roman" w:hAnsi="Times New Roman" w:cs="Times New Roman"/>
          <w:i/>
          <w:iCs/>
          <w:lang w:val="en-US"/>
        </w:rPr>
        <w:t xml:space="preserve">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90. </w:t>
      </w:r>
      <w:proofErr w:type="spellStart"/>
      <w:r>
        <w:rPr>
          <w:rFonts w:ascii="Times New Roman" w:hAnsi="Times New Roman" w:cs="Times New Roman"/>
          <w:lang w:val="en-US"/>
        </w:rPr>
        <w:t>Sueyro</w:t>
      </w:r>
      <w:proofErr w:type="spellEnd"/>
      <w:r>
        <w:rPr>
          <w:rFonts w:ascii="Times New Roman" w:hAnsi="Times New Roman" w:cs="Times New Roman"/>
          <w:lang w:val="en-US"/>
        </w:rPr>
        <w:t xml:space="preserve">, N., Crespo, E. A., Arias, M. &amp; </w:t>
      </w:r>
      <w:proofErr w:type="spellStart"/>
      <w:r>
        <w:rPr>
          <w:rFonts w:ascii="Times New Roman" w:hAnsi="Times New Roman" w:cs="Times New Roman"/>
          <w:lang w:val="en-US"/>
        </w:rPr>
        <w:t>Coscarella</w:t>
      </w:r>
      <w:proofErr w:type="spellEnd"/>
      <w:r>
        <w:rPr>
          <w:rFonts w:ascii="Times New Roman" w:hAnsi="Times New Roman" w:cs="Times New Roman"/>
          <w:lang w:val="en-US"/>
        </w:rPr>
        <w:t>, M. A. Density-dependent changes in the distribution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the breeding ground Peninsula Valdés. </w:t>
      </w:r>
      <w:proofErr w:type="spellStart"/>
      <w:r>
        <w:rPr>
          <w:rFonts w:ascii="Times New Roman" w:hAnsi="Times New Roman" w:cs="Times New Roman"/>
          <w:i/>
          <w:iCs/>
          <w:lang w:val="en-US"/>
        </w:rPr>
        <w:t>PeerJ</w:t>
      </w:r>
      <w:proofErr w:type="spellEnd"/>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t>
      </w:r>
      <w:proofErr w:type="spellStart"/>
      <w:r>
        <w:rPr>
          <w:rFonts w:ascii="Times New Roman" w:hAnsi="Times New Roman" w:cs="Times New Roman"/>
          <w:lang w:val="en-US"/>
        </w:rPr>
        <w:t>Wilberg</w:t>
      </w:r>
      <w:proofErr w:type="spellEnd"/>
      <w:r>
        <w:rPr>
          <w:rFonts w:ascii="Times New Roman" w:hAnsi="Times New Roman" w:cs="Times New Roman"/>
          <w:lang w:val="en-US"/>
        </w:rPr>
        <w:t xml:space="preserve">, M. J., Thorson, J. T., Linton, B. C. &amp; </w:t>
      </w:r>
      <w:proofErr w:type="spellStart"/>
      <w:r>
        <w:rPr>
          <w:rFonts w:ascii="Times New Roman" w:hAnsi="Times New Roman" w:cs="Times New Roman"/>
          <w:lang w:val="en-US"/>
        </w:rPr>
        <w:t>Berkson</w:t>
      </w:r>
      <w:proofErr w:type="spellEnd"/>
      <w:r>
        <w:rPr>
          <w:rFonts w:ascii="Times New Roman" w:hAnsi="Times New Roman" w:cs="Times New Roman"/>
          <w:lang w:val="en-US"/>
        </w:rPr>
        <w:t xml:space="preserve">,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proofErr w:type="spellStart"/>
      <w:r>
        <w:rPr>
          <w:rFonts w:ascii="Times New Roman" w:hAnsi="Times New Roman" w:cs="Times New Roman"/>
          <w:sz w:val="22"/>
          <w:szCs w:val="22"/>
          <w:lang w:val="en-US"/>
        </w:rPr>
        <w:t>Kass</w:t>
      </w:r>
      <w:proofErr w:type="spellEnd"/>
      <w:r>
        <w:rPr>
          <w:rFonts w:ascii="Times New Roman" w:hAnsi="Times New Roman" w:cs="Times New Roman"/>
          <w:sz w:val="22"/>
          <w:szCs w:val="22"/>
          <w:lang w:val="en-US"/>
        </w:rPr>
        <w:t xml:space="preserve">, R.E. &amp; Raftery,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w:t>
      </w:r>
      <w:proofErr w:type="spellStart"/>
      <w:r>
        <w:rPr>
          <w:rFonts w:ascii="Times New Roman" w:hAnsi="Times New Roman" w:cs="Times New Roman"/>
          <w:color w:val="auto"/>
          <w:sz w:val="22"/>
          <w:szCs w:val="22"/>
          <w:lang w:val="en-US"/>
        </w:rPr>
        <w:t>Sibly</w:t>
      </w:r>
      <w:proofErr w:type="spellEnd"/>
      <w:r>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468" w:author="Maria Alejandra Romero" w:date="2021-08-01T12:59:00Z">
            <w:rPr>
              <w:rFonts w:ascii="Times New Roman" w:hAnsi="Times New Roman" w:cs="Times New Roman"/>
            </w:rPr>
          </w:rPrChange>
        </w:rPr>
      </w:pPr>
      <w:r>
        <w:rPr>
          <w:rFonts w:ascii="Times New Roman" w:hAnsi="Times New Roman" w:cs="Times New Roman"/>
          <w:lang w:val="en-US"/>
        </w:rPr>
        <w:t xml:space="preserve">97. Punt, A. E., Butterworth, D. S., de Moor, C. L., De Oliveira, J. A. &amp; Haddon, M. Management strategy evaluation: best practices. </w:t>
      </w:r>
      <w:r w:rsidRPr="00AE3BA5">
        <w:rPr>
          <w:rFonts w:ascii="Times New Roman" w:hAnsi="Times New Roman" w:cs="Times New Roman"/>
          <w:i/>
          <w:iCs/>
          <w:lang w:val="en-US"/>
          <w:rPrChange w:id="469" w:author="Maria Alejandra Romero" w:date="2021-08-01T12:59:00Z">
            <w:rPr>
              <w:rFonts w:ascii="Times New Roman" w:hAnsi="Times New Roman" w:cs="Times New Roman"/>
              <w:i/>
              <w:iCs/>
            </w:rPr>
          </w:rPrChange>
        </w:rPr>
        <w:t xml:space="preserve">Fish </w:t>
      </w:r>
      <w:proofErr w:type="spellStart"/>
      <w:r w:rsidRPr="00AE3BA5">
        <w:rPr>
          <w:rFonts w:ascii="Times New Roman" w:hAnsi="Times New Roman" w:cs="Times New Roman"/>
          <w:i/>
          <w:iCs/>
          <w:lang w:val="en-US"/>
          <w:rPrChange w:id="470" w:author="Maria Alejandra Romero" w:date="2021-08-01T12:59:00Z">
            <w:rPr>
              <w:rFonts w:ascii="Times New Roman" w:hAnsi="Times New Roman" w:cs="Times New Roman"/>
              <w:i/>
              <w:iCs/>
            </w:rPr>
          </w:rPrChange>
        </w:rPr>
        <w:t>Fish</w:t>
      </w:r>
      <w:proofErr w:type="spellEnd"/>
      <w:r w:rsidRPr="00AE3BA5">
        <w:rPr>
          <w:rFonts w:ascii="Times New Roman" w:hAnsi="Times New Roman" w:cs="Times New Roman"/>
          <w:lang w:val="en-US"/>
          <w:rPrChange w:id="471"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472"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473"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w:t>
      </w:r>
      <w:proofErr w:type="spellStart"/>
      <w:r>
        <w:rPr>
          <w:rFonts w:ascii="Times New Roman" w:hAnsi="Times New Roman" w:cs="Times New Roman"/>
          <w:color w:val="auto"/>
          <w:sz w:val="22"/>
          <w:szCs w:val="22"/>
          <w:lang w:val="en-US"/>
        </w:rPr>
        <w:t>Clapham</w:t>
      </w:r>
      <w:proofErr w:type="spellEnd"/>
      <w:r>
        <w:rPr>
          <w:rFonts w:ascii="Times New Roman" w:hAnsi="Times New Roman" w:cs="Times New Roman"/>
          <w:color w:val="auto"/>
          <w:sz w:val="22"/>
          <w:szCs w:val="22"/>
          <w:lang w:val="en-US"/>
        </w:rPr>
        <w:t xml:space="preserve">,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 xml:space="preserve">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lastRenderedPageBreak/>
        <w:t xml:space="preserve">99.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xml:space="preserve">, H. K. &amp; Worm, B. Historical baselines for large marine animals. </w:t>
      </w:r>
      <w:r>
        <w:rPr>
          <w:rFonts w:ascii="Times New Roman" w:hAnsi="Times New Roman" w:cs="Times New Roman"/>
          <w:i/>
          <w:iCs/>
          <w:color w:val="auto"/>
          <w:sz w:val="22"/>
          <w:szCs w:val="22"/>
          <w:lang w:val="en-US"/>
        </w:rPr>
        <w:t xml:space="preserve">Trends 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474" w:name="_Hlk42066306"/>
      <w:r>
        <w:rPr>
          <w:rFonts w:ascii="Times New Roman" w:hAnsi="Times New Roman" w:cs="Times New Roman"/>
          <w:color w:val="auto"/>
          <w:sz w:val="22"/>
          <w:szCs w:val="22"/>
          <w:lang w:val="en-US"/>
        </w:rPr>
        <w:t xml:space="preserve">Foley, C. M. &amp; Lynch, H. J. </w:t>
      </w:r>
      <w:bookmarkEnd w:id="474"/>
      <w:r>
        <w:rPr>
          <w:rFonts w:ascii="Times New Roman" w:hAnsi="Times New Roman" w:cs="Times New Roman"/>
          <w:color w:val="auto"/>
          <w:sz w:val="22"/>
          <w:szCs w:val="22"/>
          <w:lang w:val="en-US"/>
        </w:rPr>
        <w:t xml:space="preserve">A method to estimate pre‐exploitation population size.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i/>
          <w:iCs/>
          <w:color w:val="auto"/>
          <w:sz w:val="22"/>
          <w:szCs w:val="22"/>
          <w:lang w:val="en-US"/>
        </w:rPr>
        <w:t>.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101. Collins, A. C., </w:t>
      </w:r>
      <w:proofErr w:type="spellStart"/>
      <w:r>
        <w:rPr>
          <w:rFonts w:ascii="Times New Roman" w:hAnsi="Times New Roman" w:cs="Times New Roman"/>
          <w:lang w:val="en-US"/>
        </w:rPr>
        <w:t>Böhm</w:t>
      </w:r>
      <w:proofErr w:type="spellEnd"/>
      <w:r>
        <w:rPr>
          <w:rFonts w:ascii="Times New Roman" w:hAnsi="Times New Roman" w:cs="Times New Roman"/>
          <w:lang w:val="en-US"/>
        </w:rPr>
        <w:t xml:space="preserve">, M. &amp; Collen, B. Choice of baseline affects historical population trends in hunted mammals of North America. </w:t>
      </w:r>
      <w:r>
        <w:rPr>
          <w:rFonts w:ascii="Times New Roman" w:hAnsi="Times New Roman" w:cs="Times New Roman"/>
          <w:i/>
          <w:iCs/>
          <w:lang w:val="en-US"/>
        </w:rPr>
        <w:t xml:space="preserve">Biol. </w:t>
      </w:r>
      <w:proofErr w:type="spellStart"/>
      <w:r>
        <w:rPr>
          <w:rFonts w:ascii="Times New Roman" w:hAnsi="Times New Roman" w:cs="Times New Roman"/>
          <w:i/>
          <w:iCs/>
          <w:lang w:val="en-US"/>
        </w:rPr>
        <w:t>Conserv</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475" w:name="_Hlk41979708"/>
      <w:r>
        <w:rPr>
          <w:rFonts w:ascii="Times New Roman" w:hAnsi="Times New Roman" w:cs="Times New Roman"/>
          <w:lang w:val="en-US"/>
        </w:rPr>
        <w:t>Rowntree</w:t>
      </w:r>
      <w:bookmarkEnd w:id="475"/>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calves at Península Valdés, Argentina. </w:t>
      </w:r>
      <w:r>
        <w:rPr>
          <w:rFonts w:ascii="Times New Roman" w:hAnsi="Times New Roman" w:cs="Times New Roman"/>
          <w:i/>
          <w:iCs/>
          <w:lang w:val="en-US"/>
        </w:rPr>
        <w:t xml:space="preserve">Mar. Ecol. </w:t>
      </w:r>
      <w:proofErr w:type="spellStart"/>
      <w:r>
        <w:rPr>
          <w:rFonts w:ascii="Times New Roman" w:hAnsi="Times New Roman" w:cs="Times New Roman"/>
          <w:i/>
          <w:iCs/>
          <w:lang w:val="en-US"/>
        </w:rPr>
        <w:t>Progr</w:t>
      </w:r>
      <w:proofErr w:type="spellEnd"/>
      <w:r>
        <w:rPr>
          <w:rFonts w:ascii="Times New Roman" w:hAnsi="Times New Roman" w:cs="Times New Roman"/>
          <w:i/>
          <w:iCs/>
          <w:lang w:val="en-US"/>
        </w:rPr>
        <w:t>.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 xml:space="preserve">Valenzuela, L. O., </w:t>
      </w:r>
      <w:proofErr w:type="spellStart"/>
      <w:r>
        <w:rPr>
          <w:rFonts w:ascii="Times New Roman" w:hAnsi="Times New Roman" w:cs="Times New Roman"/>
          <w:color w:val="auto"/>
          <w:sz w:val="22"/>
          <w:szCs w:val="22"/>
          <w:lang w:val="en-US"/>
        </w:rPr>
        <w:t>Sironi</w:t>
      </w:r>
      <w:proofErr w:type="spellEnd"/>
      <w:r>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w:t>
      </w:r>
      <w:proofErr w:type="spellStart"/>
      <w:r>
        <w:rPr>
          <w:rFonts w:ascii="Times New Roman" w:hAnsi="Times New Roman" w:cs="Times New Roman"/>
          <w:lang w:val="en-US"/>
        </w:rPr>
        <w:t>Clapham</w:t>
      </w:r>
      <w:proofErr w:type="spellEnd"/>
      <w:r>
        <w:rPr>
          <w:rFonts w:ascii="Times New Roman" w:hAnsi="Times New Roman" w:cs="Times New Roman"/>
          <w:lang w:val="en-US"/>
        </w:rPr>
        <w:t xml:space="preserve">, P. J., Aguilar, A. &amp; Hatch, L. T. Determining spatial and temporal scales for management: lessons from whaling.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w:t>
      </w:r>
      <w:proofErr w:type="spellStart"/>
      <w:r>
        <w:rPr>
          <w:rFonts w:ascii="Times New Roman" w:hAnsi="Times New Roman" w:cs="Times New Roman"/>
          <w:lang w:val="en-US"/>
        </w:rPr>
        <w:t>Piola</w:t>
      </w:r>
      <w:proofErr w:type="spellEnd"/>
      <w:r>
        <w:rPr>
          <w:rFonts w:ascii="Times New Roman" w:hAnsi="Times New Roman" w:cs="Times New Roman"/>
          <w:lang w:val="en-US"/>
        </w:rPr>
        <w:t xml:space="preserve">, A., O'Brien, T. D., </w:t>
      </w:r>
      <w:proofErr w:type="spellStart"/>
      <w:r>
        <w:rPr>
          <w:rFonts w:ascii="Times New Roman" w:hAnsi="Times New Roman" w:cs="Times New Roman"/>
          <w:lang w:val="en-US"/>
        </w:rPr>
        <w:t>Tormosov</w:t>
      </w:r>
      <w:proofErr w:type="spellEnd"/>
      <w:r>
        <w:rPr>
          <w:rFonts w:ascii="Times New Roman" w:hAnsi="Times New Roman" w:cs="Times New Roman"/>
          <w:lang w:val="en-US"/>
        </w:rPr>
        <w:t xml:space="preserve">, D. D. &amp; </w:t>
      </w:r>
      <w:proofErr w:type="spellStart"/>
      <w:r>
        <w:rPr>
          <w:rFonts w:ascii="Times New Roman" w:hAnsi="Times New Roman" w:cs="Times New Roman"/>
          <w:lang w:val="en-US"/>
        </w:rPr>
        <w:t>Acha</w:t>
      </w:r>
      <w:proofErr w:type="spellEnd"/>
      <w:r>
        <w:rPr>
          <w:rFonts w:ascii="Times New Roman" w:hAnsi="Times New Roman" w:cs="Times New Roman"/>
          <w:lang w:val="en-US"/>
        </w:rPr>
        <w:t xml:space="preserve">, E. M. Circumpolar frontal systems as potential feeding grounds of Southern Right whales. </w:t>
      </w:r>
      <w:r>
        <w:rPr>
          <w:rFonts w:ascii="Times New Roman" w:hAnsi="Times New Roman" w:cs="Times New Roman"/>
          <w:i/>
          <w:iCs/>
          <w:lang w:val="en-US"/>
        </w:rPr>
        <w:t xml:space="preserve">Prog. </w:t>
      </w:r>
      <w:proofErr w:type="spellStart"/>
      <w:r>
        <w:rPr>
          <w:rFonts w:ascii="Times New Roman" w:hAnsi="Times New Roman" w:cs="Times New Roman"/>
          <w:i/>
          <w:iCs/>
          <w:lang w:val="en-US"/>
        </w:rPr>
        <w:t>Oceanogr</w:t>
      </w:r>
      <w:proofErr w:type="spellEnd"/>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w:t>
      </w:r>
      <w:proofErr w:type="spellStart"/>
      <w:r>
        <w:rPr>
          <w:rFonts w:ascii="Times New Roman" w:hAnsi="Times New Roman" w:cs="Times New Roman"/>
          <w:lang w:val="en-US"/>
        </w:rPr>
        <w:t>Seyboth</w:t>
      </w:r>
      <w:proofErr w:type="spellEnd"/>
      <w:r>
        <w:rPr>
          <w:rFonts w:ascii="Times New Roman" w:hAnsi="Times New Roman" w:cs="Times New Roman"/>
          <w:lang w:val="en-US"/>
        </w:rPr>
        <w:t xml:space="preserve">, E.,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reproductive success is influenced by krill (</w:t>
      </w:r>
      <w:proofErr w:type="spellStart"/>
      <w:r>
        <w:rPr>
          <w:rFonts w:ascii="Times New Roman" w:hAnsi="Times New Roman" w:cs="Times New Roman"/>
          <w:i/>
          <w:iCs/>
          <w:lang w:val="en-US"/>
        </w:rPr>
        <w:t>Euphausia</w:t>
      </w:r>
      <w:proofErr w:type="spellEnd"/>
      <w:r>
        <w:rPr>
          <w:rFonts w:ascii="Times New Roman" w:hAnsi="Times New Roman" w:cs="Times New Roman"/>
          <w:i/>
          <w:iCs/>
          <w:lang w:val="en-US"/>
        </w:rPr>
        <w:t xml:space="preserve"> superba</w:t>
      </w:r>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113. Witting, L. Selection-delayed population dynamics in baleen whales and beyond. </w:t>
      </w:r>
      <w:proofErr w:type="spellStart"/>
      <w:r>
        <w:rPr>
          <w:rFonts w:ascii="Times New Roman" w:hAnsi="Times New Roman" w:cs="Times New Roman"/>
          <w:i/>
          <w:iCs/>
          <w:lang w:val="en-US"/>
        </w:rPr>
        <w:t>Popul</w:t>
      </w:r>
      <w:proofErr w:type="spellEnd"/>
      <w:r>
        <w:rPr>
          <w:rFonts w:ascii="Times New Roman" w:hAnsi="Times New Roman" w:cs="Times New Roman"/>
          <w:i/>
          <w:iCs/>
          <w:lang w:val="en-US"/>
        </w:rPr>
        <w:t>.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w:t>
      </w:r>
      <w:proofErr w:type="spellStart"/>
      <w:r>
        <w:rPr>
          <w:rFonts w:ascii="Times New Roman" w:hAnsi="Times New Roman" w:cs="Times New Roman"/>
          <w:lang w:val="en-US"/>
        </w:rPr>
        <w:t>Pante</w:t>
      </w:r>
      <w:proofErr w:type="spellEnd"/>
      <w:r>
        <w:rPr>
          <w:rFonts w:ascii="Times New Roman" w:hAnsi="Times New Roman" w:cs="Times New Roman"/>
          <w:lang w:val="en-US"/>
        </w:rPr>
        <w:t xml:space="preserve">, E. &amp; Benoit S.-B. </w:t>
      </w:r>
      <w:proofErr w:type="spellStart"/>
      <w:r>
        <w:rPr>
          <w:rFonts w:ascii="Times New Roman" w:hAnsi="Times New Roman" w:cs="Times New Roman"/>
          <w:lang w:val="en-US"/>
        </w:rPr>
        <w:t>marmap</w:t>
      </w:r>
      <w:proofErr w:type="spellEnd"/>
      <w:r>
        <w:rPr>
          <w:rFonts w:ascii="Times New Roman" w:hAnsi="Times New Roman" w:cs="Times New Roman"/>
          <w:lang w:val="en-US"/>
        </w:rPr>
        <w:t xml:space="preserve">: A Package for Importing, Plotting and Analyzing Bathymetric and Topographic Data in R.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Península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476" w:author="Maria Alejandra Romero" w:date="2021-08-01T13:05:00Z">
        <w:r w:rsidR="004A6B93" w:rsidRPr="004649B0">
          <w:rPr>
            <w:rFonts w:ascii="Times New Roman" w:hAnsi="Times New Roman" w:cs="Times New Roman"/>
            <w:lang w:val="en-US"/>
            <w:rPrChange w:id="477"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478" w:author="Maria Alejandra Romero" w:date="2021-08-01T13:05:00Z">
        <w:r w:rsidR="004A6B93" w:rsidRPr="004649B0">
          <w:rPr>
            <w:rFonts w:ascii="Times New Roman" w:hAnsi="Times New Roman" w:cs="Times New Roman"/>
            <w:lang w:val="en-US"/>
            <w:rPrChange w:id="479" w:author="Maria Alejandra Romero" w:date="2021-08-01T13:06:00Z">
              <w:rPr>
                <w:rFonts w:ascii="Times New Roman" w:hAnsi="Times New Roman" w:cs="Times New Roman"/>
                <w:highlight w:val="yellow"/>
                <w:lang w:val="en-US"/>
              </w:rPr>
            </w:rPrChange>
          </w:rPr>
          <w:t xml:space="preserve">, </w:t>
        </w:r>
      </w:ins>
      <w:ins w:id="480" w:author="Maria Alejandra Romero" w:date="2021-08-01T13:06:00Z">
        <w:r w:rsidR="004A6B93" w:rsidRPr="004649B0">
          <w:rPr>
            <w:rFonts w:ascii="Times New Roman" w:hAnsi="Times New Roman" w:cs="Times New Roman"/>
            <w:lang w:val="en-US"/>
            <w:rPrChange w:id="481" w:author="Maria Alejandra Romero" w:date="2021-08-01T13:06:00Z">
              <w:rPr>
                <w:rFonts w:ascii="Times New Roman" w:hAnsi="Times New Roman" w:cs="Times New Roman"/>
                <w:highlight w:val="yellow"/>
                <w:lang w:val="en-US"/>
              </w:rPr>
            </w:rPrChange>
          </w:rPr>
          <w:t xml:space="preserve">GDA </w:t>
        </w:r>
      </w:ins>
      <w:del w:id="482"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proofErr w:type="spellStart"/>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ed</w:t>
      </w:r>
      <w:proofErr w:type="spellEnd"/>
      <w:r w:rsidRPr="004649B0">
        <w:rPr>
          <w:rFonts w:ascii="Times New Roman" w:hAnsi="Times New Roman" w:cs="Times New Roman"/>
          <w:lang w:val="en-US"/>
        </w:rPr>
        <w:t xml:space="preserve">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w:t>
      </w:r>
      <w:commentRangeStart w:id="483"/>
      <w:r w:rsidRPr="006D72AF">
        <w:rPr>
          <w:rFonts w:ascii="Times New Roman" w:hAnsi="Times New Roman" w:cs="Times New Roman"/>
          <w:color w:val="000000"/>
          <w:lang w:val="en-US"/>
        </w:rPr>
        <w:t>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484" w:author="Grant Adams" w:date="2021-06-07T13:48:00Z">
        <w:r w:rsidR="005879AA">
          <w:rPr>
            <w:rFonts w:ascii="Times New Roman" w:hAnsi="Times New Roman" w:cs="Times New Roman"/>
            <w:color w:val="000000"/>
            <w:lang w:val="en-US"/>
          </w:rPr>
          <w:t>1</w:t>
        </w:r>
      </w:ins>
      <w:ins w:id="485" w:author="Maria Alejandra Romero" w:date="2021-08-01T13:07:00Z">
        <w:r w:rsidR="004A0F78">
          <w:rPr>
            <w:rFonts w:ascii="Times New Roman" w:hAnsi="Times New Roman" w:cs="Times New Roman"/>
            <w:color w:val="000000"/>
            <w:lang w:val="en-US"/>
          </w:rPr>
          <w:t>4</w:t>
        </w:r>
      </w:ins>
      <w:ins w:id="486" w:author="Grant Adams" w:date="2021-07-16T10:50:00Z">
        <w:del w:id="487" w:author="Maria Alejandra Romero" w:date="2021-08-01T13:06:00Z">
          <w:r w:rsidR="006754A3" w:rsidDel="004A0F78">
            <w:rPr>
              <w:rFonts w:ascii="Times New Roman" w:hAnsi="Times New Roman" w:cs="Times New Roman"/>
              <w:color w:val="000000"/>
              <w:lang w:val="en-US"/>
            </w:rPr>
            <w:delText>3</w:delText>
          </w:r>
        </w:del>
      </w:ins>
      <w:del w:id="488"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commentRangeEnd w:id="483"/>
    <w:p w14:paraId="1744B787" w14:textId="77777777" w:rsidR="00E110BA" w:rsidRPr="0057275F" w:rsidRDefault="00805B9F" w:rsidP="00E110BA">
      <w:pPr>
        <w:spacing w:after="0" w:line="360" w:lineRule="auto"/>
        <w:rPr>
          <w:rFonts w:ascii="Times New Roman" w:hAnsi="Times New Roman" w:cs="Times New Roman"/>
          <w:lang w:val="en-US"/>
        </w:rPr>
      </w:pPr>
      <w:r>
        <w:rPr>
          <w:rStyle w:val="CommentReference"/>
        </w:rPr>
        <w:commentReference w:id="483"/>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9"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5"/>
        <w:gridCol w:w="3721"/>
        <w:tblGridChange w:id="490">
          <w:tblGrid>
            <w:gridCol w:w="1368"/>
            <w:gridCol w:w="762"/>
            <w:gridCol w:w="2653"/>
            <w:gridCol w:w="888"/>
            <w:gridCol w:w="2833"/>
          </w:tblGrid>
        </w:tblGridChange>
      </w:tblGrid>
      <w:tr w:rsidR="00E110BA" w:rsidRPr="003410A5" w14:paraId="0175C376" w14:textId="77777777" w:rsidTr="00DE0266">
        <w:tc>
          <w:tcPr>
            <w:tcW w:w="804" w:type="pct"/>
            <w:tcBorders>
              <w:top w:val="single" w:sz="4" w:space="0" w:color="auto"/>
              <w:bottom w:val="single" w:sz="4" w:space="0" w:color="auto"/>
            </w:tcBorders>
            <w:tcPrChange w:id="491"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492"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493"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9C2922"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9C2922"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9C2922"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494" w:author="Maria Alejandra Romero" w:date="2021-08-01T13:09:00Z">
              <w:r w:rsidR="000C2639">
                <w:rPr>
                  <w:rFonts w:ascii="Times New Roman" w:eastAsia="Calibri" w:hAnsi="Times New Roman" w:cs="Times New Roman"/>
                  <w:color w:val="000000"/>
                  <w:lang w:val="en-US"/>
                </w:rPr>
                <w:t>6</w:t>
              </w:r>
            </w:ins>
            <w:del w:id="495" w:author="Maria Alejandra Romero" w:date="2021-08-01T13:09:00Z">
              <w:r w:rsidR="00862908" w:rsidDel="000C2639">
                <w:rPr>
                  <w:rFonts w:ascii="Times New Roman" w:eastAsia="Calibri" w:hAnsi="Times New Roman" w:cs="Times New Roman"/>
                  <w:color w:val="000000"/>
                  <w:lang w:val="en-US"/>
                </w:rPr>
                <w:delText>4</w:delText>
              </w:r>
            </w:del>
            <w:ins w:id="496"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497" w:author="Maria Alejandra Romero" w:date="2021-08-01T13:13:00Z">
              <w:r>
                <w:rPr>
                  <w:rFonts w:ascii="Times New Roman" w:hAnsi="Times New Roman" w:cs="Times New Roman"/>
                  <w:lang w:val="en-US"/>
                </w:rPr>
                <w:t>M</w:t>
              </w:r>
            </w:ins>
            <w:del w:id="498"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9C2922"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9C2922"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9C2922"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9C2922"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499" w:author="Maria Alejandra Romero" w:date="2021-08-01T13:13:00Z">
              <w:r>
                <w:rPr>
                  <w:rFonts w:ascii="Times New Roman" w:hAnsi="Times New Roman" w:cs="Times New Roman"/>
                  <w:lang w:val="en-US"/>
                </w:rPr>
                <w:t>P</w:t>
              </w:r>
            </w:ins>
            <w:del w:id="500"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9C2922"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9C2922"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501" w:author="Maria Alejandra Romero" w:date="2021-08-01T13:09:00Z">
              <w:r w:rsidR="00581A56">
                <w:rPr>
                  <w:rFonts w:ascii="Times New Roman" w:eastAsia="Calibri" w:hAnsi="Times New Roman" w:cs="Times New Roman"/>
                  <w:color w:val="000000"/>
                  <w:lang w:val="en-US"/>
                </w:rPr>
                <w:t>4</w:t>
              </w:r>
            </w:ins>
            <w:del w:id="502"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9C2922"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503" w:author="Maria Alejandra Romero" w:date="2021-08-01T13:09:00Z">
              <w:r w:rsidR="00581A56">
                <w:rPr>
                  <w:rFonts w:ascii="Times New Roman" w:eastAsia="Calibri" w:hAnsi="Times New Roman" w:cs="Times New Roman"/>
                  <w:color w:val="000000"/>
                  <w:lang w:val="en-US"/>
                </w:rPr>
                <w:t>5</w:t>
              </w:r>
            </w:ins>
            <w:del w:id="504"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9C2922"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505" w:author="Maria Alejandra Romero" w:date="2021-08-01T13:11:00Z">
                        <w:rPr>
                          <w:rFonts w:ascii="Cambria Math" w:eastAsiaTheme="minorEastAsia" w:hAnsi="Cambria Math" w:cs="Times New Roman"/>
                          <w:color w:val="000000"/>
                          <w:lang w:val="en-US"/>
                        </w:rPr>
                        <m:t>msy</m:t>
                      </w:ins>
                    </m:r>
                    <m:r>
                      <w:del w:id="506"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507" w:author="Maria Alejandra Romero" w:date="2021-08-01T13:13:00Z">
              <w:r>
                <w:rPr>
                  <w:rFonts w:ascii="Times New Roman" w:hAnsi="Times New Roman" w:cs="Times New Roman"/>
                  <w:color w:val="000000"/>
                  <w:lang w:val="en-US"/>
                </w:rPr>
                <w:t>S</w:t>
              </w:r>
            </w:ins>
            <w:del w:id="508"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9C2922"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509" w:author="Maria Alejandra Romero" w:date="2021-08-01T13:13:00Z">
              <w:r>
                <w:rPr>
                  <w:rFonts w:ascii="Times New Roman" w:hAnsi="Times New Roman" w:cs="Times New Roman"/>
                  <w:color w:val="000000"/>
                  <w:lang w:val="en-US"/>
                </w:rPr>
                <w:t>S</w:t>
              </w:r>
            </w:ins>
            <w:del w:id="510"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9C2922"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511" w:author="Maria Alejandra Romero" w:date="2021-08-01T13:13:00Z">
              <w:r>
                <w:rPr>
                  <w:rFonts w:ascii="Times New Roman" w:hAnsi="Times New Roman" w:cs="Times New Roman"/>
                  <w:color w:val="000000"/>
                  <w:lang w:val="en-US"/>
                </w:rPr>
                <w:t>C</w:t>
              </w:r>
            </w:ins>
            <w:del w:id="512"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513" w:author="Maria Alejandra Romero" w:date="2021-08-01T13:13:00Z">
                <w:pPr>
                  <w:autoSpaceDE w:val="0"/>
                  <w:autoSpaceDN w:val="0"/>
                  <w:adjustRightInd w:val="0"/>
                </w:pPr>
              </w:pPrChange>
            </w:pPr>
            <w:proofErr w:type="spellStart"/>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proofErr w:type="spellEnd"/>
          </w:p>
        </w:tc>
        <w:tc>
          <w:tcPr>
            <w:tcW w:w="2188" w:type="pct"/>
          </w:tcPr>
          <w:p w14:paraId="35AAB8FE" w14:textId="30D9F7CC" w:rsidR="00805B9F" w:rsidRPr="00805B9F" w:rsidRDefault="00805B9F" w:rsidP="003026FA">
            <w:pPr>
              <w:autoSpaceDE w:val="0"/>
              <w:autoSpaceDN w:val="0"/>
              <w:adjustRightInd w:val="0"/>
              <w:jc w:val="center"/>
              <w:rPr>
                <w:ins w:id="514" w:author="Grant Adams" w:date="2021-08-02T16:07:00Z"/>
                <w:rFonts w:ascii="Times New Roman" w:eastAsia="Calibri" w:hAnsi="Times New Roman" w:cs="Times New Roman"/>
                <w:lang w:val="en-GB"/>
                <w:rPrChange w:id="515" w:author="Grant Adams" w:date="2021-08-02T16:07:00Z">
                  <w:rPr>
                    <w:ins w:id="516" w:author="Grant Adams" w:date="2021-08-02T16:07:00Z"/>
                    <w:rFonts w:ascii="Cambria Math" w:eastAsiaTheme="minorEastAsia" w:hAnsi="Cambria Math" w:cs="Times New Roman"/>
                    <w:i/>
                    <w:lang w:val="en-GB"/>
                  </w:rPr>
                </w:rPrChange>
              </w:rPr>
            </w:pPr>
            <m:oMath>
              <m:sSup>
                <m:sSupPr>
                  <m:ctrlPr>
                    <w:ins w:id="517" w:author="Grant Adams" w:date="2021-08-02T16:08:00Z">
                      <w:rPr>
                        <w:rFonts w:ascii="Cambria Math" w:eastAsiaTheme="minorEastAsia" w:hAnsi="Cambria Math" w:cs="Times New Roman"/>
                        <w:i/>
                        <w:color w:val="000000"/>
                        <w:lang w:val="en-US"/>
                      </w:rPr>
                    </w:ins>
                  </m:ctrlPr>
                </m:sSupPr>
                <m:e>
                  <m:r>
                    <w:ins w:id="518" w:author="Grant Adams" w:date="2021-08-02T16:08:00Z">
                      <w:rPr>
                        <w:rFonts w:ascii="Cambria Math" w:eastAsiaTheme="minorEastAsia" w:hAnsi="Cambria Math" w:cs="Times New Roman"/>
                        <w:color w:val="000000"/>
                        <w:lang w:val="en-US"/>
                      </w:rPr>
                      <m:t>τ</m:t>
                    </w:ins>
                  </m:r>
                </m:e>
                <m:sup>
                  <m:r>
                    <w:ins w:id="519" w:author="Grant Adams" w:date="2021-08-02T16:08:00Z">
                      <w:rPr>
                        <w:rFonts w:ascii="Cambria Math" w:eastAsiaTheme="minorEastAsia" w:hAnsi="Cambria Math" w:cs="Times New Roman"/>
                        <w:color w:val="000000"/>
                        <w:lang w:val="en-US"/>
                      </w:rPr>
                      <m:t>2</m:t>
                    </w:ins>
                  </m:r>
                </m:sup>
              </m:sSup>
              <m:r>
                <w:ins w:id="520" w:author="Grant Adams" w:date="2021-08-02T16:07:00Z">
                  <w:rPr>
                    <w:rFonts w:ascii="Cambria Math" w:eastAsiaTheme="minorEastAsia" w:hAnsi="Cambria Math" w:cs="Times New Roman"/>
                    <w:lang w:val="en-GB"/>
                  </w:rPr>
                  <m:t>~</m:t>
                </w:ins>
              </m:r>
              <m:r>
                <w:ins w:id="521" w:author="Grant Adams" w:date="2021-08-02T16:07:00Z">
                  <w:rPr>
                    <w:rFonts w:ascii="Cambria Math" w:hAnsi="Cambria Math" w:cs="Times New Roman"/>
                    <w:color w:val="000000"/>
                  </w:rPr>
                  <m:t>lnorm</m:t>
                </w:ins>
              </m:r>
              <m:r>
                <w:ins w:id="522" w:author="Grant Adams" w:date="2021-08-02T16:07:00Z">
                  <w:rPr>
                    <w:rFonts w:ascii="Cambria Math" w:hAnsi="Cambria Math" w:cs="Times New Roman"/>
                    <w:color w:val="000000"/>
                    <w:lang w:val="en-US"/>
                  </w:rPr>
                  <m:t>(</m:t>
                </w:ins>
              </m:r>
              <m:r>
                <w:ins w:id="523" w:author="Grant Adams" w:date="2021-08-02T16:07:00Z">
                  <m:rPr>
                    <m:sty m:val="p"/>
                  </m:rPr>
                  <w:rPr>
                    <w:rFonts w:ascii="Cambria Math" w:hAnsi="Cambria Math" w:cs="Times New Roman"/>
                    <w:color w:val="000000"/>
                    <w:lang w:val="en-US"/>
                  </w:rPr>
                  <m:t>log⁡</m:t>
                </w:ins>
              </m:r>
              <m:r>
                <w:ins w:id="524" w:author="Grant Adams" w:date="2021-08-02T16:07:00Z">
                  <w:rPr>
                    <w:rFonts w:ascii="Cambria Math" w:hAnsi="Cambria Math" w:cs="Times New Roman"/>
                    <w:color w:val="000000"/>
                    <w:lang w:val="en-US"/>
                  </w:rPr>
                  <m:t>(0.5), 0.</m:t>
                </w:ins>
              </m:r>
              <m:r>
                <w:ins w:id="525" w:author="Grant Adams" w:date="2021-08-02T16:08:00Z">
                  <w:rPr>
                    <w:rFonts w:ascii="Cambria Math" w:hAnsi="Cambria Math" w:cs="Times New Roman"/>
                    <w:color w:val="000000"/>
                    <w:lang w:val="en-US"/>
                  </w:rPr>
                  <m:t>5</m:t>
                </w:ins>
              </m:r>
              <m:r>
                <w:ins w:id="526" w:author="Grant Adams" w:date="2021-08-02T16:07:00Z">
                  <w:rPr>
                    <w:rFonts w:ascii="Cambria Math" w:hAnsi="Cambria Math" w:cs="Times New Roman"/>
                    <w:color w:val="000000"/>
                    <w:lang w:val="en-US"/>
                  </w:rPr>
                  <m:t>)</m:t>
                </w:ins>
              </m:r>
            </m:oMath>
            <w:ins w:id="527" w:author="Grant Adams" w:date="2021-08-02T16:07:00Z">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ns w:id="528" w:author="Grant Adams" w:date="2021-08-02T16:08:00Z">
              <w:r>
                <w:rPr>
                  <w:rFonts w:ascii="Times New Roman" w:eastAsia="Calibri" w:hAnsi="Times New Roman" w:cs="Times New Roman"/>
                  <w:color w:val="000000"/>
                  <w:lang w:val="en-US"/>
                </w:rPr>
                <w:t>3</w:t>
              </w:r>
            </w:ins>
            <w:ins w:id="529" w:author="Grant Adams" w:date="2021-08-02T16:07:00Z">
              <w:r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530" w:author="Grant Adams" w:date="2021-08-02T16:07:00Z">
              <w:r w:rsidR="00805B9F">
                <w:rPr>
                  <w:rFonts w:ascii="Times New Roman" w:eastAsia="Calibri" w:hAnsi="Times New Roman" w:cs="Times New Roman"/>
                  <w:color w:val="000000"/>
                  <w:lang w:val="en-US"/>
                </w:rPr>
                <w:t>4</w:t>
              </w:r>
            </w:ins>
            <w:ins w:id="531" w:author="Maria Alejandra Romero" w:date="2021-08-01T13:14:00Z">
              <w:del w:id="532" w:author="Grant Adams" w:date="2021-08-02T16:07:00Z">
                <w:r w:rsidR="001B1641" w:rsidDel="00805B9F">
                  <w:rPr>
                    <w:rFonts w:ascii="Times New Roman" w:eastAsia="Calibri" w:hAnsi="Times New Roman" w:cs="Times New Roman"/>
                    <w:color w:val="000000"/>
                    <w:lang w:val="en-US"/>
                  </w:rPr>
                  <w:delText>3</w:delText>
                </w:r>
              </w:del>
            </w:ins>
            <w:del w:id="533"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534" w:author="Grant Adams" w:date="2021-07-26T13:15:00Z"/>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535"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bookmarkEnd w:id="535"/>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RPr="00DA22AD" w14:paraId="19399C2F" w14:textId="05D9BB47" w:rsidTr="00822DAC">
        <w:trPr>
          <w:jc w:val="center"/>
          <w:ins w:id="536" w:author="Grant Adams"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537" w:author="Grant Adams"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Default="00DB6B1A" w:rsidP="00837D76">
            <w:pPr>
              <w:jc w:val="center"/>
              <w:rPr>
                <w:ins w:id="538" w:author="Grant Adams" w:date="2021-06-10T14:48:00Z"/>
                <w:rFonts w:ascii="Times New Roman" w:hAnsi="Times New Roman" w:cs="Times New Roman"/>
                <w:color w:val="000000"/>
              </w:rPr>
            </w:pPr>
            <w:ins w:id="539"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540" w:author="Grant Adams" w:date="2021-06-10T14:48:00Z"/>
                <w:rFonts w:ascii="Times New Roman" w:hAnsi="Times New Roman" w:cs="Times New Roman"/>
                <w:color w:val="000000"/>
              </w:rPr>
            </w:pPr>
            <w:ins w:id="541"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542" w:author="Grant Adams" w:date="2021-06-10T14:48:00Z"/>
                <w:rFonts w:ascii="Times New Roman" w:hAnsi="Times New Roman" w:cs="Times New Roman"/>
                <w:color w:val="000000"/>
              </w:rPr>
            </w:pPr>
            <w:ins w:id="543"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544" w:author="Grant Adams" w:date="2021-06-10T14:48:00Z"/>
                <w:rFonts w:ascii="Times New Roman" w:hAnsi="Times New Roman" w:cs="Times New Roman"/>
                <w:color w:val="000000"/>
              </w:rPr>
            </w:pPr>
            <w:ins w:id="545"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546" w:author="Grant Adams" w:date="2021-06-10T14:48:00Z"/>
                <w:rFonts w:ascii="Times New Roman" w:hAnsi="Times New Roman" w:cs="Times New Roman"/>
                <w:color w:val="000000"/>
              </w:rPr>
            </w:pPr>
            <w:ins w:id="547"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548" w:author="Grant Adams" w:date="2021-06-10T14:49:00Z"/>
                <w:rFonts w:ascii="Times New Roman" w:hAnsi="Times New Roman" w:cs="Times New Roman"/>
                <w:color w:val="000000"/>
              </w:rPr>
            </w:pPr>
            <w:ins w:id="549" w:author="Grant Adams" w:date="2021-06-10T14:49:00Z">
              <w:r>
                <w:rPr>
                  <w:rFonts w:ascii="Times New Roman" w:hAnsi="Times New Roman" w:cs="Times New Roman"/>
                  <w:color w:val="000000"/>
                </w:rPr>
                <w:t>97.5%</w:t>
              </w:r>
            </w:ins>
          </w:p>
        </w:tc>
      </w:tr>
      <w:tr w:rsidR="00990FAA" w:rsidRPr="00DA22AD" w14:paraId="7FDD48AD" w14:textId="459B5572" w:rsidTr="005D51A2">
        <w:trPr>
          <w:jc w:val="center"/>
        </w:trPr>
        <w:tc>
          <w:tcPr>
            <w:tcW w:w="747" w:type="pct"/>
            <w:tcBorders>
              <w:top w:val="single" w:sz="4" w:space="0" w:color="auto"/>
            </w:tcBorders>
            <w:vAlign w:val="bottom"/>
          </w:tcPr>
          <w:p w14:paraId="65BE8F24" w14:textId="13DC4E0B" w:rsidR="00990FAA" w:rsidRPr="00FF2C02" w:rsidRDefault="009C2922" w:rsidP="00990FAA">
            <w:pPr>
              <w:jc w:val="center"/>
              <w:rPr>
                <w:rFonts w:ascii="Times New Roman" w:hAnsi="Times New Roman" w:cs="Times New Roman"/>
                <w:lang w:val="en-US"/>
              </w:rPr>
            </w:pPr>
            <m:oMathPara>
              <m:oMath>
                <m:sSub>
                  <m:sSubPr>
                    <m:ctrlPr>
                      <w:ins w:id="550" w:author="Grant Adams" w:date="2021-06-10T14:46:00Z">
                        <w:rPr>
                          <w:rFonts w:ascii="Cambria Math" w:hAnsi="Cambria Math" w:cs="Times New Roman"/>
                          <w:i/>
                          <w:color w:val="000000"/>
                        </w:rPr>
                      </w:ins>
                    </m:ctrlPr>
                  </m:sSubPr>
                  <m:e>
                    <m:r>
                      <w:ins w:id="551" w:author="Grant Adams" w:date="2021-06-10T14:46:00Z">
                        <w:rPr>
                          <w:rFonts w:ascii="Cambria Math" w:hAnsi="Cambria Math" w:cs="Times New Roman"/>
                          <w:color w:val="000000"/>
                        </w:rPr>
                        <m:t>R</m:t>
                      </w:ins>
                    </m:r>
                  </m:e>
                  <m:sub>
                    <m:r>
                      <w:ins w:id="552" w:author="Grant Adams"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6A7340" w:rsidR="00990FAA" w:rsidRPr="005D51A2" w:rsidRDefault="00990FAA" w:rsidP="00990FAA">
            <w:pPr>
              <w:jc w:val="center"/>
              <w:rPr>
                <w:rFonts w:ascii="Times New Roman" w:hAnsi="Times New Roman" w:cs="Times New Roman"/>
                <w:color w:val="000000"/>
              </w:rPr>
            </w:pPr>
            <w:r w:rsidRPr="005D51A2">
              <w:rPr>
                <w:rFonts w:ascii="Times New Roman" w:hAnsi="Times New Roman" w:cs="Times New Roman"/>
                <w:color w:val="000000"/>
              </w:rPr>
              <w:t>0.014</w:t>
            </w:r>
          </w:p>
        </w:tc>
        <w:tc>
          <w:tcPr>
            <w:tcW w:w="746" w:type="pct"/>
            <w:tcBorders>
              <w:top w:val="single" w:sz="4" w:space="0" w:color="auto"/>
            </w:tcBorders>
          </w:tcPr>
          <w:p w14:paraId="6B80AE49" w14:textId="4B99A3A1"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0.012</w:t>
            </w:r>
          </w:p>
        </w:tc>
        <w:tc>
          <w:tcPr>
            <w:tcW w:w="515" w:type="pct"/>
            <w:tcBorders>
              <w:top w:val="single" w:sz="4" w:space="0" w:color="auto"/>
            </w:tcBorders>
          </w:tcPr>
          <w:p w14:paraId="35CF1472" w14:textId="652F563F"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0.001</w:t>
            </w:r>
          </w:p>
        </w:tc>
        <w:tc>
          <w:tcPr>
            <w:tcW w:w="634" w:type="pct"/>
            <w:tcBorders>
              <w:top w:val="single" w:sz="4" w:space="0" w:color="auto"/>
            </w:tcBorders>
          </w:tcPr>
          <w:p w14:paraId="7166D1D4" w14:textId="527C1423"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0.007</w:t>
            </w:r>
          </w:p>
        </w:tc>
        <w:tc>
          <w:tcPr>
            <w:tcW w:w="793" w:type="pct"/>
            <w:tcBorders>
              <w:top w:val="single" w:sz="4" w:space="0" w:color="auto"/>
            </w:tcBorders>
          </w:tcPr>
          <w:p w14:paraId="108CAD33" w14:textId="38FB8CB7" w:rsidR="00990FAA" w:rsidRPr="000C7CBA"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0.02</w:t>
            </w:r>
          </w:p>
        </w:tc>
        <w:tc>
          <w:tcPr>
            <w:tcW w:w="819" w:type="pct"/>
            <w:tcBorders>
              <w:top w:val="single" w:sz="4" w:space="0" w:color="auto"/>
            </w:tcBorders>
          </w:tcPr>
          <w:p w14:paraId="7329CCF4" w14:textId="607D3D85" w:rsidR="00990FAA" w:rsidRPr="003A3CCC"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0.034</w:t>
            </w:r>
          </w:p>
        </w:tc>
      </w:tr>
      <w:tr w:rsidR="00990FAA" w:rsidRPr="00DA22AD" w14:paraId="60729A50" w14:textId="25A8A4FA" w:rsidTr="00822DAC">
        <w:trPr>
          <w:jc w:val="center"/>
        </w:trPr>
        <w:tc>
          <w:tcPr>
            <w:tcW w:w="747" w:type="pct"/>
            <w:vAlign w:val="bottom"/>
          </w:tcPr>
          <w:p w14:paraId="6E5A5ACF" w14:textId="3FAE0A1B" w:rsidR="00990FAA" w:rsidRPr="00FF2C02" w:rsidRDefault="00990FAA" w:rsidP="00990FAA">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vAlign w:val="bottom"/>
          </w:tcPr>
          <w:p w14:paraId="3B577942" w14:textId="673684E7"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60,438</w:t>
            </w:r>
          </w:p>
        </w:tc>
        <w:tc>
          <w:tcPr>
            <w:tcW w:w="746" w:type="pct"/>
            <w:vAlign w:val="bottom"/>
          </w:tcPr>
          <w:p w14:paraId="25D3B870" w14:textId="721410AB"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58,090</w:t>
            </w:r>
          </w:p>
        </w:tc>
        <w:tc>
          <w:tcPr>
            <w:tcW w:w="515" w:type="pct"/>
            <w:vAlign w:val="bottom"/>
          </w:tcPr>
          <w:p w14:paraId="21A045C6" w14:textId="28178904" w:rsidR="00990FAA" w:rsidRPr="00505178"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33,331</w:t>
            </w:r>
          </w:p>
        </w:tc>
        <w:tc>
          <w:tcPr>
            <w:tcW w:w="634" w:type="pct"/>
            <w:vAlign w:val="bottom"/>
          </w:tcPr>
          <w:p w14:paraId="7ADA7B00" w14:textId="488613E3"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48,133</w:t>
            </w:r>
          </w:p>
        </w:tc>
        <w:tc>
          <w:tcPr>
            <w:tcW w:w="793" w:type="pct"/>
            <w:vAlign w:val="bottom"/>
          </w:tcPr>
          <w:p w14:paraId="2AAD967A" w14:textId="732A427F"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70,332</w:t>
            </w:r>
          </w:p>
        </w:tc>
        <w:tc>
          <w:tcPr>
            <w:tcW w:w="819" w:type="pct"/>
            <w:vAlign w:val="bottom"/>
          </w:tcPr>
          <w:p w14:paraId="51CDD9DE" w14:textId="0351EB42"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100,707</w:t>
            </w:r>
          </w:p>
        </w:tc>
      </w:tr>
      <w:tr w:rsidR="00990FAA" w:rsidRPr="00DA22AD" w14:paraId="09B9939E" w14:textId="612C0BB0" w:rsidTr="00822DAC">
        <w:trPr>
          <w:jc w:val="center"/>
        </w:trPr>
        <w:tc>
          <w:tcPr>
            <w:tcW w:w="747" w:type="pct"/>
            <w:vAlign w:val="bottom"/>
          </w:tcPr>
          <w:p w14:paraId="01044A23" w14:textId="484D4759" w:rsidR="00990FAA" w:rsidRPr="00FF2C02" w:rsidRDefault="009C2922" w:rsidP="00990FAA">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vAlign w:val="bottom"/>
          </w:tcPr>
          <w:p w14:paraId="62354E97" w14:textId="1F7BE93D"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0.648</w:t>
            </w:r>
          </w:p>
        </w:tc>
        <w:tc>
          <w:tcPr>
            <w:tcW w:w="746" w:type="pct"/>
            <w:vAlign w:val="bottom"/>
          </w:tcPr>
          <w:p w14:paraId="3214F496" w14:textId="6D5DA47A"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0.647</w:t>
            </w:r>
          </w:p>
        </w:tc>
        <w:tc>
          <w:tcPr>
            <w:tcW w:w="515" w:type="pct"/>
            <w:vAlign w:val="bottom"/>
          </w:tcPr>
          <w:p w14:paraId="0ACDF443" w14:textId="70F80595"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0.507</w:t>
            </w:r>
          </w:p>
        </w:tc>
        <w:tc>
          <w:tcPr>
            <w:tcW w:w="634" w:type="pct"/>
            <w:vAlign w:val="bottom"/>
          </w:tcPr>
          <w:p w14:paraId="697D47C4" w14:textId="02B18AAC" w:rsidR="00990FAA" w:rsidRPr="004F21DC"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0.572</w:t>
            </w:r>
          </w:p>
        </w:tc>
        <w:tc>
          <w:tcPr>
            <w:tcW w:w="793" w:type="pct"/>
            <w:vAlign w:val="bottom"/>
          </w:tcPr>
          <w:p w14:paraId="063711FC" w14:textId="77B03B3B" w:rsidR="00990FAA" w:rsidRPr="00E6066A"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0.724</w:t>
            </w:r>
          </w:p>
        </w:tc>
        <w:tc>
          <w:tcPr>
            <w:tcW w:w="819" w:type="pct"/>
            <w:vAlign w:val="bottom"/>
          </w:tcPr>
          <w:p w14:paraId="71C94A4F" w14:textId="233F388E"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0.792</w:t>
            </w:r>
          </w:p>
        </w:tc>
      </w:tr>
      <w:tr w:rsidR="00085C08" w:rsidRPr="00DA22AD" w14:paraId="60E10F7D" w14:textId="52349DB4" w:rsidTr="00822DAC">
        <w:trPr>
          <w:jc w:val="center"/>
        </w:trPr>
        <w:tc>
          <w:tcPr>
            <w:tcW w:w="747" w:type="pct"/>
            <w:vAlign w:val="bottom"/>
          </w:tcPr>
          <w:p w14:paraId="4634DC9B" w14:textId="2805408A" w:rsidR="00085C08" w:rsidRPr="00FF2C02" w:rsidRDefault="009C2922" w:rsidP="00085C08">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tc>
          <w:tcPr>
            <w:tcW w:w="746" w:type="pct"/>
            <w:vAlign w:val="bottom"/>
          </w:tcPr>
          <w:p w14:paraId="2EEC2D88" w14:textId="0317AAF4"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746" w:type="pct"/>
            <w:vAlign w:val="bottom"/>
          </w:tcPr>
          <w:p w14:paraId="359B8350" w14:textId="400886F6"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515" w:type="pct"/>
            <w:vAlign w:val="bottom"/>
          </w:tcPr>
          <w:p w14:paraId="4545FA0C" w14:textId="15368737"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0.0001</w:t>
            </w:r>
          </w:p>
        </w:tc>
        <w:tc>
          <w:tcPr>
            <w:tcW w:w="634" w:type="pct"/>
            <w:vAlign w:val="bottom"/>
          </w:tcPr>
          <w:p w14:paraId="325F8DBD" w14:textId="45CE5639"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0.0002</w:t>
            </w:r>
          </w:p>
        </w:tc>
        <w:tc>
          <w:tcPr>
            <w:tcW w:w="793" w:type="pct"/>
            <w:vAlign w:val="bottom"/>
          </w:tcPr>
          <w:p w14:paraId="16CD667A" w14:textId="4AEFF900"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0.0005</w:t>
            </w:r>
          </w:p>
        </w:tc>
        <w:tc>
          <w:tcPr>
            <w:tcW w:w="819" w:type="pct"/>
            <w:vAlign w:val="bottom"/>
          </w:tcPr>
          <w:p w14:paraId="4792D689" w14:textId="6D1F85F5"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0.0006</w:t>
            </w:r>
          </w:p>
        </w:tc>
      </w:tr>
      <w:tr w:rsidR="00085C08" w:rsidRPr="00DA22AD" w14:paraId="766E91D2" w14:textId="673D1EEF" w:rsidTr="00822DAC">
        <w:trPr>
          <w:jc w:val="center"/>
        </w:trPr>
        <w:tc>
          <w:tcPr>
            <w:tcW w:w="747" w:type="pct"/>
            <w:vAlign w:val="bottom"/>
          </w:tcPr>
          <w:p w14:paraId="1B3F3CF2" w14:textId="5D8362E5" w:rsidR="00085C08" w:rsidRPr="00FF2C02" w:rsidRDefault="009C2922"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vAlign w:val="bottom"/>
          </w:tcPr>
          <w:p w14:paraId="12DC49BD" w14:textId="6F8E6E3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1,940</w:t>
            </w:r>
          </w:p>
        </w:tc>
        <w:tc>
          <w:tcPr>
            <w:tcW w:w="746" w:type="pct"/>
            <w:vAlign w:val="bottom"/>
          </w:tcPr>
          <w:p w14:paraId="28059BFF" w14:textId="5F842E7D"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1,802</w:t>
            </w:r>
          </w:p>
        </w:tc>
        <w:tc>
          <w:tcPr>
            <w:tcW w:w="515" w:type="pct"/>
            <w:vAlign w:val="bottom"/>
          </w:tcPr>
          <w:p w14:paraId="43E7B3C1" w14:textId="72687AA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354</w:t>
            </w:r>
          </w:p>
        </w:tc>
        <w:tc>
          <w:tcPr>
            <w:tcW w:w="634" w:type="pct"/>
            <w:vAlign w:val="bottom"/>
          </w:tcPr>
          <w:p w14:paraId="1919050A" w14:textId="0F8EDA5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950</w:t>
            </w:r>
          </w:p>
        </w:tc>
        <w:tc>
          <w:tcPr>
            <w:tcW w:w="793" w:type="pct"/>
            <w:vAlign w:val="bottom"/>
          </w:tcPr>
          <w:p w14:paraId="6FE31A23" w14:textId="02EA699A"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2,888</w:t>
            </w:r>
          </w:p>
        </w:tc>
        <w:tc>
          <w:tcPr>
            <w:tcW w:w="819" w:type="pct"/>
            <w:vAlign w:val="bottom"/>
          </w:tcPr>
          <w:p w14:paraId="2ED89682" w14:textId="73CCE84D"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3,966</w:t>
            </w:r>
          </w:p>
        </w:tc>
      </w:tr>
      <w:tr w:rsidR="00085C08" w:rsidRPr="00DA22AD" w14:paraId="024E7321" w14:textId="4612D158" w:rsidTr="00822DAC">
        <w:trPr>
          <w:jc w:val="center"/>
        </w:trPr>
        <w:tc>
          <w:tcPr>
            <w:tcW w:w="747" w:type="pct"/>
            <w:vAlign w:val="bottom"/>
          </w:tcPr>
          <w:p w14:paraId="1D16703D" w14:textId="6195A640" w:rsidR="00085C08" w:rsidRPr="00FF2C02" w:rsidRDefault="009C2922"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vAlign w:val="bottom"/>
          </w:tcPr>
          <w:p w14:paraId="5D8A4BD5" w14:textId="14B9DAD5"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4,804</w:t>
            </w:r>
          </w:p>
        </w:tc>
        <w:tc>
          <w:tcPr>
            <w:tcW w:w="746" w:type="pct"/>
            <w:vAlign w:val="bottom"/>
          </w:tcPr>
          <w:p w14:paraId="1D8C23EA" w14:textId="3C088F7B"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4,750</w:t>
            </w:r>
          </w:p>
        </w:tc>
        <w:tc>
          <w:tcPr>
            <w:tcW w:w="515" w:type="pct"/>
            <w:vAlign w:val="bottom"/>
          </w:tcPr>
          <w:p w14:paraId="5C022C97" w14:textId="3EBE7DC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3,858</w:t>
            </w:r>
          </w:p>
        </w:tc>
        <w:tc>
          <w:tcPr>
            <w:tcW w:w="634" w:type="pct"/>
            <w:vAlign w:val="bottom"/>
          </w:tcPr>
          <w:p w14:paraId="6C1A2580" w14:textId="5B09B809"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4,412</w:t>
            </w:r>
          </w:p>
        </w:tc>
        <w:tc>
          <w:tcPr>
            <w:tcW w:w="793" w:type="pct"/>
            <w:vAlign w:val="bottom"/>
          </w:tcPr>
          <w:p w14:paraId="421D8A46" w14:textId="7DB77B23"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5,149</w:t>
            </w:r>
          </w:p>
        </w:tc>
        <w:tc>
          <w:tcPr>
            <w:tcW w:w="819" w:type="pct"/>
            <w:vAlign w:val="bottom"/>
          </w:tcPr>
          <w:p w14:paraId="5AF5E7D2" w14:textId="02FBEE4C" w:rsidR="00085C08" w:rsidRPr="003A3CCC"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6,024</w:t>
            </w:r>
          </w:p>
        </w:tc>
      </w:tr>
      <w:tr w:rsidR="00032148" w:rsidRPr="00DA22AD" w14:paraId="0AA273CE" w14:textId="26CB4EBD" w:rsidTr="00822DAC">
        <w:trPr>
          <w:jc w:val="center"/>
        </w:trPr>
        <w:tc>
          <w:tcPr>
            <w:tcW w:w="747" w:type="pct"/>
            <w:vAlign w:val="bottom"/>
          </w:tcPr>
          <w:p w14:paraId="2837FF49" w14:textId="59B6DD94" w:rsidR="00032148" w:rsidRPr="00FF2C02" w:rsidRDefault="009C2922" w:rsidP="0003214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vAlign w:val="bottom"/>
          </w:tcPr>
          <w:p w14:paraId="15E6CA05" w14:textId="78CF61D6"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5,485</w:t>
            </w:r>
          </w:p>
        </w:tc>
        <w:tc>
          <w:tcPr>
            <w:tcW w:w="746" w:type="pct"/>
            <w:vAlign w:val="bottom"/>
          </w:tcPr>
          <w:p w14:paraId="51E0E853" w14:textId="7C3C31A0"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5,316</w:t>
            </w:r>
          </w:p>
        </w:tc>
        <w:tc>
          <w:tcPr>
            <w:tcW w:w="515" w:type="pct"/>
            <w:vAlign w:val="bottom"/>
          </w:tcPr>
          <w:p w14:paraId="20A673FE" w14:textId="6CB52362"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3,897</w:t>
            </w:r>
          </w:p>
        </w:tc>
        <w:tc>
          <w:tcPr>
            <w:tcW w:w="634" w:type="pct"/>
            <w:vAlign w:val="bottom"/>
          </w:tcPr>
          <w:p w14:paraId="59294DA7" w14:textId="041F54A3"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4,708</w:t>
            </w:r>
          </w:p>
        </w:tc>
        <w:tc>
          <w:tcPr>
            <w:tcW w:w="793" w:type="pct"/>
            <w:vAlign w:val="bottom"/>
          </w:tcPr>
          <w:p w14:paraId="2094E1AD" w14:textId="6A0837D9"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6,087</w:t>
            </w:r>
          </w:p>
        </w:tc>
        <w:tc>
          <w:tcPr>
            <w:tcW w:w="819" w:type="pct"/>
            <w:vAlign w:val="bottom"/>
          </w:tcPr>
          <w:p w14:paraId="60986E44" w14:textId="49FC394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7,967</w:t>
            </w:r>
          </w:p>
        </w:tc>
      </w:tr>
      <w:tr w:rsidR="00032148" w:rsidRPr="00DA22AD" w14:paraId="5F56E0E2" w14:textId="52CB1D17" w:rsidTr="00822DAC">
        <w:trPr>
          <w:jc w:val="center"/>
        </w:trPr>
        <w:tc>
          <w:tcPr>
            <w:tcW w:w="747" w:type="pct"/>
            <w:vAlign w:val="bottom"/>
          </w:tcPr>
          <w:p w14:paraId="06612644" w14:textId="23E7C380" w:rsidR="00032148" w:rsidRDefault="009C2922"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Max</m:t>
                    </m:r>
                  </m:sub>
                </m:sSub>
              </m:oMath>
            </m:oMathPara>
          </w:p>
        </w:tc>
        <w:tc>
          <w:tcPr>
            <w:tcW w:w="746" w:type="pct"/>
            <w:vAlign w:val="bottom"/>
          </w:tcPr>
          <w:p w14:paraId="5805BDDE" w14:textId="6C2F4EF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0.031</w:t>
            </w:r>
          </w:p>
        </w:tc>
        <w:tc>
          <w:tcPr>
            <w:tcW w:w="746" w:type="pct"/>
            <w:vAlign w:val="bottom"/>
          </w:tcPr>
          <w:p w14:paraId="6F51CC35" w14:textId="6DF60331"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w:t>
            </w:r>
          </w:p>
        </w:tc>
        <w:tc>
          <w:tcPr>
            <w:tcW w:w="515" w:type="pct"/>
            <w:vAlign w:val="bottom"/>
          </w:tcPr>
          <w:p w14:paraId="3013EFF0" w14:textId="11E57380"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0.008</w:t>
            </w:r>
          </w:p>
        </w:tc>
        <w:tc>
          <w:tcPr>
            <w:tcW w:w="634" w:type="pct"/>
            <w:vAlign w:val="bottom"/>
          </w:tcPr>
          <w:p w14:paraId="07E88635" w14:textId="2A8CC35A"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0.018</w:t>
            </w:r>
          </w:p>
        </w:tc>
        <w:tc>
          <w:tcPr>
            <w:tcW w:w="793" w:type="pct"/>
            <w:vAlign w:val="bottom"/>
          </w:tcPr>
          <w:p w14:paraId="7E7165AF" w14:textId="752F22F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0.042</w:t>
            </w:r>
          </w:p>
        </w:tc>
        <w:tc>
          <w:tcPr>
            <w:tcW w:w="819" w:type="pct"/>
            <w:vAlign w:val="bottom"/>
          </w:tcPr>
          <w:p w14:paraId="5527D4E5" w14:textId="2C5D64A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0.067</w:t>
            </w:r>
          </w:p>
        </w:tc>
      </w:tr>
      <w:tr w:rsidR="00032148" w:rsidRPr="00DA22AD" w14:paraId="1A0F4E7A" w14:textId="741F315A" w:rsidTr="00822DAC">
        <w:trPr>
          <w:jc w:val="center"/>
        </w:trPr>
        <w:tc>
          <w:tcPr>
            <w:tcW w:w="747" w:type="pct"/>
            <w:vAlign w:val="bottom"/>
          </w:tcPr>
          <w:p w14:paraId="4E124B92" w14:textId="401AB8DC" w:rsidR="00032148" w:rsidRDefault="009C2922"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vAlign w:val="bottom"/>
          </w:tcPr>
          <w:p w14:paraId="2EEA0DE3" w14:textId="15EC1FE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0.087</w:t>
            </w:r>
          </w:p>
        </w:tc>
        <w:tc>
          <w:tcPr>
            <w:tcW w:w="746" w:type="pct"/>
            <w:vAlign w:val="bottom"/>
          </w:tcPr>
          <w:p w14:paraId="64237BE1" w14:textId="1E91DA8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0.082</w:t>
            </w:r>
          </w:p>
        </w:tc>
        <w:tc>
          <w:tcPr>
            <w:tcW w:w="515" w:type="pct"/>
            <w:vAlign w:val="bottom"/>
          </w:tcPr>
          <w:p w14:paraId="40544C57" w14:textId="5C7A656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0.043</w:t>
            </w:r>
          </w:p>
        </w:tc>
        <w:tc>
          <w:tcPr>
            <w:tcW w:w="634" w:type="pct"/>
            <w:vAlign w:val="bottom"/>
          </w:tcPr>
          <w:p w14:paraId="7D018B21" w14:textId="5E912F3B"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0.065</w:t>
            </w:r>
          </w:p>
        </w:tc>
        <w:tc>
          <w:tcPr>
            <w:tcW w:w="793" w:type="pct"/>
            <w:vAlign w:val="bottom"/>
          </w:tcPr>
          <w:p w14:paraId="3F4375E9" w14:textId="02CDCC3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0.104</w:t>
            </w:r>
          </w:p>
        </w:tc>
        <w:tc>
          <w:tcPr>
            <w:tcW w:w="819" w:type="pct"/>
            <w:vAlign w:val="bottom"/>
          </w:tcPr>
          <w:p w14:paraId="6BB53391" w14:textId="2C203565"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0.161</w:t>
            </w:r>
          </w:p>
        </w:tc>
      </w:tr>
      <w:tr w:rsidR="00032148" w:rsidRPr="00DA22AD" w14:paraId="27950F54" w14:textId="218834D8" w:rsidTr="00822DAC">
        <w:trPr>
          <w:jc w:val="center"/>
        </w:trPr>
        <w:tc>
          <w:tcPr>
            <w:tcW w:w="747" w:type="pct"/>
            <w:tcBorders>
              <w:bottom w:val="single" w:sz="4" w:space="0" w:color="auto"/>
            </w:tcBorders>
            <w:vAlign w:val="bottom"/>
          </w:tcPr>
          <w:p w14:paraId="030FF8A1" w14:textId="2CC40211" w:rsidR="00032148" w:rsidRDefault="009C2922"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vAlign w:val="bottom"/>
          </w:tcPr>
          <w:p w14:paraId="16C1EAD8" w14:textId="6AAD2E3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0.101</w:t>
            </w:r>
          </w:p>
        </w:tc>
        <w:tc>
          <w:tcPr>
            <w:tcW w:w="746" w:type="pct"/>
            <w:tcBorders>
              <w:bottom w:val="single" w:sz="4" w:space="0" w:color="auto"/>
            </w:tcBorders>
            <w:vAlign w:val="bottom"/>
          </w:tcPr>
          <w:p w14:paraId="285B1659" w14:textId="10D40D7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0.092</w:t>
            </w:r>
          </w:p>
        </w:tc>
        <w:tc>
          <w:tcPr>
            <w:tcW w:w="515" w:type="pct"/>
            <w:tcBorders>
              <w:bottom w:val="single" w:sz="4" w:space="0" w:color="auto"/>
            </w:tcBorders>
            <w:vAlign w:val="bottom"/>
          </w:tcPr>
          <w:p w14:paraId="49750F73" w14:textId="32155B42"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0.044</w:t>
            </w:r>
          </w:p>
        </w:tc>
        <w:tc>
          <w:tcPr>
            <w:tcW w:w="634" w:type="pct"/>
            <w:tcBorders>
              <w:bottom w:val="single" w:sz="4" w:space="0" w:color="auto"/>
            </w:tcBorders>
            <w:vAlign w:val="bottom"/>
          </w:tcPr>
          <w:p w14:paraId="2ADE94AE" w14:textId="785AC253"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0.07</w:t>
            </w:r>
          </w:p>
        </w:tc>
        <w:tc>
          <w:tcPr>
            <w:tcW w:w="793" w:type="pct"/>
            <w:tcBorders>
              <w:bottom w:val="single" w:sz="4" w:space="0" w:color="auto"/>
            </w:tcBorders>
            <w:vAlign w:val="bottom"/>
          </w:tcPr>
          <w:p w14:paraId="37FAB240" w14:textId="4CDDD1B4"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0.123</w:t>
            </w:r>
          </w:p>
        </w:tc>
        <w:tc>
          <w:tcPr>
            <w:tcW w:w="819" w:type="pct"/>
            <w:tcBorders>
              <w:bottom w:val="single" w:sz="4" w:space="0" w:color="auto"/>
            </w:tcBorders>
            <w:vAlign w:val="bottom"/>
          </w:tcPr>
          <w:p w14:paraId="015FFCFE" w14:textId="6215A3C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0.209</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7ED96FEA" w:rsidR="00A05FB3" w:rsidRDefault="00FD737B" w:rsidP="00C54F04">
      <w:pPr>
        <w:spacing w:after="0" w:line="360" w:lineRule="auto"/>
        <w:rPr>
          <w:rFonts w:ascii="Times New Roman" w:hAnsi="Times New Roman" w:cs="Times New Roman"/>
          <w:lang w:val="en-US"/>
        </w:rPr>
      </w:pPr>
      <w:r>
        <w:rPr>
          <w:noProof/>
        </w:rPr>
        <w:lastRenderedPageBreak/>
        <w:drawing>
          <wp:inline distT="0" distB="0" distL="0" distR="0" wp14:anchorId="610A320F" wp14:editId="3E0A4C66">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p>
    <w:p w14:paraId="11FAB2B1" w14:textId="2D54124C"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r w:rsidR="003D56F4">
        <w:rPr>
          <w:rFonts w:ascii="Times New Roman" w:eastAsiaTheme="minorEastAsia" w:hAnsi="Times New Roman" w:cs="Times New Roman"/>
          <w:lang w:val="en-GB"/>
        </w:rPr>
        <w:t xml:space="preserve"> </w:t>
      </w:r>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190CD70B" w:rsidR="00A05FB3" w:rsidRDefault="002E0167" w:rsidP="00A05FB3">
      <w:pPr>
        <w:spacing w:after="0" w:line="360" w:lineRule="auto"/>
        <w:rPr>
          <w:rFonts w:ascii="Times New Roman" w:hAnsi="Times New Roman" w:cs="Times New Roman"/>
          <w:lang w:val="en-US"/>
        </w:rPr>
      </w:pPr>
      <w:r>
        <w:rPr>
          <w:noProof/>
        </w:rPr>
        <w:lastRenderedPageBreak/>
        <w:drawing>
          <wp:inline distT="0" distB="0" distL="0" distR="0" wp14:anchorId="685AC875" wp14:editId="22C8E189">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7E9515B5" w14:textId="22219C7E" w:rsidR="000F754D" w:rsidRDefault="00A05FB3" w:rsidP="00A05FB3">
      <w:pPr>
        <w:spacing w:after="0" w:line="360" w:lineRule="auto"/>
        <w:rPr>
          <w:rFonts w:ascii="Times New Roman" w:eastAsiaTheme="minorEastAsia" w:hAnsi="Times New Roman" w:cs="Times New Roman"/>
          <w:lang w:val="en-GB"/>
        </w:rPr>
      </w:pPr>
      <w:bookmarkStart w:id="553"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p>
    <w:bookmarkEnd w:id="553"/>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FEE18B8" w:rsidR="00A05FB3" w:rsidRDefault="002E0167" w:rsidP="00AF047A">
      <w:pPr>
        <w:spacing w:after="0" w:line="360" w:lineRule="auto"/>
        <w:rPr>
          <w:rFonts w:ascii="Times New Roman" w:hAnsi="Times New Roman" w:cs="Times New Roman"/>
          <w:lang w:val="en-US"/>
        </w:rPr>
      </w:pPr>
      <w:r>
        <w:rPr>
          <w:noProof/>
        </w:rPr>
        <w:drawing>
          <wp:inline distT="0" distB="0" distL="0" distR="0" wp14:anchorId="3BCBFDC4" wp14:editId="4C8EFD0C">
            <wp:extent cx="5400040" cy="4319905"/>
            <wp:effectExtent l="0" t="0" r="0" b="444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319905"/>
                    </a:xfrm>
                    <a:prstGeom prst="rect">
                      <a:avLst/>
                    </a:prstGeom>
                    <a:noFill/>
                    <a:ln>
                      <a:noFill/>
                    </a:ln>
                  </pic:spPr>
                </pic:pic>
              </a:graphicData>
            </a:graphic>
          </wp:inline>
        </w:drawing>
      </w:r>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5557382B" w:rsidR="0050147E" w:rsidRDefault="00614F47" w:rsidP="0050147E">
      <w:pPr>
        <w:spacing w:after="0" w:line="360" w:lineRule="auto"/>
        <w:rPr>
          <w:rFonts w:ascii="Times New Roman" w:hAnsi="Times New Roman" w:cs="Times New Roman"/>
          <w:color w:val="000000"/>
          <w:lang w:val="en-GB"/>
        </w:rPr>
      </w:pPr>
      <w:r>
        <w:rPr>
          <w:noProof/>
        </w:rPr>
        <w:lastRenderedPageBreak/>
        <w:drawing>
          <wp:inline distT="0" distB="0" distL="0" distR="0" wp14:anchorId="0F90AF21" wp14:editId="47685A31">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p>
    <w:p w14:paraId="4202A938" w14:textId="2454F2E6"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(dotted lined)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think black</w:t>
      </w:r>
      <w:r w:rsidR="005E1016">
        <w:rPr>
          <w:rFonts w:ascii="Times New Roman" w:hAnsi="Times New Roman" w:cs="Times New Roman"/>
          <w:lang w:val="en-US"/>
        </w:rPr>
        <w:t xml:space="preserve"> line.</w:t>
      </w:r>
    </w:p>
    <w:sectPr w:rsidR="00A05FB3" w:rsidSect="005A328A">
      <w:footerReference w:type="default" r:id="rId25"/>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0" w:author="Grant Adams" w:date="2021-08-02T11:00:00Z" w:initials="GA">
    <w:p w14:paraId="44F3DFB2" w14:textId="27A736B7" w:rsidR="001D0B69" w:rsidRDefault="001D0B69">
      <w:pPr>
        <w:pStyle w:val="CommentText"/>
      </w:pPr>
      <w:r>
        <w:rPr>
          <w:rStyle w:val="CommentReference"/>
        </w:rPr>
        <w:annotationRef/>
      </w:r>
      <w:r>
        <w:t xml:space="preserve">Looks </w:t>
      </w:r>
      <w:proofErr w:type="spellStart"/>
      <w:r>
        <w:t>good</w:t>
      </w:r>
      <w:proofErr w:type="spellEnd"/>
      <w:r>
        <w:t xml:space="preserve"> to me</w:t>
      </w:r>
    </w:p>
  </w:comment>
  <w:comment w:id="393" w:author="Grant Adams" w:date="2021-08-02T16:05:00Z" w:initials="GA">
    <w:p w14:paraId="3503F134" w14:textId="0A76A5F8" w:rsidR="00805B9F" w:rsidRDefault="00805B9F">
      <w:pPr>
        <w:pStyle w:val="CommentText"/>
      </w:pPr>
      <w:r>
        <w:rPr>
          <w:rStyle w:val="CommentReference"/>
        </w:rPr>
        <w:annotationRef/>
      </w:r>
      <w:r>
        <w:t xml:space="preserve">Are </w:t>
      </w:r>
      <w:proofErr w:type="spellStart"/>
      <w:r>
        <w:t>you</w:t>
      </w:r>
      <w:proofErr w:type="spellEnd"/>
      <w:r>
        <w:t xml:space="preserve"> </w:t>
      </w:r>
      <w:proofErr w:type="spellStart"/>
      <w:r>
        <w:t>saying</w:t>
      </w:r>
      <w:proofErr w:type="spellEnd"/>
      <w:r>
        <w:t xml:space="preserve"> </w:t>
      </w:r>
      <w:proofErr w:type="spellStart"/>
      <w:r>
        <w:t>increase</w:t>
      </w:r>
      <w:proofErr w:type="spellEnd"/>
      <w:r>
        <w:t xml:space="preserve"> </w:t>
      </w:r>
      <w:proofErr w:type="spellStart"/>
      <w:r>
        <w:t>its</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increase</w:t>
      </w:r>
      <w:proofErr w:type="spellEnd"/>
    </w:p>
  </w:comment>
  <w:comment w:id="483" w:author="Grant Adams" w:date="2021-08-02T16:07:00Z" w:initials="GA">
    <w:p w14:paraId="5042686B" w14:textId="134CF86F" w:rsidR="00805B9F" w:rsidRDefault="00805B9F">
      <w:pPr>
        <w:pStyle w:val="CommentText"/>
      </w:pPr>
      <w:r>
        <w:rPr>
          <w:rStyle w:val="CommentReference"/>
        </w:rPr>
        <w:annotationRef/>
      </w:r>
      <w:proofErr w:type="spellStart"/>
      <w:r>
        <w:t>Thanks</w:t>
      </w:r>
      <w:proofErr w:type="spellEnd"/>
      <w:r>
        <w:t xml:space="preserve"> </w:t>
      </w:r>
      <w:proofErr w:type="spellStart"/>
      <w:r>
        <w:t>for</w:t>
      </w:r>
      <w:proofErr w:type="spellEnd"/>
      <w:r>
        <w:t xml:space="preserve"> </w:t>
      </w:r>
      <w:proofErr w:type="spellStart"/>
      <w:r>
        <w:t>catching</w:t>
      </w:r>
      <w:proofErr w:type="spellEnd"/>
      <w:r>
        <w:t xml:space="preserve"> </w:t>
      </w:r>
      <w:proofErr w:type="spellStart"/>
      <w:r>
        <w:t>the</w:t>
      </w:r>
      <w:proofErr w:type="spellEnd"/>
      <w:r>
        <w:t xml:space="preserve"> </w:t>
      </w:r>
      <w:proofErr w:type="spellStart"/>
      <w:r>
        <w:t>number</w:t>
      </w:r>
      <w:proofErr w:type="spellEnd"/>
      <w:r>
        <w:t xml:space="preserve"> </w:t>
      </w:r>
      <w:proofErr w:type="spellStart"/>
      <w:r>
        <w:t>changes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F3DFB2" w15:done="0"/>
  <w15:commentEx w15:paraId="3503F134" w15:done="0"/>
  <w15:commentEx w15:paraId="50426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24EC7" w16cex:dateUtc="2021-08-02T18:00:00Z"/>
  <w16cex:commentExtensible w16cex:durableId="24B2962C" w16cex:dateUtc="2021-08-02T23:05:00Z"/>
  <w16cex:commentExtensible w16cex:durableId="24B296B2" w16cex:dateUtc="2021-08-02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F3DFB2" w16cid:durableId="24B24EC7"/>
  <w16cid:commentId w16cid:paraId="3503F134" w16cid:durableId="24B2962C"/>
  <w16cid:commentId w16cid:paraId="5042686B" w16cid:durableId="24B296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1C96C" w14:textId="77777777" w:rsidR="009C2922" w:rsidRDefault="009C2922" w:rsidP="007D63B1">
      <w:pPr>
        <w:spacing w:after="0" w:line="240" w:lineRule="auto"/>
      </w:pPr>
      <w:r>
        <w:separator/>
      </w:r>
    </w:p>
  </w:endnote>
  <w:endnote w:type="continuationSeparator" w:id="0">
    <w:p w14:paraId="2AE66A97" w14:textId="77777777" w:rsidR="009C2922" w:rsidRDefault="009C2922"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20B0604020202020204"/>
    <w:charset w:val="00"/>
    <w:family w:val="roman"/>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dv OTee 46 0ee 4+ 20">
    <w:altName w:val="Yu Gothic"/>
    <w:panose1 w:val="020B0604020202020204"/>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羢"/>
    <w:panose1 w:val="02000500000000000000"/>
    <w:charset w:val="00"/>
    <w:family w:val="auto"/>
    <w:pitch w:val="variable"/>
    <w:sig w:usb0="E00002FF" w:usb1="5000205A" w:usb2="00000000" w:usb3="00000000" w:csb0="0000019F" w:csb1="00000000"/>
  </w:font>
  <w:font w:name="AdvTT4dbafa8d">
    <w:altName w:val="Cambria"/>
    <w:panose1 w:val="020B0604020202020204"/>
    <w:charset w:val="00"/>
    <w:family w:val="roman"/>
    <w:notTrueType/>
    <w:pitch w:val="default"/>
    <w:sig w:usb0="00000003" w:usb1="00000000" w:usb2="00000000" w:usb3="00000000" w:csb0="00000001" w:csb1="00000000"/>
  </w:font>
  <w:font w:name="MinionPro-Regular">
    <w:altName w:val="HGPMinchoE"/>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7D335" w14:textId="77777777" w:rsidR="009C2922" w:rsidRDefault="009C2922" w:rsidP="007D63B1">
      <w:pPr>
        <w:spacing w:after="0" w:line="240" w:lineRule="auto"/>
      </w:pPr>
      <w:r>
        <w:separator/>
      </w:r>
    </w:p>
  </w:footnote>
  <w:footnote w:type="continuationSeparator" w:id="0">
    <w:p w14:paraId="0B0D4548" w14:textId="77777777" w:rsidR="009C2922" w:rsidRDefault="009C2922"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 Alejandra Romero">
    <w15:presenceInfo w15:providerId="Windows Live" w15:userId="07fcd5688cb00ebd"/>
  </w15:person>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EA0"/>
    <w:rsid w:val="003D2119"/>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812595701">
          <w:marLeft w:val="0"/>
          <w:marRight w:val="0"/>
          <w:marTop w:val="0"/>
          <w:marBottom w:val="0"/>
          <w:divBdr>
            <w:top w:val="none" w:sz="0" w:space="0" w:color="auto"/>
            <w:left w:val="none" w:sz="0" w:space="0" w:color="auto"/>
            <w:bottom w:val="none" w:sz="0" w:space="0" w:color="auto"/>
            <w:right w:val="none" w:sz="0" w:space="0" w:color="auto"/>
          </w:divBdr>
        </w:div>
        <w:div w:id="1489597105">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3.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13416</Words>
  <Characters>76473</Characters>
  <Application>Microsoft Office Word</Application>
  <DocSecurity>0</DocSecurity>
  <Lines>637</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2</cp:revision>
  <dcterms:created xsi:type="dcterms:W3CDTF">2021-08-02T23:09:00Z</dcterms:created>
  <dcterms:modified xsi:type="dcterms:W3CDTF">2021-08-02T23:09:00Z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