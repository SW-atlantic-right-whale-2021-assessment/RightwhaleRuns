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35F26" w14:textId="1D1E80A8" w:rsidR="00446E1E" w:rsidRPr="002B6140" w:rsidRDefault="00446E1E" w:rsidP="00733B3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B614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Historical reconstruction of the population dynamics of </w:t>
      </w:r>
      <w:r w:rsidR="00A622AC" w:rsidRPr="002B6140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Pr="002B614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outhern </w:t>
      </w:r>
      <w:r w:rsidR="00A622AC" w:rsidRPr="002B6140">
        <w:rPr>
          <w:rFonts w:ascii="Times New Roman" w:hAnsi="Times New Roman" w:cs="Times New Roman"/>
          <w:b/>
          <w:bCs/>
          <w:sz w:val="28"/>
          <w:szCs w:val="28"/>
          <w:lang w:val="en-US"/>
        </w:rPr>
        <w:t>r</w:t>
      </w:r>
      <w:r w:rsidRPr="002B614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ight whales in the </w:t>
      </w:r>
      <w:r w:rsidR="00F27EBE" w:rsidRPr="002B6140">
        <w:rPr>
          <w:rFonts w:ascii="Times New Roman" w:hAnsi="Times New Roman" w:cs="Times New Roman"/>
          <w:b/>
          <w:bCs/>
          <w:sz w:val="28"/>
          <w:szCs w:val="28"/>
          <w:lang w:val="en-US"/>
        </w:rPr>
        <w:t>south</w:t>
      </w:r>
      <w:r w:rsidRPr="002B6140">
        <w:rPr>
          <w:rFonts w:ascii="Times New Roman" w:hAnsi="Times New Roman" w:cs="Times New Roman"/>
          <w:b/>
          <w:bCs/>
          <w:sz w:val="28"/>
          <w:szCs w:val="28"/>
          <w:lang w:val="en-US"/>
        </w:rPr>
        <w:t>western Atlantic Ocean</w:t>
      </w:r>
    </w:p>
    <w:p w14:paraId="12C5FE03" w14:textId="77777777" w:rsidR="00446E1E" w:rsidRPr="002B6140" w:rsidRDefault="00446E1E" w:rsidP="00733B3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D31773B" w14:textId="0B030090" w:rsidR="00233E0B" w:rsidRPr="002B6140" w:rsidRDefault="00233E0B" w:rsidP="00233E0B">
      <w:pPr>
        <w:spacing w:after="0" w:line="240" w:lineRule="auto"/>
        <w:rPr>
          <w:rFonts w:ascii="Times New Roman" w:hAnsi="Times New Roman" w:cs="Times New Roman"/>
        </w:rPr>
      </w:pPr>
      <w:r w:rsidRPr="002B6140">
        <w:rPr>
          <w:rFonts w:ascii="Times New Roman" w:hAnsi="Times New Roman" w:cs="Times New Roman"/>
        </w:rPr>
        <w:t xml:space="preserve">Romero, M.A., M.A. </w:t>
      </w:r>
      <w:proofErr w:type="spellStart"/>
      <w:r w:rsidRPr="002B6140">
        <w:rPr>
          <w:rFonts w:ascii="Times New Roman" w:hAnsi="Times New Roman" w:cs="Times New Roman"/>
        </w:rPr>
        <w:t>Coscarella</w:t>
      </w:r>
      <w:proofErr w:type="spellEnd"/>
      <w:r w:rsidRPr="002B6140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G.</w:t>
      </w:r>
      <w:r w:rsidR="004F330E">
        <w:rPr>
          <w:rFonts w:ascii="Times New Roman" w:hAnsi="Times New Roman" w:cs="Times New Roman"/>
        </w:rPr>
        <w:t>D.</w:t>
      </w:r>
      <w:r>
        <w:rPr>
          <w:rFonts w:ascii="Times New Roman" w:hAnsi="Times New Roman" w:cs="Times New Roman"/>
        </w:rPr>
        <w:t xml:space="preserve"> Adams, </w:t>
      </w:r>
      <w:r w:rsidRPr="002B6140">
        <w:rPr>
          <w:rFonts w:ascii="Times New Roman" w:hAnsi="Times New Roman" w:cs="Times New Roman"/>
        </w:rPr>
        <w:t xml:space="preserve">J.C. Pedraza, R. González and E.A. Crespo </w:t>
      </w:r>
    </w:p>
    <w:p w14:paraId="2A69CCF9" w14:textId="77777777" w:rsidR="00446E1E" w:rsidRPr="002B6140" w:rsidRDefault="00446E1E" w:rsidP="00733B33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356EA6A8" w14:textId="137C80E7" w:rsidR="002A1DB6" w:rsidRPr="002B6140" w:rsidRDefault="002A1DB6" w:rsidP="00733B33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>Supplementary material</w:t>
      </w:r>
    </w:p>
    <w:p w14:paraId="31670BC4" w14:textId="5FD32CF5" w:rsidR="002A1DB6" w:rsidRPr="002B6140" w:rsidRDefault="002A1DB6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370A438" w14:textId="4C0B6A5F" w:rsidR="005B39F0" w:rsidRPr="002B6140" w:rsidRDefault="005B39F0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Tabl</w:t>
      </w:r>
      <w:r w:rsidR="00412790" w:rsidRPr="002B6140">
        <w:rPr>
          <w:rFonts w:ascii="Times New Roman" w:hAnsi="Times New Roman" w:cs="Times New Roman"/>
          <w:lang w:val="en-US"/>
        </w:rPr>
        <w:t>e</w:t>
      </w:r>
      <w:r w:rsidRPr="002B6140">
        <w:rPr>
          <w:rFonts w:ascii="Times New Roman" w:hAnsi="Times New Roman" w:cs="Times New Roman"/>
          <w:lang w:val="en-US"/>
        </w:rPr>
        <w:t xml:space="preserve"> S1. </w:t>
      </w:r>
      <w:r w:rsidR="00181A01" w:rsidRPr="002B6140">
        <w:rPr>
          <w:rFonts w:ascii="Times New Roman" w:hAnsi="Times New Roman" w:cs="Times New Roman"/>
          <w:lang w:val="en-US"/>
        </w:rPr>
        <w:t xml:space="preserve">Observed catch series (number of individuals) used in this study.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GB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lang w:val="en-GB"/>
              </w:rPr>
              <m:t>y</m:t>
            </m:r>
          </m:sub>
        </m:sSub>
      </m:oMath>
      <w:r w:rsidR="00181A01" w:rsidRPr="002B6140">
        <w:rPr>
          <w:rFonts w:ascii="Times New Roman" w:hAnsi="Times New Roman" w:cs="Times New Roman"/>
          <w:lang w:val="en-US"/>
        </w:rPr>
        <w:t xml:space="preserve">: annual </w:t>
      </w:r>
      <w:r w:rsidR="003C58D7" w:rsidRPr="002B6140">
        <w:rPr>
          <w:rFonts w:ascii="Times New Roman" w:hAnsi="Times New Roman" w:cs="Times New Roman"/>
          <w:lang w:val="en-US"/>
        </w:rPr>
        <w:t>catch</w:t>
      </w:r>
      <w:r w:rsidR="00181A01" w:rsidRPr="002B6140">
        <w:rPr>
          <w:rFonts w:ascii="Times New Roman" w:hAnsi="Times New Roman" w:cs="Times New Roman"/>
          <w:lang w:val="en-US"/>
        </w:rPr>
        <w:t xml:space="preserve"> values</w:t>
      </w:r>
      <w:r w:rsidR="00206479">
        <w:rPr>
          <w:rFonts w:ascii="Times New Roman" w:hAnsi="Times New Roman" w:cs="Times New Roman"/>
          <w:lang w:val="en-US"/>
        </w:rPr>
        <w:t>.</w:t>
      </w:r>
    </w:p>
    <w:p w14:paraId="3516FF11" w14:textId="2C8CD7F3" w:rsidR="00B419F6" w:rsidRPr="002B6140" w:rsidRDefault="00B419F6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tbl>
      <w:tblPr>
        <w:tblW w:w="3773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43"/>
        <w:gridCol w:w="1044"/>
        <w:gridCol w:w="1201"/>
        <w:gridCol w:w="1043"/>
        <w:gridCol w:w="1043"/>
        <w:gridCol w:w="1043"/>
      </w:tblGrid>
      <w:tr w:rsidR="00206479" w:rsidRPr="002B6140" w14:paraId="4AB266E8" w14:textId="77777777" w:rsidTr="00206479">
        <w:trPr>
          <w:trHeight w:val="287"/>
        </w:trPr>
        <w:tc>
          <w:tcPr>
            <w:tcW w:w="81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4C9A645" w14:textId="19FB4535" w:rsidR="00206479" w:rsidRPr="002B6140" w:rsidRDefault="00206479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proofErr w:type="spellStart"/>
            <w:r w:rsidRPr="002B6140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Year</w:t>
            </w:r>
            <w:proofErr w:type="spellEnd"/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E8F281B" w14:textId="1D4E4C69" w:rsidR="00206479" w:rsidRPr="002B6140" w:rsidRDefault="00364A0C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y,min</m:t>
                    </m:r>
                  </m:sub>
                </m:sSub>
              </m:oMath>
            </m:oMathPara>
          </w:p>
        </w:tc>
        <w:tc>
          <w:tcPr>
            <w:tcW w:w="93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502974F" w14:textId="2C72432C" w:rsidR="00206479" w:rsidRPr="002B6140" w:rsidRDefault="00364A0C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y,max</m:t>
                    </m:r>
                  </m:sub>
                </m:sSub>
              </m:oMath>
            </m:oMathPara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F738325" w14:textId="726AAEE8" w:rsidR="00206479" w:rsidRPr="002B6140" w:rsidRDefault="00206479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proofErr w:type="spellStart"/>
            <w:r w:rsidRPr="002B6140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Year</w:t>
            </w:r>
            <w:proofErr w:type="spellEnd"/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4B9AA79" w14:textId="5FD6210C" w:rsidR="00206479" w:rsidRPr="002B6140" w:rsidRDefault="00364A0C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y,min</m:t>
                    </m:r>
                  </m:sub>
                </m:sSub>
              </m:oMath>
            </m:oMathPara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1CDAEAA" w14:textId="3687BC03" w:rsidR="00206479" w:rsidRPr="002B6140" w:rsidRDefault="00364A0C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y,max</m:t>
                    </m:r>
                  </m:sub>
                </m:sSub>
              </m:oMath>
            </m:oMathPara>
          </w:p>
        </w:tc>
      </w:tr>
      <w:tr w:rsidR="00206479" w:rsidRPr="002B6140" w14:paraId="40C2BE7D" w14:textId="77777777" w:rsidTr="00206479">
        <w:trPr>
          <w:trHeight w:val="287"/>
        </w:trPr>
        <w:tc>
          <w:tcPr>
            <w:tcW w:w="81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5ACB22" w14:textId="0268B39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1678</w:t>
            </w:r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6D3455" w14:textId="05BEFEC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7D813C" w14:textId="0B3FE37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D3CB43" w14:textId="2D073E2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1849</w:t>
            </w:r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1A82B4" w14:textId="02B1D05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8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1521E9" w14:textId="53C1B41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28</w:t>
            </w:r>
          </w:p>
        </w:tc>
      </w:tr>
      <w:tr w:rsidR="00206479" w:rsidRPr="002B6140" w14:paraId="5F147B3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1288E5" w14:textId="15C1F1D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1679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6B5AEA" w14:textId="4C680D0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8B822C" w14:textId="4EC81D9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0DB08C" w14:textId="6E24A44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2C4BA8" w14:textId="4ED152E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5F2B7E" w14:textId="472E48E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34</w:t>
            </w:r>
          </w:p>
        </w:tc>
      </w:tr>
      <w:tr w:rsidR="00206479" w:rsidRPr="002B6140" w14:paraId="1F9109B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C7729A" w14:textId="1F50A07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FDC4A7" w14:textId="73293AA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6E09CC" w14:textId="0FBC7D8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7A8364" w14:textId="4D27672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DE6524" w14:textId="6C2C869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DB0D10" w14:textId="1AEEF33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59EA8DA2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2F52DB" w14:textId="66A8CEC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E0FD17" w14:textId="75124D6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5A502B" w14:textId="5A30A52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C2625A" w14:textId="173D050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4C889E" w14:textId="615447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21C75F" w14:textId="14A2568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2B8ED2F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485F17" w14:textId="7645C3D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B76DFA" w14:textId="6D7797F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02D2BB" w14:textId="200E2F8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5B31A3" w14:textId="5B433D6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DAF5ED" w14:textId="7110A48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1981A1" w14:textId="69D18CF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206479" w:rsidRPr="002B6140" w14:paraId="1D27DC7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40CAB1" w14:textId="7D0F020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22E47A" w14:textId="43CEEAF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A41AE0" w14:textId="7418E6C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A7D545" w14:textId="7A59A94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D3FFA7" w14:textId="19B89AD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03502E" w14:textId="3550791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49B937C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4270D8" w14:textId="2EB709F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FBB212" w14:textId="3F06487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EB2573" w14:textId="6F178B4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085623" w14:textId="7546C82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D545AB" w14:textId="4ED5EC5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DE99A5" w14:textId="21F3FEB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206479" w:rsidRPr="002B6140" w14:paraId="186AA33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9D3889" w14:textId="5112B69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6459F3" w14:textId="55F390E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DBA3FB" w14:textId="7C0AC3C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2EB2D2" w14:textId="4405D60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0A1697" w14:textId="26E21B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115EB2" w14:textId="355E3FC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44</w:t>
            </w:r>
          </w:p>
        </w:tc>
      </w:tr>
      <w:tr w:rsidR="00206479" w:rsidRPr="002B6140" w14:paraId="15751CB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043292" w14:textId="53BA456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6388FA" w14:textId="2C05D1C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8AB943" w14:textId="764D395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F1FC08" w14:textId="0B9EE44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D46086" w14:textId="330B77F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87CAA0" w14:textId="5995DB5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206479" w:rsidRPr="002B6140" w14:paraId="59357A4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DB61FC" w14:textId="3C97D7E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BFAD18" w14:textId="2841AF0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603AFF" w14:textId="7AE5572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C43B33" w14:textId="4B4DF77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151075" w14:textId="3C5B389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2504C9" w14:textId="45CEFB4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</w:t>
            </w:r>
          </w:p>
        </w:tc>
      </w:tr>
      <w:tr w:rsidR="00206479" w:rsidRPr="002B6140" w14:paraId="51DDAC4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A0A572" w14:textId="6F38DD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654CB3" w14:textId="739E883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3C578E" w14:textId="23DC064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F7A4FA" w14:textId="4AE9FEC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AF7FAD" w14:textId="361B21E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C20243" w14:textId="4AC7800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206479" w:rsidRPr="002B6140" w14:paraId="5780F05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268425" w14:textId="363DE6D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509282" w14:textId="7FCD6F8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116DD4" w14:textId="073CEC2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AF275F" w14:textId="473B968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8616E2" w14:textId="06D2FA2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287E45" w14:textId="7FBAF0E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14</w:t>
            </w:r>
          </w:p>
        </w:tc>
      </w:tr>
      <w:tr w:rsidR="00206479" w:rsidRPr="002B6140" w14:paraId="0760C40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8FFF56" w14:textId="269DEA7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93BC4B" w14:textId="1339631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AB31A2" w14:textId="1B9B9DE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9BEA04" w14:textId="3C06AA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529548" w14:textId="1359AE3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35ADFE" w14:textId="7734B2B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</w:t>
            </w:r>
          </w:p>
        </w:tc>
      </w:tr>
      <w:tr w:rsidR="00206479" w:rsidRPr="002B6140" w14:paraId="1783678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4C7FA8" w14:textId="2C3A146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FA7599" w14:textId="4B2C61F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7E5CCE" w14:textId="00B83EA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BB05BB" w14:textId="37495C7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523CDE" w14:textId="6252CAA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F5B73D" w14:textId="2D8AC28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</w:t>
            </w:r>
          </w:p>
        </w:tc>
      </w:tr>
      <w:tr w:rsidR="00206479" w:rsidRPr="002B6140" w14:paraId="091B4EE9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2804CE" w14:textId="5D33220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D1995B" w14:textId="0DAD868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F512B9" w14:textId="550E48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DC14CF" w14:textId="1FF59D7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CBB754" w14:textId="4D3549D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44B689" w14:textId="2E942D7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34</w:t>
            </w:r>
          </w:p>
        </w:tc>
      </w:tr>
      <w:tr w:rsidR="00206479" w:rsidRPr="002B6140" w14:paraId="5003D6F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AEE967" w14:textId="1C89282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38F5ED" w14:textId="54D6826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3F4B15" w14:textId="4454F37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303121" w14:textId="0A0D24D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66908E" w14:textId="6CA8495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C46FDB" w14:textId="47F72E8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22</w:t>
            </w:r>
          </w:p>
        </w:tc>
      </w:tr>
      <w:tr w:rsidR="00206479" w:rsidRPr="002B6140" w14:paraId="0577CF7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5B64C1" w14:textId="5B85987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4618F0" w14:textId="2F3767A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3785E2" w14:textId="7B90114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17E8A5" w14:textId="60F4106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9046AE" w14:textId="4EF2442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F46FF4" w14:textId="64744F1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23</w:t>
            </w:r>
          </w:p>
        </w:tc>
      </w:tr>
      <w:tr w:rsidR="00206479" w:rsidRPr="002B6140" w14:paraId="3A48343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5ECA51" w14:textId="40DBFE0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7837AC" w14:textId="52AC924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FC65AC" w14:textId="4173A74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D56D6C" w14:textId="0CE5E6B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738AC9" w14:textId="2102E8F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9FFA0A" w14:textId="69DD687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</w:t>
            </w:r>
          </w:p>
        </w:tc>
      </w:tr>
      <w:tr w:rsidR="00206479" w:rsidRPr="002B6140" w14:paraId="40BC5AB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08E37F" w14:textId="6332695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2844D6" w14:textId="1FFFBFE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E5A966" w14:textId="31724C4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A077DD" w14:textId="08E4F2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31CC12" w14:textId="2F3845F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6EBFAE" w14:textId="5182142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206479" w:rsidRPr="002B6140" w14:paraId="7533544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F0021C" w14:textId="7066811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B6DA8A" w14:textId="2773E5D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EAAAEA" w14:textId="24462F4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AB911F" w14:textId="339037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5D6CB4" w14:textId="268371F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2038E4" w14:textId="5416E5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24</w:t>
            </w:r>
          </w:p>
        </w:tc>
      </w:tr>
      <w:tr w:rsidR="00206479" w:rsidRPr="002B6140" w14:paraId="4EAC26E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34EC47" w14:textId="4BACBE1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274BF9" w14:textId="3D04F5F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9A5DC2" w14:textId="025C99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0BC533" w14:textId="3567D0B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A1674C" w14:textId="1C53F99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04793F" w14:textId="3EBC536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45</w:t>
            </w:r>
          </w:p>
        </w:tc>
      </w:tr>
      <w:tr w:rsidR="00206479" w:rsidRPr="002B6140" w14:paraId="749B016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5E2A8D" w14:textId="335883C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300546" w14:textId="65C3AD6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47007B" w14:textId="1EE1036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EA5569" w14:textId="394CEB0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9B9148" w14:textId="6367F6D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21392A" w14:textId="776A664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</w:t>
            </w:r>
          </w:p>
        </w:tc>
      </w:tr>
      <w:tr w:rsidR="00206479" w:rsidRPr="002B6140" w14:paraId="09D5AA6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92EA65" w14:textId="6A58E46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1113A7" w14:textId="6F3F81F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2BA1D1" w14:textId="726990D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EBB8F4" w14:textId="56E62CE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1A1B27" w14:textId="6CA2F64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90533A" w14:textId="48C6B0E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</w:t>
            </w:r>
          </w:p>
        </w:tc>
      </w:tr>
      <w:tr w:rsidR="00206479" w:rsidRPr="002B6140" w14:paraId="4FFFABE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F7963F" w14:textId="66E0CFA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9368E0" w14:textId="598B524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2B2C06" w14:textId="50E1078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44A312" w14:textId="63EA785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BF2036" w14:textId="013A506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437C2C" w14:textId="2B5C0FE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</w:t>
            </w:r>
          </w:p>
        </w:tc>
      </w:tr>
      <w:tr w:rsidR="00206479" w:rsidRPr="002B6140" w14:paraId="07A710A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72A9F1" w14:textId="288B7FF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420934" w14:textId="0AB8916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67F14D" w14:textId="65ADF2A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A0CF8C" w14:textId="5D41F3C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0B88BB" w14:textId="31DA38E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8955A3" w14:textId="7AA82E9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206479" w:rsidRPr="002B6140" w14:paraId="4AA0457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379B1C" w14:textId="6B7CDB0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44349C" w14:textId="2FEAD17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A32900" w14:textId="5E719D5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68DE29" w14:textId="47ACE7E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5904FB" w14:textId="724D379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20E28F" w14:textId="703A477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27</w:t>
            </w:r>
          </w:p>
        </w:tc>
      </w:tr>
      <w:tr w:rsidR="00206479" w:rsidRPr="002B6140" w14:paraId="303E154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95C4F2" w14:textId="0BC498D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8487E7" w14:textId="10270FC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5E7498" w14:textId="4594D8D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ABD698" w14:textId="7A4FE65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BC2311" w14:textId="30843C4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9A1C58" w14:textId="530B558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</w:t>
            </w:r>
          </w:p>
        </w:tc>
      </w:tr>
      <w:tr w:rsidR="00206479" w:rsidRPr="002B6140" w14:paraId="23F5DC6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C38FFF" w14:textId="4A87273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AB08A4" w14:textId="3DF8032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77678C" w14:textId="6E9CF1E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CC5C40" w14:textId="15F876B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924FC2" w14:textId="4805F4C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0AAF5A" w14:textId="4953236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</w:tr>
      <w:tr w:rsidR="00206479" w:rsidRPr="002B6140" w14:paraId="6D3CED5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15F513" w14:textId="54BC4CF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2DFFCB" w14:textId="56E23B6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BADCF9" w14:textId="400DF92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BC0836" w14:textId="731BDDA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F6671B" w14:textId="3F271B6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DE24F7" w14:textId="1E637A6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</w:t>
            </w:r>
          </w:p>
        </w:tc>
      </w:tr>
      <w:tr w:rsidR="00206479" w:rsidRPr="002B6140" w14:paraId="031F984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6B46F4" w14:textId="3605B80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C237D6" w14:textId="1470C12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E4FC02" w14:textId="44ADBC6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A4CED1" w14:textId="58214B6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DABE80" w14:textId="149516C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CB1CE0" w14:textId="176C0D2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</w:t>
            </w:r>
          </w:p>
        </w:tc>
      </w:tr>
      <w:tr w:rsidR="00206479" w:rsidRPr="002B6140" w14:paraId="3124C0C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2128D7" w14:textId="34E9CDF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6FA183" w14:textId="088F35C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942310" w14:textId="790DE95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11FC0B" w14:textId="25BE236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7228FE" w14:textId="0A6128B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9B7D5A" w14:textId="4F47DA5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21</w:t>
            </w:r>
          </w:p>
        </w:tc>
      </w:tr>
      <w:tr w:rsidR="00206479" w:rsidRPr="002B6140" w14:paraId="0B6B09A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059A3E" w14:textId="062E430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8454BA" w14:textId="37CEA90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B319E6" w14:textId="0E38506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F5341E" w14:textId="21727DB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E5F68A" w14:textId="4150918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2FEB85" w14:textId="3880EC6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27</w:t>
            </w:r>
          </w:p>
        </w:tc>
      </w:tr>
      <w:tr w:rsidR="00206479" w:rsidRPr="002B6140" w14:paraId="1365E9C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5D6E29" w14:textId="7D00514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60CF7E" w14:textId="103B44D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04E6F9" w14:textId="4CCCFEE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1D9BE5" w14:textId="6F5B444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AF980F" w14:textId="3A8DD21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69581A" w14:textId="0D372B4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</w:t>
            </w:r>
          </w:p>
        </w:tc>
      </w:tr>
      <w:tr w:rsidR="00206479" w:rsidRPr="002B6140" w14:paraId="248F496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C6A61A" w14:textId="4BE8879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B76A95" w14:textId="32A5F8D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80A734" w14:textId="2447C27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9B3DE6" w14:textId="6FFC4D2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B1C3B8" w14:textId="4AF34DB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AE5211" w14:textId="4FA86F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21</w:t>
            </w:r>
          </w:p>
        </w:tc>
      </w:tr>
      <w:tr w:rsidR="00206479" w:rsidRPr="002B6140" w14:paraId="0D0D8B2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004F6F" w14:textId="6DB51AA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635432" w14:textId="57CD943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A1F075" w14:textId="04BD2BA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92A0BA" w14:textId="6840555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6BD721" w14:textId="3DE593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28BDFE" w14:textId="62AEC9B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36</w:t>
            </w:r>
          </w:p>
        </w:tc>
      </w:tr>
      <w:tr w:rsidR="00206479" w:rsidRPr="002B6140" w14:paraId="67B58EC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A0DEEA" w14:textId="325EE6F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AD8DAC" w14:textId="7DD0112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20E743" w14:textId="322F33E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54BED8" w14:textId="57E6EED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BC01D4" w14:textId="7115D9F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9EEB4C" w14:textId="5D2A12F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15</w:t>
            </w:r>
          </w:p>
        </w:tc>
      </w:tr>
      <w:tr w:rsidR="00206479" w:rsidRPr="002B6140" w14:paraId="529DA24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3490FD" w14:textId="5B6B5A6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7B1CF1" w14:textId="4077FED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12306E" w14:textId="5678DE7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D8AE7F" w14:textId="75FA687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788FD6" w14:textId="114A200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32D18B" w14:textId="0CEDD68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206479" w:rsidRPr="002B6140" w14:paraId="735985E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6857E4" w14:textId="44FC949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379723" w14:textId="28DE394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ADF73B" w14:textId="704753D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F239EC" w14:textId="7B69630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7F474E" w14:textId="5A7B183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DF80B6" w14:textId="7B914BA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</w:t>
            </w:r>
          </w:p>
        </w:tc>
      </w:tr>
      <w:tr w:rsidR="00206479" w:rsidRPr="002B6140" w14:paraId="7D8A9B5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71F8AE" w14:textId="2148F8B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lastRenderedPageBreak/>
              <w:t>1716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1C7C90" w14:textId="0779863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E38817" w14:textId="5C1F366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E8A3DD" w14:textId="347838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EAC5F9" w14:textId="41AFF52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B99B61" w14:textId="694CABB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28</w:t>
            </w:r>
          </w:p>
        </w:tc>
      </w:tr>
      <w:tr w:rsidR="00206479" w:rsidRPr="002B6140" w14:paraId="5EFB888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77821F" w14:textId="749BC0B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2E486C" w14:textId="163E37E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9D3E1D" w14:textId="6BF27A2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64A125" w14:textId="5044BB4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63F626" w14:textId="6292518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E6B6B1" w14:textId="228FAD7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23</w:t>
            </w:r>
          </w:p>
        </w:tc>
      </w:tr>
      <w:tr w:rsidR="00206479" w:rsidRPr="002B6140" w14:paraId="64B4525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B28AC5" w14:textId="35D9AAE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BE5E7D" w14:textId="7A7E3EC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3BB661" w14:textId="583B307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D08054" w14:textId="71BFD6F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0186AB" w14:textId="69BA728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983EF6" w14:textId="101E41D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</w:t>
            </w:r>
          </w:p>
        </w:tc>
      </w:tr>
      <w:tr w:rsidR="00206479" w:rsidRPr="002B6140" w14:paraId="2FB2ADC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C78774" w14:textId="708DB88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432EE4" w14:textId="07ED6DE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6AB7E5" w14:textId="3A9E4D2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1DA894" w14:textId="66028BE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01E171" w14:textId="06360EC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3260A7" w14:textId="18E1B73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</w:t>
            </w:r>
          </w:p>
        </w:tc>
      </w:tr>
      <w:tr w:rsidR="00206479" w:rsidRPr="002B6140" w14:paraId="377D241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C16D3A" w14:textId="1BC41E7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B03B85" w14:textId="4DD2973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E85475" w14:textId="22FF47A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FCB8C9" w14:textId="366DDB5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E0E273" w14:textId="7489252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5C001C" w14:textId="1DB6D19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</w:t>
            </w:r>
          </w:p>
        </w:tc>
      </w:tr>
      <w:tr w:rsidR="00206479" w:rsidRPr="002B6140" w14:paraId="2D4B5EC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DD573F" w14:textId="7E3A8B5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2A60BF" w14:textId="27010B1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CE5F98" w14:textId="6E13FE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362CC0" w14:textId="1008DA0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0EEAF9" w14:textId="4C72735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58FF69" w14:textId="2E4841C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206479" w:rsidRPr="002B6140" w14:paraId="3B008009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7EAC1D" w14:textId="217BA17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62889C" w14:textId="1EEE074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1F8AAF" w14:textId="2C9A1F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183663" w14:textId="2FBF58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EF1FAD" w14:textId="1669684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9F294E" w14:textId="0405375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73</w:t>
            </w:r>
          </w:p>
        </w:tc>
      </w:tr>
      <w:tr w:rsidR="00206479" w:rsidRPr="002B6140" w14:paraId="62C7C6B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3CA5EC" w14:textId="1251A69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340D19" w14:textId="61716A2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E77775" w14:textId="5702AFA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DEBB9D" w14:textId="1D18ED0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920ABE" w14:textId="009E414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B2E9FF" w14:textId="266416F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41</w:t>
            </w:r>
          </w:p>
        </w:tc>
      </w:tr>
      <w:tr w:rsidR="00206479" w:rsidRPr="002B6140" w14:paraId="469A169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1EFD40" w14:textId="75F9B12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F9259F" w14:textId="070ECE9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250C2A" w14:textId="5E171B3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50AB6E" w14:textId="377CE47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6812BA" w14:textId="3DE555F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A34BA7" w14:textId="2269645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206479" w:rsidRPr="002B6140" w14:paraId="6CFEDA9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617F4A" w14:textId="6B134C1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7A2103" w14:textId="5E59FE3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5138EC" w14:textId="3D798BB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017E7E" w14:textId="7AF1FD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047F38" w14:textId="3EE1330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91733E" w14:textId="161E6AA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4FE1E88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143D6E" w14:textId="46864E5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EF0EBE" w14:textId="29789CA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1541C1" w14:textId="131E70D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883B77" w14:textId="11DC789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106612" w14:textId="63C9237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28AF82" w14:textId="1A31C7C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206479" w:rsidRPr="002B6140" w14:paraId="651EF1B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A1E513" w14:textId="7A36E3A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B0ED27" w14:textId="26C910E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86A7CB" w14:textId="0A99680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DFDA2E" w14:textId="3A38715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F3836B" w14:textId="09E0D46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0551C7" w14:textId="7DFEE34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5F2B89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2C030C" w14:textId="1457DE4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A47EB0" w14:textId="09F674F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9CDD3B" w14:textId="4EF25CF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E02296" w14:textId="42E5F1E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AD24E3" w14:textId="11ECDDA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6CC5F2" w14:textId="5B9E51B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32</w:t>
            </w:r>
          </w:p>
        </w:tc>
      </w:tr>
      <w:tr w:rsidR="00206479" w:rsidRPr="002B6140" w14:paraId="22E4E35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9F82D8" w14:textId="344BB31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9177EE" w14:textId="57217B0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B2D69B" w14:textId="3A798BF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DFB66C" w14:textId="63FA729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4B8F29" w14:textId="0CACFE7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C01B51" w14:textId="06F4441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37C744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F2768B" w14:textId="12C7B13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16D761" w14:textId="11E64A8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518BDE" w14:textId="4AC5AB5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6F7F24" w14:textId="1C4B902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99F74D" w14:textId="78F3F61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B114EB" w14:textId="13A444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31BABD4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86B4C4" w14:textId="3637C74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F1ED96" w14:textId="14E40A8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345C52" w14:textId="0B7528A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C6A4E9" w14:textId="28A449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01A83B" w14:textId="73D887A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9FE256" w14:textId="0105FA0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15A0E6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FD3EC9" w14:textId="3B2F9D5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9F1143" w14:textId="2CB3F83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65F2E8" w14:textId="0F45EEC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2497A1" w14:textId="08E64D3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12EF95" w14:textId="31A2771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7DF62D" w14:textId="2A575C7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031F55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E6D77D" w14:textId="6FC49AD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AD6FB0" w14:textId="647597A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A2625F" w14:textId="0E46CDD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A494A9" w14:textId="4D5356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F56655" w14:textId="39AB42C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639403" w14:textId="536E09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7038DE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9E7BB9" w14:textId="65A9236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D835B5" w14:textId="24BF013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912B16" w14:textId="4E9DEDE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2EA5A8" w14:textId="1BBB76E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5D46BE" w14:textId="46BE1B5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6FE727" w14:textId="4DCCA8C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6DAC51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668185" w14:textId="226704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5793C2" w14:textId="6527B7E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CC3AA9" w14:textId="3FC7B2E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F366A6" w14:textId="6B26028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6489C4" w14:textId="484A5E5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061EDD" w14:textId="2782ADF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57B038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C82E7E" w14:textId="099C7B0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CBEE80" w14:textId="5329B09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898995" w14:textId="0169396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6FCDE1" w14:textId="3CCCBB8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FCA9B7" w14:textId="071304E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07A613" w14:textId="0DAE9C0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93</w:t>
            </w:r>
          </w:p>
        </w:tc>
      </w:tr>
      <w:tr w:rsidR="00206479" w:rsidRPr="002B6140" w14:paraId="470D0F0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42A5E9" w14:textId="19E9EF4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CA46D0" w14:textId="3E8DCFF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0B7C77" w14:textId="616EECC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B2D871" w14:textId="777F3A4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85DD26" w14:textId="735816B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81C271" w14:textId="7C14840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</w:t>
            </w:r>
          </w:p>
        </w:tc>
      </w:tr>
      <w:tr w:rsidR="00206479" w:rsidRPr="002B6140" w14:paraId="113DFDB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06CFFF" w14:textId="7C337CE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C7560A" w14:textId="5E4B386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3C77EC" w14:textId="06BEBD5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D1A513" w14:textId="5E71FC0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AB5FA1" w14:textId="729E01A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807610" w14:textId="02F5B9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56</w:t>
            </w:r>
          </w:p>
        </w:tc>
      </w:tr>
      <w:tr w:rsidR="00206479" w:rsidRPr="002B6140" w14:paraId="085C6BF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3BD870" w14:textId="72A9531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35D17B" w14:textId="64E5ADC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B251D8" w14:textId="5A48F1C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FAB68C" w14:textId="3B703F8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DFCDC2" w14:textId="708CD3E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E53CDB" w14:textId="4837639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117</w:t>
            </w:r>
          </w:p>
        </w:tc>
      </w:tr>
      <w:tr w:rsidR="00206479" w:rsidRPr="002B6140" w14:paraId="2CEFAB7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A58983" w14:textId="735D8A7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B95191" w14:textId="669723D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7B1B83" w14:textId="4F46088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DB69E6" w14:textId="4CC209B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8CED52" w14:textId="1446678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7934EA" w14:textId="2CA2845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95</w:t>
            </w:r>
          </w:p>
        </w:tc>
      </w:tr>
      <w:tr w:rsidR="00206479" w:rsidRPr="002B6140" w14:paraId="00F728E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92698D" w14:textId="1DC74E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9CEE23" w14:textId="02228D4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687228" w14:textId="0293BB3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F04046" w14:textId="7882B4B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A63786" w14:textId="2679CC6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ACF9C7" w14:textId="11AEF1F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26</w:t>
            </w:r>
          </w:p>
        </w:tc>
      </w:tr>
      <w:tr w:rsidR="00206479" w:rsidRPr="002B6140" w14:paraId="6607941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E9D993" w14:textId="5B965FE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EA11DB" w14:textId="32EA06B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BBC3F1" w14:textId="5711A1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58D608" w14:textId="5A6BD7B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9B7E2E" w14:textId="3AE0858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44A1FF" w14:textId="109FA61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</w:t>
            </w:r>
          </w:p>
        </w:tc>
      </w:tr>
      <w:tr w:rsidR="00206479" w:rsidRPr="002B6140" w14:paraId="291B231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C8479C" w14:textId="45E563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A3E0D4" w14:textId="0C2F1DC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F4EDC6" w14:textId="06961AE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5286B7" w14:textId="4793184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9ADFA6" w14:textId="2370DC5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82AC5C" w14:textId="08CF296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21</w:t>
            </w:r>
          </w:p>
        </w:tc>
      </w:tr>
      <w:tr w:rsidR="00206479" w:rsidRPr="002B6140" w14:paraId="34D71CA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1DB86B" w14:textId="45AFEA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8E2A3F" w14:textId="08C263F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F7B137" w14:textId="2481F64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566E44" w14:textId="28D23C8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6EDDFA" w14:textId="77B2382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46BD41" w14:textId="1B03254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</w:t>
            </w:r>
          </w:p>
        </w:tc>
      </w:tr>
      <w:tr w:rsidR="00206479" w:rsidRPr="002B6140" w14:paraId="17746AD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7271A2" w14:textId="5CD42BF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02441C" w14:textId="52A6941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FBE207" w14:textId="5B8B300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1B0A1F" w14:textId="05BDA2C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2FF99A" w14:textId="19485AD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8787E1" w14:textId="23A227F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15</w:t>
            </w:r>
          </w:p>
        </w:tc>
      </w:tr>
      <w:tr w:rsidR="00206479" w:rsidRPr="002B6140" w14:paraId="688EB72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33014F" w14:textId="0F9C857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D3E3DA" w14:textId="02B9B33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D91283" w14:textId="291D6EF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A81024" w14:textId="6937E59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2A2CAF" w14:textId="1D4BF17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00F39E" w14:textId="4B72C7F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</w:t>
            </w:r>
          </w:p>
        </w:tc>
      </w:tr>
      <w:tr w:rsidR="00206479" w:rsidRPr="002B6140" w14:paraId="013A3E0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1573AA" w14:textId="4E761F6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8D6C57" w14:textId="249F899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821BDA" w14:textId="176D164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73304C" w14:textId="4EFD82A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EFDF19" w14:textId="358FD15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4E770E" w14:textId="1EC47B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14</w:t>
            </w:r>
          </w:p>
        </w:tc>
      </w:tr>
      <w:tr w:rsidR="00206479" w:rsidRPr="002B6140" w14:paraId="4231585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6AB31E" w14:textId="588BDD8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2C841B" w14:textId="08BF350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D4E51D" w14:textId="2A61257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665331" w14:textId="6BE7A96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CD1ADE" w14:textId="0A23983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8C80AD" w14:textId="311D910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15</w:t>
            </w:r>
          </w:p>
        </w:tc>
      </w:tr>
      <w:tr w:rsidR="00206479" w:rsidRPr="002B6140" w14:paraId="1CE01EC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180129" w14:textId="67020F7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0D76EF" w14:textId="551938A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986F69" w14:textId="439F3D6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F6FF03" w14:textId="4F027C7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952297" w14:textId="0BBC36E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5CC436" w14:textId="7D71313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</w:t>
            </w:r>
          </w:p>
        </w:tc>
      </w:tr>
      <w:tr w:rsidR="00206479" w:rsidRPr="002B6140" w14:paraId="2A7750B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09F6AF" w14:textId="15246DD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B87CD7" w14:textId="3195BA4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9A1660" w14:textId="5817F6F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594BA6" w14:textId="2A6AD61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F21CB8" w14:textId="4ADA77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4490E4" w14:textId="272B1AF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</w:t>
            </w:r>
          </w:p>
        </w:tc>
      </w:tr>
      <w:tr w:rsidR="00206479" w:rsidRPr="002B6140" w14:paraId="4BAD300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5F9CA6" w14:textId="2ACE778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CBE033" w14:textId="4DCD69C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64A4D2" w14:textId="5C5F3C4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13F125" w14:textId="4C9737F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DAE002" w14:textId="5413020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D08C90" w14:textId="296528A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677032B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1758F9" w14:textId="0A8B174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99CF99" w14:textId="15083A6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BDEDD6" w14:textId="77B4A1A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59E8A2" w14:textId="67AAA4F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76DDA6" w14:textId="419DFB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21DEE2" w14:textId="5A5317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</w:t>
            </w:r>
          </w:p>
        </w:tc>
      </w:tr>
      <w:tr w:rsidR="00206479" w:rsidRPr="002B6140" w14:paraId="4D2A661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5622D8" w14:textId="585DEA7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65944F" w14:textId="25F8DA0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F78B8B" w14:textId="56D22A7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B11C41" w14:textId="57B4203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DD5454" w14:textId="3DEC195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F8F70C" w14:textId="576F16C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</w:t>
            </w:r>
          </w:p>
        </w:tc>
      </w:tr>
      <w:tr w:rsidR="00206479" w:rsidRPr="002B6140" w14:paraId="04EF7DC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9A8ACA" w14:textId="455E107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5A56ED" w14:textId="44AB877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C59D0F" w14:textId="0379BED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2735EC" w14:textId="709A542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257A55" w14:textId="5608BC5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D2CC2B" w14:textId="1F607BF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66893BF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B98512" w14:textId="1E74017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0C3739" w14:textId="63683BD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AF4432" w14:textId="30CCA79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D81EBC" w14:textId="3646D2D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D7FF33" w14:textId="174FC2E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65FC34" w14:textId="67A5CA0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7E1CF74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CE7435" w14:textId="629D0CA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C545AA" w14:textId="3DFBE8C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0E85B7" w14:textId="041D8F9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2C9A18" w14:textId="7D19FB9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EA3436" w14:textId="656134B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E1D7B5" w14:textId="225D523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206479" w:rsidRPr="002B6140" w14:paraId="27B74BC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47EF75" w14:textId="101C2B2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91C329" w14:textId="23AF9DE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F8BF68" w14:textId="234A807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D3C581" w14:textId="7C300AC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22EBEB" w14:textId="0242753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C19D2B" w14:textId="3045363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206479" w:rsidRPr="002B6140" w14:paraId="7362D28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E2938B" w14:textId="09C1893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6BBA61" w14:textId="60B9741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DA263B" w14:textId="45A6AAC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F97D2C" w14:textId="25F1B49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3693E6" w14:textId="56A12E1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D4A24A" w14:textId="23CD3F7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351D09A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32DF6E" w14:textId="71E23C3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FD0E0A" w14:textId="0F2CE0D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1090E4" w14:textId="47B9C63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934CF2" w14:textId="3CF5CB0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44AB79" w14:textId="296DE77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7315EE" w14:textId="198CD0C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2B6934A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081C5E" w14:textId="429B798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5A8349" w14:textId="6192247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6B4E7A" w14:textId="3E8E66D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AE78AE" w14:textId="780D008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0B0F61" w14:textId="6894B46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59ADB1" w14:textId="783DA50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206479" w:rsidRPr="002B6140" w14:paraId="1AC7991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157F02" w14:textId="703EBAE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E12B78" w14:textId="319480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4D5DE2" w14:textId="2900D6E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175EEC" w14:textId="20420D0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69ECBB" w14:textId="59CD028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ABCC41" w14:textId="2334E7C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22084D0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486855" w14:textId="53C8EEF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F41591" w14:textId="5E83433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EC3A63" w14:textId="6CB60FC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88B239" w14:textId="1F8963F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C5C45C" w14:textId="5CE0D17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0ACA85" w14:textId="05A80DE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1D1BF339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7EB611" w14:textId="42FD5A3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DAFCAA" w14:textId="0C79C03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1C03F0" w14:textId="35CF396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CFE388" w14:textId="69DAB65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1713ED" w14:textId="1E8E4E5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646FA5" w14:textId="1EFB10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</w:t>
            </w:r>
          </w:p>
        </w:tc>
      </w:tr>
      <w:tr w:rsidR="00206479" w:rsidRPr="002B6140" w14:paraId="57404132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4E82EF" w14:textId="05E6851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lastRenderedPageBreak/>
              <w:t>1764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9F690E" w14:textId="778C7A3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8E276F" w14:textId="6338F53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8BB5FF" w14:textId="1B24B84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B0B533" w14:textId="4FBBEC1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245791" w14:textId="2186C82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4F8685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120E1A" w14:textId="48B6773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B33909" w14:textId="1B07515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9FC08C" w14:textId="02C9505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AA9020" w14:textId="001B5D7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513916" w14:textId="6112FE9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07DEBA" w14:textId="0865DF4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936FAF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C72194" w14:textId="6487189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223C8F" w14:textId="2DC626C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7A2FBD" w14:textId="25C976C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862DD2" w14:textId="3CDF9B9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B44A2D" w14:textId="0BCC687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8E8952" w14:textId="5CDB88B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522E0C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477A7A" w14:textId="5A86025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BC304C" w14:textId="6215737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95886E" w14:textId="6BFA7EB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9FE656" w14:textId="03DCAD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21B2AD" w14:textId="6848C16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D0964D" w14:textId="5E6B4C1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7D85A2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157C0C" w14:textId="66AE463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89C1D3" w14:textId="46C911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DD9258" w14:textId="2AB9498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442557" w14:textId="2145EAA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B897C2" w14:textId="631697B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A2EFDA" w14:textId="2226106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0334066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069F52" w14:textId="6FCC02B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F1C174" w14:textId="00921A2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975B61" w14:textId="0001151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9962B7" w14:textId="4492060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1116FE" w14:textId="0C4E474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ABDC6C" w14:textId="38BD97E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61C43B5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E5ADB2" w14:textId="2C0EFDE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2D52E3" w14:textId="562ED76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D1B6B1" w14:textId="5E0AD13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5A712D" w14:textId="60088D9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489C0D" w14:textId="31C5580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979F39" w14:textId="0E83E7B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50FA18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24D564" w14:textId="13EDF11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FE16DE" w14:textId="2A47401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C0056A" w14:textId="0A71D34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9C60EB" w14:textId="4BC2EB0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65F398" w14:textId="72E35CE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3EBE19" w14:textId="539CBA0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B7510E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B53C59" w14:textId="26E496D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ABF693" w14:textId="07D8165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1002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1F624F" w14:textId="382C354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1002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0B42BF" w14:textId="067A054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14F098" w14:textId="43052DA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5EEB49" w14:textId="2EE181C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4EFC39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176A41" w14:textId="715C2E2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6CC84B" w14:textId="46C7B51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1003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4CD483" w14:textId="023BEE6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1003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819BAD" w14:textId="78461DF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59C105" w14:textId="5865DA8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4EC531" w14:textId="27FC973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8B35B5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303D91" w14:textId="18022C5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F83B98" w14:textId="242B882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1006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12E220" w14:textId="4769C8A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1006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79D065" w14:textId="2E2133C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BC178B" w14:textId="21AA9EC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E00884" w14:textId="43C5CD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63EEE0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C3D299" w14:textId="0CC8B02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D446D9" w14:textId="0926A4A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1016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AEE1A7" w14:textId="04997A8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1016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138FF2" w14:textId="1A5F26D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B953BD" w14:textId="41A563F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CE2A70" w14:textId="6672860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342E3D1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3EF04A" w14:textId="03FF453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11F3FE" w14:textId="36F306D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1326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CA09C6" w14:textId="2E102C4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1326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E5DB1A" w14:textId="1E13FCF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E83EAA" w14:textId="76E5E81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B8AF69" w14:textId="70ACF87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354D177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E97A8F" w14:textId="3A26228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B0DEEF" w14:textId="447CD82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994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657F31" w14:textId="39E7C79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994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CD6B1F" w14:textId="7CEF69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6C0CB5" w14:textId="1A42CFC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306986" w14:textId="10F7426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C5029D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8B0022" w14:textId="443DD0E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5A1FF2" w14:textId="3575110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8857D6" w14:textId="7A8B763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9E8D2D" w14:textId="28914F8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079F3E" w14:textId="2CBAADE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74D65A" w14:textId="65DED8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2501D4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60F8CA" w14:textId="6CC9C85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A5ED9F" w14:textId="7D8FA33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880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99D86F" w14:textId="4215702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880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10F4D6" w14:textId="0E73A3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36FCDF" w14:textId="21C02C6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8FA23F" w14:textId="55A9CAA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9FF1F1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813D83" w14:textId="7313BED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4F886D" w14:textId="52F8458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772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31C60A" w14:textId="3C2C207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772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8764FE" w14:textId="264FD23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78D8AB" w14:textId="09275B3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1D02BF" w14:textId="52A0D20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6A1238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57CC89" w14:textId="2AD4CBD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CC4530" w14:textId="5BB59E9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700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8728C9" w14:textId="3FE839C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700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34ABDF" w14:textId="2F3C43C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3872B8" w14:textId="783C8CA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95EC90" w14:textId="4487B9B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397086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DDF739" w14:textId="4A2B31E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30B444" w14:textId="74D4CEE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645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8034D8" w14:textId="1ED994E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645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783FC0" w14:textId="25C8E95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3BA75A" w14:textId="0A21CAB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901C36" w14:textId="39E09E9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</w:tr>
      <w:tr w:rsidR="00206479" w:rsidRPr="002B6140" w14:paraId="54E8BD5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2A2783" w14:textId="1AD8C0E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CF2DE9" w14:textId="4401E83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635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210788" w14:textId="51F66EE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635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2AB59D" w14:textId="7E1888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B7E39C" w14:textId="0CEB1D6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A3C5D0" w14:textId="5806B10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D0DED3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B57BE9" w14:textId="0B96D2D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66F718" w14:textId="4A19394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2211B0" w14:textId="431882C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0D48BC" w14:textId="397DD9D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684BF7" w14:textId="287CFB0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37142E" w14:textId="7468E9E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2028622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5171C1" w14:textId="592BFFC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B32690" w14:textId="1A3D285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907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DB5AA5" w14:textId="7F74472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907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316133" w14:textId="795B6B8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EF42D5" w14:textId="68B2E4A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E3CC7B" w14:textId="66E08C3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E4F6AE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493E7D" w14:textId="22EC0CD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67DBBB" w14:textId="3277F8E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857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655E4A" w14:textId="60A70EB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857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DF100E" w14:textId="5589750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5028DC" w14:textId="32AAFA4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3C532A" w14:textId="4BE5480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</w:t>
            </w:r>
          </w:p>
        </w:tc>
      </w:tr>
      <w:tr w:rsidR="00206479" w:rsidRPr="002B6140" w14:paraId="3D6DBD02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C49799" w14:textId="738AE58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4FE360" w14:textId="2116BF8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1175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D28C88" w14:textId="7C9DE7D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1175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65E8C9" w14:textId="3E249DD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9EDC47" w14:textId="1C5B7C7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7569EF" w14:textId="75A101D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50DC84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F8BEA2" w14:textId="65092D1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73176F" w14:textId="0824728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1175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56C39C" w14:textId="58187A8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1175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9AF9AF" w14:textId="031D6CA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C87A7F" w14:textId="3B5B75D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104AAE" w14:textId="40F9D3C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550464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CA4308" w14:textId="63EBA2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173CAE" w14:textId="2B70565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854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7FBC0D" w14:textId="57F5703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5DF439" w14:textId="772ED4C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E188F7" w14:textId="16F29D7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504413" w14:textId="2EE1A43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7346759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A5B0B2" w14:textId="163FCF2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8A0584" w14:textId="7903416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720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025B0B" w14:textId="756F7E3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720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6B706A" w14:textId="1E14438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B9C14A" w14:textId="7649A3B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1335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390375" w14:textId="28C2A91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1335</w:t>
            </w:r>
          </w:p>
        </w:tc>
      </w:tr>
      <w:tr w:rsidR="00206479" w:rsidRPr="002B6140" w14:paraId="1A82A50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1A3D1B" w14:textId="0E5D7D7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FAB042" w14:textId="4477C7C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791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4896F6" w14:textId="1C07A6C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791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D4440A" w14:textId="63B4024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BB5AD7" w14:textId="3E0B6BB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509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98B5C9" w14:textId="55AE19F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509</w:t>
            </w:r>
          </w:p>
        </w:tc>
      </w:tr>
      <w:tr w:rsidR="00206479" w:rsidRPr="002B6140" w14:paraId="195812D4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01E28C" w14:textId="360EA9F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63A487" w14:textId="672D18B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780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ABAEB9" w14:textId="373EB4A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780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5AEDAF" w14:textId="55C6DEE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FE87E9" w14:textId="689F1FA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B09BDC" w14:textId="3F9A10E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37</w:t>
            </w:r>
          </w:p>
        </w:tc>
      </w:tr>
      <w:tr w:rsidR="00206479" w:rsidRPr="002B6140" w14:paraId="50F5E8A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D70291" w14:textId="1941B04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C4F1B1" w14:textId="3937D21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760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79086A" w14:textId="3799C9E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760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44A0C0" w14:textId="49C051F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427101" w14:textId="1BCBD76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F5EF9C" w14:textId="4782AEF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45BCBBB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EAEBE5" w14:textId="6E22511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D8B367" w14:textId="4E5BC96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610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67221A" w14:textId="61E94DD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610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941550" w14:textId="3A112C3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AA5FFC" w14:textId="4D36F4C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312748" w14:textId="6E71DE7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4F0537BF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7B1F8B" w14:textId="141C810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24FA77" w14:textId="5E89EB1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780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A9B00D" w14:textId="23F5100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780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D3B046" w14:textId="5AB78AB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9E13DE" w14:textId="50FCED8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6D092A" w14:textId="715E3C3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</w:t>
            </w:r>
          </w:p>
        </w:tc>
      </w:tr>
      <w:tr w:rsidR="00206479" w:rsidRPr="002B6140" w14:paraId="6C46E4D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3869AA" w14:textId="2F17A55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2C1A0C" w14:textId="7BDADDE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548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EFED69" w14:textId="6A3367F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73D80B" w14:textId="05895D5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9A88B0" w14:textId="75DD75A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7A9F88" w14:textId="5BA0EB2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0C7895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C61466" w14:textId="54BF14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13160B" w14:textId="1CF7362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518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4150CE" w14:textId="418BD64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518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C5BA24" w14:textId="07F1DFE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FD96EB" w14:textId="2CD2C83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9387A4" w14:textId="76362DC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3C85C0E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ED1564" w14:textId="2CBA900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FC6567" w14:textId="5BA03F4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396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CB1CA6" w14:textId="25668D9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16EC71" w14:textId="7582097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6E4FBE" w14:textId="33104D5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F5F35A" w14:textId="584B3EB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94FFF1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462579" w14:textId="107BA2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C1A106" w14:textId="5AB4274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376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4B30A8" w14:textId="27CDDCA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376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966FD4" w14:textId="76CC302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40A33E" w14:textId="3C3C533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C352E5" w14:textId="4B4FDE4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185C45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F9343F" w14:textId="3368C16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B54001" w14:textId="7727C94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652D9E" w14:textId="6125D9A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93FCA3" w14:textId="3E46B81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3E6A55" w14:textId="27A9289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8201A5" w14:textId="3B00B66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37289A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CA6705" w14:textId="21E914E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FC4723" w14:textId="5FDCCC6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41E20F" w14:textId="397DBA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8A12D9" w14:textId="2C5DC0B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517052" w14:textId="7028362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4EDC9E" w14:textId="224C0C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983A39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17362A" w14:textId="080F279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D9D06B" w14:textId="4BD97B0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601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1D79D5" w14:textId="6D30FFC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601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D79581" w14:textId="24789BF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B26C6B" w14:textId="51D6607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F61B57" w14:textId="027297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206479" w:rsidRPr="002B6140" w14:paraId="6266D79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286AB1" w14:textId="511E4A2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18BFAD" w14:textId="010AB30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727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7E48B4" w14:textId="66D3A76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727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B82125" w14:textId="2720332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F5A9DF" w14:textId="6084E7F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82C259" w14:textId="2006C2D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A24CA42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691D5D" w14:textId="74E6FF9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51333B" w14:textId="5F43923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581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27126E" w14:textId="58F0B07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581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FB086A" w14:textId="0E3151E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12AE70" w14:textId="318F7F9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BAFA65" w14:textId="5C62A47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032201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703074" w14:textId="034F1A4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59A8B4" w14:textId="66ACB65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577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A9AFB2" w14:textId="5B914A0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577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C6233E" w14:textId="661E45B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3675E4" w14:textId="49CD58E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55873F" w14:textId="4203C96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E6E5C2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056ED6" w14:textId="1A8213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FFE721" w14:textId="7F7727E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553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52A538" w14:textId="0EF4119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553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993314" w14:textId="797E842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4ECE18" w14:textId="5DC5444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452A23" w14:textId="48BCF66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D66A1F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D1288C" w14:textId="1A1A5F7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6084A2" w14:textId="41984F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CD0960" w14:textId="7FE2277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ED8F81" w14:textId="3F75404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389C71" w14:textId="29FE0CF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D6617B" w14:textId="6E4D705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019F59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618636" w14:textId="567C8D6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3D5402" w14:textId="0A09AF6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667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CCBF18" w14:textId="3E1AD78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667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CBEAEA" w14:textId="23B313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9EAFFE" w14:textId="0E86AB0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D26930" w14:textId="08BD7C6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EA7D4A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F02ABA" w14:textId="20B3613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F5974B" w14:textId="7F05378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BA0B7D" w14:textId="067D93F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577BD3" w14:textId="586EB65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205AC5" w14:textId="2A554B9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46FEC0" w14:textId="2541DDF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23E4B6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9600C1" w14:textId="6AECF4B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E8E1B9" w14:textId="3B4498C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285E95" w14:textId="6F769C0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C16068" w14:textId="440D957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4E3C72" w14:textId="3E20659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71A11B" w14:textId="7BE61D2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FB43482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E03410" w14:textId="45F9766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DFBA10" w14:textId="1B421C3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F1B5B4" w14:textId="0E969D3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D49595" w14:textId="5C2F636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24F03B" w14:textId="0E912E8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20DC67" w14:textId="72B30FD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DC1F30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4F37F2" w14:textId="5A729AC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lastRenderedPageBreak/>
              <w:t>1812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B8B3DC" w14:textId="7ABDECA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D8EDE3" w14:textId="4094238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2B1E0A" w14:textId="5FBFAE9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8B28AB" w14:textId="579A926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A3D8D3" w14:textId="5FEE68C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CCB7A8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959F0C" w14:textId="5837914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D60508" w14:textId="08DF4D8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8BD1FC" w14:textId="77DAD4A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036E5E" w14:textId="728E73F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C5987F" w14:textId="5E04BAD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781BB2" w14:textId="7681267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EE4894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2807A6" w14:textId="53ADAB4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88734A" w14:textId="0A1BCB8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BB9C4C" w14:textId="6EAAC35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67F536" w14:textId="630A0A0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C0B014" w14:textId="1330BB1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2FB2A0" w14:textId="4F8537F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7B6E5A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734B06" w14:textId="44BFFE4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31CBD3" w14:textId="3479C9B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652F7A" w14:textId="1B8F0F3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647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DB1C48" w14:textId="281CE7C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763B5E" w14:textId="77F5320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D04A15" w14:textId="148C59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0CCD0C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958306" w14:textId="675A4CA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7EEE4D" w14:textId="0906A5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88C655" w14:textId="21D74EB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1027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2D73DB" w14:textId="79DF5F4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F28804" w14:textId="0957C13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58F570" w14:textId="069B8C3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A9367D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7275AC" w14:textId="185F90F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89698B" w14:textId="48825C4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A2DDBF" w14:textId="2213B07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918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21E9F0" w14:textId="50B707E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CAF857" w14:textId="18B707E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A5CC17" w14:textId="40B7F53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760AAA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02B87D" w14:textId="6C477BA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30A370" w14:textId="3D6F385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FAB291" w14:textId="44FA363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A124F7" w14:textId="4A3EE30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4709CC" w14:textId="699821B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4FBF0A" w14:textId="0C53313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CCBA729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7F1E6A" w14:textId="6E93F7D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17E1B5" w14:textId="29C3C61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3AB9AA" w14:textId="09606EE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1436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F19197" w14:textId="40A2573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7D44C0" w14:textId="2EF84BD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C370CF" w14:textId="068365A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F42E05D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D8DABD" w14:textId="79DFA7F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6B01D9" w14:textId="4EACF41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233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32BAC7" w14:textId="7C071CF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1454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3408B5" w14:textId="44D25F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F98387" w14:textId="55AE9E4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37A1B2" w14:textId="26FC2AB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2EF4A9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A61A30" w14:textId="32FEBB0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BD2606" w14:textId="6996A9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688208" w14:textId="4EEA9C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1216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513C2F" w14:textId="5E7689B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98C942" w14:textId="048D587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6DA8BD" w14:textId="3D87AF2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3DFD9D4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0DE97C" w14:textId="1957A13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62F730" w14:textId="0815ABE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B1C812" w14:textId="478FC5C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774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55605C" w14:textId="5766CE3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3FD798" w14:textId="1E0312A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3EC44C" w14:textId="76EEE98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D76B2A3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87AECB" w14:textId="4682CD7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EE9176" w14:textId="1488A4F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148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4F5974" w14:textId="3788DA8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864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276047" w14:textId="2DE320A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6AD405" w14:textId="7D698D9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5484C7" w14:textId="55691C7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C4B6BC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B00A14" w14:textId="3C76CA6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432E4A" w14:textId="7CDC951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136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53CE5C" w14:textId="06A5D8E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835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207478" w14:textId="25973A9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3CC07A" w14:textId="35AF771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B0E4EE" w14:textId="27797F9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E210C11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72B218" w14:textId="7B204E1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E3DBA9" w14:textId="7500C64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244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6EB689" w14:textId="77699AB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762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5DA54C" w14:textId="5C24A8B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37B91A" w14:textId="056A392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C5036B" w14:textId="571F1C2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2301D4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D8CD1B" w14:textId="5F87EA9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F30DD4" w14:textId="3EF20AD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6683C3" w14:textId="1AA7D98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D9B285" w14:textId="1700C3C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470B98" w14:textId="1363923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9473ED" w14:textId="6DEC470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160258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E0AA0C" w14:textId="1C6DC09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617FAE" w14:textId="195577E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6C16DF" w14:textId="4009C3C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805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B628A0" w14:textId="5CBCAF7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AB364E" w14:textId="2621E17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4F32E4" w14:textId="7CD3DFF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CF5526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8C7793" w14:textId="6744982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168435" w14:textId="4A53AEA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122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DA9DCA" w14:textId="1644D80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788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E416E1" w14:textId="50E6A91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8474F0" w14:textId="6EA73C5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8705C5" w14:textId="20C1D3D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6F7A2EA9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67DCBD" w14:textId="46E8552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D6A9AF" w14:textId="227F703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389D22" w14:textId="32EC584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663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F0CCE2" w14:textId="279A9A3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1052EB" w14:textId="5D08C5A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49CE40" w14:textId="3493EA4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B650FAB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5CF930" w14:textId="2990096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E174F4" w14:textId="0D23F7C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50572E" w14:textId="02E9C85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854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2D75CC" w14:textId="3D6B6EA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71E65C" w14:textId="31A996C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9F3FF3" w14:textId="520AE50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8C93D8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16C40D" w14:textId="0700297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225FB9" w14:textId="4395ABE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BEFDB2" w14:textId="05A439F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274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17660F" w14:textId="49C68CB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2437F0" w14:textId="00DEC6C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82B792" w14:textId="7D7CC66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B6CA3B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49FD38" w14:textId="36D4AF9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0E05AE" w14:textId="34B83BC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FCA22D" w14:textId="411B21C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233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E67A80" w14:textId="4C4522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698E80" w14:textId="7E2DB70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8C9CEB" w14:textId="3AD4083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D7DB59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D23E44" w14:textId="734D3E6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4698B8" w14:textId="36F219D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229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5D8F67" w14:textId="3AE1A48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5343FA" w14:textId="702528A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3E3170" w14:textId="14B0530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FB3DC6" w14:textId="4B6EF33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756583C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AC2FDB" w14:textId="7A744DA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7D5AC8" w14:textId="12595ED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105FEF" w14:textId="18631C8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243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3D0CEB" w14:textId="72C3E26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372722" w14:textId="11FBD05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E5074F" w14:textId="0474EB4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A1EE08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83DD6D" w14:textId="1471FF4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D706BD" w14:textId="34A83F3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78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2A4718" w14:textId="052BF1E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443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F633AA" w14:textId="5BBAA3D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FFDBBC" w14:textId="401E6F1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9D8C5F" w14:textId="6A99A5E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7B3AC1A0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981725" w14:textId="237E0D6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59B72D" w14:textId="50D0D99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107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D5063A" w14:textId="429073C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232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5CA07C" w14:textId="0500F0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51E876" w14:textId="453CD1A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4FBE0C" w14:textId="4943E6E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2707E14A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230D37" w14:textId="4CFE3A0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250A97" w14:textId="1A8A724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1404DF" w14:textId="63F73A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378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0B9376" w14:textId="209B95E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E73A99" w14:textId="43702E4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BFD2D4" w14:textId="41AD240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322E639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5A984A" w14:textId="2A4B00A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A53B66" w14:textId="3ADC612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E48E39" w14:textId="1A0FCF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258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30F634" w14:textId="0B7B7BB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C2A323" w14:textId="46C9A29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F95494" w14:textId="406E590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3FF560E2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AF900B" w14:textId="645994B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2B39A6" w14:textId="7CF23CD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4F62A2" w14:textId="59DF205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87A5B6" w14:textId="2D22319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45FD76" w14:textId="4EB7A6C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197048" w14:textId="76871D4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CAA21F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929911" w14:textId="387C057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09FA75" w14:textId="114AC41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DA2E59" w14:textId="5327892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146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30EFFD" w14:textId="6E1E6E5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03F11A" w14:textId="7ACAEDC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452506" w14:textId="56111B6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3EB6BC0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E5987B" w14:textId="6954065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001FF2" w14:textId="5B83EE6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D63D9C" w14:textId="5C3F350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067A70" w14:textId="5C56DF9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37F846" w14:textId="2964602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3C6336" w14:textId="0AC9D20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3CE20748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580EDF" w14:textId="7B89F9F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1842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76DDF1" w14:textId="46BF85A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2D43D7" w14:textId="2C5826E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90480D" w14:textId="1674A567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8006E1" w14:textId="7BFC884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94CF50" w14:textId="2206335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07E5DD5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3E191E" w14:textId="62ED499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1843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49EE04" w14:textId="3D491D6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3CE360" w14:textId="498CA4F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EB9E23" w14:textId="69A75BAA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E4A20C" w14:textId="1178965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297BC8" w14:textId="5A2B408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153D2A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E2745F" w14:textId="485716C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1844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98E611" w14:textId="4BA15B0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BEE8E3" w14:textId="53EF544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F9325D" w14:textId="5A58BBE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35CE97" w14:textId="1900D8C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433BA4" w14:textId="5089B24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52BA71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C6175B" w14:textId="4D88E8B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1845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746755" w14:textId="5270CD3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ACF115" w14:textId="11FFA8A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79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A99E3A" w14:textId="70F0677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60772E" w14:textId="610114A5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C8FA00" w14:textId="0181E532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01DE92B6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B710EE" w14:textId="6F426E2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B4D207" w14:textId="6BFD915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EA19FB" w14:textId="629E318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F377F1" w14:textId="5A58341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2017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3110E3" w14:textId="572635A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61B161" w14:textId="6FE510DF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159383A7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2AEF3A2" w14:textId="41C5269C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1847</w:t>
            </w:r>
          </w:p>
        </w:tc>
        <w:tc>
          <w:tcPr>
            <w:tcW w:w="813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CB79382" w14:textId="32DADF09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936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9A2CAAE" w14:textId="6BFD933E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</w:t>
            </w:r>
          </w:p>
        </w:tc>
        <w:tc>
          <w:tcPr>
            <w:tcW w:w="813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54630A1" w14:textId="0CA533EB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2018</w:t>
            </w:r>
          </w:p>
        </w:tc>
        <w:tc>
          <w:tcPr>
            <w:tcW w:w="813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A6C4778" w14:textId="08F84BA8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6FEBC88" w14:textId="387B162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6479" w:rsidRPr="002B6140" w14:paraId="5C336F9E" w14:textId="77777777" w:rsidTr="00206479">
        <w:trPr>
          <w:trHeight w:val="287"/>
        </w:trPr>
        <w:tc>
          <w:tcPr>
            <w:tcW w:w="81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72E53C4" w14:textId="650D4010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1848</w:t>
            </w:r>
          </w:p>
        </w:tc>
        <w:tc>
          <w:tcPr>
            <w:tcW w:w="8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2560E19" w14:textId="6DFF7CC3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93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A67B06B" w14:textId="3D531081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45</w:t>
            </w:r>
          </w:p>
        </w:tc>
        <w:tc>
          <w:tcPr>
            <w:tcW w:w="8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6E7E2D3" w14:textId="6B3D2CB4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2019</w:t>
            </w:r>
          </w:p>
        </w:tc>
        <w:tc>
          <w:tcPr>
            <w:tcW w:w="8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9564A44" w14:textId="16DAE8B6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E6BE4C1" w14:textId="671E518D" w:rsidR="00206479" w:rsidRPr="002B6140" w:rsidRDefault="0020647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32455873" w14:textId="52FD2B0C" w:rsidR="003B1B5A" w:rsidRDefault="003B1B5A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5695502" w14:textId="4AEAA0E1" w:rsidR="003B1B5A" w:rsidRDefault="003B1B5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262AC270" w14:textId="3FE2E024" w:rsidR="003B1B5A" w:rsidRDefault="003B1B5A" w:rsidP="003B1B5A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Table S</w:t>
      </w:r>
      <w:r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 Observed </w:t>
      </w:r>
      <w:r>
        <w:rPr>
          <w:rFonts w:ascii="Times New Roman" w:hAnsi="Times New Roman" w:cs="Times New Roman"/>
          <w:lang w:val="en-US"/>
        </w:rPr>
        <w:t xml:space="preserve">total number of whales from the </w:t>
      </w:r>
      <w:r w:rsidRPr="004848A5">
        <w:rPr>
          <w:rFonts w:ascii="Times New Roman" w:hAnsi="Times New Roman" w:cs="Times New Roman"/>
          <w:lang w:val="en-US"/>
        </w:rPr>
        <w:t xml:space="preserve">aerial-survey </w:t>
      </w:r>
      <w:r>
        <w:rPr>
          <w:rFonts w:ascii="Times New Roman" w:hAnsi="Times New Roman" w:cs="Times New Roman"/>
          <w:lang w:val="en-US"/>
        </w:rPr>
        <w:t xml:space="preserve">across the monitoring area </w:t>
      </w:r>
      <w:r w:rsidRPr="004848A5">
        <w:rPr>
          <w:rFonts w:ascii="Times New Roman" w:hAnsi="Times New Roman" w:cs="Times New Roman"/>
          <w:lang w:val="en-US"/>
        </w:rPr>
        <w:t xml:space="preserve">south of </w:t>
      </w:r>
      <w:proofErr w:type="spellStart"/>
      <w:r w:rsidRPr="004848A5">
        <w:rPr>
          <w:rFonts w:ascii="Times New Roman" w:hAnsi="Times New Roman" w:cs="Times New Roman"/>
          <w:lang w:val="en-US"/>
        </w:rPr>
        <w:t>Península</w:t>
      </w:r>
      <w:proofErr w:type="spellEnd"/>
      <w:r w:rsidRPr="004848A5">
        <w:rPr>
          <w:rFonts w:ascii="Times New Roman" w:hAnsi="Times New Roman" w:cs="Times New Roman"/>
          <w:lang w:val="en-US"/>
        </w:rPr>
        <w:t xml:space="preserve"> Valdés to the limit of the main concentration area, </w:t>
      </w:r>
      <w:proofErr w:type="spellStart"/>
      <w:r w:rsidRPr="004848A5">
        <w:rPr>
          <w:rFonts w:ascii="Times New Roman" w:hAnsi="Times New Roman" w:cs="Times New Roman"/>
          <w:lang w:val="en-US"/>
        </w:rPr>
        <w:t>totalling</w:t>
      </w:r>
      <w:proofErr w:type="spellEnd"/>
      <w:r w:rsidRPr="004848A5">
        <w:rPr>
          <w:rFonts w:ascii="Times New Roman" w:hAnsi="Times New Roman" w:cs="Times New Roman"/>
          <w:lang w:val="en-US"/>
        </w:rPr>
        <w:t xml:space="preserve"> a coastal strip 620 km in length</w:t>
      </w:r>
      <w:r>
        <w:rPr>
          <w:rFonts w:ascii="Times New Roman" w:hAnsi="Times New Roman" w:cs="Times New Roman"/>
          <w:lang w:val="en-US"/>
        </w:rPr>
        <w:t>.</w:t>
      </w:r>
    </w:p>
    <w:p w14:paraId="7DBD9120" w14:textId="77777777" w:rsidR="003B1B5A" w:rsidRPr="003B1B5A" w:rsidRDefault="003B1B5A" w:rsidP="003B1B5A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0"/>
        <w:gridCol w:w="696"/>
        <w:gridCol w:w="857"/>
        <w:gridCol w:w="1863"/>
        <w:gridCol w:w="1196"/>
      </w:tblGrid>
      <w:tr w:rsidR="003B1B5A" w14:paraId="32D95BB7" w14:textId="77777777" w:rsidTr="003B1B5A"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7BD24D4" w14:textId="257568D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Flight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E3AA0DF" w14:textId="2444D3C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Year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A3A6C44" w14:textId="7F7C7B6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Month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E586438" w14:textId="6597655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Observed</w:t>
            </w:r>
            <w:proofErr w:type="spellEnd"/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whales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00960F4" w14:textId="7C18116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Julian</w:t>
            </w:r>
            <w:proofErr w:type="spellEnd"/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day</w:t>
            </w:r>
            <w:proofErr w:type="spellEnd"/>
          </w:p>
        </w:tc>
      </w:tr>
      <w:tr w:rsidR="003B1B5A" w14:paraId="428124B0" w14:textId="77777777" w:rsidTr="003B1B5A"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57A044AF" w14:textId="4261535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3A77D92C" w14:textId="2AC8362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1999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22D34088" w14:textId="5DD283C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1D5F6931" w14:textId="7016750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705330B9" w14:textId="2894AAE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139</w:t>
            </w:r>
          </w:p>
        </w:tc>
      </w:tr>
      <w:tr w:rsidR="003B1B5A" w14:paraId="081FBA41" w14:textId="77777777" w:rsidTr="003B1B5A">
        <w:tc>
          <w:tcPr>
            <w:tcW w:w="0" w:type="auto"/>
            <w:vAlign w:val="bottom"/>
          </w:tcPr>
          <w:p w14:paraId="6F695AF6" w14:textId="6A6CD7C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bottom"/>
          </w:tcPr>
          <w:p w14:paraId="37D38634" w14:textId="6C9DC24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1999</w:t>
            </w:r>
          </w:p>
        </w:tc>
        <w:tc>
          <w:tcPr>
            <w:tcW w:w="0" w:type="auto"/>
            <w:vAlign w:val="bottom"/>
          </w:tcPr>
          <w:p w14:paraId="48D05607" w14:textId="7B34173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bottom"/>
          </w:tcPr>
          <w:p w14:paraId="7B811BE9" w14:textId="186B234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117</w:t>
            </w:r>
          </w:p>
        </w:tc>
        <w:tc>
          <w:tcPr>
            <w:tcW w:w="0" w:type="auto"/>
            <w:vAlign w:val="bottom"/>
          </w:tcPr>
          <w:p w14:paraId="2318C3E4" w14:textId="6133FD6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183</w:t>
            </w:r>
          </w:p>
        </w:tc>
      </w:tr>
      <w:tr w:rsidR="003B1B5A" w14:paraId="4F1AA70E" w14:textId="77777777" w:rsidTr="003B1B5A">
        <w:tc>
          <w:tcPr>
            <w:tcW w:w="0" w:type="auto"/>
            <w:vAlign w:val="bottom"/>
          </w:tcPr>
          <w:p w14:paraId="4438FA79" w14:textId="228C55B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bottom"/>
          </w:tcPr>
          <w:p w14:paraId="58EDC9E6" w14:textId="7CC23C4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1999</w:t>
            </w:r>
          </w:p>
        </w:tc>
        <w:tc>
          <w:tcPr>
            <w:tcW w:w="0" w:type="auto"/>
            <w:vAlign w:val="bottom"/>
          </w:tcPr>
          <w:p w14:paraId="35676382" w14:textId="428E687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bottom"/>
          </w:tcPr>
          <w:p w14:paraId="5A613BBB" w14:textId="6C4AC24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460</w:t>
            </w:r>
          </w:p>
        </w:tc>
        <w:tc>
          <w:tcPr>
            <w:tcW w:w="0" w:type="auto"/>
            <w:vAlign w:val="bottom"/>
          </w:tcPr>
          <w:p w14:paraId="5F3D560A" w14:textId="0B0CBD5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229</w:t>
            </w:r>
          </w:p>
        </w:tc>
      </w:tr>
      <w:tr w:rsidR="003B1B5A" w14:paraId="1F374331" w14:textId="77777777" w:rsidTr="003B1B5A">
        <w:tc>
          <w:tcPr>
            <w:tcW w:w="0" w:type="auto"/>
            <w:vAlign w:val="bottom"/>
          </w:tcPr>
          <w:p w14:paraId="4C87B3BB" w14:textId="02C99E6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bottom"/>
          </w:tcPr>
          <w:p w14:paraId="0D06D924" w14:textId="0BCDEA4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1999</w:t>
            </w:r>
          </w:p>
        </w:tc>
        <w:tc>
          <w:tcPr>
            <w:tcW w:w="0" w:type="auto"/>
            <w:vAlign w:val="bottom"/>
          </w:tcPr>
          <w:p w14:paraId="5AC4E323" w14:textId="75A13CA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4E4AA43C" w14:textId="45A0862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549</w:t>
            </w:r>
          </w:p>
        </w:tc>
        <w:tc>
          <w:tcPr>
            <w:tcW w:w="0" w:type="auto"/>
            <w:vAlign w:val="bottom"/>
          </w:tcPr>
          <w:p w14:paraId="208B6891" w14:textId="3A46AF2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272</w:t>
            </w:r>
          </w:p>
        </w:tc>
      </w:tr>
      <w:tr w:rsidR="003B1B5A" w14:paraId="72949CED" w14:textId="77777777" w:rsidTr="003B1B5A">
        <w:tc>
          <w:tcPr>
            <w:tcW w:w="0" w:type="auto"/>
            <w:vAlign w:val="bottom"/>
          </w:tcPr>
          <w:p w14:paraId="26197157" w14:textId="44BB2F9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391DD579" w14:textId="5C1E3A7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1999</w:t>
            </w:r>
          </w:p>
        </w:tc>
        <w:tc>
          <w:tcPr>
            <w:tcW w:w="0" w:type="auto"/>
            <w:vAlign w:val="bottom"/>
          </w:tcPr>
          <w:p w14:paraId="489345A5" w14:textId="0EB64D1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bottom"/>
          </w:tcPr>
          <w:p w14:paraId="54E397BE" w14:textId="02B90F8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172</w:t>
            </w:r>
          </w:p>
        </w:tc>
        <w:tc>
          <w:tcPr>
            <w:tcW w:w="0" w:type="auto"/>
            <w:vAlign w:val="bottom"/>
          </w:tcPr>
          <w:p w14:paraId="3A4134D5" w14:textId="109483A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314</w:t>
            </w:r>
          </w:p>
        </w:tc>
      </w:tr>
      <w:tr w:rsidR="003B1B5A" w14:paraId="63E3A41F" w14:textId="77777777" w:rsidTr="003B1B5A">
        <w:tc>
          <w:tcPr>
            <w:tcW w:w="0" w:type="auto"/>
            <w:vAlign w:val="bottom"/>
          </w:tcPr>
          <w:p w14:paraId="4A55303A" w14:textId="2C8B9BE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bottom"/>
          </w:tcPr>
          <w:p w14:paraId="4127EBED" w14:textId="02E9A00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1999</w:t>
            </w:r>
          </w:p>
        </w:tc>
        <w:tc>
          <w:tcPr>
            <w:tcW w:w="0" w:type="auto"/>
            <w:vAlign w:val="bottom"/>
          </w:tcPr>
          <w:p w14:paraId="3392A82F" w14:textId="57ADDB1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bottom"/>
          </w:tcPr>
          <w:p w14:paraId="1C4AD8AF" w14:textId="43BB601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7E678198" w14:textId="0663506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349</w:t>
            </w:r>
          </w:p>
        </w:tc>
      </w:tr>
      <w:tr w:rsidR="003B1B5A" w14:paraId="3AD51915" w14:textId="77777777" w:rsidTr="003B1B5A">
        <w:tc>
          <w:tcPr>
            <w:tcW w:w="0" w:type="auto"/>
            <w:vAlign w:val="bottom"/>
          </w:tcPr>
          <w:p w14:paraId="2F1C1580" w14:textId="2B10D37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637199FA" w14:textId="3F8D57B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0" w:type="auto"/>
            <w:vAlign w:val="bottom"/>
          </w:tcPr>
          <w:p w14:paraId="182CFACB" w14:textId="2C6AFF5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109DF19A" w14:textId="1FD3849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43</w:t>
            </w:r>
          </w:p>
        </w:tc>
        <w:tc>
          <w:tcPr>
            <w:tcW w:w="0" w:type="auto"/>
            <w:vAlign w:val="bottom"/>
          </w:tcPr>
          <w:p w14:paraId="164A48BC" w14:textId="1092DE6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149</w:t>
            </w:r>
          </w:p>
        </w:tc>
      </w:tr>
      <w:tr w:rsidR="003B1B5A" w14:paraId="50CF7827" w14:textId="77777777" w:rsidTr="003B1B5A">
        <w:tc>
          <w:tcPr>
            <w:tcW w:w="0" w:type="auto"/>
            <w:vAlign w:val="bottom"/>
          </w:tcPr>
          <w:p w14:paraId="1C300ABB" w14:textId="6D6B538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7A186213" w14:textId="496F9B9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0" w:type="auto"/>
            <w:vAlign w:val="bottom"/>
          </w:tcPr>
          <w:p w14:paraId="1477714F" w14:textId="59B1936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bottom"/>
          </w:tcPr>
          <w:p w14:paraId="4542A7A9" w14:textId="0C70A73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323</w:t>
            </w:r>
          </w:p>
        </w:tc>
        <w:tc>
          <w:tcPr>
            <w:tcW w:w="0" w:type="auto"/>
            <w:vAlign w:val="bottom"/>
          </w:tcPr>
          <w:p w14:paraId="2926CE92" w14:textId="58CAD54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194</w:t>
            </w:r>
          </w:p>
        </w:tc>
      </w:tr>
      <w:tr w:rsidR="003B1B5A" w14:paraId="1DF44B40" w14:textId="77777777" w:rsidTr="003B1B5A">
        <w:tc>
          <w:tcPr>
            <w:tcW w:w="0" w:type="auto"/>
            <w:vAlign w:val="bottom"/>
          </w:tcPr>
          <w:p w14:paraId="42414416" w14:textId="78659DE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bottom"/>
          </w:tcPr>
          <w:p w14:paraId="5CDDEA9D" w14:textId="6D68545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0" w:type="auto"/>
            <w:vAlign w:val="bottom"/>
          </w:tcPr>
          <w:p w14:paraId="487E7515" w14:textId="5678F70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365E7D9F" w14:textId="79A8DA5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558</w:t>
            </w:r>
          </w:p>
        </w:tc>
        <w:tc>
          <w:tcPr>
            <w:tcW w:w="0" w:type="auto"/>
            <w:vAlign w:val="bottom"/>
          </w:tcPr>
          <w:p w14:paraId="6206122E" w14:textId="5DCE55C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271</w:t>
            </w:r>
          </w:p>
        </w:tc>
      </w:tr>
      <w:tr w:rsidR="003B1B5A" w14:paraId="6FCCB393" w14:textId="77777777" w:rsidTr="003B1B5A">
        <w:tc>
          <w:tcPr>
            <w:tcW w:w="0" w:type="auto"/>
            <w:vAlign w:val="bottom"/>
          </w:tcPr>
          <w:p w14:paraId="3FF7963D" w14:textId="4FBCFF5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bottom"/>
          </w:tcPr>
          <w:p w14:paraId="184B80A6" w14:textId="209D97B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0" w:type="auto"/>
            <w:vAlign w:val="bottom"/>
          </w:tcPr>
          <w:p w14:paraId="239315A8" w14:textId="58D1DD6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bottom"/>
          </w:tcPr>
          <w:p w14:paraId="5CB28E18" w14:textId="0628CDA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296</w:t>
            </w:r>
          </w:p>
        </w:tc>
        <w:tc>
          <w:tcPr>
            <w:tcW w:w="0" w:type="auto"/>
            <w:vAlign w:val="bottom"/>
          </w:tcPr>
          <w:p w14:paraId="4902142C" w14:textId="66657F5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319</w:t>
            </w:r>
          </w:p>
        </w:tc>
      </w:tr>
      <w:tr w:rsidR="003B1B5A" w14:paraId="18BCB538" w14:textId="77777777" w:rsidTr="003B1B5A">
        <w:tc>
          <w:tcPr>
            <w:tcW w:w="0" w:type="auto"/>
            <w:vAlign w:val="bottom"/>
          </w:tcPr>
          <w:p w14:paraId="1B11F535" w14:textId="5ED21A7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0" w:type="auto"/>
            <w:vAlign w:val="bottom"/>
          </w:tcPr>
          <w:p w14:paraId="1AF8ADD3" w14:textId="3D4F4C5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2005</w:t>
            </w:r>
          </w:p>
        </w:tc>
        <w:tc>
          <w:tcPr>
            <w:tcW w:w="0" w:type="auto"/>
            <w:vAlign w:val="bottom"/>
          </w:tcPr>
          <w:p w14:paraId="51313AA3" w14:textId="26303CA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bottom"/>
          </w:tcPr>
          <w:p w14:paraId="68A367E3" w14:textId="2394DD5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84</w:t>
            </w:r>
          </w:p>
        </w:tc>
        <w:tc>
          <w:tcPr>
            <w:tcW w:w="0" w:type="auto"/>
            <w:vAlign w:val="bottom"/>
          </w:tcPr>
          <w:p w14:paraId="5FD56626" w14:textId="20FB3AC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159</w:t>
            </w:r>
          </w:p>
        </w:tc>
      </w:tr>
      <w:tr w:rsidR="003B1B5A" w14:paraId="0FA15234" w14:textId="77777777" w:rsidTr="003B1B5A">
        <w:tc>
          <w:tcPr>
            <w:tcW w:w="0" w:type="auto"/>
            <w:vAlign w:val="bottom"/>
          </w:tcPr>
          <w:p w14:paraId="1A80F106" w14:textId="610BA42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0" w:type="auto"/>
            <w:vAlign w:val="bottom"/>
          </w:tcPr>
          <w:p w14:paraId="5FAB3830" w14:textId="16A5A2F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2005</w:t>
            </w:r>
          </w:p>
        </w:tc>
        <w:tc>
          <w:tcPr>
            <w:tcW w:w="0" w:type="auto"/>
            <w:vAlign w:val="bottom"/>
          </w:tcPr>
          <w:p w14:paraId="46976E71" w14:textId="6B6ACBE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bottom"/>
          </w:tcPr>
          <w:p w14:paraId="3A74B932" w14:textId="7B1D50C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591</w:t>
            </w:r>
          </w:p>
        </w:tc>
        <w:tc>
          <w:tcPr>
            <w:tcW w:w="0" w:type="auto"/>
            <w:vAlign w:val="bottom"/>
          </w:tcPr>
          <w:p w14:paraId="2AF18C55" w14:textId="2EAFF56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</w:tr>
      <w:tr w:rsidR="003B1B5A" w14:paraId="7036F92D" w14:textId="77777777" w:rsidTr="003B1B5A">
        <w:tc>
          <w:tcPr>
            <w:tcW w:w="0" w:type="auto"/>
            <w:vAlign w:val="bottom"/>
          </w:tcPr>
          <w:p w14:paraId="3ADB46A5" w14:textId="2F670D1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0" w:type="auto"/>
            <w:vAlign w:val="bottom"/>
          </w:tcPr>
          <w:p w14:paraId="0931F2CC" w14:textId="1F6D476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2005</w:t>
            </w:r>
          </w:p>
        </w:tc>
        <w:tc>
          <w:tcPr>
            <w:tcW w:w="0" w:type="auto"/>
            <w:vAlign w:val="bottom"/>
          </w:tcPr>
          <w:p w14:paraId="5C3C4131" w14:textId="3E59086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0E9DE0C7" w14:textId="78A4CE1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733</w:t>
            </w:r>
          </w:p>
        </w:tc>
        <w:tc>
          <w:tcPr>
            <w:tcW w:w="0" w:type="auto"/>
            <w:vAlign w:val="bottom"/>
          </w:tcPr>
          <w:p w14:paraId="59C4DBF4" w14:textId="6582D3F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251</w:t>
            </w:r>
          </w:p>
        </w:tc>
      </w:tr>
      <w:tr w:rsidR="003B1B5A" w14:paraId="0DBB0361" w14:textId="77777777" w:rsidTr="003B1B5A">
        <w:tc>
          <w:tcPr>
            <w:tcW w:w="0" w:type="auto"/>
            <w:vAlign w:val="bottom"/>
          </w:tcPr>
          <w:p w14:paraId="080235E0" w14:textId="670AB0E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</w:p>
        </w:tc>
        <w:tc>
          <w:tcPr>
            <w:tcW w:w="0" w:type="auto"/>
            <w:vAlign w:val="bottom"/>
          </w:tcPr>
          <w:p w14:paraId="57D99609" w14:textId="20325A2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2005</w:t>
            </w:r>
          </w:p>
        </w:tc>
        <w:tc>
          <w:tcPr>
            <w:tcW w:w="0" w:type="auto"/>
            <w:vAlign w:val="bottom"/>
          </w:tcPr>
          <w:p w14:paraId="515DB1EF" w14:textId="46B94CC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127FEF6D" w14:textId="4DC35A7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217</w:t>
            </w:r>
          </w:p>
        </w:tc>
        <w:tc>
          <w:tcPr>
            <w:tcW w:w="0" w:type="auto"/>
            <w:vAlign w:val="bottom"/>
          </w:tcPr>
          <w:p w14:paraId="5110D4A8" w14:textId="5A73525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298</w:t>
            </w:r>
          </w:p>
        </w:tc>
      </w:tr>
      <w:tr w:rsidR="003B1B5A" w14:paraId="41AC3894" w14:textId="77777777" w:rsidTr="003B1B5A">
        <w:tc>
          <w:tcPr>
            <w:tcW w:w="0" w:type="auto"/>
            <w:vAlign w:val="bottom"/>
          </w:tcPr>
          <w:p w14:paraId="5A7D6B9D" w14:textId="152AA0C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0" w:type="auto"/>
            <w:vAlign w:val="bottom"/>
          </w:tcPr>
          <w:p w14:paraId="18965BE6" w14:textId="1F66F5F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2005</w:t>
            </w:r>
          </w:p>
        </w:tc>
        <w:tc>
          <w:tcPr>
            <w:tcW w:w="0" w:type="auto"/>
            <w:vAlign w:val="bottom"/>
          </w:tcPr>
          <w:p w14:paraId="5B5055AD" w14:textId="4BF5FDD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bottom"/>
          </w:tcPr>
          <w:p w14:paraId="33F3C6DC" w14:textId="3718BC8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bottom"/>
          </w:tcPr>
          <w:p w14:paraId="2A20A6D0" w14:textId="4B06996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351</w:t>
            </w:r>
          </w:p>
        </w:tc>
      </w:tr>
      <w:tr w:rsidR="003B1B5A" w14:paraId="62E92602" w14:textId="77777777" w:rsidTr="003B1B5A">
        <w:tc>
          <w:tcPr>
            <w:tcW w:w="0" w:type="auto"/>
            <w:vAlign w:val="bottom"/>
          </w:tcPr>
          <w:p w14:paraId="07035664" w14:textId="5738145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0" w:type="auto"/>
            <w:vAlign w:val="bottom"/>
          </w:tcPr>
          <w:p w14:paraId="2615FEE4" w14:textId="1D71BE4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2006</w:t>
            </w:r>
          </w:p>
        </w:tc>
        <w:tc>
          <w:tcPr>
            <w:tcW w:w="0" w:type="auto"/>
            <w:vAlign w:val="bottom"/>
          </w:tcPr>
          <w:p w14:paraId="34E02C06" w14:textId="2F9D6DC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bottom"/>
          </w:tcPr>
          <w:p w14:paraId="1705A8B1" w14:textId="4588554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bottom"/>
          </w:tcPr>
          <w:p w14:paraId="4F253EDB" w14:textId="1A3CB90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87</w:t>
            </w:r>
          </w:p>
        </w:tc>
      </w:tr>
      <w:tr w:rsidR="003B1B5A" w14:paraId="2A6A839A" w14:textId="77777777" w:rsidTr="003B1B5A">
        <w:tc>
          <w:tcPr>
            <w:tcW w:w="0" w:type="auto"/>
            <w:vAlign w:val="bottom"/>
          </w:tcPr>
          <w:p w14:paraId="2563FB63" w14:textId="2691E28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</w:t>
            </w:r>
          </w:p>
        </w:tc>
        <w:tc>
          <w:tcPr>
            <w:tcW w:w="0" w:type="auto"/>
            <w:vAlign w:val="bottom"/>
          </w:tcPr>
          <w:p w14:paraId="07AFC495" w14:textId="45AD4C3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2006</w:t>
            </w:r>
          </w:p>
        </w:tc>
        <w:tc>
          <w:tcPr>
            <w:tcW w:w="0" w:type="auto"/>
            <w:vAlign w:val="bottom"/>
          </w:tcPr>
          <w:p w14:paraId="7D1543C5" w14:textId="2451794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33D5CCE3" w14:textId="64A755F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bottom"/>
          </w:tcPr>
          <w:p w14:paraId="2C21DEBB" w14:textId="0299BA2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130</w:t>
            </w:r>
          </w:p>
        </w:tc>
      </w:tr>
      <w:tr w:rsidR="003B1B5A" w14:paraId="21B59DFF" w14:textId="77777777" w:rsidTr="003B1B5A">
        <w:tc>
          <w:tcPr>
            <w:tcW w:w="0" w:type="auto"/>
            <w:vAlign w:val="bottom"/>
          </w:tcPr>
          <w:p w14:paraId="5347725A" w14:textId="5E87205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</w:t>
            </w:r>
          </w:p>
        </w:tc>
        <w:tc>
          <w:tcPr>
            <w:tcW w:w="0" w:type="auto"/>
            <w:vAlign w:val="bottom"/>
          </w:tcPr>
          <w:p w14:paraId="76FAC481" w14:textId="00F08FF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2006</w:t>
            </w:r>
          </w:p>
        </w:tc>
        <w:tc>
          <w:tcPr>
            <w:tcW w:w="0" w:type="auto"/>
            <w:vAlign w:val="bottom"/>
          </w:tcPr>
          <w:p w14:paraId="0D517297" w14:textId="27CF9F7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bottom"/>
          </w:tcPr>
          <w:p w14:paraId="08A5C9B9" w14:textId="6326776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657</w:t>
            </w:r>
          </w:p>
        </w:tc>
        <w:tc>
          <w:tcPr>
            <w:tcW w:w="0" w:type="auto"/>
            <w:vAlign w:val="bottom"/>
          </w:tcPr>
          <w:p w14:paraId="5B3880E4" w14:textId="55C0369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212</w:t>
            </w:r>
          </w:p>
        </w:tc>
      </w:tr>
      <w:tr w:rsidR="003B1B5A" w14:paraId="2494A127" w14:textId="77777777" w:rsidTr="003B1B5A">
        <w:tc>
          <w:tcPr>
            <w:tcW w:w="0" w:type="auto"/>
            <w:vAlign w:val="bottom"/>
          </w:tcPr>
          <w:p w14:paraId="4F7AFA15" w14:textId="49FC65C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</w:t>
            </w:r>
          </w:p>
        </w:tc>
        <w:tc>
          <w:tcPr>
            <w:tcW w:w="0" w:type="auto"/>
            <w:vAlign w:val="bottom"/>
          </w:tcPr>
          <w:p w14:paraId="3BD8C52E" w14:textId="72D8577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2006</w:t>
            </w:r>
          </w:p>
        </w:tc>
        <w:tc>
          <w:tcPr>
            <w:tcW w:w="0" w:type="auto"/>
            <w:vAlign w:val="bottom"/>
          </w:tcPr>
          <w:p w14:paraId="06114F7B" w14:textId="70A0F6A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6122C606" w14:textId="6A225C8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786</w:t>
            </w:r>
          </w:p>
        </w:tc>
        <w:tc>
          <w:tcPr>
            <w:tcW w:w="0" w:type="auto"/>
            <w:vAlign w:val="bottom"/>
          </w:tcPr>
          <w:p w14:paraId="0E13B1B2" w14:textId="4344590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250</w:t>
            </w:r>
          </w:p>
        </w:tc>
      </w:tr>
      <w:tr w:rsidR="003B1B5A" w14:paraId="450D6840" w14:textId="77777777" w:rsidTr="003B1B5A">
        <w:tc>
          <w:tcPr>
            <w:tcW w:w="0" w:type="auto"/>
            <w:vAlign w:val="bottom"/>
          </w:tcPr>
          <w:p w14:paraId="74F72470" w14:textId="3017F49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0" w:type="auto"/>
            <w:vAlign w:val="bottom"/>
          </w:tcPr>
          <w:p w14:paraId="483DE3A2" w14:textId="220E8A7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2006</w:t>
            </w:r>
          </w:p>
        </w:tc>
        <w:tc>
          <w:tcPr>
            <w:tcW w:w="0" w:type="auto"/>
            <w:vAlign w:val="bottom"/>
          </w:tcPr>
          <w:p w14:paraId="09529CF0" w14:textId="22E3A42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415B69EC" w14:textId="121CE4E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484</w:t>
            </w:r>
          </w:p>
        </w:tc>
        <w:tc>
          <w:tcPr>
            <w:tcW w:w="0" w:type="auto"/>
            <w:vAlign w:val="bottom"/>
          </w:tcPr>
          <w:p w14:paraId="6AFB4831" w14:textId="7986340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296</w:t>
            </w:r>
          </w:p>
        </w:tc>
      </w:tr>
      <w:tr w:rsidR="003B1B5A" w14:paraId="450B5715" w14:textId="77777777" w:rsidTr="003B1B5A">
        <w:tc>
          <w:tcPr>
            <w:tcW w:w="0" w:type="auto"/>
            <w:vAlign w:val="bottom"/>
          </w:tcPr>
          <w:p w14:paraId="2E65412F" w14:textId="2C85EC2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</w:t>
            </w:r>
          </w:p>
        </w:tc>
        <w:tc>
          <w:tcPr>
            <w:tcW w:w="0" w:type="auto"/>
            <w:vAlign w:val="bottom"/>
          </w:tcPr>
          <w:p w14:paraId="7D826B0F" w14:textId="28C122E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2007</w:t>
            </w:r>
          </w:p>
        </w:tc>
        <w:tc>
          <w:tcPr>
            <w:tcW w:w="0" w:type="auto"/>
            <w:vAlign w:val="bottom"/>
          </w:tcPr>
          <w:p w14:paraId="0F520721" w14:textId="1465D5F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58E82706" w14:textId="21CEF00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</w:t>
            </w:r>
          </w:p>
        </w:tc>
        <w:tc>
          <w:tcPr>
            <w:tcW w:w="0" w:type="auto"/>
            <w:vAlign w:val="bottom"/>
          </w:tcPr>
          <w:p w14:paraId="5D2DE732" w14:textId="1ADA067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143</w:t>
            </w:r>
          </w:p>
        </w:tc>
      </w:tr>
      <w:tr w:rsidR="003B1B5A" w14:paraId="059B8CE4" w14:textId="77777777" w:rsidTr="003B1B5A">
        <w:tc>
          <w:tcPr>
            <w:tcW w:w="0" w:type="auto"/>
            <w:vAlign w:val="bottom"/>
          </w:tcPr>
          <w:p w14:paraId="5F18AC60" w14:textId="3936F49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</w:t>
            </w:r>
          </w:p>
        </w:tc>
        <w:tc>
          <w:tcPr>
            <w:tcW w:w="0" w:type="auto"/>
            <w:vAlign w:val="bottom"/>
          </w:tcPr>
          <w:p w14:paraId="5099C05B" w14:textId="0C52649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2007</w:t>
            </w:r>
          </w:p>
        </w:tc>
        <w:tc>
          <w:tcPr>
            <w:tcW w:w="0" w:type="auto"/>
            <w:vAlign w:val="bottom"/>
          </w:tcPr>
          <w:p w14:paraId="357548F6" w14:textId="4FEA4BA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bottom"/>
          </w:tcPr>
          <w:p w14:paraId="6F7CE067" w14:textId="6A65FC9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393</w:t>
            </w:r>
          </w:p>
        </w:tc>
        <w:tc>
          <w:tcPr>
            <w:tcW w:w="0" w:type="auto"/>
            <w:vAlign w:val="bottom"/>
          </w:tcPr>
          <w:p w14:paraId="24B9C3DC" w14:textId="6599324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177</w:t>
            </w:r>
          </w:p>
        </w:tc>
      </w:tr>
      <w:tr w:rsidR="003B1B5A" w14:paraId="684F99C6" w14:textId="77777777" w:rsidTr="003B1B5A">
        <w:tc>
          <w:tcPr>
            <w:tcW w:w="0" w:type="auto"/>
            <w:vAlign w:val="bottom"/>
          </w:tcPr>
          <w:p w14:paraId="3B78C29F" w14:textId="4129E74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0" w:type="auto"/>
            <w:vAlign w:val="bottom"/>
          </w:tcPr>
          <w:p w14:paraId="22CF25A8" w14:textId="7F9AEF8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2007</w:t>
            </w:r>
          </w:p>
        </w:tc>
        <w:tc>
          <w:tcPr>
            <w:tcW w:w="0" w:type="auto"/>
            <w:vAlign w:val="bottom"/>
          </w:tcPr>
          <w:p w14:paraId="7FE453FA" w14:textId="75E2F7B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bottom"/>
          </w:tcPr>
          <w:p w14:paraId="757695A1" w14:textId="1F46D96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1006</w:t>
            </w:r>
          </w:p>
        </w:tc>
        <w:tc>
          <w:tcPr>
            <w:tcW w:w="0" w:type="auto"/>
            <w:vAlign w:val="bottom"/>
          </w:tcPr>
          <w:p w14:paraId="61572C69" w14:textId="7C0F838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234</w:t>
            </w:r>
          </w:p>
        </w:tc>
      </w:tr>
      <w:tr w:rsidR="003B1B5A" w14:paraId="2A8F19EC" w14:textId="77777777" w:rsidTr="003B1B5A">
        <w:tc>
          <w:tcPr>
            <w:tcW w:w="0" w:type="auto"/>
            <w:vAlign w:val="bottom"/>
          </w:tcPr>
          <w:p w14:paraId="50CB34C5" w14:textId="7A36ECC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0" w:type="auto"/>
            <w:vAlign w:val="bottom"/>
          </w:tcPr>
          <w:p w14:paraId="1EB43C5D" w14:textId="2827450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2007</w:t>
            </w:r>
          </w:p>
        </w:tc>
        <w:tc>
          <w:tcPr>
            <w:tcW w:w="0" w:type="auto"/>
            <w:vAlign w:val="bottom"/>
          </w:tcPr>
          <w:p w14:paraId="037C8A9D" w14:textId="058FB4D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5BDE5FCE" w14:textId="7519AF1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957</w:t>
            </w:r>
          </w:p>
        </w:tc>
        <w:tc>
          <w:tcPr>
            <w:tcW w:w="0" w:type="auto"/>
            <w:vAlign w:val="bottom"/>
          </w:tcPr>
          <w:p w14:paraId="7D0E5991" w14:textId="755FD3E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275</w:t>
            </w:r>
          </w:p>
        </w:tc>
      </w:tr>
      <w:tr w:rsidR="003B1B5A" w14:paraId="51DA3CE5" w14:textId="77777777" w:rsidTr="003B1B5A">
        <w:tc>
          <w:tcPr>
            <w:tcW w:w="0" w:type="auto"/>
            <w:vAlign w:val="bottom"/>
          </w:tcPr>
          <w:p w14:paraId="4EE22B28" w14:textId="78516C8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</w:t>
            </w:r>
          </w:p>
        </w:tc>
        <w:tc>
          <w:tcPr>
            <w:tcW w:w="0" w:type="auto"/>
            <w:vAlign w:val="bottom"/>
          </w:tcPr>
          <w:p w14:paraId="559E6EC1" w14:textId="66BD83F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2007</w:t>
            </w:r>
          </w:p>
        </w:tc>
        <w:tc>
          <w:tcPr>
            <w:tcW w:w="0" w:type="auto"/>
            <w:vAlign w:val="bottom"/>
          </w:tcPr>
          <w:p w14:paraId="3A0BB80F" w14:textId="0F7D27A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bottom"/>
          </w:tcPr>
          <w:p w14:paraId="6EA0D809" w14:textId="4F66E19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108</w:t>
            </w:r>
          </w:p>
        </w:tc>
        <w:tc>
          <w:tcPr>
            <w:tcW w:w="0" w:type="auto"/>
            <w:vAlign w:val="bottom"/>
          </w:tcPr>
          <w:p w14:paraId="2B8CC124" w14:textId="38EA743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328</w:t>
            </w:r>
          </w:p>
        </w:tc>
      </w:tr>
      <w:tr w:rsidR="003B1B5A" w14:paraId="0E601220" w14:textId="77777777" w:rsidTr="003B1B5A">
        <w:tc>
          <w:tcPr>
            <w:tcW w:w="0" w:type="auto"/>
            <w:vAlign w:val="bottom"/>
          </w:tcPr>
          <w:p w14:paraId="3C5F0D96" w14:textId="1578571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</w:t>
            </w:r>
          </w:p>
        </w:tc>
        <w:tc>
          <w:tcPr>
            <w:tcW w:w="0" w:type="auto"/>
            <w:vAlign w:val="bottom"/>
          </w:tcPr>
          <w:p w14:paraId="2598F8A7" w14:textId="44B0E3C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2008</w:t>
            </w:r>
          </w:p>
        </w:tc>
        <w:tc>
          <w:tcPr>
            <w:tcW w:w="0" w:type="auto"/>
            <w:vAlign w:val="bottom"/>
          </w:tcPr>
          <w:p w14:paraId="7887EB3E" w14:textId="511FBA9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bottom"/>
          </w:tcPr>
          <w:p w14:paraId="11589BCB" w14:textId="4944FBA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0" w:type="auto"/>
            <w:vAlign w:val="bottom"/>
          </w:tcPr>
          <w:p w14:paraId="0F5D6E60" w14:textId="7677319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120</w:t>
            </w:r>
          </w:p>
        </w:tc>
      </w:tr>
      <w:tr w:rsidR="003B1B5A" w14:paraId="453D28EE" w14:textId="77777777" w:rsidTr="003B1B5A">
        <w:tc>
          <w:tcPr>
            <w:tcW w:w="0" w:type="auto"/>
            <w:vAlign w:val="bottom"/>
          </w:tcPr>
          <w:p w14:paraId="16A40069" w14:textId="55B6A50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</w:t>
            </w:r>
          </w:p>
        </w:tc>
        <w:tc>
          <w:tcPr>
            <w:tcW w:w="0" w:type="auto"/>
            <w:vAlign w:val="bottom"/>
          </w:tcPr>
          <w:p w14:paraId="2CB08B1F" w14:textId="5AE6E84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2008</w:t>
            </w:r>
          </w:p>
        </w:tc>
        <w:tc>
          <w:tcPr>
            <w:tcW w:w="0" w:type="auto"/>
            <w:vAlign w:val="bottom"/>
          </w:tcPr>
          <w:p w14:paraId="0BD5E8F9" w14:textId="6769854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bottom"/>
          </w:tcPr>
          <w:p w14:paraId="28576197" w14:textId="562A789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606</w:t>
            </w:r>
          </w:p>
        </w:tc>
        <w:tc>
          <w:tcPr>
            <w:tcW w:w="0" w:type="auto"/>
            <w:vAlign w:val="bottom"/>
          </w:tcPr>
          <w:p w14:paraId="3B479C1F" w14:textId="366202F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183</w:t>
            </w:r>
          </w:p>
        </w:tc>
      </w:tr>
      <w:tr w:rsidR="003B1B5A" w14:paraId="4CF9994E" w14:textId="77777777" w:rsidTr="003B1B5A">
        <w:tc>
          <w:tcPr>
            <w:tcW w:w="0" w:type="auto"/>
            <w:vAlign w:val="bottom"/>
          </w:tcPr>
          <w:p w14:paraId="5657F9DE" w14:textId="6919899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42</w:t>
            </w:r>
          </w:p>
        </w:tc>
        <w:tc>
          <w:tcPr>
            <w:tcW w:w="0" w:type="auto"/>
            <w:vAlign w:val="bottom"/>
          </w:tcPr>
          <w:p w14:paraId="08199776" w14:textId="13C02BF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2008</w:t>
            </w:r>
          </w:p>
        </w:tc>
        <w:tc>
          <w:tcPr>
            <w:tcW w:w="0" w:type="auto"/>
            <w:vAlign w:val="bottom"/>
          </w:tcPr>
          <w:p w14:paraId="58D44D3A" w14:textId="4E64635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63A38F39" w14:textId="7C44306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621</w:t>
            </w:r>
          </w:p>
        </w:tc>
        <w:tc>
          <w:tcPr>
            <w:tcW w:w="0" w:type="auto"/>
            <w:vAlign w:val="bottom"/>
          </w:tcPr>
          <w:p w14:paraId="14BA5FCB" w14:textId="5F0124B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251</w:t>
            </w:r>
          </w:p>
        </w:tc>
      </w:tr>
      <w:tr w:rsidR="003B1B5A" w14:paraId="6F404752" w14:textId="77777777" w:rsidTr="003B1B5A">
        <w:tc>
          <w:tcPr>
            <w:tcW w:w="0" w:type="auto"/>
            <w:vAlign w:val="bottom"/>
          </w:tcPr>
          <w:p w14:paraId="1E7B25C5" w14:textId="49EBAB0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43</w:t>
            </w:r>
          </w:p>
        </w:tc>
        <w:tc>
          <w:tcPr>
            <w:tcW w:w="0" w:type="auto"/>
            <w:vAlign w:val="bottom"/>
          </w:tcPr>
          <w:p w14:paraId="7564C7A3" w14:textId="710DC84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2008</w:t>
            </w:r>
          </w:p>
        </w:tc>
        <w:tc>
          <w:tcPr>
            <w:tcW w:w="0" w:type="auto"/>
            <w:vAlign w:val="bottom"/>
          </w:tcPr>
          <w:p w14:paraId="364BA696" w14:textId="38C8E1E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0F429167" w14:textId="0D8EFE8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502</w:t>
            </w:r>
          </w:p>
        </w:tc>
        <w:tc>
          <w:tcPr>
            <w:tcW w:w="0" w:type="auto"/>
            <w:vAlign w:val="bottom"/>
          </w:tcPr>
          <w:p w14:paraId="07D0C5C8" w14:textId="41C6A5C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267</w:t>
            </w:r>
          </w:p>
        </w:tc>
      </w:tr>
      <w:tr w:rsidR="003B1B5A" w14:paraId="624617F6" w14:textId="77777777" w:rsidTr="003B1B5A">
        <w:tc>
          <w:tcPr>
            <w:tcW w:w="0" w:type="auto"/>
            <w:vAlign w:val="bottom"/>
          </w:tcPr>
          <w:p w14:paraId="0FFD0170" w14:textId="7CD2BA5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44</w:t>
            </w:r>
          </w:p>
        </w:tc>
        <w:tc>
          <w:tcPr>
            <w:tcW w:w="0" w:type="auto"/>
            <w:vAlign w:val="bottom"/>
          </w:tcPr>
          <w:p w14:paraId="782CE7D9" w14:textId="3B44009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2008</w:t>
            </w:r>
          </w:p>
        </w:tc>
        <w:tc>
          <w:tcPr>
            <w:tcW w:w="0" w:type="auto"/>
            <w:vAlign w:val="bottom"/>
          </w:tcPr>
          <w:p w14:paraId="6DC75894" w14:textId="3AD757E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bottom"/>
          </w:tcPr>
          <w:p w14:paraId="139E2393" w14:textId="72550C5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173</w:t>
            </w:r>
          </w:p>
        </w:tc>
        <w:tc>
          <w:tcPr>
            <w:tcW w:w="0" w:type="auto"/>
            <w:vAlign w:val="bottom"/>
          </w:tcPr>
          <w:p w14:paraId="34C770FB" w14:textId="43C75F5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315</w:t>
            </w:r>
          </w:p>
        </w:tc>
      </w:tr>
      <w:tr w:rsidR="003B1B5A" w14:paraId="1D7E228D" w14:textId="77777777" w:rsidTr="003B1B5A">
        <w:tc>
          <w:tcPr>
            <w:tcW w:w="0" w:type="auto"/>
            <w:vAlign w:val="bottom"/>
          </w:tcPr>
          <w:p w14:paraId="36121CD9" w14:textId="52A2531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</w:t>
            </w:r>
          </w:p>
        </w:tc>
        <w:tc>
          <w:tcPr>
            <w:tcW w:w="0" w:type="auto"/>
            <w:vAlign w:val="bottom"/>
          </w:tcPr>
          <w:p w14:paraId="6FE97A8F" w14:textId="38599CA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2009</w:t>
            </w:r>
          </w:p>
        </w:tc>
        <w:tc>
          <w:tcPr>
            <w:tcW w:w="0" w:type="auto"/>
            <w:vAlign w:val="bottom"/>
          </w:tcPr>
          <w:p w14:paraId="6B0FB5F5" w14:textId="60DC691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54C47B81" w14:textId="02B8AC2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10C2D550" w14:textId="01B1971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126</w:t>
            </w:r>
          </w:p>
        </w:tc>
      </w:tr>
      <w:tr w:rsidR="003B1B5A" w14:paraId="337B41C9" w14:textId="77777777" w:rsidTr="003B1B5A">
        <w:tc>
          <w:tcPr>
            <w:tcW w:w="0" w:type="auto"/>
            <w:vAlign w:val="bottom"/>
          </w:tcPr>
          <w:p w14:paraId="0B002F74" w14:textId="14FCDF1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</w:t>
            </w:r>
          </w:p>
        </w:tc>
        <w:tc>
          <w:tcPr>
            <w:tcW w:w="0" w:type="auto"/>
            <w:vAlign w:val="bottom"/>
          </w:tcPr>
          <w:p w14:paraId="21291968" w14:textId="4407282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2009</w:t>
            </w:r>
          </w:p>
        </w:tc>
        <w:tc>
          <w:tcPr>
            <w:tcW w:w="0" w:type="auto"/>
            <w:vAlign w:val="bottom"/>
          </w:tcPr>
          <w:p w14:paraId="40C08153" w14:textId="619C383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bottom"/>
          </w:tcPr>
          <w:p w14:paraId="342E1F20" w14:textId="4125EB7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335</w:t>
            </w:r>
          </w:p>
        </w:tc>
        <w:tc>
          <w:tcPr>
            <w:tcW w:w="0" w:type="auto"/>
            <w:vAlign w:val="bottom"/>
          </w:tcPr>
          <w:p w14:paraId="686CDD86" w14:textId="66C6879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176</w:t>
            </w:r>
          </w:p>
        </w:tc>
      </w:tr>
      <w:tr w:rsidR="003B1B5A" w14:paraId="022B5979" w14:textId="77777777" w:rsidTr="003B1B5A">
        <w:tc>
          <w:tcPr>
            <w:tcW w:w="0" w:type="auto"/>
            <w:vAlign w:val="bottom"/>
          </w:tcPr>
          <w:p w14:paraId="1A978946" w14:textId="694BE25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</w:t>
            </w:r>
          </w:p>
        </w:tc>
        <w:tc>
          <w:tcPr>
            <w:tcW w:w="0" w:type="auto"/>
            <w:vAlign w:val="bottom"/>
          </w:tcPr>
          <w:p w14:paraId="427A0052" w14:textId="1F37694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2009</w:t>
            </w:r>
          </w:p>
        </w:tc>
        <w:tc>
          <w:tcPr>
            <w:tcW w:w="0" w:type="auto"/>
            <w:vAlign w:val="bottom"/>
          </w:tcPr>
          <w:p w14:paraId="5D6B24FA" w14:textId="2BCE35F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727666D4" w14:textId="20F9EE0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705</w:t>
            </w:r>
          </w:p>
        </w:tc>
        <w:tc>
          <w:tcPr>
            <w:tcW w:w="0" w:type="auto"/>
            <w:vAlign w:val="bottom"/>
          </w:tcPr>
          <w:p w14:paraId="4353D551" w14:textId="2F2E129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253</w:t>
            </w:r>
          </w:p>
        </w:tc>
      </w:tr>
      <w:tr w:rsidR="003B1B5A" w14:paraId="774EA152" w14:textId="77777777" w:rsidTr="003B1B5A">
        <w:tc>
          <w:tcPr>
            <w:tcW w:w="0" w:type="auto"/>
            <w:vAlign w:val="bottom"/>
          </w:tcPr>
          <w:p w14:paraId="541430A7" w14:textId="158CB2C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</w:t>
            </w:r>
          </w:p>
        </w:tc>
        <w:tc>
          <w:tcPr>
            <w:tcW w:w="0" w:type="auto"/>
            <w:vAlign w:val="bottom"/>
          </w:tcPr>
          <w:p w14:paraId="259B4B44" w14:textId="51B265E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2010</w:t>
            </w:r>
          </w:p>
        </w:tc>
        <w:tc>
          <w:tcPr>
            <w:tcW w:w="0" w:type="auto"/>
            <w:vAlign w:val="bottom"/>
          </w:tcPr>
          <w:p w14:paraId="51A33CF4" w14:textId="43FC86A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bottom"/>
          </w:tcPr>
          <w:p w14:paraId="7E6640E4" w14:textId="49C62A1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bottom"/>
          </w:tcPr>
          <w:p w14:paraId="33D46C61" w14:textId="524A103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117</w:t>
            </w:r>
          </w:p>
        </w:tc>
      </w:tr>
      <w:tr w:rsidR="003B1B5A" w14:paraId="359355D5" w14:textId="77777777" w:rsidTr="003B1B5A">
        <w:tc>
          <w:tcPr>
            <w:tcW w:w="0" w:type="auto"/>
            <w:vAlign w:val="bottom"/>
          </w:tcPr>
          <w:p w14:paraId="1E8FD00F" w14:textId="7E5C257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0" w:type="auto"/>
            <w:vAlign w:val="bottom"/>
          </w:tcPr>
          <w:p w14:paraId="0E2DA04D" w14:textId="3015C46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2010</w:t>
            </w:r>
          </w:p>
        </w:tc>
        <w:tc>
          <w:tcPr>
            <w:tcW w:w="0" w:type="auto"/>
            <w:vAlign w:val="bottom"/>
          </w:tcPr>
          <w:p w14:paraId="076B5D14" w14:textId="4E1DA26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3CDE7719" w14:textId="61EB24B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662</w:t>
            </w:r>
          </w:p>
        </w:tc>
        <w:tc>
          <w:tcPr>
            <w:tcW w:w="0" w:type="auto"/>
            <w:vAlign w:val="bottom"/>
          </w:tcPr>
          <w:p w14:paraId="3D8BC1B7" w14:textId="14ECC3F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274</w:t>
            </w:r>
          </w:p>
        </w:tc>
      </w:tr>
      <w:tr w:rsidR="003B1B5A" w14:paraId="12398FA8" w14:textId="77777777" w:rsidTr="003B1B5A">
        <w:tc>
          <w:tcPr>
            <w:tcW w:w="0" w:type="auto"/>
            <w:vAlign w:val="bottom"/>
          </w:tcPr>
          <w:p w14:paraId="7050A9BD" w14:textId="5A26D71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51</w:t>
            </w:r>
          </w:p>
        </w:tc>
        <w:tc>
          <w:tcPr>
            <w:tcW w:w="0" w:type="auto"/>
            <w:vAlign w:val="bottom"/>
          </w:tcPr>
          <w:p w14:paraId="618C9DF0" w14:textId="1F173B1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2011</w:t>
            </w:r>
          </w:p>
        </w:tc>
        <w:tc>
          <w:tcPr>
            <w:tcW w:w="0" w:type="auto"/>
            <w:vAlign w:val="bottom"/>
          </w:tcPr>
          <w:p w14:paraId="6A93D7C7" w14:textId="5942CD1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44C9D418" w14:textId="72C33FE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0" w:type="auto"/>
            <w:vAlign w:val="bottom"/>
          </w:tcPr>
          <w:p w14:paraId="0DDA7EA7" w14:textId="47784D0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133</w:t>
            </w:r>
          </w:p>
        </w:tc>
      </w:tr>
      <w:tr w:rsidR="003B1B5A" w14:paraId="408EFBD5" w14:textId="77777777" w:rsidTr="003B1B5A">
        <w:tc>
          <w:tcPr>
            <w:tcW w:w="0" w:type="auto"/>
            <w:vAlign w:val="bottom"/>
          </w:tcPr>
          <w:p w14:paraId="4548E258" w14:textId="6D2ED40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</w:t>
            </w:r>
          </w:p>
        </w:tc>
        <w:tc>
          <w:tcPr>
            <w:tcW w:w="0" w:type="auto"/>
            <w:vAlign w:val="bottom"/>
          </w:tcPr>
          <w:p w14:paraId="18201A4B" w14:textId="388951B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2011</w:t>
            </w:r>
          </w:p>
        </w:tc>
        <w:tc>
          <w:tcPr>
            <w:tcW w:w="0" w:type="auto"/>
            <w:vAlign w:val="bottom"/>
          </w:tcPr>
          <w:p w14:paraId="229D7E4C" w14:textId="0710711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bottom"/>
          </w:tcPr>
          <w:p w14:paraId="0F02F54A" w14:textId="1CCF14C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1262</w:t>
            </w:r>
          </w:p>
        </w:tc>
        <w:tc>
          <w:tcPr>
            <w:tcW w:w="0" w:type="auto"/>
            <w:vAlign w:val="bottom"/>
          </w:tcPr>
          <w:p w14:paraId="7F88DCE3" w14:textId="4F5D3AE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228</w:t>
            </w:r>
          </w:p>
        </w:tc>
      </w:tr>
      <w:tr w:rsidR="003B1B5A" w14:paraId="0D3E4FF6" w14:textId="77777777" w:rsidTr="003B1B5A">
        <w:tc>
          <w:tcPr>
            <w:tcW w:w="0" w:type="auto"/>
            <w:vAlign w:val="bottom"/>
          </w:tcPr>
          <w:p w14:paraId="485FEE86" w14:textId="46A9D8F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53</w:t>
            </w:r>
          </w:p>
        </w:tc>
        <w:tc>
          <w:tcPr>
            <w:tcW w:w="0" w:type="auto"/>
            <w:vAlign w:val="bottom"/>
          </w:tcPr>
          <w:p w14:paraId="234E63D9" w14:textId="7CF5007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2011</w:t>
            </w:r>
          </w:p>
        </w:tc>
        <w:tc>
          <w:tcPr>
            <w:tcW w:w="0" w:type="auto"/>
            <w:vAlign w:val="bottom"/>
          </w:tcPr>
          <w:p w14:paraId="11593528" w14:textId="5E1F26A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2658F149" w14:textId="6C19A2D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284</w:t>
            </w:r>
          </w:p>
        </w:tc>
        <w:tc>
          <w:tcPr>
            <w:tcW w:w="0" w:type="auto"/>
            <w:vAlign w:val="bottom"/>
          </w:tcPr>
          <w:p w14:paraId="3D2D4860" w14:textId="2E89D0D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278</w:t>
            </w:r>
          </w:p>
        </w:tc>
      </w:tr>
      <w:tr w:rsidR="003B1B5A" w14:paraId="225EA369" w14:textId="77777777" w:rsidTr="003B1B5A">
        <w:tc>
          <w:tcPr>
            <w:tcW w:w="0" w:type="auto"/>
            <w:vAlign w:val="bottom"/>
          </w:tcPr>
          <w:p w14:paraId="2A8E55FA" w14:textId="781E09A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</w:t>
            </w:r>
          </w:p>
        </w:tc>
        <w:tc>
          <w:tcPr>
            <w:tcW w:w="0" w:type="auto"/>
            <w:vAlign w:val="bottom"/>
          </w:tcPr>
          <w:p w14:paraId="318527D8" w14:textId="3364DF9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2012</w:t>
            </w:r>
          </w:p>
        </w:tc>
        <w:tc>
          <w:tcPr>
            <w:tcW w:w="0" w:type="auto"/>
            <w:vAlign w:val="bottom"/>
          </w:tcPr>
          <w:p w14:paraId="5C566302" w14:textId="3FE2D6B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79211FE3" w14:textId="7C53CDB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58</w:t>
            </w:r>
          </w:p>
        </w:tc>
        <w:tc>
          <w:tcPr>
            <w:tcW w:w="0" w:type="auto"/>
            <w:vAlign w:val="bottom"/>
          </w:tcPr>
          <w:p w14:paraId="06D13158" w14:textId="36070DB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144</w:t>
            </w:r>
          </w:p>
        </w:tc>
      </w:tr>
      <w:tr w:rsidR="003B1B5A" w14:paraId="518E4881" w14:textId="77777777" w:rsidTr="003B1B5A">
        <w:tc>
          <w:tcPr>
            <w:tcW w:w="0" w:type="auto"/>
            <w:vAlign w:val="bottom"/>
          </w:tcPr>
          <w:p w14:paraId="23AFAD97" w14:textId="47A6F10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</w:t>
            </w:r>
          </w:p>
        </w:tc>
        <w:tc>
          <w:tcPr>
            <w:tcW w:w="0" w:type="auto"/>
            <w:vAlign w:val="bottom"/>
          </w:tcPr>
          <w:p w14:paraId="25A34768" w14:textId="6A79DD4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2012</w:t>
            </w:r>
          </w:p>
        </w:tc>
        <w:tc>
          <w:tcPr>
            <w:tcW w:w="0" w:type="auto"/>
            <w:vAlign w:val="bottom"/>
          </w:tcPr>
          <w:p w14:paraId="03F73A8D" w14:textId="6029F18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bottom"/>
          </w:tcPr>
          <w:p w14:paraId="3E8DD790" w14:textId="4423F65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802</w:t>
            </w:r>
          </w:p>
        </w:tc>
        <w:tc>
          <w:tcPr>
            <w:tcW w:w="0" w:type="auto"/>
            <w:vAlign w:val="bottom"/>
          </w:tcPr>
          <w:p w14:paraId="62938CD2" w14:textId="32ADBB0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215</w:t>
            </w:r>
          </w:p>
        </w:tc>
      </w:tr>
      <w:tr w:rsidR="003B1B5A" w14:paraId="27DD8FFD" w14:textId="77777777" w:rsidTr="003B1B5A">
        <w:tc>
          <w:tcPr>
            <w:tcW w:w="0" w:type="auto"/>
            <w:vAlign w:val="bottom"/>
          </w:tcPr>
          <w:p w14:paraId="5A804C23" w14:textId="4DECAC1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56</w:t>
            </w:r>
          </w:p>
        </w:tc>
        <w:tc>
          <w:tcPr>
            <w:tcW w:w="0" w:type="auto"/>
            <w:vAlign w:val="bottom"/>
          </w:tcPr>
          <w:p w14:paraId="06F5BB4D" w14:textId="0B93098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2013</w:t>
            </w:r>
          </w:p>
        </w:tc>
        <w:tc>
          <w:tcPr>
            <w:tcW w:w="0" w:type="auto"/>
            <w:vAlign w:val="bottom"/>
          </w:tcPr>
          <w:p w14:paraId="1C1F319F" w14:textId="22E1871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73BF6086" w14:textId="410756C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0" w:type="auto"/>
            <w:vAlign w:val="bottom"/>
          </w:tcPr>
          <w:p w14:paraId="0FE6E4A0" w14:textId="5199656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138</w:t>
            </w:r>
          </w:p>
        </w:tc>
      </w:tr>
      <w:tr w:rsidR="003B1B5A" w14:paraId="69A03E24" w14:textId="77777777" w:rsidTr="003B1B5A">
        <w:tc>
          <w:tcPr>
            <w:tcW w:w="0" w:type="auto"/>
            <w:vAlign w:val="bottom"/>
          </w:tcPr>
          <w:p w14:paraId="79E9A9C9" w14:textId="04D3774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</w:t>
            </w:r>
          </w:p>
        </w:tc>
        <w:tc>
          <w:tcPr>
            <w:tcW w:w="0" w:type="auto"/>
            <w:vAlign w:val="bottom"/>
          </w:tcPr>
          <w:p w14:paraId="14236BCC" w14:textId="3F93E9B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2013</w:t>
            </w:r>
          </w:p>
        </w:tc>
        <w:tc>
          <w:tcPr>
            <w:tcW w:w="0" w:type="auto"/>
            <w:vAlign w:val="bottom"/>
          </w:tcPr>
          <w:p w14:paraId="2DEB3A9E" w14:textId="2879BBD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bottom"/>
          </w:tcPr>
          <w:p w14:paraId="34347A25" w14:textId="61270C7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1143</w:t>
            </w:r>
          </w:p>
        </w:tc>
        <w:tc>
          <w:tcPr>
            <w:tcW w:w="0" w:type="auto"/>
            <w:vAlign w:val="bottom"/>
          </w:tcPr>
          <w:p w14:paraId="5C3EA080" w14:textId="32159B9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207</w:t>
            </w:r>
          </w:p>
        </w:tc>
      </w:tr>
      <w:tr w:rsidR="003B1B5A" w14:paraId="4F0715B0" w14:textId="77777777" w:rsidTr="003B1B5A">
        <w:tc>
          <w:tcPr>
            <w:tcW w:w="0" w:type="auto"/>
            <w:vAlign w:val="bottom"/>
          </w:tcPr>
          <w:p w14:paraId="437CDDA5" w14:textId="01FE43A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58</w:t>
            </w:r>
          </w:p>
        </w:tc>
        <w:tc>
          <w:tcPr>
            <w:tcW w:w="0" w:type="auto"/>
            <w:vAlign w:val="bottom"/>
          </w:tcPr>
          <w:p w14:paraId="284FD25E" w14:textId="12760AB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2013</w:t>
            </w:r>
          </w:p>
        </w:tc>
        <w:tc>
          <w:tcPr>
            <w:tcW w:w="0" w:type="auto"/>
            <w:vAlign w:val="bottom"/>
          </w:tcPr>
          <w:p w14:paraId="1946284F" w14:textId="5585553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33850F1B" w14:textId="7723D85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909</w:t>
            </w:r>
          </w:p>
        </w:tc>
        <w:tc>
          <w:tcPr>
            <w:tcW w:w="0" w:type="auto"/>
            <w:vAlign w:val="bottom"/>
          </w:tcPr>
          <w:p w14:paraId="12A13F53" w14:textId="352F002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249</w:t>
            </w:r>
          </w:p>
        </w:tc>
      </w:tr>
      <w:tr w:rsidR="003B1B5A" w14:paraId="79D55D03" w14:textId="77777777" w:rsidTr="003B1B5A">
        <w:tc>
          <w:tcPr>
            <w:tcW w:w="0" w:type="auto"/>
            <w:vAlign w:val="bottom"/>
          </w:tcPr>
          <w:p w14:paraId="5DD7E62A" w14:textId="6726D3A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</w:t>
            </w:r>
          </w:p>
        </w:tc>
        <w:tc>
          <w:tcPr>
            <w:tcW w:w="0" w:type="auto"/>
            <w:vAlign w:val="bottom"/>
          </w:tcPr>
          <w:p w14:paraId="3EA5C24F" w14:textId="5793946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2013</w:t>
            </w:r>
          </w:p>
        </w:tc>
        <w:tc>
          <w:tcPr>
            <w:tcW w:w="0" w:type="auto"/>
            <w:vAlign w:val="bottom"/>
          </w:tcPr>
          <w:p w14:paraId="781C1D7F" w14:textId="53B1E7B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bottom"/>
          </w:tcPr>
          <w:p w14:paraId="69A4984E" w14:textId="6B14758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161</w:t>
            </w:r>
          </w:p>
        </w:tc>
        <w:tc>
          <w:tcPr>
            <w:tcW w:w="0" w:type="auto"/>
            <w:vAlign w:val="bottom"/>
          </w:tcPr>
          <w:p w14:paraId="6A73DC3F" w14:textId="0AEDD8D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317</w:t>
            </w:r>
          </w:p>
        </w:tc>
      </w:tr>
      <w:tr w:rsidR="003B1B5A" w14:paraId="29CAE6B5" w14:textId="77777777" w:rsidTr="003B1B5A">
        <w:tc>
          <w:tcPr>
            <w:tcW w:w="0" w:type="auto"/>
            <w:vAlign w:val="bottom"/>
          </w:tcPr>
          <w:p w14:paraId="095E2D29" w14:textId="61A59D3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</w:t>
            </w:r>
          </w:p>
        </w:tc>
        <w:tc>
          <w:tcPr>
            <w:tcW w:w="0" w:type="auto"/>
            <w:vAlign w:val="bottom"/>
          </w:tcPr>
          <w:p w14:paraId="7CF7351D" w14:textId="298DBF7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2014</w:t>
            </w:r>
          </w:p>
        </w:tc>
        <w:tc>
          <w:tcPr>
            <w:tcW w:w="0" w:type="auto"/>
            <w:vAlign w:val="bottom"/>
          </w:tcPr>
          <w:p w14:paraId="32BD94B8" w14:textId="3DF6382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bottom"/>
          </w:tcPr>
          <w:p w14:paraId="2DFF2200" w14:textId="29D6064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bottom"/>
          </w:tcPr>
          <w:p w14:paraId="2FC81498" w14:textId="12BC2CF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113</w:t>
            </w:r>
          </w:p>
        </w:tc>
      </w:tr>
      <w:tr w:rsidR="003B1B5A" w14:paraId="2355F9FB" w14:textId="77777777" w:rsidTr="003B1B5A">
        <w:tc>
          <w:tcPr>
            <w:tcW w:w="0" w:type="auto"/>
            <w:vAlign w:val="bottom"/>
          </w:tcPr>
          <w:p w14:paraId="68017F46" w14:textId="5815984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61</w:t>
            </w:r>
          </w:p>
        </w:tc>
        <w:tc>
          <w:tcPr>
            <w:tcW w:w="0" w:type="auto"/>
            <w:vAlign w:val="bottom"/>
          </w:tcPr>
          <w:p w14:paraId="1C7C9240" w14:textId="4F80D85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2014</w:t>
            </w:r>
          </w:p>
        </w:tc>
        <w:tc>
          <w:tcPr>
            <w:tcW w:w="0" w:type="auto"/>
            <w:vAlign w:val="bottom"/>
          </w:tcPr>
          <w:p w14:paraId="7203515A" w14:textId="1CF8E3B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bottom"/>
          </w:tcPr>
          <w:p w14:paraId="0454DB11" w14:textId="1345AAD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253</w:t>
            </w:r>
          </w:p>
        </w:tc>
        <w:tc>
          <w:tcPr>
            <w:tcW w:w="0" w:type="auto"/>
            <w:vAlign w:val="bottom"/>
          </w:tcPr>
          <w:p w14:paraId="4664C7E8" w14:textId="72B7EA7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170</w:t>
            </w:r>
          </w:p>
        </w:tc>
      </w:tr>
      <w:tr w:rsidR="003B1B5A" w14:paraId="593E48EA" w14:textId="77777777" w:rsidTr="003B1B5A">
        <w:tc>
          <w:tcPr>
            <w:tcW w:w="0" w:type="auto"/>
            <w:vAlign w:val="bottom"/>
          </w:tcPr>
          <w:p w14:paraId="3463DED6" w14:textId="14ABF5A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62</w:t>
            </w:r>
          </w:p>
        </w:tc>
        <w:tc>
          <w:tcPr>
            <w:tcW w:w="0" w:type="auto"/>
            <w:vAlign w:val="bottom"/>
          </w:tcPr>
          <w:p w14:paraId="76688A9C" w14:textId="23FC210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2014</w:t>
            </w:r>
          </w:p>
        </w:tc>
        <w:tc>
          <w:tcPr>
            <w:tcW w:w="0" w:type="auto"/>
            <w:vAlign w:val="bottom"/>
          </w:tcPr>
          <w:p w14:paraId="239A7ED5" w14:textId="1A8C9C3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7900641A" w14:textId="1F52593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468</w:t>
            </w:r>
          </w:p>
        </w:tc>
        <w:tc>
          <w:tcPr>
            <w:tcW w:w="0" w:type="auto"/>
            <w:vAlign w:val="bottom"/>
          </w:tcPr>
          <w:p w14:paraId="1F0D3887" w14:textId="3535DF1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281</w:t>
            </w:r>
          </w:p>
        </w:tc>
      </w:tr>
      <w:tr w:rsidR="003B1B5A" w14:paraId="7DE50BA3" w14:textId="77777777" w:rsidTr="003B1B5A">
        <w:tc>
          <w:tcPr>
            <w:tcW w:w="0" w:type="auto"/>
            <w:vAlign w:val="bottom"/>
          </w:tcPr>
          <w:p w14:paraId="458029DA" w14:textId="6EBC20B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63</w:t>
            </w:r>
          </w:p>
        </w:tc>
        <w:tc>
          <w:tcPr>
            <w:tcW w:w="0" w:type="auto"/>
            <w:vAlign w:val="bottom"/>
          </w:tcPr>
          <w:p w14:paraId="60D258CD" w14:textId="4240D30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bottom"/>
          </w:tcPr>
          <w:p w14:paraId="00A58AB1" w14:textId="4BEC311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bottom"/>
          </w:tcPr>
          <w:p w14:paraId="69C65016" w14:textId="3F23599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bottom"/>
          </w:tcPr>
          <w:p w14:paraId="77FB4723" w14:textId="4A314F8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113</w:t>
            </w:r>
          </w:p>
        </w:tc>
      </w:tr>
      <w:tr w:rsidR="003B1B5A" w14:paraId="20A190EE" w14:textId="77777777" w:rsidTr="003B1B5A">
        <w:tc>
          <w:tcPr>
            <w:tcW w:w="0" w:type="auto"/>
            <w:vAlign w:val="bottom"/>
          </w:tcPr>
          <w:p w14:paraId="56FC6B38" w14:textId="60C494B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64</w:t>
            </w:r>
          </w:p>
        </w:tc>
        <w:tc>
          <w:tcPr>
            <w:tcW w:w="0" w:type="auto"/>
            <w:vAlign w:val="bottom"/>
          </w:tcPr>
          <w:p w14:paraId="2CAA18B0" w14:textId="7089B31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bottom"/>
          </w:tcPr>
          <w:p w14:paraId="1481ED82" w14:textId="6DA8D3F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bottom"/>
          </w:tcPr>
          <w:p w14:paraId="57815856" w14:textId="00D9B8A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112</w:t>
            </w:r>
          </w:p>
        </w:tc>
        <w:tc>
          <w:tcPr>
            <w:tcW w:w="0" w:type="auto"/>
            <w:vAlign w:val="bottom"/>
          </w:tcPr>
          <w:p w14:paraId="1826B95B" w14:textId="3B8E930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159</w:t>
            </w:r>
          </w:p>
        </w:tc>
      </w:tr>
      <w:tr w:rsidR="003B1B5A" w14:paraId="684853F2" w14:textId="77777777" w:rsidTr="003B1B5A">
        <w:tc>
          <w:tcPr>
            <w:tcW w:w="0" w:type="auto"/>
            <w:vAlign w:val="bottom"/>
          </w:tcPr>
          <w:p w14:paraId="7141CF21" w14:textId="67AA2BC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65</w:t>
            </w:r>
          </w:p>
        </w:tc>
        <w:tc>
          <w:tcPr>
            <w:tcW w:w="0" w:type="auto"/>
            <w:vAlign w:val="bottom"/>
          </w:tcPr>
          <w:p w14:paraId="04B40892" w14:textId="065E999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bottom"/>
          </w:tcPr>
          <w:p w14:paraId="09B98BF4" w14:textId="7636C19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2E3ACAFC" w14:textId="2DAEB81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557</w:t>
            </w:r>
          </w:p>
        </w:tc>
        <w:tc>
          <w:tcPr>
            <w:tcW w:w="0" w:type="auto"/>
            <w:vAlign w:val="bottom"/>
          </w:tcPr>
          <w:p w14:paraId="2089F9FE" w14:textId="22D9479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257</w:t>
            </w:r>
          </w:p>
        </w:tc>
      </w:tr>
      <w:tr w:rsidR="003B1B5A" w14:paraId="796F74F3" w14:textId="77777777" w:rsidTr="003B1B5A">
        <w:tc>
          <w:tcPr>
            <w:tcW w:w="0" w:type="auto"/>
            <w:vAlign w:val="bottom"/>
          </w:tcPr>
          <w:p w14:paraId="39C9607A" w14:textId="049B26C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66</w:t>
            </w:r>
          </w:p>
        </w:tc>
        <w:tc>
          <w:tcPr>
            <w:tcW w:w="0" w:type="auto"/>
            <w:vAlign w:val="bottom"/>
          </w:tcPr>
          <w:p w14:paraId="7D8701EE" w14:textId="4F2C1E8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bottom"/>
          </w:tcPr>
          <w:p w14:paraId="3F6210F4" w14:textId="6A9BE04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30314678" w14:textId="78F80FA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278</w:t>
            </w:r>
          </w:p>
        </w:tc>
        <w:tc>
          <w:tcPr>
            <w:tcW w:w="0" w:type="auto"/>
            <w:vAlign w:val="bottom"/>
          </w:tcPr>
          <w:p w14:paraId="6D693DA9" w14:textId="5F7E8B2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275</w:t>
            </w:r>
          </w:p>
        </w:tc>
      </w:tr>
      <w:tr w:rsidR="003B1B5A" w14:paraId="0AE9D9ED" w14:textId="77777777" w:rsidTr="003B1B5A">
        <w:tc>
          <w:tcPr>
            <w:tcW w:w="0" w:type="auto"/>
            <w:vAlign w:val="bottom"/>
          </w:tcPr>
          <w:p w14:paraId="43E69885" w14:textId="14AC7A2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67</w:t>
            </w:r>
          </w:p>
        </w:tc>
        <w:tc>
          <w:tcPr>
            <w:tcW w:w="0" w:type="auto"/>
            <w:vAlign w:val="bottom"/>
          </w:tcPr>
          <w:p w14:paraId="0076051B" w14:textId="37D826F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bottom"/>
          </w:tcPr>
          <w:p w14:paraId="4AAE87AB" w14:textId="7A5B3C3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bottom"/>
          </w:tcPr>
          <w:p w14:paraId="24978111" w14:textId="192251E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102</w:t>
            </w:r>
          </w:p>
        </w:tc>
        <w:tc>
          <w:tcPr>
            <w:tcW w:w="0" w:type="auto"/>
            <w:vAlign w:val="bottom"/>
          </w:tcPr>
          <w:p w14:paraId="633F353A" w14:textId="54AC62F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322</w:t>
            </w:r>
          </w:p>
        </w:tc>
      </w:tr>
      <w:tr w:rsidR="003B1B5A" w14:paraId="368A9EE2" w14:textId="77777777" w:rsidTr="003B1B5A">
        <w:tc>
          <w:tcPr>
            <w:tcW w:w="0" w:type="auto"/>
            <w:vAlign w:val="bottom"/>
          </w:tcPr>
          <w:p w14:paraId="485A0322" w14:textId="745E182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68</w:t>
            </w:r>
          </w:p>
        </w:tc>
        <w:tc>
          <w:tcPr>
            <w:tcW w:w="0" w:type="auto"/>
            <w:vAlign w:val="bottom"/>
          </w:tcPr>
          <w:p w14:paraId="4037055F" w14:textId="58D0F89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bottom"/>
          </w:tcPr>
          <w:p w14:paraId="19D5D512" w14:textId="63DCA44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bottom"/>
          </w:tcPr>
          <w:p w14:paraId="3B5BD8EC" w14:textId="2296E3D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725</w:t>
            </w:r>
          </w:p>
        </w:tc>
        <w:tc>
          <w:tcPr>
            <w:tcW w:w="0" w:type="auto"/>
            <w:vAlign w:val="bottom"/>
          </w:tcPr>
          <w:p w14:paraId="4D9DB737" w14:textId="11AFF48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222</w:t>
            </w:r>
          </w:p>
        </w:tc>
      </w:tr>
      <w:tr w:rsidR="003B1B5A" w14:paraId="12ABE1EC" w14:textId="77777777" w:rsidTr="003B1B5A">
        <w:tc>
          <w:tcPr>
            <w:tcW w:w="0" w:type="auto"/>
            <w:vAlign w:val="bottom"/>
          </w:tcPr>
          <w:p w14:paraId="7EFE1F23" w14:textId="264543E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69</w:t>
            </w:r>
          </w:p>
        </w:tc>
        <w:tc>
          <w:tcPr>
            <w:tcW w:w="0" w:type="auto"/>
            <w:vAlign w:val="bottom"/>
          </w:tcPr>
          <w:p w14:paraId="75FD7627" w14:textId="4A49B7E0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bottom"/>
          </w:tcPr>
          <w:p w14:paraId="17AA9A80" w14:textId="091FDB8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06F5DC5F" w14:textId="2634902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439</w:t>
            </w:r>
          </w:p>
        </w:tc>
        <w:tc>
          <w:tcPr>
            <w:tcW w:w="0" w:type="auto"/>
            <w:vAlign w:val="bottom"/>
          </w:tcPr>
          <w:p w14:paraId="2113E103" w14:textId="498AC2B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265</w:t>
            </w:r>
          </w:p>
        </w:tc>
      </w:tr>
      <w:tr w:rsidR="003B1B5A" w14:paraId="5A0E8E02" w14:textId="77777777" w:rsidTr="003B1B5A">
        <w:tc>
          <w:tcPr>
            <w:tcW w:w="0" w:type="auto"/>
            <w:vAlign w:val="bottom"/>
          </w:tcPr>
          <w:p w14:paraId="6706C631" w14:textId="6B5BE5A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</w:t>
            </w:r>
          </w:p>
        </w:tc>
        <w:tc>
          <w:tcPr>
            <w:tcW w:w="0" w:type="auto"/>
            <w:vAlign w:val="bottom"/>
          </w:tcPr>
          <w:p w14:paraId="09EE2D21" w14:textId="3F8714D6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bottom"/>
          </w:tcPr>
          <w:p w14:paraId="114610F9" w14:textId="3C371A4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4805ECF5" w14:textId="28F8DD8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112</w:t>
            </w:r>
          </w:p>
        </w:tc>
        <w:tc>
          <w:tcPr>
            <w:tcW w:w="0" w:type="auto"/>
            <w:vAlign w:val="bottom"/>
          </w:tcPr>
          <w:p w14:paraId="26605E4E" w14:textId="6E5770E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301</w:t>
            </w:r>
          </w:p>
        </w:tc>
      </w:tr>
      <w:tr w:rsidR="003B1B5A" w14:paraId="101DED6B" w14:textId="77777777" w:rsidTr="003B1B5A">
        <w:tc>
          <w:tcPr>
            <w:tcW w:w="0" w:type="auto"/>
            <w:vAlign w:val="bottom"/>
          </w:tcPr>
          <w:p w14:paraId="7B6ABAFD" w14:textId="2B9397E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71</w:t>
            </w:r>
          </w:p>
        </w:tc>
        <w:tc>
          <w:tcPr>
            <w:tcW w:w="0" w:type="auto"/>
            <w:vAlign w:val="bottom"/>
          </w:tcPr>
          <w:p w14:paraId="48947B10" w14:textId="58382D8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bottom"/>
          </w:tcPr>
          <w:p w14:paraId="0341F819" w14:textId="7E38348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bottom"/>
          </w:tcPr>
          <w:p w14:paraId="14D77E0C" w14:textId="4D4391EE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542</w:t>
            </w:r>
          </w:p>
        </w:tc>
        <w:tc>
          <w:tcPr>
            <w:tcW w:w="0" w:type="auto"/>
            <w:vAlign w:val="bottom"/>
          </w:tcPr>
          <w:p w14:paraId="2A0B5739" w14:textId="3442398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188</w:t>
            </w:r>
          </w:p>
        </w:tc>
      </w:tr>
      <w:tr w:rsidR="003B1B5A" w14:paraId="1881178B" w14:textId="77777777" w:rsidTr="003B1B5A">
        <w:tc>
          <w:tcPr>
            <w:tcW w:w="0" w:type="auto"/>
            <w:vAlign w:val="bottom"/>
          </w:tcPr>
          <w:p w14:paraId="6729CED3" w14:textId="6BA65A6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72</w:t>
            </w:r>
          </w:p>
        </w:tc>
        <w:tc>
          <w:tcPr>
            <w:tcW w:w="0" w:type="auto"/>
            <w:vAlign w:val="bottom"/>
          </w:tcPr>
          <w:p w14:paraId="49F07441" w14:textId="67E79B4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bottom"/>
          </w:tcPr>
          <w:p w14:paraId="28A8C844" w14:textId="3B3DD07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bottom"/>
          </w:tcPr>
          <w:p w14:paraId="6E17ACB2" w14:textId="4D73F40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838</w:t>
            </w:r>
          </w:p>
        </w:tc>
        <w:tc>
          <w:tcPr>
            <w:tcW w:w="0" w:type="auto"/>
            <w:vAlign w:val="bottom"/>
          </w:tcPr>
          <w:p w14:paraId="1D491A42" w14:textId="74654EE3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247</w:t>
            </w:r>
          </w:p>
        </w:tc>
      </w:tr>
      <w:tr w:rsidR="003B1B5A" w14:paraId="249C519D" w14:textId="77777777" w:rsidTr="003B1B5A">
        <w:tc>
          <w:tcPr>
            <w:tcW w:w="0" w:type="auto"/>
            <w:vAlign w:val="bottom"/>
          </w:tcPr>
          <w:p w14:paraId="2B70E080" w14:textId="6D9049F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73</w:t>
            </w:r>
          </w:p>
        </w:tc>
        <w:tc>
          <w:tcPr>
            <w:tcW w:w="0" w:type="auto"/>
            <w:vAlign w:val="bottom"/>
          </w:tcPr>
          <w:p w14:paraId="24616066" w14:textId="537220A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bottom"/>
          </w:tcPr>
          <w:p w14:paraId="46BBF0FC" w14:textId="5C5ABE9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bottom"/>
          </w:tcPr>
          <w:p w14:paraId="3318DBC6" w14:textId="204E9B9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246</w:t>
            </w:r>
          </w:p>
        </w:tc>
        <w:tc>
          <w:tcPr>
            <w:tcW w:w="0" w:type="auto"/>
            <w:vAlign w:val="bottom"/>
          </w:tcPr>
          <w:p w14:paraId="5BB407CE" w14:textId="02B3EFE9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294</w:t>
            </w:r>
          </w:p>
        </w:tc>
      </w:tr>
      <w:tr w:rsidR="003B1B5A" w14:paraId="04968486" w14:textId="77777777" w:rsidTr="003B1B5A">
        <w:tc>
          <w:tcPr>
            <w:tcW w:w="0" w:type="auto"/>
            <w:vAlign w:val="bottom"/>
          </w:tcPr>
          <w:p w14:paraId="1BF3BD78" w14:textId="4C07816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74</w:t>
            </w:r>
          </w:p>
        </w:tc>
        <w:tc>
          <w:tcPr>
            <w:tcW w:w="0" w:type="auto"/>
            <w:vAlign w:val="bottom"/>
          </w:tcPr>
          <w:p w14:paraId="70B8585E" w14:textId="56FB47D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2018</w:t>
            </w:r>
          </w:p>
        </w:tc>
        <w:tc>
          <w:tcPr>
            <w:tcW w:w="0" w:type="auto"/>
            <w:vAlign w:val="bottom"/>
          </w:tcPr>
          <w:p w14:paraId="6B22FBB1" w14:textId="01011A7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bottom"/>
          </w:tcPr>
          <w:p w14:paraId="381EA4B8" w14:textId="22621D8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</w:t>
            </w:r>
          </w:p>
        </w:tc>
        <w:tc>
          <w:tcPr>
            <w:tcW w:w="0" w:type="auto"/>
            <w:vAlign w:val="bottom"/>
          </w:tcPr>
          <w:p w14:paraId="0AA20495" w14:textId="2912AD84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143</w:t>
            </w:r>
          </w:p>
        </w:tc>
      </w:tr>
      <w:tr w:rsidR="003B1B5A" w14:paraId="551F5CC3" w14:textId="77777777" w:rsidTr="003B1B5A">
        <w:tc>
          <w:tcPr>
            <w:tcW w:w="0" w:type="auto"/>
            <w:vAlign w:val="bottom"/>
          </w:tcPr>
          <w:p w14:paraId="1D66CB98" w14:textId="4C97632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75</w:t>
            </w:r>
          </w:p>
        </w:tc>
        <w:tc>
          <w:tcPr>
            <w:tcW w:w="0" w:type="auto"/>
            <w:vAlign w:val="bottom"/>
          </w:tcPr>
          <w:p w14:paraId="0B9D4191" w14:textId="66C3A83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2018</w:t>
            </w:r>
          </w:p>
        </w:tc>
        <w:tc>
          <w:tcPr>
            <w:tcW w:w="0" w:type="auto"/>
            <w:vAlign w:val="bottom"/>
          </w:tcPr>
          <w:p w14:paraId="2AE905C2" w14:textId="7B1954C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bottom"/>
          </w:tcPr>
          <w:p w14:paraId="488EB227" w14:textId="15D6D18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1079</w:t>
            </w:r>
          </w:p>
        </w:tc>
        <w:tc>
          <w:tcPr>
            <w:tcW w:w="0" w:type="auto"/>
            <w:vAlign w:val="bottom"/>
          </w:tcPr>
          <w:p w14:paraId="2555515E" w14:textId="6D31038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213</w:t>
            </w:r>
          </w:p>
        </w:tc>
      </w:tr>
      <w:tr w:rsidR="003B1B5A" w14:paraId="71A36C90" w14:textId="77777777" w:rsidTr="003B1B5A">
        <w:tc>
          <w:tcPr>
            <w:tcW w:w="0" w:type="auto"/>
            <w:vAlign w:val="bottom"/>
          </w:tcPr>
          <w:p w14:paraId="2F3687F9" w14:textId="0C6149EF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76</w:t>
            </w:r>
          </w:p>
        </w:tc>
        <w:tc>
          <w:tcPr>
            <w:tcW w:w="0" w:type="auto"/>
            <w:vAlign w:val="bottom"/>
          </w:tcPr>
          <w:p w14:paraId="5A0B1AD8" w14:textId="0B5DFAE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2018</w:t>
            </w:r>
          </w:p>
        </w:tc>
        <w:tc>
          <w:tcPr>
            <w:tcW w:w="0" w:type="auto"/>
            <w:vAlign w:val="bottom"/>
          </w:tcPr>
          <w:p w14:paraId="7711C3EE" w14:textId="2F6FB97A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bottom"/>
          </w:tcPr>
          <w:p w14:paraId="7F967E23" w14:textId="6C2B485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1605</w:t>
            </w:r>
          </w:p>
        </w:tc>
        <w:tc>
          <w:tcPr>
            <w:tcW w:w="0" w:type="auto"/>
            <w:vAlign w:val="bottom"/>
          </w:tcPr>
          <w:p w14:paraId="4B720E82" w14:textId="53826B2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243</w:t>
            </w:r>
          </w:p>
        </w:tc>
      </w:tr>
      <w:tr w:rsidR="003B1B5A" w14:paraId="627BFEBB" w14:textId="77777777" w:rsidTr="003B1B5A">
        <w:tc>
          <w:tcPr>
            <w:tcW w:w="0" w:type="auto"/>
            <w:vAlign w:val="bottom"/>
          </w:tcPr>
          <w:p w14:paraId="2588BA43" w14:textId="4D565AB7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77</w:t>
            </w:r>
          </w:p>
        </w:tc>
        <w:tc>
          <w:tcPr>
            <w:tcW w:w="0" w:type="auto"/>
            <w:vAlign w:val="bottom"/>
          </w:tcPr>
          <w:p w14:paraId="095E7030" w14:textId="04E2EF4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0" w:type="auto"/>
            <w:vAlign w:val="bottom"/>
          </w:tcPr>
          <w:p w14:paraId="07029EBC" w14:textId="1101631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bottom"/>
          </w:tcPr>
          <w:p w14:paraId="0A9035BE" w14:textId="7D44027C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301</w:t>
            </w:r>
          </w:p>
        </w:tc>
        <w:tc>
          <w:tcPr>
            <w:tcW w:w="0" w:type="auto"/>
            <w:vAlign w:val="bottom"/>
          </w:tcPr>
          <w:p w14:paraId="596A6A47" w14:textId="35203CA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189</w:t>
            </w:r>
          </w:p>
        </w:tc>
      </w:tr>
      <w:tr w:rsidR="003B1B5A" w14:paraId="2BD39D37" w14:textId="77777777" w:rsidTr="003B1B5A">
        <w:tc>
          <w:tcPr>
            <w:tcW w:w="0" w:type="auto"/>
            <w:vAlign w:val="bottom"/>
          </w:tcPr>
          <w:p w14:paraId="49E83D13" w14:textId="30C43C1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78</w:t>
            </w:r>
          </w:p>
        </w:tc>
        <w:tc>
          <w:tcPr>
            <w:tcW w:w="0" w:type="auto"/>
            <w:vAlign w:val="bottom"/>
          </w:tcPr>
          <w:p w14:paraId="6D7BE661" w14:textId="7341511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0" w:type="auto"/>
            <w:vAlign w:val="bottom"/>
          </w:tcPr>
          <w:p w14:paraId="45420755" w14:textId="2BD17F7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bottom"/>
          </w:tcPr>
          <w:p w14:paraId="11201788" w14:textId="1F136EB8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1077</w:t>
            </w:r>
          </w:p>
        </w:tc>
        <w:tc>
          <w:tcPr>
            <w:tcW w:w="0" w:type="auto"/>
            <w:vAlign w:val="bottom"/>
          </w:tcPr>
          <w:p w14:paraId="1733731B" w14:textId="478B39B2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237</w:t>
            </w:r>
          </w:p>
        </w:tc>
      </w:tr>
      <w:tr w:rsidR="003B1B5A" w14:paraId="62A33495" w14:textId="77777777" w:rsidTr="003B1B5A"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7043089D" w14:textId="43314BFD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56AE73BB" w14:textId="553CF915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7D9AC125" w14:textId="1F2C821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34F09E14" w14:textId="098819BB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0DED4600" w14:textId="454FDF31" w:rsidR="003B1B5A" w:rsidRPr="003B1B5A" w:rsidRDefault="003B1B5A" w:rsidP="003B1B5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1B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275</w:t>
            </w:r>
          </w:p>
        </w:tc>
      </w:tr>
    </w:tbl>
    <w:p w14:paraId="021AA373" w14:textId="77777777" w:rsidR="00412790" w:rsidRPr="002B6140" w:rsidRDefault="0041279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D58C38B" w14:textId="77777777" w:rsidR="00B9444B" w:rsidRPr="002B6140" w:rsidRDefault="00B36D91" w:rsidP="00733B33">
      <w:pPr>
        <w:spacing w:after="0" w:line="240" w:lineRule="auto"/>
        <w:rPr>
          <w:rFonts w:ascii="Times New Roman" w:hAnsi="Times New Roman" w:cs="Times New Roman"/>
          <w:lang w:val="en-US"/>
        </w:rPr>
        <w:sectPr w:rsidR="00B9444B" w:rsidRPr="002B6140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2308CBA7" w14:textId="4B820F09" w:rsidR="00BE4FB4" w:rsidRPr="002B6140" w:rsidRDefault="00BE4FB4" w:rsidP="00BE4FB4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Table S</w:t>
      </w:r>
      <w:r w:rsidR="00B86077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 </w:t>
      </w:r>
      <w:r w:rsidR="00B86077">
        <w:rPr>
          <w:rFonts w:ascii="Times New Roman" w:hAnsi="Times New Roman" w:cs="Times New Roman"/>
          <w:lang w:val="en-US"/>
        </w:rPr>
        <w:t>Estimated</w:t>
      </w:r>
      <w:r w:rsidRPr="002B6140">
        <w:rPr>
          <w:rFonts w:ascii="Times New Roman" w:hAnsi="Times New Roman" w:cs="Times New Roman"/>
          <w:lang w:val="en-US"/>
        </w:rPr>
        <w:t xml:space="preserve"> abundance (</w:t>
      </w:r>
      <m:oMath>
        <m:sSub>
          <m:sSubPr>
            <m:ctrlPr>
              <w:rPr>
                <w:rFonts w:ascii="Cambria Math" w:hAnsi="Cambria Math" w:cs="Times New Roman"/>
                <w:i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lang w:val="en-GB"/>
              </w:rPr>
              <m:t>A</m:t>
            </m:r>
          </m:e>
          <m:sub>
            <m:r>
              <w:rPr>
                <w:rFonts w:ascii="Cambria Math" w:hAnsi="Cambria Math" w:cs="Times New Roman"/>
                <w:lang w:val="en-GB"/>
              </w:rPr>
              <m:t>y</m:t>
            </m:r>
          </m:sub>
        </m:sSub>
      </m:oMath>
      <w:r w:rsidR="002F0F2E" w:rsidRPr="002B6140">
        <w:rPr>
          <w:rFonts w:ascii="Times New Roman" w:hAnsi="Times New Roman" w:cs="Times New Roman"/>
          <w:lang w:val="en-US"/>
        </w:rPr>
        <w:t xml:space="preserve">: </w:t>
      </w:r>
      <w:r w:rsidR="002F0F2E" w:rsidRPr="002B6140">
        <w:rPr>
          <w:rFonts w:ascii="Times New Roman" w:hAnsi="Times New Roman" w:cs="Times New Roman"/>
          <w:lang w:val="en-GB"/>
        </w:rPr>
        <w:t xml:space="preserve">accumulated number of </w:t>
      </w:r>
      <w:r w:rsidR="002F0F2E" w:rsidRPr="002B6140">
        <w:rPr>
          <w:rFonts w:ascii="Times New Roman" w:hAnsi="Times New Roman" w:cs="Times New Roman"/>
          <w:color w:val="000000"/>
          <w:lang w:val="en-GB"/>
        </w:rPr>
        <w:t>right whales</w:t>
      </w:r>
      <w:r w:rsidRPr="002B6140">
        <w:rPr>
          <w:rFonts w:ascii="Times New Roman" w:hAnsi="Times New Roman" w:cs="Times New Roman"/>
          <w:lang w:val="en-US"/>
        </w:rPr>
        <w:t xml:space="preserve">) </w:t>
      </w:r>
      <w:r>
        <w:rPr>
          <w:rFonts w:ascii="Times New Roman" w:hAnsi="Times New Roman" w:cs="Times New Roman"/>
          <w:lang w:val="en-US"/>
        </w:rPr>
        <w:t>and variance</w:t>
      </w:r>
      <w:r w:rsidR="00992999">
        <w:rPr>
          <w:rFonts w:ascii="Times New Roman" w:hAnsi="Times New Roman" w:cs="Times New Roman"/>
          <w:lang w:val="en-US"/>
        </w:rPr>
        <w:t>-</w:t>
      </w:r>
      <w:r>
        <w:rPr>
          <w:rFonts w:ascii="Times New Roman" w:hAnsi="Times New Roman" w:cs="Times New Roman"/>
          <w:lang w:val="en-US"/>
        </w:rPr>
        <w:t xml:space="preserve">covariance matrix </w:t>
      </w:r>
      <w:r w:rsidR="00B86077">
        <w:rPr>
          <w:rFonts w:ascii="Times New Roman" w:hAnsi="Times New Roman" w:cs="Times New Roman"/>
          <w:lang w:val="en-US"/>
        </w:rPr>
        <w:t>from</w:t>
      </w:r>
      <w:r w:rsidR="002F0F2E">
        <w:rPr>
          <w:rFonts w:ascii="Times New Roman" w:hAnsi="Times New Roman" w:cs="Times New Roman"/>
          <w:lang w:val="en-US"/>
        </w:rPr>
        <w:t xml:space="preserve"> the </w:t>
      </w:r>
      <w:proofErr w:type="gramStart"/>
      <w:r w:rsidR="002F0F2E">
        <w:rPr>
          <w:rFonts w:ascii="Times New Roman" w:hAnsi="Times New Roman" w:cs="Times New Roman"/>
          <w:lang w:val="en-US"/>
        </w:rPr>
        <w:t>two stage</w:t>
      </w:r>
      <w:proofErr w:type="gramEnd"/>
      <w:r w:rsidR="002F0F2E">
        <w:rPr>
          <w:rFonts w:ascii="Times New Roman" w:hAnsi="Times New Roman" w:cs="Times New Roman"/>
          <w:lang w:val="en-US"/>
        </w:rPr>
        <w:t xml:space="preserve"> regression </w:t>
      </w:r>
      <w:r w:rsidR="00B86077">
        <w:rPr>
          <w:rFonts w:ascii="Times New Roman" w:hAnsi="Times New Roman" w:cs="Times New Roman"/>
          <w:lang w:val="en-US"/>
        </w:rPr>
        <w:t>model</w:t>
      </w:r>
      <w:r w:rsidRPr="002B6140">
        <w:rPr>
          <w:rFonts w:ascii="Times New Roman" w:hAnsi="Times New Roman" w:cs="Times New Roman"/>
          <w:lang w:val="en-US"/>
        </w:rPr>
        <w:t>.</w:t>
      </w:r>
      <w:r w:rsidR="002F0F2E">
        <w:rPr>
          <w:rFonts w:ascii="Times New Roman" w:hAnsi="Times New Roman" w:cs="Times New Roman"/>
          <w:lang w:val="en-US"/>
        </w:rPr>
        <w:t xml:space="preserve"> Regression parameters were estimated as follows </w:t>
      </w:r>
      <w:r w:rsidR="002F0F2E">
        <w:rPr>
          <w:rFonts w:ascii="Times New Roman" w:eastAsiaTheme="minorEastAsia" w:hAnsi="Times New Roman" w:cs="Times New Roman"/>
          <w:lang w:val="en-US"/>
        </w:rPr>
        <w:t xml:space="preserve">intercept </w:t>
      </w:r>
      <m:oMath>
        <m:r>
          <w:rPr>
            <w:rFonts w:ascii="Cambria Math" w:hAnsi="Cambria Math" w:cs="Times New Roman"/>
            <w:lang w:val="en-US"/>
          </w:rPr>
          <m:t>a</m:t>
        </m:r>
        <m:r>
          <w:rPr>
            <w:rFonts w:ascii="Cambria Math" w:eastAsiaTheme="minorEastAsia" w:hAnsi="Cambria Math" w:cs="Times New Roman"/>
            <w:lang w:val="en-US"/>
          </w:rPr>
          <m:t>=-13.26 (0.66 SE)</m:t>
        </m:r>
      </m:oMath>
      <w:r w:rsidR="002F0F2E">
        <w:rPr>
          <w:rFonts w:ascii="Times New Roman" w:eastAsiaTheme="minorEastAsia" w:hAnsi="Times New Roman" w:cs="Times New Roman"/>
          <w:lang w:val="en-US"/>
        </w:rPr>
        <w:t xml:space="preserve">, julian day </w:t>
      </w:r>
      <m:oMath>
        <m:r>
          <w:rPr>
            <w:rFonts w:ascii="Cambria Math" w:eastAsiaTheme="minorEastAsia" w:hAnsi="Cambria Math" w:cs="Times New Roman"/>
            <w:lang w:val="en-US"/>
          </w:rPr>
          <m:t>c=0.16 (0.0060 SE)</m:t>
        </m:r>
      </m:oMath>
      <w:r w:rsidR="002F0F2E">
        <w:rPr>
          <w:rFonts w:ascii="Times New Roman" w:eastAsiaTheme="minorEastAsia" w:hAnsi="Times New Roman" w:cs="Times New Roman"/>
          <w:lang w:val="en-US"/>
        </w:rPr>
        <w:t xml:space="preserve">, and </w:t>
      </w:r>
      <w:r w:rsidR="002F0F2E" w:rsidRPr="004D5109">
        <w:rPr>
          <w:rFonts w:ascii="Times New Roman" w:hAnsi="Times New Roman" w:cs="Times New Roman"/>
          <w:lang w:val="en-US"/>
        </w:rPr>
        <w:t>Julian day^2</w:t>
      </w:r>
      <w:r w:rsidR="002F0F2E">
        <w:rPr>
          <w:rFonts w:ascii="Times New Roman" w:hAnsi="Times New Roman" w:cs="Times New Roman"/>
          <w:lang w:val="en-US"/>
        </w:rPr>
        <w:t xml:space="preserve"> </w:t>
      </w:r>
      <m:oMath>
        <m:r>
          <w:rPr>
            <w:rFonts w:ascii="Cambria Math" w:hAnsi="Cambria Math" w:cs="Times New Roman"/>
            <w:lang w:val="en-GB"/>
          </w:rPr>
          <m:t>d=-0.00034 (0.000013 SE)</m:t>
        </m:r>
      </m:oMath>
      <w:r w:rsidR="002F0F2E">
        <w:rPr>
          <w:rFonts w:ascii="Times New Roman" w:eastAsiaTheme="minorEastAsia" w:hAnsi="Times New Roman" w:cs="Times New Roman"/>
          <w:lang w:val="en-GB"/>
        </w:rPr>
        <w:t>.</w:t>
      </w:r>
      <w:r w:rsidRPr="002B6140">
        <w:rPr>
          <w:rFonts w:ascii="Times New Roman" w:hAnsi="Times New Roman" w:cs="Times New Roman"/>
          <w:lang w:val="en-US"/>
        </w:rPr>
        <w:t xml:space="preserve"> </w:t>
      </w:r>
      <w:r w:rsidR="002F0F2E">
        <w:rPr>
          <w:rFonts w:ascii="Times New Roman" w:hAnsi="Times New Roman" w:cs="Times New Roman"/>
          <w:lang w:val="en-US"/>
        </w:rPr>
        <w:t>Year specific regression parameters (</w:t>
      </w:r>
      <m:oMath>
        <m:sSub>
          <m:sSubPr>
            <m:ctrlPr>
              <w:rPr>
                <w:rFonts w:ascii="Cambria Math" w:hAnsi="Cambria Math" w:cs="Times New Roman"/>
                <w:i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lang w:val="en-GB"/>
              </w:rPr>
              <m:t>b</m:t>
            </m:r>
          </m:e>
          <m:sub>
            <m:r>
              <w:rPr>
                <w:rFonts w:ascii="Cambria Math" w:hAnsi="Cambria Math" w:cs="Times New Roman"/>
                <w:lang w:val="en-GB"/>
              </w:rPr>
              <m:t>y</m:t>
            </m:r>
          </m:sub>
        </m:sSub>
      </m:oMath>
      <w:r w:rsidR="002F0F2E">
        <w:rPr>
          <w:rFonts w:ascii="Times New Roman" w:eastAsiaTheme="minorEastAsia" w:hAnsi="Times New Roman" w:cs="Times New Roman"/>
          <w:lang w:val="en-GB"/>
        </w:rPr>
        <w:t>)</w:t>
      </w:r>
      <w:r w:rsidR="002F0F2E">
        <w:rPr>
          <w:rFonts w:ascii="Times New Roman" w:hAnsi="Times New Roman" w:cs="Times New Roman"/>
          <w:lang w:val="en-US"/>
        </w:rPr>
        <w:t xml:space="preserve"> are given below.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6"/>
        <w:gridCol w:w="1136"/>
        <w:gridCol w:w="57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  <w:gridCol w:w="656"/>
      </w:tblGrid>
      <w:tr w:rsidR="00465019" w:rsidRPr="00465019" w14:paraId="21F07367" w14:textId="77777777" w:rsidTr="008742CB">
        <w:tc>
          <w:tcPr>
            <w:tcW w:w="0" w:type="auto"/>
            <w:tcBorders>
              <w:top w:val="single" w:sz="4" w:space="0" w:color="auto"/>
            </w:tcBorders>
          </w:tcPr>
          <w:p w14:paraId="7961475B" w14:textId="77777777" w:rsidR="00465019" w:rsidRPr="008742CB" w:rsidRDefault="00465019" w:rsidP="00733B3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3FB75D5" w14:textId="77777777" w:rsidR="00465019" w:rsidRPr="008742CB" w:rsidRDefault="00465019" w:rsidP="00733B3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00E424F4" w14:textId="77777777" w:rsidR="00465019" w:rsidRPr="008742CB" w:rsidRDefault="00465019" w:rsidP="00733B3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0" w:type="auto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14:paraId="3F32FBBE" w14:textId="603C80F5" w:rsidR="00465019" w:rsidRPr="008742CB" w:rsidRDefault="00465019" w:rsidP="00733B3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16"/>
                    <w:szCs w:val="16"/>
                    <w:lang w:val="en-GB"/>
                  </w:rPr>
                  <m:t>Σ</m:t>
                </m:r>
              </m:oMath>
            </m:oMathPara>
          </w:p>
        </w:tc>
      </w:tr>
      <w:tr w:rsidR="008742CB" w:rsidRPr="00465019" w14:paraId="6FB28890" w14:textId="77777777" w:rsidTr="008742CB"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6DE69939" w14:textId="0214C75F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proofErr w:type="spellStart"/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Year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42911AD0" w14:textId="7ACA8F04" w:rsidR="004A3C16" w:rsidRPr="008742CB" w:rsidRDefault="00364A0C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6"/>
                        <w:szCs w:val="16"/>
                        <w:lang w:val="en-GB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6"/>
                        <w:szCs w:val="16"/>
                        <w:lang w:val="en-GB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53BE882F" w14:textId="7F16C749" w:rsidR="004A3C16" w:rsidRPr="008742CB" w:rsidRDefault="00364A0C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6"/>
                        <w:szCs w:val="16"/>
                        <w:lang w:val="en-GB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6"/>
                        <w:szCs w:val="16"/>
                        <w:lang w:val="en-GB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F7B5F1F" w14:textId="408E9AA3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1999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AFCFF41" w14:textId="39CF2D4A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6D93608" w14:textId="5C095410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5FAAD72" w14:textId="6CEABE08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CDCAE67" w14:textId="0489190B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91B83E6" w14:textId="1A927046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FA010B4" w14:textId="7EE9E686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AADB6CA" w14:textId="6E3D8C40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54A1E5B" w14:textId="4A3A70E8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77B3AA9" w14:textId="3F0A3F49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D8648AD" w14:textId="072AA68B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39EE22D" w14:textId="0A43DFDE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1579D35" w14:textId="68EFF20E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936D153" w14:textId="5825FBF2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709132D" w14:textId="443F4C3B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E072AD1" w14:textId="4B5C3AB1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2317DC3" w14:textId="2C44682D" w:rsidR="004A3C16" w:rsidRPr="008742CB" w:rsidRDefault="004A3C16" w:rsidP="004A3C16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2019</w:t>
            </w:r>
          </w:p>
        </w:tc>
      </w:tr>
      <w:tr w:rsidR="008742CB" w14:paraId="0C8079F5" w14:textId="77777777" w:rsidTr="008742CB"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2F2DFDB7" w14:textId="575D51F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1999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126B23A2" w14:textId="321DBBA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342C2A3" w14:textId="742D1D4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956 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2331B751" w14:textId="1312160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0.0261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45525892" w14:textId="37E34DC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031CB115" w14:textId="262B993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7EC23683" w14:textId="71A1CF9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7BB22F28" w14:textId="67A589F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7DC81421" w14:textId="54AA352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7FB926E7" w14:textId="20C6C98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7D1661ED" w14:textId="052E132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5EB7C498" w14:textId="53A1106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4AFDF307" w14:textId="64FF7F2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0B613E65" w14:textId="38BE1AC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2CA35CEB" w14:textId="7015A6F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12306E01" w14:textId="09B45DA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66F8CC8A" w14:textId="6779A16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71CBC277" w14:textId="40323FD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25D91355" w14:textId="62C8F1C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14:paraId="30F0447F" w14:textId="6B609DC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</w:tr>
      <w:tr w:rsidR="008742CB" w14:paraId="51FC4525" w14:textId="77777777" w:rsidTr="008742CB">
        <w:tc>
          <w:tcPr>
            <w:tcW w:w="0" w:type="auto"/>
            <w:vAlign w:val="bottom"/>
          </w:tcPr>
          <w:p w14:paraId="37D359DC" w14:textId="634023F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2000</w:t>
            </w:r>
          </w:p>
        </w:tc>
        <w:tc>
          <w:tcPr>
            <w:tcW w:w="0" w:type="auto"/>
            <w:vAlign w:val="bottom"/>
          </w:tcPr>
          <w:p w14:paraId="422B2D0E" w14:textId="1842492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0.666 (0.239)</w:t>
            </w:r>
          </w:p>
        </w:tc>
        <w:tc>
          <w:tcPr>
            <w:tcW w:w="0" w:type="auto"/>
            <w:vAlign w:val="center"/>
          </w:tcPr>
          <w:p w14:paraId="0D6C4DA7" w14:textId="77AAF2A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1,868 </w:t>
            </w:r>
          </w:p>
        </w:tc>
        <w:tc>
          <w:tcPr>
            <w:tcW w:w="0" w:type="auto"/>
            <w:vAlign w:val="bottom"/>
          </w:tcPr>
          <w:p w14:paraId="0EEBB1CC" w14:textId="4A9D3F6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0310A672" w14:textId="0D951D0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0.0339</w:t>
            </w:r>
          </w:p>
        </w:tc>
        <w:tc>
          <w:tcPr>
            <w:tcW w:w="0" w:type="auto"/>
            <w:vAlign w:val="bottom"/>
          </w:tcPr>
          <w:p w14:paraId="30CE13E5" w14:textId="2C8705C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6CDDFFAC" w14:textId="52F6AA7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1BA66545" w14:textId="5BF78AE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5987BE3D" w14:textId="42978AD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479A1083" w14:textId="4AB54CC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7C785012" w14:textId="284FCB8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vAlign w:val="bottom"/>
          </w:tcPr>
          <w:p w14:paraId="2EA4C49E" w14:textId="1840EF3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0217A177" w14:textId="0E24CDC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5F9A1152" w14:textId="34F7B7E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34974E62" w14:textId="1E577DA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vAlign w:val="bottom"/>
          </w:tcPr>
          <w:p w14:paraId="2BA6DD0B" w14:textId="1D7D1E6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3B7AC7DD" w14:textId="6403427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70522D18" w14:textId="0780842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67348D41" w14:textId="4B144B3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1B98DA52" w14:textId="6495B73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</w:tr>
      <w:tr w:rsidR="008742CB" w14:paraId="5913246A" w14:textId="77777777" w:rsidTr="008742CB">
        <w:tc>
          <w:tcPr>
            <w:tcW w:w="0" w:type="auto"/>
            <w:vAlign w:val="bottom"/>
          </w:tcPr>
          <w:p w14:paraId="55F56F9C" w14:textId="5EA2DB6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2005</w:t>
            </w:r>
          </w:p>
        </w:tc>
        <w:tc>
          <w:tcPr>
            <w:tcW w:w="0" w:type="auto"/>
            <w:vAlign w:val="bottom"/>
          </w:tcPr>
          <w:p w14:paraId="43C7A557" w14:textId="01B98B9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0.219 (0.229)</w:t>
            </w:r>
          </w:p>
        </w:tc>
        <w:tc>
          <w:tcPr>
            <w:tcW w:w="0" w:type="auto"/>
            <w:vAlign w:val="center"/>
          </w:tcPr>
          <w:p w14:paraId="5D1EC322" w14:textId="5614D13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1,193 </w:t>
            </w:r>
          </w:p>
        </w:tc>
        <w:tc>
          <w:tcPr>
            <w:tcW w:w="0" w:type="auto"/>
            <w:vAlign w:val="bottom"/>
          </w:tcPr>
          <w:p w14:paraId="0030E8F7" w14:textId="08FFBE3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0.0016</w:t>
            </w:r>
          </w:p>
        </w:tc>
        <w:tc>
          <w:tcPr>
            <w:tcW w:w="0" w:type="auto"/>
            <w:vAlign w:val="bottom"/>
          </w:tcPr>
          <w:p w14:paraId="6F65F7A3" w14:textId="562FDEB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35DA12FD" w14:textId="057F59C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0.0294</w:t>
            </w:r>
          </w:p>
        </w:tc>
        <w:tc>
          <w:tcPr>
            <w:tcW w:w="0" w:type="auto"/>
            <w:vAlign w:val="bottom"/>
          </w:tcPr>
          <w:p w14:paraId="0A1755FF" w14:textId="01A3546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3C4AC232" w14:textId="71EA911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1B08D899" w14:textId="4ECE1C9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3D6A36A8" w14:textId="542BB96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2EBF930A" w14:textId="2C756C0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0678AF78" w14:textId="2FBD414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5EF030FC" w14:textId="0A7EDFC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3F941BB3" w14:textId="405B564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2FF767F0" w14:textId="0B09566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415B27B9" w14:textId="0044963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610FAD43" w14:textId="6244A6C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3176C100" w14:textId="7EBF33D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588B1099" w14:textId="083426D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33D6F8CA" w14:textId="53C2728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</w:tr>
      <w:tr w:rsidR="008742CB" w14:paraId="2C533A15" w14:textId="77777777" w:rsidTr="008742CB">
        <w:tc>
          <w:tcPr>
            <w:tcW w:w="0" w:type="auto"/>
            <w:vAlign w:val="bottom"/>
          </w:tcPr>
          <w:p w14:paraId="4E68D7D7" w14:textId="65B1556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2006</w:t>
            </w:r>
          </w:p>
        </w:tc>
        <w:tc>
          <w:tcPr>
            <w:tcW w:w="0" w:type="auto"/>
            <w:vAlign w:val="bottom"/>
          </w:tcPr>
          <w:p w14:paraId="272D2B13" w14:textId="701973A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0.428 (0.243)</w:t>
            </w:r>
          </w:p>
        </w:tc>
        <w:tc>
          <w:tcPr>
            <w:tcW w:w="0" w:type="auto"/>
            <w:vAlign w:val="center"/>
          </w:tcPr>
          <w:p w14:paraId="0ADA34D3" w14:textId="25C372B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1,473 </w:t>
            </w:r>
          </w:p>
        </w:tc>
        <w:tc>
          <w:tcPr>
            <w:tcW w:w="0" w:type="auto"/>
            <w:vAlign w:val="bottom"/>
          </w:tcPr>
          <w:p w14:paraId="7029299D" w14:textId="447B3A8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762E5741" w14:textId="46816CA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6AD6561E" w14:textId="6E31A55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3BB2A054" w14:textId="01A2068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0.0346</w:t>
            </w:r>
          </w:p>
        </w:tc>
        <w:tc>
          <w:tcPr>
            <w:tcW w:w="0" w:type="auto"/>
            <w:vAlign w:val="bottom"/>
          </w:tcPr>
          <w:p w14:paraId="4EBD91DA" w14:textId="3FE13AC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59914225" w14:textId="3E9937B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34A35923" w14:textId="16FC499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799F696E" w14:textId="67A0105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739C995E" w14:textId="029F44A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59B4A774" w14:textId="33188D5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0288F42C" w14:textId="4FF3D71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5B0BE618" w14:textId="588F87F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728703B4" w14:textId="155EE25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40A61131" w14:textId="6859707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3DEE67EE" w14:textId="2114383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693AFE29" w14:textId="1FBC50D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7E15FB36" w14:textId="0ABF63B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</w:tr>
      <w:tr w:rsidR="008742CB" w14:paraId="29A7BFB8" w14:textId="77777777" w:rsidTr="008742CB">
        <w:tc>
          <w:tcPr>
            <w:tcW w:w="0" w:type="auto"/>
            <w:vAlign w:val="bottom"/>
          </w:tcPr>
          <w:p w14:paraId="0FE80E06" w14:textId="5359298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2007</w:t>
            </w:r>
          </w:p>
        </w:tc>
        <w:tc>
          <w:tcPr>
            <w:tcW w:w="0" w:type="auto"/>
            <w:vAlign w:val="bottom"/>
          </w:tcPr>
          <w:p w14:paraId="546EC037" w14:textId="49EFA48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0.85 (0.225)</w:t>
            </w:r>
          </w:p>
        </w:tc>
        <w:tc>
          <w:tcPr>
            <w:tcW w:w="0" w:type="auto"/>
            <w:vAlign w:val="center"/>
          </w:tcPr>
          <w:p w14:paraId="37D0D51F" w14:textId="25616DF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2,237 </w:t>
            </w:r>
          </w:p>
        </w:tc>
        <w:tc>
          <w:tcPr>
            <w:tcW w:w="0" w:type="auto"/>
            <w:vAlign w:val="bottom"/>
          </w:tcPr>
          <w:p w14:paraId="618CE99D" w14:textId="06A9B6C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75EB26B1" w14:textId="37D4C42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59383B67" w14:textId="7877102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5D4BB5DC" w14:textId="0AB349D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3C8C91CA" w14:textId="1B23797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0.0272</w:t>
            </w:r>
          </w:p>
        </w:tc>
        <w:tc>
          <w:tcPr>
            <w:tcW w:w="0" w:type="auto"/>
            <w:vAlign w:val="bottom"/>
          </w:tcPr>
          <w:p w14:paraId="77C1B631" w14:textId="3AF7C05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5D775E66" w14:textId="4D99C77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476D5EC6" w14:textId="1F8599C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49D9A51A" w14:textId="63699C6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3D9FA1C0" w14:textId="65A1A98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300D0B48" w14:textId="05F0996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7F769C66" w14:textId="7A39A83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045AEDB1" w14:textId="10F7D8E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2F5D63DD" w14:textId="0F488D9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2CCCD07B" w14:textId="6D6D209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73389F58" w14:textId="0E87296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4866C531" w14:textId="724D10D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</w:tr>
      <w:tr w:rsidR="008742CB" w14:paraId="3AD5C06C" w14:textId="77777777" w:rsidTr="008742CB">
        <w:tc>
          <w:tcPr>
            <w:tcW w:w="0" w:type="auto"/>
            <w:vAlign w:val="bottom"/>
          </w:tcPr>
          <w:p w14:paraId="2372C44C" w14:textId="118BE49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2008</w:t>
            </w:r>
          </w:p>
        </w:tc>
        <w:tc>
          <w:tcPr>
            <w:tcW w:w="0" w:type="auto"/>
            <w:vAlign w:val="bottom"/>
          </w:tcPr>
          <w:p w14:paraId="04E151E8" w14:textId="19BBCAE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0.714 (0.229)</w:t>
            </w:r>
          </w:p>
        </w:tc>
        <w:tc>
          <w:tcPr>
            <w:tcW w:w="0" w:type="auto"/>
            <w:vAlign w:val="center"/>
          </w:tcPr>
          <w:p w14:paraId="530FF0E5" w14:textId="7077220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1,953 </w:t>
            </w:r>
          </w:p>
        </w:tc>
        <w:tc>
          <w:tcPr>
            <w:tcW w:w="0" w:type="auto"/>
            <w:vAlign w:val="bottom"/>
          </w:tcPr>
          <w:p w14:paraId="25996333" w14:textId="58DF803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087F657C" w14:textId="1146359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1A65043D" w14:textId="4D82AE8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306068DC" w14:textId="296D841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7DA38B72" w14:textId="697188D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06299837" w14:textId="439CD26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0.0289</w:t>
            </w:r>
          </w:p>
        </w:tc>
        <w:tc>
          <w:tcPr>
            <w:tcW w:w="0" w:type="auto"/>
            <w:vAlign w:val="bottom"/>
          </w:tcPr>
          <w:p w14:paraId="04C13CF1" w14:textId="7240181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044B9D8E" w14:textId="1FE8714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63E8064F" w14:textId="334DE19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5746E79A" w14:textId="4DD45E4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562FF628" w14:textId="6731D6B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09033600" w14:textId="7E07B75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5B3B4CD4" w14:textId="0910BA8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0CFF4F04" w14:textId="61CFA82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3986F271" w14:textId="7671B57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39CB908C" w14:textId="034C121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090FB66A" w14:textId="5DD335A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</w:tr>
      <w:tr w:rsidR="008742CB" w14:paraId="78D3D5DE" w14:textId="77777777" w:rsidTr="008742CB">
        <w:tc>
          <w:tcPr>
            <w:tcW w:w="0" w:type="auto"/>
            <w:vAlign w:val="bottom"/>
          </w:tcPr>
          <w:p w14:paraId="3543C6C0" w14:textId="63E7FC7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2009</w:t>
            </w:r>
          </w:p>
        </w:tc>
        <w:tc>
          <w:tcPr>
            <w:tcW w:w="0" w:type="auto"/>
            <w:vAlign w:val="bottom"/>
          </w:tcPr>
          <w:p w14:paraId="042C9396" w14:textId="330E067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0.437 (0.275)</w:t>
            </w:r>
          </w:p>
        </w:tc>
        <w:tc>
          <w:tcPr>
            <w:tcW w:w="0" w:type="auto"/>
            <w:vAlign w:val="center"/>
          </w:tcPr>
          <w:p w14:paraId="3D26A12F" w14:textId="7DB0534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1,499 </w:t>
            </w:r>
          </w:p>
        </w:tc>
        <w:tc>
          <w:tcPr>
            <w:tcW w:w="0" w:type="auto"/>
            <w:vAlign w:val="bottom"/>
          </w:tcPr>
          <w:p w14:paraId="0E024AB0" w14:textId="436ECD3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08F807C6" w14:textId="0CC2D91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2E4EF57F" w14:textId="2A0F571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262CD651" w14:textId="298C0FD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2126985A" w14:textId="7D48EE8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60AF6DA4" w14:textId="71F3335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450E0837" w14:textId="1A0668E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0.0515</w:t>
            </w:r>
          </w:p>
        </w:tc>
        <w:tc>
          <w:tcPr>
            <w:tcW w:w="0" w:type="auto"/>
            <w:vAlign w:val="bottom"/>
          </w:tcPr>
          <w:p w14:paraId="465E0570" w14:textId="02F331F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20038344" w14:textId="46D0DEF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41CF788E" w14:textId="5605BA5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0.0024</w:t>
            </w:r>
          </w:p>
        </w:tc>
        <w:tc>
          <w:tcPr>
            <w:tcW w:w="0" w:type="auto"/>
            <w:vAlign w:val="bottom"/>
          </w:tcPr>
          <w:p w14:paraId="4F50C9E9" w14:textId="34C97C1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695EBFD1" w14:textId="30AA167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0.0018</w:t>
            </w:r>
          </w:p>
        </w:tc>
        <w:tc>
          <w:tcPr>
            <w:tcW w:w="0" w:type="auto"/>
            <w:vAlign w:val="bottom"/>
          </w:tcPr>
          <w:p w14:paraId="72F19C66" w14:textId="082D594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3A09EF57" w14:textId="4A3CE2A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2A2FA0DE" w14:textId="1B2F42C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13BAB379" w14:textId="7F209EE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003B2A56" w14:textId="217D1E5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</w:tr>
      <w:tr w:rsidR="008742CB" w14:paraId="1EBE49BE" w14:textId="77777777" w:rsidTr="008742CB">
        <w:tc>
          <w:tcPr>
            <w:tcW w:w="0" w:type="auto"/>
            <w:vAlign w:val="bottom"/>
          </w:tcPr>
          <w:p w14:paraId="71C0A16E" w14:textId="5801FDB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2010</w:t>
            </w:r>
          </w:p>
        </w:tc>
        <w:tc>
          <w:tcPr>
            <w:tcW w:w="0" w:type="auto"/>
            <w:vAlign w:val="bottom"/>
          </w:tcPr>
          <w:p w14:paraId="05FDE3E3" w14:textId="4EDE8F6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0.528 (0.337)</w:t>
            </w:r>
          </w:p>
        </w:tc>
        <w:tc>
          <w:tcPr>
            <w:tcW w:w="0" w:type="auto"/>
            <w:vAlign w:val="center"/>
          </w:tcPr>
          <w:p w14:paraId="781C36BB" w14:textId="200512D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1,676 </w:t>
            </w:r>
          </w:p>
        </w:tc>
        <w:tc>
          <w:tcPr>
            <w:tcW w:w="0" w:type="auto"/>
            <w:vAlign w:val="bottom"/>
          </w:tcPr>
          <w:p w14:paraId="6D6C97C5" w14:textId="529FE85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0.0019</w:t>
            </w:r>
          </w:p>
        </w:tc>
        <w:tc>
          <w:tcPr>
            <w:tcW w:w="0" w:type="auto"/>
            <w:vAlign w:val="bottom"/>
          </w:tcPr>
          <w:p w14:paraId="7A0759DF" w14:textId="5BA1DA7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vAlign w:val="bottom"/>
          </w:tcPr>
          <w:p w14:paraId="070FC337" w14:textId="6B4757F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02C0CA8F" w14:textId="2B0713F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39277E8E" w14:textId="4995FE9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3B2EE6AE" w14:textId="1A53C29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11546A92" w14:textId="1A5DD4E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6E890FD8" w14:textId="1CBC9F6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0.0910</w:t>
            </w:r>
          </w:p>
        </w:tc>
        <w:tc>
          <w:tcPr>
            <w:tcW w:w="0" w:type="auto"/>
            <w:vAlign w:val="bottom"/>
          </w:tcPr>
          <w:p w14:paraId="1B31C323" w14:textId="0B3BAF8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5F17DE52" w14:textId="0BC871C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0.0020</w:t>
            </w:r>
          </w:p>
        </w:tc>
        <w:tc>
          <w:tcPr>
            <w:tcW w:w="0" w:type="auto"/>
            <w:vAlign w:val="bottom"/>
          </w:tcPr>
          <w:p w14:paraId="31B8CA01" w14:textId="23C0D20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0.0016</w:t>
            </w:r>
          </w:p>
        </w:tc>
        <w:tc>
          <w:tcPr>
            <w:tcW w:w="0" w:type="auto"/>
            <w:vAlign w:val="bottom"/>
          </w:tcPr>
          <w:p w14:paraId="192A5684" w14:textId="37472DD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0.0016</w:t>
            </w:r>
          </w:p>
        </w:tc>
        <w:tc>
          <w:tcPr>
            <w:tcW w:w="0" w:type="auto"/>
            <w:vAlign w:val="bottom"/>
          </w:tcPr>
          <w:p w14:paraId="0845CABE" w14:textId="40B75BC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vAlign w:val="bottom"/>
          </w:tcPr>
          <w:p w14:paraId="787F84C1" w14:textId="554837E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4F14E6FC" w14:textId="4E969B7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6AF6F11F" w14:textId="02D74E0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6FEE2996" w14:textId="643EF1E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</w:tr>
      <w:tr w:rsidR="008742CB" w14:paraId="47399FAE" w14:textId="77777777" w:rsidTr="008742CB">
        <w:tc>
          <w:tcPr>
            <w:tcW w:w="0" w:type="auto"/>
            <w:vAlign w:val="bottom"/>
          </w:tcPr>
          <w:p w14:paraId="051FC762" w14:textId="531EAC5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2011</w:t>
            </w:r>
          </w:p>
        </w:tc>
        <w:tc>
          <w:tcPr>
            <w:tcW w:w="0" w:type="auto"/>
            <w:vAlign w:val="bottom"/>
          </w:tcPr>
          <w:p w14:paraId="2F30A769" w14:textId="43C1819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0.364 (0.269)</w:t>
            </w:r>
          </w:p>
        </w:tc>
        <w:tc>
          <w:tcPr>
            <w:tcW w:w="0" w:type="auto"/>
            <w:vAlign w:val="center"/>
          </w:tcPr>
          <w:p w14:paraId="78933272" w14:textId="5FB4393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1,387 </w:t>
            </w:r>
          </w:p>
        </w:tc>
        <w:tc>
          <w:tcPr>
            <w:tcW w:w="0" w:type="auto"/>
            <w:vAlign w:val="bottom"/>
          </w:tcPr>
          <w:p w14:paraId="42032E4F" w14:textId="23E03D4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0F145FF3" w14:textId="6C9B8B0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1BB19930" w14:textId="2632961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074E8ADA" w14:textId="7DB5C47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6B317A73" w14:textId="413E81E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643382E3" w14:textId="1609C31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27313B13" w14:textId="0F8E639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26B3FE01" w14:textId="648E37B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62242562" w14:textId="3EFD693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0.0477</w:t>
            </w:r>
          </w:p>
        </w:tc>
        <w:tc>
          <w:tcPr>
            <w:tcW w:w="0" w:type="auto"/>
            <w:vAlign w:val="bottom"/>
          </w:tcPr>
          <w:p w14:paraId="1FBB0336" w14:textId="1ABA19C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6476E397" w14:textId="707AD27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400601CE" w14:textId="32E9C2E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41800F88" w14:textId="4CE7DCE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68E0AA1F" w14:textId="76119B5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0DEB5FAD" w14:textId="1C80951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27BF2909" w14:textId="0BE4A0C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19C21F5B" w14:textId="5CF78FD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</w:tr>
      <w:tr w:rsidR="008742CB" w14:paraId="667D40F6" w14:textId="77777777" w:rsidTr="008742CB">
        <w:tc>
          <w:tcPr>
            <w:tcW w:w="0" w:type="auto"/>
            <w:vAlign w:val="bottom"/>
          </w:tcPr>
          <w:p w14:paraId="08AFA3D7" w14:textId="2056C7E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2012</w:t>
            </w:r>
          </w:p>
        </w:tc>
        <w:tc>
          <w:tcPr>
            <w:tcW w:w="0" w:type="auto"/>
            <w:vAlign w:val="bottom"/>
          </w:tcPr>
          <w:p w14:paraId="552D2979" w14:textId="72B1FDE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0.684 (0.308)</w:t>
            </w:r>
          </w:p>
        </w:tc>
        <w:tc>
          <w:tcPr>
            <w:tcW w:w="0" w:type="auto"/>
            <w:vAlign w:val="center"/>
          </w:tcPr>
          <w:p w14:paraId="409CF3E7" w14:textId="47B69C4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1,936 </w:t>
            </w:r>
          </w:p>
        </w:tc>
        <w:tc>
          <w:tcPr>
            <w:tcW w:w="0" w:type="auto"/>
            <w:vAlign w:val="bottom"/>
          </w:tcPr>
          <w:p w14:paraId="6045C2CD" w14:textId="1CD593E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6F4F232A" w14:textId="4898BC8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4A04E34A" w14:textId="26860B5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3890706A" w14:textId="7F6E098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183566E1" w14:textId="3B717D9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vAlign w:val="bottom"/>
          </w:tcPr>
          <w:p w14:paraId="53B88D72" w14:textId="0BEB6D5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6A1721BB" w14:textId="61CD41A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0.0024</w:t>
            </w:r>
          </w:p>
        </w:tc>
        <w:tc>
          <w:tcPr>
            <w:tcW w:w="0" w:type="auto"/>
            <w:vAlign w:val="bottom"/>
          </w:tcPr>
          <w:p w14:paraId="1476028A" w14:textId="1A5D326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0.0020</w:t>
            </w:r>
          </w:p>
        </w:tc>
        <w:tc>
          <w:tcPr>
            <w:tcW w:w="0" w:type="auto"/>
            <w:vAlign w:val="bottom"/>
          </w:tcPr>
          <w:p w14:paraId="0E4C286D" w14:textId="0462BDB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1AB78B3B" w14:textId="5B14960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0.0700</w:t>
            </w:r>
          </w:p>
        </w:tc>
        <w:tc>
          <w:tcPr>
            <w:tcW w:w="0" w:type="auto"/>
            <w:vAlign w:val="bottom"/>
          </w:tcPr>
          <w:p w14:paraId="0E6521AA" w14:textId="3FCB889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58C93852" w14:textId="7E44F09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0.0019</w:t>
            </w:r>
          </w:p>
        </w:tc>
        <w:tc>
          <w:tcPr>
            <w:tcW w:w="0" w:type="auto"/>
            <w:vAlign w:val="bottom"/>
          </w:tcPr>
          <w:p w14:paraId="3A827928" w14:textId="35CE868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3A6EC56E" w14:textId="1CCFA41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4698D4E4" w14:textId="6F12337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73455419" w14:textId="284C4F2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vAlign w:val="bottom"/>
          </w:tcPr>
          <w:p w14:paraId="702C170D" w14:textId="1284F0D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</w:tr>
      <w:tr w:rsidR="008742CB" w14:paraId="0B3676DB" w14:textId="77777777" w:rsidTr="008742CB">
        <w:tc>
          <w:tcPr>
            <w:tcW w:w="0" w:type="auto"/>
            <w:vAlign w:val="bottom"/>
          </w:tcPr>
          <w:p w14:paraId="6E32054A" w14:textId="111957D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2013</w:t>
            </w:r>
          </w:p>
        </w:tc>
        <w:tc>
          <w:tcPr>
            <w:tcW w:w="0" w:type="auto"/>
            <w:vAlign w:val="bottom"/>
          </w:tcPr>
          <w:p w14:paraId="1001E59E" w14:textId="64A8997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0.847 (0.24)</w:t>
            </w:r>
          </w:p>
        </w:tc>
        <w:tc>
          <w:tcPr>
            <w:tcW w:w="0" w:type="auto"/>
            <w:vAlign w:val="center"/>
          </w:tcPr>
          <w:p w14:paraId="33D28A15" w14:textId="4395AA5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2,238 </w:t>
            </w:r>
          </w:p>
        </w:tc>
        <w:tc>
          <w:tcPr>
            <w:tcW w:w="0" w:type="auto"/>
            <w:vAlign w:val="bottom"/>
          </w:tcPr>
          <w:p w14:paraId="2F081D80" w14:textId="1A47956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6560711E" w14:textId="473AD6D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3FE07FE3" w14:textId="3752160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22970833" w14:textId="632415C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0.0007</w:t>
            </w:r>
          </w:p>
        </w:tc>
        <w:tc>
          <w:tcPr>
            <w:tcW w:w="0" w:type="auto"/>
            <w:vAlign w:val="bottom"/>
          </w:tcPr>
          <w:p w14:paraId="1722531D" w14:textId="7A63A00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1ADB370F" w14:textId="5AFFCDC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66DC04C7" w14:textId="2285B72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21B02754" w14:textId="7ECF98D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0.0016</w:t>
            </w:r>
          </w:p>
        </w:tc>
        <w:tc>
          <w:tcPr>
            <w:tcW w:w="0" w:type="auto"/>
            <w:vAlign w:val="bottom"/>
          </w:tcPr>
          <w:p w14:paraId="7DE17D9B" w14:textId="7D28971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4E9C9712" w14:textId="19389BA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685C7FCD" w14:textId="2BB92BB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0.0340</w:t>
            </w:r>
          </w:p>
        </w:tc>
        <w:tc>
          <w:tcPr>
            <w:tcW w:w="0" w:type="auto"/>
            <w:vAlign w:val="bottom"/>
          </w:tcPr>
          <w:p w14:paraId="3F9FDBC0" w14:textId="79CEEC9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72BE2D63" w14:textId="12571FE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04E02A9A" w14:textId="337043B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26CEFE55" w14:textId="74E309B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475C2BE4" w14:textId="44F9895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6DFFD90B" w14:textId="702EC08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</w:tr>
      <w:tr w:rsidR="008742CB" w14:paraId="135375FE" w14:textId="77777777" w:rsidTr="008742CB">
        <w:tc>
          <w:tcPr>
            <w:tcW w:w="0" w:type="auto"/>
            <w:vAlign w:val="bottom"/>
          </w:tcPr>
          <w:p w14:paraId="437A6CC6" w14:textId="5074937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2014</w:t>
            </w:r>
          </w:p>
        </w:tc>
        <w:tc>
          <w:tcPr>
            <w:tcW w:w="0" w:type="auto"/>
            <w:vAlign w:val="bottom"/>
          </w:tcPr>
          <w:p w14:paraId="4AABD121" w14:textId="12AAF66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0.495 (0.283)</w:t>
            </w:r>
          </w:p>
        </w:tc>
        <w:tc>
          <w:tcPr>
            <w:tcW w:w="0" w:type="auto"/>
            <w:vAlign w:val="center"/>
          </w:tcPr>
          <w:p w14:paraId="3C82B9BA" w14:textId="43150A9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1,592 </w:t>
            </w:r>
          </w:p>
        </w:tc>
        <w:tc>
          <w:tcPr>
            <w:tcW w:w="0" w:type="auto"/>
            <w:vAlign w:val="bottom"/>
          </w:tcPr>
          <w:p w14:paraId="7E1BED22" w14:textId="024BFC2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10652605" w14:textId="381411D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vAlign w:val="bottom"/>
          </w:tcPr>
          <w:p w14:paraId="13703A40" w14:textId="74FD6A7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53777813" w14:textId="38EAC77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29464E0A" w14:textId="21F26DC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092CA702" w14:textId="6C6B484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0.0010</w:t>
            </w:r>
          </w:p>
        </w:tc>
        <w:tc>
          <w:tcPr>
            <w:tcW w:w="0" w:type="auto"/>
            <w:vAlign w:val="bottom"/>
          </w:tcPr>
          <w:p w14:paraId="110FB53F" w14:textId="6AC1DBA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0.0018</w:t>
            </w:r>
          </w:p>
        </w:tc>
        <w:tc>
          <w:tcPr>
            <w:tcW w:w="0" w:type="auto"/>
            <w:vAlign w:val="bottom"/>
          </w:tcPr>
          <w:p w14:paraId="22A8EA3C" w14:textId="2A15B27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0.0016</w:t>
            </w:r>
          </w:p>
        </w:tc>
        <w:tc>
          <w:tcPr>
            <w:tcW w:w="0" w:type="auto"/>
            <w:vAlign w:val="bottom"/>
          </w:tcPr>
          <w:p w14:paraId="452ECA0D" w14:textId="1D6BB28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2F0A2ECA" w14:textId="47ABD8B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0.0019</w:t>
            </w:r>
          </w:p>
        </w:tc>
        <w:tc>
          <w:tcPr>
            <w:tcW w:w="0" w:type="auto"/>
            <w:vAlign w:val="bottom"/>
          </w:tcPr>
          <w:p w14:paraId="34B1BB99" w14:textId="26A5431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2176A99C" w14:textId="2D0A963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0.0571</w:t>
            </w:r>
          </w:p>
        </w:tc>
        <w:tc>
          <w:tcPr>
            <w:tcW w:w="0" w:type="auto"/>
            <w:vAlign w:val="bottom"/>
          </w:tcPr>
          <w:p w14:paraId="60559505" w14:textId="0A31171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4E42C85E" w14:textId="1850A5A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  <w:tc>
          <w:tcPr>
            <w:tcW w:w="0" w:type="auto"/>
            <w:vAlign w:val="bottom"/>
          </w:tcPr>
          <w:p w14:paraId="730D9909" w14:textId="68EFC3A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1BDBE0B9" w14:textId="513171D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6BB4D4C5" w14:textId="4C9DFEA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</w:tr>
      <w:tr w:rsidR="008742CB" w14:paraId="2D7B107F" w14:textId="77777777" w:rsidTr="008742CB">
        <w:tc>
          <w:tcPr>
            <w:tcW w:w="0" w:type="auto"/>
            <w:vAlign w:val="bottom"/>
          </w:tcPr>
          <w:p w14:paraId="03E23E76" w14:textId="2289EDA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2015</w:t>
            </w:r>
          </w:p>
        </w:tc>
        <w:tc>
          <w:tcPr>
            <w:tcW w:w="0" w:type="auto"/>
            <w:vAlign w:val="bottom"/>
          </w:tcPr>
          <w:p w14:paraId="1982D64A" w14:textId="1AE54F3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0.253 (0.235)</w:t>
            </w:r>
          </w:p>
        </w:tc>
        <w:tc>
          <w:tcPr>
            <w:tcW w:w="0" w:type="auto"/>
            <w:vAlign w:val="center"/>
          </w:tcPr>
          <w:p w14:paraId="4B6388CF" w14:textId="086FC63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1,234 </w:t>
            </w:r>
          </w:p>
        </w:tc>
        <w:tc>
          <w:tcPr>
            <w:tcW w:w="0" w:type="auto"/>
            <w:vAlign w:val="bottom"/>
          </w:tcPr>
          <w:p w14:paraId="44844251" w14:textId="3249AB4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0.0015</w:t>
            </w:r>
          </w:p>
        </w:tc>
        <w:tc>
          <w:tcPr>
            <w:tcW w:w="0" w:type="auto"/>
            <w:vAlign w:val="bottom"/>
          </w:tcPr>
          <w:p w14:paraId="20F10474" w14:textId="4F3BD47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5944A69D" w14:textId="4553FDF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39B8B206" w14:textId="4242501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7D92539D" w14:textId="05080D2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719E9A27" w14:textId="20EE4A5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6C8CCE90" w14:textId="70A7DBE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70DD6903" w14:textId="72AB178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vAlign w:val="bottom"/>
          </w:tcPr>
          <w:p w14:paraId="79129E49" w14:textId="28B1CF3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5A4F3CA5" w14:textId="4868181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2CD675F6" w14:textId="5C72499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0.0012</w:t>
            </w:r>
          </w:p>
        </w:tc>
        <w:tc>
          <w:tcPr>
            <w:tcW w:w="0" w:type="auto"/>
            <w:vAlign w:val="bottom"/>
          </w:tcPr>
          <w:p w14:paraId="3A78270C" w14:textId="277EB22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vAlign w:val="bottom"/>
          </w:tcPr>
          <w:p w14:paraId="2E7ED88B" w14:textId="42862D4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0.0321</w:t>
            </w:r>
          </w:p>
        </w:tc>
        <w:tc>
          <w:tcPr>
            <w:tcW w:w="0" w:type="auto"/>
            <w:vAlign w:val="bottom"/>
          </w:tcPr>
          <w:p w14:paraId="53461686" w14:textId="3084013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42DAFE34" w14:textId="532E8D1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4C15106E" w14:textId="3BE69DF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6656DD77" w14:textId="643569F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</w:tr>
      <w:tr w:rsidR="008742CB" w14:paraId="361F8ACD" w14:textId="77777777" w:rsidTr="008742CB">
        <w:tc>
          <w:tcPr>
            <w:tcW w:w="0" w:type="auto"/>
            <w:vAlign w:val="bottom"/>
          </w:tcPr>
          <w:p w14:paraId="6534B20C" w14:textId="516F908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2016</w:t>
            </w:r>
          </w:p>
        </w:tc>
        <w:tc>
          <w:tcPr>
            <w:tcW w:w="0" w:type="auto"/>
            <w:vAlign w:val="bottom"/>
          </w:tcPr>
          <w:p w14:paraId="319F755D" w14:textId="0357D1B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-0.009 (0.261)</w:t>
            </w:r>
          </w:p>
        </w:tc>
        <w:tc>
          <w:tcPr>
            <w:tcW w:w="0" w:type="auto"/>
            <w:vAlign w:val="center"/>
          </w:tcPr>
          <w:p w14:paraId="4D66460E" w14:textId="645EE2F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954 </w:t>
            </w:r>
          </w:p>
        </w:tc>
        <w:tc>
          <w:tcPr>
            <w:tcW w:w="0" w:type="auto"/>
            <w:vAlign w:val="bottom"/>
          </w:tcPr>
          <w:p w14:paraId="679A55AF" w14:textId="51C4730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26D6092C" w14:textId="787D4D7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7C2A945A" w14:textId="7A11FFC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088A49D1" w14:textId="7FBB2FA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3C3E99FD" w14:textId="6250EAC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48A64831" w14:textId="554C250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2E2C4C01" w14:textId="4B214D0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746C91C9" w14:textId="61AFD00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0421BA8B" w14:textId="30CD640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1CFE16FA" w14:textId="5793DFB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vAlign w:val="bottom"/>
          </w:tcPr>
          <w:p w14:paraId="5AC43C4D" w14:textId="3759E70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354A3AC1" w14:textId="0EFFDEB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  <w:tc>
          <w:tcPr>
            <w:tcW w:w="0" w:type="auto"/>
            <w:vAlign w:val="bottom"/>
          </w:tcPr>
          <w:p w14:paraId="7BBCBD59" w14:textId="090EF12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12B90B3A" w14:textId="1D4688F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0.0432</w:t>
            </w:r>
          </w:p>
        </w:tc>
        <w:tc>
          <w:tcPr>
            <w:tcW w:w="0" w:type="auto"/>
            <w:vAlign w:val="bottom"/>
          </w:tcPr>
          <w:p w14:paraId="5FF06857" w14:textId="1B4334A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0694B4A0" w14:textId="7C48A4B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24DFBB42" w14:textId="09E2FDF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</w:tr>
      <w:tr w:rsidR="008742CB" w14:paraId="40F97117" w14:textId="77777777" w:rsidTr="008742CB">
        <w:tc>
          <w:tcPr>
            <w:tcW w:w="0" w:type="auto"/>
            <w:vAlign w:val="bottom"/>
          </w:tcPr>
          <w:p w14:paraId="731C9A4F" w14:textId="6965E68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2017</w:t>
            </w:r>
          </w:p>
        </w:tc>
        <w:tc>
          <w:tcPr>
            <w:tcW w:w="0" w:type="auto"/>
            <w:vAlign w:val="bottom"/>
          </w:tcPr>
          <w:p w14:paraId="2B58BF9D" w14:textId="58197A0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0.49 (0.261)</w:t>
            </w:r>
          </w:p>
        </w:tc>
        <w:tc>
          <w:tcPr>
            <w:tcW w:w="0" w:type="auto"/>
            <w:vAlign w:val="center"/>
          </w:tcPr>
          <w:p w14:paraId="06BBA7B4" w14:textId="27355F9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1,570 </w:t>
            </w:r>
          </w:p>
        </w:tc>
        <w:tc>
          <w:tcPr>
            <w:tcW w:w="0" w:type="auto"/>
            <w:vAlign w:val="bottom"/>
          </w:tcPr>
          <w:p w14:paraId="681D6AAC" w14:textId="2694A9A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4B9230DC" w14:textId="0C06E63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426942BC" w14:textId="57DA81C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5B3205D4" w14:textId="74B09B9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2916868F" w14:textId="364E88F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6034EF0B" w14:textId="7DEA192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69C363B1" w14:textId="18D4567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07D47052" w14:textId="250711E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7BE5A64B" w14:textId="1B4623C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34298767" w14:textId="6CD876B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383C5382" w14:textId="474F455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7D5C7AF0" w14:textId="4724D66E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5FE54BC9" w14:textId="6B43050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7A994EEF" w14:textId="5EFABD8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66761CC2" w14:textId="7DE0F57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0.0422</w:t>
            </w:r>
          </w:p>
        </w:tc>
        <w:tc>
          <w:tcPr>
            <w:tcW w:w="0" w:type="auto"/>
            <w:vAlign w:val="bottom"/>
          </w:tcPr>
          <w:p w14:paraId="29A768A9" w14:textId="3A34EE8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  <w:tc>
          <w:tcPr>
            <w:tcW w:w="0" w:type="auto"/>
            <w:vAlign w:val="bottom"/>
          </w:tcPr>
          <w:p w14:paraId="5C3A3B15" w14:textId="1BAFA24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</w:tr>
      <w:tr w:rsidR="008742CB" w14:paraId="501CC616" w14:textId="77777777" w:rsidTr="008742CB">
        <w:tc>
          <w:tcPr>
            <w:tcW w:w="0" w:type="auto"/>
            <w:vAlign w:val="bottom"/>
          </w:tcPr>
          <w:p w14:paraId="3C745EBD" w14:textId="3BF0A96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2018</w:t>
            </w:r>
          </w:p>
        </w:tc>
        <w:tc>
          <w:tcPr>
            <w:tcW w:w="0" w:type="auto"/>
            <w:vAlign w:val="bottom"/>
          </w:tcPr>
          <w:p w14:paraId="57635B44" w14:textId="28A5A96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0.824 (0.265)</w:t>
            </w:r>
          </w:p>
        </w:tc>
        <w:tc>
          <w:tcPr>
            <w:tcW w:w="0" w:type="auto"/>
            <w:vAlign w:val="center"/>
          </w:tcPr>
          <w:p w14:paraId="19B11B0B" w14:textId="45A1F3F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2,201 </w:t>
            </w:r>
          </w:p>
        </w:tc>
        <w:tc>
          <w:tcPr>
            <w:tcW w:w="0" w:type="auto"/>
            <w:vAlign w:val="bottom"/>
          </w:tcPr>
          <w:p w14:paraId="3A673895" w14:textId="6CCC1A5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vAlign w:val="bottom"/>
          </w:tcPr>
          <w:p w14:paraId="24F27FD3" w14:textId="6D1B0B0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061E9760" w14:textId="418368A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5EA1E98F" w14:textId="6952CFC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vAlign w:val="bottom"/>
          </w:tcPr>
          <w:p w14:paraId="0489E8D2" w14:textId="28F99122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39B579E9" w14:textId="094193A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0212AD46" w14:textId="33CA406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0.0013</w:t>
            </w:r>
          </w:p>
        </w:tc>
        <w:tc>
          <w:tcPr>
            <w:tcW w:w="0" w:type="auto"/>
            <w:vAlign w:val="bottom"/>
          </w:tcPr>
          <w:p w14:paraId="218E10CD" w14:textId="7115042F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62274F0E" w14:textId="4E4E605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vAlign w:val="bottom"/>
          </w:tcPr>
          <w:p w14:paraId="1910C0FA" w14:textId="2FD26E0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vAlign w:val="bottom"/>
          </w:tcPr>
          <w:p w14:paraId="32C7F816" w14:textId="36D3D185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vAlign w:val="bottom"/>
          </w:tcPr>
          <w:p w14:paraId="3C851F7C" w14:textId="7719A00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0.0009</w:t>
            </w:r>
          </w:p>
        </w:tc>
        <w:tc>
          <w:tcPr>
            <w:tcW w:w="0" w:type="auto"/>
            <w:vAlign w:val="bottom"/>
          </w:tcPr>
          <w:p w14:paraId="5A15BA6D" w14:textId="2D1CF5A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vAlign w:val="bottom"/>
          </w:tcPr>
          <w:p w14:paraId="0E9DD466" w14:textId="5445F7E0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0.0005</w:t>
            </w:r>
          </w:p>
        </w:tc>
        <w:tc>
          <w:tcPr>
            <w:tcW w:w="0" w:type="auto"/>
            <w:vAlign w:val="bottom"/>
          </w:tcPr>
          <w:p w14:paraId="57E9F6A4" w14:textId="4D1CAC3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  <w:tc>
          <w:tcPr>
            <w:tcW w:w="0" w:type="auto"/>
            <w:vAlign w:val="bottom"/>
          </w:tcPr>
          <w:p w14:paraId="053A033A" w14:textId="60070E4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0.0445</w:t>
            </w:r>
          </w:p>
        </w:tc>
        <w:tc>
          <w:tcPr>
            <w:tcW w:w="0" w:type="auto"/>
            <w:vAlign w:val="bottom"/>
          </w:tcPr>
          <w:p w14:paraId="45A7C426" w14:textId="09BC576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</w:tr>
      <w:tr w:rsidR="008742CB" w14:paraId="7CB10624" w14:textId="77777777" w:rsidTr="008742CB"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7AE8237D" w14:textId="19728D9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36A66906" w14:textId="575FACD6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0.293 (0.263)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917D356" w14:textId="7119DE3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1,291 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12136103" w14:textId="6C58216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0C7D709B" w14:textId="16538484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4355ACD8" w14:textId="1D0F7DA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48D4BFB2" w14:textId="7F31228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24CAF8B7" w14:textId="2D8BD778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19B45149" w14:textId="1B06BB9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359F17F7" w14:textId="6FE6417B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33672C48" w14:textId="4E09CA7D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181A9FEC" w14:textId="75B7379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5075EB70" w14:textId="10DD522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56D60532" w14:textId="68A9F17A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6B924360" w14:textId="5AA1CDE1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652FAF83" w14:textId="0C64148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716D1552" w14:textId="7674F03C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00D7D7BD" w14:textId="1EB840C9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4801785F" w14:textId="1D9A19D7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0.0004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14:paraId="737C2554" w14:textId="3BDE1723" w:rsidR="008742CB" w:rsidRPr="008742CB" w:rsidRDefault="008742CB" w:rsidP="008742CB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742CB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0.0422</w:t>
            </w:r>
          </w:p>
        </w:tc>
      </w:tr>
    </w:tbl>
    <w:p w14:paraId="528DBFED" w14:textId="77777777" w:rsidR="00BE4FB4" w:rsidRDefault="00BE4FB4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A1AFB01" w14:textId="77777777" w:rsidR="004A3C16" w:rsidRDefault="004A3C1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46D4AE4E" w14:textId="1FD869A0" w:rsidR="00B9444B" w:rsidRPr="002B6140" w:rsidRDefault="00B9444B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Table </w:t>
      </w:r>
      <w:r w:rsidR="00331062">
        <w:rPr>
          <w:rFonts w:ascii="Times New Roman" w:hAnsi="Times New Roman" w:cs="Times New Roman"/>
          <w:lang w:val="en-US"/>
        </w:rPr>
        <w:t>S</w:t>
      </w:r>
      <w:r w:rsidR="003F7A05">
        <w:rPr>
          <w:rFonts w:ascii="Times New Roman" w:hAnsi="Times New Roman" w:cs="Times New Roman"/>
          <w:lang w:val="en-US"/>
        </w:rPr>
        <w:t>4</w:t>
      </w:r>
      <w:r w:rsidRPr="002B6140">
        <w:rPr>
          <w:rFonts w:ascii="Times New Roman" w:hAnsi="Times New Roman" w:cs="Times New Roman"/>
          <w:lang w:val="en-US"/>
        </w:rPr>
        <w:t xml:space="preserve">. </w:t>
      </w:r>
      <w:r w:rsidRPr="002B6140">
        <w:rPr>
          <w:rFonts w:ascii="Times New Roman" w:hAnsi="Times New Roman" w:cs="Times New Roman"/>
          <w:color w:val="000000"/>
          <w:lang w:val="en-US"/>
        </w:rPr>
        <w:t>Estimable parameters and prior specifications for considered in the sensitivity analyses (</w:t>
      </w:r>
      <w:proofErr w:type="spellStart"/>
      <w:r w:rsidRPr="002B6140">
        <w:rPr>
          <w:rFonts w:ascii="Times New Roman" w:hAnsi="Times New Roman" w:cs="Times New Roman"/>
          <w:color w:val="000000"/>
          <w:lang w:val="en-US"/>
        </w:rPr>
        <w:t>Scens</w:t>
      </w:r>
      <w:proofErr w:type="spellEnd"/>
      <w:r w:rsidRPr="002B6140">
        <w:rPr>
          <w:rFonts w:ascii="Times New Roman" w:hAnsi="Times New Roman" w:cs="Times New Roman"/>
          <w:color w:val="000000"/>
          <w:lang w:val="en-US"/>
        </w:rPr>
        <w:t xml:space="preserve"> 1-1</w:t>
      </w:r>
      <w:r w:rsidR="009D2C07" w:rsidRPr="002B6140">
        <w:rPr>
          <w:rFonts w:ascii="Times New Roman" w:hAnsi="Times New Roman" w:cs="Times New Roman"/>
          <w:color w:val="000000"/>
          <w:lang w:val="en-US"/>
        </w:rPr>
        <w:t>4</w:t>
      </w:r>
      <w:r w:rsidRPr="002B6140">
        <w:rPr>
          <w:rFonts w:ascii="Times New Roman" w:hAnsi="Times New Roman" w:cs="Times New Roman"/>
          <w:color w:val="000000"/>
          <w:lang w:val="en-US"/>
        </w:rPr>
        <w:t>).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2"/>
        <w:gridCol w:w="2293"/>
        <w:gridCol w:w="2026"/>
        <w:gridCol w:w="1471"/>
        <w:gridCol w:w="1054"/>
        <w:gridCol w:w="1953"/>
        <w:gridCol w:w="1381"/>
        <w:gridCol w:w="1381"/>
        <w:gridCol w:w="1373"/>
      </w:tblGrid>
      <w:tr w:rsidR="00B9444B" w:rsidRPr="002B6140" w14:paraId="6F6E3696" w14:textId="77777777" w:rsidTr="00303037">
        <w:tc>
          <w:tcPr>
            <w:tcW w:w="328" w:type="pct"/>
            <w:tcBorders>
              <w:top w:val="single" w:sz="4" w:space="0" w:color="auto"/>
              <w:bottom w:val="single" w:sz="4" w:space="0" w:color="auto"/>
            </w:tcBorders>
          </w:tcPr>
          <w:p w14:paraId="682FD3E1" w14:textId="6B016876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Sens</w:t>
            </w:r>
            <w:r w:rsidR="00F01F0B"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itivity</w:t>
            </w:r>
          </w:p>
        </w:tc>
        <w:tc>
          <w:tcPr>
            <w:tcW w:w="826" w:type="pct"/>
            <w:tcBorders>
              <w:top w:val="single" w:sz="4" w:space="0" w:color="auto"/>
              <w:bottom w:val="single" w:sz="4" w:space="0" w:color="auto"/>
            </w:tcBorders>
          </w:tcPr>
          <w:p w14:paraId="0DE04E03" w14:textId="5656CB98" w:rsidR="00B9444B" w:rsidRPr="002B6140" w:rsidRDefault="00364A0C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30" w:type="pct"/>
            <w:tcBorders>
              <w:top w:val="single" w:sz="4" w:space="0" w:color="auto"/>
              <w:bottom w:val="single" w:sz="4" w:space="0" w:color="auto"/>
            </w:tcBorders>
          </w:tcPr>
          <w:p w14:paraId="711D7273" w14:textId="77777777" w:rsidR="00B9444B" w:rsidRPr="002B6140" w:rsidRDefault="00364A0C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32" w:type="pct"/>
            <w:tcBorders>
              <w:top w:val="single" w:sz="4" w:space="0" w:color="auto"/>
              <w:bottom w:val="single" w:sz="4" w:space="0" w:color="auto"/>
            </w:tcBorders>
          </w:tcPr>
          <w:p w14:paraId="11BC89CF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Pmsy</m:t>
                </m:r>
              </m:oMath>
            </m:oMathPara>
          </w:p>
        </w:tc>
        <w:tc>
          <w:tcPr>
            <w:tcW w:w="383" w:type="pct"/>
            <w:tcBorders>
              <w:top w:val="single" w:sz="4" w:space="0" w:color="auto"/>
              <w:bottom w:val="single" w:sz="4" w:space="0" w:color="auto"/>
            </w:tcBorders>
          </w:tcPr>
          <w:p w14:paraId="08FF9090" w14:textId="77777777" w:rsidR="00B9444B" w:rsidRPr="002B6140" w:rsidRDefault="00B9444B" w:rsidP="00733B33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SLR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4F5986EE" w14:textId="77777777" w:rsidR="00B9444B" w:rsidRPr="002B6140" w:rsidRDefault="00B9444B" w:rsidP="00012E2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Catch</w:t>
            </w:r>
          </w:p>
        </w:tc>
        <w:tc>
          <w:tcPr>
            <w:tcW w:w="500" w:type="pct"/>
            <w:tcBorders>
              <w:top w:val="single" w:sz="4" w:space="0" w:color="auto"/>
              <w:bottom w:val="single" w:sz="4" w:space="0" w:color="auto"/>
            </w:tcBorders>
          </w:tcPr>
          <w:p w14:paraId="389A2F27" w14:textId="6AFA46B7" w:rsidR="00B9444B" w:rsidRPr="002B6140" w:rsidRDefault="00364A0C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recent</m:t>
                    </m:r>
                  </m:sub>
                </m:sSub>
              </m:oMath>
            </m:oMathPara>
          </w:p>
        </w:tc>
        <w:tc>
          <w:tcPr>
            <w:tcW w:w="500" w:type="pct"/>
            <w:tcBorders>
              <w:top w:val="single" w:sz="4" w:space="0" w:color="auto"/>
              <w:bottom w:val="single" w:sz="4" w:space="0" w:color="auto"/>
            </w:tcBorders>
          </w:tcPr>
          <w:p w14:paraId="0E0FCB14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Q</w:t>
            </w:r>
          </w:p>
        </w:tc>
        <w:tc>
          <w:tcPr>
            <w:tcW w:w="497" w:type="pct"/>
            <w:tcBorders>
              <w:top w:val="single" w:sz="4" w:space="0" w:color="auto"/>
              <w:bottom w:val="single" w:sz="4" w:space="0" w:color="auto"/>
            </w:tcBorders>
          </w:tcPr>
          <w:p w14:paraId="0EEE84ED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N-haplotypes</w:t>
            </w:r>
          </w:p>
        </w:tc>
      </w:tr>
      <w:tr w:rsidR="00B9444B" w:rsidRPr="002B6140" w14:paraId="7E6061C0" w14:textId="77777777" w:rsidTr="00F01F0B">
        <w:tc>
          <w:tcPr>
            <w:tcW w:w="328" w:type="pct"/>
            <w:tcBorders>
              <w:top w:val="single" w:sz="4" w:space="0" w:color="auto"/>
            </w:tcBorders>
          </w:tcPr>
          <w:p w14:paraId="72310510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Base</w:t>
            </w:r>
          </w:p>
        </w:tc>
        <w:tc>
          <w:tcPr>
            <w:tcW w:w="826" w:type="pct"/>
            <w:tcBorders>
              <w:top w:val="single" w:sz="4" w:space="0" w:color="auto"/>
            </w:tcBorders>
          </w:tcPr>
          <w:p w14:paraId="5D9C184B" w14:textId="0D126D31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single" w:sz="4" w:space="0" w:color="auto"/>
            </w:tcBorders>
          </w:tcPr>
          <w:p w14:paraId="485CDB3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single" w:sz="4" w:space="0" w:color="auto"/>
            </w:tcBorders>
          </w:tcPr>
          <w:p w14:paraId="2D52FBB7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single" w:sz="4" w:space="0" w:color="auto"/>
            </w:tcBorders>
          </w:tcPr>
          <w:p w14:paraId="638F656F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single" w:sz="4" w:space="0" w:color="auto"/>
            </w:tcBorders>
          </w:tcPr>
          <w:p w14:paraId="0F3337E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single" w:sz="4" w:space="0" w:color="auto"/>
            </w:tcBorders>
          </w:tcPr>
          <w:p w14:paraId="3AF38370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single" w:sz="4" w:space="0" w:color="auto"/>
            </w:tcBorders>
          </w:tcPr>
          <w:p w14:paraId="2B062B38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single" w:sz="4" w:space="0" w:color="auto"/>
            </w:tcBorders>
          </w:tcPr>
          <w:p w14:paraId="26B4BA6B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6B785D3F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5292FC8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6BEDE78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rlnom(-2.67, 0.5)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20D74FBA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7F1A62D1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324DDA5F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6FBF3E75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16CC0771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2C46341F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1C4A5A5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30E1C708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039E2916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7FAC3EC0" w14:textId="7450B0C2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rlnom(-2.67, 0.3)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0DF0380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53A203CA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09782C6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624C6B5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28BE04F4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1CD0C827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109B4CE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1DEA851F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609D4F94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1ACF0757" w14:textId="6D2C218B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rlnom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-2.67, 0.5</m:t>
                    </m:r>
                  </m:e>
                </m:d>
              </m:oMath>
            </m:oMathPara>
          </w:p>
          <w:p w14:paraId="0E02BA29" w14:textId="135966BB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T(0.02,0.11)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19AC5EC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04BC043C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3BFB176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2ABDF807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54E0F910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55BFB074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35E14395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47B4CE70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4901AF8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60B6DF5F" w14:textId="489F267A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62A434D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1, 100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508C53E7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327BB46A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4EC504C6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7754F798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11AB6FFE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78F41ACB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55625E14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7E607FB7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5710984C" w14:textId="70044280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32AF8F86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1, 2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1421E17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72D29D1D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14E2656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C593AFF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163917EA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2757263B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14D454B8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39C00B65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1781EB46" w14:textId="0E1848AF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6E2B9E24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1A5EB06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3DA1694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744FD1A7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352AFB37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 xml:space="preserve">2004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CF4371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4FF2131E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35BB173F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30C2E31F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7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3F8FF2A8" w14:textId="738E3CEE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105CDB1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554CF251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03F8F0C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Exclude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0039FCF4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BA9DD61" w14:textId="77777777" w:rsidR="00B9444B" w:rsidRPr="002B6140" w:rsidRDefault="00B9444B" w:rsidP="00733B33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E9EA9AE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37E05F77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612581F7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65779C8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8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38BC1226" w14:textId="3362C80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22111D5D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05A03F4C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6FA8F72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401ED4B5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low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79D3047C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2F5FF5FE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0F6CEF50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599BEF4F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76F7B984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9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18950686" w14:textId="7AC2D6F4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2828090A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22EF8D9D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5B1896BA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595B3D7A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high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1C525E58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1EFA147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7AEFB912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6AE73946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4E3888A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10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69DE8E02" w14:textId="3E4CB1C8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19FAD6CB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470EEB15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225D6D75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753CD966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3A6D0B3A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04547C93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383BD85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0</w:t>
            </w:r>
          </w:p>
        </w:tc>
      </w:tr>
      <w:tr w:rsidR="00B9444B" w:rsidRPr="002B6140" w14:paraId="6B2A89AB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438D310F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11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1A9FE564" w14:textId="6DE06FBF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032FF81C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624E084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66A0C89D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413D15B0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5F75D4EE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676A00D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4FE6FAA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25</w:t>
            </w:r>
          </w:p>
        </w:tc>
      </w:tr>
      <w:tr w:rsidR="00B9444B" w:rsidRPr="002B6140" w14:paraId="303A9484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59F05D61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12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753B409B" w14:textId="6A12B5B5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7D2A6980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5F1E429E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26EE8FA0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2908BA01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ED479C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85090B9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55CCE358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37</w:t>
            </w:r>
          </w:p>
        </w:tc>
      </w:tr>
      <w:tr w:rsidR="003C55D7" w:rsidRPr="002B6140" w14:paraId="668F0D6D" w14:textId="77777777" w:rsidTr="003C55D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526054DC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13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54A44BA5" w14:textId="0F1A9AEA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3DF6DCF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428802BD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76DDF508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3C0E3515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0817462B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7FEB836F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 xml:space="preserve">Analytical + additional </w:t>
            </w:r>
            <w:proofErr w:type="spellStart"/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obs</w:t>
            </w:r>
            <w:proofErr w:type="spellEnd"/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 xml:space="preserve"> error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091E32C9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3C55D7" w:rsidRPr="002B6140" w14:paraId="76B1FB50" w14:textId="77777777" w:rsidTr="003C55D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9030895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14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46D0AE1" w14:textId="78EFBBAA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472FE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05ACC6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C20B70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3D838E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DECBD72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2C969B" w14:textId="2EFE40E8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Power function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F9A8A21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</w:tbl>
    <w:p w14:paraId="2B25B7C1" w14:textId="61073410" w:rsidR="00B9444B" w:rsidRPr="002B6140" w:rsidRDefault="00B9444B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7E63D91" w14:textId="77777777" w:rsidR="00B9444B" w:rsidRPr="002B6140" w:rsidRDefault="00B9444B" w:rsidP="00733B33">
      <w:pPr>
        <w:spacing w:after="0" w:line="240" w:lineRule="auto"/>
        <w:rPr>
          <w:rFonts w:ascii="Times New Roman" w:hAnsi="Times New Roman" w:cs="Times New Roman"/>
          <w:lang w:val="en-US"/>
        </w:rPr>
        <w:sectPr w:rsidR="00B9444B" w:rsidRPr="002B6140" w:rsidSect="00B9444B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6D0EF6D1" w14:textId="6CD58271" w:rsidR="00733B33" w:rsidRPr="002B6140" w:rsidRDefault="00733B33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Table </w:t>
      </w:r>
      <w:r w:rsidR="00BE4FB4">
        <w:rPr>
          <w:rFonts w:ascii="Times New Roman" w:hAnsi="Times New Roman" w:cs="Times New Roman"/>
          <w:lang w:val="en-US"/>
        </w:rPr>
        <w:t>S</w:t>
      </w:r>
      <w:r w:rsidR="00156D15">
        <w:rPr>
          <w:rFonts w:ascii="Times New Roman" w:hAnsi="Times New Roman" w:cs="Times New Roman"/>
          <w:lang w:val="en-US"/>
        </w:rPr>
        <w:t>5</w:t>
      </w:r>
      <w:r w:rsidRPr="002B6140">
        <w:rPr>
          <w:rFonts w:ascii="Times New Roman" w:hAnsi="Times New Roman" w:cs="Times New Roman"/>
          <w:lang w:val="en-US"/>
        </w:rPr>
        <w:t xml:space="preserve">. Posterior mean, standard deviations and 50% and 95% Bayesian credible intervals (CI) for the key biological parameters estimated by the individual state-space assessment models of the southern right whale </w:t>
      </w:r>
      <w:proofErr w:type="spellStart"/>
      <w:r w:rsidRPr="002B6140">
        <w:rPr>
          <w:rFonts w:ascii="Times New Roman" w:hAnsi="Times New Roman" w:cs="Times New Roman"/>
          <w:i/>
          <w:iCs/>
          <w:lang w:val="en-US"/>
        </w:rPr>
        <w:t>Eubalaena</w:t>
      </w:r>
      <w:proofErr w:type="spellEnd"/>
      <w:r w:rsidRPr="002B6140">
        <w:rPr>
          <w:rFonts w:ascii="Times New Roman" w:hAnsi="Times New Roman" w:cs="Times New Roman"/>
          <w:i/>
          <w:iCs/>
          <w:lang w:val="en-US"/>
        </w:rPr>
        <w:t xml:space="preserve"> australis</w:t>
      </w:r>
      <w:r w:rsidRPr="002B6140">
        <w:rPr>
          <w:rFonts w:ascii="Times New Roman" w:hAnsi="Times New Roman" w:cs="Times New Roman"/>
          <w:lang w:val="en-US"/>
        </w:rPr>
        <w:t xml:space="preserve">. </w:t>
      </w:r>
    </w:p>
    <w:p w14:paraId="10D56049" w14:textId="721FA45D" w:rsidR="00733B33" w:rsidRPr="002B6140" w:rsidRDefault="00733B33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14:paraId="1F6D50B7" w14:textId="3E63AE5F" w:rsidR="00B332E5" w:rsidRPr="002B6140" w:rsidRDefault="00C215AF" w:rsidP="00B332E5">
      <w:pPr>
        <w:spacing w:after="0" w:line="240" w:lineRule="auto"/>
        <w:rPr>
          <w:rFonts w:ascii="Times New Roman" w:hAnsi="Times New Roman" w:cs="Times New Roman"/>
          <w:b/>
          <w:bCs/>
          <w:color w:val="000000"/>
          <w:lang w:val="en-GB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.1 </w:t>
      </w:r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Base Case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122"/>
        <w:gridCol w:w="1146"/>
        <w:gridCol w:w="1269"/>
        <w:gridCol w:w="876"/>
        <w:gridCol w:w="1078"/>
        <w:gridCol w:w="1349"/>
        <w:gridCol w:w="1393"/>
      </w:tblGrid>
      <w:tr w:rsidR="00B332E5" w:rsidRPr="002B6140" w:rsidDel="00DB6B1A" w14:paraId="7F848D30" w14:textId="77777777" w:rsidTr="00B31C40">
        <w:trPr>
          <w:gridAfter w:val="6"/>
          <w:wAfter w:w="7111" w:type="dxa"/>
          <w:jc w:val="center"/>
          <w:del w:id="0" w:author="Grant Adams" w:date="2021-06-10T14:48:00Z"/>
        </w:trPr>
        <w:tc>
          <w:tcPr>
            <w:tcW w:w="819" w:type="pct"/>
            <w:gridSpan w:val="2"/>
          </w:tcPr>
          <w:p w14:paraId="3FBE3859" w14:textId="77777777" w:rsidR="00B332E5" w:rsidRPr="002B6140" w:rsidDel="00DB6B1A" w:rsidRDefault="00B332E5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</w:tr>
      <w:tr w:rsidR="00B332E5" w:rsidRPr="002B6140" w14:paraId="568A205B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1B2968FE" w14:textId="77777777" w:rsidR="00B332E5" w:rsidRPr="002B6140" w:rsidRDefault="00B332E5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gridSpan w:val="2"/>
            <w:tcBorders>
              <w:bottom w:val="single" w:sz="4" w:space="0" w:color="auto"/>
            </w:tcBorders>
            <w:vAlign w:val="bottom"/>
          </w:tcPr>
          <w:p w14:paraId="1EADAA2C" w14:textId="77777777" w:rsidR="00B332E5" w:rsidRPr="002B6140" w:rsidRDefault="00B332E5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76621EB" w14:textId="77777777" w:rsidR="00B332E5" w:rsidRPr="002B6140" w:rsidRDefault="00B332E5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742FF63B" w14:textId="77777777" w:rsidR="00B332E5" w:rsidRPr="002B6140" w:rsidRDefault="00B332E5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6F0628AC" w14:textId="77777777" w:rsidR="00B332E5" w:rsidRPr="002B6140" w:rsidRDefault="00B332E5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5A533669" w14:textId="77777777" w:rsidR="00B332E5" w:rsidRPr="002B6140" w:rsidRDefault="00B332E5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455B3196" w14:textId="77777777" w:rsidR="00B332E5" w:rsidRPr="002B6140" w:rsidRDefault="00B332E5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86D9A" w:rsidRPr="002B6140" w14:paraId="0BDEC783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0C082D3C" w14:textId="77777777" w:rsidR="00086D9A" w:rsidRPr="002B6140" w:rsidRDefault="00364A0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tcBorders>
              <w:top w:val="single" w:sz="4" w:space="0" w:color="auto"/>
            </w:tcBorders>
            <w:vAlign w:val="bottom"/>
          </w:tcPr>
          <w:p w14:paraId="30BC1909" w14:textId="4934AFA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3B1937A0" w14:textId="70BF9C3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5177C84B" w14:textId="1991AEC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7B4BD6E9" w14:textId="27C5A87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2780978A" w14:textId="2006EA0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0B425C62" w14:textId="75BB55D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</w:tr>
      <w:tr w:rsidR="00086D9A" w:rsidRPr="002B6140" w14:paraId="37C9D6D4" w14:textId="77777777" w:rsidTr="00B31C40">
        <w:trPr>
          <w:jc w:val="center"/>
        </w:trPr>
        <w:tc>
          <w:tcPr>
            <w:tcW w:w="747" w:type="pct"/>
            <w:vAlign w:val="bottom"/>
          </w:tcPr>
          <w:p w14:paraId="7C98B0FF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08CB20A0" w14:textId="62241BE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65,222</w:t>
            </w:r>
          </w:p>
        </w:tc>
        <w:tc>
          <w:tcPr>
            <w:tcW w:w="746" w:type="pct"/>
            <w:vAlign w:val="bottom"/>
          </w:tcPr>
          <w:p w14:paraId="73AF4282" w14:textId="115814E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62,661</w:t>
            </w:r>
          </w:p>
        </w:tc>
        <w:tc>
          <w:tcPr>
            <w:tcW w:w="515" w:type="pct"/>
            <w:vAlign w:val="bottom"/>
          </w:tcPr>
          <w:p w14:paraId="259771C2" w14:textId="31724DF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40,628</w:t>
            </w:r>
          </w:p>
        </w:tc>
        <w:tc>
          <w:tcPr>
            <w:tcW w:w="634" w:type="pct"/>
            <w:vAlign w:val="bottom"/>
          </w:tcPr>
          <w:p w14:paraId="3DF3F51F" w14:textId="0E5191E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53,071</w:t>
            </w:r>
          </w:p>
        </w:tc>
        <w:tc>
          <w:tcPr>
            <w:tcW w:w="793" w:type="pct"/>
            <w:vAlign w:val="bottom"/>
          </w:tcPr>
          <w:p w14:paraId="530F7157" w14:textId="56D50CB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74,703</w:t>
            </w:r>
          </w:p>
        </w:tc>
        <w:tc>
          <w:tcPr>
            <w:tcW w:w="819" w:type="pct"/>
            <w:vAlign w:val="bottom"/>
          </w:tcPr>
          <w:p w14:paraId="127BF099" w14:textId="574505E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103,269</w:t>
            </w:r>
          </w:p>
        </w:tc>
      </w:tr>
      <w:tr w:rsidR="00086D9A" w:rsidRPr="002B6140" w14:paraId="515C5E53" w14:textId="77777777" w:rsidTr="00B31C40">
        <w:trPr>
          <w:jc w:val="center"/>
        </w:trPr>
        <w:tc>
          <w:tcPr>
            <w:tcW w:w="747" w:type="pct"/>
            <w:vAlign w:val="bottom"/>
          </w:tcPr>
          <w:p w14:paraId="2F4A15B7" w14:textId="54DF96D3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482FC7A0" w14:textId="3AD4991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4.276</w:t>
            </w:r>
          </w:p>
        </w:tc>
        <w:tc>
          <w:tcPr>
            <w:tcW w:w="746" w:type="pct"/>
            <w:vAlign w:val="bottom"/>
          </w:tcPr>
          <w:p w14:paraId="6C0A1D2A" w14:textId="1B1CE31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3.474</w:t>
            </w:r>
          </w:p>
        </w:tc>
        <w:tc>
          <w:tcPr>
            <w:tcW w:w="515" w:type="pct"/>
            <w:vAlign w:val="bottom"/>
          </w:tcPr>
          <w:p w14:paraId="5B0DBE81" w14:textId="76F7A5F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1.072</w:t>
            </w:r>
          </w:p>
        </w:tc>
        <w:tc>
          <w:tcPr>
            <w:tcW w:w="634" w:type="pct"/>
            <w:vAlign w:val="bottom"/>
          </w:tcPr>
          <w:p w14:paraId="39524A95" w14:textId="374A771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1.957</w:t>
            </w:r>
          </w:p>
        </w:tc>
        <w:tc>
          <w:tcPr>
            <w:tcW w:w="793" w:type="pct"/>
            <w:vAlign w:val="bottom"/>
          </w:tcPr>
          <w:p w14:paraId="2504094D" w14:textId="7FB595C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6.095</w:t>
            </w:r>
          </w:p>
        </w:tc>
        <w:tc>
          <w:tcPr>
            <w:tcW w:w="819" w:type="pct"/>
            <w:vAlign w:val="bottom"/>
          </w:tcPr>
          <w:p w14:paraId="26E59A47" w14:textId="2957B12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10.491</w:t>
            </w:r>
          </w:p>
        </w:tc>
      </w:tr>
      <w:tr w:rsidR="00086D9A" w:rsidRPr="002B6140" w14:paraId="0DCA6F2F" w14:textId="77777777" w:rsidTr="00B31C40">
        <w:trPr>
          <w:jc w:val="center"/>
        </w:trPr>
        <w:tc>
          <w:tcPr>
            <w:tcW w:w="747" w:type="pct"/>
            <w:vAlign w:val="bottom"/>
          </w:tcPr>
          <w:p w14:paraId="55435429" w14:textId="77777777" w:rsidR="00086D9A" w:rsidRPr="002B6140" w:rsidRDefault="00364A0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13009E3C" w14:textId="2516CEB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</w:t>
            </w:r>
          </w:p>
        </w:tc>
        <w:tc>
          <w:tcPr>
            <w:tcW w:w="746" w:type="pct"/>
            <w:vAlign w:val="bottom"/>
          </w:tcPr>
          <w:p w14:paraId="19C32882" w14:textId="1E88D48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</w:t>
            </w:r>
          </w:p>
        </w:tc>
        <w:tc>
          <w:tcPr>
            <w:tcW w:w="515" w:type="pct"/>
            <w:vAlign w:val="bottom"/>
          </w:tcPr>
          <w:p w14:paraId="6EF5CC5B" w14:textId="6A70491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66ADA3AF" w14:textId="4D02750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0.575</w:t>
            </w:r>
          </w:p>
        </w:tc>
        <w:tc>
          <w:tcPr>
            <w:tcW w:w="793" w:type="pct"/>
            <w:vAlign w:val="bottom"/>
          </w:tcPr>
          <w:p w14:paraId="2E6D6EAE" w14:textId="40ACCE2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0.725</w:t>
            </w:r>
          </w:p>
        </w:tc>
        <w:tc>
          <w:tcPr>
            <w:tcW w:w="819" w:type="pct"/>
            <w:vAlign w:val="bottom"/>
          </w:tcPr>
          <w:p w14:paraId="373BD796" w14:textId="31F0E24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086D9A" w:rsidRPr="002B6140" w14:paraId="47B1740B" w14:textId="77777777" w:rsidTr="00B31C40">
        <w:trPr>
          <w:jc w:val="center"/>
        </w:trPr>
        <w:tc>
          <w:tcPr>
            <w:tcW w:w="747" w:type="pct"/>
            <w:vAlign w:val="bottom"/>
          </w:tcPr>
          <w:p w14:paraId="2A1821D0" w14:textId="77777777" w:rsidR="00086D9A" w:rsidRPr="002B6140" w:rsidRDefault="00364A0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7AD5E3D4" w14:textId="0586360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7A922FDA" w14:textId="069B11D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5542B781" w14:textId="1C73D1F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7B86ACB2" w14:textId="154506D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789C2AE3" w14:textId="2030C4E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1A263AFB" w14:textId="5ECF754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086D9A" w:rsidRPr="002B6140" w14:paraId="56D0C414" w14:textId="77777777" w:rsidTr="00B31C40">
        <w:trPr>
          <w:jc w:val="center"/>
        </w:trPr>
        <w:tc>
          <w:tcPr>
            <w:tcW w:w="747" w:type="pct"/>
            <w:vAlign w:val="bottom"/>
          </w:tcPr>
          <w:p w14:paraId="7DBDA10F" w14:textId="77777777" w:rsidR="00086D9A" w:rsidRPr="002B6140" w:rsidRDefault="00364A0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6ED8BF32" w14:textId="126EF5D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2,185</w:t>
            </w:r>
          </w:p>
        </w:tc>
        <w:tc>
          <w:tcPr>
            <w:tcW w:w="746" w:type="pct"/>
            <w:vAlign w:val="bottom"/>
          </w:tcPr>
          <w:p w14:paraId="0C2BE005" w14:textId="5EE1085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2,167</w:t>
            </w:r>
          </w:p>
        </w:tc>
        <w:tc>
          <w:tcPr>
            <w:tcW w:w="515" w:type="pct"/>
            <w:vAlign w:val="bottom"/>
          </w:tcPr>
          <w:p w14:paraId="0A3DE73A" w14:textId="07FC70E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517</w:t>
            </w:r>
          </w:p>
        </w:tc>
        <w:tc>
          <w:tcPr>
            <w:tcW w:w="634" w:type="pct"/>
            <w:vAlign w:val="bottom"/>
          </w:tcPr>
          <w:p w14:paraId="03DC5385" w14:textId="4339AFF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1,288</w:t>
            </w:r>
          </w:p>
        </w:tc>
        <w:tc>
          <w:tcPr>
            <w:tcW w:w="793" w:type="pct"/>
            <w:vAlign w:val="bottom"/>
          </w:tcPr>
          <w:p w14:paraId="367CD8AE" w14:textId="5223E75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3,049</w:t>
            </w:r>
          </w:p>
        </w:tc>
        <w:tc>
          <w:tcPr>
            <w:tcW w:w="819" w:type="pct"/>
            <w:vAlign w:val="bottom"/>
          </w:tcPr>
          <w:p w14:paraId="6E914A00" w14:textId="4B5C372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3,991</w:t>
            </w:r>
          </w:p>
        </w:tc>
      </w:tr>
      <w:tr w:rsidR="00086D9A" w:rsidRPr="002B6140" w14:paraId="12D594C8" w14:textId="77777777" w:rsidTr="00B31C40">
        <w:trPr>
          <w:jc w:val="center"/>
        </w:trPr>
        <w:tc>
          <w:tcPr>
            <w:tcW w:w="747" w:type="pct"/>
            <w:vAlign w:val="bottom"/>
          </w:tcPr>
          <w:p w14:paraId="5994DD0F" w14:textId="2AF8422F" w:rsidR="00086D9A" w:rsidRPr="002B6140" w:rsidRDefault="00364A0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3EF16BA8" w14:textId="7FE9FB8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4,593</w:t>
            </w:r>
          </w:p>
        </w:tc>
        <w:tc>
          <w:tcPr>
            <w:tcW w:w="746" w:type="pct"/>
            <w:vAlign w:val="bottom"/>
          </w:tcPr>
          <w:p w14:paraId="4EBBD263" w14:textId="5F22263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4,567</w:t>
            </w:r>
          </w:p>
        </w:tc>
        <w:tc>
          <w:tcPr>
            <w:tcW w:w="515" w:type="pct"/>
            <w:vAlign w:val="bottom"/>
          </w:tcPr>
          <w:p w14:paraId="16830F50" w14:textId="64EFA4B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3,819</w:t>
            </w:r>
          </w:p>
        </w:tc>
        <w:tc>
          <w:tcPr>
            <w:tcW w:w="634" w:type="pct"/>
            <w:vAlign w:val="bottom"/>
          </w:tcPr>
          <w:p w14:paraId="3CEF2064" w14:textId="2179366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4,289</w:t>
            </w:r>
          </w:p>
        </w:tc>
        <w:tc>
          <w:tcPr>
            <w:tcW w:w="793" w:type="pct"/>
            <w:vAlign w:val="bottom"/>
          </w:tcPr>
          <w:p w14:paraId="3CBA7C3D" w14:textId="32292F9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4,868</w:t>
            </w:r>
          </w:p>
        </w:tc>
        <w:tc>
          <w:tcPr>
            <w:tcW w:w="819" w:type="pct"/>
            <w:vAlign w:val="bottom"/>
          </w:tcPr>
          <w:p w14:paraId="593CF6D1" w14:textId="1BD5964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5,521</w:t>
            </w:r>
          </w:p>
        </w:tc>
      </w:tr>
      <w:tr w:rsidR="00086D9A" w:rsidRPr="002B6140" w14:paraId="3F87B953" w14:textId="77777777" w:rsidTr="00B31C40">
        <w:trPr>
          <w:jc w:val="center"/>
        </w:trPr>
        <w:tc>
          <w:tcPr>
            <w:tcW w:w="747" w:type="pct"/>
            <w:vAlign w:val="bottom"/>
          </w:tcPr>
          <w:p w14:paraId="21FF2AA1" w14:textId="77777777" w:rsidR="00086D9A" w:rsidRPr="002B6140" w:rsidRDefault="00364A0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55132386" w14:textId="6EEC85F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4,702</w:t>
            </w:r>
          </w:p>
        </w:tc>
        <w:tc>
          <w:tcPr>
            <w:tcW w:w="746" w:type="pct"/>
            <w:vAlign w:val="bottom"/>
          </w:tcPr>
          <w:p w14:paraId="5A46BEFE" w14:textId="2DBAA10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4,664</w:t>
            </w:r>
          </w:p>
        </w:tc>
        <w:tc>
          <w:tcPr>
            <w:tcW w:w="515" w:type="pct"/>
            <w:vAlign w:val="bottom"/>
          </w:tcPr>
          <w:p w14:paraId="671A0504" w14:textId="36BE432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3,830</w:t>
            </w:r>
          </w:p>
        </w:tc>
        <w:tc>
          <w:tcPr>
            <w:tcW w:w="634" w:type="pct"/>
            <w:vAlign w:val="bottom"/>
          </w:tcPr>
          <w:p w14:paraId="6C3F561F" w14:textId="03F2787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4,351</w:t>
            </w:r>
          </w:p>
        </w:tc>
        <w:tc>
          <w:tcPr>
            <w:tcW w:w="793" w:type="pct"/>
            <w:vAlign w:val="bottom"/>
          </w:tcPr>
          <w:p w14:paraId="54D7E423" w14:textId="0CE6BD9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5,016</w:t>
            </w:r>
          </w:p>
        </w:tc>
        <w:tc>
          <w:tcPr>
            <w:tcW w:w="819" w:type="pct"/>
            <w:vAlign w:val="bottom"/>
          </w:tcPr>
          <w:p w14:paraId="7957FCBC" w14:textId="22AA34E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5,801</w:t>
            </w:r>
          </w:p>
        </w:tc>
      </w:tr>
      <w:tr w:rsidR="00086D9A" w:rsidRPr="002B6140" w14:paraId="2CAF068C" w14:textId="77777777" w:rsidTr="00B31C40">
        <w:trPr>
          <w:jc w:val="center"/>
        </w:trPr>
        <w:tc>
          <w:tcPr>
            <w:tcW w:w="747" w:type="pct"/>
            <w:vAlign w:val="bottom"/>
          </w:tcPr>
          <w:p w14:paraId="54DD76E6" w14:textId="77777777" w:rsidR="00086D9A" w:rsidRPr="002B6140" w:rsidRDefault="00364A0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4F2735E9" w14:textId="17CFED6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5,242</w:t>
            </w:r>
          </w:p>
        </w:tc>
        <w:tc>
          <w:tcPr>
            <w:tcW w:w="746" w:type="pct"/>
            <w:vAlign w:val="bottom"/>
          </w:tcPr>
          <w:p w14:paraId="2E4C1C1D" w14:textId="3A0F49A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5,120</w:t>
            </w:r>
          </w:p>
        </w:tc>
        <w:tc>
          <w:tcPr>
            <w:tcW w:w="515" w:type="pct"/>
            <w:vAlign w:val="bottom"/>
          </w:tcPr>
          <w:p w14:paraId="38DF50AA" w14:textId="024C48F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3,871</w:t>
            </w:r>
          </w:p>
        </w:tc>
        <w:tc>
          <w:tcPr>
            <w:tcW w:w="634" w:type="pct"/>
            <w:vAlign w:val="bottom"/>
          </w:tcPr>
          <w:p w14:paraId="6A265236" w14:textId="2BE9272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4,602</w:t>
            </w:r>
          </w:p>
        </w:tc>
        <w:tc>
          <w:tcPr>
            <w:tcW w:w="793" w:type="pct"/>
            <w:vAlign w:val="bottom"/>
          </w:tcPr>
          <w:p w14:paraId="5B2CD442" w14:textId="167BDF7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5,749</w:t>
            </w:r>
          </w:p>
        </w:tc>
        <w:tc>
          <w:tcPr>
            <w:tcW w:w="819" w:type="pct"/>
            <w:vAlign w:val="bottom"/>
          </w:tcPr>
          <w:p w14:paraId="61D7BE5E" w14:textId="6C0629A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7,259</w:t>
            </w:r>
          </w:p>
        </w:tc>
      </w:tr>
      <w:tr w:rsidR="00086D9A" w:rsidRPr="002B6140" w14:paraId="57C851DB" w14:textId="77777777" w:rsidTr="00B31C40">
        <w:trPr>
          <w:jc w:val="center"/>
        </w:trPr>
        <w:tc>
          <w:tcPr>
            <w:tcW w:w="747" w:type="pct"/>
            <w:vAlign w:val="bottom"/>
          </w:tcPr>
          <w:p w14:paraId="519B0000" w14:textId="77777777" w:rsidR="00086D9A" w:rsidRPr="002B6140" w:rsidRDefault="00364A0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425BE35B" w14:textId="2F5D1DD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0.033</w:t>
            </w:r>
          </w:p>
        </w:tc>
        <w:tc>
          <w:tcPr>
            <w:tcW w:w="746" w:type="pct"/>
            <w:vAlign w:val="bottom"/>
          </w:tcPr>
          <w:p w14:paraId="5A2DEE5A" w14:textId="55F8837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515" w:type="pct"/>
            <w:vAlign w:val="bottom"/>
          </w:tcPr>
          <w:p w14:paraId="2F1DD9CC" w14:textId="12A10C6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634" w:type="pct"/>
            <w:vAlign w:val="bottom"/>
          </w:tcPr>
          <w:p w14:paraId="27393E8D" w14:textId="7AC784B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0.022</w:t>
            </w:r>
          </w:p>
        </w:tc>
        <w:tc>
          <w:tcPr>
            <w:tcW w:w="793" w:type="pct"/>
            <w:vAlign w:val="bottom"/>
          </w:tcPr>
          <w:p w14:paraId="5A218016" w14:textId="02867A8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819" w:type="pct"/>
            <w:vAlign w:val="bottom"/>
          </w:tcPr>
          <w:p w14:paraId="523BB62A" w14:textId="46F302C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</w:tr>
      <w:tr w:rsidR="00086D9A" w:rsidRPr="002B6140" w14:paraId="0CF2C2E5" w14:textId="77777777" w:rsidTr="00B31C40">
        <w:trPr>
          <w:jc w:val="center"/>
        </w:trPr>
        <w:tc>
          <w:tcPr>
            <w:tcW w:w="747" w:type="pct"/>
            <w:vAlign w:val="bottom"/>
          </w:tcPr>
          <w:p w14:paraId="7BA3A51E" w14:textId="22F71365" w:rsidR="00086D9A" w:rsidRPr="002B6140" w:rsidRDefault="00364A0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50026310" w14:textId="0387D65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746" w:type="pct"/>
            <w:vAlign w:val="bottom"/>
          </w:tcPr>
          <w:p w14:paraId="069F3DB3" w14:textId="7A79503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0.073</w:t>
            </w:r>
          </w:p>
        </w:tc>
        <w:tc>
          <w:tcPr>
            <w:tcW w:w="515" w:type="pct"/>
            <w:vAlign w:val="bottom"/>
          </w:tcPr>
          <w:p w14:paraId="260EAA2F" w14:textId="6A1F896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1BA3A2B8" w14:textId="654F0FA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793" w:type="pct"/>
            <w:vAlign w:val="bottom"/>
          </w:tcPr>
          <w:p w14:paraId="6FA637EB" w14:textId="2DADBD6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0.088</w:t>
            </w:r>
          </w:p>
        </w:tc>
        <w:tc>
          <w:tcPr>
            <w:tcW w:w="819" w:type="pct"/>
            <w:vAlign w:val="bottom"/>
          </w:tcPr>
          <w:p w14:paraId="56BC32B9" w14:textId="5A59DC0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0.125</w:t>
            </w:r>
          </w:p>
        </w:tc>
      </w:tr>
      <w:tr w:rsidR="00086D9A" w:rsidRPr="002B6140" w14:paraId="35C7E565" w14:textId="77777777" w:rsidTr="00B31C40">
        <w:trPr>
          <w:jc w:val="center"/>
        </w:trPr>
        <w:tc>
          <w:tcPr>
            <w:tcW w:w="747" w:type="pct"/>
            <w:vAlign w:val="bottom"/>
          </w:tcPr>
          <w:p w14:paraId="3AF92E47" w14:textId="77777777" w:rsidR="00086D9A" w:rsidRPr="002B6140" w:rsidRDefault="00364A0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04712CF8" w14:textId="0E59B74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0.077</w:t>
            </w:r>
          </w:p>
        </w:tc>
        <w:tc>
          <w:tcPr>
            <w:tcW w:w="746" w:type="pct"/>
            <w:vAlign w:val="bottom"/>
          </w:tcPr>
          <w:p w14:paraId="04D6CB0A" w14:textId="5E58A0F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515" w:type="pct"/>
            <w:vAlign w:val="bottom"/>
          </w:tcPr>
          <w:p w14:paraId="3F37E0CD" w14:textId="3875297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5DB7EBB7" w14:textId="5A99E13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93" w:type="pct"/>
            <w:vAlign w:val="bottom"/>
          </w:tcPr>
          <w:p w14:paraId="73DAC41D" w14:textId="375292B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0.091</w:t>
            </w:r>
          </w:p>
        </w:tc>
        <w:tc>
          <w:tcPr>
            <w:tcW w:w="819" w:type="pct"/>
            <w:vAlign w:val="bottom"/>
          </w:tcPr>
          <w:p w14:paraId="2AA2774F" w14:textId="4378B11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0.131</w:t>
            </w:r>
          </w:p>
        </w:tc>
      </w:tr>
      <w:tr w:rsidR="00086D9A" w:rsidRPr="002B6140" w14:paraId="3ABABACB" w14:textId="77777777" w:rsidTr="00B332E5">
        <w:trPr>
          <w:jc w:val="center"/>
        </w:trPr>
        <w:tc>
          <w:tcPr>
            <w:tcW w:w="747" w:type="pct"/>
            <w:vAlign w:val="bottom"/>
          </w:tcPr>
          <w:p w14:paraId="50B82969" w14:textId="77777777" w:rsidR="00086D9A" w:rsidRPr="002B6140" w:rsidRDefault="00364A0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44197331" w14:textId="05E7921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0.087</w:t>
            </w:r>
          </w:p>
        </w:tc>
        <w:tc>
          <w:tcPr>
            <w:tcW w:w="746" w:type="pct"/>
            <w:vAlign w:val="bottom"/>
          </w:tcPr>
          <w:p w14:paraId="1F64F4AC" w14:textId="41C3CB5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0.082</w:t>
            </w:r>
          </w:p>
        </w:tc>
        <w:tc>
          <w:tcPr>
            <w:tcW w:w="515" w:type="pct"/>
            <w:vAlign w:val="bottom"/>
          </w:tcPr>
          <w:p w14:paraId="7F0B241A" w14:textId="7AA3C46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634" w:type="pct"/>
            <w:vAlign w:val="bottom"/>
          </w:tcPr>
          <w:p w14:paraId="6974ED6F" w14:textId="29397B5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793" w:type="pct"/>
            <w:vAlign w:val="bottom"/>
          </w:tcPr>
          <w:p w14:paraId="45C59C0E" w14:textId="08434C1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0.104</w:t>
            </w:r>
          </w:p>
        </w:tc>
        <w:tc>
          <w:tcPr>
            <w:tcW w:w="819" w:type="pct"/>
            <w:vAlign w:val="bottom"/>
          </w:tcPr>
          <w:p w14:paraId="4900B208" w14:textId="5E9F003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0.163</w:t>
            </w:r>
          </w:p>
        </w:tc>
      </w:tr>
      <w:tr w:rsidR="00086D9A" w:rsidRPr="002B6140" w14:paraId="143AAA0F" w14:textId="77777777" w:rsidTr="00B332E5">
        <w:trPr>
          <w:jc w:val="center"/>
        </w:trPr>
        <w:tc>
          <w:tcPr>
            <w:tcW w:w="747" w:type="pct"/>
            <w:vAlign w:val="bottom"/>
          </w:tcPr>
          <w:p w14:paraId="19416424" w14:textId="7538DAF0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7CAB6941" w14:textId="2C5C53B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56F1DAF2" w14:textId="42CD6C6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515" w:type="pct"/>
            <w:vAlign w:val="bottom"/>
          </w:tcPr>
          <w:p w14:paraId="17696B54" w14:textId="4C4384D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0.319</w:t>
            </w:r>
          </w:p>
        </w:tc>
        <w:tc>
          <w:tcPr>
            <w:tcW w:w="634" w:type="pct"/>
            <w:vAlign w:val="bottom"/>
          </w:tcPr>
          <w:p w14:paraId="42474132" w14:textId="0D939FF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0.346</w:t>
            </w:r>
          </w:p>
        </w:tc>
        <w:tc>
          <w:tcPr>
            <w:tcW w:w="793" w:type="pct"/>
            <w:vAlign w:val="bottom"/>
          </w:tcPr>
          <w:p w14:paraId="429CE02C" w14:textId="4D24B66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1750DCFE" w14:textId="3770F49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0.409</w:t>
            </w:r>
          </w:p>
        </w:tc>
      </w:tr>
      <w:tr w:rsidR="00086D9A" w:rsidRPr="002B6140" w14:paraId="125FD5FC" w14:textId="77777777" w:rsidTr="003C755A">
        <w:trPr>
          <w:jc w:val="center"/>
        </w:trPr>
        <w:tc>
          <w:tcPr>
            <w:tcW w:w="747" w:type="pct"/>
            <w:vAlign w:val="bottom"/>
          </w:tcPr>
          <w:p w14:paraId="38D31625" w14:textId="13D0DB63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150551AD" w14:textId="5425A64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081B1139" w14:textId="52685C0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1170741A" w14:textId="0293216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2222CC5C" w14:textId="0480FED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2C06A0C4" w14:textId="0B18EE4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155253A6" w14:textId="76465A8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86D9A" w:rsidRPr="002B6140" w14:paraId="23B2E277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789487E0" w14:textId="2B257F59" w:rsidR="00086D9A" w:rsidRPr="002B6140" w:rsidRDefault="00364A0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gridSpan w:val="2"/>
            <w:tcBorders>
              <w:bottom w:val="single" w:sz="4" w:space="0" w:color="auto"/>
            </w:tcBorders>
            <w:vAlign w:val="bottom"/>
          </w:tcPr>
          <w:p w14:paraId="752D9BC0" w14:textId="040C28A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1BD0CDB" w14:textId="6180D50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7CA3345A" w14:textId="267859A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1C1C5835" w14:textId="7213869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0670B84F" w14:textId="72207BB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2D5B5404" w14:textId="63381D2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2B3CBA44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3C289F6" w14:textId="305F3ED8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.2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1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074830" w:rsidRPr="002B6140" w14:paraId="0926F962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2C107187" w14:textId="77777777" w:rsidR="00074830" w:rsidRPr="002B6140" w:rsidRDefault="00074830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DE003D7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60000A2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2925232A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10C2D3B5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1D408B3E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502A7DBF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86D9A" w:rsidRPr="002B6140" w14:paraId="12AB5A82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3739D4C8" w14:textId="77777777" w:rsidR="00086D9A" w:rsidRPr="002B6140" w:rsidRDefault="00364A0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40A4CEA1" w14:textId="4CA3FC3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0.024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D97C564" w14:textId="03078F6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0.023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127C4B12" w14:textId="20446D0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0.013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4558BECA" w14:textId="341B8C9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0.019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789C2FA2" w14:textId="7009B1F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1ADC5B68" w14:textId="361A0D6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0.037</w:t>
            </w:r>
          </w:p>
        </w:tc>
      </w:tr>
      <w:tr w:rsidR="00086D9A" w:rsidRPr="002B6140" w14:paraId="4619E3DE" w14:textId="77777777" w:rsidTr="00B31C40">
        <w:trPr>
          <w:jc w:val="center"/>
        </w:trPr>
        <w:tc>
          <w:tcPr>
            <w:tcW w:w="747" w:type="pct"/>
            <w:vAlign w:val="bottom"/>
          </w:tcPr>
          <w:p w14:paraId="52BBE9C5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E03FB6B" w14:textId="64F7423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51,372</w:t>
            </w:r>
          </w:p>
        </w:tc>
        <w:tc>
          <w:tcPr>
            <w:tcW w:w="746" w:type="pct"/>
            <w:vAlign w:val="bottom"/>
          </w:tcPr>
          <w:p w14:paraId="49D0EAF9" w14:textId="0CB0193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50,155</w:t>
            </w:r>
          </w:p>
        </w:tc>
        <w:tc>
          <w:tcPr>
            <w:tcW w:w="515" w:type="pct"/>
            <w:vAlign w:val="bottom"/>
          </w:tcPr>
          <w:p w14:paraId="6ED327A6" w14:textId="4168DFA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34,875</w:t>
            </w:r>
          </w:p>
        </w:tc>
        <w:tc>
          <w:tcPr>
            <w:tcW w:w="634" w:type="pct"/>
            <w:vAlign w:val="bottom"/>
          </w:tcPr>
          <w:p w14:paraId="35A4F94D" w14:textId="3977107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43,593</w:t>
            </w:r>
          </w:p>
        </w:tc>
        <w:tc>
          <w:tcPr>
            <w:tcW w:w="793" w:type="pct"/>
            <w:vAlign w:val="bottom"/>
          </w:tcPr>
          <w:p w14:paraId="14FCCB54" w14:textId="705984D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57,933</w:t>
            </w:r>
          </w:p>
        </w:tc>
        <w:tc>
          <w:tcPr>
            <w:tcW w:w="819" w:type="pct"/>
            <w:vAlign w:val="bottom"/>
          </w:tcPr>
          <w:p w14:paraId="41110C83" w14:textId="7833F43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74,232</w:t>
            </w:r>
          </w:p>
        </w:tc>
      </w:tr>
      <w:tr w:rsidR="00086D9A" w:rsidRPr="002B6140" w14:paraId="58FD2F54" w14:textId="77777777" w:rsidTr="00B31C40">
        <w:trPr>
          <w:jc w:val="center"/>
        </w:trPr>
        <w:tc>
          <w:tcPr>
            <w:tcW w:w="747" w:type="pct"/>
            <w:vAlign w:val="bottom"/>
          </w:tcPr>
          <w:p w14:paraId="6A47932A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6E59217" w14:textId="7C2D131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4.176</w:t>
            </w:r>
          </w:p>
        </w:tc>
        <w:tc>
          <w:tcPr>
            <w:tcW w:w="746" w:type="pct"/>
            <w:vAlign w:val="bottom"/>
          </w:tcPr>
          <w:p w14:paraId="40226268" w14:textId="6843024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3.338</w:t>
            </w:r>
          </w:p>
        </w:tc>
        <w:tc>
          <w:tcPr>
            <w:tcW w:w="515" w:type="pct"/>
            <w:vAlign w:val="bottom"/>
          </w:tcPr>
          <w:p w14:paraId="022618C3" w14:textId="6DBBF17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1.058</w:t>
            </w:r>
          </w:p>
        </w:tc>
        <w:tc>
          <w:tcPr>
            <w:tcW w:w="634" w:type="pct"/>
            <w:vAlign w:val="bottom"/>
          </w:tcPr>
          <w:p w14:paraId="0A909050" w14:textId="5E2AD2C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1.836</w:t>
            </w:r>
          </w:p>
        </w:tc>
        <w:tc>
          <w:tcPr>
            <w:tcW w:w="793" w:type="pct"/>
            <w:vAlign w:val="bottom"/>
          </w:tcPr>
          <w:p w14:paraId="66FD0BA1" w14:textId="2BE5A61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5.975</w:t>
            </w:r>
          </w:p>
        </w:tc>
        <w:tc>
          <w:tcPr>
            <w:tcW w:w="819" w:type="pct"/>
            <w:vAlign w:val="bottom"/>
          </w:tcPr>
          <w:p w14:paraId="14B403A9" w14:textId="2420985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10.539</w:t>
            </w:r>
          </w:p>
        </w:tc>
      </w:tr>
      <w:tr w:rsidR="00086D9A" w:rsidRPr="002B6140" w14:paraId="06889C4F" w14:textId="77777777" w:rsidTr="00B31C40">
        <w:trPr>
          <w:jc w:val="center"/>
        </w:trPr>
        <w:tc>
          <w:tcPr>
            <w:tcW w:w="747" w:type="pct"/>
            <w:vAlign w:val="bottom"/>
          </w:tcPr>
          <w:p w14:paraId="040D878E" w14:textId="77777777" w:rsidR="00086D9A" w:rsidRPr="002B6140" w:rsidRDefault="00364A0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616047E" w14:textId="47E6365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0.646</w:t>
            </w:r>
          </w:p>
        </w:tc>
        <w:tc>
          <w:tcPr>
            <w:tcW w:w="746" w:type="pct"/>
            <w:vAlign w:val="bottom"/>
          </w:tcPr>
          <w:p w14:paraId="65B70833" w14:textId="1C1E72C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0.644</w:t>
            </w:r>
          </w:p>
        </w:tc>
        <w:tc>
          <w:tcPr>
            <w:tcW w:w="515" w:type="pct"/>
            <w:vAlign w:val="bottom"/>
          </w:tcPr>
          <w:p w14:paraId="39C26FBC" w14:textId="1272E3A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0.506</w:t>
            </w:r>
          </w:p>
        </w:tc>
        <w:tc>
          <w:tcPr>
            <w:tcW w:w="634" w:type="pct"/>
            <w:vAlign w:val="bottom"/>
          </w:tcPr>
          <w:p w14:paraId="734545A7" w14:textId="31FC1F8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0.567</w:t>
            </w:r>
          </w:p>
        </w:tc>
        <w:tc>
          <w:tcPr>
            <w:tcW w:w="793" w:type="pct"/>
            <w:vAlign w:val="bottom"/>
          </w:tcPr>
          <w:p w14:paraId="438E0703" w14:textId="7649A13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0.722</w:t>
            </w:r>
          </w:p>
        </w:tc>
        <w:tc>
          <w:tcPr>
            <w:tcW w:w="819" w:type="pct"/>
            <w:vAlign w:val="bottom"/>
          </w:tcPr>
          <w:p w14:paraId="3AAFD4EF" w14:textId="6815514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0.793</w:t>
            </w:r>
          </w:p>
        </w:tc>
      </w:tr>
      <w:tr w:rsidR="00086D9A" w:rsidRPr="002B6140" w14:paraId="6232F83D" w14:textId="77777777" w:rsidTr="00B31C40">
        <w:trPr>
          <w:jc w:val="center"/>
        </w:trPr>
        <w:tc>
          <w:tcPr>
            <w:tcW w:w="747" w:type="pct"/>
            <w:vAlign w:val="bottom"/>
          </w:tcPr>
          <w:p w14:paraId="41E1411D" w14:textId="77777777" w:rsidR="00086D9A" w:rsidRPr="002B6140" w:rsidRDefault="00364A0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798BDB22" w14:textId="5F6FCB2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0562B33F" w14:textId="2A77DFE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36833029" w14:textId="134AF70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61DB582E" w14:textId="6EE3AD3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0.0003</w:t>
            </w:r>
          </w:p>
        </w:tc>
        <w:tc>
          <w:tcPr>
            <w:tcW w:w="793" w:type="pct"/>
            <w:vAlign w:val="bottom"/>
          </w:tcPr>
          <w:p w14:paraId="36D2BAE6" w14:textId="51C08BB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4D58C965" w14:textId="1FC2922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086D9A" w:rsidRPr="002B6140" w14:paraId="6CB22C06" w14:textId="77777777" w:rsidTr="00B31C40">
        <w:trPr>
          <w:jc w:val="center"/>
        </w:trPr>
        <w:tc>
          <w:tcPr>
            <w:tcW w:w="747" w:type="pct"/>
            <w:vAlign w:val="bottom"/>
          </w:tcPr>
          <w:p w14:paraId="586A201D" w14:textId="77777777" w:rsidR="00086D9A" w:rsidRPr="002B6140" w:rsidRDefault="00364A0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A5EDE36" w14:textId="678B874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838</w:t>
            </w:r>
          </w:p>
        </w:tc>
        <w:tc>
          <w:tcPr>
            <w:tcW w:w="746" w:type="pct"/>
            <w:vAlign w:val="bottom"/>
          </w:tcPr>
          <w:p w14:paraId="247FAA1E" w14:textId="0F2D4F4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753</w:t>
            </w:r>
          </w:p>
        </w:tc>
        <w:tc>
          <w:tcPr>
            <w:tcW w:w="515" w:type="pct"/>
            <w:vAlign w:val="bottom"/>
          </w:tcPr>
          <w:p w14:paraId="50ADF4F9" w14:textId="216E531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270</w:t>
            </w:r>
          </w:p>
        </w:tc>
        <w:tc>
          <w:tcPr>
            <w:tcW w:w="634" w:type="pct"/>
            <w:vAlign w:val="bottom"/>
          </w:tcPr>
          <w:p w14:paraId="3C9BD783" w14:textId="6D24F87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539</w:t>
            </w:r>
          </w:p>
        </w:tc>
        <w:tc>
          <w:tcPr>
            <w:tcW w:w="793" w:type="pct"/>
            <w:vAlign w:val="bottom"/>
          </w:tcPr>
          <w:p w14:paraId="41A79B60" w14:textId="3212EE3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1,046</w:t>
            </w:r>
          </w:p>
        </w:tc>
        <w:tc>
          <w:tcPr>
            <w:tcW w:w="819" w:type="pct"/>
            <w:vAlign w:val="bottom"/>
          </w:tcPr>
          <w:p w14:paraId="56008319" w14:textId="508D0B2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1,894</w:t>
            </w:r>
          </w:p>
        </w:tc>
      </w:tr>
      <w:tr w:rsidR="00086D9A" w:rsidRPr="002B6140" w14:paraId="62E0DAAB" w14:textId="77777777" w:rsidTr="00B31C40">
        <w:trPr>
          <w:jc w:val="center"/>
        </w:trPr>
        <w:tc>
          <w:tcPr>
            <w:tcW w:w="747" w:type="pct"/>
            <w:vAlign w:val="bottom"/>
          </w:tcPr>
          <w:p w14:paraId="0A4FC923" w14:textId="77777777" w:rsidR="00086D9A" w:rsidRPr="002B6140" w:rsidRDefault="00364A0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1E3E702" w14:textId="4DF0F74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4,982</w:t>
            </w:r>
          </w:p>
        </w:tc>
        <w:tc>
          <w:tcPr>
            <w:tcW w:w="746" w:type="pct"/>
            <w:vAlign w:val="bottom"/>
          </w:tcPr>
          <w:p w14:paraId="0F220069" w14:textId="304A8C0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4,961</w:t>
            </w:r>
          </w:p>
        </w:tc>
        <w:tc>
          <w:tcPr>
            <w:tcW w:w="515" w:type="pct"/>
            <w:vAlign w:val="bottom"/>
          </w:tcPr>
          <w:p w14:paraId="267676F7" w14:textId="36E99A7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4,140</w:t>
            </w:r>
          </w:p>
        </w:tc>
        <w:tc>
          <w:tcPr>
            <w:tcW w:w="634" w:type="pct"/>
            <w:vAlign w:val="bottom"/>
          </w:tcPr>
          <w:p w14:paraId="29BEABC3" w14:textId="3AD899F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4,669</w:t>
            </w:r>
          </w:p>
        </w:tc>
        <w:tc>
          <w:tcPr>
            <w:tcW w:w="793" w:type="pct"/>
            <w:vAlign w:val="bottom"/>
          </w:tcPr>
          <w:p w14:paraId="12D01D00" w14:textId="2298139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5,276</w:t>
            </w:r>
          </w:p>
        </w:tc>
        <w:tc>
          <w:tcPr>
            <w:tcW w:w="819" w:type="pct"/>
            <w:vAlign w:val="bottom"/>
          </w:tcPr>
          <w:p w14:paraId="54F55593" w14:textId="3F3466C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5,933</w:t>
            </w:r>
          </w:p>
        </w:tc>
      </w:tr>
      <w:tr w:rsidR="00086D9A" w:rsidRPr="002B6140" w14:paraId="3AF541E6" w14:textId="77777777" w:rsidTr="00B31C40">
        <w:trPr>
          <w:jc w:val="center"/>
        </w:trPr>
        <w:tc>
          <w:tcPr>
            <w:tcW w:w="747" w:type="pct"/>
            <w:vAlign w:val="bottom"/>
          </w:tcPr>
          <w:p w14:paraId="6731AC08" w14:textId="77777777" w:rsidR="00086D9A" w:rsidRPr="002B6140" w:rsidRDefault="00364A0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7A1ADE8" w14:textId="4A97CC3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5,224</w:t>
            </w:r>
          </w:p>
        </w:tc>
        <w:tc>
          <w:tcPr>
            <w:tcW w:w="746" w:type="pct"/>
            <w:vAlign w:val="bottom"/>
          </w:tcPr>
          <w:p w14:paraId="109998EB" w14:textId="4F5FE41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5,199</w:t>
            </w:r>
          </w:p>
        </w:tc>
        <w:tc>
          <w:tcPr>
            <w:tcW w:w="515" w:type="pct"/>
            <w:vAlign w:val="bottom"/>
          </w:tcPr>
          <w:p w14:paraId="6F8C17C1" w14:textId="324E3D2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4,242</w:t>
            </w:r>
          </w:p>
        </w:tc>
        <w:tc>
          <w:tcPr>
            <w:tcW w:w="634" w:type="pct"/>
            <w:vAlign w:val="bottom"/>
          </w:tcPr>
          <w:p w14:paraId="6C7843A4" w14:textId="5DF96F9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4,860</w:t>
            </w:r>
          </w:p>
        </w:tc>
        <w:tc>
          <w:tcPr>
            <w:tcW w:w="793" w:type="pct"/>
            <w:vAlign w:val="bottom"/>
          </w:tcPr>
          <w:p w14:paraId="5CC7E695" w14:textId="2B31D72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5,559</w:t>
            </w:r>
          </w:p>
        </w:tc>
        <w:tc>
          <w:tcPr>
            <w:tcW w:w="819" w:type="pct"/>
            <w:vAlign w:val="bottom"/>
          </w:tcPr>
          <w:p w14:paraId="7BE5D3A4" w14:textId="3922A55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6,353</w:t>
            </w:r>
          </w:p>
        </w:tc>
      </w:tr>
      <w:tr w:rsidR="00086D9A" w:rsidRPr="002B6140" w14:paraId="4B634310" w14:textId="77777777" w:rsidTr="00B31C40">
        <w:trPr>
          <w:jc w:val="center"/>
        </w:trPr>
        <w:tc>
          <w:tcPr>
            <w:tcW w:w="747" w:type="pct"/>
            <w:vAlign w:val="bottom"/>
          </w:tcPr>
          <w:p w14:paraId="6DEDF031" w14:textId="77777777" w:rsidR="00086D9A" w:rsidRPr="002B6140" w:rsidRDefault="00364A0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C246742" w14:textId="35C2E11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6,469</w:t>
            </w:r>
          </w:p>
        </w:tc>
        <w:tc>
          <w:tcPr>
            <w:tcW w:w="746" w:type="pct"/>
            <w:vAlign w:val="bottom"/>
          </w:tcPr>
          <w:p w14:paraId="7B9A38B2" w14:textId="59E772E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6,379</w:t>
            </w:r>
          </w:p>
        </w:tc>
        <w:tc>
          <w:tcPr>
            <w:tcW w:w="515" w:type="pct"/>
            <w:vAlign w:val="bottom"/>
          </w:tcPr>
          <w:p w14:paraId="667E102E" w14:textId="7922CE6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4,795</w:t>
            </w:r>
          </w:p>
        </w:tc>
        <w:tc>
          <w:tcPr>
            <w:tcW w:w="634" w:type="pct"/>
            <w:vAlign w:val="bottom"/>
          </w:tcPr>
          <w:p w14:paraId="0D3F96F2" w14:textId="134D02C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5,777</w:t>
            </w:r>
          </w:p>
        </w:tc>
        <w:tc>
          <w:tcPr>
            <w:tcW w:w="793" w:type="pct"/>
            <w:vAlign w:val="bottom"/>
          </w:tcPr>
          <w:p w14:paraId="5B8E7A69" w14:textId="24F27CD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7,074</w:t>
            </w:r>
          </w:p>
        </w:tc>
        <w:tc>
          <w:tcPr>
            <w:tcW w:w="819" w:type="pct"/>
            <w:vAlign w:val="bottom"/>
          </w:tcPr>
          <w:p w14:paraId="03FAE657" w14:textId="5D9D421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8,630</w:t>
            </w:r>
          </w:p>
        </w:tc>
      </w:tr>
      <w:tr w:rsidR="00086D9A" w:rsidRPr="002B6140" w14:paraId="154FA845" w14:textId="77777777" w:rsidTr="00B31C40">
        <w:trPr>
          <w:jc w:val="center"/>
        </w:trPr>
        <w:tc>
          <w:tcPr>
            <w:tcW w:w="747" w:type="pct"/>
            <w:vAlign w:val="bottom"/>
          </w:tcPr>
          <w:p w14:paraId="3A10A424" w14:textId="77777777" w:rsidR="00086D9A" w:rsidRPr="002B6140" w:rsidRDefault="00364A0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B75BF10" w14:textId="37F5AA3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746" w:type="pct"/>
            <w:vAlign w:val="bottom"/>
          </w:tcPr>
          <w:p w14:paraId="5F2F9550" w14:textId="55208B5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0.015</w:t>
            </w:r>
          </w:p>
        </w:tc>
        <w:tc>
          <w:tcPr>
            <w:tcW w:w="515" w:type="pct"/>
            <w:vAlign w:val="bottom"/>
          </w:tcPr>
          <w:p w14:paraId="3F80095C" w14:textId="6E0D412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0.007</w:t>
            </w:r>
          </w:p>
        </w:tc>
        <w:tc>
          <w:tcPr>
            <w:tcW w:w="634" w:type="pct"/>
            <w:vAlign w:val="bottom"/>
          </w:tcPr>
          <w:p w14:paraId="2DF3EC75" w14:textId="7C3524C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93" w:type="pct"/>
            <w:vAlign w:val="bottom"/>
          </w:tcPr>
          <w:p w14:paraId="01C31CC6" w14:textId="1807139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0.019</w:t>
            </w:r>
          </w:p>
        </w:tc>
        <w:tc>
          <w:tcPr>
            <w:tcW w:w="819" w:type="pct"/>
            <w:vAlign w:val="bottom"/>
          </w:tcPr>
          <w:p w14:paraId="35338A5B" w14:textId="027EB00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0.031</w:t>
            </w:r>
          </w:p>
        </w:tc>
      </w:tr>
      <w:tr w:rsidR="00086D9A" w:rsidRPr="002B6140" w14:paraId="044E5733" w14:textId="77777777" w:rsidTr="00B31C40">
        <w:trPr>
          <w:jc w:val="center"/>
        </w:trPr>
        <w:tc>
          <w:tcPr>
            <w:tcW w:w="747" w:type="pct"/>
            <w:vAlign w:val="bottom"/>
          </w:tcPr>
          <w:p w14:paraId="2BF71611" w14:textId="77777777" w:rsidR="00086D9A" w:rsidRPr="002B6140" w:rsidRDefault="00364A0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1164A17" w14:textId="51333D0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0.101</w:t>
            </w:r>
          </w:p>
        </w:tc>
        <w:tc>
          <w:tcPr>
            <w:tcW w:w="746" w:type="pct"/>
            <w:vAlign w:val="bottom"/>
          </w:tcPr>
          <w:p w14:paraId="0F252BE0" w14:textId="35B8280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0.099</w:t>
            </w:r>
          </w:p>
        </w:tc>
        <w:tc>
          <w:tcPr>
            <w:tcW w:w="515" w:type="pct"/>
            <w:vAlign w:val="bottom"/>
          </w:tcPr>
          <w:p w14:paraId="2010E9D9" w14:textId="74E39AA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  <w:tc>
          <w:tcPr>
            <w:tcW w:w="634" w:type="pct"/>
            <w:vAlign w:val="bottom"/>
          </w:tcPr>
          <w:p w14:paraId="43E7E985" w14:textId="5AB024B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0.084</w:t>
            </w:r>
          </w:p>
        </w:tc>
        <w:tc>
          <w:tcPr>
            <w:tcW w:w="793" w:type="pct"/>
            <w:vAlign w:val="bottom"/>
          </w:tcPr>
          <w:p w14:paraId="32F67C4B" w14:textId="327EA2C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0.116</w:t>
            </w:r>
          </w:p>
        </w:tc>
        <w:tc>
          <w:tcPr>
            <w:tcW w:w="819" w:type="pct"/>
            <w:vAlign w:val="bottom"/>
          </w:tcPr>
          <w:p w14:paraId="350B0F15" w14:textId="3F38967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0.154</w:t>
            </w:r>
          </w:p>
        </w:tc>
      </w:tr>
      <w:tr w:rsidR="00086D9A" w:rsidRPr="002B6140" w14:paraId="06E393C4" w14:textId="77777777" w:rsidTr="00B31C40">
        <w:trPr>
          <w:jc w:val="center"/>
        </w:trPr>
        <w:tc>
          <w:tcPr>
            <w:tcW w:w="747" w:type="pct"/>
            <w:vAlign w:val="bottom"/>
          </w:tcPr>
          <w:p w14:paraId="4C73E657" w14:textId="77777777" w:rsidR="00086D9A" w:rsidRPr="002B6140" w:rsidRDefault="00364A0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55874E5" w14:textId="05A3882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0.106</w:t>
            </w:r>
          </w:p>
        </w:tc>
        <w:tc>
          <w:tcPr>
            <w:tcW w:w="746" w:type="pct"/>
            <w:vAlign w:val="bottom"/>
          </w:tcPr>
          <w:p w14:paraId="7D892E22" w14:textId="36B290C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0.103</w:t>
            </w:r>
          </w:p>
        </w:tc>
        <w:tc>
          <w:tcPr>
            <w:tcW w:w="515" w:type="pct"/>
            <w:vAlign w:val="bottom"/>
          </w:tcPr>
          <w:p w14:paraId="12BBD05B" w14:textId="648EF2C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634" w:type="pct"/>
            <w:vAlign w:val="bottom"/>
          </w:tcPr>
          <w:p w14:paraId="4A34EC3B" w14:textId="3EA6231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0.087</w:t>
            </w:r>
          </w:p>
        </w:tc>
        <w:tc>
          <w:tcPr>
            <w:tcW w:w="793" w:type="pct"/>
            <w:vAlign w:val="bottom"/>
          </w:tcPr>
          <w:p w14:paraId="6B575D9C" w14:textId="26698C5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0.122</w:t>
            </w:r>
          </w:p>
        </w:tc>
        <w:tc>
          <w:tcPr>
            <w:tcW w:w="819" w:type="pct"/>
            <w:vAlign w:val="bottom"/>
          </w:tcPr>
          <w:p w14:paraId="11AF2322" w14:textId="3EE3426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0.165</w:t>
            </w:r>
          </w:p>
        </w:tc>
      </w:tr>
      <w:tr w:rsidR="00086D9A" w:rsidRPr="002B6140" w14:paraId="633CA9EE" w14:textId="77777777" w:rsidTr="00B31C40">
        <w:trPr>
          <w:jc w:val="center"/>
        </w:trPr>
        <w:tc>
          <w:tcPr>
            <w:tcW w:w="747" w:type="pct"/>
            <w:vAlign w:val="bottom"/>
          </w:tcPr>
          <w:p w14:paraId="63A87375" w14:textId="77777777" w:rsidR="00086D9A" w:rsidRPr="002B6140" w:rsidRDefault="00364A0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062449E" w14:textId="7D7B838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0.132</w:t>
            </w:r>
          </w:p>
        </w:tc>
        <w:tc>
          <w:tcPr>
            <w:tcW w:w="746" w:type="pct"/>
            <w:vAlign w:val="bottom"/>
          </w:tcPr>
          <w:p w14:paraId="64EF3790" w14:textId="3FF01D4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0.127</w:t>
            </w:r>
          </w:p>
        </w:tc>
        <w:tc>
          <w:tcPr>
            <w:tcW w:w="515" w:type="pct"/>
            <w:vAlign w:val="bottom"/>
          </w:tcPr>
          <w:p w14:paraId="48338B2B" w14:textId="66768D4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0.073</w:t>
            </w:r>
          </w:p>
        </w:tc>
        <w:tc>
          <w:tcPr>
            <w:tcW w:w="634" w:type="pct"/>
            <w:vAlign w:val="bottom"/>
          </w:tcPr>
          <w:p w14:paraId="7C6ED41F" w14:textId="2D88A5C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0.104</w:t>
            </w:r>
          </w:p>
        </w:tc>
        <w:tc>
          <w:tcPr>
            <w:tcW w:w="793" w:type="pct"/>
            <w:vAlign w:val="bottom"/>
          </w:tcPr>
          <w:p w14:paraId="42CCB1DB" w14:textId="20F5040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0.155</w:t>
            </w:r>
          </w:p>
        </w:tc>
        <w:tc>
          <w:tcPr>
            <w:tcW w:w="819" w:type="pct"/>
            <w:vAlign w:val="bottom"/>
          </w:tcPr>
          <w:p w14:paraId="41CFFD7E" w14:textId="425D93B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0.223</w:t>
            </w:r>
          </w:p>
        </w:tc>
      </w:tr>
      <w:tr w:rsidR="00086D9A" w:rsidRPr="002B6140" w14:paraId="649929F5" w14:textId="77777777" w:rsidTr="00B31C40">
        <w:trPr>
          <w:jc w:val="center"/>
        </w:trPr>
        <w:tc>
          <w:tcPr>
            <w:tcW w:w="747" w:type="pct"/>
            <w:vAlign w:val="bottom"/>
          </w:tcPr>
          <w:p w14:paraId="29500387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DA41361" w14:textId="1AF8CB4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1A885911" w14:textId="559BC0B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0.361</w:t>
            </w:r>
          </w:p>
        </w:tc>
        <w:tc>
          <w:tcPr>
            <w:tcW w:w="515" w:type="pct"/>
            <w:vAlign w:val="bottom"/>
          </w:tcPr>
          <w:p w14:paraId="7BCD9925" w14:textId="533DA08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0.319</w:t>
            </w:r>
          </w:p>
        </w:tc>
        <w:tc>
          <w:tcPr>
            <w:tcW w:w="634" w:type="pct"/>
            <w:vAlign w:val="bottom"/>
          </w:tcPr>
          <w:p w14:paraId="19791495" w14:textId="7E43FF4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0.346</w:t>
            </w:r>
          </w:p>
        </w:tc>
        <w:tc>
          <w:tcPr>
            <w:tcW w:w="793" w:type="pct"/>
            <w:vAlign w:val="bottom"/>
          </w:tcPr>
          <w:p w14:paraId="55176095" w14:textId="11A6503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7CE126C4" w14:textId="34612C9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0.41</w:t>
            </w:r>
          </w:p>
        </w:tc>
      </w:tr>
      <w:tr w:rsidR="00086D9A" w:rsidRPr="002B6140" w14:paraId="2D9BC120" w14:textId="77777777" w:rsidTr="003C755A">
        <w:trPr>
          <w:jc w:val="center"/>
        </w:trPr>
        <w:tc>
          <w:tcPr>
            <w:tcW w:w="747" w:type="pct"/>
            <w:vAlign w:val="bottom"/>
          </w:tcPr>
          <w:p w14:paraId="62EB867A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092D46F" w14:textId="0EF7B2E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1BEC5F33" w14:textId="4F974E4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560CD5D5" w14:textId="7AA2545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45743B76" w14:textId="4089FB4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1719EF64" w14:textId="08788CE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59019AC8" w14:textId="13C2852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86D9A" w:rsidRPr="002B6140" w14:paraId="799DC0AF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6E94B239" w14:textId="33F60431" w:rsidR="00086D9A" w:rsidRPr="002B6140" w:rsidRDefault="00364A0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59862CD1" w14:textId="287A55E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B722E5D" w14:textId="783F202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3669507F" w14:textId="28C0E40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0141E026" w14:textId="0AF8265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5740B445" w14:textId="6CE312D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6850AA2F" w14:textId="5E55E5D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6933723D" w14:textId="4DBBD29C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5B28020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5BEA3007" w14:textId="471564CE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lastRenderedPageBreak/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.3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2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074830" w:rsidRPr="002B6140" w14:paraId="739F1B64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4B4CB3A1" w14:textId="77777777" w:rsidR="00074830" w:rsidRPr="002B6140" w:rsidRDefault="00074830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5893FA82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FFE30F5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5A8F7C8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0E365FCB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5705A1B2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0E19174A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5965D8" w:rsidRPr="002B6140" w14:paraId="60772032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39EABD4B" w14:textId="77777777" w:rsidR="005965D8" w:rsidRPr="002B6140" w:rsidRDefault="00364A0C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7D6CCAB9" w14:textId="4BE72CD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51AA0B4D" w14:textId="453E95A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038058A0" w14:textId="2D83E85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0.022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6DD4A8D2" w14:textId="7577573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125D710F" w14:textId="2CE6A16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25C70E2A" w14:textId="4550F24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0.045</w:t>
            </w:r>
          </w:p>
        </w:tc>
      </w:tr>
      <w:tr w:rsidR="005965D8" w:rsidRPr="002B6140" w14:paraId="1B4EC5CE" w14:textId="77777777" w:rsidTr="00B31C40">
        <w:trPr>
          <w:jc w:val="center"/>
        </w:trPr>
        <w:tc>
          <w:tcPr>
            <w:tcW w:w="747" w:type="pct"/>
            <w:vAlign w:val="bottom"/>
          </w:tcPr>
          <w:p w14:paraId="551B0E2E" w14:textId="7777777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9FBE9C2" w14:textId="2E2E2F9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45,518</w:t>
            </w:r>
          </w:p>
        </w:tc>
        <w:tc>
          <w:tcPr>
            <w:tcW w:w="746" w:type="pct"/>
            <w:vAlign w:val="bottom"/>
          </w:tcPr>
          <w:p w14:paraId="2043724C" w14:textId="40AB10F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44,255</w:t>
            </w:r>
          </w:p>
        </w:tc>
        <w:tc>
          <w:tcPr>
            <w:tcW w:w="515" w:type="pct"/>
            <w:vAlign w:val="bottom"/>
          </w:tcPr>
          <w:p w14:paraId="568497A3" w14:textId="09861D9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31,869</w:t>
            </w:r>
          </w:p>
        </w:tc>
        <w:tc>
          <w:tcPr>
            <w:tcW w:w="634" w:type="pct"/>
            <w:vAlign w:val="bottom"/>
          </w:tcPr>
          <w:p w14:paraId="37BA33BD" w14:textId="4328B1D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39,076</w:t>
            </w:r>
          </w:p>
        </w:tc>
        <w:tc>
          <w:tcPr>
            <w:tcW w:w="793" w:type="pct"/>
            <w:vAlign w:val="bottom"/>
          </w:tcPr>
          <w:p w14:paraId="7D5FA63C" w14:textId="12CCDFB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51,150</w:t>
            </w:r>
          </w:p>
        </w:tc>
        <w:tc>
          <w:tcPr>
            <w:tcW w:w="819" w:type="pct"/>
            <w:vAlign w:val="bottom"/>
          </w:tcPr>
          <w:p w14:paraId="59793E10" w14:textId="70BDBF0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65,183</w:t>
            </w:r>
          </w:p>
        </w:tc>
      </w:tr>
      <w:tr w:rsidR="005965D8" w:rsidRPr="002B6140" w14:paraId="3222C60C" w14:textId="77777777" w:rsidTr="00B31C40">
        <w:trPr>
          <w:jc w:val="center"/>
        </w:trPr>
        <w:tc>
          <w:tcPr>
            <w:tcW w:w="747" w:type="pct"/>
            <w:vAlign w:val="bottom"/>
          </w:tcPr>
          <w:p w14:paraId="38072915" w14:textId="77777777" w:rsidR="005965D8" w:rsidRPr="002B6140" w:rsidRDefault="005965D8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5BFDBC8" w14:textId="3A565F9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3.939</w:t>
            </w:r>
          </w:p>
        </w:tc>
        <w:tc>
          <w:tcPr>
            <w:tcW w:w="746" w:type="pct"/>
            <w:vAlign w:val="bottom"/>
          </w:tcPr>
          <w:p w14:paraId="2C5F3045" w14:textId="1E9CE01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3.028</w:t>
            </w:r>
          </w:p>
        </w:tc>
        <w:tc>
          <w:tcPr>
            <w:tcW w:w="515" w:type="pct"/>
            <w:vAlign w:val="bottom"/>
          </w:tcPr>
          <w:p w14:paraId="5ACB8BC6" w14:textId="034CD45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1.041</w:t>
            </w:r>
          </w:p>
        </w:tc>
        <w:tc>
          <w:tcPr>
            <w:tcW w:w="634" w:type="pct"/>
            <w:vAlign w:val="bottom"/>
          </w:tcPr>
          <w:p w14:paraId="4DBE1A6C" w14:textId="357A606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1.655</w:t>
            </w:r>
          </w:p>
        </w:tc>
        <w:tc>
          <w:tcPr>
            <w:tcW w:w="793" w:type="pct"/>
            <w:vAlign w:val="bottom"/>
          </w:tcPr>
          <w:p w14:paraId="110885DE" w14:textId="32D1FB2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5.607</w:t>
            </w:r>
          </w:p>
        </w:tc>
        <w:tc>
          <w:tcPr>
            <w:tcW w:w="819" w:type="pct"/>
            <w:vAlign w:val="bottom"/>
          </w:tcPr>
          <w:p w14:paraId="0F0446F4" w14:textId="3C9C2769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10.398</w:t>
            </w:r>
          </w:p>
        </w:tc>
      </w:tr>
      <w:tr w:rsidR="005965D8" w:rsidRPr="002B6140" w14:paraId="6381226B" w14:textId="77777777" w:rsidTr="00B31C40">
        <w:trPr>
          <w:jc w:val="center"/>
        </w:trPr>
        <w:tc>
          <w:tcPr>
            <w:tcW w:w="747" w:type="pct"/>
            <w:vAlign w:val="bottom"/>
          </w:tcPr>
          <w:p w14:paraId="7B14982B" w14:textId="77777777" w:rsidR="005965D8" w:rsidRPr="002B6140" w:rsidRDefault="00364A0C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01E9358" w14:textId="2A4F1E4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0.636</w:t>
            </w:r>
          </w:p>
        </w:tc>
        <w:tc>
          <w:tcPr>
            <w:tcW w:w="746" w:type="pct"/>
            <w:vAlign w:val="bottom"/>
          </w:tcPr>
          <w:p w14:paraId="10077C33" w14:textId="69EBF25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0.631</w:t>
            </w:r>
          </w:p>
        </w:tc>
        <w:tc>
          <w:tcPr>
            <w:tcW w:w="515" w:type="pct"/>
            <w:vAlign w:val="bottom"/>
          </w:tcPr>
          <w:p w14:paraId="0A347338" w14:textId="243962D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0.504</w:t>
            </w:r>
          </w:p>
        </w:tc>
        <w:tc>
          <w:tcPr>
            <w:tcW w:w="634" w:type="pct"/>
            <w:vAlign w:val="bottom"/>
          </w:tcPr>
          <w:p w14:paraId="1934D1C9" w14:textId="27647D7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0.554</w:t>
            </w:r>
          </w:p>
        </w:tc>
        <w:tc>
          <w:tcPr>
            <w:tcW w:w="793" w:type="pct"/>
            <w:vAlign w:val="bottom"/>
          </w:tcPr>
          <w:p w14:paraId="1A60C677" w14:textId="5DEC467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0.714</w:t>
            </w:r>
          </w:p>
        </w:tc>
        <w:tc>
          <w:tcPr>
            <w:tcW w:w="819" w:type="pct"/>
            <w:vAlign w:val="bottom"/>
          </w:tcPr>
          <w:p w14:paraId="0DAA90C9" w14:textId="4C9BEF9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0.791</w:t>
            </w:r>
          </w:p>
        </w:tc>
      </w:tr>
      <w:tr w:rsidR="005965D8" w:rsidRPr="002B6140" w14:paraId="3E26B893" w14:textId="77777777" w:rsidTr="00B31C40">
        <w:trPr>
          <w:jc w:val="center"/>
        </w:trPr>
        <w:tc>
          <w:tcPr>
            <w:tcW w:w="747" w:type="pct"/>
            <w:vAlign w:val="bottom"/>
          </w:tcPr>
          <w:p w14:paraId="6C1253EF" w14:textId="77777777" w:rsidR="005965D8" w:rsidRPr="002B6140" w:rsidRDefault="00364A0C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162AFBB3" w14:textId="2BA7716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0A06CFE2" w14:textId="2DFFFB0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515" w:type="pct"/>
            <w:vAlign w:val="bottom"/>
          </w:tcPr>
          <w:p w14:paraId="4261BA03" w14:textId="555C4C9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3A29E5AC" w14:textId="0924AFD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0.0003</w:t>
            </w:r>
          </w:p>
        </w:tc>
        <w:tc>
          <w:tcPr>
            <w:tcW w:w="793" w:type="pct"/>
            <w:vAlign w:val="bottom"/>
          </w:tcPr>
          <w:p w14:paraId="745CD67E" w14:textId="7F9AE3A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  <w:tc>
          <w:tcPr>
            <w:tcW w:w="819" w:type="pct"/>
            <w:vAlign w:val="bottom"/>
          </w:tcPr>
          <w:p w14:paraId="289D85E7" w14:textId="679BEDB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5965D8" w:rsidRPr="002B6140" w14:paraId="414ED4C0" w14:textId="77777777" w:rsidTr="00B31C40">
        <w:trPr>
          <w:jc w:val="center"/>
        </w:trPr>
        <w:tc>
          <w:tcPr>
            <w:tcW w:w="747" w:type="pct"/>
            <w:vAlign w:val="bottom"/>
          </w:tcPr>
          <w:p w14:paraId="6E83A815" w14:textId="77777777" w:rsidR="005965D8" w:rsidRPr="002B6140" w:rsidRDefault="00364A0C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BD40ECF" w14:textId="522DB08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474</w:t>
            </w:r>
          </w:p>
        </w:tc>
        <w:tc>
          <w:tcPr>
            <w:tcW w:w="746" w:type="pct"/>
            <w:vAlign w:val="bottom"/>
          </w:tcPr>
          <w:p w14:paraId="21490BAB" w14:textId="49A49D4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445</w:t>
            </w:r>
          </w:p>
        </w:tc>
        <w:tc>
          <w:tcPr>
            <w:tcW w:w="515" w:type="pct"/>
            <w:vAlign w:val="bottom"/>
          </w:tcPr>
          <w:p w14:paraId="0A516B40" w14:textId="01D04FC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</w:t>
            </w:r>
          </w:p>
        </w:tc>
        <w:tc>
          <w:tcPr>
            <w:tcW w:w="634" w:type="pct"/>
            <w:vAlign w:val="bottom"/>
          </w:tcPr>
          <w:p w14:paraId="708C3EB4" w14:textId="6BA42FA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334</w:t>
            </w:r>
          </w:p>
        </w:tc>
        <w:tc>
          <w:tcPr>
            <w:tcW w:w="793" w:type="pct"/>
            <w:vAlign w:val="bottom"/>
          </w:tcPr>
          <w:p w14:paraId="4F4E7208" w14:textId="57BAB2E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580</w:t>
            </w:r>
          </w:p>
        </w:tc>
        <w:tc>
          <w:tcPr>
            <w:tcW w:w="819" w:type="pct"/>
            <w:vAlign w:val="bottom"/>
          </w:tcPr>
          <w:p w14:paraId="0F797374" w14:textId="21870A0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934</w:t>
            </w:r>
          </w:p>
        </w:tc>
      </w:tr>
      <w:tr w:rsidR="005965D8" w:rsidRPr="002B6140" w14:paraId="619C9305" w14:textId="77777777" w:rsidTr="00B31C40">
        <w:trPr>
          <w:jc w:val="center"/>
        </w:trPr>
        <w:tc>
          <w:tcPr>
            <w:tcW w:w="747" w:type="pct"/>
            <w:vAlign w:val="bottom"/>
          </w:tcPr>
          <w:p w14:paraId="084498A7" w14:textId="77777777" w:rsidR="005965D8" w:rsidRPr="002B6140" w:rsidRDefault="00364A0C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AA0FC69" w14:textId="5497BD4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5,253</w:t>
            </w:r>
          </w:p>
        </w:tc>
        <w:tc>
          <w:tcPr>
            <w:tcW w:w="746" w:type="pct"/>
            <w:vAlign w:val="bottom"/>
          </w:tcPr>
          <w:p w14:paraId="1D001566" w14:textId="5C4427E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5,227</w:t>
            </w:r>
          </w:p>
        </w:tc>
        <w:tc>
          <w:tcPr>
            <w:tcW w:w="515" w:type="pct"/>
            <w:vAlign w:val="bottom"/>
          </w:tcPr>
          <w:p w14:paraId="2741A7F3" w14:textId="3DBA9E3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4,397</w:t>
            </w:r>
          </w:p>
        </w:tc>
        <w:tc>
          <w:tcPr>
            <w:tcW w:w="634" w:type="pct"/>
            <w:vAlign w:val="bottom"/>
          </w:tcPr>
          <w:p w14:paraId="1CD4CA1B" w14:textId="3B551FD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4,927</w:t>
            </w:r>
          </w:p>
        </w:tc>
        <w:tc>
          <w:tcPr>
            <w:tcW w:w="793" w:type="pct"/>
            <w:vAlign w:val="bottom"/>
          </w:tcPr>
          <w:p w14:paraId="2A5A2375" w14:textId="4BB25B5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5,559</w:t>
            </w:r>
          </w:p>
        </w:tc>
        <w:tc>
          <w:tcPr>
            <w:tcW w:w="819" w:type="pct"/>
            <w:vAlign w:val="bottom"/>
          </w:tcPr>
          <w:p w14:paraId="5F0F1B70" w14:textId="1467A86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6,245</w:t>
            </w:r>
          </w:p>
        </w:tc>
      </w:tr>
      <w:tr w:rsidR="005965D8" w:rsidRPr="002B6140" w14:paraId="1AA59BB8" w14:textId="77777777" w:rsidTr="00B31C40">
        <w:trPr>
          <w:jc w:val="center"/>
        </w:trPr>
        <w:tc>
          <w:tcPr>
            <w:tcW w:w="747" w:type="pct"/>
            <w:vAlign w:val="bottom"/>
          </w:tcPr>
          <w:p w14:paraId="4EC0FFE8" w14:textId="77777777" w:rsidR="005965D8" w:rsidRPr="002B6140" w:rsidRDefault="00364A0C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D263FFF" w14:textId="5C8960E9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5,597</w:t>
            </w:r>
          </w:p>
        </w:tc>
        <w:tc>
          <w:tcPr>
            <w:tcW w:w="746" w:type="pct"/>
            <w:vAlign w:val="bottom"/>
          </w:tcPr>
          <w:p w14:paraId="1F71F5E0" w14:textId="48A6BFB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5,565</w:t>
            </w:r>
          </w:p>
        </w:tc>
        <w:tc>
          <w:tcPr>
            <w:tcW w:w="515" w:type="pct"/>
            <w:vAlign w:val="bottom"/>
          </w:tcPr>
          <w:p w14:paraId="71F25CDA" w14:textId="74E5CC6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4,596</w:t>
            </w:r>
          </w:p>
        </w:tc>
        <w:tc>
          <w:tcPr>
            <w:tcW w:w="634" w:type="pct"/>
            <w:vAlign w:val="bottom"/>
          </w:tcPr>
          <w:p w14:paraId="79E10629" w14:textId="480EEB3F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5,213</w:t>
            </w:r>
          </w:p>
        </w:tc>
        <w:tc>
          <w:tcPr>
            <w:tcW w:w="793" w:type="pct"/>
            <w:vAlign w:val="bottom"/>
          </w:tcPr>
          <w:p w14:paraId="48B6538C" w14:textId="2FAF1C8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5,952</w:t>
            </w:r>
          </w:p>
        </w:tc>
        <w:tc>
          <w:tcPr>
            <w:tcW w:w="819" w:type="pct"/>
            <w:vAlign w:val="bottom"/>
          </w:tcPr>
          <w:p w14:paraId="15AFF70E" w14:textId="5C5C147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6,774</w:t>
            </w:r>
          </w:p>
        </w:tc>
      </w:tr>
      <w:tr w:rsidR="005965D8" w:rsidRPr="002B6140" w14:paraId="0533FD9B" w14:textId="77777777" w:rsidTr="00B31C40">
        <w:trPr>
          <w:jc w:val="center"/>
        </w:trPr>
        <w:tc>
          <w:tcPr>
            <w:tcW w:w="747" w:type="pct"/>
            <w:vAlign w:val="bottom"/>
          </w:tcPr>
          <w:p w14:paraId="5E53AE32" w14:textId="77777777" w:rsidR="005965D8" w:rsidRPr="002B6140" w:rsidRDefault="00364A0C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B4E9186" w14:textId="5E7B00C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7,453</w:t>
            </w:r>
          </w:p>
        </w:tc>
        <w:tc>
          <w:tcPr>
            <w:tcW w:w="746" w:type="pct"/>
            <w:vAlign w:val="bottom"/>
          </w:tcPr>
          <w:p w14:paraId="2031A7F6" w14:textId="57132E4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7,370</w:t>
            </w:r>
          </w:p>
        </w:tc>
        <w:tc>
          <w:tcPr>
            <w:tcW w:w="515" w:type="pct"/>
            <w:vAlign w:val="bottom"/>
          </w:tcPr>
          <w:p w14:paraId="2C053986" w14:textId="39F8440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5,599</w:t>
            </w:r>
          </w:p>
        </w:tc>
        <w:tc>
          <w:tcPr>
            <w:tcW w:w="634" w:type="pct"/>
            <w:vAlign w:val="bottom"/>
          </w:tcPr>
          <w:p w14:paraId="5F7C8326" w14:textId="074B4BD9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6,699</w:t>
            </w:r>
          </w:p>
        </w:tc>
        <w:tc>
          <w:tcPr>
            <w:tcW w:w="793" w:type="pct"/>
            <w:vAlign w:val="bottom"/>
          </w:tcPr>
          <w:p w14:paraId="46C02EDB" w14:textId="789D48F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8,106</w:t>
            </w:r>
          </w:p>
        </w:tc>
        <w:tc>
          <w:tcPr>
            <w:tcW w:w="819" w:type="pct"/>
            <w:vAlign w:val="bottom"/>
          </w:tcPr>
          <w:p w14:paraId="55D27088" w14:textId="0FA4F15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9,834</w:t>
            </w:r>
          </w:p>
        </w:tc>
      </w:tr>
      <w:tr w:rsidR="005965D8" w:rsidRPr="002B6140" w14:paraId="5C37B9AA" w14:textId="77777777" w:rsidTr="00B31C40">
        <w:trPr>
          <w:jc w:val="center"/>
        </w:trPr>
        <w:tc>
          <w:tcPr>
            <w:tcW w:w="747" w:type="pct"/>
            <w:vAlign w:val="bottom"/>
          </w:tcPr>
          <w:p w14:paraId="3694E1E0" w14:textId="77777777" w:rsidR="005965D8" w:rsidRPr="002B6140" w:rsidRDefault="00364A0C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8AA1B8E" w14:textId="10EBC85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746" w:type="pct"/>
            <w:vAlign w:val="bottom"/>
          </w:tcPr>
          <w:p w14:paraId="00EFCD83" w14:textId="7013816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vAlign w:val="bottom"/>
          </w:tcPr>
          <w:p w14:paraId="0AABD38A" w14:textId="2CB4896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0.005</w:t>
            </w:r>
          </w:p>
        </w:tc>
        <w:tc>
          <w:tcPr>
            <w:tcW w:w="634" w:type="pct"/>
            <w:vAlign w:val="bottom"/>
          </w:tcPr>
          <w:p w14:paraId="7CDF0A68" w14:textId="267E1E0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0.008</w:t>
            </w:r>
          </w:p>
        </w:tc>
        <w:tc>
          <w:tcPr>
            <w:tcW w:w="793" w:type="pct"/>
            <w:vAlign w:val="bottom"/>
          </w:tcPr>
          <w:p w14:paraId="139F22BF" w14:textId="2DACE289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0.012</w:t>
            </w:r>
          </w:p>
        </w:tc>
        <w:tc>
          <w:tcPr>
            <w:tcW w:w="819" w:type="pct"/>
            <w:vAlign w:val="bottom"/>
          </w:tcPr>
          <w:p w14:paraId="5B04A4EB" w14:textId="08D47AC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0.018</w:t>
            </w:r>
          </w:p>
        </w:tc>
      </w:tr>
      <w:tr w:rsidR="005965D8" w:rsidRPr="002B6140" w14:paraId="55464A32" w14:textId="77777777" w:rsidTr="00B31C40">
        <w:trPr>
          <w:jc w:val="center"/>
        </w:trPr>
        <w:tc>
          <w:tcPr>
            <w:tcW w:w="747" w:type="pct"/>
            <w:vAlign w:val="bottom"/>
          </w:tcPr>
          <w:p w14:paraId="60DA96FB" w14:textId="77777777" w:rsidR="005965D8" w:rsidRPr="002B6140" w:rsidRDefault="00364A0C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CDF0E6C" w14:textId="5A75DEC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</w:t>
            </w:r>
          </w:p>
        </w:tc>
        <w:tc>
          <w:tcPr>
            <w:tcW w:w="746" w:type="pct"/>
            <w:vAlign w:val="bottom"/>
          </w:tcPr>
          <w:p w14:paraId="54392D02" w14:textId="76F07FF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0.118</w:t>
            </w:r>
          </w:p>
        </w:tc>
        <w:tc>
          <w:tcPr>
            <w:tcW w:w="515" w:type="pct"/>
            <w:vAlign w:val="bottom"/>
          </w:tcPr>
          <w:p w14:paraId="30809585" w14:textId="036AE4E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634" w:type="pct"/>
            <w:vAlign w:val="bottom"/>
          </w:tcPr>
          <w:p w14:paraId="4FF4E974" w14:textId="36DB48C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0.101</w:t>
            </w:r>
          </w:p>
        </w:tc>
        <w:tc>
          <w:tcPr>
            <w:tcW w:w="793" w:type="pct"/>
            <w:vAlign w:val="bottom"/>
          </w:tcPr>
          <w:p w14:paraId="01ACF4B1" w14:textId="1584E21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0.136</w:t>
            </w:r>
          </w:p>
        </w:tc>
        <w:tc>
          <w:tcPr>
            <w:tcW w:w="819" w:type="pct"/>
            <w:vAlign w:val="bottom"/>
          </w:tcPr>
          <w:p w14:paraId="6333CCD7" w14:textId="25E2BC1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0.178</w:t>
            </w:r>
          </w:p>
        </w:tc>
      </w:tr>
      <w:tr w:rsidR="005965D8" w:rsidRPr="002B6140" w14:paraId="71AEA2CB" w14:textId="77777777" w:rsidTr="00B31C40">
        <w:trPr>
          <w:jc w:val="center"/>
        </w:trPr>
        <w:tc>
          <w:tcPr>
            <w:tcW w:w="747" w:type="pct"/>
            <w:vAlign w:val="bottom"/>
          </w:tcPr>
          <w:p w14:paraId="049934D6" w14:textId="77777777" w:rsidR="005965D8" w:rsidRPr="002B6140" w:rsidRDefault="00364A0C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48CB2F6" w14:textId="1A8DBAD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0.128</w:t>
            </w:r>
          </w:p>
        </w:tc>
        <w:tc>
          <w:tcPr>
            <w:tcW w:w="746" w:type="pct"/>
            <w:vAlign w:val="bottom"/>
          </w:tcPr>
          <w:p w14:paraId="24BA4A35" w14:textId="608BF86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0.125</w:t>
            </w:r>
          </w:p>
        </w:tc>
        <w:tc>
          <w:tcPr>
            <w:tcW w:w="515" w:type="pct"/>
            <w:vAlign w:val="bottom"/>
          </w:tcPr>
          <w:p w14:paraId="19BD87A2" w14:textId="3CD5D42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0.078</w:t>
            </w:r>
          </w:p>
        </w:tc>
        <w:tc>
          <w:tcPr>
            <w:tcW w:w="634" w:type="pct"/>
            <w:vAlign w:val="bottom"/>
          </w:tcPr>
          <w:p w14:paraId="1709040E" w14:textId="6CE8CE0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0.107</w:t>
            </w:r>
          </w:p>
        </w:tc>
        <w:tc>
          <w:tcPr>
            <w:tcW w:w="793" w:type="pct"/>
            <w:vAlign w:val="bottom"/>
          </w:tcPr>
          <w:p w14:paraId="4FED5B63" w14:textId="385F2C6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0.146</w:t>
            </w:r>
          </w:p>
        </w:tc>
        <w:tc>
          <w:tcPr>
            <w:tcW w:w="819" w:type="pct"/>
            <w:vAlign w:val="bottom"/>
          </w:tcPr>
          <w:p w14:paraId="5FD7B7AF" w14:textId="007FF12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0.193</w:t>
            </w:r>
          </w:p>
        </w:tc>
      </w:tr>
      <w:tr w:rsidR="005965D8" w:rsidRPr="002B6140" w14:paraId="73F7FD03" w14:textId="77777777" w:rsidTr="00B31C40">
        <w:trPr>
          <w:jc w:val="center"/>
        </w:trPr>
        <w:tc>
          <w:tcPr>
            <w:tcW w:w="747" w:type="pct"/>
            <w:vAlign w:val="bottom"/>
          </w:tcPr>
          <w:p w14:paraId="53A82701" w14:textId="77777777" w:rsidR="005965D8" w:rsidRPr="002B6140" w:rsidRDefault="00364A0C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4ED2282" w14:textId="359DC57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0.171</w:t>
            </w:r>
          </w:p>
        </w:tc>
        <w:tc>
          <w:tcPr>
            <w:tcW w:w="746" w:type="pct"/>
            <w:vAlign w:val="bottom"/>
          </w:tcPr>
          <w:p w14:paraId="4851CA90" w14:textId="139C2BE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0.165</w:t>
            </w:r>
          </w:p>
        </w:tc>
        <w:tc>
          <w:tcPr>
            <w:tcW w:w="515" w:type="pct"/>
            <w:vAlign w:val="bottom"/>
          </w:tcPr>
          <w:p w14:paraId="04D4E18A" w14:textId="467E7D9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0.097</w:t>
            </w:r>
          </w:p>
        </w:tc>
        <w:tc>
          <w:tcPr>
            <w:tcW w:w="634" w:type="pct"/>
            <w:vAlign w:val="bottom"/>
          </w:tcPr>
          <w:p w14:paraId="75DD1BD5" w14:textId="2159AE5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0.137</w:t>
            </w:r>
          </w:p>
        </w:tc>
        <w:tc>
          <w:tcPr>
            <w:tcW w:w="793" w:type="pct"/>
            <w:vAlign w:val="bottom"/>
          </w:tcPr>
          <w:p w14:paraId="3E81BD21" w14:textId="213CD55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0.199</w:t>
            </w:r>
          </w:p>
        </w:tc>
        <w:tc>
          <w:tcPr>
            <w:tcW w:w="819" w:type="pct"/>
            <w:vAlign w:val="bottom"/>
          </w:tcPr>
          <w:p w14:paraId="1241737B" w14:textId="327BDD4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0.277</w:t>
            </w:r>
          </w:p>
        </w:tc>
      </w:tr>
      <w:tr w:rsidR="005965D8" w:rsidRPr="002B6140" w14:paraId="432E9FCA" w14:textId="77777777" w:rsidTr="00B31C40">
        <w:trPr>
          <w:jc w:val="center"/>
        </w:trPr>
        <w:tc>
          <w:tcPr>
            <w:tcW w:w="747" w:type="pct"/>
            <w:vAlign w:val="bottom"/>
          </w:tcPr>
          <w:p w14:paraId="0BB2594C" w14:textId="77777777" w:rsidR="005965D8" w:rsidRPr="002B6140" w:rsidRDefault="005965D8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418802A" w14:textId="54E5AC5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4AF9B701" w14:textId="0A123A0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0.361</w:t>
            </w:r>
          </w:p>
        </w:tc>
        <w:tc>
          <w:tcPr>
            <w:tcW w:w="515" w:type="pct"/>
            <w:vAlign w:val="bottom"/>
          </w:tcPr>
          <w:p w14:paraId="68EE82D8" w14:textId="784850D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0.318</w:t>
            </w:r>
          </w:p>
        </w:tc>
        <w:tc>
          <w:tcPr>
            <w:tcW w:w="634" w:type="pct"/>
            <w:vAlign w:val="bottom"/>
          </w:tcPr>
          <w:p w14:paraId="211E7E60" w14:textId="09523A7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0.346</w:t>
            </w:r>
          </w:p>
        </w:tc>
        <w:tc>
          <w:tcPr>
            <w:tcW w:w="793" w:type="pct"/>
            <w:vAlign w:val="bottom"/>
          </w:tcPr>
          <w:p w14:paraId="29E2DD8D" w14:textId="3299087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7F5A384B" w14:textId="33E5DFDF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0.408</w:t>
            </w:r>
          </w:p>
        </w:tc>
      </w:tr>
      <w:tr w:rsidR="005965D8" w:rsidRPr="002B6140" w14:paraId="39D4C0AA" w14:textId="77777777" w:rsidTr="003C755A">
        <w:trPr>
          <w:jc w:val="center"/>
        </w:trPr>
        <w:tc>
          <w:tcPr>
            <w:tcW w:w="747" w:type="pct"/>
            <w:vAlign w:val="bottom"/>
          </w:tcPr>
          <w:p w14:paraId="6EB4DCAD" w14:textId="77777777" w:rsidR="005965D8" w:rsidRPr="002B6140" w:rsidRDefault="005965D8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B82BFF3" w14:textId="14CA3B6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520AA4B8" w14:textId="2D561D5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7D5DFFB5" w14:textId="5BB03F3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1A27ACEE" w14:textId="1374F13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7F21E8C5" w14:textId="0856066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52EBC441" w14:textId="67412F5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5965D8" w:rsidRPr="002B6140" w14:paraId="080E0EB5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1C94FF7B" w14:textId="1E56E27D" w:rsidR="005965D8" w:rsidRPr="002B6140" w:rsidRDefault="00364A0C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B19D57F" w14:textId="4AC292E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49202B60" w14:textId="258A370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722CCB3A" w14:textId="426EE21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B7D699B" w14:textId="32E4433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55492AC3" w14:textId="79F2FA3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72FA514E" w14:textId="7976893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61E624E4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5221B83" w14:textId="4DFCD175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.4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3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074830" w:rsidRPr="002B6140" w14:paraId="6EE7A5B1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31F00570" w14:textId="77777777" w:rsidR="00074830" w:rsidRPr="002B6140" w:rsidRDefault="00074830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00D5EB2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BF6B7AA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42F0EF44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017DCF2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1E83F034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46A2CEE3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5965D8" w:rsidRPr="002B6140" w14:paraId="3B54AF0F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47CC5F3A" w14:textId="77777777" w:rsidR="005965D8" w:rsidRPr="002B6140" w:rsidRDefault="00364A0C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66E0B84" w14:textId="314C5BE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0.027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46BC7974" w14:textId="758F8CBF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0.026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478C4150" w14:textId="61EA6D3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6AB282A9" w14:textId="0117D53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0.023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5D4B7D1C" w14:textId="4F2E757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0.029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340B94B5" w14:textId="3D186B4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0.038</w:t>
            </w:r>
          </w:p>
        </w:tc>
      </w:tr>
      <w:tr w:rsidR="005965D8" w:rsidRPr="002B6140" w14:paraId="19C01C3E" w14:textId="77777777" w:rsidTr="00B31C40">
        <w:trPr>
          <w:jc w:val="center"/>
        </w:trPr>
        <w:tc>
          <w:tcPr>
            <w:tcW w:w="747" w:type="pct"/>
            <w:vAlign w:val="bottom"/>
          </w:tcPr>
          <w:p w14:paraId="3ACC9AFB" w14:textId="7777777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662626E" w14:textId="2496E76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48,961</w:t>
            </w:r>
          </w:p>
        </w:tc>
        <w:tc>
          <w:tcPr>
            <w:tcW w:w="746" w:type="pct"/>
            <w:vAlign w:val="bottom"/>
          </w:tcPr>
          <w:p w14:paraId="1766E83C" w14:textId="1655AE1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47,787</w:t>
            </w:r>
          </w:p>
        </w:tc>
        <w:tc>
          <w:tcPr>
            <w:tcW w:w="515" w:type="pct"/>
            <w:vAlign w:val="bottom"/>
          </w:tcPr>
          <w:p w14:paraId="61E80A34" w14:textId="1C48281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34,149</w:t>
            </w:r>
          </w:p>
        </w:tc>
        <w:tc>
          <w:tcPr>
            <w:tcW w:w="634" w:type="pct"/>
            <w:vAlign w:val="bottom"/>
          </w:tcPr>
          <w:p w14:paraId="1DDC66E0" w14:textId="500CC58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42,003</w:t>
            </w:r>
          </w:p>
        </w:tc>
        <w:tc>
          <w:tcPr>
            <w:tcW w:w="793" w:type="pct"/>
            <w:vAlign w:val="bottom"/>
          </w:tcPr>
          <w:p w14:paraId="2B636E20" w14:textId="0B61611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54,824</w:t>
            </w:r>
          </w:p>
        </w:tc>
        <w:tc>
          <w:tcPr>
            <w:tcW w:w="819" w:type="pct"/>
            <w:vAlign w:val="bottom"/>
          </w:tcPr>
          <w:p w14:paraId="208497CB" w14:textId="1944172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69,502</w:t>
            </w:r>
          </w:p>
        </w:tc>
      </w:tr>
      <w:tr w:rsidR="005965D8" w:rsidRPr="002B6140" w14:paraId="7CDE0564" w14:textId="77777777" w:rsidTr="00B31C40">
        <w:trPr>
          <w:jc w:val="center"/>
        </w:trPr>
        <w:tc>
          <w:tcPr>
            <w:tcW w:w="747" w:type="pct"/>
            <w:vAlign w:val="bottom"/>
          </w:tcPr>
          <w:p w14:paraId="7A0833A9" w14:textId="77777777" w:rsidR="005965D8" w:rsidRPr="002B6140" w:rsidRDefault="005965D8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7B2E2FE" w14:textId="64383CD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4.097</w:t>
            </w:r>
          </w:p>
        </w:tc>
        <w:tc>
          <w:tcPr>
            <w:tcW w:w="746" w:type="pct"/>
            <w:vAlign w:val="bottom"/>
          </w:tcPr>
          <w:p w14:paraId="14BAE2D9" w14:textId="5C837EA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3.26</w:t>
            </w:r>
          </w:p>
        </w:tc>
        <w:tc>
          <w:tcPr>
            <w:tcW w:w="515" w:type="pct"/>
            <w:vAlign w:val="bottom"/>
          </w:tcPr>
          <w:p w14:paraId="609D57A0" w14:textId="3B9F292F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1.056</w:t>
            </w:r>
          </w:p>
        </w:tc>
        <w:tc>
          <w:tcPr>
            <w:tcW w:w="634" w:type="pct"/>
            <w:vAlign w:val="bottom"/>
          </w:tcPr>
          <w:p w14:paraId="0F378931" w14:textId="63FBB95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1.78</w:t>
            </w:r>
          </w:p>
        </w:tc>
        <w:tc>
          <w:tcPr>
            <w:tcW w:w="793" w:type="pct"/>
            <w:vAlign w:val="bottom"/>
          </w:tcPr>
          <w:p w14:paraId="6096DE23" w14:textId="4B02A44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5.832</w:t>
            </w:r>
          </w:p>
        </w:tc>
        <w:tc>
          <w:tcPr>
            <w:tcW w:w="819" w:type="pct"/>
            <w:vAlign w:val="bottom"/>
          </w:tcPr>
          <w:p w14:paraId="16D4CD8B" w14:textId="3F646DC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10.467</w:t>
            </w:r>
          </w:p>
        </w:tc>
      </w:tr>
      <w:tr w:rsidR="005965D8" w:rsidRPr="002B6140" w14:paraId="24F08929" w14:textId="77777777" w:rsidTr="00B31C40">
        <w:trPr>
          <w:jc w:val="center"/>
        </w:trPr>
        <w:tc>
          <w:tcPr>
            <w:tcW w:w="747" w:type="pct"/>
            <w:vAlign w:val="bottom"/>
          </w:tcPr>
          <w:p w14:paraId="6C81BA7F" w14:textId="77777777" w:rsidR="005965D8" w:rsidRPr="002B6140" w:rsidRDefault="00364A0C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7DC8D00" w14:textId="7887603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0.643</w:t>
            </w:r>
          </w:p>
        </w:tc>
        <w:tc>
          <w:tcPr>
            <w:tcW w:w="746" w:type="pct"/>
            <w:vAlign w:val="bottom"/>
          </w:tcPr>
          <w:p w14:paraId="731A245F" w14:textId="211FFE0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0.641</w:t>
            </w:r>
          </w:p>
        </w:tc>
        <w:tc>
          <w:tcPr>
            <w:tcW w:w="515" w:type="pct"/>
            <w:vAlign w:val="bottom"/>
          </w:tcPr>
          <w:p w14:paraId="4CF23584" w14:textId="3033190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0.505</w:t>
            </w:r>
          </w:p>
        </w:tc>
        <w:tc>
          <w:tcPr>
            <w:tcW w:w="634" w:type="pct"/>
            <w:vAlign w:val="bottom"/>
          </w:tcPr>
          <w:p w14:paraId="02FBDD1A" w14:textId="3B1B8B0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0.563</w:t>
            </w:r>
          </w:p>
        </w:tc>
        <w:tc>
          <w:tcPr>
            <w:tcW w:w="793" w:type="pct"/>
            <w:vAlign w:val="bottom"/>
          </w:tcPr>
          <w:p w14:paraId="135DE140" w14:textId="72D5EEE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0.719</w:t>
            </w:r>
          </w:p>
        </w:tc>
        <w:tc>
          <w:tcPr>
            <w:tcW w:w="819" w:type="pct"/>
            <w:vAlign w:val="bottom"/>
          </w:tcPr>
          <w:p w14:paraId="13970D93" w14:textId="405EEBD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5965D8" w:rsidRPr="002B6140" w14:paraId="1A516B84" w14:textId="77777777" w:rsidTr="00B31C40">
        <w:trPr>
          <w:jc w:val="center"/>
        </w:trPr>
        <w:tc>
          <w:tcPr>
            <w:tcW w:w="747" w:type="pct"/>
            <w:vAlign w:val="bottom"/>
          </w:tcPr>
          <w:p w14:paraId="3ACAABAF" w14:textId="77777777" w:rsidR="005965D8" w:rsidRPr="002B6140" w:rsidRDefault="00364A0C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0C291E7C" w14:textId="3D4FFE3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20834095" w14:textId="21FF23D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66515D2F" w14:textId="310C8A0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5A70B1BC" w14:textId="5050489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0.0003</w:t>
            </w:r>
          </w:p>
        </w:tc>
        <w:tc>
          <w:tcPr>
            <w:tcW w:w="793" w:type="pct"/>
            <w:vAlign w:val="bottom"/>
          </w:tcPr>
          <w:p w14:paraId="305F5516" w14:textId="1DB1D80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  <w:tc>
          <w:tcPr>
            <w:tcW w:w="819" w:type="pct"/>
            <w:vAlign w:val="bottom"/>
          </w:tcPr>
          <w:p w14:paraId="544FF406" w14:textId="244C790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5965D8" w:rsidRPr="002B6140" w14:paraId="69327B21" w14:textId="77777777" w:rsidTr="00B31C40">
        <w:trPr>
          <w:jc w:val="center"/>
        </w:trPr>
        <w:tc>
          <w:tcPr>
            <w:tcW w:w="747" w:type="pct"/>
            <w:vAlign w:val="bottom"/>
          </w:tcPr>
          <w:p w14:paraId="4096588E" w14:textId="77777777" w:rsidR="005965D8" w:rsidRPr="002B6140" w:rsidRDefault="00364A0C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2D022DD" w14:textId="2B0AEFC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645</w:t>
            </w:r>
          </w:p>
        </w:tc>
        <w:tc>
          <w:tcPr>
            <w:tcW w:w="746" w:type="pct"/>
            <w:vAlign w:val="bottom"/>
          </w:tcPr>
          <w:p w14:paraId="65D66BF9" w14:textId="26D7183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628</w:t>
            </w:r>
          </w:p>
        </w:tc>
        <w:tc>
          <w:tcPr>
            <w:tcW w:w="515" w:type="pct"/>
            <w:vAlign w:val="bottom"/>
          </w:tcPr>
          <w:p w14:paraId="6DF91AAD" w14:textId="4A34F64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254</w:t>
            </w:r>
          </w:p>
        </w:tc>
        <w:tc>
          <w:tcPr>
            <w:tcW w:w="634" w:type="pct"/>
            <w:vAlign w:val="bottom"/>
          </w:tcPr>
          <w:p w14:paraId="08815C48" w14:textId="6CAD075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474</w:t>
            </w:r>
          </w:p>
        </w:tc>
        <w:tc>
          <w:tcPr>
            <w:tcW w:w="793" w:type="pct"/>
            <w:vAlign w:val="bottom"/>
          </w:tcPr>
          <w:p w14:paraId="65BDEC54" w14:textId="0611976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796</w:t>
            </w:r>
          </w:p>
        </w:tc>
        <w:tc>
          <w:tcPr>
            <w:tcW w:w="819" w:type="pct"/>
            <w:vAlign w:val="bottom"/>
          </w:tcPr>
          <w:p w14:paraId="422038DE" w14:textId="7E6CB9B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1,125</w:t>
            </w:r>
          </w:p>
        </w:tc>
      </w:tr>
      <w:tr w:rsidR="005965D8" w:rsidRPr="002B6140" w14:paraId="65B568A7" w14:textId="77777777" w:rsidTr="00B31C40">
        <w:trPr>
          <w:jc w:val="center"/>
        </w:trPr>
        <w:tc>
          <w:tcPr>
            <w:tcW w:w="747" w:type="pct"/>
            <w:vAlign w:val="bottom"/>
          </w:tcPr>
          <w:p w14:paraId="50AAA310" w14:textId="77777777" w:rsidR="005965D8" w:rsidRPr="002B6140" w:rsidRDefault="00364A0C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D3E833D" w14:textId="2C1E34B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5,080</w:t>
            </w:r>
          </w:p>
        </w:tc>
        <w:tc>
          <w:tcPr>
            <w:tcW w:w="746" w:type="pct"/>
            <w:vAlign w:val="bottom"/>
          </w:tcPr>
          <w:p w14:paraId="223DA09D" w14:textId="1DD84A9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5,063</w:t>
            </w:r>
          </w:p>
        </w:tc>
        <w:tc>
          <w:tcPr>
            <w:tcW w:w="515" w:type="pct"/>
            <w:vAlign w:val="bottom"/>
          </w:tcPr>
          <w:p w14:paraId="31477EA1" w14:textId="0DB21FA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4,252</w:t>
            </w:r>
          </w:p>
        </w:tc>
        <w:tc>
          <w:tcPr>
            <w:tcW w:w="634" w:type="pct"/>
            <w:vAlign w:val="bottom"/>
          </w:tcPr>
          <w:p w14:paraId="1ED1A6EE" w14:textId="057433B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4,772</w:t>
            </w:r>
          </w:p>
        </w:tc>
        <w:tc>
          <w:tcPr>
            <w:tcW w:w="793" w:type="pct"/>
            <w:vAlign w:val="bottom"/>
          </w:tcPr>
          <w:p w14:paraId="6BFDB407" w14:textId="55F1A1B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5,368</w:t>
            </w:r>
          </w:p>
        </w:tc>
        <w:tc>
          <w:tcPr>
            <w:tcW w:w="819" w:type="pct"/>
            <w:vAlign w:val="bottom"/>
          </w:tcPr>
          <w:p w14:paraId="7EF059E3" w14:textId="31D6C5D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6,001</w:t>
            </w:r>
          </w:p>
        </w:tc>
      </w:tr>
      <w:tr w:rsidR="005965D8" w:rsidRPr="002B6140" w14:paraId="389052D7" w14:textId="77777777" w:rsidTr="00B31C40">
        <w:trPr>
          <w:jc w:val="center"/>
        </w:trPr>
        <w:tc>
          <w:tcPr>
            <w:tcW w:w="747" w:type="pct"/>
            <w:vAlign w:val="bottom"/>
          </w:tcPr>
          <w:p w14:paraId="7B7CAD00" w14:textId="77777777" w:rsidR="005965D8" w:rsidRPr="002B6140" w:rsidRDefault="00364A0C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905CD23" w14:textId="3CFB7D0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5,353</w:t>
            </w:r>
          </w:p>
        </w:tc>
        <w:tc>
          <w:tcPr>
            <w:tcW w:w="746" w:type="pct"/>
            <w:vAlign w:val="bottom"/>
          </w:tcPr>
          <w:p w14:paraId="6E9BA688" w14:textId="684531A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5,329</w:t>
            </w:r>
          </w:p>
        </w:tc>
        <w:tc>
          <w:tcPr>
            <w:tcW w:w="515" w:type="pct"/>
            <w:vAlign w:val="bottom"/>
          </w:tcPr>
          <w:p w14:paraId="6450A21F" w14:textId="3FA5502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4,418</w:t>
            </w:r>
          </w:p>
        </w:tc>
        <w:tc>
          <w:tcPr>
            <w:tcW w:w="634" w:type="pct"/>
            <w:vAlign w:val="bottom"/>
          </w:tcPr>
          <w:p w14:paraId="04685CB4" w14:textId="4BBAAD8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4,995</w:t>
            </w:r>
          </w:p>
        </w:tc>
        <w:tc>
          <w:tcPr>
            <w:tcW w:w="793" w:type="pct"/>
            <w:vAlign w:val="bottom"/>
          </w:tcPr>
          <w:p w14:paraId="32B905E9" w14:textId="1664BCA9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5,674</w:t>
            </w:r>
          </w:p>
        </w:tc>
        <w:tc>
          <w:tcPr>
            <w:tcW w:w="819" w:type="pct"/>
            <w:vAlign w:val="bottom"/>
          </w:tcPr>
          <w:p w14:paraId="7F248F09" w14:textId="577507C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6,427</w:t>
            </w:r>
          </w:p>
        </w:tc>
      </w:tr>
      <w:tr w:rsidR="005965D8" w:rsidRPr="002B6140" w14:paraId="15400128" w14:textId="77777777" w:rsidTr="00B31C40">
        <w:trPr>
          <w:jc w:val="center"/>
        </w:trPr>
        <w:tc>
          <w:tcPr>
            <w:tcW w:w="747" w:type="pct"/>
            <w:vAlign w:val="bottom"/>
          </w:tcPr>
          <w:p w14:paraId="13C6E4A4" w14:textId="77777777" w:rsidR="005965D8" w:rsidRPr="002B6140" w:rsidRDefault="00364A0C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03E1595" w14:textId="1536F26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6,781</w:t>
            </w:r>
          </w:p>
        </w:tc>
        <w:tc>
          <w:tcPr>
            <w:tcW w:w="746" w:type="pct"/>
            <w:vAlign w:val="bottom"/>
          </w:tcPr>
          <w:p w14:paraId="78CEE332" w14:textId="033CE819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6,679</w:t>
            </w:r>
          </w:p>
        </w:tc>
        <w:tc>
          <w:tcPr>
            <w:tcW w:w="515" w:type="pct"/>
            <w:vAlign w:val="bottom"/>
          </w:tcPr>
          <w:p w14:paraId="33EEEED9" w14:textId="7A4D1B3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5,220</w:t>
            </w:r>
          </w:p>
        </w:tc>
        <w:tc>
          <w:tcPr>
            <w:tcW w:w="634" w:type="pct"/>
            <w:vAlign w:val="bottom"/>
          </w:tcPr>
          <w:p w14:paraId="704DD412" w14:textId="0C50E1D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6,138</w:t>
            </w:r>
          </w:p>
        </w:tc>
        <w:tc>
          <w:tcPr>
            <w:tcW w:w="793" w:type="pct"/>
            <w:vAlign w:val="bottom"/>
          </w:tcPr>
          <w:p w14:paraId="74CD9D30" w14:textId="64E03A3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7,322</w:t>
            </w:r>
          </w:p>
        </w:tc>
        <w:tc>
          <w:tcPr>
            <w:tcW w:w="819" w:type="pct"/>
            <w:vAlign w:val="bottom"/>
          </w:tcPr>
          <w:p w14:paraId="0F1434F3" w14:textId="19D9DB0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8,877</w:t>
            </w:r>
          </w:p>
        </w:tc>
      </w:tr>
      <w:tr w:rsidR="005965D8" w:rsidRPr="002B6140" w14:paraId="04FB684C" w14:textId="77777777" w:rsidTr="00B31C40">
        <w:trPr>
          <w:jc w:val="center"/>
        </w:trPr>
        <w:tc>
          <w:tcPr>
            <w:tcW w:w="747" w:type="pct"/>
            <w:vAlign w:val="bottom"/>
          </w:tcPr>
          <w:p w14:paraId="53791BD2" w14:textId="77777777" w:rsidR="005965D8" w:rsidRPr="002B6140" w:rsidRDefault="00364A0C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82D1B48" w14:textId="20965BE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0.013</w:t>
            </w:r>
          </w:p>
        </w:tc>
        <w:tc>
          <w:tcPr>
            <w:tcW w:w="746" w:type="pct"/>
            <w:vAlign w:val="bottom"/>
          </w:tcPr>
          <w:p w14:paraId="257C8AC0" w14:textId="28A7240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0.013</w:t>
            </w:r>
          </w:p>
        </w:tc>
        <w:tc>
          <w:tcPr>
            <w:tcW w:w="515" w:type="pct"/>
            <w:vAlign w:val="bottom"/>
          </w:tcPr>
          <w:p w14:paraId="35E3A950" w14:textId="13676FC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634" w:type="pct"/>
            <w:vAlign w:val="bottom"/>
          </w:tcPr>
          <w:p w14:paraId="79E3396D" w14:textId="4C54716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793" w:type="pct"/>
            <w:vAlign w:val="bottom"/>
          </w:tcPr>
          <w:p w14:paraId="1D1F02DC" w14:textId="61C9D69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0.015</w:t>
            </w:r>
          </w:p>
        </w:tc>
        <w:tc>
          <w:tcPr>
            <w:tcW w:w="819" w:type="pct"/>
            <w:vAlign w:val="bottom"/>
          </w:tcPr>
          <w:p w14:paraId="49BD79ED" w14:textId="0A64E30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0.021</w:t>
            </w:r>
          </w:p>
        </w:tc>
      </w:tr>
      <w:tr w:rsidR="005965D8" w:rsidRPr="002B6140" w14:paraId="22F6017D" w14:textId="77777777" w:rsidTr="00B31C40">
        <w:trPr>
          <w:jc w:val="center"/>
        </w:trPr>
        <w:tc>
          <w:tcPr>
            <w:tcW w:w="747" w:type="pct"/>
            <w:vAlign w:val="bottom"/>
          </w:tcPr>
          <w:p w14:paraId="3BDCCE01" w14:textId="77777777" w:rsidR="005965D8" w:rsidRPr="002B6140" w:rsidRDefault="00364A0C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0D7BE27" w14:textId="5B67471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0.108</w:t>
            </w:r>
          </w:p>
        </w:tc>
        <w:tc>
          <w:tcPr>
            <w:tcW w:w="746" w:type="pct"/>
            <w:vAlign w:val="bottom"/>
          </w:tcPr>
          <w:p w14:paraId="0FA6A414" w14:textId="241ED6E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0.105</w:t>
            </w:r>
          </w:p>
        </w:tc>
        <w:tc>
          <w:tcPr>
            <w:tcW w:w="515" w:type="pct"/>
            <w:vAlign w:val="bottom"/>
          </w:tcPr>
          <w:p w14:paraId="06F158CE" w14:textId="4E2759C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0.069</w:t>
            </w:r>
          </w:p>
        </w:tc>
        <w:tc>
          <w:tcPr>
            <w:tcW w:w="634" w:type="pct"/>
            <w:vAlign w:val="bottom"/>
          </w:tcPr>
          <w:p w14:paraId="73E87986" w14:textId="56ACC6F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0.091</w:t>
            </w:r>
          </w:p>
        </w:tc>
        <w:tc>
          <w:tcPr>
            <w:tcW w:w="793" w:type="pct"/>
            <w:vAlign w:val="bottom"/>
          </w:tcPr>
          <w:p w14:paraId="388B0DB4" w14:textId="3D58F19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0.122</w:t>
            </w:r>
          </w:p>
        </w:tc>
        <w:tc>
          <w:tcPr>
            <w:tcW w:w="819" w:type="pct"/>
            <w:vAlign w:val="bottom"/>
          </w:tcPr>
          <w:p w14:paraId="49998E54" w14:textId="183989E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0.159</w:t>
            </w:r>
          </w:p>
        </w:tc>
      </w:tr>
      <w:tr w:rsidR="005965D8" w:rsidRPr="002B6140" w14:paraId="6E5EBDE4" w14:textId="77777777" w:rsidTr="00B31C40">
        <w:trPr>
          <w:jc w:val="center"/>
        </w:trPr>
        <w:tc>
          <w:tcPr>
            <w:tcW w:w="747" w:type="pct"/>
            <w:vAlign w:val="bottom"/>
          </w:tcPr>
          <w:p w14:paraId="52A3CB23" w14:textId="77777777" w:rsidR="005965D8" w:rsidRPr="002B6140" w:rsidRDefault="00364A0C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0B4D66D" w14:textId="5722E79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0.114</w:t>
            </w:r>
          </w:p>
        </w:tc>
        <w:tc>
          <w:tcPr>
            <w:tcW w:w="746" w:type="pct"/>
            <w:vAlign w:val="bottom"/>
          </w:tcPr>
          <w:p w14:paraId="64931632" w14:textId="58353C3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0.111</w:t>
            </w:r>
          </w:p>
        </w:tc>
        <w:tc>
          <w:tcPr>
            <w:tcW w:w="515" w:type="pct"/>
            <w:vAlign w:val="bottom"/>
          </w:tcPr>
          <w:p w14:paraId="79C76D14" w14:textId="5552050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0.071</w:t>
            </w:r>
          </w:p>
        </w:tc>
        <w:tc>
          <w:tcPr>
            <w:tcW w:w="634" w:type="pct"/>
            <w:vAlign w:val="bottom"/>
          </w:tcPr>
          <w:p w14:paraId="72B08E33" w14:textId="38F7CB4F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0.095</w:t>
            </w:r>
          </w:p>
        </w:tc>
        <w:tc>
          <w:tcPr>
            <w:tcW w:w="793" w:type="pct"/>
            <w:vAlign w:val="bottom"/>
          </w:tcPr>
          <w:p w14:paraId="7A4C3721" w14:textId="3C7BE04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0.129</w:t>
            </w:r>
          </w:p>
        </w:tc>
        <w:tc>
          <w:tcPr>
            <w:tcW w:w="819" w:type="pct"/>
            <w:vAlign w:val="bottom"/>
          </w:tcPr>
          <w:p w14:paraId="58EBEFE3" w14:textId="5F4BA43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0.17</w:t>
            </w:r>
          </w:p>
        </w:tc>
      </w:tr>
      <w:tr w:rsidR="005965D8" w:rsidRPr="002B6140" w14:paraId="49BCB51A" w14:textId="77777777" w:rsidTr="00B31C40">
        <w:trPr>
          <w:jc w:val="center"/>
        </w:trPr>
        <w:tc>
          <w:tcPr>
            <w:tcW w:w="747" w:type="pct"/>
            <w:vAlign w:val="bottom"/>
          </w:tcPr>
          <w:p w14:paraId="43A7B948" w14:textId="77777777" w:rsidR="005965D8" w:rsidRPr="002B6140" w:rsidRDefault="00364A0C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47BD6E6" w14:textId="0F40617F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0.144</w:t>
            </w:r>
          </w:p>
        </w:tc>
        <w:tc>
          <w:tcPr>
            <w:tcW w:w="746" w:type="pct"/>
            <w:vAlign w:val="bottom"/>
          </w:tcPr>
          <w:p w14:paraId="6DF003ED" w14:textId="0C37697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0.139</w:t>
            </w:r>
          </w:p>
        </w:tc>
        <w:tc>
          <w:tcPr>
            <w:tcW w:w="515" w:type="pct"/>
            <w:vAlign w:val="bottom"/>
          </w:tcPr>
          <w:p w14:paraId="2BD39B27" w14:textId="5A0D4A0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0.086</w:t>
            </w:r>
          </w:p>
        </w:tc>
        <w:tc>
          <w:tcPr>
            <w:tcW w:w="634" w:type="pct"/>
            <w:vAlign w:val="bottom"/>
          </w:tcPr>
          <w:p w14:paraId="6FF3EAFA" w14:textId="30B20D1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0.117</w:t>
            </w:r>
          </w:p>
        </w:tc>
        <w:tc>
          <w:tcPr>
            <w:tcW w:w="793" w:type="pct"/>
            <w:vAlign w:val="bottom"/>
          </w:tcPr>
          <w:p w14:paraId="7B8A616B" w14:textId="5FB2D8F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0.165</w:t>
            </w:r>
          </w:p>
        </w:tc>
        <w:tc>
          <w:tcPr>
            <w:tcW w:w="819" w:type="pct"/>
            <w:vAlign w:val="bottom"/>
          </w:tcPr>
          <w:p w14:paraId="06C83598" w14:textId="4C10ABF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0.233</w:t>
            </w:r>
          </w:p>
        </w:tc>
      </w:tr>
      <w:tr w:rsidR="005965D8" w:rsidRPr="002B6140" w14:paraId="579AD4F1" w14:textId="77777777" w:rsidTr="00B31C40">
        <w:trPr>
          <w:jc w:val="center"/>
        </w:trPr>
        <w:tc>
          <w:tcPr>
            <w:tcW w:w="747" w:type="pct"/>
            <w:vAlign w:val="bottom"/>
          </w:tcPr>
          <w:p w14:paraId="677C78B7" w14:textId="77777777" w:rsidR="005965D8" w:rsidRPr="002B6140" w:rsidRDefault="005965D8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D2FEF41" w14:textId="36A1C2B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22FA643C" w14:textId="76B8228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0.361</w:t>
            </w:r>
          </w:p>
        </w:tc>
        <w:tc>
          <w:tcPr>
            <w:tcW w:w="515" w:type="pct"/>
            <w:vAlign w:val="bottom"/>
          </w:tcPr>
          <w:p w14:paraId="7AE4208B" w14:textId="111251E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0.319</w:t>
            </w:r>
          </w:p>
        </w:tc>
        <w:tc>
          <w:tcPr>
            <w:tcW w:w="634" w:type="pct"/>
            <w:vAlign w:val="bottom"/>
          </w:tcPr>
          <w:p w14:paraId="1CC17108" w14:textId="06DD5DFF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0.346</w:t>
            </w:r>
          </w:p>
        </w:tc>
        <w:tc>
          <w:tcPr>
            <w:tcW w:w="793" w:type="pct"/>
            <w:vAlign w:val="bottom"/>
          </w:tcPr>
          <w:p w14:paraId="4419EF30" w14:textId="756BA6E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31F9CF84" w14:textId="3DEEA64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0.408</w:t>
            </w:r>
          </w:p>
        </w:tc>
      </w:tr>
      <w:tr w:rsidR="005965D8" w:rsidRPr="002B6140" w14:paraId="6D8EFBE3" w14:textId="77777777" w:rsidTr="003C755A">
        <w:trPr>
          <w:jc w:val="center"/>
        </w:trPr>
        <w:tc>
          <w:tcPr>
            <w:tcW w:w="747" w:type="pct"/>
            <w:vAlign w:val="bottom"/>
          </w:tcPr>
          <w:p w14:paraId="69E80128" w14:textId="77777777" w:rsidR="005965D8" w:rsidRPr="002B6140" w:rsidRDefault="005965D8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481530C" w14:textId="076E2B8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705B9BF8" w14:textId="288931F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057B642C" w14:textId="324F7D1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69BE8ED3" w14:textId="2E7FC94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4E7A2040" w14:textId="775A944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3E340ACC" w14:textId="68F6FA39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5965D8" w:rsidRPr="002B6140" w14:paraId="23C10936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015770BB" w14:textId="3F8B339C" w:rsidR="005965D8" w:rsidRPr="002B6140" w:rsidRDefault="00364A0C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28C5BB3" w14:textId="65EA50E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2DA6AA7C" w14:textId="692F3D0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6DE72ED3" w14:textId="5444564F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58FC39B1" w14:textId="5CAFF3B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5F3E2639" w14:textId="65254CE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6E4D3A43" w14:textId="630343A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76D8E1FA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F181901" w14:textId="77777777" w:rsidR="00B8499E" w:rsidRPr="002B6140" w:rsidRDefault="00B8499E">
      <w:pPr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796236A4" w14:textId="6CE46958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lastRenderedPageBreak/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.5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4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074830" w:rsidRPr="002B6140" w14:paraId="5AE2FD20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2162341E" w14:textId="77777777" w:rsidR="00074830" w:rsidRPr="002B6140" w:rsidRDefault="00074830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4F763817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552B85B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5177210C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623BA6B8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2577C71F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7F1EC7C6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86D9A" w:rsidRPr="002B6140" w14:paraId="083C1D4D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51159AC0" w14:textId="77777777" w:rsidR="00086D9A" w:rsidRPr="002B6140" w:rsidRDefault="00364A0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44DEA7B1" w14:textId="66F8B61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0.018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2CD41961" w14:textId="2C79FEB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5FDE5D2D" w14:textId="7863274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70A9775D" w14:textId="441946F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0.008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305519D5" w14:textId="653F88C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4BCCBB59" w14:textId="5291A1D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0.048</w:t>
            </w:r>
          </w:p>
        </w:tc>
      </w:tr>
      <w:tr w:rsidR="00086D9A" w:rsidRPr="002B6140" w14:paraId="0DAA57EA" w14:textId="77777777" w:rsidTr="00B31C40">
        <w:trPr>
          <w:jc w:val="center"/>
        </w:trPr>
        <w:tc>
          <w:tcPr>
            <w:tcW w:w="747" w:type="pct"/>
            <w:vAlign w:val="bottom"/>
          </w:tcPr>
          <w:p w14:paraId="053CCFE5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9002B28" w14:textId="0D1A7FA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68,352</w:t>
            </w:r>
          </w:p>
        </w:tc>
        <w:tc>
          <w:tcPr>
            <w:tcW w:w="746" w:type="pct"/>
            <w:vAlign w:val="bottom"/>
          </w:tcPr>
          <w:p w14:paraId="66846263" w14:textId="07B1E7B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58,217</w:t>
            </w:r>
          </w:p>
        </w:tc>
        <w:tc>
          <w:tcPr>
            <w:tcW w:w="515" w:type="pct"/>
            <w:vAlign w:val="bottom"/>
          </w:tcPr>
          <w:p w14:paraId="7FBF6D64" w14:textId="2200D69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31,205</w:t>
            </w:r>
          </w:p>
        </w:tc>
        <w:tc>
          <w:tcPr>
            <w:tcW w:w="634" w:type="pct"/>
            <w:vAlign w:val="bottom"/>
          </w:tcPr>
          <w:p w14:paraId="6DD49813" w14:textId="360EF35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45,791</w:t>
            </w:r>
          </w:p>
        </w:tc>
        <w:tc>
          <w:tcPr>
            <w:tcW w:w="793" w:type="pct"/>
            <w:vAlign w:val="bottom"/>
          </w:tcPr>
          <w:p w14:paraId="0FDB0FC2" w14:textId="33139BB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77,736</w:t>
            </w:r>
          </w:p>
        </w:tc>
        <w:tc>
          <w:tcPr>
            <w:tcW w:w="819" w:type="pct"/>
            <w:vAlign w:val="bottom"/>
          </w:tcPr>
          <w:p w14:paraId="61F84CE2" w14:textId="51730C8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165,051</w:t>
            </w:r>
          </w:p>
        </w:tc>
      </w:tr>
      <w:tr w:rsidR="00086D9A" w:rsidRPr="002B6140" w14:paraId="2CA251CC" w14:textId="77777777" w:rsidTr="00B31C40">
        <w:trPr>
          <w:jc w:val="center"/>
        </w:trPr>
        <w:tc>
          <w:tcPr>
            <w:tcW w:w="747" w:type="pct"/>
            <w:vAlign w:val="bottom"/>
          </w:tcPr>
          <w:p w14:paraId="5AFB6F5E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AEC4E4C" w14:textId="45B3DF1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4.361</w:t>
            </w:r>
          </w:p>
        </w:tc>
        <w:tc>
          <w:tcPr>
            <w:tcW w:w="746" w:type="pct"/>
            <w:vAlign w:val="bottom"/>
          </w:tcPr>
          <w:p w14:paraId="5684C20E" w14:textId="20819B7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3.538</w:t>
            </w:r>
          </w:p>
        </w:tc>
        <w:tc>
          <w:tcPr>
            <w:tcW w:w="515" w:type="pct"/>
            <w:vAlign w:val="bottom"/>
          </w:tcPr>
          <w:p w14:paraId="3E156415" w14:textId="2735191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1.059</w:t>
            </w:r>
          </w:p>
        </w:tc>
        <w:tc>
          <w:tcPr>
            <w:tcW w:w="634" w:type="pct"/>
            <w:vAlign w:val="bottom"/>
          </w:tcPr>
          <w:p w14:paraId="55AD6107" w14:textId="3B10556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1.928</w:t>
            </w:r>
          </w:p>
        </w:tc>
        <w:tc>
          <w:tcPr>
            <w:tcW w:w="793" w:type="pct"/>
            <w:vAlign w:val="bottom"/>
          </w:tcPr>
          <w:p w14:paraId="77703CDB" w14:textId="7CAA412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6.442</w:t>
            </w:r>
          </w:p>
        </w:tc>
        <w:tc>
          <w:tcPr>
            <w:tcW w:w="819" w:type="pct"/>
            <w:vAlign w:val="bottom"/>
          </w:tcPr>
          <w:p w14:paraId="27DB8C4E" w14:textId="2A91D64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10.46</w:t>
            </w:r>
          </w:p>
        </w:tc>
      </w:tr>
      <w:tr w:rsidR="00086D9A" w:rsidRPr="002B6140" w14:paraId="78E0A97E" w14:textId="77777777" w:rsidTr="00B31C40">
        <w:trPr>
          <w:jc w:val="center"/>
        </w:trPr>
        <w:tc>
          <w:tcPr>
            <w:tcW w:w="747" w:type="pct"/>
            <w:vAlign w:val="bottom"/>
          </w:tcPr>
          <w:p w14:paraId="6A28C132" w14:textId="77777777" w:rsidR="00086D9A" w:rsidRPr="002B6140" w:rsidRDefault="00364A0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8887CF2" w14:textId="4E6AB19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0.651</w:t>
            </w:r>
          </w:p>
        </w:tc>
        <w:tc>
          <w:tcPr>
            <w:tcW w:w="746" w:type="pct"/>
            <w:vAlign w:val="bottom"/>
          </w:tcPr>
          <w:p w14:paraId="672E2B53" w14:textId="1AA54DE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0.652</w:t>
            </w:r>
          </w:p>
        </w:tc>
        <w:tc>
          <w:tcPr>
            <w:tcW w:w="515" w:type="pct"/>
            <w:vAlign w:val="bottom"/>
          </w:tcPr>
          <w:p w14:paraId="71410011" w14:textId="4CC3269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0.506</w:t>
            </w:r>
          </w:p>
        </w:tc>
        <w:tc>
          <w:tcPr>
            <w:tcW w:w="634" w:type="pct"/>
            <w:vAlign w:val="bottom"/>
          </w:tcPr>
          <w:p w14:paraId="65AC821C" w14:textId="0BD0086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0.573</w:t>
            </w:r>
          </w:p>
        </w:tc>
        <w:tc>
          <w:tcPr>
            <w:tcW w:w="793" w:type="pct"/>
            <w:vAlign w:val="bottom"/>
          </w:tcPr>
          <w:p w14:paraId="260868C8" w14:textId="5AB37BC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0.732</w:t>
            </w:r>
          </w:p>
        </w:tc>
        <w:tc>
          <w:tcPr>
            <w:tcW w:w="819" w:type="pct"/>
            <w:vAlign w:val="bottom"/>
          </w:tcPr>
          <w:p w14:paraId="2BA876C2" w14:textId="372932A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086D9A" w:rsidRPr="002B6140" w14:paraId="14562DEB" w14:textId="77777777" w:rsidTr="00B31C40">
        <w:trPr>
          <w:jc w:val="center"/>
        </w:trPr>
        <w:tc>
          <w:tcPr>
            <w:tcW w:w="747" w:type="pct"/>
            <w:vAlign w:val="bottom"/>
          </w:tcPr>
          <w:p w14:paraId="5DD34FBE" w14:textId="77777777" w:rsidR="00086D9A" w:rsidRPr="002B6140" w:rsidRDefault="00364A0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0EA7075D" w14:textId="7232EBE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0.0041</w:t>
            </w:r>
          </w:p>
        </w:tc>
        <w:tc>
          <w:tcPr>
            <w:tcW w:w="746" w:type="pct"/>
            <w:vAlign w:val="bottom"/>
          </w:tcPr>
          <w:p w14:paraId="38D23E5F" w14:textId="3EE4E22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0.0043</w:t>
            </w:r>
          </w:p>
        </w:tc>
        <w:tc>
          <w:tcPr>
            <w:tcW w:w="515" w:type="pct"/>
            <w:vAlign w:val="bottom"/>
          </w:tcPr>
          <w:p w14:paraId="74AF9634" w14:textId="0A4FE18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  <w:tc>
          <w:tcPr>
            <w:tcW w:w="634" w:type="pct"/>
            <w:vAlign w:val="bottom"/>
          </w:tcPr>
          <w:p w14:paraId="0F2244FA" w14:textId="220D2DF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0.0028</w:t>
            </w:r>
          </w:p>
        </w:tc>
        <w:tc>
          <w:tcPr>
            <w:tcW w:w="793" w:type="pct"/>
            <w:vAlign w:val="bottom"/>
          </w:tcPr>
          <w:p w14:paraId="30BCD681" w14:textId="7B54E74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0.0055</w:t>
            </w:r>
          </w:p>
        </w:tc>
        <w:tc>
          <w:tcPr>
            <w:tcW w:w="819" w:type="pct"/>
            <w:vAlign w:val="bottom"/>
          </w:tcPr>
          <w:p w14:paraId="577DE8BB" w14:textId="64F5C62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0.0064</w:t>
            </w:r>
          </w:p>
        </w:tc>
      </w:tr>
      <w:tr w:rsidR="00086D9A" w:rsidRPr="002B6140" w14:paraId="0563533F" w14:textId="77777777" w:rsidTr="00B31C40">
        <w:trPr>
          <w:jc w:val="center"/>
        </w:trPr>
        <w:tc>
          <w:tcPr>
            <w:tcW w:w="747" w:type="pct"/>
            <w:vAlign w:val="bottom"/>
          </w:tcPr>
          <w:p w14:paraId="492C5DFF" w14:textId="77777777" w:rsidR="00086D9A" w:rsidRPr="002B6140" w:rsidRDefault="00364A0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61EE05E" w14:textId="26E3928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1,279</w:t>
            </w:r>
          </w:p>
        </w:tc>
        <w:tc>
          <w:tcPr>
            <w:tcW w:w="746" w:type="pct"/>
            <w:vAlign w:val="bottom"/>
          </w:tcPr>
          <w:p w14:paraId="29926319" w14:textId="2FF16A7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1,056</w:t>
            </w:r>
          </w:p>
        </w:tc>
        <w:tc>
          <w:tcPr>
            <w:tcW w:w="515" w:type="pct"/>
            <w:vAlign w:val="bottom"/>
          </w:tcPr>
          <w:p w14:paraId="6FF06D9A" w14:textId="63A2073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163</w:t>
            </w:r>
          </w:p>
        </w:tc>
        <w:tc>
          <w:tcPr>
            <w:tcW w:w="634" w:type="pct"/>
            <w:vAlign w:val="bottom"/>
          </w:tcPr>
          <w:p w14:paraId="75A99DA2" w14:textId="7F245F4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510</w:t>
            </w:r>
          </w:p>
        </w:tc>
        <w:tc>
          <w:tcPr>
            <w:tcW w:w="793" w:type="pct"/>
            <w:vAlign w:val="bottom"/>
          </w:tcPr>
          <w:p w14:paraId="07115740" w14:textId="107F82B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1,868</w:t>
            </w:r>
          </w:p>
        </w:tc>
        <w:tc>
          <w:tcPr>
            <w:tcW w:w="819" w:type="pct"/>
            <w:vAlign w:val="bottom"/>
          </w:tcPr>
          <w:p w14:paraId="3F4CEE6B" w14:textId="688E680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3,320</w:t>
            </w:r>
          </w:p>
        </w:tc>
      </w:tr>
      <w:tr w:rsidR="00086D9A" w:rsidRPr="002B6140" w14:paraId="132797B9" w14:textId="77777777" w:rsidTr="00B31C40">
        <w:trPr>
          <w:jc w:val="center"/>
        </w:trPr>
        <w:tc>
          <w:tcPr>
            <w:tcW w:w="747" w:type="pct"/>
            <w:vAlign w:val="bottom"/>
          </w:tcPr>
          <w:p w14:paraId="4E7D393B" w14:textId="77777777" w:rsidR="00086D9A" w:rsidRPr="002B6140" w:rsidRDefault="00364A0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5095FC1" w14:textId="3A39CD7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4,251</w:t>
            </w:r>
          </w:p>
        </w:tc>
        <w:tc>
          <w:tcPr>
            <w:tcW w:w="746" w:type="pct"/>
            <w:vAlign w:val="bottom"/>
          </w:tcPr>
          <w:p w14:paraId="43AB485A" w14:textId="568CA19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4,215</w:t>
            </w:r>
          </w:p>
        </w:tc>
        <w:tc>
          <w:tcPr>
            <w:tcW w:w="515" w:type="pct"/>
            <w:vAlign w:val="bottom"/>
          </w:tcPr>
          <w:p w14:paraId="1D038B59" w14:textId="6C207A7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3,134</w:t>
            </w:r>
          </w:p>
        </w:tc>
        <w:tc>
          <w:tcPr>
            <w:tcW w:w="634" w:type="pct"/>
            <w:vAlign w:val="bottom"/>
          </w:tcPr>
          <w:p w14:paraId="2C05A954" w14:textId="350637A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3,809</w:t>
            </w:r>
          </w:p>
        </w:tc>
        <w:tc>
          <w:tcPr>
            <w:tcW w:w="793" w:type="pct"/>
            <w:vAlign w:val="bottom"/>
          </w:tcPr>
          <w:p w14:paraId="703DC6BE" w14:textId="4A923CE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4,647</w:t>
            </w:r>
          </w:p>
        </w:tc>
        <w:tc>
          <w:tcPr>
            <w:tcW w:w="819" w:type="pct"/>
            <w:vAlign w:val="bottom"/>
          </w:tcPr>
          <w:p w14:paraId="0CFE4EF4" w14:textId="6737B3C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5,576</w:t>
            </w:r>
          </w:p>
        </w:tc>
      </w:tr>
      <w:tr w:rsidR="00086D9A" w:rsidRPr="002B6140" w14:paraId="58EE36C0" w14:textId="77777777" w:rsidTr="00B31C40">
        <w:trPr>
          <w:jc w:val="center"/>
        </w:trPr>
        <w:tc>
          <w:tcPr>
            <w:tcW w:w="747" w:type="pct"/>
            <w:vAlign w:val="bottom"/>
          </w:tcPr>
          <w:p w14:paraId="70F446B5" w14:textId="77777777" w:rsidR="00086D9A" w:rsidRPr="002B6140" w:rsidRDefault="00364A0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64977ED" w14:textId="02315CB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4,449</w:t>
            </w:r>
          </w:p>
        </w:tc>
        <w:tc>
          <w:tcPr>
            <w:tcW w:w="746" w:type="pct"/>
            <w:vAlign w:val="bottom"/>
          </w:tcPr>
          <w:p w14:paraId="2B8AA7C6" w14:textId="5F3F66B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4,389</w:t>
            </w:r>
          </w:p>
        </w:tc>
        <w:tc>
          <w:tcPr>
            <w:tcW w:w="515" w:type="pct"/>
            <w:vAlign w:val="bottom"/>
          </w:tcPr>
          <w:p w14:paraId="01532742" w14:textId="3CB0E56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3,061</w:t>
            </w:r>
          </w:p>
        </w:tc>
        <w:tc>
          <w:tcPr>
            <w:tcW w:w="634" w:type="pct"/>
            <w:vAlign w:val="bottom"/>
          </w:tcPr>
          <w:p w14:paraId="6E15B7A9" w14:textId="40703B7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3,925</w:t>
            </w:r>
          </w:p>
        </w:tc>
        <w:tc>
          <w:tcPr>
            <w:tcW w:w="793" w:type="pct"/>
            <w:vAlign w:val="bottom"/>
          </w:tcPr>
          <w:p w14:paraId="5233C070" w14:textId="504E3FD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4,911</w:t>
            </w:r>
          </w:p>
        </w:tc>
        <w:tc>
          <w:tcPr>
            <w:tcW w:w="819" w:type="pct"/>
            <w:vAlign w:val="bottom"/>
          </w:tcPr>
          <w:p w14:paraId="266A593D" w14:textId="246C9F6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6,168</w:t>
            </w:r>
          </w:p>
        </w:tc>
      </w:tr>
      <w:tr w:rsidR="00086D9A" w:rsidRPr="002B6140" w14:paraId="6C26A4A5" w14:textId="77777777" w:rsidTr="00B31C40">
        <w:trPr>
          <w:jc w:val="center"/>
        </w:trPr>
        <w:tc>
          <w:tcPr>
            <w:tcW w:w="747" w:type="pct"/>
            <w:vAlign w:val="bottom"/>
          </w:tcPr>
          <w:p w14:paraId="45B7496D" w14:textId="77777777" w:rsidR="00086D9A" w:rsidRPr="002B6140" w:rsidRDefault="00364A0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388C719" w14:textId="2DF7399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5,391</w:t>
            </w:r>
          </w:p>
        </w:tc>
        <w:tc>
          <w:tcPr>
            <w:tcW w:w="746" w:type="pct"/>
            <w:vAlign w:val="bottom"/>
          </w:tcPr>
          <w:p w14:paraId="514ABE28" w14:textId="5755E20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5,139</w:t>
            </w:r>
          </w:p>
        </w:tc>
        <w:tc>
          <w:tcPr>
            <w:tcW w:w="515" w:type="pct"/>
            <w:vAlign w:val="bottom"/>
          </w:tcPr>
          <w:p w14:paraId="3B6DE796" w14:textId="2330C9F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2,938</w:t>
            </w:r>
          </w:p>
        </w:tc>
        <w:tc>
          <w:tcPr>
            <w:tcW w:w="634" w:type="pct"/>
            <w:vAlign w:val="bottom"/>
          </w:tcPr>
          <w:p w14:paraId="025A4448" w14:textId="564C2A2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4,247</w:t>
            </w:r>
          </w:p>
        </w:tc>
        <w:tc>
          <w:tcPr>
            <w:tcW w:w="793" w:type="pct"/>
            <w:vAlign w:val="bottom"/>
          </w:tcPr>
          <w:p w14:paraId="5BFA2904" w14:textId="35B50BD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6,191</w:t>
            </w:r>
          </w:p>
        </w:tc>
        <w:tc>
          <w:tcPr>
            <w:tcW w:w="819" w:type="pct"/>
            <w:vAlign w:val="bottom"/>
          </w:tcPr>
          <w:p w14:paraId="27045466" w14:textId="31C0039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9,700</w:t>
            </w:r>
          </w:p>
        </w:tc>
      </w:tr>
      <w:tr w:rsidR="00086D9A" w:rsidRPr="002B6140" w14:paraId="74E7E460" w14:textId="77777777" w:rsidTr="00B31C40">
        <w:trPr>
          <w:jc w:val="center"/>
        </w:trPr>
        <w:tc>
          <w:tcPr>
            <w:tcW w:w="747" w:type="pct"/>
            <w:vAlign w:val="bottom"/>
          </w:tcPr>
          <w:p w14:paraId="218734BF" w14:textId="77777777" w:rsidR="00086D9A" w:rsidRPr="002B6140" w:rsidRDefault="00364A0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AFF3EF4" w14:textId="49A1B10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</w:t>
            </w:r>
          </w:p>
        </w:tc>
        <w:tc>
          <w:tcPr>
            <w:tcW w:w="746" w:type="pct"/>
            <w:vAlign w:val="bottom"/>
          </w:tcPr>
          <w:p w14:paraId="0D1EFFFE" w14:textId="3C495B2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515" w:type="pct"/>
            <w:vAlign w:val="bottom"/>
          </w:tcPr>
          <w:p w14:paraId="794F7595" w14:textId="1DE80EE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0.004</w:t>
            </w:r>
          </w:p>
        </w:tc>
        <w:tc>
          <w:tcPr>
            <w:tcW w:w="634" w:type="pct"/>
            <w:vAlign w:val="bottom"/>
          </w:tcPr>
          <w:p w14:paraId="785ECBD0" w14:textId="524E566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793" w:type="pct"/>
            <w:vAlign w:val="bottom"/>
          </w:tcPr>
          <w:p w14:paraId="67BDDFF9" w14:textId="354403A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0.026</w:t>
            </w:r>
          </w:p>
        </w:tc>
        <w:tc>
          <w:tcPr>
            <w:tcW w:w="819" w:type="pct"/>
            <w:vAlign w:val="bottom"/>
          </w:tcPr>
          <w:p w14:paraId="7A464592" w14:textId="7961FE1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0.056</w:t>
            </w:r>
          </w:p>
        </w:tc>
      </w:tr>
      <w:tr w:rsidR="00086D9A" w:rsidRPr="002B6140" w14:paraId="2054B9CD" w14:textId="77777777" w:rsidTr="00B31C40">
        <w:trPr>
          <w:jc w:val="center"/>
        </w:trPr>
        <w:tc>
          <w:tcPr>
            <w:tcW w:w="747" w:type="pct"/>
            <w:vAlign w:val="bottom"/>
          </w:tcPr>
          <w:p w14:paraId="7F313E44" w14:textId="77777777" w:rsidR="00086D9A" w:rsidRPr="002B6140" w:rsidRDefault="00364A0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F2EBF99" w14:textId="3F5EA12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0.076</w:t>
            </w:r>
          </w:p>
        </w:tc>
        <w:tc>
          <w:tcPr>
            <w:tcW w:w="746" w:type="pct"/>
            <w:vAlign w:val="bottom"/>
          </w:tcPr>
          <w:p w14:paraId="5F792506" w14:textId="2C58864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0.072</w:t>
            </w:r>
          </w:p>
        </w:tc>
        <w:tc>
          <w:tcPr>
            <w:tcW w:w="515" w:type="pct"/>
            <w:vAlign w:val="bottom"/>
          </w:tcPr>
          <w:p w14:paraId="458E4C38" w14:textId="5B23D4A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0.024</w:t>
            </w:r>
          </w:p>
        </w:tc>
        <w:tc>
          <w:tcPr>
            <w:tcW w:w="634" w:type="pct"/>
            <w:vAlign w:val="bottom"/>
          </w:tcPr>
          <w:p w14:paraId="7F0ECF8A" w14:textId="08A16DA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0.053</w:t>
            </w:r>
          </w:p>
        </w:tc>
        <w:tc>
          <w:tcPr>
            <w:tcW w:w="793" w:type="pct"/>
            <w:vAlign w:val="bottom"/>
          </w:tcPr>
          <w:p w14:paraId="763CE11B" w14:textId="33F92E0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0.094</w:t>
            </w:r>
          </w:p>
        </w:tc>
        <w:tc>
          <w:tcPr>
            <w:tcW w:w="819" w:type="pct"/>
            <w:vAlign w:val="bottom"/>
          </w:tcPr>
          <w:p w14:paraId="1894D24E" w14:textId="7966EA5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0.148</w:t>
            </w:r>
          </w:p>
        </w:tc>
      </w:tr>
      <w:tr w:rsidR="00086D9A" w:rsidRPr="002B6140" w14:paraId="55B976CB" w14:textId="77777777" w:rsidTr="00B31C40">
        <w:trPr>
          <w:jc w:val="center"/>
        </w:trPr>
        <w:tc>
          <w:tcPr>
            <w:tcW w:w="747" w:type="pct"/>
            <w:vAlign w:val="bottom"/>
          </w:tcPr>
          <w:p w14:paraId="6D68C18A" w14:textId="77777777" w:rsidR="00086D9A" w:rsidRPr="002B6140" w:rsidRDefault="00364A0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6D5C3B1" w14:textId="4039E3C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</w:t>
            </w:r>
          </w:p>
        </w:tc>
        <w:tc>
          <w:tcPr>
            <w:tcW w:w="746" w:type="pct"/>
            <w:vAlign w:val="bottom"/>
          </w:tcPr>
          <w:p w14:paraId="31C1412E" w14:textId="32D737A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515" w:type="pct"/>
            <w:vAlign w:val="bottom"/>
          </w:tcPr>
          <w:p w14:paraId="5DEE606B" w14:textId="44E17DC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0.024</w:t>
            </w:r>
          </w:p>
        </w:tc>
        <w:tc>
          <w:tcPr>
            <w:tcW w:w="634" w:type="pct"/>
            <w:vAlign w:val="bottom"/>
          </w:tcPr>
          <w:p w14:paraId="1CF5D97E" w14:textId="1093C1A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0.054</w:t>
            </w:r>
          </w:p>
        </w:tc>
        <w:tc>
          <w:tcPr>
            <w:tcW w:w="793" w:type="pct"/>
            <w:vAlign w:val="bottom"/>
          </w:tcPr>
          <w:p w14:paraId="1EA56A7A" w14:textId="10FAD6F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0.101</w:t>
            </w:r>
          </w:p>
        </w:tc>
        <w:tc>
          <w:tcPr>
            <w:tcW w:w="819" w:type="pct"/>
            <w:vAlign w:val="bottom"/>
          </w:tcPr>
          <w:p w14:paraId="4AF28A89" w14:textId="07EE759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0.164</w:t>
            </w:r>
          </w:p>
        </w:tc>
      </w:tr>
      <w:tr w:rsidR="00086D9A" w:rsidRPr="002B6140" w14:paraId="3DF0AA1B" w14:textId="77777777" w:rsidTr="00B31C40">
        <w:trPr>
          <w:jc w:val="center"/>
        </w:trPr>
        <w:tc>
          <w:tcPr>
            <w:tcW w:w="747" w:type="pct"/>
            <w:vAlign w:val="bottom"/>
          </w:tcPr>
          <w:p w14:paraId="470F3F75" w14:textId="77777777" w:rsidR="00086D9A" w:rsidRPr="002B6140" w:rsidRDefault="00364A0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F02530E" w14:textId="4860B6C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0.099</w:t>
            </w:r>
          </w:p>
        </w:tc>
        <w:tc>
          <w:tcPr>
            <w:tcW w:w="746" w:type="pct"/>
            <w:vAlign w:val="bottom"/>
          </w:tcPr>
          <w:p w14:paraId="07391AFA" w14:textId="4395223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0.087</w:t>
            </w:r>
          </w:p>
        </w:tc>
        <w:tc>
          <w:tcPr>
            <w:tcW w:w="515" w:type="pct"/>
            <w:vAlign w:val="bottom"/>
          </w:tcPr>
          <w:p w14:paraId="34CCA8F6" w14:textId="45AC509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0.024</w:t>
            </w:r>
          </w:p>
        </w:tc>
        <w:tc>
          <w:tcPr>
            <w:tcW w:w="634" w:type="pct"/>
            <w:vAlign w:val="bottom"/>
          </w:tcPr>
          <w:p w14:paraId="2A7AAB6D" w14:textId="33DDCF4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0.058</w:t>
            </w:r>
          </w:p>
        </w:tc>
        <w:tc>
          <w:tcPr>
            <w:tcW w:w="793" w:type="pct"/>
            <w:vAlign w:val="bottom"/>
          </w:tcPr>
          <w:p w14:paraId="3F0F4811" w14:textId="05AD5F6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0.123</w:t>
            </w:r>
          </w:p>
        </w:tc>
        <w:tc>
          <w:tcPr>
            <w:tcW w:w="819" w:type="pct"/>
            <w:vAlign w:val="bottom"/>
          </w:tcPr>
          <w:p w14:paraId="484C9B5A" w14:textId="0C171DA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0.257</w:t>
            </w:r>
          </w:p>
        </w:tc>
      </w:tr>
      <w:tr w:rsidR="00086D9A" w:rsidRPr="002B6140" w14:paraId="5FD7F8FE" w14:textId="77777777" w:rsidTr="00B31C40">
        <w:trPr>
          <w:jc w:val="center"/>
        </w:trPr>
        <w:tc>
          <w:tcPr>
            <w:tcW w:w="747" w:type="pct"/>
            <w:vAlign w:val="bottom"/>
          </w:tcPr>
          <w:p w14:paraId="54BAA28D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16FAE5C6" w14:textId="6DD86E7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0.381</w:t>
            </w:r>
          </w:p>
        </w:tc>
        <w:tc>
          <w:tcPr>
            <w:tcW w:w="746" w:type="pct"/>
            <w:vAlign w:val="bottom"/>
          </w:tcPr>
          <w:p w14:paraId="324D9BA5" w14:textId="2313E32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0.379</w:t>
            </w:r>
          </w:p>
        </w:tc>
        <w:tc>
          <w:tcPr>
            <w:tcW w:w="515" w:type="pct"/>
            <w:vAlign w:val="bottom"/>
          </w:tcPr>
          <w:p w14:paraId="6658E40D" w14:textId="4CFDB03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0.318</w:t>
            </w:r>
          </w:p>
        </w:tc>
        <w:tc>
          <w:tcPr>
            <w:tcW w:w="634" w:type="pct"/>
            <w:vAlign w:val="bottom"/>
          </w:tcPr>
          <w:p w14:paraId="7B31C220" w14:textId="3B5E53D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0.357</w:t>
            </w:r>
          </w:p>
        </w:tc>
        <w:tc>
          <w:tcPr>
            <w:tcW w:w="793" w:type="pct"/>
            <w:vAlign w:val="bottom"/>
          </w:tcPr>
          <w:p w14:paraId="3EF14C0C" w14:textId="2CC471B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0.404</w:t>
            </w:r>
          </w:p>
        </w:tc>
        <w:tc>
          <w:tcPr>
            <w:tcW w:w="819" w:type="pct"/>
            <w:vAlign w:val="bottom"/>
          </w:tcPr>
          <w:p w14:paraId="49FF3D1A" w14:textId="074A91C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0.452</w:t>
            </w:r>
          </w:p>
        </w:tc>
      </w:tr>
      <w:tr w:rsidR="00086D9A" w:rsidRPr="002B6140" w14:paraId="321E9F40" w14:textId="77777777" w:rsidTr="003C755A">
        <w:trPr>
          <w:jc w:val="center"/>
        </w:trPr>
        <w:tc>
          <w:tcPr>
            <w:tcW w:w="747" w:type="pct"/>
            <w:vAlign w:val="bottom"/>
          </w:tcPr>
          <w:p w14:paraId="7B780D59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47A510CF" w14:textId="52C7708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2282AA3F" w14:textId="483416A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09C9EC96" w14:textId="1156B07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2285E4BA" w14:textId="45BC488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05A469D3" w14:textId="63373C9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0F7C6440" w14:textId="591BFC4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86D9A" w:rsidRPr="002B6140" w14:paraId="6583BAB2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566D9FB0" w14:textId="099E2ADD" w:rsidR="00086D9A" w:rsidRPr="002B6140" w:rsidRDefault="00364A0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469409BD" w14:textId="21AA8CC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8467998" w14:textId="26E6BB3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02B37F35" w14:textId="7CA893B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B23D691" w14:textId="6A383E9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68EB4900" w14:textId="0AC699D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255C6B0E" w14:textId="0008F60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4800993E" w14:textId="77777777" w:rsidR="00B8499E" w:rsidRPr="002B6140" w:rsidRDefault="00B8499E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D0BADCF" w14:textId="4916ABC3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.6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5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074830" w:rsidRPr="002B6140" w14:paraId="17D3BCB3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5DC16425" w14:textId="77777777" w:rsidR="00074830" w:rsidRPr="002B6140" w:rsidRDefault="00074830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5F2BD6A7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2FD69E22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577D538B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7DFAE97D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1DDC5321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286DD010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86D9A" w:rsidRPr="002B6140" w14:paraId="7E5389BF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30FACC0F" w14:textId="77777777" w:rsidR="00086D9A" w:rsidRPr="002B6140" w:rsidRDefault="00364A0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20733BA9" w14:textId="09F4F25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7FC47E8F" w14:textId="2AB0A23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30382EAF" w14:textId="6F26EC0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7663B76D" w14:textId="346292F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0.005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6A80D837" w14:textId="6049F06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0.015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6BF3AD7D" w14:textId="6C1F54B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0.025</w:t>
            </w:r>
          </w:p>
        </w:tc>
      </w:tr>
      <w:tr w:rsidR="00086D9A" w:rsidRPr="002B6140" w14:paraId="5B76F4AE" w14:textId="77777777" w:rsidTr="00B31C40">
        <w:trPr>
          <w:jc w:val="center"/>
        </w:trPr>
        <w:tc>
          <w:tcPr>
            <w:tcW w:w="747" w:type="pct"/>
            <w:vAlign w:val="bottom"/>
          </w:tcPr>
          <w:p w14:paraId="65D84F9B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672EAD0" w14:textId="2B97CE9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65,401</w:t>
            </w:r>
          </w:p>
        </w:tc>
        <w:tc>
          <w:tcPr>
            <w:tcW w:w="746" w:type="pct"/>
            <w:vAlign w:val="bottom"/>
          </w:tcPr>
          <w:p w14:paraId="71A710EA" w14:textId="3E8C7EE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63,721</w:t>
            </w:r>
          </w:p>
        </w:tc>
        <w:tc>
          <w:tcPr>
            <w:tcW w:w="515" w:type="pct"/>
            <w:vAlign w:val="bottom"/>
          </w:tcPr>
          <w:p w14:paraId="3140DBAB" w14:textId="33AAB95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42,267</w:t>
            </w:r>
          </w:p>
        </w:tc>
        <w:tc>
          <w:tcPr>
            <w:tcW w:w="634" w:type="pct"/>
            <w:vAlign w:val="bottom"/>
          </w:tcPr>
          <w:p w14:paraId="2037EFF0" w14:textId="0F649CA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54,251</w:t>
            </w:r>
          </w:p>
        </w:tc>
        <w:tc>
          <w:tcPr>
            <w:tcW w:w="793" w:type="pct"/>
            <w:vAlign w:val="bottom"/>
          </w:tcPr>
          <w:p w14:paraId="1CFC823D" w14:textId="63DDE3B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74,884</w:t>
            </w:r>
          </w:p>
        </w:tc>
        <w:tc>
          <w:tcPr>
            <w:tcW w:w="819" w:type="pct"/>
            <w:vAlign w:val="bottom"/>
          </w:tcPr>
          <w:p w14:paraId="1E1D0C8B" w14:textId="69683AF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98,081</w:t>
            </w:r>
          </w:p>
        </w:tc>
      </w:tr>
      <w:tr w:rsidR="00086D9A" w:rsidRPr="002B6140" w14:paraId="6F949082" w14:textId="77777777" w:rsidTr="00B31C40">
        <w:trPr>
          <w:jc w:val="center"/>
        </w:trPr>
        <w:tc>
          <w:tcPr>
            <w:tcW w:w="747" w:type="pct"/>
            <w:vAlign w:val="bottom"/>
          </w:tcPr>
          <w:p w14:paraId="7D959C49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F999DFE" w14:textId="5EABD8E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4.285</w:t>
            </w:r>
          </w:p>
        </w:tc>
        <w:tc>
          <w:tcPr>
            <w:tcW w:w="746" w:type="pct"/>
            <w:vAlign w:val="bottom"/>
          </w:tcPr>
          <w:p w14:paraId="734F14AD" w14:textId="01ACB2F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3.481</w:t>
            </w:r>
          </w:p>
        </w:tc>
        <w:tc>
          <w:tcPr>
            <w:tcW w:w="515" w:type="pct"/>
            <w:vAlign w:val="bottom"/>
          </w:tcPr>
          <w:p w14:paraId="3BD93758" w14:textId="595B800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1.074</w:t>
            </w:r>
          </w:p>
        </w:tc>
        <w:tc>
          <w:tcPr>
            <w:tcW w:w="634" w:type="pct"/>
            <w:vAlign w:val="bottom"/>
          </w:tcPr>
          <w:p w14:paraId="172D069C" w14:textId="264B90D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1.957</w:t>
            </w:r>
          </w:p>
        </w:tc>
        <w:tc>
          <w:tcPr>
            <w:tcW w:w="793" w:type="pct"/>
            <w:vAlign w:val="bottom"/>
          </w:tcPr>
          <w:p w14:paraId="356347C5" w14:textId="3C017CF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6.148</w:t>
            </w:r>
          </w:p>
        </w:tc>
        <w:tc>
          <w:tcPr>
            <w:tcW w:w="819" w:type="pct"/>
            <w:vAlign w:val="bottom"/>
          </w:tcPr>
          <w:p w14:paraId="3CC513C7" w14:textId="20234A2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10.487</w:t>
            </w:r>
          </w:p>
        </w:tc>
      </w:tr>
      <w:tr w:rsidR="00086D9A" w:rsidRPr="002B6140" w14:paraId="0E4D7EF5" w14:textId="77777777" w:rsidTr="00B31C40">
        <w:trPr>
          <w:jc w:val="center"/>
        </w:trPr>
        <w:tc>
          <w:tcPr>
            <w:tcW w:w="747" w:type="pct"/>
            <w:vAlign w:val="bottom"/>
          </w:tcPr>
          <w:p w14:paraId="3178B58D" w14:textId="77777777" w:rsidR="00086D9A" w:rsidRPr="002B6140" w:rsidRDefault="00364A0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ED9B278" w14:textId="0A15832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</w:t>
            </w:r>
          </w:p>
        </w:tc>
        <w:tc>
          <w:tcPr>
            <w:tcW w:w="746" w:type="pct"/>
            <w:vAlign w:val="bottom"/>
          </w:tcPr>
          <w:p w14:paraId="00A0940B" w14:textId="62E17BA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</w:t>
            </w:r>
          </w:p>
        </w:tc>
        <w:tc>
          <w:tcPr>
            <w:tcW w:w="515" w:type="pct"/>
            <w:vAlign w:val="bottom"/>
          </w:tcPr>
          <w:p w14:paraId="2B5C1395" w14:textId="117B0EB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06680DB4" w14:textId="5291B76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0.575</w:t>
            </w:r>
          </w:p>
        </w:tc>
        <w:tc>
          <w:tcPr>
            <w:tcW w:w="793" w:type="pct"/>
            <w:vAlign w:val="bottom"/>
          </w:tcPr>
          <w:p w14:paraId="60E277CF" w14:textId="22EEB3F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0.726</w:t>
            </w:r>
          </w:p>
        </w:tc>
        <w:tc>
          <w:tcPr>
            <w:tcW w:w="819" w:type="pct"/>
            <w:vAlign w:val="bottom"/>
          </w:tcPr>
          <w:p w14:paraId="6B1B3858" w14:textId="1338B96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086D9A" w:rsidRPr="002B6140" w14:paraId="4E61DEB4" w14:textId="77777777" w:rsidTr="00B31C40">
        <w:trPr>
          <w:jc w:val="center"/>
        </w:trPr>
        <w:tc>
          <w:tcPr>
            <w:tcW w:w="747" w:type="pct"/>
            <w:vAlign w:val="bottom"/>
          </w:tcPr>
          <w:p w14:paraId="4E0C4190" w14:textId="77777777" w:rsidR="00086D9A" w:rsidRPr="002B6140" w:rsidRDefault="00364A0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473C12DE" w14:textId="2CA0F2F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746" w:type="pct"/>
            <w:vAlign w:val="bottom"/>
          </w:tcPr>
          <w:p w14:paraId="66ACBB84" w14:textId="51A26BD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515" w:type="pct"/>
            <w:vAlign w:val="bottom"/>
          </w:tcPr>
          <w:p w14:paraId="0BA2B43D" w14:textId="0BFE2DF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7BE9303E" w14:textId="7FEDCBE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793" w:type="pct"/>
            <w:vAlign w:val="bottom"/>
          </w:tcPr>
          <w:p w14:paraId="3BECC18B" w14:textId="640B7D8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819" w:type="pct"/>
            <w:vAlign w:val="bottom"/>
          </w:tcPr>
          <w:p w14:paraId="04C9D7A1" w14:textId="043D712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</w:tr>
      <w:tr w:rsidR="00086D9A" w:rsidRPr="002B6140" w14:paraId="3162ABA3" w14:textId="77777777" w:rsidTr="00B31C40">
        <w:trPr>
          <w:jc w:val="center"/>
        </w:trPr>
        <w:tc>
          <w:tcPr>
            <w:tcW w:w="747" w:type="pct"/>
            <w:vAlign w:val="bottom"/>
          </w:tcPr>
          <w:p w14:paraId="1BA98778" w14:textId="77777777" w:rsidR="00086D9A" w:rsidRPr="002B6140" w:rsidRDefault="00364A0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1BEC588" w14:textId="130E7E9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2,380</w:t>
            </w:r>
          </w:p>
        </w:tc>
        <w:tc>
          <w:tcPr>
            <w:tcW w:w="746" w:type="pct"/>
            <w:vAlign w:val="bottom"/>
          </w:tcPr>
          <w:p w14:paraId="1EACE26D" w14:textId="6D758EC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2,407</w:t>
            </w:r>
          </w:p>
        </w:tc>
        <w:tc>
          <w:tcPr>
            <w:tcW w:w="515" w:type="pct"/>
            <w:vAlign w:val="bottom"/>
          </w:tcPr>
          <w:p w14:paraId="69773847" w14:textId="1E4B3BC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599</w:t>
            </w:r>
          </w:p>
        </w:tc>
        <w:tc>
          <w:tcPr>
            <w:tcW w:w="634" w:type="pct"/>
            <w:vAlign w:val="bottom"/>
          </w:tcPr>
          <w:p w14:paraId="1DB6DCFA" w14:textId="28C04D4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1,450</w:t>
            </w:r>
          </w:p>
        </w:tc>
        <w:tc>
          <w:tcPr>
            <w:tcW w:w="793" w:type="pct"/>
            <w:vAlign w:val="bottom"/>
          </w:tcPr>
          <w:p w14:paraId="0B482CDA" w14:textId="38CBD5B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3,288</w:t>
            </w:r>
          </w:p>
        </w:tc>
        <w:tc>
          <w:tcPr>
            <w:tcW w:w="819" w:type="pct"/>
            <w:vAlign w:val="bottom"/>
          </w:tcPr>
          <w:p w14:paraId="6AED6C5A" w14:textId="7407B3D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4,135</w:t>
            </w:r>
          </w:p>
        </w:tc>
      </w:tr>
      <w:tr w:rsidR="00086D9A" w:rsidRPr="002B6140" w14:paraId="28FD94B4" w14:textId="77777777" w:rsidTr="00B31C40">
        <w:trPr>
          <w:jc w:val="center"/>
        </w:trPr>
        <w:tc>
          <w:tcPr>
            <w:tcW w:w="747" w:type="pct"/>
            <w:vAlign w:val="bottom"/>
          </w:tcPr>
          <w:p w14:paraId="315F5845" w14:textId="77777777" w:rsidR="00086D9A" w:rsidRPr="002B6140" w:rsidRDefault="00364A0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1CA108E" w14:textId="668B06A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4,654</w:t>
            </w:r>
          </w:p>
        </w:tc>
        <w:tc>
          <w:tcPr>
            <w:tcW w:w="746" w:type="pct"/>
            <w:vAlign w:val="bottom"/>
          </w:tcPr>
          <w:p w14:paraId="2FE9E7FC" w14:textId="7E8B6D3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4,625</w:t>
            </w:r>
          </w:p>
        </w:tc>
        <w:tc>
          <w:tcPr>
            <w:tcW w:w="515" w:type="pct"/>
            <w:vAlign w:val="bottom"/>
          </w:tcPr>
          <w:p w14:paraId="3B758491" w14:textId="45E9BF6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3,958</w:t>
            </w:r>
          </w:p>
        </w:tc>
        <w:tc>
          <w:tcPr>
            <w:tcW w:w="634" w:type="pct"/>
            <w:vAlign w:val="bottom"/>
          </w:tcPr>
          <w:p w14:paraId="266B763C" w14:textId="3361C0E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4,374</w:t>
            </w:r>
          </w:p>
        </w:tc>
        <w:tc>
          <w:tcPr>
            <w:tcW w:w="793" w:type="pct"/>
            <w:vAlign w:val="bottom"/>
          </w:tcPr>
          <w:p w14:paraId="03A3A12F" w14:textId="4831D42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4,906</w:t>
            </w:r>
          </w:p>
        </w:tc>
        <w:tc>
          <w:tcPr>
            <w:tcW w:w="819" w:type="pct"/>
            <w:vAlign w:val="bottom"/>
          </w:tcPr>
          <w:p w14:paraId="376B4332" w14:textId="3AA5AB0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5,502</w:t>
            </w:r>
          </w:p>
        </w:tc>
      </w:tr>
      <w:tr w:rsidR="00086D9A" w:rsidRPr="002B6140" w14:paraId="50389904" w14:textId="77777777" w:rsidTr="00B31C40">
        <w:trPr>
          <w:jc w:val="center"/>
        </w:trPr>
        <w:tc>
          <w:tcPr>
            <w:tcW w:w="747" w:type="pct"/>
            <w:vAlign w:val="bottom"/>
          </w:tcPr>
          <w:p w14:paraId="233E986E" w14:textId="77777777" w:rsidR="00086D9A" w:rsidRPr="002B6140" w:rsidRDefault="00364A0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36A820A" w14:textId="687184E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4,756</w:t>
            </w:r>
          </w:p>
        </w:tc>
        <w:tc>
          <w:tcPr>
            <w:tcW w:w="746" w:type="pct"/>
            <w:vAlign w:val="bottom"/>
          </w:tcPr>
          <w:p w14:paraId="180B7774" w14:textId="61C6C06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4,717</w:t>
            </w:r>
          </w:p>
        </w:tc>
        <w:tc>
          <w:tcPr>
            <w:tcW w:w="515" w:type="pct"/>
            <w:vAlign w:val="bottom"/>
          </w:tcPr>
          <w:p w14:paraId="0AF24B00" w14:textId="73F830C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3,978</w:t>
            </w:r>
          </w:p>
        </w:tc>
        <w:tc>
          <w:tcPr>
            <w:tcW w:w="634" w:type="pct"/>
            <w:vAlign w:val="bottom"/>
          </w:tcPr>
          <w:p w14:paraId="0C33F8C6" w14:textId="76A4F21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4,433</w:t>
            </w:r>
          </w:p>
        </w:tc>
        <w:tc>
          <w:tcPr>
            <w:tcW w:w="793" w:type="pct"/>
            <w:vAlign w:val="bottom"/>
          </w:tcPr>
          <w:p w14:paraId="40DB7921" w14:textId="79B6036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5,038</w:t>
            </w:r>
          </w:p>
        </w:tc>
        <w:tc>
          <w:tcPr>
            <w:tcW w:w="819" w:type="pct"/>
            <w:vAlign w:val="bottom"/>
          </w:tcPr>
          <w:p w14:paraId="3EC2BF7B" w14:textId="6350092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5,746</w:t>
            </w:r>
          </w:p>
        </w:tc>
      </w:tr>
      <w:tr w:rsidR="00086D9A" w:rsidRPr="002B6140" w14:paraId="0C5C0A06" w14:textId="77777777" w:rsidTr="00B31C40">
        <w:trPr>
          <w:jc w:val="center"/>
        </w:trPr>
        <w:tc>
          <w:tcPr>
            <w:tcW w:w="747" w:type="pct"/>
            <w:vAlign w:val="bottom"/>
          </w:tcPr>
          <w:p w14:paraId="2653054C" w14:textId="77777777" w:rsidR="00086D9A" w:rsidRPr="002B6140" w:rsidRDefault="00364A0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9FEFC17" w14:textId="78ACBF5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5,257</w:t>
            </w:r>
          </w:p>
        </w:tc>
        <w:tc>
          <w:tcPr>
            <w:tcW w:w="746" w:type="pct"/>
            <w:vAlign w:val="bottom"/>
          </w:tcPr>
          <w:p w14:paraId="2619E323" w14:textId="37F320F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5,146</w:t>
            </w:r>
          </w:p>
        </w:tc>
        <w:tc>
          <w:tcPr>
            <w:tcW w:w="515" w:type="pct"/>
            <w:vAlign w:val="bottom"/>
          </w:tcPr>
          <w:p w14:paraId="4A2B74F4" w14:textId="0EC5B57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4,058</w:t>
            </w:r>
          </w:p>
        </w:tc>
        <w:tc>
          <w:tcPr>
            <w:tcW w:w="634" w:type="pct"/>
            <w:vAlign w:val="bottom"/>
          </w:tcPr>
          <w:p w14:paraId="00329A2C" w14:textId="28349F2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4,680</w:t>
            </w:r>
          </w:p>
        </w:tc>
        <w:tc>
          <w:tcPr>
            <w:tcW w:w="793" w:type="pct"/>
            <w:vAlign w:val="bottom"/>
          </w:tcPr>
          <w:p w14:paraId="3051422F" w14:textId="5E66037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5,711</w:t>
            </w:r>
          </w:p>
        </w:tc>
        <w:tc>
          <w:tcPr>
            <w:tcW w:w="819" w:type="pct"/>
            <w:vAlign w:val="bottom"/>
          </w:tcPr>
          <w:p w14:paraId="3864C165" w14:textId="2072740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7,097</w:t>
            </w:r>
          </w:p>
        </w:tc>
      </w:tr>
      <w:tr w:rsidR="00086D9A" w:rsidRPr="002B6140" w14:paraId="0EABC2CF" w14:textId="77777777" w:rsidTr="00B31C40">
        <w:trPr>
          <w:jc w:val="center"/>
        </w:trPr>
        <w:tc>
          <w:tcPr>
            <w:tcW w:w="747" w:type="pct"/>
            <w:vAlign w:val="bottom"/>
          </w:tcPr>
          <w:p w14:paraId="41F942D9" w14:textId="77777777" w:rsidR="00086D9A" w:rsidRPr="002B6140" w:rsidRDefault="00364A0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286614A" w14:textId="58F43C4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0.036</w:t>
            </w:r>
          </w:p>
        </w:tc>
        <w:tc>
          <w:tcPr>
            <w:tcW w:w="746" w:type="pct"/>
            <w:vAlign w:val="bottom"/>
          </w:tcPr>
          <w:p w14:paraId="484F2149" w14:textId="6F3E97B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0.036</w:t>
            </w:r>
          </w:p>
        </w:tc>
        <w:tc>
          <w:tcPr>
            <w:tcW w:w="515" w:type="pct"/>
            <w:vAlign w:val="bottom"/>
          </w:tcPr>
          <w:p w14:paraId="1EBCB959" w14:textId="2490F43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0.013</w:t>
            </w:r>
          </w:p>
        </w:tc>
        <w:tc>
          <w:tcPr>
            <w:tcW w:w="634" w:type="pct"/>
            <w:vAlign w:val="bottom"/>
          </w:tcPr>
          <w:p w14:paraId="491F5E47" w14:textId="6F77588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0.025</w:t>
            </w:r>
          </w:p>
        </w:tc>
        <w:tc>
          <w:tcPr>
            <w:tcW w:w="793" w:type="pct"/>
            <w:vAlign w:val="bottom"/>
          </w:tcPr>
          <w:p w14:paraId="5370A68E" w14:textId="0AED38C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0.045</w:t>
            </w:r>
          </w:p>
        </w:tc>
        <w:tc>
          <w:tcPr>
            <w:tcW w:w="819" w:type="pct"/>
            <w:vAlign w:val="bottom"/>
          </w:tcPr>
          <w:p w14:paraId="23B26A7B" w14:textId="5CA551E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</w:tr>
      <w:tr w:rsidR="00086D9A" w:rsidRPr="002B6140" w14:paraId="00F84357" w14:textId="77777777" w:rsidTr="00B31C40">
        <w:trPr>
          <w:jc w:val="center"/>
        </w:trPr>
        <w:tc>
          <w:tcPr>
            <w:tcW w:w="747" w:type="pct"/>
            <w:vAlign w:val="bottom"/>
          </w:tcPr>
          <w:p w14:paraId="6E5D35AB" w14:textId="77777777" w:rsidR="00086D9A" w:rsidRPr="002B6140" w:rsidRDefault="00364A0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8E0E35A" w14:textId="4D43720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746" w:type="pct"/>
            <w:vAlign w:val="bottom"/>
          </w:tcPr>
          <w:p w14:paraId="367E9B7C" w14:textId="2F7ADE2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0.073</w:t>
            </w:r>
          </w:p>
        </w:tc>
        <w:tc>
          <w:tcPr>
            <w:tcW w:w="515" w:type="pct"/>
            <w:vAlign w:val="bottom"/>
          </w:tcPr>
          <w:p w14:paraId="321FA8D5" w14:textId="17A91C9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0.044</w:t>
            </w:r>
          </w:p>
        </w:tc>
        <w:tc>
          <w:tcPr>
            <w:tcW w:w="634" w:type="pct"/>
            <w:vAlign w:val="bottom"/>
          </w:tcPr>
          <w:p w14:paraId="039CC37B" w14:textId="4DBA9CF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93" w:type="pct"/>
            <w:vAlign w:val="bottom"/>
          </w:tcPr>
          <w:p w14:paraId="3003FFD4" w14:textId="0B241D2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0.088</w:t>
            </w:r>
          </w:p>
        </w:tc>
        <w:tc>
          <w:tcPr>
            <w:tcW w:w="819" w:type="pct"/>
            <w:vAlign w:val="bottom"/>
          </w:tcPr>
          <w:p w14:paraId="247A400F" w14:textId="037F12D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0.122</w:t>
            </w:r>
          </w:p>
        </w:tc>
      </w:tr>
      <w:tr w:rsidR="00086D9A" w:rsidRPr="002B6140" w14:paraId="7ACF9208" w14:textId="77777777" w:rsidTr="00B31C40">
        <w:trPr>
          <w:jc w:val="center"/>
        </w:trPr>
        <w:tc>
          <w:tcPr>
            <w:tcW w:w="747" w:type="pct"/>
            <w:vAlign w:val="bottom"/>
          </w:tcPr>
          <w:p w14:paraId="4F3C0372" w14:textId="77777777" w:rsidR="00086D9A" w:rsidRPr="002B6140" w:rsidRDefault="00364A0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C5D1803" w14:textId="305AA60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0.077</w:t>
            </w:r>
          </w:p>
        </w:tc>
        <w:tc>
          <w:tcPr>
            <w:tcW w:w="746" w:type="pct"/>
            <w:vAlign w:val="bottom"/>
          </w:tcPr>
          <w:p w14:paraId="2A6F0A1A" w14:textId="5C6E5B8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515" w:type="pct"/>
            <w:vAlign w:val="bottom"/>
          </w:tcPr>
          <w:p w14:paraId="00E34737" w14:textId="6FC918A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0.044</w:t>
            </w:r>
          </w:p>
        </w:tc>
        <w:tc>
          <w:tcPr>
            <w:tcW w:w="634" w:type="pct"/>
            <w:vAlign w:val="bottom"/>
          </w:tcPr>
          <w:p w14:paraId="2A2FAC33" w14:textId="3A096D0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0.061</w:t>
            </w:r>
          </w:p>
        </w:tc>
        <w:tc>
          <w:tcPr>
            <w:tcW w:w="793" w:type="pct"/>
            <w:vAlign w:val="bottom"/>
          </w:tcPr>
          <w:p w14:paraId="01EDE23F" w14:textId="7483095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</w:t>
            </w:r>
          </w:p>
        </w:tc>
        <w:tc>
          <w:tcPr>
            <w:tcW w:w="819" w:type="pct"/>
            <w:vAlign w:val="bottom"/>
          </w:tcPr>
          <w:p w14:paraId="1E0D2EF8" w14:textId="5FA1264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0.127</w:t>
            </w:r>
          </w:p>
        </w:tc>
      </w:tr>
      <w:tr w:rsidR="00086D9A" w:rsidRPr="002B6140" w14:paraId="13D6DC04" w14:textId="77777777" w:rsidTr="00B31C40">
        <w:trPr>
          <w:jc w:val="center"/>
        </w:trPr>
        <w:tc>
          <w:tcPr>
            <w:tcW w:w="747" w:type="pct"/>
            <w:vAlign w:val="bottom"/>
          </w:tcPr>
          <w:p w14:paraId="0822435E" w14:textId="77777777" w:rsidR="00086D9A" w:rsidRPr="002B6140" w:rsidRDefault="00364A0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57F3229" w14:textId="30303FE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0.086</w:t>
            </w:r>
          </w:p>
        </w:tc>
        <w:tc>
          <w:tcPr>
            <w:tcW w:w="746" w:type="pct"/>
            <w:vAlign w:val="bottom"/>
          </w:tcPr>
          <w:p w14:paraId="1BB40D8A" w14:textId="0E2BAA3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0.081</w:t>
            </w:r>
          </w:p>
        </w:tc>
        <w:tc>
          <w:tcPr>
            <w:tcW w:w="515" w:type="pct"/>
            <w:vAlign w:val="bottom"/>
          </w:tcPr>
          <w:p w14:paraId="657814E9" w14:textId="3266A12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0.044</w:t>
            </w:r>
          </w:p>
        </w:tc>
        <w:tc>
          <w:tcPr>
            <w:tcW w:w="634" w:type="pct"/>
            <w:vAlign w:val="bottom"/>
          </w:tcPr>
          <w:p w14:paraId="4AC72E2C" w14:textId="2CF49A1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0.065</w:t>
            </w:r>
          </w:p>
        </w:tc>
        <w:tc>
          <w:tcPr>
            <w:tcW w:w="793" w:type="pct"/>
            <w:vAlign w:val="bottom"/>
          </w:tcPr>
          <w:p w14:paraId="56432DAB" w14:textId="7BD9B90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0.102</w:t>
            </w:r>
          </w:p>
        </w:tc>
        <w:tc>
          <w:tcPr>
            <w:tcW w:w="819" w:type="pct"/>
            <w:vAlign w:val="bottom"/>
          </w:tcPr>
          <w:p w14:paraId="6A3BD13C" w14:textId="28D26F2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0.157</w:t>
            </w:r>
          </w:p>
        </w:tc>
      </w:tr>
      <w:tr w:rsidR="00086D9A" w:rsidRPr="002B6140" w14:paraId="4575DBA4" w14:textId="77777777" w:rsidTr="00B31C40">
        <w:trPr>
          <w:jc w:val="center"/>
        </w:trPr>
        <w:tc>
          <w:tcPr>
            <w:tcW w:w="747" w:type="pct"/>
            <w:vAlign w:val="bottom"/>
          </w:tcPr>
          <w:p w14:paraId="34C34A8A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430F55BE" w14:textId="2BFDF51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0.359</w:t>
            </w:r>
          </w:p>
        </w:tc>
        <w:tc>
          <w:tcPr>
            <w:tcW w:w="746" w:type="pct"/>
            <w:vAlign w:val="bottom"/>
          </w:tcPr>
          <w:p w14:paraId="3E592A0C" w14:textId="48B064B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0.359</w:t>
            </w:r>
          </w:p>
        </w:tc>
        <w:tc>
          <w:tcPr>
            <w:tcW w:w="515" w:type="pct"/>
            <w:vAlign w:val="bottom"/>
          </w:tcPr>
          <w:p w14:paraId="7DAEE7E5" w14:textId="3214E03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3A033EB8" w14:textId="65EAF4C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0.345</w:t>
            </w:r>
          </w:p>
        </w:tc>
        <w:tc>
          <w:tcPr>
            <w:tcW w:w="793" w:type="pct"/>
            <w:vAlign w:val="bottom"/>
          </w:tcPr>
          <w:p w14:paraId="2989DC81" w14:textId="01BE2D4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0.373</w:t>
            </w:r>
          </w:p>
        </w:tc>
        <w:tc>
          <w:tcPr>
            <w:tcW w:w="819" w:type="pct"/>
            <w:vAlign w:val="bottom"/>
          </w:tcPr>
          <w:p w14:paraId="28DD1B87" w14:textId="77DA9C6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0.402</w:t>
            </w:r>
          </w:p>
        </w:tc>
      </w:tr>
      <w:tr w:rsidR="00086D9A" w:rsidRPr="002B6140" w14:paraId="425EB689" w14:textId="77777777" w:rsidTr="003C755A">
        <w:trPr>
          <w:jc w:val="center"/>
        </w:trPr>
        <w:tc>
          <w:tcPr>
            <w:tcW w:w="747" w:type="pct"/>
            <w:vAlign w:val="bottom"/>
          </w:tcPr>
          <w:p w14:paraId="5577F500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5FED358" w14:textId="18AE34E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4BFEC8B6" w14:textId="6E30F9B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0866BDC5" w14:textId="67E8628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688AE543" w14:textId="5918C3D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338A2C1C" w14:textId="261EC19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56CAEFCF" w14:textId="04F487B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86D9A" w:rsidRPr="002B6140" w14:paraId="066C6727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65208D87" w14:textId="07BE051C" w:rsidR="00086D9A" w:rsidRPr="002B6140" w:rsidRDefault="00364A0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2CE25F44" w14:textId="3406EEC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36D8AC6" w14:textId="0903928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C7183F5" w14:textId="6919020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49E0000E" w14:textId="7F6FE78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316EFFD0" w14:textId="0313666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0A58A987" w14:textId="1A4CC7F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0B109F6C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97E1264" w14:textId="77777777" w:rsidR="00B8499E" w:rsidRPr="002B6140" w:rsidRDefault="00B8499E">
      <w:pPr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17C0B36D" w14:textId="14B8FC5E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lastRenderedPageBreak/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.7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</w:t>
      </w:r>
      <w:r w:rsidR="00074830" w:rsidRPr="002B6140">
        <w:rPr>
          <w:rFonts w:ascii="Times New Roman" w:hAnsi="Times New Roman" w:cs="Times New Roman"/>
          <w:b/>
          <w:bCs/>
          <w:color w:val="000000"/>
          <w:lang w:val="en-GB"/>
        </w:rPr>
        <w:t>6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074830" w:rsidRPr="002B6140" w14:paraId="63110895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468D738C" w14:textId="77777777" w:rsidR="00074830" w:rsidRPr="002B6140" w:rsidRDefault="00074830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B968A2A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93F51F7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2D382901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5E89CEA6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67C9947D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3B52659D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86D9A" w:rsidRPr="002B6140" w14:paraId="2CBCB35F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1F832016" w14:textId="77777777" w:rsidR="00086D9A" w:rsidRPr="002B6140" w:rsidRDefault="00364A0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472AB50" w14:textId="79C4B6F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3E22BBD5" w14:textId="6FED9BE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558CB4D1" w14:textId="5D84AF8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120198FC" w14:textId="5D38FFC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0.005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6256B3F7" w14:textId="60A303D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0.015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33430251" w14:textId="28F8C52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0.027</w:t>
            </w:r>
          </w:p>
        </w:tc>
      </w:tr>
      <w:tr w:rsidR="00086D9A" w:rsidRPr="002B6140" w14:paraId="4B239893" w14:textId="77777777" w:rsidTr="00B31C40">
        <w:trPr>
          <w:jc w:val="center"/>
        </w:trPr>
        <w:tc>
          <w:tcPr>
            <w:tcW w:w="747" w:type="pct"/>
            <w:vAlign w:val="bottom"/>
          </w:tcPr>
          <w:p w14:paraId="5E3A0419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2BC22F2" w14:textId="61BA630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66,158</w:t>
            </w:r>
          </w:p>
        </w:tc>
        <w:tc>
          <w:tcPr>
            <w:tcW w:w="746" w:type="pct"/>
            <w:vAlign w:val="bottom"/>
          </w:tcPr>
          <w:p w14:paraId="3695A563" w14:textId="2655590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63,547</w:t>
            </w:r>
          </w:p>
        </w:tc>
        <w:tc>
          <w:tcPr>
            <w:tcW w:w="515" w:type="pct"/>
            <w:vAlign w:val="bottom"/>
          </w:tcPr>
          <w:p w14:paraId="25F68A07" w14:textId="221B3EA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40,680</w:t>
            </w:r>
          </w:p>
        </w:tc>
        <w:tc>
          <w:tcPr>
            <w:tcW w:w="634" w:type="pct"/>
            <w:vAlign w:val="bottom"/>
          </w:tcPr>
          <w:p w14:paraId="7E19F7D2" w14:textId="48A9580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53,688</w:t>
            </w:r>
          </w:p>
        </w:tc>
        <w:tc>
          <w:tcPr>
            <w:tcW w:w="793" w:type="pct"/>
            <w:vAlign w:val="bottom"/>
          </w:tcPr>
          <w:p w14:paraId="454525DB" w14:textId="3052D95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75,704</w:t>
            </w:r>
          </w:p>
        </w:tc>
        <w:tc>
          <w:tcPr>
            <w:tcW w:w="819" w:type="pct"/>
            <w:vAlign w:val="bottom"/>
          </w:tcPr>
          <w:p w14:paraId="08CA1210" w14:textId="4BF1D0A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107,014</w:t>
            </w:r>
          </w:p>
        </w:tc>
      </w:tr>
      <w:tr w:rsidR="00086D9A" w:rsidRPr="002B6140" w14:paraId="6016489D" w14:textId="77777777" w:rsidTr="00B31C40">
        <w:trPr>
          <w:jc w:val="center"/>
        </w:trPr>
        <w:tc>
          <w:tcPr>
            <w:tcW w:w="747" w:type="pct"/>
            <w:vAlign w:val="bottom"/>
          </w:tcPr>
          <w:p w14:paraId="2FA1120D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13E3D9C" w14:textId="16DF476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4.247</w:t>
            </w:r>
          </w:p>
        </w:tc>
        <w:tc>
          <w:tcPr>
            <w:tcW w:w="746" w:type="pct"/>
            <w:vAlign w:val="bottom"/>
          </w:tcPr>
          <w:p w14:paraId="5BCE6F0C" w14:textId="0EC309F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3.443</w:t>
            </w:r>
          </w:p>
        </w:tc>
        <w:tc>
          <w:tcPr>
            <w:tcW w:w="515" w:type="pct"/>
            <w:vAlign w:val="bottom"/>
          </w:tcPr>
          <w:p w14:paraId="19871659" w14:textId="6B632B5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1.073</w:t>
            </w:r>
          </w:p>
        </w:tc>
        <w:tc>
          <w:tcPr>
            <w:tcW w:w="634" w:type="pct"/>
            <w:vAlign w:val="bottom"/>
          </w:tcPr>
          <w:p w14:paraId="6E7118E4" w14:textId="568383A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1.925</w:t>
            </w:r>
          </w:p>
        </w:tc>
        <w:tc>
          <w:tcPr>
            <w:tcW w:w="793" w:type="pct"/>
            <w:vAlign w:val="bottom"/>
          </w:tcPr>
          <w:p w14:paraId="03D4C464" w14:textId="0E5F451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6.043</w:t>
            </w:r>
          </w:p>
        </w:tc>
        <w:tc>
          <w:tcPr>
            <w:tcW w:w="819" w:type="pct"/>
            <w:vAlign w:val="bottom"/>
          </w:tcPr>
          <w:p w14:paraId="147ED0A0" w14:textId="77EB250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10.526</w:t>
            </w:r>
          </w:p>
        </w:tc>
      </w:tr>
      <w:tr w:rsidR="00086D9A" w:rsidRPr="002B6140" w14:paraId="37D08E34" w14:textId="77777777" w:rsidTr="00B31C40">
        <w:trPr>
          <w:jc w:val="center"/>
        </w:trPr>
        <w:tc>
          <w:tcPr>
            <w:tcW w:w="747" w:type="pct"/>
            <w:vAlign w:val="bottom"/>
          </w:tcPr>
          <w:p w14:paraId="51EC9B9B" w14:textId="77777777" w:rsidR="00086D9A" w:rsidRPr="002B6140" w:rsidRDefault="00364A0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D1A6AB6" w14:textId="5D84CD9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746" w:type="pct"/>
            <w:vAlign w:val="bottom"/>
          </w:tcPr>
          <w:p w14:paraId="797CCD69" w14:textId="3D53A18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0.648</w:t>
            </w:r>
          </w:p>
        </w:tc>
        <w:tc>
          <w:tcPr>
            <w:tcW w:w="515" w:type="pct"/>
            <w:vAlign w:val="bottom"/>
          </w:tcPr>
          <w:p w14:paraId="43E13ABE" w14:textId="5837756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32975FC5" w14:textId="565657D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0.573</w:t>
            </w:r>
          </w:p>
        </w:tc>
        <w:tc>
          <w:tcPr>
            <w:tcW w:w="793" w:type="pct"/>
            <w:vAlign w:val="bottom"/>
          </w:tcPr>
          <w:p w14:paraId="7441CCC0" w14:textId="1237238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0.724</w:t>
            </w:r>
          </w:p>
        </w:tc>
        <w:tc>
          <w:tcPr>
            <w:tcW w:w="819" w:type="pct"/>
            <w:vAlign w:val="bottom"/>
          </w:tcPr>
          <w:p w14:paraId="1B58C6D5" w14:textId="7667A9B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0.793</w:t>
            </w:r>
          </w:p>
        </w:tc>
      </w:tr>
      <w:tr w:rsidR="00086D9A" w:rsidRPr="002B6140" w14:paraId="36039ACB" w14:textId="77777777" w:rsidTr="00B31C40">
        <w:trPr>
          <w:jc w:val="center"/>
        </w:trPr>
        <w:tc>
          <w:tcPr>
            <w:tcW w:w="747" w:type="pct"/>
            <w:vAlign w:val="bottom"/>
          </w:tcPr>
          <w:p w14:paraId="56EC3CE7" w14:textId="77777777" w:rsidR="00086D9A" w:rsidRPr="002B6140" w:rsidRDefault="00364A0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3FE945DB" w14:textId="63F1889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7329B786" w14:textId="287BDCC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22728F23" w14:textId="3CF4732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1FE9E425" w14:textId="7A2D566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6AE21C48" w14:textId="3A4C1E1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7F63E2E0" w14:textId="0F23D02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086D9A" w:rsidRPr="002B6140" w14:paraId="0B5EE675" w14:textId="77777777" w:rsidTr="00B31C40">
        <w:trPr>
          <w:jc w:val="center"/>
        </w:trPr>
        <w:tc>
          <w:tcPr>
            <w:tcW w:w="747" w:type="pct"/>
            <w:vAlign w:val="bottom"/>
          </w:tcPr>
          <w:p w14:paraId="43563B7B" w14:textId="77777777" w:rsidR="00086D9A" w:rsidRPr="002B6140" w:rsidRDefault="00364A0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E34C070" w14:textId="0D30876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2,251</w:t>
            </w:r>
          </w:p>
        </w:tc>
        <w:tc>
          <w:tcPr>
            <w:tcW w:w="746" w:type="pct"/>
            <w:vAlign w:val="bottom"/>
          </w:tcPr>
          <w:p w14:paraId="28C771F7" w14:textId="0D714B3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2,257</w:t>
            </w:r>
          </w:p>
        </w:tc>
        <w:tc>
          <w:tcPr>
            <w:tcW w:w="515" w:type="pct"/>
            <w:vAlign w:val="bottom"/>
          </w:tcPr>
          <w:p w14:paraId="066BCC14" w14:textId="5AC0D55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533</w:t>
            </w:r>
          </w:p>
        </w:tc>
        <w:tc>
          <w:tcPr>
            <w:tcW w:w="634" w:type="pct"/>
            <w:vAlign w:val="bottom"/>
          </w:tcPr>
          <w:p w14:paraId="7080C958" w14:textId="2D4DE2D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1,347</w:t>
            </w:r>
          </w:p>
        </w:tc>
        <w:tc>
          <w:tcPr>
            <w:tcW w:w="793" w:type="pct"/>
            <w:vAlign w:val="bottom"/>
          </w:tcPr>
          <w:p w14:paraId="17B92A02" w14:textId="4CF6974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3,120</w:t>
            </w:r>
          </w:p>
        </w:tc>
        <w:tc>
          <w:tcPr>
            <w:tcW w:w="819" w:type="pct"/>
            <w:vAlign w:val="bottom"/>
          </w:tcPr>
          <w:p w14:paraId="358D5E14" w14:textId="140B084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4,039</w:t>
            </w:r>
          </w:p>
        </w:tc>
      </w:tr>
      <w:tr w:rsidR="00086D9A" w:rsidRPr="002B6140" w14:paraId="6207A8EB" w14:textId="77777777" w:rsidTr="00B31C40">
        <w:trPr>
          <w:jc w:val="center"/>
        </w:trPr>
        <w:tc>
          <w:tcPr>
            <w:tcW w:w="747" w:type="pct"/>
            <w:vAlign w:val="bottom"/>
          </w:tcPr>
          <w:p w14:paraId="52BBCB07" w14:textId="77777777" w:rsidR="00086D9A" w:rsidRPr="002B6140" w:rsidRDefault="00364A0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968B20C" w14:textId="0648371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3,997</w:t>
            </w:r>
          </w:p>
        </w:tc>
        <w:tc>
          <w:tcPr>
            <w:tcW w:w="746" w:type="pct"/>
            <w:vAlign w:val="bottom"/>
          </w:tcPr>
          <w:p w14:paraId="10833C6C" w14:textId="1B7593B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3,985</w:t>
            </w:r>
          </w:p>
        </w:tc>
        <w:tc>
          <w:tcPr>
            <w:tcW w:w="515" w:type="pct"/>
            <w:vAlign w:val="bottom"/>
          </w:tcPr>
          <w:p w14:paraId="15B1A858" w14:textId="08B1B09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3,399</w:t>
            </w:r>
          </w:p>
        </w:tc>
        <w:tc>
          <w:tcPr>
            <w:tcW w:w="634" w:type="pct"/>
            <w:vAlign w:val="bottom"/>
          </w:tcPr>
          <w:p w14:paraId="5B93F8C8" w14:textId="23CFB4F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3,781</w:t>
            </w:r>
          </w:p>
        </w:tc>
        <w:tc>
          <w:tcPr>
            <w:tcW w:w="793" w:type="pct"/>
            <w:vAlign w:val="bottom"/>
          </w:tcPr>
          <w:p w14:paraId="56BBEF11" w14:textId="725F59F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4,204</w:t>
            </w:r>
          </w:p>
        </w:tc>
        <w:tc>
          <w:tcPr>
            <w:tcW w:w="819" w:type="pct"/>
            <w:vAlign w:val="bottom"/>
          </w:tcPr>
          <w:p w14:paraId="02CF33EC" w14:textId="4F0AABC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4,642</w:t>
            </w:r>
          </w:p>
        </w:tc>
      </w:tr>
      <w:tr w:rsidR="00086D9A" w:rsidRPr="002B6140" w14:paraId="44D3AAB8" w14:textId="77777777" w:rsidTr="00B31C40">
        <w:trPr>
          <w:jc w:val="center"/>
        </w:trPr>
        <w:tc>
          <w:tcPr>
            <w:tcW w:w="747" w:type="pct"/>
            <w:vAlign w:val="bottom"/>
          </w:tcPr>
          <w:p w14:paraId="5AE82473" w14:textId="77777777" w:rsidR="00086D9A" w:rsidRPr="002B6140" w:rsidRDefault="00364A0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6CB41E5" w14:textId="4E10EA3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4,677</w:t>
            </w:r>
          </w:p>
        </w:tc>
        <w:tc>
          <w:tcPr>
            <w:tcW w:w="746" w:type="pct"/>
            <w:vAlign w:val="bottom"/>
          </w:tcPr>
          <w:p w14:paraId="0EABBA2C" w14:textId="60C7DD1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4,644</w:t>
            </w:r>
          </w:p>
        </w:tc>
        <w:tc>
          <w:tcPr>
            <w:tcW w:w="515" w:type="pct"/>
            <w:vAlign w:val="bottom"/>
          </w:tcPr>
          <w:p w14:paraId="6D11E480" w14:textId="2C0942A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3,807</w:t>
            </w:r>
          </w:p>
        </w:tc>
        <w:tc>
          <w:tcPr>
            <w:tcW w:w="634" w:type="pct"/>
            <w:vAlign w:val="bottom"/>
          </w:tcPr>
          <w:p w14:paraId="6277FD61" w14:textId="24B5A3B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4,333</w:t>
            </w:r>
          </w:p>
        </w:tc>
        <w:tc>
          <w:tcPr>
            <w:tcW w:w="793" w:type="pct"/>
            <w:vAlign w:val="bottom"/>
          </w:tcPr>
          <w:p w14:paraId="30406E3F" w14:textId="5AB384D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4,988</w:t>
            </w:r>
          </w:p>
        </w:tc>
        <w:tc>
          <w:tcPr>
            <w:tcW w:w="819" w:type="pct"/>
            <w:vAlign w:val="bottom"/>
          </w:tcPr>
          <w:p w14:paraId="32D231F7" w14:textId="4568A39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5,764</w:t>
            </w:r>
          </w:p>
        </w:tc>
      </w:tr>
      <w:tr w:rsidR="00086D9A" w:rsidRPr="002B6140" w14:paraId="62A54F1C" w14:textId="77777777" w:rsidTr="00B31C40">
        <w:trPr>
          <w:jc w:val="center"/>
        </w:trPr>
        <w:tc>
          <w:tcPr>
            <w:tcW w:w="747" w:type="pct"/>
            <w:vAlign w:val="bottom"/>
          </w:tcPr>
          <w:p w14:paraId="07493475" w14:textId="77777777" w:rsidR="00086D9A" w:rsidRPr="002B6140" w:rsidRDefault="00364A0C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E6E174A" w14:textId="090173F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5,194</w:t>
            </w:r>
          </w:p>
        </w:tc>
        <w:tc>
          <w:tcPr>
            <w:tcW w:w="746" w:type="pct"/>
            <w:vAlign w:val="bottom"/>
          </w:tcPr>
          <w:p w14:paraId="008040DD" w14:textId="65B93BA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5,083</w:t>
            </w:r>
          </w:p>
        </w:tc>
        <w:tc>
          <w:tcPr>
            <w:tcW w:w="515" w:type="pct"/>
            <w:vAlign w:val="bottom"/>
          </w:tcPr>
          <w:p w14:paraId="5344FCA1" w14:textId="540E60C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3,819</w:t>
            </w:r>
          </w:p>
        </w:tc>
        <w:tc>
          <w:tcPr>
            <w:tcW w:w="634" w:type="pct"/>
            <w:vAlign w:val="bottom"/>
          </w:tcPr>
          <w:p w14:paraId="189C9BFC" w14:textId="2533DB4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4,576</w:t>
            </w:r>
          </w:p>
        </w:tc>
        <w:tc>
          <w:tcPr>
            <w:tcW w:w="793" w:type="pct"/>
            <w:vAlign w:val="bottom"/>
          </w:tcPr>
          <w:p w14:paraId="4B18DC47" w14:textId="577B3CA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5,698</w:t>
            </w:r>
          </w:p>
        </w:tc>
        <w:tc>
          <w:tcPr>
            <w:tcW w:w="819" w:type="pct"/>
            <w:vAlign w:val="bottom"/>
          </w:tcPr>
          <w:p w14:paraId="13C75F72" w14:textId="0989625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7,209</w:t>
            </w:r>
          </w:p>
        </w:tc>
      </w:tr>
      <w:tr w:rsidR="00086D9A" w:rsidRPr="002B6140" w14:paraId="0C874F7E" w14:textId="77777777" w:rsidTr="00B31C40">
        <w:trPr>
          <w:jc w:val="center"/>
        </w:trPr>
        <w:tc>
          <w:tcPr>
            <w:tcW w:w="747" w:type="pct"/>
            <w:vAlign w:val="bottom"/>
          </w:tcPr>
          <w:p w14:paraId="7AD8D5F0" w14:textId="77777777" w:rsidR="00086D9A" w:rsidRPr="002B6140" w:rsidRDefault="00364A0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B944030" w14:textId="700B869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0.034</w:t>
            </w:r>
          </w:p>
        </w:tc>
        <w:tc>
          <w:tcPr>
            <w:tcW w:w="746" w:type="pct"/>
            <w:vAlign w:val="bottom"/>
          </w:tcPr>
          <w:p w14:paraId="316F4FC6" w14:textId="0980C34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0.033</w:t>
            </w:r>
          </w:p>
        </w:tc>
        <w:tc>
          <w:tcPr>
            <w:tcW w:w="515" w:type="pct"/>
            <w:vAlign w:val="bottom"/>
          </w:tcPr>
          <w:p w14:paraId="16542CC8" w14:textId="0792C77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634" w:type="pct"/>
            <w:vAlign w:val="bottom"/>
          </w:tcPr>
          <w:p w14:paraId="3646C3EE" w14:textId="36C9230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0.023</w:t>
            </w:r>
          </w:p>
        </w:tc>
        <w:tc>
          <w:tcPr>
            <w:tcW w:w="793" w:type="pct"/>
            <w:vAlign w:val="bottom"/>
          </w:tcPr>
          <w:p w14:paraId="53D7620B" w14:textId="00768AB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0.043</w:t>
            </w:r>
          </w:p>
        </w:tc>
        <w:tc>
          <w:tcPr>
            <w:tcW w:w="819" w:type="pct"/>
            <w:vAlign w:val="bottom"/>
          </w:tcPr>
          <w:p w14:paraId="08D91F02" w14:textId="202E25F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0.063</w:t>
            </w:r>
          </w:p>
        </w:tc>
      </w:tr>
      <w:tr w:rsidR="00086D9A" w:rsidRPr="002B6140" w14:paraId="34671EF9" w14:textId="77777777" w:rsidTr="00B31C40">
        <w:trPr>
          <w:jc w:val="center"/>
        </w:trPr>
        <w:tc>
          <w:tcPr>
            <w:tcW w:w="747" w:type="pct"/>
            <w:vAlign w:val="bottom"/>
          </w:tcPr>
          <w:p w14:paraId="3E015E5A" w14:textId="77777777" w:rsidR="00086D9A" w:rsidRPr="002B6140" w:rsidRDefault="00364A0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58D8AC5" w14:textId="2573C4A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746" w:type="pct"/>
            <w:vAlign w:val="bottom"/>
          </w:tcPr>
          <w:p w14:paraId="32118CDF" w14:textId="654C3CE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0.063</w:t>
            </w:r>
          </w:p>
        </w:tc>
        <w:tc>
          <w:tcPr>
            <w:tcW w:w="515" w:type="pct"/>
            <w:vAlign w:val="bottom"/>
          </w:tcPr>
          <w:p w14:paraId="665610AA" w14:textId="38C8EB3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0.038</w:t>
            </w:r>
          </w:p>
        </w:tc>
        <w:tc>
          <w:tcPr>
            <w:tcW w:w="634" w:type="pct"/>
            <w:vAlign w:val="bottom"/>
          </w:tcPr>
          <w:p w14:paraId="0ECA38CE" w14:textId="0EF3940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0.053</w:t>
            </w:r>
          </w:p>
        </w:tc>
        <w:tc>
          <w:tcPr>
            <w:tcW w:w="793" w:type="pct"/>
            <w:vAlign w:val="bottom"/>
          </w:tcPr>
          <w:p w14:paraId="7EF1F1A7" w14:textId="31820F6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819" w:type="pct"/>
            <w:vAlign w:val="bottom"/>
          </w:tcPr>
          <w:p w14:paraId="22D08410" w14:textId="6596CEB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0.097</w:t>
            </w:r>
          </w:p>
        </w:tc>
      </w:tr>
      <w:tr w:rsidR="00086D9A" w:rsidRPr="002B6140" w14:paraId="28D4AB29" w14:textId="77777777" w:rsidTr="00B31C40">
        <w:trPr>
          <w:jc w:val="center"/>
        </w:trPr>
        <w:tc>
          <w:tcPr>
            <w:tcW w:w="747" w:type="pct"/>
            <w:vAlign w:val="bottom"/>
          </w:tcPr>
          <w:p w14:paraId="731C0308" w14:textId="77777777" w:rsidR="00086D9A" w:rsidRPr="002B6140" w:rsidRDefault="00364A0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4AD3C2D" w14:textId="45253C3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0.076</w:t>
            </w:r>
          </w:p>
        </w:tc>
        <w:tc>
          <w:tcPr>
            <w:tcW w:w="746" w:type="pct"/>
            <w:vAlign w:val="bottom"/>
          </w:tcPr>
          <w:p w14:paraId="54EA3DF9" w14:textId="7EFB2F3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0.073</w:t>
            </w:r>
          </w:p>
        </w:tc>
        <w:tc>
          <w:tcPr>
            <w:tcW w:w="515" w:type="pct"/>
            <w:vAlign w:val="bottom"/>
          </w:tcPr>
          <w:p w14:paraId="39585911" w14:textId="449B808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</w:t>
            </w:r>
          </w:p>
        </w:tc>
        <w:tc>
          <w:tcPr>
            <w:tcW w:w="634" w:type="pct"/>
            <w:vAlign w:val="bottom"/>
          </w:tcPr>
          <w:p w14:paraId="0D5DB254" w14:textId="2082594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793" w:type="pct"/>
            <w:vAlign w:val="bottom"/>
          </w:tcPr>
          <w:p w14:paraId="5E8EE920" w14:textId="0C478CC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0.089</w:t>
            </w:r>
          </w:p>
        </w:tc>
        <w:tc>
          <w:tcPr>
            <w:tcW w:w="819" w:type="pct"/>
            <w:vAlign w:val="bottom"/>
          </w:tcPr>
          <w:p w14:paraId="2B925BB3" w14:textId="32DE000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0.129</w:t>
            </w:r>
          </w:p>
        </w:tc>
      </w:tr>
      <w:tr w:rsidR="00086D9A" w:rsidRPr="002B6140" w14:paraId="09EECCB5" w14:textId="77777777" w:rsidTr="00B31C40">
        <w:trPr>
          <w:jc w:val="center"/>
        </w:trPr>
        <w:tc>
          <w:tcPr>
            <w:tcW w:w="747" w:type="pct"/>
            <w:vAlign w:val="bottom"/>
          </w:tcPr>
          <w:p w14:paraId="01B7022A" w14:textId="77777777" w:rsidR="00086D9A" w:rsidRPr="002B6140" w:rsidRDefault="00364A0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4DAB68F" w14:textId="377F89F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0.085</w:t>
            </w:r>
          </w:p>
        </w:tc>
        <w:tc>
          <w:tcPr>
            <w:tcW w:w="746" w:type="pct"/>
            <w:vAlign w:val="bottom"/>
          </w:tcPr>
          <w:p w14:paraId="359A79B9" w14:textId="033F5BE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</w:t>
            </w:r>
          </w:p>
        </w:tc>
        <w:tc>
          <w:tcPr>
            <w:tcW w:w="515" w:type="pct"/>
            <w:vAlign w:val="bottom"/>
          </w:tcPr>
          <w:p w14:paraId="023C7CA9" w14:textId="37C1859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</w:t>
            </w:r>
          </w:p>
        </w:tc>
        <w:tc>
          <w:tcPr>
            <w:tcW w:w="634" w:type="pct"/>
            <w:vAlign w:val="bottom"/>
          </w:tcPr>
          <w:p w14:paraId="658719B0" w14:textId="7912D2E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  <w:tc>
          <w:tcPr>
            <w:tcW w:w="793" w:type="pct"/>
            <w:vAlign w:val="bottom"/>
          </w:tcPr>
          <w:p w14:paraId="0AF15AEC" w14:textId="2919CA4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0.102</w:t>
            </w:r>
          </w:p>
        </w:tc>
        <w:tc>
          <w:tcPr>
            <w:tcW w:w="819" w:type="pct"/>
            <w:vAlign w:val="bottom"/>
          </w:tcPr>
          <w:p w14:paraId="6839BC04" w14:textId="72D4101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0.161</w:t>
            </w:r>
          </w:p>
        </w:tc>
      </w:tr>
      <w:tr w:rsidR="00086D9A" w:rsidRPr="002B6140" w14:paraId="3DA00867" w14:textId="77777777" w:rsidTr="00B31C40">
        <w:trPr>
          <w:jc w:val="center"/>
        </w:trPr>
        <w:tc>
          <w:tcPr>
            <w:tcW w:w="747" w:type="pct"/>
            <w:vAlign w:val="bottom"/>
          </w:tcPr>
          <w:p w14:paraId="292FFAC5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0B42831" w14:textId="4C79F87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0A76A45D" w14:textId="7E3D59A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0.361</w:t>
            </w:r>
          </w:p>
        </w:tc>
        <w:tc>
          <w:tcPr>
            <w:tcW w:w="515" w:type="pct"/>
            <w:vAlign w:val="bottom"/>
          </w:tcPr>
          <w:p w14:paraId="048C3EFC" w14:textId="12A60C0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1358E9B2" w14:textId="07283BC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0.346</w:t>
            </w:r>
          </w:p>
        </w:tc>
        <w:tc>
          <w:tcPr>
            <w:tcW w:w="793" w:type="pct"/>
            <w:vAlign w:val="bottom"/>
          </w:tcPr>
          <w:p w14:paraId="550A0237" w14:textId="2D8A86A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7C03ECCA" w14:textId="365C9F7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0.409</w:t>
            </w:r>
          </w:p>
        </w:tc>
      </w:tr>
      <w:tr w:rsidR="00086D9A" w:rsidRPr="002B6140" w14:paraId="274D5D36" w14:textId="77777777" w:rsidTr="003C755A">
        <w:trPr>
          <w:jc w:val="center"/>
        </w:trPr>
        <w:tc>
          <w:tcPr>
            <w:tcW w:w="747" w:type="pct"/>
            <w:vAlign w:val="bottom"/>
          </w:tcPr>
          <w:p w14:paraId="3F6F3D8C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998ED71" w14:textId="1A5D85A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6AD9C9C3" w14:textId="10DDE63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401E2325" w14:textId="2BD661F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5F370C18" w14:textId="5A79163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5DD7E3C3" w14:textId="72566C3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3E499106" w14:textId="788235D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86D9A" w:rsidRPr="002B6140" w14:paraId="5210A98E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1B4AC311" w14:textId="64459ABB" w:rsidR="00086D9A" w:rsidRPr="002B6140" w:rsidRDefault="00364A0C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E2A3347" w14:textId="3658A4C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53FDE4F0" w14:textId="01B5D27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4E44A33A" w14:textId="3756E75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A36D252" w14:textId="1BF671A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642F5CFE" w14:textId="58727A6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080F67E0" w14:textId="3ACF2C8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3B8DB8C4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46F5FD43" w14:textId="55D5005D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.8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7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074830" w:rsidRPr="002B6140" w14:paraId="6A569D86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5DFDA5C6" w14:textId="77777777" w:rsidR="00074830" w:rsidRPr="002B6140" w:rsidRDefault="00074830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6CD8FDE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71529E9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01F5CFED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4E366960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18755D26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69833A0B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E47A0" w:rsidRPr="002B6140" w14:paraId="4F8DF457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17E5FC3E" w14:textId="77777777" w:rsidR="000E47A0" w:rsidRPr="002B6140" w:rsidRDefault="00364A0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6D0A92D7" w14:textId="15B8297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0.012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49B02469" w14:textId="1580CAA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0571B5FA" w14:textId="2060C5A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765EE586" w14:textId="66E05DD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31983E3E" w14:textId="214BD66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38988E0A" w14:textId="70637BA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</w:tr>
      <w:tr w:rsidR="000E47A0" w:rsidRPr="002B6140" w14:paraId="5003D061" w14:textId="77777777" w:rsidTr="00B31C40">
        <w:trPr>
          <w:jc w:val="center"/>
        </w:trPr>
        <w:tc>
          <w:tcPr>
            <w:tcW w:w="747" w:type="pct"/>
            <w:vAlign w:val="bottom"/>
          </w:tcPr>
          <w:p w14:paraId="13E39E3A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1E39CAC6" w14:textId="3115557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44,325</w:t>
            </w:r>
          </w:p>
        </w:tc>
        <w:tc>
          <w:tcPr>
            <w:tcW w:w="746" w:type="pct"/>
            <w:vAlign w:val="bottom"/>
          </w:tcPr>
          <w:p w14:paraId="2A24CE25" w14:textId="2B923FC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42,598</w:t>
            </w:r>
          </w:p>
        </w:tc>
        <w:tc>
          <w:tcPr>
            <w:tcW w:w="515" w:type="pct"/>
            <w:vAlign w:val="bottom"/>
          </w:tcPr>
          <w:p w14:paraId="61052E77" w14:textId="5B5A112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26,104</w:t>
            </w:r>
          </w:p>
        </w:tc>
        <w:tc>
          <w:tcPr>
            <w:tcW w:w="634" w:type="pct"/>
            <w:vAlign w:val="bottom"/>
          </w:tcPr>
          <w:p w14:paraId="1ED480F2" w14:textId="33B28D9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35,130</w:t>
            </w:r>
          </w:p>
        </w:tc>
        <w:tc>
          <w:tcPr>
            <w:tcW w:w="793" w:type="pct"/>
            <w:vAlign w:val="bottom"/>
          </w:tcPr>
          <w:p w14:paraId="5963851A" w14:textId="028BB4D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51,283</w:t>
            </w:r>
          </w:p>
        </w:tc>
        <w:tc>
          <w:tcPr>
            <w:tcW w:w="819" w:type="pct"/>
            <w:vAlign w:val="bottom"/>
          </w:tcPr>
          <w:p w14:paraId="59F61155" w14:textId="2F56888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73,576</w:t>
            </w:r>
          </w:p>
        </w:tc>
      </w:tr>
      <w:tr w:rsidR="000E47A0" w:rsidRPr="002B6140" w14:paraId="55D7CEFA" w14:textId="77777777" w:rsidTr="00B31C40">
        <w:trPr>
          <w:jc w:val="center"/>
        </w:trPr>
        <w:tc>
          <w:tcPr>
            <w:tcW w:w="747" w:type="pct"/>
            <w:vAlign w:val="bottom"/>
          </w:tcPr>
          <w:p w14:paraId="3D5E05A9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B0BF7DD" w14:textId="25BF699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4.22</w:t>
            </w:r>
          </w:p>
        </w:tc>
        <w:tc>
          <w:tcPr>
            <w:tcW w:w="746" w:type="pct"/>
            <w:vAlign w:val="bottom"/>
          </w:tcPr>
          <w:p w14:paraId="7530C075" w14:textId="3B42D6E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3.418</w:t>
            </w:r>
          </w:p>
        </w:tc>
        <w:tc>
          <w:tcPr>
            <w:tcW w:w="515" w:type="pct"/>
            <w:vAlign w:val="bottom"/>
          </w:tcPr>
          <w:p w14:paraId="6A544D46" w14:textId="0E3BC20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1.07</w:t>
            </w:r>
          </w:p>
        </w:tc>
        <w:tc>
          <w:tcPr>
            <w:tcW w:w="634" w:type="pct"/>
            <w:vAlign w:val="bottom"/>
          </w:tcPr>
          <w:p w14:paraId="3F25718A" w14:textId="258F330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1.923</w:t>
            </w:r>
          </w:p>
        </w:tc>
        <w:tc>
          <w:tcPr>
            <w:tcW w:w="793" w:type="pct"/>
            <w:vAlign w:val="bottom"/>
          </w:tcPr>
          <w:p w14:paraId="1A817F52" w14:textId="01A64F8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6.009</w:t>
            </w:r>
          </w:p>
        </w:tc>
        <w:tc>
          <w:tcPr>
            <w:tcW w:w="819" w:type="pct"/>
            <w:vAlign w:val="bottom"/>
          </w:tcPr>
          <w:p w14:paraId="74FE2B80" w14:textId="644553F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10.487</w:t>
            </w:r>
          </w:p>
        </w:tc>
      </w:tr>
      <w:tr w:rsidR="000E47A0" w:rsidRPr="002B6140" w14:paraId="6E124530" w14:textId="77777777" w:rsidTr="00B31C40">
        <w:trPr>
          <w:jc w:val="center"/>
        </w:trPr>
        <w:tc>
          <w:tcPr>
            <w:tcW w:w="747" w:type="pct"/>
            <w:vAlign w:val="bottom"/>
          </w:tcPr>
          <w:p w14:paraId="532C21DD" w14:textId="77777777" w:rsidR="000E47A0" w:rsidRPr="002B6140" w:rsidRDefault="00364A0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F1BFB57" w14:textId="3D4C7DE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0.648</w:t>
            </w:r>
          </w:p>
        </w:tc>
        <w:tc>
          <w:tcPr>
            <w:tcW w:w="746" w:type="pct"/>
            <w:vAlign w:val="bottom"/>
          </w:tcPr>
          <w:p w14:paraId="4F863390" w14:textId="08183DA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0.647</w:t>
            </w:r>
          </w:p>
        </w:tc>
        <w:tc>
          <w:tcPr>
            <w:tcW w:w="515" w:type="pct"/>
            <w:vAlign w:val="bottom"/>
          </w:tcPr>
          <w:p w14:paraId="6A74F7EC" w14:textId="4930B5D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2458060F" w14:textId="102C57F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0.572</w:t>
            </w:r>
          </w:p>
        </w:tc>
        <w:tc>
          <w:tcPr>
            <w:tcW w:w="793" w:type="pct"/>
            <w:vAlign w:val="bottom"/>
          </w:tcPr>
          <w:p w14:paraId="5FED2173" w14:textId="226B26F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0.723</w:t>
            </w:r>
          </w:p>
        </w:tc>
        <w:tc>
          <w:tcPr>
            <w:tcW w:w="819" w:type="pct"/>
            <w:vAlign w:val="bottom"/>
          </w:tcPr>
          <w:p w14:paraId="272914DE" w14:textId="649208C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0E47A0" w:rsidRPr="002B6140" w14:paraId="505AF23E" w14:textId="77777777" w:rsidTr="00B31C40">
        <w:trPr>
          <w:jc w:val="center"/>
        </w:trPr>
        <w:tc>
          <w:tcPr>
            <w:tcW w:w="747" w:type="pct"/>
            <w:vAlign w:val="bottom"/>
          </w:tcPr>
          <w:p w14:paraId="4DF539A6" w14:textId="77777777" w:rsidR="000E47A0" w:rsidRPr="002B6140" w:rsidRDefault="00364A0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53B16ED8" w14:textId="047B57D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58F630A1" w14:textId="7F1B6A6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77B47A5C" w14:textId="4563471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61C70E83" w14:textId="1755B0F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2C84916E" w14:textId="68E953C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74CBFAA1" w14:textId="44EE0CE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0E47A0" w:rsidRPr="002B6140" w14:paraId="29B471C5" w14:textId="77777777" w:rsidTr="00B31C40">
        <w:trPr>
          <w:jc w:val="center"/>
        </w:trPr>
        <w:tc>
          <w:tcPr>
            <w:tcW w:w="747" w:type="pct"/>
            <w:vAlign w:val="bottom"/>
          </w:tcPr>
          <w:p w14:paraId="4C0C02D3" w14:textId="77777777" w:rsidR="000E47A0" w:rsidRPr="002B6140" w:rsidRDefault="00364A0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3D52B61" w14:textId="4C113E3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2,092</w:t>
            </w:r>
          </w:p>
        </w:tc>
        <w:tc>
          <w:tcPr>
            <w:tcW w:w="746" w:type="pct"/>
            <w:vAlign w:val="bottom"/>
          </w:tcPr>
          <w:p w14:paraId="23EDC9BC" w14:textId="27CE97B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2,004</w:t>
            </w:r>
          </w:p>
        </w:tc>
        <w:tc>
          <w:tcPr>
            <w:tcW w:w="515" w:type="pct"/>
            <w:vAlign w:val="bottom"/>
          </w:tcPr>
          <w:p w14:paraId="7460EC30" w14:textId="62389F2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447</w:t>
            </w:r>
          </w:p>
        </w:tc>
        <w:tc>
          <w:tcPr>
            <w:tcW w:w="634" w:type="pct"/>
            <w:vAlign w:val="bottom"/>
          </w:tcPr>
          <w:p w14:paraId="4551E4CC" w14:textId="7566A7A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1,165</w:t>
            </w:r>
          </w:p>
        </w:tc>
        <w:tc>
          <w:tcPr>
            <w:tcW w:w="793" w:type="pct"/>
            <w:vAlign w:val="bottom"/>
          </w:tcPr>
          <w:p w14:paraId="71C34D95" w14:textId="2F1C6ED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2,992</w:t>
            </w:r>
          </w:p>
        </w:tc>
        <w:tc>
          <w:tcPr>
            <w:tcW w:w="819" w:type="pct"/>
            <w:vAlign w:val="bottom"/>
          </w:tcPr>
          <w:p w14:paraId="6C844769" w14:textId="536060E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3,991</w:t>
            </w:r>
          </w:p>
        </w:tc>
      </w:tr>
      <w:tr w:rsidR="000E47A0" w:rsidRPr="002B6140" w14:paraId="3245229F" w14:textId="77777777" w:rsidTr="00B31C40">
        <w:trPr>
          <w:jc w:val="center"/>
        </w:trPr>
        <w:tc>
          <w:tcPr>
            <w:tcW w:w="747" w:type="pct"/>
            <w:vAlign w:val="bottom"/>
          </w:tcPr>
          <w:p w14:paraId="0A7D5854" w14:textId="77777777" w:rsidR="000E47A0" w:rsidRPr="002B6140" w:rsidRDefault="00364A0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5B2461E" w14:textId="3371F5C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4,595</w:t>
            </w:r>
          </w:p>
        </w:tc>
        <w:tc>
          <w:tcPr>
            <w:tcW w:w="746" w:type="pct"/>
            <w:vAlign w:val="bottom"/>
          </w:tcPr>
          <w:p w14:paraId="233897D6" w14:textId="35EDA84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4,564</w:t>
            </w:r>
          </w:p>
        </w:tc>
        <w:tc>
          <w:tcPr>
            <w:tcW w:w="515" w:type="pct"/>
            <w:vAlign w:val="bottom"/>
          </w:tcPr>
          <w:p w14:paraId="4D25A34A" w14:textId="795EA53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3,823</w:t>
            </w:r>
          </w:p>
        </w:tc>
        <w:tc>
          <w:tcPr>
            <w:tcW w:w="634" w:type="pct"/>
            <w:vAlign w:val="bottom"/>
          </w:tcPr>
          <w:p w14:paraId="37F630B7" w14:textId="3EF4B92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4,291</w:t>
            </w:r>
          </w:p>
        </w:tc>
        <w:tc>
          <w:tcPr>
            <w:tcW w:w="793" w:type="pct"/>
            <w:vAlign w:val="bottom"/>
          </w:tcPr>
          <w:p w14:paraId="7AB7A65B" w14:textId="4D709B6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4,868</w:t>
            </w:r>
          </w:p>
        </w:tc>
        <w:tc>
          <w:tcPr>
            <w:tcW w:w="819" w:type="pct"/>
            <w:vAlign w:val="bottom"/>
          </w:tcPr>
          <w:p w14:paraId="7275F501" w14:textId="7407D1F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5,523</w:t>
            </w:r>
          </w:p>
        </w:tc>
      </w:tr>
      <w:tr w:rsidR="000E47A0" w:rsidRPr="002B6140" w14:paraId="38706CF5" w14:textId="77777777" w:rsidTr="00B31C40">
        <w:trPr>
          <w:jc w:val="center"/>
        </w:trPr>
        <w:tc>
          <w:tcPr>
            <w:tcW w:w="747" w:type="pct"/>
            <w:vAlign w:val="bottom"/>
          </w:tcPr>
          <w:p w14:paraId="214DFFF6" w14:textId="77777777" w:rsidR="000E47A0" w:rsidRPr="002B6140" w:rsidRDefault="00364A0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8613DCF" w14:textId="4A4EB6F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4,705</w:t>
            </w:r>
          </w:p>
        </w:tc>
        <w:tc>
          <w:tcPr>
            <w:tcW w:w="746" w:type="pct"/>
            <w:vAlign w:val="bottom"/>
          </w:tcPr>
          <w:p w14:paraId="558D05F0" w14:textId="3124EA5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4,665</w:t>
            </w:r>
          </w:p>
        </w:tc>
        <w:tc>
          <w:tcPr>
            <w:tcW w:w="515" w:type="pct"/>
            <w:vAlign w:val="bottom"/>
          </w:tcPr>
          <w:p w14:paraId="1E29BCEE" w14:textId="24C774F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3,823</w:t>
            </w:r>
          </w:p>
        </w:tc>
        <w:tc>
          <w:tcPr>
            <w:tcW w:w="634" w:type="pct"/>
            <w:vAlign w:val="bottom"/>
          </w:tcPr>
          <w:p w14:paraId="4241A9C9" w14:textId="1E7D6C3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4,356</w:t>
            </w:r>
          </w:p>
        </w:tc>
        <w:tc>
          <w:tcPr>
            <w:tcW w:w="793" w:type="pct"/>
            <w:vAlign w:val="bottom"/>
          </w:tcPr>
          <w:p w14:paraId="6C1B6E1E" w14:textId="59E453B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5,010</w:t>
            </w:r>
          </w:p>
        </w:tc>
        <w:tc>
          <w:tcPr>
            <w:tcW w:w="819" w:type="pct"/>
            <w:vAlign w:val="bottom"/>
          </w:tcPr>
          <w:p w14:paraId="735C5687" w14:textId="371DFAE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5,810</w:t>
            </w:r>
          </w:p>
        </w:tc>
      </w:tr>
      <w:tr w:rsidR="000E47A0" w:rsidRPr="002B6140" w14:paraId="4A87A320" w14:textId="77777777" w:rsidTr="00B31C40">
        <w:trPr>
          <w:jc w:val="center"/>
        </w:trPr>
        <w:tc>
          <w:tcPr>
            <w:tcW w:w="747" w:type="pct"/>
            <w:vAlign w:val="bottom"/>
          </w:tcPr>
          <w:p w14:paraId="4C10CCD8" w14:textId="77777777" w:rsidR="000E47A0" w:rsidRPr="002B6140" w:rsidRDefault="00364A0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B8F4C24" w14:textId="001D2B3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5,249</w:t>
            </w:r>
          </w:p>
        </w:tc>
        <w:tc>
          <w:tcPr>
            <w:tcW w:w="746" w:type="pct"/>
            <w:vAlign w:val="bottom"/>
          </w:tcPr>
          <w:p w14:paraId="0368DA79" w14:textId="1BF861E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5,138</w:t>
            </w:r>
          </w:p>
        </w:tc>
        <w:tc>
          <w:tcPr>
            <w:tcW w:w="515" w:type="pct"/>
            <w:vAlign w:val="bottom"/>
          </w:tcPr>
          <w:p w14:paraId="6891FBD1" w14:textId="22642BA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3,858</w:t>
            </w:r>
          </w:p>
        </w:tc>
        <w:tc>
          <w:tcPr>
            <w:tcW w:w="634" w:type="pct"/>
            <w:vAlign w:val="bottom"/>
          </w:tcPr>
          <w:p w14:paraId="4376730B" w14:textId="1B742A5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4,614</w:t>
            </w:r>
          </w:p>
        </w:tc>
        <w:tc>
          <w:tcPr>
            <w:tcW w:w="793" w:type="pct"/>
            <w:vAlign w:val="bottom"/>
          </w:tcPr>
          <w:p w14:paraId="322838F9" w14:textId="06D26D3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5,755</w:t>
            </w:r>
          </w:p>
        </w:tc>
        <w:tc>
          <w:tcPr>
            <w:tcW w:w="819" w:type="pct"/>
            <w:vAlign w:val="bottom"/>
          </w:tcPr>
          <w:p w14:paraId="4C1E8957" w14:textId="326AF70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7,296</w:t>
            </w:r>
          </w:p>
        </w:tc>
      </w:tr>
      <w:tr w:rsidR="000E47A0" w:rsidRPr="002B6140" w14:paraId="5F5A2879" w14:textId="77777777" w:rsidTr="00B31C40">
        <w:trPr>
          <w:jc w:val="center"/>
        </w:trPr>
        <w:tc>
          <w:tcPr>
            <w:tcW w:w="747" w:type="pct"/>
            <w:vAlign w:val="bottom"/>
          </w:tcPr>
          <w:p w14:paraId="5089D844" w14:textId="77777777" w:rsidR="000E47A0" w:rsidRPr="002B6140" w:rsidRDefault="00364A0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33A9A25" w14:textId="78B9F5A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0.046</w:t>
            </w:r>
          </w:p>
        </w:tc>
        <w:tc>
          <w:tcPr>
            <w:tcW w:w="746" w:type="pct"/>
            <w:vAlign w:val="bottom"/>
          </w:tcPr>
          <w:p w14:paraId="0A38576F" w14:textId="63F11A3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0.044</w:t>
            </w:r>
          </w:p>
        </w:tc>
        <w:tc>
          <w:tcPr>
            <w:tcW w:w="515" w:type="pct"/>
            <w:vAlign w:val="bottom"/>
          </w:tcPr>
          <w:p w14:paraId="2E7EF692" w14:textId="4A30369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0.015</w:t>
            </w:r>
          </w:p>
        </w:tc>
        <w:tc>
          <w:tcPr>
            <w:tcW w:w="634" w:type="pct"/>
            <w:vAlign w:val="bottom"/>
          </w:tcPr>
          <w:p w14:paraId="57C6102F" w14:textId="4861425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</w:t>
            </w:r>
          </w:p>
        </w:tc>
        <w:tc>
          <w:tcPr>
            <w:tcW w:w="793" w:type="pct"/>
            <w:vAlign w:val="bottom"/>
          </w:tcPr>
          <w:p w14:paraId="6467D069" w14:textId="427E050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819" w:type="pct"/>
            <w:vAlign w:val="bottom"/>
          </w:tcPr>
          <w:p w14:paraId="7DB33737" w14:textId="79DD918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0.092</w:t>
            </w:r>
          </w:p>
        </w:tc>
      </w:tr>
      <w:tr w:rsidR="000E47A0" w:rsidRPr="002B6140" w14:paraId="5F733611" w14:textId="77777777" w:rsidTr="00B31C40">
        <w:trPr>
          <w:jc w:val="center"/>
        </w:trPr>
        <w:tc>
          <w:tcPr>
            <w:tcW w:w="747" w:type="pct"/>
            <w:vAlign w:val="bottom"/>
          </w:tcPr>
          <w:p w14:paraId="20CF8E97" w14:textId="77777777" w:rsidR="000E47A0" w:rsidRPr="002B6140" w:rsidRDefault="00364A0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59DE828" w14:textId="442537D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0.112</w:t>
            </w:r>
          </w:p>
        </w:tc>
        <w:tc>
          <w:tcPr>
            <w:tcW w:w="746" w:type="pct"/>
            <w:vAlign w:val="bottom"/>
          </w:tcPr>
          <w:p w14:paraId="25E0344E" w14:textId="62DB414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0.108</w:t>
            </w:r>
          </w:p>
        </w:tc>
        <w:tc>
          <w:tcPr>
            <w:tcW w:w="515" w:type="pct"/>
            <w:vAlign w:val="bottom"/>
          </w:tcPr>
          <w:p w14:paraId="25434BC9" w14:textId="1064911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0.057</w:t>
            </w:r>
          </w:p>
        </w:tc>
        <w:tc>
          <w:tcPr>
            <w:tcW w:w="634" w:type="pct"/>
            <w:vAlign w:val="bottom"/>
          </w:tcPr>
          <w:p w14:paraId="21BF2162" w14:textId="7D1F1E0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0.086</w:t>
            </w:r>
          </w:p>
        </w:tc>
        <w:tc>
          <w:tcPr>
            <w:tcW w:w="793" w:type="pct"/>
            <w:vAlign w:val="bottom"/>
          </w:tcPr>
          <w:p w14:paraId="3C706B64" w14:textId="2DD1053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0.133</w:t>
            </w:r>
          </w:p>
        </w:tc>
        <w:tc>
          <w:tcPr>
            <w:tcW w:w="819" w:type="pct"/>
            <w:vAlign w:val="bottom"/>
          </w:tcPr>
          <w:p w14:paraId="3FD4BD69" w14:textId="46C1A17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0.193</w:t>
            </w:r>
          </w:p>
        </w:tc>
      </w:tr>
      <w:tr w:rsidR="000E47A0" w:rsidRPr="002B6140" w14:paraId="49173A95" w14:textId="77777777" w:rsidTr="00B31C40">
        <w:trPr>
          <w:jc w:val="center"/>
        </w:trPr>
        <w:tc>
          <w:tcPr>
            <w:tcW w:w="747" w:type="pct"/>
            <w:vAlign w:val="bottom"/>
          </w:tcPr>
          <w:p w14:paraId="61EE0A9B" w14:textId="77777777" w:rsidR="000E47A0" w:rsidRPr="002B6140" w:rsidRDefault="00364A0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419D3C0" w14:textId="45CB9BD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0.115</w:t>
            </w:r>
          </w:p>
        </w:tc>
        <w:tc>
          <w:tcPr>
            <w:tcW w:w="746" w:type="pct"/>
            <w:vAlign w:val="bottom"/>
          </w:tcPr>
          <w:p w14:paraId="6DDD0E64" w14:textId="766EF8D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</w:t>
            </w:r>
          </w:p>
        </w:tc>
        <w:tc>
          <w:tcPr>
            <w:tcW w:w="515" w:type="pct"/>
            <w:vAlign w:val="bottom"/>
          </w:tcPr>
          <w:p w14:paraId="547E0185" w14:textId="39DCD1D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0.058</w:t>
            </w:r>
          </w:p>
        </w:tc>
        <w:tc>
          <w:tcPr>
            <w:tcW w:w="634" w:type="pct"/>
            <w:vAlign w:val="bottom"/>
          </w:tcPr>
          <w:p w14:paraId="010D3A70" w14:textId="2C87A4B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0.088</w:t>
            </w:r>
          </w:p>
        </w:tc>
        <w:tc>
          <w:tcPr>
            <w:tcW w:w="793" w:type="pct"/>
            <w:vAlign w:val="bottom"/>
          </w:tcPr>
          <w:p w14:paraId="73879C79" w14:textId="1329CFD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0.137</w:t>
            </w:r>
          </w:p>
        </w:tc>
        <w:tc>
          <w:tcPr>
            <w:tcW w:w="819" w:type="pct"/>
            <w:vAlign w:val="bottom"/>
          </w:tcPr>
          <w:p w14:paraId="348ABA3B" w14:textId="24196BE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0.202</w:t>
            </w:r>
          </w:p>
        </w:tc>
      </w:tr>
      <w:tr w:rsidR="000E47A0" w:rsidRPr="002B6140" w14:paraId="59AD02E6" w14:textId="77777777" w:rsidTr="00B31C40">
        <w:trPr>
          <w:jc w:val="center"/>
        </w:trPr>
        <w:tc>
          <w:tcPr>
            <w:tcW w:w="747" w:type="pct"/>
            <w:vAlign w:val="bottom"/>
          </w:tcPr>
          <w:p w14:paraId="1B2F351B" w14:textId="77777777" w:rsidR="000E47A0" w:rsidRPr="002B6140" w:rsidRDefault="00364A0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D151184" w14:textId="6403C89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</w:t>
            </w:r>
          </w:p>
        </w:tc>
        <w:tc>
          <w:tcPr>
            <w:tcW w:w="746" w:type="pct"/>
            <w:vAlign w:val="bottom"/>
          </w:tcPr>
          <w:p w14:paraId="2C4DE473" w14:textId="5E27340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0.121</w:t>
            </w:r>
          </w:p>
        </w:tc>
        <w:tc>
          <w:tcPr>
            <w:tcW w:w="515" w:type="pct"/>
            <w:vAlign w:val="bottom"/>
          </w:tcPr>
          <w:p w14:paraId="4341CE0B" w14:textId="58B211B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634" w:type="pct"/>
            <w:vAlign w:val="bottom"/>
          </w:tcPr>
          <w:p w14:paraId="4E8A53A9" w14:textId="3CBFDF5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0.093</w:t>
            </w:r>
          </w:p>
        </w:tc>
        <w:tc>
          <w:tcPr>
            <w:tcW w:w="793" w:type="pct"/>
            <w:vAlign w:val="bottom"/>
          </w:tcPr>
          <w:p w14:paraId="2BB8682B" w14:textId="1FDB111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0.157</w:t>
            </w:r>
          </w:p>
        </w:tc>
        <w:tc>
          <w:tcPr>
            <w:tcW w:w="819" w:type="pct"/>
            <w:vAlign w:val="bottom"/>
          </w:tcPr>
          <w:p w14:paraId="5C80F111" w14:textId="28CF35A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0.251</w:t>
            </w:r>
          </w:p>
        </w:tc>
      </w:tr>
      <w:tr w:rsidR="000E47A0" w:rsidRPr="002B6140" w14:paraId="69799748" w14:textId="77777777" w:rsidTr="00B31C40">
        <w:trPr>
          <w:jc w:val="center"/>
        </w:trPr>
        <w:tc>
          <w:tcPr>
            <w:tcW w:w="747" w:type="pct"/>
            <w:vAlign w:val="bottom"/>
          </w:tcPr>
          <w:p w14:paraId="5D5516B5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454FFD6" w14:textId="304AEEF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6BE785AA" w14:textId="45BE274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515" w:type="pct"/>
            <w:vAlign w:val="bottom"/>
          </w:tcPr>
          <w:p w14:paraId="2BFFAB31" w14:textId="2AF6062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0A5747F4" w14:textId="3B567F2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0.347</w:t>
            </w:r>
          </w:p>
        </w:tc>
        <w:tc>
          <w:tcPr>
            <w:tcW w:w="793" w:type="pct"/>
            <w:vAlign w:val="bottom"/>
          </w:tcPr>
          <w:p w14:paraId="51700440" w14:textId="0057C59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515FF652" w14:textId="424513D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0.41</w:t>
            </w:r>
          </w:p>
        </w:tc>
      </w:tr>
      <w:tr w:rsidR="000E47A0" w:rsidRPr="002B6140" w14:paraId="7112B477" w14:textId="77777777" w:rsidTr="003C755A">
        <w:trPr>
          <w:jc w:val="center"/>
        </w:trPr>
        <w:tc>
          <w:tcPr>
            <w:tcW w:w="747" w:type="pct"/>
            <w:vAlign w:val="bottom"/>
          </w:tcPr>
          <w:p w14:paraId="78AD89C8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48BBBB0" w14:textId="6F16157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6FAC167E" w14:textId="3D42449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37E7CB85" w14:textId="324EC82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52778EF2" w14:textId="13612B7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4FB3CDC1" w14:textId="11CDC0B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3FE937E9" w14:textId="1D66D45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E47A0" w:rsidRPr="002B6140" w14:paraId="06175B3F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1EE06691" w14:textId="49143B28" w:rsidR="000E47A0" w:rsidRPr="002B6140" w:rsidRDefault="00364A0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21CB9CBF" w14:textId="0CECFFB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B491D96" w14:textId="7B1B282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5F00C0EF" w14:textId="5BE173F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AF66891" w14:textId="732A529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1A16510E" w14:textId="39AF943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65303969" w14:textId="1FD5092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5C53D69E" w14:textId="77777777" w:rsidR="00B8499E" w:rsidRPr="002B6140" w:rsidRDefault="00B8499E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2DC684F" w14:textId="77777777" w:rsidR="00B8499E" w:rsidRPr="002B6140" w:rsidRDefault="00B8499E">
      <w:pPr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69158C43" w14:textId="2217C7A5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lastRenderedPageBreak/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.9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8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91773F" w:rsidRPr="002B6140" w14:paraId="0532E5CC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03220294" w14:textId="77777777" w:rsidR="0091773F" w:rsidRPr="002B6140" w:rsidRDefault="0091773F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4AC9A222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45DDF4D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04C5B80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5C5EFEC3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436060B2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636A6F0B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E47A0" w:rsidRPr="002B6140" w14:paraId="5F1B07DC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0CA66CB3" w14:textId="77777777" w:rsidR="000E47A0" w:rsidRPr="002B6140" w:rsidRDefault="00364A0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67A4BB3C" w14:textId="7CFB0DC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0.012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35AFCD15" w14:textId="608D551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345B61C4" w14:textId="7E3182D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30C26C74" w14:textId="4834D40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2DC76639" w14:textId="46D2A60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55A96881" w14:textId="212379C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</w:tr>
      <w:tr w:rsidR="000E47A0" w:rsidRPr="002B6140" w14:paraId="59D55B54" w14:textId="77777777" w:rsidTr="00B31C40">
        <w:trPr>
          <w:jc w:val="center"/>
        </w:trPr>
        <w:tc>
          <w:tcPr>
            <w:tcW w:w="747" w:type="pct"/>
            <w:vAlign w:val="bottom"/>
          </w:tcPr>
          <w:p w14:paraId="2B096B73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36BDD2A" w14:textId="4D1DF1F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48,695</w:t>
            </w:r>
          </w:p>
        </w:tc>
        <w:tc>
          <w:tcPr>
            <w:tcW w:w="746" w:type="pct"/>
            <w:vAlign w:val="bottom"/>
          </w:tcPr>
          <w:p w14:paraId="7C106B8C" w14:textId="39BF025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47,251</w:t>
            </w:r>
          </w:p>
        </w:tc>
        <w:tc>
          <w:tcPr>
            <w:tcW w:w="515" w:type="pct"/>
            <w:vAlign w:val="bottom"/>
          </w:tcPr>
          <w:p w14:paraId="1CFACB27" w14:textId="0045B33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35,532</w:t>
            </w:r>
          </w:p>
        </w:tc>
        <w:tc>
          <w:tcPr>
            <w:tcW w:w="634" w:type="pct"/>
            <w:vAlign w:val="bottom"/>
          </w:tcPr>
          <w:p w14:paraId="5C506338" w14:textId="63F3DD8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42,559</w:t>
            </w:r>
          </w:p>
        </w:tc>
        <w:tc>
          <w:tcPr>
            <w:tcW w:w="793" w:type="pct"/>
            <w:vAlign w:val="bottom"/>
          </w:tcPr>
          <w:p w14:paraId="12FB4333" w14:textId="4EED3F2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53,021</w:t>
            </w:r>
          </w:p>
        </w:tc>
        <w:tc>
          <w:tcPr>
            <w:tcW w:w="819" w:type="pct"/>
            <w:vAlign w:val="bottom"/>
          </w:tcPr>
          <w:p w14:paraId="4C4DA590" w14:textId="367A821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70,792</w:t>
            </w:r>
          </w:p>
        </w:tc>
      </w:tr>
      <w:tr w:rsidR="000E47A0" w:rsidRPr="002B6140" w14:paraId="6891BC43" w14:textId="77777777" w:rsidTr="00B31C40">
        <w:trPr>
          <w:jc w:val="center"/>
        </w:trPr>
        <w:tc>
          <w:tcPr>
            <w:tcW w:w="747" w:type="pct"/>
            <w:vAlign w:val="bottom"/>
          </w:tcPr>
          <w:p w14:paraId="691D936F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EADF513" w14:textId="14DD405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4.231</w:t>
            </w:r>
          </w:p>
        </w:tc>
        <w:tc>
          <w:tcPr>
            <w:tcW w:w="746" w:type="pct"/>
            <w:vAlign w:val="bottom"/>
          </w:tcPr>
          <w:p w14:paraId="629F9505" w14:textId="06FAF65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</w:t>
            </w:r>
          </w:p>
        </w:tc>
        <w:tc>
          <w:tcPr>
            <w:tcW w:w="515" w:type="pct"/>
            <w:vAlign w:val="bottom"/>
          </w:tcPr>
          <w:p w14:paraId="1F24C6B9" w14:textId="64CA520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1.067</w:t>
            </w:r>
          </w:p>
        </w:tc>
        <w:tc>
          <w:tcPr>
            <w:tcW w:w="634" w:type="pct"/>
            <w:vAlign w:val="bottom"/>
          </w:tcPr>
          <w:p w14:paraId="60E85BE1" w14:textId="40B9ED9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1.917</w:t>
            </w:r>
          </w:p>
        </w:tc>
        <w:tc>
          <w:tcPr>
            <w:tcW w:w="793" w:type="pct"/>
            <w:vAlign w:val="bottom"/>
          </w:tcPr>
          <w:p w14:paraId="4D19BB2D" w14:textId="37DCE79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6.047</w:t>
            </w:r>
          </w:p>
        </w:tc>
        <w:tc>
          <w:tcPr>
            <w:tcW w:w="819" w:type="pct"/>
            <w:vAlign w:val="bottom"/>
          </w:tcPr>
          <w:p w14:paraId="6F2E9186" w14:textId="30AE547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10.555</w:t>
            </w:r>
          </w:p>
        </w:tc>
      </w:tr>
      <w:tr w:rsidR="000E47A0" w:rsidRPr="002B6140" w14:paraId="4FA710B8" w14:textId="77777777" w:rsidTr="00B31C40">
        <w:trPr>
          <w:jc w:val="center"/>
        </w:trPr>
        <w:tc>
          <w:tcPr>
            <w:tcW w:w="747" w:type="pct"/>
            <w:vAlign w:val="bottom"/>
          </w:tcPr>
          <w:p w14:paraId="39F03679" w14:textId="77777777" w:rsidR="000E47A0" w:rsidRPr="002B6140" w:rsidRDefault="00364A0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F669B85" w14:textId="4274112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0.648</w:t>
            </w:r>
          </w:p>
        </w:tc>
        <w:tc>
          <w:tcPr>
            <w:tcW w:w="746" w:type="pct"/>
            <w:vAlign w:val="bottom"/>
          </w:tcPr>
          <w:p w14:paraId="2E6915CF" w14:textId="6568200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0.647</w:t>
            </w:r>
          </w:p>
        </w:tc>
        <w:tc>
          <w:tcPr>
            <w:tcW w:w="515" w:type="pct"/>
            <w:vAlign w:val="bottom"/>
          </w:tcPr>
          <w:p w14:paraId="10766D89" w14:textId="403682A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0.506</w:t>
            </w:r>
          </w:p>
        </w:tc>
        <w:tc>
          <w:tcPr>
            <w:tcW w:w="634" w:type="pct"/>
            <w:vAlign w:val="bottom"/>
          </w:tcPr>
          <w:p w14:paraId="2A54D140" w14:textId="14E1577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0.572</w:t>
            </w:r>
          </w:p>
        </w:tc>
        <w:tc>
          <w:tcPr>
            <w:tcW w:w="793" w:type="pct"/>
            <w:vAlign w:val="bottom"/>
          </w:tcPr>
          <w:p w14:paraId="12EC4BBC" w14:textId="20038B3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0.724</w:t>
            </w:r>
          </w:p>
        </w:tc>
        <w:tc>
          <w:tcPr>
            <w:tcW w:w="819" w:type="pct"/>
            <w:vAlign w:val="bottom"/>
          </w:tcPr>
          <w:p w14:paraId="0E2229B7" w14:textId="1FFBFB3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0.793</w:t>
            </w:r>
          </w:p>
        </w:tc>
      </w:tr>
      <w:tr w:rsidR="000E47A0" w:rsidRPr="002B6140" w14:paraId="35AFF2CF" w14:textId="77777777" w:rsidTr="00B31C40">
        <w:trPr>
          <w:jc w:val="center"/>
        </w:trPr>
        <w:tc>
          <w:tcPr>
            <w:tcW w:w="747" w:type="pct"/>
            <w:vAlign w:val="bottom"/>
          </w:tcPr>
          <w:p w14:paraId="5739485F" w14:textId="77777777" w:rsidR="000E47A0" w:rsidRPr="002B6140" w:rsidRDefault="00364A0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4B9A4312" w14:textId="078D430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780BEC37" w14:textId="5678E50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7C7202A5" w14:textId="5BC500D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3CDC8022" w14:textId="2BA62CD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722C6C7E" w14:textId="0F73476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2D4B1D4E" w14:textId="4D18325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0E47A0" w:rsidRPr="002B6140" w14:paraId="42D60310" w14:textId="77777777" w:rsidTr="00B31C40">
        <w:trPr>
          <w:jc w:val="center"/>
        </w:trPr>
        <w:tc>
          <w:tcPr>
            <w:tcW w:w="747" w:type="pct"/>
            <w:vAlign w:val="bottom"/>
          </w:tcPr>
          <w:p w14:paraId="3A02AEE4" w14:textId="77777777" w:rsidR="000E47A0" w:rsidRPr="002B6140" w:rsidRDefault="00364A0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3FC2371" w14:textId="695ACF5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1,908</w:t>
            </w:r>
          </w:p>
        </w:tc>
        <w:tc>
          <w:tcPr>
            <w:tcW w:w="746" w:type="pct"/>
            <w:vAlign w:val="bottom"/>
          </w:tcPr>
          <w:p w14:paraId="4AE86BE2" w14:textId="7DB8F7B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1,729</w:t>
            </w:r>
          </w:p>
        </w:tc>
        <w:tc>
          <w:tcPr>
            <w:tcW w:w="515" w:type="pct"/>
            <w:vAlign w:val="bottom"/>
          </w:tcPr>
          <w:p w14:paraId="517FA207" w14:textId="77D49EB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285</w:t>
            </w:r>
          </w:p>
        </w:tc>
        <w:tc>
          <w:tcPr>
            <w:tcW w:w="634" w:type="pct"/>
            <w:vAlign w:val="bottom"/>
          </w:tcPr>
          <w:p w14:paraId="2877DA16" w14:textId="52A63BE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905</w:t>
            </w:r>
          </w:p>
        </w:tc>
        <w:tc>
          <w:tcPr>
            <w:tcW w:w="793" w:type="pct"/>
            <w:vAlign w:val="bottom"/>
          </w:tcPr>
          <w:p w14:paraId="18F634EB" w14:textId="30D3C53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2,905</w:t>
            </w:r>
          </w:p>
        </w:tc>
        <w:tc>
          <w:tcPr>
            <w:tcW w:w="819" w:type="pct"/>
            <w:vAlign w:val="bottom"/>
          </w:tcPr>
          <w:p w14:paraId="3858D451" w14:textId="2661B60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3,998</w:t>
            </w:r>
          </w:p>
        </w:tc>
      </w:tr>
      <w:tr w:rsidR="000E47A0" w:rsidRPr="002B6140" w14:paraId="7D0C7B56" w14:textId="77777777" w:rsidTr="00B31C40">
        <w:trPr>
          <w:jc w:val="center"/>
        </w:trPr>
        <w:tc>
          <w:tcPr>
            <w:tcW w:w="747" w:type="pct"/>
            <w:vAlign w:val="bottom"/>
          </w:tcPr>
          <w:p w14:paraId="27405C46" w14:textId="77777777" w:rsidR="000E47A0" w:rsidRPr="002B6140" w:rsidRDefault="00364A0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B20ACA3" w14:textId="0D9151A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4,595</w:t>
            </w:r>
          </w:p>
        </w:tc>
        <w:tc>
          <w:tcPr>
            <w:tcW w:w="746" w:type="pct"/>
            <w:vAlign w:val="bottom"/>
          </w:tcPr>
          <w:p w14:paraId="5F8BE6CB" w14:textId="1AF58FF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4,575</w:t>
            </w:r>
          </w:p>
        </w:tc>
        <w:tc>
          <w:tcPr>
            <w:tcW w:w="515" w:type="pct"/>
            <w:vAlign w:val="bottom"/>
          </w:tcPr>
          <w:p w14:paraId="1521E413" w14:textId="599FCD1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3,821</w:t>
            </w:r>
          </w:p>
        </w:tc>
        <w:tc>
          <w:tcPr>
            <w:tcW w:w="634" w:type="pct"/>
            <w:vAlign w:val="bottom"/>
          </w:tcPr>
          <w:p w14:paraId="503756B6" w14:textId="628BE29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4,297</w:t>
            </w:r>
          </w:p>
        </w:tc>
        <w:tc>
          <w:tcPr>
            <w:tcW w:w="793" w:type="pct"/>
            <w:vAlign w:val="bottom"/>
          </w:tcPr>
          <w:p w14:paraId="76066B97" w14:textId="2B7FAE2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4,869</w:t>
            </w:r>
          </w:p>
        </w:tc>
        <w:tc>
          <w:tcPr>
            <w:tcW w:w="819" w:type="pct"/>
            <w:vAlign w:val="bottom"/>
          </w:tcPr>
          <w:p w14:paraId="6F5A7A23" w14:textId="5C48704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5,504</w:t>
            </w:r>
          </w:p>
        </w:tc>
      </w:tr>
      <w:tr w:rsidR="000E47A0" w:rsidRPr="002B6140" w14:paraId="6ECEC641" w14:textId="77777777" w:rsidTr="00B31C40">
        <w:trPr>
          <w:jc w:val="center"/>
        </w:trPr>
        <w:tc>
          <w:tcPr>
            <w:tcW w:w="747" w:type="pct"/>
            <w:vAlign w:val="bottom"/>
          </w:tcPr>
          <w:p w14:paraId="62E47E5D" w14:textId="77777777" w:rsidR="000E47A0" w:rsidRPr="002B6140" w:rsidRDefault="00364A0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2D093D1" w14:textId="6651332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4,706</w:t>
            </w:r>
          </w:p>
        </w:tc>
        <w:tc>
          <w:tcPr>
            <w:tcW w:w="746" w:type="pct"/>
            <w:vAlign w:val="bottom"/>
          </w:tcPr>
          <w:p w14:paraId="46C3B78E" w14:textId="1E7226A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4,672</w:t>
            </w:r>
          </w:p>
        </w:tc>
        <w:tc>
          <w:tcPr>
            <w:tcW w:w="515" w:type="pct"/>
            <w:vAlign w:val="bottom"/>
          </w:tcPr>
          <w:p w14:paraId="5D659B86" w14:textId="40F5D99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3,832</w:t>
            </w:r>
          </w:p>
        </w:tc>
        <w:tc>
          <w:tcPr>
            <w:tcW w:w="634" w:type="pct"/>
            <w:vAlign w:val="bottom"/>
          </w:tcPr>
          <w:p w14:paraId="1E0C54D3" w14:textId="4E75ECC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4,356</w:t>
            </w:r>
          </w:p>
        </w:tc>
        <w:tc>
          <w:tcPr>
            <w:tcW w:w="793" w:type="pct"/>
            <w:vAlign w:val="bottom"/>
          </w:tcPr>
          <w:p w14:paraId="5A1EE0C4" w14:textId="676EC1D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5,021</w:t>
            </w:r>
          </w:p>
        </w:tc>
        <w:tc>
          <w:tcPr>
            <w:tcW w:w="819" w:type="pct"/>
            <w:vAlign w:val="bottom"/>
          </w:tcPr>
          <w:p w14:paraId="6DA1AF4B" w14:textId="2862BF3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5,766</w:t>
            </w:r>
          </w:p>
        </w:tc>
      </w:tr>
      <w:tr w:rsidR="000E47A0" w:rsidRPr="002B6140" w14:paraId="5B0E8D86" w14:textId="77777777" w:rsidTr="00B31C40">
        <w:trPr>
          <w:jc w:val="center"/>
        </w:trPr>
        <w:tc>
          <w:tcPr>
            <w:tcW w:w="747" w:type="pct"/>
            <w:vAlign w:val="bottom"/>
          </w:tcPr>
          <w:p w14:paraId="0D98AF1E" w14:textId="77777777" w:rsidR="000E47A0" w:rsidRPr="002B6140" w:rsidRDefault="00364A0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582BCFC" w14:textId="42DBABE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5,250</w:t>
            </w:r>
          </w:p>
        </w:tc>
        <w:tc>
          <w:tcPr>
            <w:tcW w:w="746" w:type="pct"/>
            <w:vAlign w:val="bottom"/>
          </w:tcPr>
          <w:p w14:paraId="7398D407" w14:textId="2066A7D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5,139</w:t>
            </w:r>
          </w:p>
        </w:tc>
        <w:tc>
          <w:tcPr>
            <w:tcW w:w="515" w:type="pct"/>
            <w:vAlign w:val="bottom"/>
          </w:tcPr>
          <w:p w14:paraId="490B117F" w14:textId="65F8C47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3,867</w:t>
            </w:r>
          </w:p>
        </w:tc>
        <w:tc>
          <w:tcPr>
            <w:tcW w:w="634" w:type="pct"/>
            <w:vAlign w:val="bottom"/>
          </w:tcPr>
          <w:p w14:paraId="48AAFFD7" w14:textId="010295D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4,616</w:t>
            </w:r>
          </w:p>
        </w:tc>
        <w:tc>
          <w:tcPr>
            <w:tcW w:w="793" w:type="pct"/>
            <w:vAlign w:val="bottom"/>
          </w:tcPr>
          <w:p w14:paraId="6325B89D" w14:textId="6B0C59E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5,762</w:t>
            </w:r>
          </w:p>
        </w:tc>
        <w:tc>
          <w:tcPr>
            <w:tcW w:w="819" w:type="pct"/>
            <w:vAlign w:val="bottom"/>
          </w:tcPr>
          <w:p w14:paraId="39285340" w14:textId="3501178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7,262</w:t>
            </w:r>
          </w:p>
        </w:tc>
      </w:tr>
      <w:tr w:rsidR="000E47A0" w:rsidRPr="002B6140" w14:paraId="40604178" w14:textId="77777777" w:rsidTr="00B31C40">
        <w:trPr>
          <w:jc w:val="center"/>
        </w:trPr>
        <w:tc>
          <w:tcPr>
            <w:tcW w:w="747" w:type="pct"/>
            <w:vAlign w:val="bottom"/>
          </w:tcPr>
          <w:p w14:paraId="58582E43" w14:textId="77777777" w:rsidR="000E47A0" w:rsidRPr="002B6140" w:rsidRDefault="00364A0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9F39F59" w14:textId="79EBDE9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0.038</w:t>
            </w:r>
          </w:p>
        </w:tc>
        <w:tc>
          <w:tcPr>
            <w:tcW w:w="746" w:type="pct"/>
            <w:vAlign w:val="bottom"/>
          </w:tcPr>
          <w:p w14:paraId="2234FF76" w14:textId="64A715D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0.036</w:t>
            </w:r>
          </w:p>
        </w:tc>
        <w:tc>
          <w:tcPr>
            <w:tcW w:w="515" w:type="pct"/>
            <w:vAlign w:val="bottom"/>
          </w:tcPr>
          <w:p w14:paraId="66391B72" w14:textId="673D3CE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0.007</w:t>
            </w:r>
          </w:p>
        </w:tc>
        <w:tc>
          <w:tcPr>
            <w:tcW w:w="634" w:type="pct"/>
            <w:vAlign w:val="bottom"/>
          </w:tcPr>
          <w:p w14:paraId="37DECC7E" w14:textId="3177F34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0.021</w:t>
            </w:r>
          </w:p>
        </w:tc>
        <w:tc>
          <w:tcPr>
            <w:tcW w:w="793" w:type="pct"/>
            <w:vAlign w:val="bottom"/>
          </w:tcPr>
          <w:p w14:paraId="7957BCB6" w14:textId="35EF64C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0.053</w:t>
            </w:r>
          </w:p>
        </w:tc>
        <w:tc>
          <w:tcPr>
            <w:tcW w:w="819" w:type="pct"/>
            <w:vAlign w:val="bottom"/>
          </w:tcPr>
          <w:p w14:paraId="35EF8223" w14:textId="78330E1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0.076</w:t>
            </w:r>
          </w:p>
        </w:tc>
      </w:tr>
      <w:tr w:rsidR="000E47A0" w:rsidRPr="002B6140" w14:paraId="3F74A99B" w14:textId="77777777" w:rsidTr="00B31C40">
        <w:trPr>
          <w:jc w:val="center"/>
        </w:trPr>
        <w:tc>
          <w:tcPr>
            <w:tcW w:w="747" w:type="pct"/>
            <w:vAlign w:val="bottom"/>
          </w:tcPr>
          <w:p w14:paraId="47BC80BE" w14:textId="77777777" w:rsidR="000E47A0" w:rsidRPr="002B6140" w:rsidRDefault="00364A0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5A3E54C" w14:textId="59B19A3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0.098</w:t>
            </w:r>
          </w:p>
        </w:tc>
        <w:tc>
          <w:tcPr>
            <w:tcW w:w="746" w:type="pct"/>
            <w:vAlign w:val="bottom"/>
          </w:tcPr>
          <w:p w14:paraId="1BA05A25" w14:textId="0D754F6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0.096</w:t>
            </w:r>
          </w:p>
        </w:tc>
        <w:tc>
          <w:tcPr>
            <w:tcW w:w="515" w:type="pct"/>
            <w:vAlign w:val="bottom"/>
          </w:tcPr>
          <w:p w14:paraId="71AF067E" w14:textId="6873D0B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634" w:type="pct"/>
            <w:vAlign w:val="bottom"/>
          </w:tcPr>
          <w:p w14:paraId="629913CC" w14:textId="3E1B2CC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0.083</w:t>
            </w:r>
          </w:p>
        </w:tc>
        <w:tc>
          <w:tcPr>
            <w:tcW w:w="793" w:type="pct"/>
            <w:vAlign w:val="bottom"/>
          </w:tcPr>
          <w:p w14:paraId="2599550C" w14:textId="3392043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0.111</w:t>
            </w:r>
          </w:p>
        </w:tc>
        <w:tc>
          <w:tcPr>
            <w:tcW w:w="819" w:type="pct"/>
            <w:vAlign w:val="bottom"/>
          </w:tcPr>
          <w:p w14:paraId="06608255" w14:textId="03B8B31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0.145</w:t>
            </w:r>
          </w:p>
        </w:tc>
      </w:tr>
      <w:tr w:rsidR="000E47A0" w:rsidRPr="002B6140" w14:paraId="598EF895" w14:textId="77777777" w:rsidTr="00B31C40">
        <w:trPr>
          <w:jc w:val="center"/>
        </w:trPr>
        <w:tc>
          <w:tcPr>
            <w:tcW w:w="747" w:type="pct"/>
            <w:vAlign w:val="bottom"/>
          </w:tcPr>
          <w:p w14:paraId="799B7805" w14:textId="77777777" w:rsidR="000E47A0" w:rsidRPr="002B6140" w:rsidRDefault="00364A0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C585A6A" w14:textId="24C31D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</w:t>
            </w:r>
          </w:p>
        </w:tc>
        <w:tc>
          <w:tcPr>
            <w:tcW w:w="746" w:type="pct"/>
            <w:vAlign w:val="bottom"/>
          </w:tcPr>
          <w:p w14:paraId="4491856D" w14:textId="0EB8C88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0.098</w:t>
            </w:r>
          </w:p>
        </w:tc>
        <w:tc>
          <w:tcPr>
            <w:tcW w:w="515" w:type="pct"/>
            <w:vAlign w:val="bottom"/>
          </w:tcPr>
          <w:p w14:paraId="1DB8762D" w14:textId="6509808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634" w:type="pct"/>
            <w:vAlign w:val="bottom"/>
          </w:tcPr>
          <w:p w14:paraId="489A4C14" w14:textId="668891C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0.084</w:t>
            </w:r>
          </w:p>
        </w:tc>
        <w:tc>
          <w:tcPr>
            <w:tcW w:w="793" w:type="pct"/>
            <w:vAlign w:val="bottom"/>
          </w:tcPr>
          <w:p w14:paraId="626569CA" w14:textId="383D6C1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0.115</w:t>
            </w:r>
          </w:p>
        </w:tc>
        <w:tc>
          <w:tcPr>
            <w:tcW w:w="819" w:type="pct"/>
            <w:vAlign w:val="bottom"/>
          </w:tcPr>
          <w:p w14:paraId="67985202" w14:textId="765F313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0.153</w:t>
            </w:r>
          </w:p>
        </w:tc>
      </w:tr>
      <w:tr w:rsidR="000E47A0" w:rsidRPr="002B6140" w14:paraId="2A6DDDE0" w14:textId="77777777" w:rsidTr="00B31C40">
        <w:trPr>
          <w:jc w:val="center"/>
        </w:trPr>
        <w:tc>
          <w:tcPr>
            <w:tcW w:w="747" w:type="pct"/>
            <w:vAlign w:val="bottom"/>
          </w:tcPr>
          <w:p w14:paraId="5CE34E82" w14:textId="77777777" w:rsidR="000E47A0" w:rsidRPr="002B6140" w:rsidRDefault="00364A0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747BE06" w14:textId="6798035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0.113</w:t>
            </w:r>
          </w:p>
        </w:tc>
        <w:tc>
          <w:tcPr>
            <w:tcW w:w="746" w:type="pct"/>
            <w:vAlign w:val="bottom"/>
          </w:tcPr>
          <w:p w14:paraId="3651BC21" w14:textId="3983E01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0.108</w:t>
            </w:r>
          </w:p>
        </w:tc>
        <w:tc>
          <w:tcPr>
            <w:tcW w:w="515" w:type="pct"/>
            <w:vAlign w:val="bottom"/>
          </w:tcPr>
          <w:p w14:paraId="78AB108E" w14:textId="109A6EE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634" w:type="pct"/>
            <w:vAlign w:val="bottom"/>
          </w:tcPr>
          <w:p w14:paraId="55A71E3B" w14:textId="148B60D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0.089</w:t>
            </w:r>
          </w:p>
        </w:tc>
        <w:tc>
          <w:tcPr>
            <w:tcW w:w="793" w:type="pct"/>
            <w:vAlign w:val="bottom"/>
          </w:tcPr>
          <w:p w14:paraId="073FA703" w14:textId="32DFED9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0.132</w:t>
            </w:r>
          </w:p>
        </w:tc>
        <w:tc>
          <w:tcPr>
            <w:tcW w:w="819" w:type="pct"/>
            <w:vAlign w:val="bottom"/>
          </w:tcPr>
          <w:p w14:paraId="2FF6CEF2" w14:textId="662F9C2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0.194</w:t>
            </w:r>
          </w:p>
        </w:tc>
      </w:tr>
      <w:tr w:rsidR="000E47A0" w:rsidRPr="002B6140" w14:paraId="3601ABB5" w14:textId="77777777" w:rsidTr="00B31C40">
        <w:trPr>
          <w:jc w:val="center"/>
        </w:trPr>
        <w:tc>
          <w:tcPr>
            <w:tcW w:w="747" w:type="pct"/>
            <w:vAlign w:val="bottom"/>
          </w:tcPr>
          <w:p w14:paraId="53E5AA8C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CCCA456" w14:textId="4B86B67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41C94B29" w14:textId="0A140BA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515" w:type="pct"/>
            <w:vAlign w:val="bottom"/>
          </w:tcPr>
          <w:p w14:paraId="62554E84" w14:textId="3E10575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7DB209FF" w14:textId="13F2A11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0.347</w:t>
            </w:r>
          </w:p>
        </w:tc>
        <w:tc>
          <w:tcPr>
            <w:tcW w:w="793" w:type="pct"/>
            <w:vAlign w:val="bottom"/>
          </w:tcPr>
          <w:p w14:paraId="323678FE" w14:textId="5E1B6B1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6ECC7DC4" w14:textId="5CE91D5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0.409</w:t>
            </w:r>
          </w:p>
        </w:tc>
      </w:tr>
      <w:tr w:rsidR="000E47A0" w:rsidRPr="002B6140" w14:paraId="483A4713" w14:textId="77777777" w:rsidTr="003C755A">
        <w:trPr>
          <w:jc w:val="center"/>
        </w:trPr>
        <w:tc>
          <w:tcPr>
            <w:tcW w:w="747" w:type="pct"/>
            <w:vAlign w:val="bottom"/>
          </w:tcPr>
          <w:p w14:paraId="792520FB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06F4269" w14:textId="76184CD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6753681F" w14:textId="1D493FC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05CE4D06" w14:textId="1E1FB2F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566D97E6" w14:textId="412298F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45693FA6" w14:textId="6753C5C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71BBAF20" w14:textId="13D8238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E47A0" w:rsidRPr="002B6140" w14:paraId="0FC20B81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4FB4B8AB" w14:textId="223FFAFA" w:rsidR="000E47A0" w:rsidRPr="002B6140" w:rsidRDefault="00364A0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31D52EF" w14:textId="65D8255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7037A5B" w14:textId="301D945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5B79E599" w14:textId="79D15CC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6E6A1830" w14:textId="6FE0D91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772EE212" w14:textId="1FF62EF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5CA3B776" w14:textId="42737B5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3904798B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7BB7A4AE" w14:textId="0184F8C5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.10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9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91773F" w:rsidRPr="002B6140" w14:paraId="40FB70DE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7EC585D5" w14:textId="77777777" w:rsidR="0091773F" w:rsidRPr="002B6140" w:rsidRDefault="0091773F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AAC25BA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9303965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0A16B608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2451F852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77B02A17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3C4BBF6C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E47A0" w:rsidRPr="002B6140" w14:paraId="662E376F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0925DE4D" w14:textId="77777777" w:rsidR="000E47A0" w:rsidRPr="002B6140" w:rsidRDefault="00364A0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CCDE7CC" w14:textId="1CE6554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52423CF3" w14:textId="0C9ABFD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522906D3" w14:textId="5E7459F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0AF7B09C" w14:textId="09932E8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5B3F0FFC" w14:textId="71FA739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1D55230C" w14:textId="6F35FE7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0.027</w:t>
            </w:r>
          </w:p>
        </w:tc>
      </w:tr>
      <w:tr w:rsidR="000E47A0" w:rsidRPr="002B6140" w14:paraId="6CACFF64" w14:textId="77777777" w:rsidTr="00B31C40">
        <w:trPr>
          <w:jc w:val="center"/>
        </w:trPr>
        <w:tc>
          <w:tcPr>
            <w:tcW w:w="747" w:type="pct"/>
            <w:vAlign w:val="bottom"/>
          </w:tcPr>
          <w:p w14:paraId="16118062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876E806" w14:textId="11392B8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82,367</w:t>
            </w:r>
          </w:p>
        </w:tc>
        <w:tc>
          <w:tcPr>
            <w:tcW w:w="746" w:type="pct"/>
            <w:vAlign w:val="bottom"/>
          </w:tcPr>
          <w:p w14:paraId="44AFFF67" w14:textId="3CD8B4F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80,169</w:t>
            </w:r>
          </w:p>
        </w:tc>
        <w:tc>
          <w:tcPr>
            <w:tcW w:w="515" w:type="pct"/>
            <w:vAlign w:val="bottom"/>
          </w:tcPr>
          <w:p w14:paraId="2EE5E85D" w14:textId="124E3CA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54,382</w:t>
            </w:r>
          </w:p>
        </w:tc>
        <w:tc>
          <w:tcPr>
            <w:tcW w:w="634" w:type="pct"/>
            <w:vAlign w:val="bottom"/>
          </w:tcPr>
          <w:p w14:paraId="450FF860" w14:textId="1E2C693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70,069</w:t>
            </w:r>
          </w:p>
        </w:tc>
        <w:tc>
          <w:tcPr>
            <w:tcW w:w="793" w:type="pct"/>
            <w:vAlign w:val="bottom"/>
          </w:tcPr>
          <w:p w14:paraId="10B84462" w14:textId="3DEEB3B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91,694</w:t>
            </w:r>
          </w:p>
        </w:tc>
        <w:tc>
          <w:tcPr>
            <w:tcW w:w="819" w:type="pct"/>
            <w:vAlign w:val="bottom"/>
          </w:tcPr>
          <w:p w14:paraId="08241E59" w14:textId="0A3D90C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124,377</w:t>
            </w:r>
          </w:p>
        </w:tc>
      </w:tr>
      <w:tr w:rsidR="000E47A0" w:rsidRPr="002B6140" w14:paraId="62BF73DD" w14:textId="77777777" w:rsidTr="00B31C40">
        <w:trPr>
          <w:jc w:val="center"/>
        </w:trPr>
        <w:tc>
          <w:tcPr>
            <w:tcW w:w="747" w:type="pct"/>
            <w:vAlign w:val="bottom"/>
          </w:tcPr>
          <w:p w14:paraId="43CE8EF9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64FB2CF" w14:textId="76E78B3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4.249</w:t>
            </w:r>
          </w:p>
        </w:tc>
        <w:tc>
          <w:tcPr>
            <w:tcW w:w="746" w:type="pct"/>
            <w:vAlign w:val="bottom"/>
          </w:tcPr>
          <w:p w14:paraId="1A8B8C90" w14:textId="2BD498E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3.461</w:t>
            </w:r>
          </w:p>
        </w:tc>
        <w:tc>
          <w:tcPr>
            <w:tcW w:w="515" w:type="pct"/>
            <w:vAlign w:val="bottom"/>
          </w:tcPr>
          <w:p w14:paraId="769C3039" w14:textId="15FB446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1.074</w:t>
            </w:r>
          </w:p>
        </w:tc>
        <w:tc>
          <w:tcPr>
            <w:tcW w:w="634" w:type="pct"/>
            <w:vAlign w:val="bottom"/>
          </w:tcPr>
          <w:p w14:paraId="60F2F896" w14:textId="637C769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1.939</w:t>
            </w:r>
          </w:p>
        </w:tc>
        <w:tc>
          <w:tcPr>
            <w:tcW w:w="793" w:type="pct"/>
            <w:vAlign w:val="bottom"/>
          </w:tcPr>
          <w:p w14:paraId="64377253" w14:textId="38DD6D4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6.064</w:t>
            </w:r>
          </w:p>
        </w:tc>
        <w:tc>
          <w:tcPr>
            <w:tcW w:w="819" w:type="pct"/>
            <w:vAlign w:val="bottom"/>
          </w:tcPr>
          <w:p w14:paraId="3E29C035" w14:textId="21B5CCA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10.467</w:t>
            </w:r>
          </w:p>
        </w:tc>
      </w:tr>
      <w:tr w:rsidR="000E47A0" w:rsidRPr="002B6140" w14:paraId="5285BBB6" w14:textId="77777777" w:rsidTr="00B31C40">
        <w:trPr>
          <w:jc w:val="center"/>
        </w:trPr>
        <w:tc>
          <w:tcPr>
            <w:tcW w:w="747" w:type="pct"/>
            <w:vAlign w:val="bottom"/>
          </w:tcPr>
          <w:p w14:paraId="65CCD17B" w14:textId="77777777" w:rsidR="000E47A0" w:rsidRPr="002B6140" w:rsidRDefault="00364A0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D8D409C" w14:textId="1FE5A9F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746" w:type="pct"/>
            <w:vAlign w:val="bottom"/>
          </w:tcPr>
          <w:p w14:paraId="2EF49436" w14:textId="30399DC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515" w:type="pct"/>
            <w:vAlign w:val="bottom"/>
          </w:tcPr>
          <w:p w14:paraId="77E6B90D" w14:textId="3A28059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695614F7" w14:textId="52CFB5D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0.574</w:t>
            </w:r>
          </w:p>
        </w:tc>
        <w:tc>
          <w:tcPr>
            <w:tcW w:w="793" w:type="pct"/>
            <w:vAlign w:val="bottom"/>
          </w:tcPr>
          <w:p w14:paraId="266F41A4" w14:textId="2306303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0.724</w:t>
            </w:r>
          </w:p>
        </w:tc>
        <w:tc>
          <w:tcPr>
            <w:tcW w:w="819" w:type="pct"/>
            <w:vAlign w:val="bottom"/>
          </w:tcPr>
          <w:p w14:paraId="1535F85D" w14:textId="7C283D4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0E47A0" w:rsidRPr="002B6140" w14:paraId="45F1DED3" w14:textId="77777777" w:rsidTr="00B31C40">
        <w:trPr>
          <w:jc w:val="center"/>
        </w:trPr>
        <w:tc>
          <w:tcPr>
            <w:tcW w:w="747" w:type="pct"/>
            <w:vAlign w:val="bottom"/>
          </w:tcPr>
          <w:p w14:paraId="6F7F0A3C" w14:textId="77777777" w:rsidR="000E47A0" w:rsidRPr="002B6140" w:rsidRDefault="00364A0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77B886D2" w14:textId="23C25C4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7D191D32" w14:textId="7FD386D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4782118E" w14:textId="6190D0C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63E8614E" w14:textId="34F93AA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64E9DCAD" w14:textId="026D181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7AC3D5E6" w14:textId="3055412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0E47A0" w:rsidRPr="002B6140" w14:paraId="2043A247" w14:textId="77777777" w:rsidTr="00B31C40">
        <w:trPr>
          <w:jc w:val="center"/>
        </w:trPr>
        <w:tc>
          <w:tcPr>
            <w:tcW w:w="747" w:type="pct"/>
            <w:vAlign w:val="bottom"/>
          </w:tcPr>
          <w:p w14:paraId="6AFE31AC" w14:textId="77777777" w:rsidR="000E47A0" w:rsidRPr="002B6140" w:rsidRDefault="00364A0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4C47857" w14:textId="061A58C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2,346</w:t>
            </w:r>
          </w:p>
        </w:tc>
        <w:tc>
          <w:tcPr>
            <w:tcW w:w="746" w:type="pct"/>
            <w:vAlign w:val="bottom"/>
          </w:tcPr>
          <w:p w14:paraId="704967F6" w14:textId="1EB6DBE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2,346</w:t>
            </w:r>
          </w:p>
        </w:tc>
        <w:tc>
          <w:tcPr>
            <w:tcW w:w="515" w:type="pct"/>
            <w:vAlign w:val="bottom"/>
          </w:tcPr>
          <w:p w14:paraId="4B2637B6" w14:textId="7742023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750</w:t>
            </w:r>
          </w:p>
        </w:tc>
        <w:tc>
          <w:tcPr>
            <w:tcW w:w="634" w:type="pct"/>
            <w:vAlign w:val="bottom"/>
          </w:tcPr>
          <w:p w14:paraId="143417F6" w14:textId="0B51D72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1,555</w:t>
            </w:r>
          </w:p>
        </w:tc>
        <w:tc>
          <w:tcPr>
            <w:tcW w:w="793" w:type="pct"/>
            <w:vAlign w:val="bottom"/>
          </w:tcPr>
          <w:p w14:paraId="2D87FFDA" w14:textId="5A2D2A2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3,101</w:t>
            </w:r>
          </w:p>
        </w:tc>
        <w:tc>
          <w:tcPr>
            <w:tcW w:w="819" w:type="pct"/>
            <w:vAlign w:val="bottom"/>
          </w:tcPr>
          <w:p w14:paraId="556F0C9C" w14:textId="250BC00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4,005</w:t>
            </w:r>
          </w:p>
        </w:tc>
      </w:tr>
      <w:tr w:rsidR="000E47A0" w:rsidRPr="002B6140" w14:paraId="610EE312" w14:textId="77777777" w:rsidTr="00B31C40">
        <w:trPr>
          <w:jc w:val="center"/>
        </w:trPr>
        <w:tc>
          <w:tcPr>
            <w:tcW w:w="747" w:type="pct"/>
            <w:vAlign w:val="bottom"/>
          </w:tcPr>
          <w:p w14:paraId="5DB53CF5" w14:textId="77777777" w:rsidR="000E47A0" w:rsidRPr="002B6140" w:rsidRDefault="00364A0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CF06191" w14:textId="4ED363B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4,595</w:t>
            </w:r>
          </w:p>
        </w:tc>
        <w:tc>
          <w:tcPr>
            <w:tcW w:w="746" w:type="pct"/>
            <w:vAlign w:val="bottom"/>
          </w:tcPr>
          <w:p w14:paraId="7CDBB3FD" w14:textId="1EA5A87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4,566</w:t>
            </w:r>
          </w:p>
        </w:tc>
        <w:tc>
          <w:tcPr>
            <w:tcW w:w="515" w:type="pct"/>
            <w:vAlign w:val="bottom"/>
          </w:tcPr>
          <w:p w14:paraId="1394F995" w14:textId="543CCB8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3,816</w:t>
            </w:r>
          </w:p>
        </w:tc>
        <w:tc>
          <w:tcPr>
            <w:tcW w:w="634" w:type="pct"/>
            <w:vAlign w:val="bottom"/>
          </w:tcPr>
          <w:p w14:paraId="55378898" w14:textId="3B58BBE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4,294</w:t>
            </w:r>
          </w:p>
        </w:tc>
        <w:tc>
          <w:tcPr>
            <w:tcW w:w="793" w:type="pct"/>
            <w:vAlign w:val="bottom"/>
          </w:tcPr>
          <w:p w14:paraId="4E80034A" w14:textId="562D802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4,866</w:t>
            </w:r>
          </w:p>
        </w:tc>
        <w:tc>
          <w:tcPr>
            <w:tcW w:w="819" w:type="pct"/>
            <w:vAlign w:val="bottom"/>
          </w:tcPr>
          <w:p w14:paraId="200B0015" w14:textId="2A9A664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5,518</w:t>
            </w:r>
          </w:p>
        </w:tc>
      </w:tr>
      <w:tr w:rsidR="000E47A0" w:rsidRPr="002B6140" w14:paraId="68EFB5C6" w14:textId="77777777" w:rsidTr="00B31C40">
        <w:trPr>
          <w:jc w:val="center"/>
        </w:trPr>
        <w:tc>
          <w:tcPr>
            <w:tcW w:w="747" w:type="pct"/>
            <w:vAlign w:val="bottom"/>
          </w:tcPr>
          <w:p w14:paraId="132A0148" w14:textId="77777777" w:rsidR="000E47A0" w:rsidRPr="002B6140" w:rsidRDefault="00364A0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D7FF588" w14:textId="254C022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4,706</w:t>
            </w:r>
          </w:p>
        </w:tc>
        <w:tc>
          <w:tcPr>
            <w:tcW w:w="746" w:type="pct"/>
            <w:vAlign w:val="bottom"/>
          </w:tcPr>
          <w:p w14:paraId="40FB3C18" w14:textId="7621364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4,665</w:t>
            </w:r>
          </w:p>
        </w:tc>
        <w:tc>
          <w:tcPr>
            <w:tcW w:w="515" w:type="pct"/>
            <w:vAlign w:val="bottom"/>
          </w:tcPr>
          <w:p w14:paraId="013D4ED2" w14:textId="7BF3C13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3,835</w:t>
            </w:r>
          </w:p>
        </w:tc>
        <w:tc>
          <w:tcPr>
            <w:tcW w:w="634" w:type="pct"/>
            <w:vAlign w:val="bottom"/>
          </w:tcPr>
          <w:p w14:paraId="2805898F" w14:textId="4B69977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4,352</w:t>
            </w:r>
          </w:p>
        </w:tc>
        <w:tc>
          <w:tcPr>
            <w:tcW w:w="793" w:type="pct"/>
            <w:vAlign w:val="bottom"/>
          </w:tcPr>
          <w:p w14:paraId="777B006C" w14:textId="44B453F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5,020</w:t>
            </w:r>
          </w:p>
        </w:tc>
        <w:tc>
          <w:tcPr>
            <w:tcW w:w="819" w:type="pct"/>
            <w:vAlign w:val="bottom"/>
          </w:tcPr>
          <w:p w14:paraId="44CC33E5" w14:textId="68118B5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5,803</w:t>
            </w:r>
          </w:p>
        </w:tc>
      </w:tr>
      <w:tr w:rsidR="000E47A0" w:rsidRPr="002B6140" w14:paraId="49ED5D59" w14:textId="77777777" w:rsidTr="00B31C40">
        <w:trPr>
          <w:jc w:val="center"/>
        </w:trPr>
        <w:tc>
          <w:tcPr>
            <w:tcW w:w="747" w:type="pct"/>
            <w:vAlign w:val="bottom"/>
          </w:tcPr>
          <w:p w14:paraId="4F1D681C" w14:textId="77777777" w:rsidR="000E47A0" w:rsidRPr="002B6140" w:rsidRDefault="00364A0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62FEBB0" w14:textId="39072F8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5,251</w:t>
            </w:r>
          </w:p>
        </w:tc>
        <w:tc>
          <w:tcPr>
            <w:tcW w:w="746" w:type="pct"/>
            <w:vAlign w:val="bottom"/>
          </w:tcPr>
          <w:p w14:paraId="67719FE5" w14:textId="7BDF5E3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5,132</w:t>
            </w:r>
          </w:p>
        </w:tc>
        <w:tc>
          <w:tcPr>
            <w:tcW w:w="515" w:type="pct"/>
            <w:vAlign w:val="bottom"/>
          </w:tcPr>
          <w:p w14:paraId="0D0FEFAF" w14:textId="6EF2A71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3,853</w:t>
            </w:r>
          </w:p>
        </w:tc>
        <w:tc>
          <w:tcPr>
            <w:tcW w:w="634" w:type="pct"/>
            <w:vAlign w:val="bottom"/>
          </w:tcPr>
          <w:p w14:paraId="376AB7BC" w14:textId="31A2DE5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4,613</w:t>
            </w:r>
          </w:p>
        </w:tc>
        <w:tc>
          <w:tcPr>
            <w:tcW w:w="793" w:type="pct"/>
            <w:vAlign w:val="bottom"/>
          </w:tcPr>
          <w:p w14:paraId="141772C1" w14:textId="12BE72B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5,759</w:t>
            </w:r>
          </w:p>
        </w:tc>
        <w:tc>
          <w:tcPr>
            <w:tcW w:w="819" w:type="pct"/>
            <w:vAlign w:val="bottom"/>
          </w:tcPr>
          <w:p w14:paraId="629A0637" w14:textId="69BDC36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7,287</w:t>
            </w:r>
          </w:p>
        </w:tc>
      </w:tr>
      <w:tr w:rsidR="000E47A0" w:rsidRPr="002B6140" w14:paraId="29A4E844" w14:textId="77777777" w:rsidTr="00B31C40">
        <w:trPr>
          <w:jc w:val="center"/>
        </w:trPr>
        <w:tc>
          <w:tcPr>
            <w:tcW w:w="747" w:type="pct"/>
            <w:vAlign w:val="bottom"/>
          </w:tcPr>
          <w:p w14:paraId="3222F25B" w14:textId="77777777" w:rsidR="000E47A0" w:rsidRPr="002B6140" w:rsidRDefault="00364A0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1B84A6E" w14:textId="1E8D7B4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  <w:tc>
          <w:tcPr>
            <w:tcW w:w="746" w:type="pct"/>
            <w:vAlign w:val="bottom"/>
          </w:tcPr>
          <w:p w14:paraId="160C0860" w14:textId="7DF017D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  <w:tc>
          <w:tcPr>
            <w:tcW w:w="515" w:type="pct"/>
            <w:vAlign w:val="bottom"/>
          </w:tcPr>
          <w:p w14:paraId="66A9F702" w14:textId="23F0473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0.012</w:t>
            </w:r>
          </w:p>
        </w:tc>
        <w:tc>
          <w:tcPr>
            <w:tcW w:w="634" w:type="pct"/>
            <w:vAlign w:val="bottom"/>
          </w:tcPr>
          <w:p w14:paraId="2175F80C" w14:textId="7B68694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0.021</w:t>
            </w:r>
          </w:p>
        </w:tc>
        <w:tc>
          <w:tcPr>
            <w:tcW w:w="793" w:type="pct"/>
            <w:vAlign w:val="bottom"/>
          </w:tcPr>
          <w:p w14:paraId="45B9A28D" w14:textId="2D9E8EB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0.034</w:t>
            </w:r>
          </w:p>
        </w:tc>
        <w:tc>
          <w:tcPr>
            <w:tcW w:w="819" w:type="pct"/>
            <w:vAlign w:val="bottom"/>
          </w:tcPr>
          <w:p w14:paraId="7D9DCBEB" w14:textId="3FB8096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0.045</w:t>
            </w:r>
          </w:p>
        </w:tc>
      </w:tr>
      <w:tr w:rsidR="000E47A0" w:rsidRPr="002B6140" w14:paraId="15EAB541" w14:textId="77777777" w:rsidTr="00B31C40">
        <w:trPr>
          <w:jc w:val="center"/>
        </w:trPr>
        <w:tc>
          <w:tcPr>
            <w:tcW w:w="747" w:type="pct"/>
            <w:vAlign w:val="bottom"/>
          </w:tcPr>
          <w:p w14:paraId="366F2FC7" w14:textId="77777777" w:rsidR="000E47A0" w:rsidRPr="002B6140" w:rsidRDefault="00364A0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288AC2C" w14:textId="124E1F0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746" w:type="pct"/>
            <w:vAlign w:val="bottom"/>
          </w:tcPr>
          <w:p w14:paraId="30420DBE" w14:textId="5A08D1C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0.057</w:t>
            </w:r>
          </w:p>
        </w:tc>
        <w:tc>
          <w:tcPr>
            <w:tcW w:w="515" w:type="pct"/>
            <w:vAlign w:val="bottom"/>
          </w:tcPr>
          <w:p w14:paraId="7116123B" w14:textId="1F651D7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0.034</w:t>
            </w:r>
          </w:p>
        </w:tc>
        <w:tc>
          <w:tcPr>
            <w:tcW w:w="634" w:type="pct"/>
            <w:vAlign w:val="bottom"/>
          </w:tcPr>
          <w:p w14:paraId="76C643F6" w14:textId="0527DAA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0.048</w:t>
            </w:r>
          </w:p>
        </w:tc>
        <w:tc>
          <w:tcPr>
            <w:tcW w:w="793" w:type="pct"/>
            <w:vAlign w:val="bottom"/>
          </w:tcPr>
          <w:p w14:paraId="2F2A2F2D" w14:textId="64FB5D7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0.068</w:t>
            </w:r>
          </w:p>
        </w:tc>
        <w:tc>
          <w:tcPr>
            <w:tcW w:w="819" w:type="pct"/>
            <w:vAlign w:val="bottom"/>
          </w:tcPr>
          <w:p w14:paraId="0060A01A" w14:textId="1A3E0F5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0.094</w:t>
            </w:r>
          </w:p>
        </w:tc>
      </w:tr>
      <w:tr w:rsidR="000E47A0" w:rsidRPr="002B6140" w14:paraId="6B6B6D56" w14:textId="77777777" w:rsidTr="00B31C40">
        <w:trPr>
          <w:jc w:val="center"/>
        </w:trPr>
        <w:tc>
          <w:tcPr>
            <w:tcW w:w="747" w:type="pct"/>
            <w:vAlign w:val="bottom"/>
          </w:tcPr>
          <w:p w14:paraId="68382DBE" w14:textId="77777777" w:rsidR="000E47A0" w:rsidRPr="002B6140" w:rsidRDefault="00364A0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E3FC3E5" w14:textId="76803E4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46" w:type="pct"/>
            <w:vAlign w:val="bottom"/>
          </w:tcPr>
          <w:p w14:paraId="7F4B0D7E" w14:textId="4995217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0.058</w:t>
            </w:r>
          </w:p>
        </w:tc>
        <w:tc>
          <w:tcPr>
            <w:tcW w:w="515" w:type="pct"/>
            <w:vAlign w:val="bottom"/>
          </w:tcPr>
          <w:p w14:paraId="7D518ACA" w14:textId="09AA43B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0.034</w:t>
            </w:r>
          </w:p>
        </w:tc>
        <w:tc>
          <w:tcPr>
            <w:tcW w:w="634" w:type="pct"/>
            <w:vAlign w:val="bottom"/>
          </w:tcPr>
          <w:p w14:paraId="3C465681" w14:textId="639088C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0.048</w:t>
            </w:r>
          </w:p>
        </w:tc>
        <w:tc>
          <w:tcPr>
            <w:tcW w:w="793" w:type="pct"/>
            <w:vAlign w:val="bottom"/>
          </w:tcPr>
          <w:p w14:paraId="717154B9" w14:textId="49DAA7F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</w:t>
            </w:r>
          </w:p>
        </w:tc>
        <w:tc>
          <w:tcPr>
            <w:tcW w:w="819" w:type="pct"/>
            <w:vAlign w:val="bottom"/>
          </w:tcPr>
          <w:p w14:paraId="23CC3073" w14:textId="774B13C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0.099</w:t>
            </w:r>
          </w:p>
        </w:tc>
      </w:tr>
      <w:tr w:rsidR="000E47A0" w:rsidRPr="002B6140" w14:paraId="6BEBC69A" w14:textId="77777777" w:rsidTr="00B31C40">
        <w:trPr>
          <w:jc w:val="center"/>
        </w:trPr>
        <w:tc>
          <w:tcPr>
            <w:tcW w:w="747" w:type="pct"/>
            <w:vAlign w:val="bottom"/>
          </w:tcPr>
          <w:p w14:paraId="134E79FA" w14:textId="77777777" w:rsidR="000E47A0" w:rsidRPr="002B6140" w:rsidRDefault="00364A0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4AA1781" w14:textId="3FC3CE6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0.068</w:t>
            </w:r>
          </w:p>
        </w:tc>
        <w:tc>
          <w:tcPr>
            <w:tcW w:w="746" w:type="pct"/>
            <w:vAlign w:val="bottom"/>
          </w:tcPr>
          <w:p w14:paraId="4C5485BB" w14:textId="5A27FC2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515" w:type="pct"/>
            <w:vAlign w:val="bottom"/>
          </w:tcPr>
          <w:p w14:paraId="619B36EA" w14:textId="1CA02A7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0.034</w:t>
            </w:r>
          </w:p>
        </w:tc>
        <w:tc>
          <w:tcPr>
            <w:tcW w:w="634" w:type="pct"/>
            <w:vAlign w:val="bottom"/>
          </w:tcPr>
          <w:p w14:paraId="1A96A300" w14:textId="2E96E74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0.051</w:t>
            </w:r>
          </w:p>
        </w:tc>
        <w:tc>
          <w:tcPr>
            <w:tcW w:w="793" w:type="pct"/>
            <w:vAlign w:val="bottom"/>
          </w:tcPr>
          <w:p w14:paraId="1FF7F15F" w14:textId="677E363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0.081</w:t>
            </w:r>
          </w:p>
        </w:tc>
        <w:tc>
          <w:tcPr>
            <w:tcW w:w="819" w:type="pct"/>
            <w:vAlign w:val="bottom"/>
          </w:tcPr>
          <w:p w14:paraId="05F39019" w14:textId="445CF0D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0.125</w:t>
            </w:r>
          </w:p>
        </w:tc>
      </w:tr>
      <w:tr w:rsidR="000E47A0" w:rsidRPr="002B6140" w14:paraId="51C84171" w14:textId="77777777" w:rsidTr="00B31C40">
        <w:trPr>
          <w:jc w:val="center"/>
        </w:trPr>
        <w:tc>
          <w:tcPr>
            <w:tcW w:w="747" w:type="pct"/>
            <w:vAlign w:val="bottom"/>
          </w:tcPr>
          <w:p w14:paraId="4F2EF2A3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71F383F" w14:textId="3C91671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63BDAB57" w14:textId="312BB8A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0.361</w:t>
            </w:r>
          </w:p>
        </w:tc>
        <w:tc>
          <w:tcPr>
            <w:tcW w:w="515" w:type="pct"/>
            <w:vAlign w:val="bottom"/>
          </w:tcPr>
          <w:p w14:paraId="7E631C5E" w14:textId="7558222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0.319</w:t>
            </w:r>
          </w:p>
        </w:tc>
        <w:tc>
          <w:tcPr>
            <w:tcW w:w="634" w:type="pct"/>
            <w:vAlign w:val="bottom"/>
          </w:tcPr>
          <w:p w14:paraId="3B443457" w14:textId="51232E8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0.347</w:t>
            </w:r>
          </w:p>
        </w:tc>
        <w:tc>
          <w:tcPr>
            <w:tcW w:w="793" w:type="pct"/>
            <w:vAlign w:val="bottom"/>
          </w:tcPr>
          <w:p w14:paraId="4298C08D" w14:textId="4DBD9EC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791FBDFB" w14:textId="7E81240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0.409</w:t>
            </w:r>
          </w:p>
        </w:tc>
      </w:tr>
      <w:tr w:rsidR="000E47A0" w:rsidRPr="002B6140" w14:paraId="578DB631" w14:textId="77777777" w:rsidTr="003C755A">
        <w:trPr>
          <w:jc w:val="center"/>
        </w:trPr>
        <w:tc>
          <w:tcPr>
            <w:tcW w:w="747" w:type="pct"/>
            <w:vAlign w:val="bottom"/>
          </w:tcPr>
          <w:p w14:paraId="0A835E40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CC37AB0" w14:textId="3B50751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2246B00B" w14:textId="18A9BF8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0CDC6473" w14:textId="4324E69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7E064A11" w14:textId="79AF458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52547A84" w14:textId="540B7D5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0DECFC0A" w14:textId="57D3AA0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E47A0" w:rsidRPr="002B6140" w14:paraId="10BD6450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60DFC480" w14:textId="4CBE12C6" w:rsidR="000E47A0" w:rsidRPr="002B6140" w:rsidRDefault="00364A0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3824004" w14:textId="6E2D9B7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6DE80F1" w14:textId="66B1F96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1056CD4" w14:textId="54BA924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182CBB3D" w14:textId="148B8DA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0717CBCF" w14:textId="48C63F4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36F283F7" w14:textId="787620B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58B7BB6E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20B82DB9" w14:textId="77777777" w:rsidR="00B8499E" w:rsidRPr="002B6140" w:rsidRDefault="00B8499E">
      <w:pPr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1B9E3FEF" w14:textId="6B2C2ECB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color w:val="000000"/>
          <w:lang w:val="en-GB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lastRenderedPageBreak/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.11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10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91773F" w:rsidRPr="002B6140" w14:paraId="29C948E8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7293563B" w14:textId="77777777" w:rsidR="0091773F" w:rsidRPr="002B6140" w:rsidRDefault="0091773F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9600CDF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4DA8F2C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FB33B64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9FA2BD8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4D70C001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7982CB97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E47A0" w:rsidRPr="002B6140" w14:paraId="02F1D02E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29FEB93C" w14:textId="77777777" w:rsidR="000E47A0" w:rsidRPr="002B6140" w:rsidRDefault="00364A0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2C14FB2E" w14:textId="2DCCF1D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3BF4D905" w14:textId="512B5DE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3B366F55" w14:textId="44C261D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3259D38A" w14:textId="323EC8A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3B152FCC" w14:textId="495BAB7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36D776B5" w14:textId="521EA7B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</w:tr>
      <w:tr w:rsidR="000E47A0" w:rsidRPr="002B6140" w14:paraId="1898F950" w14:textId="77777777" w:rsidTr="00B31C40">
        <w:trPr>
          <w:jc w:val="center"/>
        </w:trPr>
        <w:tc>
          <w:tcPr>
            <w:tcW w:w="747" w:type="pct"/>
            <w:vAlign w:val="bottom"/>
          </w:tcPr>
          <w:p w14:paraId="11CC20B2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F0F180B" w14:textId="07E7942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65,449</w:t>
            </w:r>
          </w:p>
        </w:tc>
        <w:tc>
          <w:tcPr>
            <w:tcW w:w="746" w:type="pct"/>
            <w:vAlign w:val="bottom"/>
          </w:tcPr>
          <w:p w14:paraId="611A447F" w14:textId="2878C7C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63,149</w:t>
            </w:r>
          </w:p>
        </w:tc>
        <w:tc>
          <w:tcPr>
            <w:tcW w:w="515" w:type="pct"/>
            <w:vAlign w:val="bottom"/>
          </w:tcPr>
          <w:p w14:paraId="47C2A88F" w14:textId="2605496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40,708</w:t>
            </w:r>
          </w:p>
        </w:tc>
        <w:tc>
          <w:tcPr>
            <w:tcW w:w="634" w:type="pct"/>
            <w:vAlign w:val="bottom"/>
          </w:tcPr>
          <w:p w14:paraId="11C9496C" w14:textId="6EBD592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53,472</w:t>
            </w:r>
          </w:p>
        </w:tc>
        <w:tc>
          <w:tcPr>
            <w:tcW w:w="793" w:type="pct"/>
            <w:vAlign w:val="bottom"/>
          </w:tcPr>
          <w:p w14:paraId="7212750B" w14:textId="026C2AC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74,640</w:t>
            </w:r>
          </w:p>
        </w:tc>
        <w:tc>
          <w:tcPr>
            <w:tcW w:w="819" w:type="pct"/>
            <w:vAlign w:val="bottom"/>
          </w:tcPr>
          <w:p w14:paraId="49212BC5" w14:textId="6D9254C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103,802</w:t>
            </w:r>
          </w:p>
        </w:tc>
      </w:tr>
      <w:tr w:rsidR="000E47A0" w:rsidRPr="002B6140" w14:paraId="0E657995" w14:textId="77777777" w:rsidTr="00B31C40">
        <w:trPr>
          <w:jc w:val="center"/>
        </w:trPr>
        <w:tc>
          <w:tcPr>
            <w:tcW w:w="747" w:type="pct"/>
            <w:vAlign w:val="bottom"/>
          </w:tcPr>
          <w:p w14:paraId="3FA1363F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6AAF3F8" w14:textId="21CA72E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4.251</w:t>
            </w:r>
          </w:p>
        </w:tc>
        <w:tc>
          <w:tcPr>
            <w:tcW w:w="746" w:type="pct"/>
            <w:vAlign w:val="bottom"/>
          </w:tcPr>
          <w:p w14:paraId="075E25D9" w14:textId="6EA7E4B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3.45</w:t>
            </w:r>
          </w:p>
        </w:tc>
        <w:tc>
          <w:tcPr>
            <w:tcW w:w="515" w:type="pct"/>
            <w:vAlign w:val="bottom"/>
          </w:tcPr>
          <w:p w14:paraId="41DEA483" w14:textId="39FDE23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1.071</w:t>
            </w:r>
          </w:p>
        </w:tc>
        <w:tc>
          <w:tcPr>
            <w:tcW w:w="634" w:type="pct"/>
            <w:vAlign w:val="bottom"/>
          </w:tcPr>
          <w:p w14:paraId="155A15A7" w14:textId="5BDB8E7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1.923</w:t>
            </w:r>
          </w:p>
        </w:tc>
        <w:tc>
          <w:tcPr>
            <w:tcW w:w="793" w:type="pct"/>
            <w:vAlign w:val="bottom"/>
          </w:tcPr>
          <w:p w14:paraId="3BFD55E6" w14:textId="10F5B0E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6.091</w:t>
            </w:r>
          </w:p>
        </w:tc>
        <w:tc>
          <w:tcPr>
            <w:tcW w:w="819" w:type="pct"/>
            <w:vAlign w:val="bottom"/>
          </w:tcPr>
          <w:p w14:paraId="00D5352C" w14:textId="3C8FFB1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10.524</w:t>
            </w:r>
          </w:p>
        </w:tc>
      </w:tr>
      <w:tr w:rsidR="000E47A0" w:rsidRPr="002B6140" w14:paraId="3F23CEBF" w14:textId="77777777" w:rsidTr="00B31C40">
        <w:trPr>
          <w:jc w:val="center"/>
        </w:trPr>
        <w:tc>
          <w:tcPr>
            <w:tcW w:w="747" w:type="pct"/>
            <w:vAlign w:val="bottom"/>
          </w:tcPr>
          <w:p w14:paraId="65F5FD21" w14:textId="77777777" w:rsidR="000E47A0" w:rsidRPr="002B6140" w:rsidRDefault="00364A0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8FCC294" w14:textId="18BA78B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746" w:type="pct"/>
            <w:vAlign w:val="bottom"/>
          </w:tcPr>
          <w:p w14:paraId="03C172FF" w14:textId="2A3714E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515" w:type="pct"/>
            <w:vAlign w:val="bottom"/>
          </w:tcPr>
          <w:p w14:paraId="2F656233" w14:textId="49C8BA6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5F7515E4" w14:textId="3712617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0.573</w:t>
            </w:r>
          </w:p>
        </w:tc>
        <w:tc>
          <w:tcPr>
            <w:tcW w:w="793" w:type="pct"/>
            <w:vAlign w:val="bottom"/>
          </w:tcPr>
          <w:p w14:paraId="29D5C417" w14:textId="51C4896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0.725</w:t>
            </w:r>
          </w:p>
        </w:tc>
        <w:tc>
          <w:tcPr>
            <w:tcW w:w="819" w:type="pct"/>
            <w:vAlign w:val="bottom"/>
          </w:tcPr>
          <w:p w14:paraId="08D06E4A" w14:textId="4B4ED39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0.793</w:t>
            </w:r>
          </w:p>
        </w:tc>
      </w:tr>
      <w:tr w:rsidR="000E47A0" w:rsidRPr="002B6140" w14:paraId="177F976A" w14:textId="77777777" w:rsidTr="00B31C40">
        <w:trPr>
          <w:jc w:val="center"/>
        </w:trPr>
        <w:tc>
          <w:tcPr>
            <w:tcW w:w="747" w:type="pct"/>
            <w:vAlign w:val="bottom"/>
          </w:tcPr>
          <w:p w14:paraId="5BBF4243" w14:textId="77777777" w:rsidR="000E47A0" w:rsidRPr="002B6140" w:rsidRDefault="00364A0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535DEC1D" w14:textId="5BD3E04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55380454" w14:textId="11EE447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610AE4A7" w14:textId="18EC890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79F2C836" w14:textId="5A564AF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71F7AEE2" w14:textId="56F298D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45FD0A43" w14:textId="13269A3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0E47A0" w:rsidRPr="002B6140" w14:paraId="69E96CDA" w14:textId="77777777" w:rsidTr="00B31C40">
        <w:trPr>
          <w:jc w:val="center"/>
        </w:trPr>
        <w:tc>
          <w:tcPr>
            <w:tcW w:w="747" w:type="pct"/>
            <w:vAlign w:val="bottom"/>
          </w:tcPr>
          <w:p w14:paraId="14E086A4" w14:textId="77777777" w:rsidR="000E47A0" w:rsidRPr="002B6140" w:rsidRDefault="00364A0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499FFD9" w14:textId="17B2D7F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2,198</w:t>
            </w:r>
          </w:p>
        </w:tc>
        <w:tc>
          <w:tcPr>
            <w:tcW w:w="746" w:type="pct"/>
            <w:vAlign w:val="bottom"/>
          </w:tcPr>
          <w:p w14:paraId="22F8D923" w14:textId="5820DFF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2,185</w:t>
            </w:r>
          </w:p>
        </w:tc>
        <w:tc>
          <w:tcPr>
            <w:tcW w:w="515" w:type="pct"/>
            <w:vAlign w:val="bottom"/>
          </w:tcPr>
          <w:p w14:paraId="3FAEDB1F" w14:textId="58F973B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524</w:t>
            </w:r>
          </w:p>
        </w:tc>
        <w:tc>
          <w:tcPr>
            <w:tcW w:w="634" w:type="pct"/>
            <w:vAlign w:val="bottom"/>
          </w:tcPr>
          <w:p w14:paraId="32191213" w14:textId="4E30032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1,294</w:t>
            </w:r>
          </w:p>
        </w:tc>
        <w:tc>
          <w:tcPr>
            <w:tcW w:w="793" w:type="pct"/>
            <w:vAlign w:val="bottom"/>
          </w:tcPr>
          <w:p w14:paraId="06D72644" w14:textId="40D58EF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3,070</w:t>
            </w:r>
          </w:p>
        </w:tc>
        <w:tc>
          <w:tcPr>
            <w:tcW w:w="819" w:type="pct"/>
            <w:vAlign w:val="bottom"/>
          </w:tcPr>
          <w:p w14:paraId="06E3BD7F" w14:textId="16A50FF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4,029</w:t>
            </w:r>
          </w:p>
        </w:tc>
      </w:tr>
      <w:tr w:rsidR="000E47A0" w:rsidRPr="002B6140" w14:paraId="5DC9FB04" w14:textId="77777777" w:rsidTr="00B31C40">
        <w:trPr>
          <w:jc w:val="center"/>
        </w:trPr>
        <w:tc>
          <w:tcPr>
            <w:tcW w:w="747" w:type="pct"/>
            <w:vAlign w:val="bottom"/>
          </w:tcPr>
          <w:p w14:paraId="3B01DE7B" w14:textId="77777777" w:rsidR="000E47A0" w:rsidRPr="002B6140" w:rsidRDefault="00364A0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1C0F51E" w14:textId="5561445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4,589</w:t>
            </w:r>
          </w:p>
        </w:tc>
        <w:tc>
          <w:tcPr>
            <w:tcW w:w="746" w:type="pct"/>
            <w:vAlign w:val="bottom"/>
          </w:tcPr>
          <w:p w14:paraId="728850F8" w14:textId="0F8711B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4,563</w:t>
            </w:r>
          </w:p>
        </w:tc>
        <w:tc>
          <w:tcPr>
            <w:tcW w:w="515" w:type="pct"/>
            <w:vAlign w:val="bottom"/>
          </w:tcPr>
          <w:p w14:paraId="72972876" w14:textId="4BBEC8E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3,813</w:t>
            </w:r>
          </w:p>
        </w:tc>
        <w:tc>
          <w:tcPr>
            <w:tcW w:w="634" w:type="pct"/>
            <w:vAlign w:val="bottom"/>
          </w:tcPr>
          <w:p w14:paraId="2BF82623" w14:textId="712F488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4,286</w:t>
            </w:r>
          </w:p>
        </w:tc>
        <w:tc>
          <w:tcPr>
            <w:tcW w:w="793" w:type="pct"/>
            <w:vAlign w:val="bottom"/>
          </w:tcPr>
          <w:p w14:paraId="69DBDC83" w14:textId="3DFF06E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4,863</w:t>
            </w:r>
          </w:p>
        </w:tc>
        <w:tc>
          <w:tcPr>
            <w:tcW w:w="819" w:type="pct"/>
            <w:vAlign w:val="bottom"/>
          </w:tcPr>
          <w:p w14:paraId="32A77897" w14:textId="7BB81F2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5,510</w:t>
            </w:r>
          </w:p>
        </w:tc>
      </w:tr>
      <w:tr w:rsidR="000E47A0" w:rsidRPr="002B6140" w14:paraId="651D0E41" w14:textId="77777777" w:rsidTr="00B31C40">
        <w:trPr>
          <w:jc w:val="center"/>
        </w:trPr>
        <w:tc>
          <w:tcPr>
            <w:tcW w:w="747" w:type="pct"/>
            <w:vAlign w:val="bottom"/>
          </w:tcPr>
          <w:p w14:paraId="28AFB134" w14:textId="77777777" w:rsidR="000E47A0" w:rsidRPr="002B6140" w:rsidRDefault="00364A0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72DEF2E" w14:textId="1BEE08B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4,698</w:t>
            </w:r>
          </w:p>
        </w:tc>
        <w:tc>
          <w:tcPr>
            <w:tcW w:w="746" w:type="pct"/>
            <w:vAlign w:val="bottom"/>
          </w:tcPr>
          <w:p w14:paraId="383DA901" w14:textId="122A912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4,662</w:t>
            </w:r>
          </w:p>
        </w:tc>
        <w:tc>
          <w:tcPr>
            <w:tcW w:w="515" w:type="pct"/>
            <w:vAlign w:val="bottom"/>
          </w:tcPr>
          <w:p w14:paraId="3089576B" w14:textId="0D00718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3,818</w:t>
            </w:r>
          </w:p>
        </w:tc>
        <w:tc>
          <w:tcPr>
            <w:tcW w:w="634" w:type="pct"/>
            <w:vAlign w:val="bottom"/>
          </w:tcPr>
          <w:p w14:paraId="1FEB655C" w14:textId="31E606D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4,344</w:t>
            </w:r>
          </w:p>
        </w:tc>
        <w:tc>
          <w:tcPr>
            <w:tcW w:w="793" w:type="pct"/>
            <w:vAlign w:val="bottom"/>
          </w:tcPr>
          <w:p w14:paraId="249C4AD2" w14:textId="2663C9F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5,014</w:t>
            </w:r>
          </w:p>
        </w:tc>
        <w:tc>
          <w:tcPr>
            <w:tcW w:w="819" w:type="pct"/>
            <w:vAlign w:val="bottom"/>
          </w:tcPr>
          <w:p w14:paraId="1AEF304F" w14:textId="346DF23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5,774</w:t>
            </w:r>
          </w:p>
        </w:tc>
      </w:tr>
      <w:tr w:rsidR="000E47A0" w:rsidRPr="002B6140" w14:paraId="663FA48B" w14:textId="77777777" w:rsidTr="00B31C40">
        <w:trPr>
          <w:jc w:val="center"/>
        </w:trPr>
        <w:tc>
          <w:tcPr>
            <w:tcW w:w="747" w:type="pct"/>
            <w:vAlign w:val="bottom"/>
          </w:tcPr>
          <w:p w14:paraId="26B8BF5D" w14:textId="77777777" w:rsidR="000E47A0" w:rsidRPr="002B6140" w:rsidRDefault="00364A0C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8920DE8" w14:textId="1B39687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5,235</w:t>
            </w:r>
          </w:p>
        </w:tc>
        <w:tc>
          <w:tcPr>
            <w:tcW w:w="746" w:type="pct"/>
            <w:vAlign w:val="bottom"/>
          </w:tcPr>
          <w:p w14:paraId="362C3CD2" w14:textId="66D44E7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5,119</w:t>
            </w:r>
          </w:p>
        </w:tc>
        <w:tc>
          <w:tcPr>
            <w:tcW w:w="515" w:type="pct"/>
            <w:vAlign w:val="bottom"/>
          </w:tcPr>
          <w:p w14:paraId="5A261F53" w14:textId="0909CFC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3,836</w:t>
            </w:r>
          </w:p>
        </w:tc>
        <w:tc>
          <w:tcPr>
            <w:tcW w:w="634" w:type="pct"/>
            <w:vAlign w:val="bottom"/>
          </w:tcPr>
          <w:p w14:paraId="038CA798" w14:textId="03004F1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4,609</w:t>
            </w:r>
          </w:p>
        </w:tc>
        <w:tc>
          <w:tcPr>
            <w:tcW w:w="793" w:type="pct"/>
            <w:vAlign w:val="bottom"/>
          </w:tcPr>
          <w:p w14:paraId="46063009" w14:textId="5ABA84D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5,737</w:t>
            </w:r>
          </w:p>
        </w:tc>
        <w:tc>
          <w:tcPr>
            <w:tcW w:w="819" w:type="pct"/>
            <w:vAlign w:val="bottom"/>
          </w:tcPr>
          <w:p w14:paraId="766D9D7C" w14:textId="09B91F5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7,260</w:t>
            </w:r>
          </w:p>
        </w:tc>
      </w:tr>
      <w:tr w:rsidR="000E47A0" w:rsidRPr="002B6140" w14:paraId="775E5E9D" w14:textId="77777777" w:rsidTr="00B31C40">
        <w:trPr>
          <w:jc w:val="center"/>
        </w:trPr>
        <w:tc>
          <w:tcPr>
            <w:tcW w:w="747" w:type="pct"/>
            <w:vAlign w:val="bottom"/>
          </w:tcPr>
          <w:p w14:paraId="32984422" w14:textId="77777777" w:rsidR="000E47A0" w:rsidRPr="002B6140" w:rsidRDefault="00364A0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67AABD0" w14:textId="1CDD69D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0.033</w:t>
            </w:r>
          </w:p>
        </w:tc>
        <w:tc>
          <w:tcPr>
            <w:tcW w:w="746" w:type="pct"/>
            <w:vAlign w:val="bottom"/>
          </w:tcPr>
          <w:p w14:paraId="7B1E0DC5" w14:textId="3F73858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515" w:type="pct"/>
            <w:vAlign w:val="bottom"/>
          </w:tcPr>
          <w:p w14:paraId="4B033C25" w14:textId="438B79F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634" w:type="pct"/>
            <w:vAlign w:val="bottom"/>
          </w:tcPr>
          <w:p w14:paraId="562741C3" w14:textId="0AC7EE9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0.022</w:t>
            </w:r>
          </w:p>
        </w:tc>
        <w:tc>
          <w:tcPr>
            <w:tcW w:w="793" w:type="pct"/>
            <w:vAlign w:val="bottom"/>
          </w:tcPr>
          <w:p w14:paraId="3B12CC61" w14:textId="5493648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819" w:type="pct"/>
            <w:vAlign w:val="bottom"/>
          </w:tcPr>
          <w:p w14:paraId="5B37665A" w14:textId="45F4A5C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</w:tr>
      <w:tr w:rsidR="000E47A0" w:rsidRPr="002B6140" w14:paraId="6EACAFB0" w14:textId="77777777" w:rsidTr="00B31C40">
        <w:trPr>
          <w:jc w:val="center"/>
        </w:trPr>
        <w:tc>
          <w:tcPr>
            <w:tcW w:w="747" w:type="pct"/>
            <w:vAlign w:val="bottom"/>
          </w:tcPr>
          <w:p w14:paraId="7A6097A8" w14:textId="77777777" w:rsidR="000E47A0" w:rsidRPr="002B6140" w:rsidRDefault="00364A0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6A6F427" w14:textId="55877EC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746" w:type="pct"/>
            <w:vAlign w:val="bottom"/>
          </w:tcPr>
          <w:p w14:paraId="2DF15A34" w14:textId="4A16A14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0.072</w:t>
            </w:r>
          </w:p>
        </w:tc>
        <w:tc>
          <w:tcPr>
            <w:tcW w:w="515" w:type="pct"/>
            <w:vAlign w:val="bottom"/>
          </w:tcPr>
          <w:p w14:paraId="1F1E5529" w14:textId="61371C7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69B5B852" w14:textId="1A4B764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793" w:type="pct"/>
            <w:vAlign w:val="bottom"/>
          </w:tcPr>
          <w:p w14:paraId="7B6D04FE" w14:textId="5C05E12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0.088</w:t>
            </w:r>
          </w:p>
        </w:tc>
        <w:tc>
          <w:tcPr>
            <w:tcW w:w="819" w:type="pct"/>
            <w:vAlign w:val="bottom"/>
          </w:tcPr>
          <w:p w14:paraId="206570FF" w14:textId="689B811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0.125</w:t>
            </w:r>
          </w:p>
        </w:tc>
      </w:tr>
      <w:tr w:rsidR="000E47A0" w:rsidRPr="002B6140" w14:paraId="6F601221" w14:textId="77777777" w:rsidTr="00B31C40">
        <w:trPr>
          <w:jc w:val="center"/>
        </w:trPr>
        <w:tc>
          <w:tcPr>
            <w:tcW w:w="747" w:type="pct"/>
            <w:vAlign w:val="bottom"/>
          </w:tcPr>
          <w:p w14:paraId="71DCF6F5" w14:textId="77777777" w:rsidR="000E47A0" w:rsidRPr="002B6140" w:rsidRDefault="00364A0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4FB174E" w14:textId="659ADF1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0.077</w:t>
            </w:r>
          </w:p>
        </w:tc>
        <w:tc>
          <w:tcPr>
            <w:tcW w:w="746" w:type="pct"/>
            <w:vAlign w:val="bottom"/>
          </w:tcPr>
          <w:p w14:paraId="6FB9E061" w14:textId="5F8E7D4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515" w:type="pct"/>
            <w:vAlign w:val="bottom"/>
          </w:tcPr>
          <w:p w14:paraId="48E1C94C" w14:textId="4FC5702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18F43D5B" w14:textId="0AB3C31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93" w:type="pct"/>
            <w:vAlign w:val="bottom"/>
          </w:tcPr>
          <w:p w14:paraId="6CE2903E" w14:textId="06B68AC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</w:t>
            </w:r>
          </w:p>
        </w:tc>
        <w:tc>
          <w:tcPr>
            <w:tcW w:w="819" w:type="pct"/>
            <w:vAlign w:val="bottom"/>
          </w:tcPr>
          <w:p w14:paraId="4AC47F9A" w14:textId="69E2826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0.131</w:t>
            </w:r>
          </w:p>
        </w:tc>
      </w:tr>
      <w:tr w:rsidR="000E47A0" w:rsidRPr="002B6140" w14:paraId="6CC14F57" w14:textId="77777777" w:rsidTr="00B31C40">
        <w:trPr>
          <w:jc w:val="center"/>
        </w:trPr>
        <w:tc>
          <w:tcPr>
            <w:tcW w:w="747" w:type="pct"/>
            <w:vAlign w:val="bottom"/>
          </w:tcPr>
          <w:p w14:paraId="53A47E5D" w14:textId="77777777" w:rsidR="000E47A0" w:rsidRPr="002B6140" w:rsidRDefault="00364A0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89091B8" w14:textId="7D31444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0.087</w:t>
            </w:r>
          </w:p>
        </w:tc>
        <w:tc>
          <w:tcPr>
            <w:tcW w:w="746" w:type="pct"/>
            <w:vAlign w:val="bottom"/>
          </w:tcPr>
          <w:p w14:paraId="0D333B2E" w14:textId="3A67A4C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0.081</w:t>
            </w:r>
          </w:p>
        </w:tc>
        <w:tc>
          <w:tcPr>
            <w:tcW w:w="515" w:type="pct"/>
            <w:vAlign w:val="bottom"/>
          </w:tcPr>
          <w:p w14:paraId="01720671" w14:textId="0674F93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634" w:type="pct"/>
            <w:vAlign w:val="bottom"/>
          </w:tcPr>
          <w:p w14:paraId="0E6DCF68" w14:textId="5A4DB24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793" w:type="pct"/>
            <w:vAlign w:val="bottom"/>
          </w:tcPr>
          <w:p w14:paraId="25BA7EA8" w14:textId="5EF3E7A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0.103</w:t>
            </w:r>
          </w:p>
        </w:tc>
        <w:tc>
          <w:tcPr>
            <w:tcW w:w="819" w:type="pct"/>
            <w:vAlign w:val="bottom"/>
          </w:tcPr>
          <w:p w14:paraId="7E99C902" w14:textId="6EC6412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0.163</w:t>
            </w:r>
          </w:p>
        </w:tc>
      </w:tr>
      <w:tr w:rsidR="000E47A0" w:rsidRPr="002B6140" w14:paraId="21A84691" w14:textId="77777777" w:rsidTr="00B31C40">
        <w:trPr>
          <w:jc w:val="center"/>
        </w:trPr>
        <w:tc>
          <w:tcPr>
            <w:tcW w:w="747" w:type="pct"/>
            <w:vAlign w:val="bottom"/>
          </w:tcPr>
          <w:p w14:paraId="4F0DBDB5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D33A165" w14:textId="46BD8F7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0.363</w:t>
            </w:r>
          </w:p>
        </w:tc>
        <w:tc>
          <w:tcPr>
            <w:tcW w:w="746" w:type="pct"/>
            <w:vAlign w:val="bottom"/>
          </w:tcPr>
          <w:p w14:paraId="20C374F6" w14:textId="71369C0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515" w:type="pct"/>
            <w:vAlign w:val="bottom"/>
          </w:tcPr>
          <w:p w14:paraId="056ACFF9" w14:textId="570CAEC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6DB92552" w14:textId="1C99FA6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0.346</w:t>
            </w:r>
          </w:p>
        </w:tc>
        <w:tc>
          <w:tcPr>
            <w:tcW w:w="793" w:type="pct"/>
            <w:vAlign w:val="bottom"/>
          </w:tcPr>
          <w:p w14:paraId="72D9BEE3" w14:textId="5A285A1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0.378</w:t>
            </w:r>
          </w:p>
        </w:tc>
        <w:tc>
          <w:tcPr>
            <w:tcW w:w="819" w:type="pct"/>
            <w:vAlign w:val="bottom"/>
          </w:tcPr>
          <w:p w14:paraId="267CED4C" w14:textId="5916382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0.41</w:t>
            </w:r>
          </w:p>
        </w:tc>
      </w:tr>
      <w:tr w:rsidR="000E47A0" w:rsidRPr="002B6140" w14:paraId="73332DCF" w14:textId="77777777" w:rsidTr="003C755A">
        <w:trPr>
          <w:jc w:val="center"/>
        </w:trPr>
        <w:tc>
          <w:tcPr>
            <w:tcW w:w="747" w:type="pct"/>
            <w:vAlign w:val="bottom"/>
          </w:tcPr>
          <w:p w14:paraId="4FA7E6DE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750A358" w14:textId="4474B7F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6B9758DB" w14:textId="4CC22E0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2838CD5C" w14:textId="506BF42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262B0962" w14:textId="5882EF9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5C13A89A" w14:textId="322F134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7937F807" w14:textId="5303824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E47A0" w:rsidRPr="002B6140" w14:paraId="24F69290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27EB4147" w14:textId="2261765B" w:rsidR="000E47A0" w:rsidRPr="002B6140" w:rsidRDefault="00364A0C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73412EB" w14:textId="48AAB94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3C677D7" w14:textId="5893F6C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FF07555" w14:textId="3F6ED30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66D20C07" w14:textId="19A3CB1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232453B1" w14:textId="3BB295E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43AB7D66" w14:textId="4D2EB93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368FF24A" w14:textId="77777777" w:rsidR="00B8499E" w:rsidRPr="002B6140" w:rsidRDefault="00B8499E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3824613" w14:textId="7F295BA9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color w:val="000000"/>
          <w:lang w:val="en-GB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.12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11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91773F" w:rsidRPr="002B6140" w14:paraId="3456C021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4FE676AF" w14:textId="77777777" w:rsidR="0091773F" w:rsidRPr="002B6140" w:rsidRDefault="0091773F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5763F3BC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08A5D2C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47252DB6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785778F4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4EC820AD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6E9A6662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863C3F" w:rsidRPr="002B6140" w14:paraId="1B74E4F3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7F1575A5" w14:textId="77777777" w:rsidR="00863C3F" w:rsidRPr="002B6140" w:rsidRDefault="00364A0C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754F3BF7" w14:textId="669862B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7BBC6AD6" w14:textId="7F11AC8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065B9A8B" w14:textId="2F8C8A9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03447149" w14:textId="3BBF5BD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73BAA621" w14:textId="2D55E6F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5A842B10" w14:textId="7FC0B80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</w:tr>
      <w:tr w:rsidR="00863C3F" w:rsidRPr="002B6140" w14:paraId="36585D74" w14:textId="77777777" w:rsidTr="00B31C40">
        <w:trPr>
          <w:jc w:val="center"/>
        </w:trPr>
        <w:tc>
          <w:tcPr>
            <w:tcW w:w="747" w:type="pct"/>
            <w:vAlign w:val="bottom"/>
          </w:tcPr>
          <w:p w14:paraId="6E7FF379" w14:textId="7777777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DAC67D0" w14:textId="7BA60B8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65,380</w:t>
            </w:r>
          </w:p>
        </w:tc>
        <w:tc>
          <w:tcPr>
            <w:tcW w:w="746" w:type="pct"/>
            <w:vAlign w:val="bottom"/>
          </w:tcPr>
          <w:p w14:paraId="1A175DF9" w14:textId="2F29F4E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63,131</w:t>
            </w:r>
          </w:p>
        </w:tc>
        <w:tc>
          <w:tcPr>
            <w:tcW w:w="515" w:type="pct"/>
            <w:vAlign w:val="bottom"/>
          </w:tcPr>
          <w:p w14:paraId="0D7CD0E8" w14:textId="1509C8E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40,420</w:t>
            </w:r>
          </w:p>
        </w:tc>
        <w:tc>
          <w:tcPr>
            <w:tcW w:w="634" w:type="pct"/>
            <w:vAlign w:val="bottom"/>
          </w:tcPr>
          <w:p w14:paraId="086717A5" w14:textId="278BF64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53,235</w:t>
            </w:r>
          </w:p>
        </w:tc>
        <w:tc>
          <w:tcPr>
            <w:tcW w:w="793" w:type="pct"/>
            <w:vAlign w:val="bottom"/>
          </w:tcPr>
          <w:p w14:paraId="7602D3BA" w14:textId="5C50156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74,846</w:t>
            </w:r>
          </w:p>
        </w:tc>
        <w:tc>
          <w:tcPr>
            <w:tcW w:w="819" w:type="pct"/>
            <w:vAlign w:val="bottom"/>
          </w:tcPr>
          <w:p w14:paraId="65818F03" w14:textId="0348F22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103,595</w:t>
            </w:r>
          </w:p>
        </w:tc>
      </w:tr>
      <w:tr w:rsidR="00863C3F" w:rsidRPr="002B6140" w14:paraId="52E0223F" w14:textId="77777777" w:rsidTr="00B31C40">
        <w:trPr>
          <w:jc w:val="center"/>
        </w:trPr>
        <w:tc>
          <w:tcPr>
            <w:tcW w:w="747" w:type="pct"/>
            <w:vAlign w:val="bottom"/>
          </w:tcPr>
          <w:p w14:paraId="7705EC2D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9426DAA" w14:textId="207E939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4.257</w:t>
            </w:r>
          </w:p>
        </w:tc>
        <w:tc>
          <w:tcPr>
            <w:tcW w:w="746" w:type="pct"/>
            <w:vAlign w:val="bottom"/>
          </w:tcPr>
          <w:p w14:paraId="4475DB37" w14:textId="32F1D8E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3.464</w:t>
            </w:r>
          </w:p>
        </w:tc>
        <w:tc>
          <w:tcPr>
            <w:tcW w:w="515" w:type="pct"/>
            <w:vAlign w:val="bottom"/>
          </w:tcPr>
          <w:p w14:paraId="78679941" w14:textId="031A47B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1.068</w:t>
            </w:r>
          </w:p>
        </w:tc>
        <w:tc>
          <w:tcPr>
            <w:tcW w:w="634" w:type="pct"/>
            <w:vAlign w:val="bottom"/>
          </w:tcPr>
          <w:p w14:paraId="396F4F5F" w14:textId="223D393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1.956</w:t>
            </w:r>
          </w:p>
        </w:tc>
        <w:tc>
          <w:tcPr>
            <w:tcW w:w="793" w:type="pct"/>
            <w:vAlign w:val="bottom"/>
          </w:tcPr>
          <w:p w14:paraId="7E44B39E" w14:textId="21C93D7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6.072</w:t>
            </w:r>
          </w:p>
        </w:tc>
        <w:tc>
          <w:tcPr>
            <w:tcW w:w="819" w:type="pct"/>
            <w:vAlign w:val="bottom"/>
          </w:tcPr>
          <w:p w14:paraId="2CABB8E0" w14:textId="4046DA9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10.473</w:t>
            </w:r>
          </w:p>
        </w:tc>
      </w:tr>
      <w:tr w:rsidR="00863C3F" w:rsidRPr="002B6140" w14:paraId="35AB7D9E" w14:textId="77777777" w:rsidTr="00B31C40">
        <w:trPr>
          <w:jc w:val="center"/>
        </w:trPr>
        <w:tc>
          <w:tcPr>
            <w:tcW w:w="747" w:type="pct"/>
            <w:vAlign w:val="bottom"/>
          </w:tcPr>
          <w:p w14:paraId="7B8E9F8D" w14:textId="77777777" w:rsidR="00863C3F" w:rsidRPr="002B6140" w:rsidRDefault="00364A0C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98BEE2B" w14:textId="23AF28E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746" w:type="pct"/>
            <w:vAlign w:val="bottom"/>
          </w:tcPr>
          <w:p w14:paraId="783CAA87" w14:textId="26B2A1D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515" w:type="pct"/>
            <w:vAlign w:val="bottom"/>
          </w:tcPr>
          <w:p w14:paraId="4A67051D" w14:textId="732117E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0.506</w:t>
            </w:r>
          </w:p>
        </w:tc>
        <w:tc>
          <w:tcPr>
            <w:tcW w:w="634" w:type="pct"/>
            <w:vAlign w:val="bottom"/>
          </w:tcPr>
          <w:p w14:paraId="6D3BFDFA" w14:textId="62F69F9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0.575</w:t>
            </w:r>
          </w:p>
        </w:tc>
        <w:tc>
          <w:tcPr>
            <w:tcW w:w="793" w:type="pct"/>
            <w:vAlign w:val="bottom"/>
          </w:tcPr>
          <w:p w14:paraId="318B54DC" w14:textId="11BC902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0.725</w:t>
            </w:r>
          </w:p>
        </w:tc>
        <w:tc>
          <w:tcPr>
            <w:tcW w:w="819" w:type="pct"/>
            <w:vAlign w:val="bottom"/>
          </w:tcPr>
          <w:p w14:paraId="49434B45" w14:textId="71CDF52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863C3F" w:rsidRPr="002B6140" w14:paraId="3F582A55" w14:textId="77777777" w:rsidTr="00B31C40">
        <w:trPr>
          <w:jc w:val="center"/>
        </w:trPr>
        <w:tc>
          <w:tcPr>
            <w:tcW w:w="747" w:type="pct"/>
            <w:vAlign w:val="bottom"/>
          </w:tcPr>
          <w:p w14:paraId="0EFEF14A" w14:textId="77777777" w:rsidR="00863C3F" w:rsidRPr="002B6140" w:rsidRDefault="00364A0C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657B6405" w14:textId="1434E93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49B9003D" w14:textId="7E6CF93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594AF7A1" w14:textId="0963650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2C0AC2AB" w14:textId="0954C6A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33DAD22B" w14:textId="5277732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6CBD905D" w14:textId="23A40E2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863C3F" w:rsidRPr="002B6140" w14:paraId="31BD68D0" w14:textId="77777777" w:rsidTr="00B31C40">
        <w:trPr>
          <w:jc w:val="center"/>
        </w:trPr>
        <w:tc>
          <w:tcPr>
            <w:tcW w:w="747" w:type="pct"/>
            <w:vAlign w:val="bottom"/>
          </w:tcPr>
          <w:p w14:paraId="345CE41C" w14:textId="77777777" w:rsidR="00863C3F" w:rsidRPr="002B6140" w:rsidRDefault="00364A0C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AA7C8DB" w14:textId="4212B5C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2,186</w:t>
            </w:r>
          </w:p>
        </w:tc>
        <w:tc>
          <w:tcPr>
            <w:tcW w:w="746" w:type="pct"/>
            <w:vAlign w:val="bottom"/>
          </w:tcPr>
          <w:p w14:paraId="41D16CB9" w14:textId="1A5A6B8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2,151</w:t>
            </w:r>
          </w:p>
        </w:tc>
        <w:tc>
          <w:tcPr>
            <w:tcW w:w="515" w:type="pct"/>
            <w:vAlign w:val="bottom"/>
          </w:tcPr>
          <w:p w14:paraId="1A44D604" w14:textId="0C9C7CF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509</w:t>
            </w:r>
          </w:p>
        </w:tc>
        <w:tc>
          <w:tcPr>
            <w:tcW w:w="634" w:type="pct"/>
            <w:vAlign w:val="bottom"/>
          </w:tcPr>
          <w:p w14:paraId="5DD32501" w14:textId="7A1AD1B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1,300</w:t>
            </w:r>
          </w:p>
        </w:tc>
        <w:tc>
          <w:tcPr>
            <w:tcW w:w="793" w:type="pct"/>
            <w:vAlign w:val="bottom"/>
          </w:tcPr>
          <w:p w14:paraId="083F7122" w14:textId="15EE211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3,040</w:t>
            </w:r>
          </w:p>
        </w:tc>
        <w:tc>
          <w:tcPr>
            <w:tcW w:w="819" w:type="pct"/>
            <w:vAlign w:val="bottom"/>
          </w:tcPr>
          <w:p w14:paraId="04E3C9B2" w14:textId="6FF314C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3,996</w:t>
            </w:r>
          </w:p>
        </w:tc>
      </w:tr>
      <w:tr w:rsidR="00863C3F" w:rsidRPr="002B6140" w14:paraId="3CB6E3BB" w14:textId="77777777" w:rsidTr="00B31C40">
        <w:trPr>
          <w:jc w:val="center"/>
        </w:trPr>
        <w:tc>
          <w:tcPr>
            <w:tcW w:w="747" w:type="pct"/>
            <w:vAlign w:val="bottom"/>
          </w:tcPr>
          <w:p w14:paraId="4A6AC16A" w14:textId="77777777" w:rsidR="00863C3F" w:rsidRPr="002B6140" w:rsidRDefault="00364A0C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C8ACEC7" w14:textId="5B70198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4,594</w:t>
            </w:r>
          </w:p>
        </w:tc>
        <w:tc>
          <w:tcPr>
            <w:tcW w:w="746" w:type="pct"/>
            <w:vAlign w:val="bottom"/>
          </w:tcPr>
          <w:p w14:paraId="742BAF3C" w14:textId="76908C7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4,571</w:t>
            </w:r>
          </w:p>
        </w:tc>
        <w:tc>
          <w:tcPr>
            <w:tcW w:w="515" w:type="pct"/>
            <w:vAlign w:val="bottom"/>
          </w:tcPr>
          <w:p w14:paraId="4AEE963E" w14:textId="226A6A9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3,824</w:t>
            </w:r>
          </w:p>
        </w:tc>
        <w:tc>
          <w:tcPr>
            <w:tcW w:w="634" w:type="pct"/>
            <w:vAlign w:val="bottom"/>
          </w:tcPr>
          <w:p w14:paraId="3E06B5B2" w14:textId="6787A19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4,297</w:t>
            </w:r>
          </w:p>
        </w:tc>
        <w:tc>
          <w:tcPr>
            <w:tcW w:w="793" w:type="pct"/>
            <w:vAlign w:val="bottom"/>
          </w:tcPr>
          <w:p w14:paraId="22753A18" w14:textId="594EA79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4,867</w:t>
            </w:r>
          </w:p>
        </w:tc>
        <w:tc>
          <w:tcPr>
            <w:tcW w:w="819" w:type="pct"/>
            <w:vAlign w:val="bottom"/>
          </w:tcPr>
          <w:p w14:paraId="064268B0" w14:textId="3980639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5,488</w:t>
            </w:r>
          </w:p>
        </w:tc>
      </w:tr>
      <w:tr w:rsidR="00863C3F" w:rsidRPr="002B6140" w14:paraId="144DD5A7" w14:textId="77777777" w:rsidTr="00B31C40">
        <w:trPr>
          <w:jc w:val="center"/>
        </w:trPr>
        <w:tc>
          <w:tcPr>
            <w:tcW w:w="747" w:type="pct"/>
            <w:vAlign w:val="bottom"/>
          </w:tcPr>
          <w:p w14:paraId="4F4B54D3" w14:textId="77777777" w:rsidR="00863C3F" w:rsidRPr="002B6140" w:rsidRDefault="00364A0C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801FEF7" w14:textId="0046395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4,704</w:t>
            </w:r>
          </w:p>
        </w:tc>
        <w:tc>
          <w:tcPr>
            <w:tcW w:w="746" w:type="pct"/>
            <w:vAlign w:val="bottom"/>
          </w:tcPr>
          <w:p w14:paraId="1F9F1B2E" w14:textId="435499C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4,669</w:t>
            </w:r>
          </w:p>
        </w:tc>
        <w:tc>
          <w:tcPr>
            <w:tcW w:w="515" w:type="pct"/>
            <w:vAlign w:val="bottom"/>
          </w:tcPr>
          <w:p w14:paraId="35E27832" w14:textId="788D3D6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3,829</w:t>
            </w:r>
          </w:p>
        </w:tc>
        <w:tc>
          <w:tcPr>
            <w:tcW w:w="634" w:type="pct"/>
            <w:vAlign w:val="bottom"/>
          </w:tcPr>
          <w:p w14:paraId="4C29F0C0" w14:textId="754C457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4,356</w:t>
            </w:r>
          </w:p>
        </w:tc>
        <w:tc>
          <w:tcPr>
            <w:tcW w:w="793" w:type="pct"/>
            <w:vAlign w:val="bottom"/>
          </w:tcPr>
          <w:p w14:paraId="0005E6BF" w14:textId="5A96E7E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5,018</w:t>
            </w:r>
          </w:p>
        </w:tc>
        <w:tc>
          <w:tcPr>
            <w:tcW w:w="819" w:type="pct"/>
            <w:vAlign w:val="bottom"/>
          </w:tcPr>
          <w:p w14:paraId="7D71DD90" w14:textId="4FCC418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5,760</w:t>
            </w:r>
          </w:p>
        </w:tc>
      </w:tr>
      <w:tr w:rsidR="00863C3F" w:rsidRPr="002B6140" w14:paraId="7017D75D" w14:textId="77777777" w:rsidTr="00B31C40">
        <w:trPr>
          <w:jc w:val="center"/>
        </w:trPr>
        <w:tc>
          <w:tcPr>
            <w:tcW w:w="747" w:type="pct"/>
            <w:vAlign w:val="bottom"/>
          </w:tcPr>
          <w:p w14:paraId="090A1E25" w14:textId="77777777" w:rsidR="00863C3F" w:rsidRPr="002B6140" w:rsidRDefault="00364A0C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43326F0" w14:textId="4615E08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5,241</w:t>
            </w:r>
          </w:p>
        </w:tc>
        <w:tc>
          <w:tcPr>
            <w:tcW w:w="746" w:type="pct"/>
            <w:vAlign w:val="bottom"/>
          </w:tcPr>
          <w:p w14:paraId="1969B98E" w14:textId="578E066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5,125</w:t>
            </w:r>
          </w:p>
        </w:tc>
        <w:tc>
          <w:tcPr>
            <w:tcW w:w="515" w:type="pct"/>
            <w:vAlign w:val="bottom"/>
          </w:tcPr>
          <w:p w14:paraId="08003370" w14:textId="2FA4499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3,850</w:t>
            </w:r>
          </w:p>
        </w:tc>
        <w:tc>
          <w:tcPr>
            <w:tcW w:w="634" w:type="pct"/>
            <w:vAlign w:val="bottom"/>
          </w:tcPr>
          <w:p w14:paraId="0AC201AB" w14:textId="4403122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4,619</w:t>
            </w:r>
          </w:p>
        </w:tc>
        <w:tc>
          <w:tcPr>
            <w:tcW w:w="793" w:type="pct"/>
            <w:vAlign w:val="bottom"/>
          </w:tcPr>
          <w:p w14:paraId="4FC6B684" w14:textId="6EC0C7C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5,760</w:t>
            </w:r>
          </w:p>
        </w:tc>
        <w:tc>
          <w:tcPr>
            <w:tcW w:w="819" w:type="pct"/>
            <w:vAlign w:val="bottom"/>
          </w:tcPr>
          <w:p w14:paraId="1554C50A" w14:textId="1E6503B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7,214</w:t>
            </w:r>
          </w:p>
        </w:tc>
      </w:tr>
      <w:tr w:rsidR="00863C3F" w:rsidRPr="002B6140" w14:paraId="6656AEBF" w14:textId="77777777" w:rsidTr="00B31C40">
        <w:trPr>
          <w:jc w:val="center"/>
        </w:trPr>
        <w:tc>
          <w:tcPr>
            <w:tcW w:w="747" w:type="pct"/>
            <w:vAlign w:val="bottom"/>
          </w:tcPr>
          <w:p w14:paraId="5DADF69B" w14:textId="77777777" w:rsidR="00863C3F" w:rsidRPr="002B6140" w:rsidRDefault="00364A0C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5DA80D5" w14:textId="0A46E61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0.033</w:t>
            </w:r>
          </w:p>
        </w:tc>
        <w:tc>
          <w:tcPr>
            <w:tcW w:w="746" w:type="pct"/>
            <w:vAlign w:val="bottom"/>
          </w:tcPr>
          <w:p w14:paraId="5A8D5421" w14:textId="4D590A4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515" w:type="pct"/>
            <w:vAlign w:val="bottom"/>
          </w:tcPr>
          <w:p w14:paraId="7AE14D6D" w14:textId="7099F44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634" w:type="pct"/>
            <w:vAlign w:val="bottom"/>
          </w:tcPr>
          <w:p w14:paraId="30644DD4" w14:textId="1E0C542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0.022</w:t>
            </w:r>
          </w:p>
        </w:tc>
        <w:tc>
          <w:tcPr>
            <w:tcW w:w="793" w:type="pct"/>
            <w:vAlign w:val="bottom"/>
          </w:tcPr>
          <w:p w14:paraId="130A81FB" w14:textId="6F668CF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819" w:type="pct"/>
            <w:vAlign w:val="bottom"/>
          </w:tcPr>
          <w:p w14:paraId="152923FF" w14:textId="2DFAE36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</w:tr>
      <w:tr w:rsidR="00863C3F" w:rsidRPr="002B6140" w14:paraId="7907EB4C" w14:textId="77777777" w:rsidTr="00B31C40">
        <w:trPr>
          <w:jc w:val="center"/>
        </w:trPr>
        <w:tc>
          <w:tcPr>
            <w:tcW w:w="747" w:type="pct"/>
            <w:vAlign w:val="bottom"/>
          </w:tcPr>
          <w:p w14:paraId="267ACFAC" w14:textId="77777777" w:rsidR="00863C3F" w:rsidRPr="002B6140" w:rsidRDefault="00364A0C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07DBDBE" w14:textId="0CF21B0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746" w:type="pct"/>
            <w:vAlign w:val="bottom"/>
          </w:tcPr>
          <w:p w14:paraId="02E50E13" w14:textId="3F0432D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0.072</w:t>
            </w:r>
          </w:p>
        </w:tc>
        <w:tc>
          <w:tcPr>
            <w:tcW w:w="515" w:type="pct"/>
            <w:vAlign w:val="bottom"/>
          </w:tcPr>
          <w:p w14:paraId="28599F88" w14:textId="1F1E29C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1149F9D4" w14:textId="6335BDC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793" w:type="pct"/>
            <w:vAlign w:val="bottom"/>
          </w:tcPr>
          <w:p w14:paraId="5E020731" w14:textId="1FBEC9F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0.088</w:t>
            </w:r>
          </w:p>
        </w:tc>
        <w:tc>
          <w:tcPr>
            <w:tcW w:w="819" w:type="pct"/>
            <w:vAlign w:val="bottom"/>
          </w:tcPr>
          <w:p w14:paraId="0EDAC017" w14:textId="7556216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0.125</w:t>
            </w:r>
          </w:p>
        </w:tc>
      </w:tr>
      <w:tr w:rsidR="00863C3F" w:rsidRPr="002B6140" w14:paraId="558D4EC7" w14:textId="77777777" w:rsidTr="00B31C40">
        <w:trPr>
          <w:jc w:val="center"/>
        </w:trPr>
        <w:tc>
          <w:tcPr>
            <w:tcW w:w="747" w:type="pct"/>
            <w:vAlign w:val="bottom"/>
          </w:tcPr>
          <w:p w14:paraId="3FDAC49C" w14:textId="77777777" w:rsidR="00863C3F" w:rsidRPr="002B6140" w:rsidRDefault="00364A0C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6B57435" w14:textId="0029E16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0.077</w:t>
            </w:r>
          </w:p>
        </w:tc>
        <w:tc>
          <w:tcPr>
            <w:tcW w:w="746" w:type="pct"/>
            <w:vAlign w:val="bottom"/>
          </w:tcPr>
          <w:p w14:paraId="3A37DF6F" w14:textId="6CF3309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515" w:type="pct"/>
            <w:vAlign w:val="bottom"/>
          </w:tcPr>
          <w:p w14:paraId="0C83786C" w14:textId="5270A17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2AAF8B92" w14:textId="1D56766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93" w:type="pct"/>
            <w:vAlign w:val="bottom"/>
          </w:tcPr>
          <w:p w14:paraId="2B8A2CB1" w14:textId="64A2AAE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0.091</w:t>
            </w:r>
          </w:p>
        </w:tc>
        <w:tc>
          <w:tcPr>
            <w:tcW w:w="819" w:type="pct"/>
            <w:vAlign w:val="bottom"/>
          </w:tcPr>
          <w:p w14:paraId="6EE1552B" w14:textId="1654DF3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0.131</w:t>
            </w:r>
          </w:p>
        </w:tc>
      </w:tr>
      <w:tr w:rsidR="00863C3F" w:rsidRPr="002B6140" w14:paraId="5CD0A1FC" w14:textId="77777777" w:rsidTr="00B31C40">
        <w:trPr>
          <w:jc w:val="center"/>
        </w:trPr>
        <w:tc>
          <w:tcPr>
            <w:tcW w:w="747" w:type="pct"/>
            <w:vAlign w:val="bottom"/>
          </w:tcPr>
          <w:p w14:paraId="29140162" w14:textId="77777777" w:rsidR="00863C3F" w:rsidRPr="002B6140" w:rsidRDefault="00364A0C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F85E550" w14:textId="122CFAC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0.087</w:t>
            </w:r>
          </w:p>
        </w:tc>
        <w:tc>
          <w:tcPr>
            <w:tcW w:w="746" w:type="pct"/>
            <w:vAlign w:val="bottom"/>
          </w:tcPr>
          <w:p w14:paraId="4EBB30A9" w14:textId="60AC045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0.081</w:t>
            </w:r>
          </w:p>
        </w:tc>
        <w:tc>
          <w:tcPr>
            <w:tcW w:w="515" w:type="pct"/>
            <w:vAlign w:val="bottom"/>
          </w:tcPr>
          <w:p w14:paraId="7E46B44F" w14:textId="2652B1A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634" w:type="pct"/>
            <w:vAlign w:val="bottom"/>
          </w:tcPr>
          <w:p w14:paraId="798030A2" w14:textId="1C0C542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793" w:type="pct"/>
            <w:vAlign w:val="bottom"/>
          </w:tcPr>
          <w:p w14:paraId="45D6B375" w14:textId="5B38E61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0.104</w:t>
            </w:r>
          </w:p>
        </w:tc>
        <w:tc>
          <w:tcPr>
            <w:tcW w:w="819" w:type="pct"/>
            <w:vAlign w:val="bottom"/>
          </w:tcPr>
          <w:p w14:paraId="58AF6C0A" w14:textId="0C261C0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0.163</w:t>
            </w:r>
          </w:p>
        </w:tc>
      </w:tr>
      <w:tr w:rsidR="00863C3F" w:rsidRPr="002B6140" w14:paraId="4E01C5C2" w14:textId="77777777" w:rsidTr="00B31C40">
        <w:trPr>
          <w:jc w:val="center"/>
        </w:trPr>
        <w:tc>
          <w:tcPr>
            <w:tcW w:w="747" w:type="pct"/>
            <w:vAlign w:val="bottom"/>
          </w:tcPr>
          <w:p w14:paraId="4AE31F08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62A519F" w14:textId="2D0EE57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208A00D4" w14:textId="2F857EF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515" w:type="pct"/>
            <w:vAlign w:val="bottom"/>
          </w:tcPr>
          <w:p w14:paraId="694E841A" w14:textId="2F648BD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042ED767" w14:textId="3F54B2B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0.347</w:t>
            </w:r>
          </w:p>
        </w:tc>
        <w:tc>
          <w:tcPr>
            <w:tcW w:w="793" w:type="pct"/>
            <w:vAlign w:val="bottom"/>
          </w:tcPr>
          <w:p w14:paraId="140A4ADC" w14:textId="2F58A52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69E6957D" w14:textId="76C52D2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0.409</w:t>
            </w:r>
          </w:p>
        </w:tc>
      </w:tr>
      <w:tr w:rsidR="00863C3F" w:rsidRPr="002B6140" w14:paraId="3E423E4A" w14:textId="77777777" w:rsidTr="003C755A">
        <w:trPr>
          <w:jc w:val="center"/>
        </w:trPr>
        <w:tc>
          <w:tcPr>
            <w:tcW w:w="747" w:type="pct"/>
            <w:vAlign w:val="bottom"/>
          </w:tcPr>
          <w:p w14:paraId="350C8C27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D69847E" w14:textId="0562E6E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140CA4D3" w14:textId="3E41C1F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441BFE54" w14:textId="7BBB704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00F8C7E4" w14:textId="60CF598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63193477" w14:textId="0DAAE5D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58FEB3BD" w14:textId="703F3ED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863C3F" w:rsidRPr="002B6140" w14:paraId="6F686CAD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0091B1CF" w14:textId="141E2502" w:rsidR="00863C3F" w:rsidRPr="002B6140" w:rsidRDefault="00364A0C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05EFC4E" w14:textId="455BB07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7023FB1" w14:textId="698E0C7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7C5211FC" w14:textId="09810A6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7388E296" w14:textId="3678A46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65698003" w14:textId="4D46CEF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1B60E61B" w14:textId="307FB12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2363F970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2988EFA2" w14:textId="77777777" w:rsidR="00B8499E" w:rsidRPr="002B6140" w:rsidRDefault="00B8499E">
      <w:pPr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4D64F1C3" w14:textId="31F4E165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color w:val="000000"/>
          <w:lang w:val="en-GB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lastRenderedPageBreak/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.13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12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91773F" w:rsidRPr="002B6140" w14:paraId="0E9A3707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0E5C748D" w14:textId="77777777" w:rsidR="0091773F" w:rsidRPr="002B6140" w:rsidRDefault="0091773F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BF00CA2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3215A4D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0191FF56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58FD4508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074E25FE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5C14374C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863C3F" w:rsidRPr="002B6140" w14:paraId="7ABF3E96" w14:textId="77777777" w:rsidTr="0020469A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4D3DC7E8" w14:textId="77777777" w:rsidR="00863C3F" w:rsidRPr="002B6140" w:rsidRDefault="00364A0C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</w:tcPr>
          <w:p w14:paraId="562AEA3E" w14:textId="70DA6A1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</w:tcPr>
          <w:p w14:paraId="476939FE" w14:textId="2707DB8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</w:tcPr>
          <w:p w14:paraId="2AE2AD93" w14:textId="56B48E4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</w:tcPr>
          <w:p w14:paraId="5529B43F" w14:textId="6BB6DD2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</w:tcPr>
          <w:p w14:paraId="3BF4B88B" w14:textId="18C1C22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</w:tcPr>
          <w:p w14:paraId="3658764D" w14:textId="79BD5CE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0.028</w:t>
            </w:r>
          </w:p>
        </w:tc>
      </w:tr>
      <w:tr w:rsidR="00863C3F" w:rsidRPr="002B6140" w14:paraId="74A4CF15" w14:textId="77777777" w:rsidTr="0020469A">
        <w:trPr>
          <w:jc w:val="center"/>
        </w:trPr>
        <w:tc>
          <w:tcPr>
            <w:tcW w:w="747" w:type="pct"/>
            <w:vAlign w:val="bottom"/>
          </w:tcPr>
          <w:p w14:paraId="15D0FFCC" w14:textId="7777777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</w:tcPr>
          <w:p w14:paraId="0DF1FFF7" w14:textId="04062A3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65,380</w:t>
            </w:r>
          </w:p>
        </w:tc>
        <w:tc>
          <w:tcPr>
            <w:tcW w:w="746" w:type="pct"/>
          </w:tcPr>
          <w:p w14:paraId="17F56BD1" w14:textId="431E001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63,131</w:t>
            </w:r>
          </w:p>
        </w:tc>
        <w:tc>
          <w:tcPr>
            <w:tcW w:w="515" w:type="pct"/>
          </w:tcPr>
          <w:p w14:paraId="3D35F689" w14:textId="2A89D6E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40,420</w:t>
            </w:r>
          </w:p>
        </w:tc>
        <w:tc>
          <w:tcPr>
            <w:tcW w:w="634" w:type="pct"/>
          </w:tcPr>
          <w:p w14:paraId="5A3FB5CB" w14:textId="70EC206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53,235</w:t>
            </w:r>
          </w:p>
        </w:tc>
        <w:tc>
          <w:tcPr>
            <w:tcW w:w="793" w:type="pct"/>
          </w:tcPr>
          <w:p w14:paraId="592E0649" w14:textId="2929713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74,846</w:t>
            </w:r>
          </w:p>
        </w:tc>
        <w:tc>
          <w:tcPr>
            <w:tcW w:w="819" w:type="pct"/>
          </w:tcPr>
          <w:p w14:paraId="55B3FAAE" w14:textId="73077EE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103,595</w:t>
            </w:r>
          </w:p>
        </w:tc>
      </w:tr>
      <w:tr w:rsidR="00863C3F" w:rsidRPr="002B6140" w14:paraId="6F6D3F50" w14:textId="77777777" w:rsidTr="0020469A">
        <w:trPr>
          <w:jc w:val="center"/>
        </w:trPr>
        <w:tc>
          <w:tcPr>
            <w:tcW w:w="747" w:type="pct"/>
            <w:vAlign w:val="bottom"/>
          </w:tcPr>
          <w:p w14:paraId="71A94BB7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</w:tcPr>
          <w:p w14:paraId="06CAABB0" w14:textId="019B6FC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4.257</w:t>
            </w:r>
          </w:p>
        </w:tc>
        <w:tc>
          <w:tcPr>
            <w:tcW w:w="746" w:type="pct"/>
          </w:tcPr>
          <w:p w14:paraId="28292A53" w14:textId="431C10D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3.464</w:t>
            </w:r>
          </w:p>
        </w:tc>
        <w:tc>
          <w:tcPr>
            <w:tcW w:w="515" w:type="pct"/>
          </w:tcPr>
          <w:p w14:paraId="4E496C25" w14:textId="26BDEE8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1.068</w:t>
            </w:r>
          </w:p>
        </w:tc>
        <w:tc>
          <w:tcPr>
            <w:tcW w:w="634" w:type="pct"/>
          </w:tcPr>
          <w:p w14:paraId="71C6B7E8" w14:textId="5F73A23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1.956</w:t>
            </w:r>
          </w:p>
        </w:tc>
        <w:tc>
          <w:tcPr>
            <w:tcW w:w="793" w:type="pct"/>
          </w:tcPr>
          <w:p w14:paraId="6F8A31C5" w14:textId="7223835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6.072</w:t>
            </w:r>
          </w:p>
        </w:tc>
        <w:tc>
          <w:tcPr>
            <w:tcW w:w="819" w:type="pct"/>
          </w:tcPr>
          <w:p w14:paraId="23A44163" w14:textId="57721BC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10.473</w:t>
            </w:r>
          </w:p>
        </w:tc>
      </w:tr>
      <w:tr w:rsidR="00863C3F" w:rsidRPr="002B6140" w14:paraId="350BCED4" w14:textId="77777777" w:rsidTr="0020469A">
        <w:trPr>
          <w:jc w:val="center"/>
        </w:trPr>
        <w:tc>
          <w:tcPr>
            <w:tcW w:w="747" w:type="pct"/>
            <w:vAlign w:val="bottom"/>
          </w:tcPr>
          <w:p w14:paraId="4D22E3C9" w14:textId="77777777" w:rsidR="00863C3F" w:rsidRPr="002B6140" w:rsidRDefault="00364A0C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4E897C72" w14:textId="0AC66E7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0.649</w:t>
            </w:r>
          </w:p>
        </w:tc>
        <w:tc>
          <w:tcPr>
            <w:tcW w:w="746" w:type="pct"/>
          </w:tcPr>
          <w:p w14:paraId="0B7806DF" w14:textId="17C798B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0.649</w:t>
            </w:r>
          </w:p>
        </w:tc>
        <w:tc>
          <w:tcPr>
            <w:tcW w:w="515" w:type="pct"/>
          </w:tcPr>
          <w:p w14:paraId="16AC4A3E" w14:textId="73579A4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0.506</w:t>
            </w:r>
          </w:p>
        </w:tc>
        <w:tc>
          <w:tcPr>
            <w:tcW w:w="634" w:type="pct"/>
          </w:tcPr>
          <w:p w14:paraId="6AA8ECF6" w14:textId="31AA3B8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0.575</w:t>
            </w:r>
          </w:p>
        </w:tc>
        <w:tc>
          <w:tcPr>
            <w:tcW w:w="793" w:type="pct"/>
          </w:tcPr>
          <w:p w14:paraId="6D977B4C" w14:textId="1E741BB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0.725</w:t>
            </w:r>
          </w:p>
        </w:tc>
        <w:tc>
          <w:tcPr>
            <w:tcW w:w="819" w:type="pct"/>
          </w:tcPr>
          <w:p w14:paraId="6761FBF5" w14:textId="5115E98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0.792</w:t>
            </w:r>
          </w:p>
        </w:tc>
      </w:tr>
      <w:tr w:rsidR="00863C3F" w:rsidRPr="002B6140" w14:paraId="7385069D" w14:textId="77777777" w:rsidTr="0020469A">
        <w:trPr>
          <w:jc w:val="center"/>
        </w:trPr>
        <w:tc>
          <w:tcPr>
            <w:tcW w:w="747" w:type="pct"/>
            <w:vAlign w:val="bottom"/>
          </w:tcPr>
          <w:p w14:paraId="210A7947" w14:textId="77777777" w:rsidR="00863C3F" w:rsidRPr="002B6140" w:rsidRDefault="00364A0C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</w:tcPr>
          <w:p w14:paraId="29DB5F9A" w14:textId="79E5C54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0.0004</w:t>
            </w:r>
          </w:p>
        </w:tc>
        <w:tc>
          <w:tcPr>
            <w:tcW w:w="746" w:type="pct"/>
          </w:tcPr>
          <w:p w14:paraId="5FEF635F" w14:textId="4A8B8D1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0.0004</w:t>
            </w:r>
          </w:p>
        </w:tc>
        <w:tc>
          <w:tcPr>
            <w:tcW w:w="515" w:type="pct"/>
          </w:tcPr>
          <w:p w14:paraId="7DC417D6" w14:textId="1835976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0.0001</w:t>
            </w:r>
          </w:p>
        </w:tc>
        <w:tc>
          <w:tcPr>
            <w:tcW w:w="634" w:type="pct"/>
          </w:tcPr>
          <w:p w14:paraId="66D37542" w14:textId="7018B00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0.0002</w:t>
            </w:r>
          </w:p>
        </w:tc>
        <w:tc>
          <w:tcPr>
            <w:tcW w:w="793" w:type="pct"/>
          </w:tcPr>
          <w:p w14:paraId="59466361" w14:textId="7201B1D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0.0005</w:t>
            </w:r>
          </w:p>
        </w:tc>
        <w:tc>
          <w:tcPr>
            <w:tcW w:w="819" w:type="pct"/>
          </w:tcPr>
          <w:p w14:paraId="7C5F6A7C" w14:textId="0CF7C4C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0.0006</w:t>
            </w:r>
          </w:p>
        </w:tc>
      </w:tr>
      <w:tr w:rsidR="00863C3F" w:rsidRPr="002B6140" w14:paraId="5B3189A2" w14:textId="77777777" w:rsidTr="0020469A">
        <w:trPr>
          <w:jc w:val="center"/>
        </w:trPr>
        <w:tc>
          <w:tcPr>
            <w:tcW w:w="747" w:type="pct"/>
            <w:vAlign w:val="bottom"/>
          </w:tcPr>
          <w:p w14:paraId="515BA0B5" w14:textId="77777777" w:rsidR="00863C3F" w:rsidRPr="002B6140" w:rsidRDefault="00364A0C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43311A58" w14:textId="3DEB8EE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2,186</w:t>
            </w:r>
          </w:p>
        </w:tc>
        <w:tc>
          <w:tcPr>
            <w:tcW w:w="746" w:type="pct"/>
          </w:tcPr>
          <w:p w14:paraId="4DCC6C99" w14:textId="262FF81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2,151</w:t>
            </w:r>
          </w:p>
        </w:tc>
        <w:tc>
          <w:tcPr>
            <w:tcW w:w="515" w:type="pct"/>
          </w:tcPr>
          <w:p w14:paraId="366F0020" w14:textId="753E86A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509</w:t>
            </w:r>
          </w:p>
        </w:tc>
        <w:tc>
          <w:tcPr>
            <w:tcW w:w="634" w:type="pct"/>
          </w:tcPr>
          <w:p w14:paraId="5B649D98" w14:textId="70CAAF0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1,300</w:t>
            </w:r>
          </w:p>
        </w:tc>
        <w:tc>
          <w:tcPr>
            <w:tcW w:w="793" w:type="pct"/>
          </w:tcPr>
          <w:p w14:paraId="3DFEC57B" w14:textId="34CD15A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3,040</w:t>
            </w:r>
          </w:p>
        </w:tc>
        <w:tc>
          <w:tcPr>
            <w:tcW w:w="819" w:type="pct"/>
          </w:tcPr>
          <w:p w14:paraId="71EAE3C9" w14:textId="451B9A9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3,996</w:t>
            </w:r>
          </w:p>
        </w:tc>
      </w:tr>
      <w:tr w:rsidR="00863C3F" w:rsidRPr="002B6140" w14:paraId="7C2A9F0C" w14:textId="77777777" w:rsidTr="0020469A">
        <w:trPr>
          <w:jc w:val="center"/>
        </w:trPr>
        <w:tc>
          <w:tcPr>
            <w:tcW w:w="747" w:type="pct"/>
            <w:vAlign w:val="bottom"/>
          </w:tcPr>
          <w:p w14:paraId="1679F02F" w14:textId="77777777" w:rsidR="00863C3F" w:rsidRPr="002B6140" w:rsidRDefault="00364A0C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5EFFF6DE" w14:textId="4F06AF4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4,594</w:t>
            </w:r>
          </w:p>
        </w:tc>
        <w:tc>
          <w:tcPr>
            <w:tcW w:w="746" w:type="pct"/>
          </w:tcPr>
          <w:p w14:paraId="1CAE7A8B" w14:textId="4E80275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4,571</w:t>
            </w:r>
          </w:p>
        </w:tc>
        <w:tc>
          <w:tcPr>
            <w:tcW w:w="515" w:type="pct"/>
          </w:tcPr>
          <w:p w14:paraId="6C9FDC71" w14:textId="2573076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3,824</w:t>
            </w:r>
          </w:p>
        </w:tc>
        <w:tc>
          <w:tcPr>
            <w:tcW w:w="634" w:type="pct"/>
          </w:tcPr>
          <w:p w14:paraId="4BD8D2DC" w14:textId="48F0EF5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4,297</w:t>
            </w:r>
          </w:p>
        </w:tc>
        <w:tc>
          <w:tcPr>
            <w:tcW w:w="793" w:type="pct"/>
          </w:tcPr>
          <w:p w14:paraId="581E2CD8" w14:textId="5E1A910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4,867</w:t>
            </w:r>
          </w:p>
        </w:tc>
        <w:tc>
          <w:tcPr>
            <w:tcW w:w="819" w:type="pct"/>
          </w:tcPr>
          <w:p w14:paraId="18AB3C07" w14:textId="3C3BA59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5,488</w:t>
            </w:r>
          </w:p>
        </w:tc>
      </w:tr>
      <w:tr w:rsidR="00863C3F" w:rsidRPr="002B6140" w14:paraId="5FDA0C37" w14:textId="77777777" w:rsidTr="0020469A">
        <w:trPr>
          <w:jc w:val="center"/>
        </w:trPr>
        <w:tc>
          <w:tcPr>
            <w:tcW w:w="747" w:type="pct"/>
            <w:vAlign w:val="bottom"/>
          </w:tcPr>
          <w:p w14:paraId="0A248CA5" w14:textId="77777777" w:rsidR="00863C3F" w:rsidRPr="002B6140" w:rsidRDefault="00364A0C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37343E07" w14:textId="557186A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4,704</w:t>
            </w:r>
          </w:p>
        </w:tc>
        <w:tc>
          <w:tcPr>
            <w:tcW w:w="746" w:type="pct"/>
          </w:tcPr>
          <w:p w14:paraId="6A3C7333" w14:textId="6E3A2A3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4,669</w:t>
            </w:r>
          </w:p>
        </w:tc>
        <w:tc>
          <w:tcPr>
            <w:tcW w:w="515" w:type="pct"/>
          </w:tcPr>
          <w:p w14:paraId="2C1C5182" w14:textId="7BE3221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3,829</w:t>
            </w:r>
          </w:p>
        </w:tc>
        <w:tc>
          <w:tcPr>
            <w:tcW w:w="634" w:type="pct"/>
          </w:tcPr>
          <w:p w14:paraId="556FA3DE" w14:textId="1806435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4,356</w:t>
            </w:r>
          </w:p>
        </w:tc>
        <w:tc>
          <w:tcPr>
            <w:tcW w:w="793" w:type="pct"/>
          </w:tcPr>
          <w:p w14:paraId="36EE6BF8" w14:textId="5870349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5,018</w:t>
            </w:r>
          </w:p>
        </w:tc>
        <w:tc>
          <w:tcPr>
            <w:tcW w:w="819" w:type="pct"/>
          </w:tcPr>
          <w:p w14:paraId="73B0C748" w14:textId="2C25061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5,760</w:t>
            </w:r>
          </w:p>
        </w:tc>
      </w:tr>
      <w:tr w:rsidR="00863C3F" w:rsidRPr="002B6140" w14:paraId="664466C3" w14:textId="77777777" w:rsidTr="0020469A">
        <w:trPr>
          <w:jc w:val="center"/>
        </w:trPr>
        <w:tc>
          <w:tcPr>
            <w:tcW w:w="747" w:type="pct"/>
            <w:vAlign w:val="bottom"/>
          </w:tcPr>
          <w:p w14:paraId="4B138BF2" w14:textId="77777777" w:rsidR="00863C3F" w:rsidRPr="002B6140" w:rsidRDefault="00364A0C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47ECA751" w14:textId="78BB983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5,241</w:t>
            </w:r>
          </w:p>
        </w:tc>
        <w:tc>
          <w:tcPr>
            <w:tcW w:w="746" w:type="pct"/>
          </w:tcPr>
          <w:p w14:paraId="5CDBB78C" w14:textId="53EAB9E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5,125</w:t>
            </w:r>
          </w:p>
        </w:tc>
        <w:tc>
          <w:tcPr>
            <w:tcW w:w="515" w:type="pct"/>
          </w:tcPr>
          <w:p w14:paraId="741D6FFD" w14:textId="1C7EEA6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3,850</w:t>
            </w:r>
          </w:p>
        </w:tc>
        <w:tc>
          <w:tcPr>
            <w:tcW w:w="634" w:type="pct"/>
          </w:tcPr>
          <w:p w14:paraId="285E3FF6" w14:textId="3DA9835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4,619</w:t>
            </w:r>
          </w:p>
        </w:tc>
        <w:tc>
          <w:tcPr>
            <w:tcW w:w="793" w:type="pct"/>
          </w:tcPr>
          <w:p w14:paraId="42C88E5E" w14:textId="6DC29FD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5,760</w:t>
            </w:r>
          </w:p>
        </w:tc>
        <w:tc>
          <w:tcPr>
            <w:tcW w:w="819" w:type="pct"/>
          </w:tcPr>
          <w:p w14:paraId="230A895C" w14:textId="536374B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7,214</w:t>
            </w:r>
          </w:p>
        </w:tc>
      </w:tr>
      <w:tr w:rsidR="00863C3F" w:rsidRPr="002B6140" w14:paraId="6C14CA79" w14:textId="77777777" w:rsidTr="0020469A">
        <w:trPr>
          <w:jc w:val="center"/>
        </w:trPr>
        <w:tc>
          <w:tcPr>
            <w:tcW w:w="747" w:type="pct"/>
            <w:vAlign w:val="bottom"/>
          </w:tcPr>
          <w:p w14:paraId="69272699" w14:textId="77777777" w:rsidR="00863C3F" w:rsidRPr="002B6140" w:rsidRDefault="00364A0C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1E009AAB" w14:textId="3E8BB69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0.033</w:t>
            </w:r>
          </w:p>
        </w:tc>
        <w:tc>
          <w:tcPr>
            <w:tcW w:w="746" w:type="pct"/>
          </w:tcPr>
          <w:p w14:paraId="183A58DB" w14:textId="4889BB9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0.032</w:t>
            </w:r>
          </w:p>
        </w:tc>
        <w:tc>
          <w:tcPr>
            <w:tcW w:w="515" w:type="pct"/>
          </w:tcPr>
          <w:p w14:paraId="116F8F05" w14:textId="3F6E210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0.011</w:t>
            </w:r>
          </w:p>
        </w:tc>
        <w:tc>
          <w:tcPr>
            <w:tcW w:w="634" w:type="pct"/>
          </w:tcPr>
          <w:p w14:paraId="7FCE74E6" w14:textId="5A80236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0.022</w:t>
            </w:r>
          </w:p>
        </w:tc>
        <w:tc>
          <w:tcPr>
            <w:tcW w:w="793" w:type="pct"/>
          </w:tcPr>
          <w:p w14:paraId="2E67A3B3" w14:textId="10D354F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0.042</w:t>
            </w:r>
          </w:p>
        </w:tc>
        <w:tc>
          <w:tcPr>
            <w:tcW w:w="819" w:type="pct"/>
          </w:tcPr>
          <w:p w14:paraId="58FFE583" w14:textId="438745B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0.062</w:t>
            </w:r>
          </w:p>
        </w:tc>
      </w:tr>
      <w:tr w:rsidR="00863C3F" w:rsidRPr="002B6140" w14:paraId="1065D4F7" w14:textId="77777777" w:rsidTr="0020469A">
        <w:trPr>
          <w:jc w:val="center"/>
        </w:trPr>
        <w:tc>
          <w:tcPr>
            <w:tcW w:w="747" w:type="pct"/>
            <w:vAlign w:val="bottom"/>
          </w:tcPr>
          <w:p w14:paraId="74A875C5" w14:textId="77777777" w:rsidR="00863C3F" w:rsidRPr="002B6140" w:rsidRDefault="00364A0C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7DBB0378" w14:textId="3789EDA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0.075</w:t>
            </w:r>
          </w:p>
        </w:tc>
        <w:tc>
          <w:tcPr>
            <w:tcW w:w="746" w:type="pct"/>
          </w:tcPr>
          <w:p w14:paraId="0A810B02" w14:textId="416E3CE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0.072</w:t>
            </w:r>
          </w:p>
        </w:tc>
        <w:tc>
          <w:tcPr>
            <w:tcW w:w="515" w:type="pct"/>
          </w:tcPr>
          <w:p w14:paraId="138FFB4F" w14:textId="3D23A76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0.041</w:t>
            </w:r>
          </w:p>
        </w:tc>
        <w:tc>
          <w:tcPr>
            <w:tcW w:w="634" w:type="pct"/>
          </w:tcPr>
          <w:p w14:paraId="15A8C64A" w14:textId="1BDA4F2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0.059</w:t>
            </w:r>
          </w:p>
        </w:tc>
        <w:tc>
          <w:tcPr>
            <w:tcW w:w="793" w:type="pct"/>
          </w:tcPr>
          <w:p w14:paraId="06CBCE64" w14:textId="211B1CC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0.088</w:t>
            </w:r>
          </w:p>
        </w:tc>
        <w:tc>
          <w:tcPr>
            <w:tcW w:w="819" w:type="pct"/>
          </w:tcPr>
          <w:p w14:paraId="53B98D12" w14:textId="282BCC1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0.125</w:t>
            </w:r>
          </w:p>
        </w:tc>
      </w:tr>
      <w:tr w:rsidR="00863C3F" w:rsidRPr="002B6140" w14:paraId="45C97460" w14:textId="77777777" w:rsidTr="0020469A">
        <w:trPr>
          <w:jc w:val="center"/>
        </w:trPr>
        <w:tc>
          <w:tcPr>
            <w:tcW w:w="747" w:type="pct"/>
            <w:vAlign w:val="bottom"/>
          </w:tcPr>
          <w:p w14:paraId="2DA7D103" w14:textId="77777777" w:rsidR="00863C3F" w:rsidRPr="002B6140" w:rsidRDefault="00364A0C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1A0A2C4B" w14:textId="4FE7C12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0.077</w:t>
            </w:r>
          </w:p>
        </w:tc>
        <w:tc>
          <w:tcPr>
            <w:tcW w:w="746" w:type="pct"/>
          </w:tcPr>
          <w:p w14:paraId="135208AC" w14:textId="2A2DFE0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0.074</w:t>
            </w:r>
          </w:p>
        </w:tc>
        <w:tc>
          <w:tcPr>
            <w:tcW w:w="515" w:type="pct"/>
          </w:tcPr>
          <w:p w14:paraId="4D2376A4" w14:textId="3153EAB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0.041</w:t>
            </w:r>
          </w:p>
        </w:tc>
        <w:tc>
          <w:tcPr>
            <w:tcW w:w="634" w:type="pct"/>
          </w:tcPr>
          <w:p w14:paraId="648B4858" w14:textId="1F5FDC5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0.06</w:t>
            </w:r>
          </w:p>
        </w:tc>
        <w:tc>
          <w:tcPr>
            <w:tcW w:w="793" w:type="pct"/>
          </w:tcPr>
          <w:p w14:paraId="4E633ED8" w14:textId="6FB1FC8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0.091</w:t>
            </w:r>
          </w:p>
        </w:tc>
        <w:tc>
          <w:tcPr>
            <w:tcW w:w="819" w:type="pct"/>
          </w:tcPr>
          <w:p w14:paraId="506ECD5E" w14:textId="0750189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0.131</w:t>
            </w:r>
          </w:p>
        </w:tc>
      </w:tr>
      <w:tr w:rsidR="00863C3F" w:rsidRPr="002B6140" w14:paraId="5C6B94AD" w14:textId="77777777" w:rsidTr="0020469A">
        <w:trPr>
          <w:jc w:val="center"/>
        </w:trPr>
        <w:tc>
          <w:tcPr>
            <w:tcW w:w="747" w:type="pct"/>
            <w:vAlign w:val="bottom"/>
          </w:tcPr>
          <w:p w14:paraId="5C826FEC" w14:textId="77777777" w:rsidR="00863C3F" w:rsidRPr="002B6140" w:rsidRDefault="00364A0C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130CA3E7" w14:textId="203B34D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0.087</w:t>
            </w:r>
          </w:p>
        </w:tc>
        <w:tc>
          <w:tcPr>
            <w:tcW w:w="746" w:type="pct"/>
          </w:tcPr>
          <w:p w14:paraId="66F88F5C" w14:textId="11FDAD5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0.081</w:t>
            </w:r>
          </w:p>
        </w:tc>
        <w:tc>
          <w:tcPr>
            <w:tcW w:w="515" w:type="pct"/>
          </w:tcPr>
          <w:p w14:paraId="68A0B055" w14:textId="4531A93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0.042</w:t>
            </w:r>
          </w:p>
        </w:tc>
        <w:tc>
          <w:tcPr>
            <w:tcW w:w="634" w:type="pct"/>
          </w:tcPr>
          <w:p w14:paraId="7799AD01" w14:textId="1311672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0.064</w:t>
            </w:r>
          </w:p>
        </w:tc>
        <w:tc>
          <w:tcPr>
            <w:tcW w:w="793" w:type="pct"/>
          </w:tcPr>
          <w:p w14:paraId="5D8EF06E" w14:textId="63DE718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0.104</w:t>
            </w:r>
          </w:p>
        </w:tc>
        <w:tc>
          <w:tcPr>
            <w:tcW w:w="819" w:type="pct"/>
          </w:tcPr>
          <w:p w14:paraId="4FAA898C" w14:textId="67494EE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0.163</w:t>
            </w:r>
          </w:p>
        </w:tc>
      </w:tr>
      <w:tr w:rsidR="00863C3F" w:rsidRPr="002B6140" w14:paraId="0196BB70" w14:textId="77777777" w:rsidTr="0020469A">
        <w:trPr>
          <w:jc w:val="center"/>
        </w:trPr>
        <w:tc>
          <w:tcPr>
            <w:tcW w:w="747" w:type="pct"/>
            <w:vAlign w:val="bottom"/>
          </w:tcPr>
          <w:p w14:paraId="2633A25E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</w:tcPr>
          <w:p w14:paraId="25E8AABF" w14:textId="0264F8B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0.362</w:t>
            </w:r>
          </w:p>
        </w:tc>
        <w:tc>
          <w:tcPr>
            <w:tcW w:w="746" w:type="pct"/>
          </w:tcPr>
          <w:p w14:paraId="69EB1682" w14:textId="76A5730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0.362</w:t>
            </w:r>
          </w:p>
        </w:tc>
        <w:tc>
          <w:tcPr>
            <w:tcW w:w="515" w:type="pct"/>
          </w:tcPr>
          <w:p w14:paraId="7ACB711C" w14:textId="443B578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0.32</w:t>
            </w:r>
          </w:p>
        </w:tc>
        <w:tc>
          <w:tcPr>
            <w:tcW w:w="634" w:type="pct"/>
          </w:tcPr>
          <w:p w14:paraId="69BF30FC" w14:textId="339A6BA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0.347</w:t>
            </w:r>
          </w:p>
        </w:tc>
        <w:tc>
          <w:tcPr>
            <w:tcW w:w="793" w:type="pct"/>
          </w:tcPr>
          <w:p w14:paraId="66C73073" w14:textId="4620BEA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0.377</w:t>
            </w:r>
          </w:p>
        </w:tc>
        <w:tc>
          <w:tcPr>
            <w:tcW w:w="819" w:type="pct"/>
          </w:tcPr>
          <w:p w14:paraId="029AA41E" w14:textId="7140115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0.409</w:t>
            </w:r>
          </w:p>
        </w:tc>
      </w:tr>
      <w:tr w:rsidR="00863C3F" w:rsidRPr="002B6140" w14:paraId="78D9FEC7" w14:textId="77777777" w:rsidTr="0020469A">
        <w:trPr>
          <w:jc w:val="center"/>
        </w:trPr>
        <w:tc>
          <w:tcPr>
            <w:tcW w:w="747" w:type="pct"/>
            <w:vAlign w:val="bottom"/>
          </w:tcPr>
          <w:p w14:paraId="0EA1756F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</w:tcPr>
          <w:p w14:paraId="6322E135" w14:textId="41E5572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46" w:type="pct"/>
          </w:tcPr>
          <w:p w14:paraId="4C269CAE" w14:textId="164D171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515" w:type="pct"/>
          </w:tcPr>
          <w:p w14:paraId="005596E2" w14:textId="267A748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634" w:type="pct"/>
          </w:tcPr>
          <w:p w14:paraId="6E89FD24" w14:textId="42D4AC2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93" w:type="pct"/>
          </w:tcPr>
          <w:p w14:paraId="3EC15241" w14:textId="73DDBAA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9" w:type="pct"/>
          </w:tcPr>
          <w:p w14:paraId="197D595D" w14:textId="1C4E41A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863C3F" w:rsidRPr="002B6140" w14:paraId="7CCE007A" w14:textId="77777777" w:rsidTr="0020469A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0E3A61D9" w14:textId="05F539FE" w:rsidR="00863C3F" w:rsidRPr="002B6140" w:rsidRDefault="00364A0C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</w:tcPr>
          <w:p w14:paraId="70C88AE2" w14:textId="01398B4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</w:tcPr>
          <w:p w14:paraId="58850420" w14:textId="17A19E1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</w:tcPr>
          <w:p w14:paraId="01FC1B91" w14:textId="2E3B2DD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</w:tcPr>
          <w:p w14:paraId="3FBA3848" w14:textId="2F59EFF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</w:tcPr>
          <w:p w14:paraId="660DFB3F" w14:textId="28571BE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416C8F9B" w14:textId="30D5335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</w:tbl>
    <w:p w14:paraId="52AB37FA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D8F430C" w14:textId="3B5041CA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color w:val="000000"/>
          <w:lang w:val="en-GB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.14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13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91773F" w:rsidRPr="002B6140" w14:paraId="078A4721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5E1008C2" w14:textId="77777777" w:rsidR="0091773F" w:rsidRPr="002B6140" w:rsidRDefault="0091773F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282CED0B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5E8E8E6B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DFA8D65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00F0C19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4C4FDB98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2EA83F1F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863C3F" w:rsidRPr="002B6140" w14:paraId="6D421F80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5ED77FAC" w14:textId="77777777" w:rsidR="00863C3F" w:rsidRPr="002B6140" w:rsidRDefault="00364A0C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C49DCA7" w14:textId="77D249D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8A2AD1E" w14:textId="5048270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63D7FF16" w14:textId="63E3639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7061C8C1" w14:textId="06A150E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725F852D" w14:textId="2A25355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5585134C" w14:textId="13C666C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0.027</w:t>
            </w:r>
          </w:p>
        </w:tc>
      </w:tr>
      <w:tr w:rsidR="00863C3F" w:rsidRPr="002B6140" w14:paraId="51AE28D4" w14:textId="77777777" w:rsidTr="00B31C40">
        <w:trPr>
          <w:jc w:val="center"/>
        </w:trPr>
        <w:tc>
          <w:tcPr>
            <w:tcW w:w="747" w:type="pct"/>
            <w:vAlign w:val="bottom"/>
          </w:tcPr>
          <w:p w14:paraId="1CBF69FD" w14:textId="7777777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651C561" w14:textId="6E08442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65,219</w:t>
            </w:r>
          </w:p>
        </w:tc>
        <w:tc>
          <w:tcPr>
            <w:tcW w:w="746" w:type="pct"/>
            <w:vAlign w:val="bottom"/>
          </w:tcPr>
          <w:p w14:paraId="3A0E1C77" w14:textId="754DC5E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62,711</w:t>
            </w:r>
          </w:p>
        </w:tc>
        <w:tc>
          <w:tcPr>
            <w:tcW w:w="515" w:type="pct"/>
            <w:vAlign w:val="bottom"/>
          </w:tcPr>
          <w:p w14:paraId="4A66CF61" w14:textId="35798FF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40,336</w:t>
            </w:r>
          </w:p>
        </w:tc>
        <w:tc>
          <w:tcPr>
            <w:tcW w:w="634" w:type="pct"/>
            <w:vAlign w:val="bottom"/>
          </w:tcPr>
          <w:p w14:paraId="652EA762" w14:textId="3F79965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53,069</w:t>
            </w:r>
          </w:p>
        </w:tc>
        <w:tc>
          <w:tcPr>
            <w:tcW w:w="793" w:type="pct"/>
            <w:vAlign w:val="bottom"/>
          </w:tcPr>
          <w:p w14:paraId="49D85110" w14:textId="564E34C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74,676</w:t>
            </w:r>
          </w:p>
        </w:tc>
        <w:tc>
          <w:tcPr>
            <w:tcW w:w="819" w:type="pct"/>
            <w:vAlign w:val="bottom"/>
          </w:tcPr>
          <w:p w14:paraId="0AAAB353" w14:textId="49AF3F1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104,121</w:t>
            </w:r>
          </w:p>
        </w:tc>
      </w:tr>
      <w:tr w:rsidR="00863C3F" w:rsidRPr="002B6140" w14:paraId="4AF9A792" w14:textId="77777777" w:rsidTr="00B31C40">
        <w:trPr>
          <w:jc w:val="center"/>
        </w:trPr>
        <w:tc>
          <w:tcPr>
            <w:tcW w:w="747" w:type="pct"/>
            <w:vAlign w:val="bottom"/>
          </w:tcPr>
          <w:p w14:paraId="21613744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991F4E9" w14:textId="63156FF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4.281</w:t>
            </w:r>
          </w:p>
        </w:tc>
        <w:tc>
          <w:tcPr>
            <w:tcW w:w="746" w:type="pct"/>
            <w:vAlign w:val="bottom"/>
          </w:tcPr>
          <w:p w14:paraId="5F6D53E0" w14:textId="4875193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3.462</w:t>
            </w:r>
          </w:p>
        </w:tc>
        <w:tc>
          <w:tcPr>
            <w:tcW w:w="515" w:type="pct"/>
            <w:vAlign w:val="bottom"/>
          </w:tcPr>
          <w:p w14:paraId="0037B24A" w14:textId="4F544B0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1.075</w:t>
            </w:r>
          </w:p>
        </w:tc>
        <w:tc>
          <w:tcPr>
            <w:tcW w:w="634" w:type="pct"/>
            <w:vAlign w:val="bottom"/>
          </w:tcPr>
          <w:p w14:paraId="73BF624C" w14:textId="6FD06B9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1.944</w:t>
            </w:r>
          </w:p>
        </w:tc>
        <w:tc>
          <w:tcPr>
            <w:tcW w:w="793" w:type="pct"/>
            <w:vAlign w:val="bottom"/>
          </w:tcPr>
          <w:p w14:paraId="102AFE44" w14:textId="29BD7F3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6.119</w:t>
            </w:r>
          </w:p>
        </w:tc>
        <w:tc>
          <w:tcPr>
            <w:tcW w:w="819" w:type="pct"/>
            <w:vAlign w:val="bottom"/>
          </w:tcPr>
          <w:p w14:paraId="5C6933EB" w14:textId="65C538C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10.492</w:t>
            </w:r>
          </w:p>
        </w:tc>
      </w:tr>
      <w:tr w:rsidR="00863C3F" w:rsidRPr="002B6140" w14:paraId="249B1304" w14:textId="77777777" w:rsidTr="00B31C40">
        <w:trPr>
          <w:jc w:val="center"/>
        </w:trPr>
        <w:tc>
          <w:tcPr>
            <w:tcW w:w="747" w:type="pct"/>
            <w:vAlign w:val="bottom"/>
          </w:tcPr>
          <w:p w14:paraId="669E66C6" w14:textId="77777777" w:rsidR="00863C3F" w:rsidRPr="002B6140" w:rsidRDefault="00364A0C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5D9B8DB" w14:textId="094B365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</w:t>
            </w:r>
          </w:p>
        </w:tc>
        <w:tc>
          <w:tcPr>
            <w:tcW w:w="746" w:type="pct"/>
            <w:vAlign w:val="bottom"/>
          </w:tcPr>
          <w:p w14:paraId="6C959E38" w14:textId="40436F5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515" w:type="pct"/>
            <w:vAlign w:val="bottom"/>
          </w:tcPr>
          <w:p w14:paraId="42E3C36E" w14:textId="3FEA52C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36CD1AD1" w14:textId="509852A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0.574</w:t>
            </w:r>
          </w:p>
        </w:tc>
        <w:tc>
          <w:tcPr>
            <w:tcW w:w="793" w:type="pct"/>
            <w:vAlign w:val="bottom"/>
          </w:tcPr>
          <w:p w14:paraId="758AA52E" w14:textId="73F9A80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0.726</w:t>
            </w:r>
          </w:p>
        </w:tc>
        <w:tc>
          <w:tcPr>
            <w:tcW w:w="819" w:type="pct"/>
            <w:vAlign w:val="bottom"/>
          </w:tcPr>
          <w:p w14:paraId="62EFCD12" w14:textId="2CE1EFE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863C3F" w:rsidRPr="002B6140" w14:paraId="7ED640F1" w14:textId="77777777" w:rsidTr="00B31C40">
        <w:trPr>
          <w:jc w:val="center"/>
        </w:trPr>
        <w:tc>
          <w:tcPr>
            <w:tcW w:w="747" w:type="pct"/>
            <w:vAlign w:val="bottom"/>
          </w:tcPr>
          <w:p w14:paraId="6C35545F" w14:textId="77777777" w:rsidR="00863C3F" w:rsidRPr="002B6140" w:rsidRDefault="00364A0C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54F2AB22" w14:textId="4211E06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7C9C2378" w14:textId="7D3FC02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0D09B6EC" w14:textId="763E7D8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48BB26D1" w14:textId="351B123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4ECD0AC6" w14:textId="0AA312E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2B232885" w14:textId="3037C5C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863C3F" w:rsidRPr="002B6140" w14:paraId="1C742193" w14:textId="77777777" w:rsidTr="00B31C40">
        <w:trPr>
          <w:jc w:val="center"/>
        </w:trPr>
        <w:tc>
          <w:tcPr>
            <w:tcW w:w="747" w:type="pct"/>
            <w:vAlign w:val="bottom"/>
          </w:tcPr>
          <w:p w14:paraId="7C865A74" w14:textId="77777777" w:rsidR="00863C3F" w:rsidRPr="002B6140" w:rsidRDefault="00364A0C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9490C8D" w14:textId="26932B0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2,193</w:t>
            </w:r>
          </w:p>
        </w:tc>
        <w:tc>
          <w:tcPr>
            <w:tcW w:w="746" w:type="pct"/>
            <w:vAlign w:val="bottom"/>
          </w:tcPr>
          <w:p w14:paraId="1273532B" w14:textId="659D171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2,166</w:t>
            </w:r>
          </w:p>
        </w:tc>
        <w:tc>
          <w:tcPr>
            <w:tcW w:w="515" w:type="pct"/>
            <w:vAlign w:val="bottom"/>
          </w:tcPr>
          <w:p w14:paraId="6D4A5935" w14:textId="3D36E6F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505</w:t>
            </w:r>
          </w:p>
        </w:tc>
        <w:tc>
          <w:tcPr>
            <w:tcW w:w="634" w:type="pct"/>
            <w:vAlign w:val="bottom"/>
          </w:tcPr>
          <w:p w14:paraId="584D361F" w14:textId="0286A61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1,290</w:t>
            </w:r>
          </w:p>
        </w:tc>
        <w:tc>
          <w:tcPr>
            <w:tcW w:w="793" w:type="pct"/>
            <w:vAlign w:val="bottom"/>
          </w:tcPr>
          <w:p w14:paraId="25222472" w14:textId="7377F88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3,071</w:t>
            </w:r>
          </w:p>
        </w:tc>
        <w:tc>
          <w:tcPr>
            <w:tcW w:w="819" w:type="pct"/>
            <w:vAlign w:val="bottom"/>
          </w:tcPr>
          <w:p w14:paraId="29DCF372" w14:textId="0B3EE93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4,015</w:t>
            </w:r>
          </w:p>
        </w:tc>
      </w:tr>
      <w:tr w:rsidR="00863C3F" w:rsidRPr="002B6140" w14:paraId="34E5CEE3" w14:textId="77777777" w:rsidTr="00B31C40">
        <w:trPr>
          <w:jc w:val="center"/>
        </w:trPr>
        <w:tc>
          <w:tcPr>
            <w:tcW w:w="747" w:type="pct"/>
            <w:vAlign w:val="bottom"/>
          </w:tcPr>
          <w:p w14:paraId="2E38D0FB" w14:textId="77777777" w:rsidR="00863C3F" w:rsidRPr="002B6140" w:rsidRDefault="00364A0C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4B5F916" w14:textId="0786777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4,591</w:t>
            </w:r>
          </w:p>
        </w:tc>
        <w:tc>
          <w:tcPr>
            <w:tcW w:w="746" w:type="pct"/>
            <w:vAlign w:val="bottom"/>
          </w:tcPr>
          <w:p w14:paraId="64219AE7" w14:textId="4CA1F3C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4,565</w:t>
            </w:r>
          </w:p>
        </w:tc>
        <w:tc>
          <w:tcPr>
            <w:tcW w:w="515" w:type="pct"/>
            <w:vAlign w:val="bottom"/>
          </w:tcPr>
          <w:p w14:paraId="78408EEB" w14:textId="7C13356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3,822</w:t>
            </w:r>
          </w:p>
        </w:tc>
        <w:tc>
          <w:tcPr>
            <w:tcW w:w="634" w:type="pct"/>
            <w:vAlign w:val="bottom"/>
          </w:tcPr>
          <w:p w14:paraId="5FB7C900" w14:textId="07F464C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4,289</w:t>
            </w:r>
          </w:p>
        </w:tc>
        <w:tc>
          <w:tcPr>
            <w:tcW w:w="793" w:type="pct"/>
            <w:vAlign w:val="bottom"/>
          </w:tcPr>
          <w:p w14:paraId="28A6FA1D" w14:textId="45CB986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4,866</w:t>
            </w:r>
          </w:p>
        </w:tc>
        <w:tc>
          <w:tcPr>
            <w:tcW w:w="819" w:type="pct"/>
            <w:vAlign w:val="bottom"/>
          </w:tcPr>
          <w:p w14:paraId="28D600B4" w14:textId="2EA1E33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5,499</w:t>
            </w:r>
          </w:p>
        </w:tc>
      </w:tr>
      <w:tr w:rsidR="00863C3F" w:rsidRPr="002B6140" w14:paraId="74AB973C" w14:textId="77777777" w:rsidTr="00B31C40">
        <w:trPr>
          <w:jc w:val="center"/>
        </w:trPr>
        <w:tc>
          <w:tcPr>
            <w:tcW w:w="747" w:type="pct"/>
            <w:vAlign w:val="bottom"/>
          </w:tcPr>
          <w:p w14:paraId="6F3E979B" w14:textId="77777777" w:rsidR="00863C3F" w:rsidRPr="002B6140" w:rsidRDefault="00364A0C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F4AF78A" w14:textId="2D01684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4,700</w:t>
            </w:r>
          </w:p>
        </w:tc>
        <w:tc>
          <w:tcPr>
            <w:tcW w:w="746" w:type="pct"/>
            <w:vAlign w:val="bottom"/>
          </w:tcPr>
          <w:p w14:paraId="0A074812" w14:textId="73331E5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4,662</w:t>
            </w:r>
          </w:p>
        </w:tc>
        <w:tc>
          <w:tcPr>
            <w:tcW w:w="515" w:type="pct"/>
            <w:vAlign w:val="bottom"/>
          </w:tcPr>
          <w:p w14:paraId="54649355" w14:textId="080E420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3,836</w:t>
            </w:r>
          </w:p>
        </w:tc>
        <w:tc>
          <w:tcPr>
            <w:tcW w:w="634" w:type="pct"/>
            <w:vAlign w:val="bottom"/>
          </w:tcPr>
          <w:p w14:paraId="317517F2" w14:textId="0635053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4,353</w:t>
            </w:r>
          </w:p>
        </w:tc>
        <w:tc>
          <w:tcPr>
            <w:tcW w:w="793" w:type="pct"/>
            <w:vAlign w:val="bottom"/>
          </w:tcPr>
          <w:p w14:paraId="74246040" w14:textId="3FC88A5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5,008</w:t>
            </w:r>
          </w:p>
        </w:tc>
        <w:tc>
          <w:tcPr>
            <w:tcW w:w="819" w:type="pct"/>
            <w:vAlign w:val="bottom"/>
          </w:tcPr>
          <w:p w14:paraId="328D6013" w14:textId="4ADCB47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5,776</w:t>
            </w:r>
          </w:p>
        </w:tc>
      </w:tr>
      <w:tr w:rsidR="00863C3F" w:rsidRPr="002B6140" w14:paraId="0C25FD01" w14:textId="77777777" w:rsidTr="00B31C40">
        <w:trPr>
          <w:jc w:val="center"/>
        </w:trPr>
        <w:tc>
          <w:tcPr>
            <w:tcW w:w="747" w:type="pct"/>
            <w:vAlign w:val="bottom"/>
          </w:tcPr>
          <w:p w14:paraId="75D5CCEF" w14:textId="77777777" w:rsidR="00863C3F" w:rsidRPr="002B6140" w:rsidRDefault="00364A0C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623DBA5" w14:textId="140F78F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5,237</w:t>
            </w:r>
          </w:p>
        </w:tc>
        <w:tc>
          <w:tcPr>
            <w:tcW w:w="746" w:type="pct"/>
            <w:vAlign w:val="bottom"/>
          </w:tcPr>
          <w:p w14:paraId="48AE154B" w14:textId="7724004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5,115</w:t>
            </w:r>
          </w:p>
        </w:tc>
        <w:tc>
          <w:tcPr>
            <w:tcW w:w="515" w:type="pct"/>
            <w:vAlign w:val="bottom"/>
          </w:tcPr>
          <w:p w14:paraId="5973BB9B" w14:textId="13286C0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3,864</w:t>
            </w:r>
          </w:p>
        </w:tc>
        <w:tc>
          <w:tcPr>
            <w:tcW w:w="634" w:type="pct"/>
            <w:vAlign w:val="bottom"/>
          </w:tcPr>
          <w:p w14:paraId="47F10F96" w14:textId="51F617B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4,601</w:t>
            </w:r>
          </w:p>
        </w:tc>
        <w:tc>
          <w:tcPr>
            <w:tcW w:w="793" w:type="pct"/>
            <w:vAlign w:val="bottom"/>
          </w:tcPr>
          <w:p w14:paraId="05EFC503" w14:textId="060660E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5,740</w:t>
            </w:r>
          </w:p>
        </w:tc>
        <w:tc>
          <w:tcPr>
            <w:tcW w:w="819" w:type="pct"/>
            <w:vAlign w:val="bottom"/>
          </w:tcPr>
          <w:p w14:paraId="5A65BD8F" w14:textId="07D94D1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7,274</w:t>
            </w:r>
          </w:p>
        </w:tc>
      </w:tr>
      <w:tr w:rsidR="00863C3F" w:rsidRPr="002B6140" w14:paraId="32B85E67" w14:textId="77777777" w:rsidTr="00B31C40">
        <w:trPr>
          <w:jc w:val="center"/>
        </w:trPr>
        <w:tc>
          <w:tcPr>
            <w:tcW w:w="747" w:type="pct"/>
            <w:vAlign w:val="bottom"/>
          </w:tcPr>
          <w:p w14:paraId="2867D1FA" w14:textId="77777777" w:rsidR="00863C3F" w:rsidRPr="002B6140" w:rsidRDefault="00364A0C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1EF29A8" w14:textId="687321A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0.033</w:t>
            </w:r>
          </w:p>
        </w:tc>
        <w:tc>
          <w:tcPr>
            <w:tcW w:w="746" w:type="pct"/>
            <w:vAlign w:val="bottom"/>
          </w:tcPr>
          <w:p w14:paraId="3F1DD099" w14:textId="4F76267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515" w:type="pct"/>
            <w:vAlign w:val="bottom"/>
          </w:tcPr>
          <w:p w14:paraId="75D84AC1" w14:textId="5B70B8B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634" w:type="pct"/>
            <w:vAlign w:val="bottom"/>
          </w:tcPr>
          <w:p w14:paraId="05B8D1C4" w14:textId="6C2D29F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0.022</w:t>
            </w:r>
          </w:p>
        </w:tc>
        <w:tc>
          <w:tcPr>
            <w:tcW w:w="793" w:type="pct"/>
            <w:vAlign w:val="bottom"/>
          </w:tcPr>
          <w:p w14:paraId="1E54053A" w14:textId="548B492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819" w:type="pct"/>
            <w:vAlign w:val="bottom"/>
          </w:tcPr>
          <w:p w14:paraId="18593E51" w14:textId="01E1E73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0.063</w:t>
            </w:r>
          </w:p>
        </w:tc>
      </w:tr>
      <w:tr w:rsidR="00863C3F" w:rsidRPr="002B6140" w14:paraId="6B7DE170" w14:textId="77777777" w:rsidTr="00B31C40">
        <w:trPr>
          <w:jc w:val="center"/>
        </w:trPr>
        <w:tc>
          <w:tcPr>
            <w:tcW w:w="747" w:type="pct"/>
            <w:vAlign w:val="bottom"/>
          </w:tcPr>
          <w:p w14:paraId="660A5900" w14:textId="77777777" w:rsidR="00863C3F" w:rsidRPr="002B6140" w:rsidRDefault="00364A0C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6054F0F" w14:textId="526FDF9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746" w:type="pct"/>
            <w:vAlign w:val="bottom"/>
          </w:tcPr>
          <w:p w14:paraId="04B6C82C" w14:textId="28E200C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0.073</w:t>
            </w:r>
          </w:p>
        </w:tc>
        <w:tc>
          <w:tcPr>
            <w:tcW w:w="515" w:type="pct"/>
            <w:vAlign w:val="bottom"/>
          </w:tcPr>
          <w:p w14:paraId="7329EBAA" w14:textId="01437C2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2A42D4FE" w14:textId="14FE92B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793" w:type="pct"/>
            <w:vAlign w:val="bottom"/>
          </w:tcPr>
          <w:p w14:paraId="60F1CE0B" w14:textId="054EAF2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0.089</w:t>
            </w:r>
          </w:p>
        </w:tc>
        <w:tc>
          <w:tcPr>
            <w:tcW w:w="819" w:type="pct"/>
            <w:vAlign w:val="bottom"/>
          </w:tcPr>
          <w:p w14:paraId="377A578F" w14:textId="36A22D2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0.125</w:t>
            </w:r>
          </w:p>
        </w:tc>
      </w:tr>
      <w:tr w:rsidR="00863C3F" w:rsidRPr="002B6140" w14:paraId="5A8EFD4E" w14:textId="77777777" w:rsidTr="00B31C40">
        <w:trPr>
          <w:jc w:val="center"/>
        </w:trPr>
        <w:tc>
          <w:tcPr>
            <w:tcW w:w="747" w:type="pct"/>
            <w:vAlign w:val="bottom"/>
          </w:tcPr>
          <w:p w14:paraId="573E7362" w14:textId="77777777" w:rsidR="00863C3F" w:rsidRPr="002B6140" w:rsidRDefault="00364A0C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1DD4D72" w14:textId="5C12773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0.077</w:t>
            </w:r>
          </w:p>
        </w:tc>
        <w:tc>
          <w:tcPr>
            <w:tcW w:w="746" w:type="pct"/>
            <w:vAlign w:val="bottom"/>
          </w:tcPr>
          <w:p w14:paraId="71F0D5E5" w14:textId="5F934B5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515" w:type="pct"/>
            <w:vAlign w:val="bottom"/>
          </w:tcPr>
          <w:p w14:paraId="3F4A96F8" w14:textId="2725E89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2B8E8DC6" w14:textId="62E593F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93" w:type="pct"/>
            <w:vAlign w:val="bottom"/>
          </w:tcPr>
          <w:p w14:paraId="16E1AB11" w14:textId="6251CF4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0.091</w:t>
            </w:r>
          </w:p>
        </w:tc>
        <w:tc>
          <w:tcPr>
            <w:tcW w:w="819" w:type="pct"/>
            <w:vAlign w:val="bottom"/>
          </w:tcPr>
          <w:p w14:paraId="6A6C5F40" w14:textId="1C49A9E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0.133</w:t>
            </w:r>
          </w:p>
        </w:tc>
      </w:tr>
      <w:tr w:rsidR="00863C3F" w:rsidRPr="002B6140" w14:paraId="47CD81EA" w14:textId="77777777" w:rsidTr="00B31C40">
        <w:trPr>
          <w:jc w:val="center"/>
        </w:trPr>
        <w:tc>
          <w:tcPr>
            <w:tcW w:w="747" w:type="pct"/>
            <w:vAlign w:val="bottom"/>
          </w:tcPr>
          <w:p w14:paraId="3A98781F" w14:textId="77777777" w:rsidR="00863C3F" w:rsidRPr="002B6140" w:rsidRDefault="00364A0C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6450E7D" w14:textId="3916A8D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0.087</w:t>
            </w:r>
          </w:p>
        </w:tc>
        <w:tc>
          <w:tcPr>
            <w:tcW w:w="746" w:type="pct"/>
            <w:vAlign w:val="bottom"/>
          </w:tcPr>
          <w:p w14:paraId="224980FE" w14:textId="0651590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0.082</w:t>
            </w:r>
          </w:p>
        </w:tc>
        <w:tc>
          <w:tcPr>
            <w:tcW w:w="515" w:type="pct"/>
            <w:vAlign w:val="bottom"/>
          </w:tcPr>
          <w:p w14:paraId="78E650DC" w14:textId="6F0D402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36B8F7CA" w14:textId="02583FC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793" w:type="pct"/>
            <w:vAlign w:val="bottom"/>
          </w:tcPr>
          <w:p w14:paraId="7106E190" w14:textId="33C02A3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0.104</w:t>
            </w:r>
          </w:p>
        </w:tc>
        <w:tc>
          <w:tcPr>
            <w:tcW w:w="819" w:type="pct"/>
            <w:vAlign w:val="bottom"/>
          </w:tcPr>
          <w:p w14:paraId="300841B5" w14:textId="7A14675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0.165</w:t>
            </w:r>
          </w:p>
        </w:tc>
      </w:tr>
      <w:tr w:rsidR="00863C3F" w:rsidRPr="002B6140" w14:paraId="0C16F9D2" w14:textId="77777777" w:rsidTr="00B31C40">
        <w:trPr>
          <w:jc w:val="center"/>
        </w:trPr>
        <w:tc>
          <w:tcPr>
            <w:tcW w:w="747" w:type="pct"/>
            <w:vAlign w:val="bottom"/>
          </w:tcPr>
          <w:p w14:paraId="31FDBA96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DEBD864" w14:textId="7BCC79A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0.363</w:t>
            </w:r>
          </w:p>
        </w:tc>
        <w:tc>
          <w:tcPr>
            <w:tcW w:w="746" w:type="pct"/>
            <w:vAlign w:val="bottom"/>
          </w:tcPr>
          <w:p w14:paraId="0BD9749C" w14:textId="6E63AC7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515" w:type="pct"/>
            <w:vAlign w:val="bottom"/>
          </w:tcPr>
          <w:p w14:paraId="305B36F3" w14:textId="00DB74D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3657DD8C" w14:textId="7E1E5DC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0.347</w:t>
            </w:r>
          </w:p>
        </w:tc>
        <w:tc>
          <w:tcPr>
            <w:tcW w:w="793" w:type="pct"/>
            <w:vAlign w:val="bottom"/>
          </w:tcPr>
          <w:p w14:paraId="63DB1275" w14:textId="6E0191C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66600119" w14:textId="4D42AB4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0.409</w:t>
            </w:r>
          </w:p>
        </w:tc>
      </w:tr>
      <w:tr w:rsidR="00863C3F" w:rsidRPr="002B6140" w14:paraId="71318B89" w14:textId="77777777" w:rsidTr="003C755A">
        <w:trPr>
          <w:jc w:val="center"/>
        </w:trPr>
        <w:tc>
          <w:tcPr>
            <w:tcW w:w="747" w:type="pct"/>
            <w:vAlign w:val="bottom"/>
          </w:tcPr>
          <w:p w14:paraId="687AA9AE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44CC617C" w14:textId="11B0B15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6FC4B3C0" w14:textId="4290DA9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6830C78E" w14:textId="4A1F516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326487B3" w14:textId="2E821E1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55B6B432" w14:textId="50C8BA4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5D2BB7A8" w14:textId="3FA048C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863C3F" w:rsidRPr="002B6140" w14:paraId="2C276DAC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67BDF8D7" w14:textId="7FA72FF4" w:rsidR="00863C3F" w:rsidRPr="002B6140" w:rsidRDefault="00364A0C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E003FAC" w14:textId="03140F1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0.462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A979514" w14:textId="3393022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0.448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543F1A2C" w14:textId="29C6592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0.274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13DBF822" w14:textId="395611F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0.378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78CAE446" w14:textId="35FD104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0.529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1AA44CEA" w14:textId="4866F0F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0.734</w:t>
            </w:r>
          </w:p>
        </w:tc>
      </w:tr>
    </w:tbl>
    <w:p w14:paraId="7DD99BCF" w14:textId="77777777" w:rsidR="00B8499E" w:rsidRPr="002B6140" w:rsidRDefault="00B8499E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ECE68FE" w14:textId="77777777" w:rsidR="00B8499E" w:rsidRPr="002B6140" w:rsidRDefault="00B8499E">
      <w:pPr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01215351" w14:textId="18E72AAC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color w:val="000000"/>
          <w:lang w:val="en-GB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lastRenderedPageBreak/>
        <w:t>S</w:t>
      </w:r>
      <w:r w:rsidR="002431E0">
        <w:rPr>
          <w:rFonts w:ascii="Times New Roman" w:hAnsi="Times New Roman" w:cs="Times New Roman"/>
          <w:b/>
          <w:bCs/>
          <w:lang w:val="en-US"/>
        </w:rPr>
        <w:t>5</w:t>
      </w:r>
      <w:r w:rsidRPr="002B6140">
        <w:rPr>
          <w:rFonts w:ascii="Times New Roman" w:hAnsi="Times New Roman" w:cs="Times New Roman"/>
          <w:b/>
          <w:bCs/>
          <w:lang w:val="en-US"/>
        </w:rPr>
        <w:t xml:space="preserve">.15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14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91773F" w:rsidRPr="002B6140" w14:paraId="580DDCD0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147183F0" w14:textId="77777777" w:rsidR="0091773F" w:rsidRPr="002B6140" w:rsidRDefault="0091773F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1DF46FB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4DB2FF3F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66F6FB96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2C1E9252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2BE00BB0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4D2D25BF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166C1" w:rsidRPr="002B6140" w14:paraId="77A15529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26DCFBE5" w14:textId="77777777" w:rsidR="000166C1" w:rsidRPr="002B6140" w:rsidRDefault="00364A0C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6B83BFD" w14:textId="58B5EAE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0.012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64E20A70" w14:textId="1DDA8CB4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4EB74700" w14:textId="1BF6689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682B9C72" w14:textId="37CFFA00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6C1DAC42" w14:textId="3C219AD0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0.017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496660EE" w14:textId="6A6564B2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0.029</w:t>
            </w:r>
          </w:p>
        </w:tc>
      </w:tr>
      <w:tr w:rsidR="000166C1" w:rsidRPr="002B6140" w14:paraId="4285C3F8" w14:textId="77777777" w:rsidTr="00B31C40">
        <w:trPr>
          <w:jc w:val="center"/>
        </w:trPr>
        <w:tc>
          <w:tcPr>
            <w:tcW w:w="747" w:type="pct"/>
            <w:vAlign w:val="bottom"/>
          </w:tcPr>
          <w:p w14:paraId="034D09C6" w14:textId="77777777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D7C986B" w14:textId="5AF128F1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64,939</w:t>
            </w:r>
          </w:p>
        </w:tc>
        <w:tc>
          <w:tcPr>
            <w:tcW w:w="746" w:type="pct"/>
            <w:vAlign w:val="bottom"/>
          </w:tcPr>
          <w:p w14:paraId="6FF01025" w14:textId="0D1092B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62,367</w:t>
            </w:r>
          </w:p>
        </w:tc>
        <w:tc>
          <w:tcPr>
            <w:tcW w:w="515" w:type="pct"/>
            <w:vAlign w:val="bottom"/>
          </w:tcPr>
          <w:p w14:paraId="67A85306" w14:textId="008F2801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40,132</w:t>
            </w:r>
          </w:p>
        </w:tc>
        <w:tc>
          <w:tcPr>
            <w:tcW w:w="634" w:type="pct"/>
            <w:vAlign w:val="bottom"/>
          </w:tcPr>
          <w:p w14:paraId="3F86097C" w14:textId="50DC7CB1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52,668</w:t>
            </w:r>
          </w:p>
        </w:tc>
        <w:tc>
          <w:tcPr>
            <w:tcW w:w="793" w:type="pct"/>
            <w:vAlign w:val="bottom"/>
          </w:tcPr>
          <w:p w14:paraId="1426C100" w14:textId="18C3C8C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74,172</w:t>
            </w:r>
          </w:p>
        </w:tc>
        <w:tc>
          <w:tcPr>
            <w:tcW w:w="819" w:type="pct"/>
            <w:vAlign w:val="bottom"/>
          </w:tcPr>
          <w:p w14:paraId="2DC6E682" w14:textId="26661BD2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105,255</w:t>
            </w:r>
          </w:p>
        </w:tc>
      </w:tr>
      <w:tr w:rsidR="000166C1" w:rsidRPr="002B6140" w14:paraId="3D256418" w14:textId="77777777" w:rsidTr="00B31C40">
        <w:trPr>
          <w:jc w:val="center"/>
        </w:trPr>
        <w:tc>
          <w:tcPr>
            <w:tcW w:w="747" w:type="pct"/>
            <w:vAlign w:val="bottom"/>
          </w:tcPr>
          <w:p w14:paraId="20BBEA85" w14:textId="77777777" w:rsidR="000166C1" w:rsidRPr="002B6140" w:rsidRDefault="000166C1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420B998" w14:textId="36461D8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4.27</w:t>
            </w:r>
          </w:p>
        </w:tc>
        <w:tc>
          <w:tcPr>
            <w:tcW w:w="746" w:type="pct"/>
            <w:vAlign w:val="bottom"/>
          </w:tcPr>
          <w:p w14:paraId="567CEEC8" w14:textId="3AE7C6D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3.468</w:t>
            </w:r>
          </w:p>
        </w:tc>
        <w:tc>
          <w:tcPr>
            <w:tcW w:w="515" w:type="pct"/>
            <w:vAlign w:val="bottom"/>
          </w:tcPr>
          <w:p w14:paraId="11E16472" w14:textId="68C5120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1.082</w:t>
            </w:r>
          </w:p>
        </w:tc>
        <w:tc>
          <w:tcPr>
            <w:tcW w:w="634" w:type="pct"/>
            <w:vAlign w:val="bottom"/>
          </w:tcPr>
          <w:p w14:paraId="0ED73193" w14:textId="6B519F82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1.948</w:t>
            </w:r>
          </w:p>
        </w:tc>
        <w:tc>
          <w:tcPr>
            <w:tcW w:w="793" w:type="pct"/>
            <w:vAlign w:val="bottom"/>
          </w:tcPr>
          <w:p w14:paraId="709584CE" w14:textId="35613FE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6.072</w:t>
            </w:r>
          </w:p>
        </w:tc>
        <w:tc>
          <w:tcPr>
            <w:tcW w:w="819" w:type="pct"/>
            <w:vAlign w:val="bottom"/>
          </w:tcPr>
          <w:p w14:paraId="3314B9B7" w14:textId="6EDE511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10.53</w:t>
            </w:r>
          </w:p>
        </w:tc>
      </w:tr>
      <w:tr w:rsidR="000166C1" w:rsidRPr="002B6140" w14:paraId="4FB11D9D" w14:textId="77777777" w:rsidTr="00B31C40">
        <w:trPr>
          <w:jc w:val="center"/>
        </w:trPr>
        <w:tc>
          <w:tcPr>
            <w:tcW w:w="747" w:type="pct"/>
            <w:vAlign w:val="bottom"/>
          </w:tcPr>
          <w:p w14:paraId="5E7DB28D" w14:textId="77777777" w:rsidR="000166C1" w:rsidRPr="002B6140" w:rsidRDefault="00364A0C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737B027" w14:textId="26C011D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</w:t>
            </w:r>
          </w:p>
        </w:tc>
        <w:tc>
          <w:tcPr>
            <w:tcW w:w="746" w:type="pct"/>
            <w:vAlign w:val="bottom"/>
          </w:tcPr>
          <w:p w14:paraId="4E6D9558" w14:textId="1A2A6E1F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515" w:type="pct"/>
            <w:vAlign w:val="bottom"/>
          </w:tcPr>
          <w:p w14:paraId="5D072E41" w14:textId="77BE2FC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0.508</w:t>
            </w:r>
          </w:p>
        </w:tc>
        <w:tc>
          <w:tcPr>
            <w:tcW w:w="634" w:type="pct"/>
            <w:vAlign w:val="bottom"/>
          </w:tcPr>
          <w:p w14:paraId="778652EB" w14:textId="56978027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0.574</w:t>
            </w:r>
          </w:p>
        </w:tc>
        <w:tc>
          <w:tcPr>
            <w:tcW w:w="793" w:type="pct"/>
            <w:vAlign w:val="bottom"/>
          </w:tcPr>
          <w:p w14:paraId="7728035E" w14:textId="0C8975FB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0.725</w:t>
            </w:r>
          </w:p>
        </w:tc>
        <w:tc>
          <w:tcPr>
            <w:tcW w:w="819" w:type="pct"/>
            <w:vAlign w:val="bottom"/>
          </w:tcPr>
          <w:p w14:paraId="5516330B" w14:textId="1424E05A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0.793</w:t>
            </w:r>
          </w:p>
        </w:tc>
      </w:tr>
      <w:tr w:rsidR="000166C1" w:rsidRPr="002B6140" w14:paraId="22DB838D" w14:textId="77777777" w:rsidTr="00B31C40">
        <w:trPr>
          <w:jc w:val="center"/>
        </w:trPr>
        <w:tc>
          <w:tcPr>
            <w:tcW w:w="747" w:type="pct"/>
            <w:vAlign w:val="bottom"/>
          </w:tcPr>
          <w:p w14:paraId="58C9EA19" w14:textId="77777777" w:rsidR="000166C1" w:rsidRPr="002B6140" w:rsidRDefault="00364A0C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5526A7A8" w14:textId="029A47AF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46FACB6C" w14:textId="2A40F8A6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1E5ABD96" w14:textId="3A758A0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1A27E4AF" w14:textId="282BA794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077CC21A" w14:textId="04201C86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582F1F95" w14:textId="298D7434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0166C1" w:rsidRPr="002B6140" w14:paraId="6994AE41" w14:textId="77777777" w:rsidTr="00B31C40">
        <w:trPr>
          <w:jc w:val="center"/>
        </w:trPr>
        <w:tc>
          <w:tcPr>
            <w:tcW w:w="747" w:type="pct"/>
            <w:vAlign w:val="bottom"/>
          </w:tcPr>
          <w:p w14:paraId="5A528BB1" w14:textId="77777777" w:rsidR="000166C1" w:rsidRPr="002B6140" w:rsidRDefault="00364A0C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BC5EC7B" w14:textId="1CA34062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2,143</w:t>
            </w:r>
          </w:p>
        </w:tc>
        <w:tc>
          <w:tcPr>
            <w:tcW w:w="746" w:type="pct"/>
            <w:vAlign w:val="bottom"/>
          </w:tcPr>
          <w:p w14:paraId="630DE2BA" w14:textId="4AC55E0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2,093</w:t>
            </w:r>
          </w:p>
        </w:tc>
        <w:tc>
          <w:tcPr>
            <w:tcW w:w="515" w:type="pct"/>
            <w:vAlign w:val="bottom"/>
          </w:tcPr>
          <w:p w14:paraId="26BFF4AE" w14:textId="19368CB1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483</w:t>
            </w:r>
          </w:p>
        </w:tc>
        <w:tc>
          <w:tcPr>
            <w:tcW w:w="634" w:type="pct"/>
            <w:vAlign w:val="bottom"/>
          </w:tcPr>
          <w:p w14:paraId="2D1A7B66" w14:textId="4F6F4C35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1,230</w:t>
            </w:r>
          </w:p>
        </w:tc>
        <w:tc>
          <w:tcPr>
            <w:tcW w:w="793" w:type="pct"/>
            <w:vAlign w:val="bottom"/>
          </w:tcPr>
          <w:p w14:paraId="6BFCB6C4" w14:textId="45449522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3,020</w:t>
            </w:r>
          </w:p>
        </w:tc>
        <w:tc>
          <w:tcPr>
            <w:tcW w:w="819" w:type="pct"/>
            <w:vAlign w:val="bottom"/>
          </w:tcPr>
          <w:p w14:paraId="58FC7EAE" w14:textId="49119F7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3,996</w:t>
            </w:r>
          </w:p>
        </w:tc>
      </w:tr>
      <w:tr w:rsidR="000166C1" w:rsidRPr="002B6140" w14:paraId="0A3A34BF" w14:textId="77777777" w:rsidTr="00B31C40">
        <w:trPr>
          <w:jc w:val="center"/>
        </w:trPr>
        <w:tc>
          <w:tcPr>
            <w:tcW w:w="747" w:type="pct"/>
            <w:vAlign w:val="bottom"/>
          </w:tcPr>
          <w:p w14:paraId="07EDD3AD" w14:textId="77777777" w:rsidR="000166C1" w:rsidRPr="002B6140" w:rsidRDefault="00364A0C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9DE4214" w14:textId="441FD02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4,606</w:t>
            </w:r>
          </w:p>
        </w:tc>
        <w:tc>
          <w:tcPr>
            <w:tcW w:w="746" w:type="pct"/>
            <w:vAlign w:val="bottom"/>
          </w:tcPr>
          <w:p w14:paraId="6E99D5E0" w14:textId="13824BC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4,574</w:t>
            </w:r>
          </w:p>
        </w:tc>
        <w:tc>
          <w:tcPr>
            <w:tcW w:w="515" w:type="pct"/>
            <w:vAlign w:val="bottom"/>
          </w:tcPr>
          <w:p w14:paraId="1EAEDFB3" w14:textId="08A1EDAF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3,817</w:t>
            </w:r>
          </w:p>
        </w:tc>
        <w:tc>
          <w:tcPr>
            <w:tcW w:w="634" w:type="pct"/>
            <w:vAlign w:val="bottom"/>
          </w:tcPr>
          <w:p w14:paraId="35C88A1A" w14:textId="472804A0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4,295</w:t>
            </w:r>
          </w:p>
        </w:tc>
        <w:tc>
          <w:tcPr>
            <w:tcW w:w="793" w:type="pct"/>
            <w:vAlign w:val="bottom"/>
          </w:tcPr>
          <w:p w14:paraId="6966EA80" w14:textId="654654DA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4,889</w:t>
            </w:r>
          </w:p>
        </w:tc>
        <w:tc>
          <w:tcPr>
            <w:tcW w:w="819" w:type="pct"/>
            <w:vAlign w:val="bottom"/>
          </w:tcPr>
          <w:p w14:paraId="2C3F0F49" w14:textId="56320A2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5,561</w:t>
            </w:r>
          </w:p>
        </w:tc>
      </w:tr>
      <w:tr w:rsidR="000166C1" w:rsidRPr="002B6140" w14:paraId="1F16F238" w14:textId="77777777" w:rsidTr="00B31C40">
        <w:trPr>
          <w:jc w:val="center"/>
        </w:trPr>
        <w:tc>
          <w:tcPr>
            <w:tcW w:w="747" w:type="pct"/>
            <w:vAlign w:val="bottom"/>
          </w:tcPr>
          <w:p w14:paraId="760632F7" w14:textId="77777777" w:rsidR="000166C1" w:rsidRPr="002B6140" w:rsidRDefault="00364A0C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6DE14AE" w14:textId="54A07E4D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4,718</w:t>
            </w:r>
          </w:p>
        </w:tc>
        <w:tc>
          <w:tcPr>
            <w:tcW w:w="746" w:type="pct"/>
            <w:vAlign w:val="bottom"/>
          </w:tcPr>
          <w:p w14:paraId="70CC473A" w14:textId="01DCEC96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4,675</w:t>
            </w:r>
          </w:p>
        </w:tc>
        <w:tc>
          <w:tcPr>
            <w:tcW w:w="515" w:type="pct"/>
            <w:vAlign w:val="bottom"/>
          </w:tcPr>
          <w:p w14:paraId="67D56B1D" w14:textId="51F17C71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3,829</w:t>
            </w:r>
          </w:p>
        </w:tc>
        <w:tc>
          <w:tcPr>
            <w:tcW w:w="634" w:type="pct"/>
            <w:vAlign w:val="bottom"/>
          </w:tcPr>
          <w:p w14:paraId="017B18DF" w14:textId="0726FA5A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4,356</w:t>
            </w:r>
          </w:p>
        </w:tc>
        <w:tc>
          <w:tcPr>
            <w:tcW w:w="793" w:type="pct"/>
            <w:vAlign w:val="bottom"/>
          </w:tcPr>
          <w:p w14:paraId="6A75D49D" w14:textId="429AEFDF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5,041</w:t>
            </w:r>
          </w:p>
        </w:tc>
        <w:tc>
          <w:tcPr>
            <w:tcW w:w="819" w:type="pct"/>
            <w:vAlign w:val="bottom"/>
          </w:tcPr>
          <w:p w14:paraId="456A6E51" w14:textId="559D755A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5,839</w:t>
            </w:r>
          </w:p>
        </w:tc>
      </w:tr>
      <w:tr w:rsidR="000166C1" w:rsidRPr="002B6140" w14:paraId="5F8C3FC2" w14:textId="77777777" w:rsidTr="00B31C40">
        <w:trPr>
          <w:jc w:val="center"/>
        </w:trPr>
        <w:tc>
          <w:tcPr>
            <w:tcW w:w="747" w:type="pct"/>
            <w:vAlign w:val="bottom"/>
          </w:tcPr>
          <w:p w14:paraId="4E570B2F" w14:textId="77777777" w:rsidR="000166C1" w:rsidRPr="002B6140" w:rsidRDefault="00364A0C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C54F6CB" w14:textId="223B94A1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5,276</w:t>
            </w:r>
          </w:p>
        </w:tc>
        <w:tc>
          <w:tcPr>
            <w:tcW w:w="746" w:type="pct"/>
            <w:vAlign w:val="bottom"/>
          </w:tcPr>
          <w:p w14:paraId="628CB916" w14:textId="3B2B8B2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5,143</w:t>
            </w:r>
          </w:p>
        </w:tc>
        <w:tc>
          <w:tcPr>
            <w:tcW w:w="515" w:type="pct"/>
            <w:vAlign w:val="bottom"/>
          </w:tcPr>
          <w:p w14:paraId="4BA57E32" w14:textId="0D1D65D3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3,856</w:t>
            </w:r>
          </w:p>
        </w:tc>
        <w:tc>
          <w:tcPr>
            <w:tcW w:w="634" w:type="pct"/>
            <w:vAlign w:val="bottom"/>
          </w:tcPr>
          <w:p w14:paraId="26E73203" w14:textId="6A1C4DBA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4,620</w:t>
            </w:r>
          </w:p>
        </w:tc>
        <w:tc>
          <w:tcPr>
            <w:tcW w:w="793" w:type="pct"/>
            <w:vAlign w:val="bottom"/>
          </w:tcPr>
          <w:p w14:paraId="0E765B82" w14:textId="2DD96786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5,797</w:t>
            </w:r>
          </w:p>
        </w:tc>
        <w:tc>
          <w:tcPr>
            <w:tcW w:w="819" w:type="pct"/>
            <w:vAlign w:val="bottom"/>
          </w:tcPr>
          <w:p w14:paraId="6DA14977" w14:textId="30033933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7,402</w:t>
            </w:r>
          </w:p>
        </w:tc>
      </w:tr>
      <w:tr w:rsidR="000166C1" w:rsidRPr="002B6140" w14:paraId="3D146921" w14:textId="77777777" w:rsidTr="00B31C40">
        <w:trPr>
          <w:jc w:val="center"/>
        </w:trPr>
        <w:tc>
          <w:tcPr>
            <w:tcW w:w="747" w:type="pct"/>
            <w:vAlign w:val="bottom"/>
          </w:tcPr>
          <w:p w14:paraId="2276D41D" w14:textId="77777777" w:rsidR="000166C1" w:rsidRPr="002B6140" w:rsidRDefault="00364A0C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3B41FD2" w14:textId="173F2A6D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746" w:type="pct"/>
            <w:vAlign w:val="bottom"/>
          </w:tcPr>
          <w:p w14:paraId="70359979" w14:textId="7E7A5354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0.031</w:t>
            </w:r>
          </w:p>
        </w:tc>
        <w:tc>
          <w:tcPr>
            <w:tcW w:w="515" w:type="pct"/>
            <w:vAlign w:val="bottom"/>
          </w:tcPr>
          <w:p w14:paraId="534D9D29" w14:textId="47412DAA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634" w:type="pct"/>
            <w:vAlign w:val="bottom"/>
          </w:tcPr>
          <w:p w14:paraId="6392FE71" w14:textId="4AB067CC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0.022</w:t>
            </w:r>
          </w:p>
        </w:tc>
        <w:tc>
          <w:tcPr>
            <w:tcW w:w="793" w:type="pct"/>
            <w:vAlign w:val="bottom"/>
          </w:tcPr>
          <w:p w14:paraId="19381902" w14:textId="27BDBEEC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819" w:type="pct"/>
            <w:vAlign w:val="bottom"/>
          </w:tcPr>
          <w:p w14:paraId="1824210B" w14:textId="2C6AA09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</w:tr>
      <w:tr w:rsidR="000166C1" w:rsidRPr="002B6140" w14:paraId="744B11D8" w14:textId="77777777" w:rsidTr="00B31C40">
        <w:trPr>
          <w:jc w:val="center"/>
        </w:trPr>
        <w:tc>
          <w:tcPr>
            <w:tcW w:w="747" w:type="pct"/>
            <w:vAlign w:val="bottom"/>
          </w:tcPr>
          <w:p w14:paraId="5311F16D" w14:textId="77777777" w:rsidR="000166C1" w:rsidRPr="002B6140" w:rsidRDefault="00364A0C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267C5A6" w14:textId="119FCE1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0.076</w:t>
            </w:r>
          </w:p>
        </w:tc>
        <w:tc>
          <w:tcPr>
            <w:tcW w:w="746" w:type="pct"/>
            <w:vAlign w:val="bottom"/>
          </w:tcPr>
          <w:p w14:paraId="12167675" w14:textId="3AB2579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0.073</w:t>
            </w:r>
          </w:p>
        </w:tc>
        <w:tc>
          <w:tcPr>
            <w:tcW w:w="515" w:type="pct"/>
            <w:vAlign w:val="bottom"/>
          </w:tcPr>
          <w:p w14:paraId="02CB1171" w14:textId="66D82DA0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</w:t>
            </w:r>
          </w:p>
        </w:tc>
        <w:tc>
          <w:tcPr>
            <w:tcW w:w="634" w:type="pct"/>
            <w:vAlign w:val="bottom"/>
          </w:tcPr>
          <w:p w14:paraId="4368D299" w14:textId="0E5B3C2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93" w:type="pct"/>
            <w:vAlign w:val="bottom"/>
          </w:tcPr>
          <w:p w14:paraId="27641A6B" w14:textId="5D205726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0.089</w:t>
            </w:r>
          </w:p>
        </w:tc>
        <w:tc>
          <w:tcPr>
            <w:tcW w:w="819" w:type="pct"/>
            <w:vAlign w:val="bottom"/>
          </w:tcPr>
          <w:p w14:paraId="46563564" w14:textId="3CBC2D9D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0.127</w:t>
            </w:r>
          </w:p>
        </w:tc>
      </w:tr>
      <w:tr w:rsidR="000166C1" w:rsidRPr="002B6140" w14:paraId="3813864A" w14:textId="77777777" w:rsidTr="00B31C40">
        <w:trPr>
          <w:jc w:val="center"/>
        </w:trPr>
        <w:tc>
          <w:tcPr>
            <w:tcW w:w="747" w:type="pct"/>
            <w:vAlign w:val="bottom"/>
          </w:tcPr>
          <w:p w14:paraId="7EF88779" w14:textId="77777777" w:rsidR="000166C1" w:rsidRPr="002B6140" w:rsidRDefault="00364A0C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F721E7A" w14:textId="0BC62D43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0.078</w:t>
            </w:r>
          </w:p>
        </w:tc>
        <w:tc>
          <w:tcPr>
            <w:tcW w:w="746" w:type="pct"/>
            <w:vAlign w:val="bottom"/>
          </w:tcPr>
          <w:p w14:paraId="7807E8FC" w14:textId="710A7BB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515" w:type="pct"/>
            <w:vAlign w:val="bottom"/>
          </w:tcPr>
          <w:p w14:paraId="6282145D" w14:textId="3FDBACCC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</w:t>
            </w:r>
          </w:p>
        </w:tc>
        <w:tc>
          <w:tcPr>
            <w:tcW w:w="634" w:type="pct"/>
            <w:vAlign w:val="bottom"/>
          </w:tcPr>
          <w:p w14:paraId="335427B3" w14:textId="135D2F4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0.061</w:t>
            </w:r>
          </w:p>
        </w:tc>
        <w:tc>
          <w:tcPr>
            <w:tcW w:w="793" w:type="pct"/>
            <w:vAlign w:val="bottom"/>
          </w:tcPr>
          <w:p w14:paraId="3E83D7CB" w14:textId="07BDF075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0.092</w:t>
            </w:r>
          </w:p>
        </w:tc>
        <w:tc>
          <w:tcPr>
            <w:tcW w:w="819" w:type="pct"/>
            <w:vAlign w:val="bottom"/>
          </w:tcPr>
          <w:p w14:paraId="62FA5173" w14:textId="4F4FD8B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0.134</w:t>
            </w:r>
          </w:p>
        </w:tc>
      </w:tr>
      <w:tr w:rsidR="000166C1" w:rsidRPr="002B6140" w14:paraId="4B819FC6" w14:textId="77777777" w:rsidTr="00B31C40">
        <w:trPr>
          <w:jc w:val="center"/>
        </w:trPr>
        <w:tc>
          <w:tcPr>
            <w:tcW w:w="747" w:type="pct"/>
            <w:vAlign w:val="bottom"/>
          </w:tcPr>
          <w:p w14:paraId="601392BB" w14:textId="77777777" w:rsidR="000166C1" w:rsidRPr="002B6140" w:rsidRDefault="00364A0C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9F10592" w14:textId="59181E7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0.088</w:t>
            </w:r>
          </w:p>
        </w:tc>
        <w:tc>
          <w:tcPr>
            <w:tcW w:w="746" w:type="pct"/>
            <w:vAlign w:val="bottom"/>
          </w:tcPr>
          <w:p w14:paraId="5E6F929F" w14:textId="2EFE4C3C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0.082</w:t>
            </w:r>
          </w:p>
        </w:tc>
        <w:tc>
          <w:tcPr>
            <w:tcW w:w="515" w:type="pct"/>
            <w:vAlign w:val="bottom"/>
          </w:tcPr>
          <w:p w14:paraId="7958BCC5" w14:textId="083CC075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5C4EB7B1" w14:textId="061FFE4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0.065</w:t>
            </w:r>
          </w:p>
        </w:tc>
        <w:tc>
          <w:tcPr>
            <w:tcW w:w="793" w:type="pct"/>
            <w:vAlign w:val="bottom"/>
          </w:tcPr>
          <w:p w14:paraId="52E9F151" w14:textId="0016B0FB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0.106</w:t>
            </w:r>
          </w:p>
        </w:tc>
        <w:tc>
          <w:tcPr>
            <w:tcW w:w="819" w:type="pct"/>
            <w:vAlign w:val="bottom"/>
          </w:tcPr>
          <w:p w14:paraId="73DB9F77" w14:textId="1766558D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0.169</w:t>
            </w:r>
          </w:p>
        </w:tc>
      </w:tr>
      <w:tr w:rsidR="000166C1" w:rsidRPr="002B6140" w14:paraId="515FEF58" w14:textId="77777777" w:rsidTr="00B31C40">
        <w:trPr>
          <w:jc w:val="center"/>
        </w:trPr>
        <w:tc>
          <w:tcPr>
            <w:tcW w:w="747" w:type="pct"/>
            <w:vAlign w:val="bottom"/>
          </w:tcPr>
          <w:p w14:paraId="46DB5F66" w14:textId="77777777" w:rsidR="000166C1" w:rsidRPr="002B6140" w:rsidRDefault="000166C1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8E7982E" w14:textId="4BECC71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0.502</w:t>
            </w:r>
          </w:p>
        </w:tc>
        <w:tc>
          <w:tcPr>
            <w:tcW w:w="746" w:type="pct"/>
            <w:vAlign w:val="bottom"/>
          </w:tcPr>
          <w:p w14:paraId="17C60B88" w14:textId="559EF42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0.493</w:t>
            </w:r>
          </w:p>
        </w:tc>
        <w:tc>
          <w:tcPr>
            <w:tcW w:w="515" w:type="pct"/>
            <w:vAlign w:val="bottom"/>
          </w:tcPr>
          <w:p w14:paraId="23B52CAF" w14:textId="4E09B265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0.336</w:t>
            </w:r>
          </w:p>
        </w:tc>
        <w:tc>
          <w:tcPr>
            <w:tcW w:w="634" w:type="pct"/>
            <w:vAlign w:val="bottom"/>
          </w:tcPr>
          <w:p w14:paraId="78800BF7" w14:textId="650D9CF0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0.432</w:t>
            </w:r>
          </w:p>
        </w:tc>
        <w:tc>
          <w:tcPr>
            <w:tcW w:w="793" w:type="pct"/>
            <w:vAlign w:val="bottom"/>
          </w:tcPr>
          <w:p w14:paraId="6357ED20" w14:textId="564A91A1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0.563</w:t>
            </w:r>
          </w:p>
        </w:tc>
        <w:tc>
          <w:tcPr>
            <w:tcW w:w="819" w:type="pct"/>
            <w:vAlign w:val="bottom"/>
          </w:tcPr>
          <w:p w14:paraId="3F30E221" w14:textId="05C1C3A7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0.718</w:t>
            </w:r>
          </w:p>
        </w:tc>
      </w:tr>
      <w:tr w:rsidR="000166C1" w:rsidRPr="002B6140" w14:paraId="1C5598F8" w14:textId="77777777" w:rsidTr="003C755A">
        <w:trPr>
          <w:jc w:val="center"/>
        </w:trPr>
        <w:tc>
          <w:tcPr>
            <w:tcW w:w="747" w:type="pct"/>
            <w:vAlign w:val="bottom"/>
          </w:tcPr>
          <w:p w14:paraId="686DD743" w14:textId="77777777" w:rsidR="000166C1" w:rsidRPr="002B6140" w:rsidRDefault="000166C1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8E80C71" w14:textId="757BA24D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-0.034</w:t>
            </w:r>
          </w:p>
        </w:tc>
        <w:tc>
          <w:tcPr>
            <w:tcW w:w="746" w:type="pct"/>
            <w:vAlign w:val="bottom"/>
          </w:tcPr>
          <w:p w14:paraId="5932227E" w14:textId="230E4C80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-0.034</w:t>
            </w:r>
          </w:p>
        </w:tc>
        <w:tc>
          <w:tcPr>
            <w:tcW w:w="515" w:type="pct"/>
            <w:vAlign w:val="bottom"/>
          </w:tcPr>
          <w:p w14:paraId="736214A3" w14:textId="76998CF5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-0.083</w:t>
            </w:r>
          </w:p>
        </w:tc>
        <w:tc>
          <w:tcPr>
            <w:tcW w:w="634" w:type="pct"/>
            <w:vAlign w:val="bottom"/>
          </w:tcPr>
          <w:p w14:paraId="14BE9B64" w14:textId="7BC197A0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-0.051</w:t>
            </w:r>
          </w:p>
        </w:tc>
        <w:tc>
          <w:tcPr>
            <w:tcW w:w="793" w:type="pct"/>
            <w:vAlign w:val="bottom"/>
          </w:tcPr>
          <w:p w14:paraId="6F5C0DA3" w14:textId="4CE2C272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-0.017</w:t>
            </w:r>
          </w:p>
        </w:tc>
        <w:tc>
          <w:tcPr>
            <w:tcW w:w="819" w:type="pct"/>
            <w:vAlign w:val="bottom"/>
          </w:tcPr>
          <w:p w14:paraId="39841CE7" w14:textId="324A69DB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0.015</w:t>
            </w:r>
          </w:p>
        </w:tc>
      </w:tr>
      <w:tr w:rsidR="000166C1" w:rsidRPr="002B6140" w14:paraId="4D2BA161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13F6D00F" w14:textId="1DDAF788" w:rsidR="000166C1" w:rsidRPr="002B6140" w:rsidRDefault="00364A0C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E9896A1" w14:textId="6BCBB340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ED78DC2" w14:textId="00A87D0A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6E661B46" w14:textId="5AD19391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5E31376D" w14:textId="3516FE97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21283920" w14:textId="4E31AEC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1F244304" w14:textId="630B3D3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7685EE17" w14:textId="64E16552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</w:p>
    <w:p w14:paraId="0B0BD3E2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756CFE0E" w14:textId="77777777" w:rsidR="00156D15" w:rsidRDefault="00156D1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715B5339" w14:textId="728FD2CA" w:rsidR="00156D15" w:rsidRDefault="00156D15" w:rsidP="00156D1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Table S</w:t>
      </w:r>
      <w:r w:rsidR="00A51A0E">
        <w:rPr>
          <w:rFonts w:ascii="Times New Roman" w:hAnsi="Times New Roman" w:cs="Times New Roman"/>
          <w:lang w:val="en-US"/>
        </w:rPr>
        <w:t>6</w:t>
      </w:r>
      <w:r>
        <w:rPr>
          <w:rFonts w:ascii="Times New Roman" w:hAnsi="Times New Roman" w:cs="Times New Roman"/>
          <w:lang w:val="en-US"/>
        </w:rPr>
        <w:t xml:space="preserve">. </w:t>
      </w:r>
      <w:r w:rsidRPr="00A31AE1">
        <w:rPr>
          <w:rFonts w:ascii="Times New Roman" w:hAnsi="Times New Roman" w:cs="Times New Roman"/>
          <w:lang w:val="en-US"/>
        </w:rPr>
        <w:t>Bayes factor comparison of scenarios</w:t>
      </w:r>
      <w:r>
        <w:rPr>
          <w:rFonts w:ascii="Times New Roman" w:hAnsi="Times New Roman" w:cs="Times New Roman"/>
          <w:lang w:val="en-US"/>
        </w:rPr>
        <w:t>.</w:t>
      </w:r>
    </w:p>
    <w:tbl>
      <w:tblPr>
        <w:tblW w:w="24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1240"/>
      </w:tblGrid>
      <w:tr w:rsidR="00156D15" w:rsidRPr="008B6E46" w14:paraId="3AF72B0D" w14:textId="77777777" w:rsidTr="00046DEB">
        <w:trPr>
          <w:trHeight w:val="287"/>
        </w:trPr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94A086" w14:textId="77777777" w:rsidR="00156D15" w:rsidRPr="008B6E46" w:rsidRDefault="00156D15" w:rsidP="00046D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proofErr w:type="spellStart"/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Model</w:t>
            </w:r>
            <w:proofErr w:type="spellEnd"/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DF2764" w14:textId="77777777" w:rsidR="00156D15" w:rsidRPr="008B6E46" w:rsidRDefault="00156D15" w:rsidP="00046D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proofErr w:type="spellStart"/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BayesFactor</w:t>
            </w:r>
            <w:proofErr w:type="spellEnd"/>
          </w:p>
        </w:tc>
      </w:tr>
      <w:tr w:rsidR="00156D15" w:rsidRPr="008B6E46" w14:paraId="008ACE92" w14:textId="77777777" w:rsidTr="00046DEB">
        <w:trPr>
          <w:trHeight w:val="287"/>
        </w:trPr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B7827" w14:textId="77777777" w:rsidR="00156D15" w:rsidRPr="008B6E46" w:rsidRDefault="00156D15" w:rsidP="00046D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B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D2F41" w14:textId="77777777" w:rsidR="00156D15" w:rsidRPr="008B6E46" w:rsidRDefault="00156D15" w:rsidP="00046D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0.1117</w:t>
            </w:r>
          </w:p>
        </w:tc>
      </w:tr>
      <w:tr w:rsidR="00156D15" w:rsidRPr="008B6E46" w14:paraId="3F9EA6F4" w14:textId="77777777" w:rsidTr="00046DEB">
        <w:trPr>
          <w:trHeight w:val="287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3778D" w14:textId="77777777" w:rsidR="00156D15" w:rsidRPr="008B6E46" w:rsidRDefault="00156D15" w:rsidP="00046D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S-1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E4520" w14:textId="77777777" w:rsidR="00156D15" w:rsidRPr="008B6E46" w:rsidRDefault="00156D15" w:rsidP="00046D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0.0707</w:t>
            </w:r>
          </w:p>
        </w:tc>
      </w:tr>
      <w:tr w:rsidR="00156D15" w:rsidRPr="008B6E46" w14:paraId="6033E9F3" w14:textId="77777777" w:rsidTr="00046DEB">
        <w:trPr>
          <w:trHeight w:val="287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7BFAC" w14:textId="77777777" w:rsidR="00156D15" w:rsidRPr="008B6E46" w:rsidRDefault="00156D15" w:rsidP="00046D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S-2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10BF1" w14:textId="77777777" w:rsidR="00156D15" w:rsidRPr="008B6E46" w:rsidRDefault="00156D15" w:rsidP="00046D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0.0332</w:t>
            </w:r>
          </w:p>
        </w:tc>
      </w:tr>
      <w:tr w:rsidR="00156D15" w:rsidRPr="008B6E46" w14:paraId="709F29E4" w14:textId="77777777" w:rsidTr="00046DEB">
        <w:trPr>
          <w:trHeight w:val="287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30178" w14:textId="77777777" w:rsidR="00156D15" w:rsidRPr="008B6E46" w:rsidRDefault="00156D15" w:rsidP="00046D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S-3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C2B8B" w14:textId="77777777" w:rsidR="00156D15" w:rsidRPr="008B6E46" w:rsidRDefault="00156D15" w:rsidP="00046D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0.0533</w:t>
            </w:r>
          </w:p>
        </w:tc>
      </w:tr>
      <w:tr w:rsidR="00156D15" w:rsidRPr="008B6E46" w14:paraId="2F0936AB" w14:textId="77777777" w:rsidTr="00046DEB">
        <w:trPr>
          <w:trHeight w:val="287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70B17" w14:textId="77777777" w:rsidR="00156D15" w:rsidRPr="008B6E46" w:rsidRDefault="00156D15" w:rsidP="00046D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S-6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1341F" w14:textId="77777777" w:rsidR="00156D15" w:rsidRPr="008B6E46" w:rsidRDefault="00156D15" w:rsidP="00046D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0.1112</w:t>
            </w:r>
          </w:p>
        </w:tc>
      </w:tr>
      <w:tr w:rsidR="00156D15" w:rsidRPr="008B6E46" w14:paraId="5B7BDB54" w14:textId="77777777" w:rsidTr="00046DEB">
        <w:trPr>
          <w:trHeight w:val="287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31AD0" w14:textId="77777777" w:rsidR="00156D15" w:rsidRPr="008B6E46" w:rsidRDefault="00156D15" w:rsidP="00046D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S-7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852C3" w14:textId="77777777" w:rsidR="00156D15" w:rsidRPr="008B6E46" w:rsidRDefault="00156D15" w:rsidP="00046D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0.1114</w:t>
            </w:r>
          </w:p>
        </w:tc>
      </w:tr>
      <w:tr w:rsidR="00156D15" w:rsidRPr="008B6E46" w14:paraId="340CD75A" w14:textId="77777777" w:rsidTr="00046DEB">
        <w:trPr>
          <w:trHeight w:val="287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A1336" w14:textId="77777777" w:rsidR="00156D15" w:rsidRPr="008B6E46" w:rsidRDefault="00156D15" w:rsidP="00046D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S-10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FD575" w14:textId="77777777" w:rsidR="00156D15" w:rsidRPr="008B6E46" w:rsidRDefault="00156D15" w:rsidP="00046D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0.1072</w:t>
            </w:r>
          </w:p>
        </w:tc>
      </w:tr>
      <w:tr w:rsidR="00156D15" w:rsidRPr="008B6E46" w14:paraId="65297275" w14:textId="77777777" w:rsidTr="00046DEB">
        <w:trPr>
          <w:trHeight w:val="287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E561C" w14:textId="77777777" w:rsidR="00156D15" w:rsidRPr="008B6E46" w:rsidRDefault="00156D15" w:rsidP="00046D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S-11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A55C7" w14:textId="77777777" w:rsidR="00156D15" w:rsidRPr="008B6E46" w:rsidRDefault="00156D15" w:rsidP="00046D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0.1086</w:t>
            </w:r>
          </w:p>
        </w:tc>
      </w:tr>
      <w:tr w:rsidR="00156D15" w:rsidRPr="008B6E46" w14:paraId="1B260516" w14:textId="77777777" w:rsidTr="00046DEB">
        <w:trPr>
          <w:trHeight w:val="287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8D111" w14:textId="77777777" w:rsidR="00156D15" w:rsidRPr="008B6E46" w:rsidRDefault="00156D15" w:rsidP="00046D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S-12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9357F" w14:textId="77777777" w:rsidR="00156D15" w:rsidRPr="008B6E46" w:rsidRDefault="00156D15" w:rsidP="00046D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0.1075</w:t>
            </w:r>
          </w:p>
        </w:tc>
      </w:tr>
      <w:tr w:rsidR="00156D15" w:rsidRPr="008B6E46" w14:paraId="4204C4C3" w14:textId="77777777" w:rsidTr="00046DEB">
        <w:trPr>
          <w:trHeight w:val="287"/>
        </w:trPr>
        <w:tc>
          <w:tcPr>
            <w:tcW w:w="122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DCD17" w14:textId="77777777" w:rsidR="00156D15" w:rsidRPr="008B6E46" w:rsidRDefault="00156D15" w:rsidP="00046D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S-13</w:t>
            </w:r>
          </w:p>
        </w:tc>
        <w:tc>
          <w:tcPr>
            <w:tcW w:w="122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1A71C" w14:textId="77777777" w:rsidR="00156D15" w:rsidRPr="008B6E46" w:rsidRDefault="00156D15" w:rsidP="00046D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0.1046</w:t>
            </w:r>
          </w:p>
        </w:tc>
      </w:tr>
      <w:tr w:rsidR="00156D15" w:rsidRPr="008B6E46" w14:paraId="0D5542B5" w14:textId="77777777" w:rsidTr="00046DEB">
        <w:trPr>
          <w:trHeight w:val="287"/>
        </w:trPr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FD3824" w14:textId="77777777" w:rsidR="00156D15" w:rsidRPr="008B6E46" w:rsidRDefault="00156D15" w:rsidP="00046D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S-14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5FABF9" w14:textId="77777777" w:rsidR="00156D15" w:rsidRPr="008B6E46" w:rsidRDefault="00156D15" w:rsidP="00046D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8B6E46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0.0805</w:t>
            </w:r>
          </w:p>
        </w:tc>
      </w:tr>
    </w:tbl>
    <w:p w14:paraId="1AECC5AA" w14:textId="77777777" w:rsidR="00156D15" w:rsidRDefault="00156D15" w:rsidP="00156D1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2E203EDD" w14:textId="45CDB46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Figure S</w:t>
      </w:r>
      <w:r w:rsidR="002C1F30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 Trend of the observed (black dots) and estimated (grey dots) accumulated numbers of the southern right whale </w:t>
      </w:r>
      <w:proofErr w:type="spellStart"/>
      <w:r w:rsidRPr="00333A7C">
        <w:rPr>
          <w:rFonts w:ascii="Times New Roman" w:hAnsi="Times New Roman" w:cs="Times New Roman"/>
          <w:i/>
          <w:iCs/>
          <w:lang w:val="en-US"/>
        </w:rPr>
        <w:t>Eubalaena</w:t>
      </w:r>
      <w:proofErr w:type="spellEnd"/>
      <w:r w:rsidRPr="00333A7C">
        <w:rPr>
          <w:rFonts w:ascii="Times New Roman" w:hAnsi="Times New Roman" w:cs="Times New Roman"/>
          <w:i/>
          <w:iCs/>
          <w:lang w:val="en-US"/>
        </w:rPr>
        <w:t xml:space="preserve"> australis</w:t>
      </w:r>
      <w:r w:rsidRPr="002B6140">
        <w:rPr>
          <w:rFonts w:ascii="Times New Roman" w:hAnsi="Times New Roman" w:cs="Times New Roman"/>
          <w:lang w:val="en-US"/>
        </w:rPr>
        <w:t xml:space="preserve"> and associated 95% confidence interval. The solid blue line represents the median estimated model-averaged trajectory of the population abundance (</w:t>
      </w:r>
      <w:proofErr w:type="spellStart"/>
      <w:r w:rsidRPr="002B6140">
        <w:rPr>
          <w:rFonts w:ascii="Times New Roman" w:hAnsi="Times New Roman" w:cs="Times New Roman"/>
          <w:lang w:val="en-US"/>
        </w:rPr>
        <w:t>N_y</w:t>
      </w:r>
      <w:proofErr w:type="spellEnd"/>
      <w:r w:rsidRPr="002B6140">
        <w:rPr>
          <w:rFonts w:ascii="Times New Roman" w:hAnsi="Times New Roman" w:cs="Times New Roman"/>
          <w:lang w:val="en-US"/>
        </w:rPr>
        <w:t>) multiplied by catchability (q), while the shaded areas correspond to the 50% and 95% credible intervals.</w:t>
      </w:r>
    </w:p>
    <w:p w14:paraId="26188000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4F34011" w14:textId="2BD3BDD6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59015E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.1 </w:t>
      </w:r>
      <w:r w:rsidRPr="002B6140">
        <w:rPr>
          <w:rFonts w:ascii="Times New Roman" w:hAnsi="Times New Roman" w:cs="Times New Roman"/>
          <w:color w:val="000000"/>
          <w:lang w:val="en-GB"/>
        </w:rPr>
        <w:t>Base Case</w:t>
      </w:r>
    </w:p>
    <w:p w14:paraId="52ED8B44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5D4028C0" wp14:editId="01682E43">
            <wp:extent cx="3657600" cy="2161016"/>
            <wp:effectExtent l="0" t="0" r="0" b="0"/>
            <wp:docPr id="91" name="Picture 9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4874A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EC72F0D" w14:textId="635B7298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59015E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.2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</w:t>
      </w:r>
    </w:p>
    <w:p w14:paraId="0A64C14B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4C37205" wp14:editId="28F9EDB4">
            <wp:extent cx="3657600" cy="2161016"/>
            <wp:effectExtent l="0" t="0" r="0" b="0"/>
            <wp:docPr id="92" name="Picture 9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81D3B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D66491D" w14:textId="77777777" w:rsidR="005536A2" w:rsidRPr="002B6140" w:rsidRDefault="005536A2" w:rsidP="005536A2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280F877F" w14:textId="65440076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100B0D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.3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2</w:t>
      </w:r>
    </w:p>
    <w:p w14:paraId="76CDE22F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1720E71A" wp14:editId="644E7DF6">
            <wp:extent cx="3657600" cy="2161016"/>
            <wp:effectExtent l="0" t="0" r="0" b="0"/>
            <wp:docPr id="93" name="Picture 9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B171D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4E629F0F" w14:textId="358B25A4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100B0D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.4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3</w:t>
      </w:r>
    </w:p>
    <w:p w14:paraId="387CCF07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324340B0" wp14:editId="59157AE6">
            <wp:extent cx="3657600" cy="2161016"/>
            <wp:effectExtent l="0" t="0" r="0" b="0"/>
            <wp:docPr id="94" name="Picture 94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F0B72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6D06EE53" w14:textId="62E51E0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100B0D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.5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4</w:t>
      </w:r>
    </w:p>
    <w:p w14:paraId="3DF1E528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2818B707" wp14:editId="5732497B">
            <wp:extent cx="3657600" cy="2161016"/>
            <wp:effectExtent l="0" t="0" r="0" b="0"/>
            <wp:docPr id="95" name="Picture 95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Gráfico, Gráfico de cajas y bigote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104E1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054DAF1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2603A06" w14:textId="77777777" w:rsidR="005536A2" w:rsidRPr="002B6140" w:rsidRDefault="005536A2" w:rsidP="005536A2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209ED64B" w14:textId="3119BD76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100B0D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.6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5</w:t>
      </w:r>
    </w:p>
    <w:p w14:paraId="088FB41F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3F39C787" wp14:editId="26A869B3">
            <wp:extent cx="3657600" cy="2161016"/>
            <wp:effectExtent l="0" t="0" r="0" b="0"/>
            <wp:docPr id="96" name="Picture 96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DB792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1F781942" w14:textId="0BA9DB66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100B0D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.7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6</w:t>
      </w:r>
    </w:p>
    <w:p w14:paraId="5D6DBBD0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25EBC1D5" wp14:editId="6077DEFF">
            <wp:extent cx="3657600" cy="2161016"/>
            <wp:effectExtent l="0" t="0" r="0" b="0"/>
            <wp:docPr id="97" name="Picture 9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AF54D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66316389" w14:textId="100A6EB8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100B0D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.8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7</w:t>
      </w:r>
    </w:p>
    <w:p w14:paraId="0FC47370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71B2B593" wp14:editId="6FECB98B">
            <wp:extent cx="3657600" cy="2163850"/>
            <wp:effectExtent l="0" t="0" r="0" b="8255"/>
            <wp:docPr id="98" name="Picture 9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D3C0B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B456038" w14:textId="77777777" w:rsidR="005536A2" w:rsidRPr="002B6140" w:rsidRDefault="005536A2" w:rsidP="005536A2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7F88FF4F" w14:textId="51A45A8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100B0D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.9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8</w:t>
      </w:r>
    </w:p>
    <w:p w14:paraId="45B77807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6796EE1F" wp14:editId="243A195E">
            <wp:extent cx="3657600" cy="2161016"/>
            <wp:effectExtent l="0" t="0" r="0" b="0"/>
            <wp:docPr id="99" name="Picture 99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487F9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396136B8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617D13D3" w14:textId="77178D3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100B0D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.10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9</w:t>
      </w:r>
    </w:p>
    <w:p w14:paraId="166E5D79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63EBF986" wp14:editId="6ED0635E">
            <wp:extent cx="3657600" cy="2161016"/>
            <wp:effectExtent l="0" t="0" r="0" b="0"/>
            <wp:docPr id="100" name="Picture 100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499F0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29261C2" w14:textId="31F4C80B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100B0D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.11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10</w:t>
      </w:r>
    </w:p>
    <w:p w14:paraId="44BD1396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4B80F73F" wp14:editId="2D9A0D85">
            <wp:extent cx="3657600" cy="2161016"/>
            <wp:effectExtent l="0" t="0" r="0" b="0"/>
            <wp:docPr id="101" name="Picture 10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53F9B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285ED2E" w14:textId="77777777" w:rsidR="005536A2" w:rsidRPr="002B6140" w:rsidRDefault="005536A2" w:rsidP="005536A2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16E8EFAE" w14:textId="3F82EA26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100B0D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.12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11</w:t>
      </w:r>
    </w:p>
    <w:p w14:paraId="013FA455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0A0574CC" wp14:editId="0E5E628C">
            <wp:extent cx="3657600" cy="2161016"/>
            <wp:effectExtent l="0" t="0" r="0" b="0"/>
            <wp:docPr id="102" name="Picture 10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FF440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A99E48A" w14:textId="48DC8979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100B0D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.13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12</w:t>
      </w:r>
    </w:p>
    <w:p w14:paraId="4CE14454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55F73D52" wp14:editId="08F84FEE">
            <wp:extent cx="3657600" cy="2161016"/>
            <wp:effectExtent l="0" t="0" r="0" b="0"/>
            <wp:docPr id="103" name="Picture 10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732EF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2439FB8E" w14:textId="49B39E09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100B0D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.14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13</w:t>
      </w:r>
    </w:p>
    <w:p w14:paraId="5F742C75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391F0878" wp14:editId="7694C778">
            <wp:extent cx="3657600" cy="2161016"/>
            <wp:effectExtent l="0" t="0" r="0" b="0"/>
            <wp:docPr id="104" name="Picture 104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A755A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5D49FF1" w14:textId="77777777" w:rsidR="005536A2" w:rsidRPr="002B6140" w:rsidRDefault="005536A2" w:rsidP="005536A2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49089467" w14:textId="370ADE3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AB3B5E">
        <w:rPr>
          <w:rFonts w:ascii="Times New Roman" w:hAnsi="Times New Roman" w:cs="Times New Roman"/>
          <w:lang w:val="en-US"/>
        </w:rPr>
        <w:t>1</w:t>
      </w:r>
      <w:r w:rsidRPr="002B6140">
        <w:rPr>
          <w:rFonts w:ascii="Times New Roman" w:hAnsi="Times New Roman" w:cs="Times New Roman"/>
          <w:lang w:val="en-US"/>
        </w:rPr>
        <w:t xml:space="preserve">.15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14</w:t>
      </w:r>
    </w:p>
    <w:p w14:paraId="69320191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44B54BAB" wp14:editId="7A24A95F">
            <wp:extent cx="3657600" cy="2161016"/>
            <wp:effectExtent l="0" t="0" r="0" b="0"/>
            <wp:docPr id="105" name="Picture 105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Gráfico, Gráfico de cajas y bigote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302D3" w14:textId="77777777" w:rsidR="005536A2" w:rsidRPr="002B6140" w:rsidRDefault="005536A2" w:rsidP="005536A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D8B5AEB" w14:textId="77777777" w:rsidR="005536A2" w:rsidRDefault="005536A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624B7216" w14:textId="33A7524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Figure S</w:t>
      </w:r>
      <w:r w:rsidR="00D96038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 Posterior probability (thick line) and post-model pre-data (thin line) distributions of the key biological parameters for the base case and sensitivity scenarios of the assessment of southern right whale (SRW) </w:t>
      </w:r>
      <w:proofErr w:type="spellStart"/>
      <w:r w:rsidRPr="002B6140">
        <w:rPr>
          <w:rFonts w:ascii="Times New Roman" w:hAnsi="Times New Roman" w:cs="Times New Roman"/>
          <w:i/>
          <w:iCs/>
          <w:lang w:val="en-US"/>
        </w:rPr>
        <w:t>Eubalaena</w:t>
      </w:r>
      <w:proofErr w:type="spellEnd"/>
      <w:r w:rsidRPr="002B6140">
        <w:rPr>
          <w:rFonts w:ascii="Times New Roman" w:hAnsi="Times New Roman" w:cs="Times New Roman"/>
          <w:i/>
          <w:iCs/>
          <w:lang w:val="en-US"/>
        </w:rPr>
        <w:t xml:space="preserve"> australis</w:t>
      </w:r>
      <w:r w:rsidRPr="002B6140">
        <w:rPr>
          <w:rFonts w:ascii="Times New Roman" w:hAnsi="Times New Roman" w:cs="Times New Roman"/>
          <w:lang w:val="en-US"/>
        </w:rPr>
        <w:t xml:space="preserve">.  The posterior probability distribution of the base case is illustrated in the thick </w:t>
      </w:r>
      <w:r w:rsidR="00BE4FB4">
        <w:rPr>
          <w:rFonts w:ascii="Times New Roman" w:hAnsi="Times New Roman" w:cs="Times New Roman"/>
          <w:lang w:val="en-US"/>
        </w:rPr>
        <w:t>grey</w:t>
      </w:r>
      <w:r w:rsidRPr="002B6140">
        <w:rPr>
          <w:rFonts w:ascii="Times New Roman" w:hAnsi="Times New Roman" w:cs="Times New Roman"/>
          <w:lang w:val="en-US"/>
        </w:rPr>
        <w:t xml:space="preserve"> line.</w:t>
      </w:r>
    </w:p>
    <w:p w14:paraId="03649DB2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 </w:t>
      </w:r>
    </w:p>
    <w:p w14:paraId="46027820" w14:textId="2F7EAD8E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D96038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.1 </w:t>
      </w:r>
      <w:r w:rsidRPr="002B6140">
        <w:rPr>
          <w:rFonts w:ascii="Times New Roman" w:hAnsi="Times New Roman" w:cs="Times New Roman"/>
          <w:color w:val="000000"/>
          <w:lang w:val="en-GB"/>
        </w:rPr>
        <w:t>Base Case</w:t>
      </w:r>
    </w:p>
    <w:p w14:paraId="62376845" w14:textId="76059358" w:rsidR="00757AE0" w:rsidRPr="002B6140" w:rsidRDefault="00364A0C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6E9096" wp14:editId="1C9AB45A">
            <wp:extent cx="5391150" cy="2695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811DC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4C1E2E4" w14:textId="55C30368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3A669D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.2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</w:t>
      </w:r>
    </w:p>
    <w:p w14:paraId="1D2A00A0" w14:textId="6F14C5A3" w:rsidR="00757AE0" w:rsidRPr="002B6140" w:rsidRDefault="00364A0C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225E1FA" wp14:editId="282358DC">
            <wp:extent cx="5391150" cy="2695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6C2A5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54461E4D" w14:textId="39C8AD9D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3A669D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.3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2</w:t>
      </w:r>
    </w:p>
    <w:p w14:paraId="64E1ABBB" w14:textId="110A588E" w:rsidR="00757AE0" w:rsidRPr="00364A0C" w:rsidRDefault="00364A0C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A3E2F5" wp14:editId="72C599B6">
            <wp:extent cx="5391150" cy="2695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60A29" w14:textId="77D12DD4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3A669D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.4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3</w:t>
      </w:r>
    </w:p>
    <w:p w14:paraId="59AAA3B7" w14:textId="311ED7B0" w:rsidR="00757AE0" w:rsidRPr="002B6140" w:rsidRDefault="00364A0C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>
        <w:rPr>
          <w:noProof/>
        </w:rPr>
        <w:drawing>
          <wp:inline distT="0" distB="0" distL="0" distR="0" wp14:anchorId="0DC5CFB9" wp14:editId="26585549">
            <wp:extent cx="5400040" cy="2700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7845E" w14:textId="312F1CFF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3A669D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.5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4</w:t>
      </w:r>
    </w:p>
    <w:p w14:paraId="14664845" w14:textId="54F4098A" w:rsidR="00757AE0" w:rsidRPr="00364A0C" w:rsidRDefault="00364A0C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>
        <w:rPr>
          <w:noProof/>
        </w:rPr>
        <w:drawing>
          <wp:inline distT="0" distB="0" distL="0" distR="0" wp14:anchorId="4CE2A580" wp14:editId="4FF54FFC">
            <wp:extent cx="5400040" cy="2700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7AE0" w:rsidRPr="002B6140">
        <w:rPr>
          <w:rFonts w:ascii="Times New Roman" w:hAnsi="Times New Roman" w:cs="Times New Roman"/>
          <w:lang w:val="en-US"/>
        </w:rPr>
        <w:br w:type="page"/>
      </w:r>
    </w:p>
    <w:p w14:paraId="32EF29A0" w14:textId="5725AEFD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3A669D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.6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5</w:t>
      </w:r>
    </w:p>
    <w:p w14:paraId="15EDA206" w14:textId="1A57183F" w:rsidR="00757AE0" w:rsidRPr="002B6140" w:rsidRDefault="00364A0C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>
        <w:rPr>
          <w:noProof/>
        </w:rPr>
        <w:drawing>
          <wp:inline distT="0" distB="0" distL="0" distR="0" wp14:anchorId="70C3F324" wp14:editId="17E72A86">
            <wp:extent cx="5400040" cy="27000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D882F" w14:textId="15D74994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3A669D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.7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6</w:t>
      </w:r>
      <w:r w:rsidR="00FB2DB2" w:rsidRPr="002B6140">
        <w:rPr>
          <w:rFonts w:ascii="Times New Roman" w:hAnsi="Times New Roman" w:cs="Times New Roman"/>
          <w:color w:val="000000"/>
          <w:lang w:val="en-GB"/>
        </w:rPr>
        <w:t xml:space="preserve"> (Note: target year is not included)</w:t>
      </w:r>
    </w:p>
    <w:p w14:paraId="2BDCB9D3" w14:textId="780E95A6" w:rsidR="00757AE0" w:rsidRPr="002B6140" w:rsidRDefault="00364A0C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>
        <w:rPr>
          <w:noProof/>
        </w:rPr>
        <w:drawing>
          <wp:inline distT="0" distB="0" distL="0" distR="0" wp14:anchorId="65AEDE72" wp14:editId="57F1F345">
            <wp:extent cx="5400040" cy="27000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19584" w14:textId="35AD00D0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3A669D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.8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7</w:t>
      </w:r>
    </w:p>
    <w:p w14:paraId="7C61B5D4" w14:textId="6A067134" w:rsidR="00757AE0" w:rsidRPr="002B6140" w:rsidRDefault="00364A0C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>
        <w:rPr>
          <w:noProof/>
        </w:rPr>
        <w:drawing>
          <wp:inline distT="0" distB="0" distL="0" distR="0" wp14:anchorId="546168D8" wp14:editId="53B5E7AF">
            <wp:extent cx="5400040" cy="27000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01226" w14:textId="77777777" w:rsidR="005F6567" w:rsidRPr="002B6140" w:rsidRDefault="005F6567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7245CE3F" w14:textId="5E79AB70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3A669D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.9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8</w:t>
      </w:r>
    </w:p>
    <w:p w14:paraId="56157867" w14:textId="1D1BDAEC" w:rsidR="00757AE0" w:rsidRPr="002B6140" w:rsidRDefault="00364A0C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>
        <w:rPr>
          <w:noProof/>
        </w:rPr>
        <w:drawing>
          <wp:inline distT="0" distB="0" distL="0" distR="0" wp14:anchorId="48BA9D84" wp14:editId="3B179441">
            <wp:extent cx="5400040" cy="27000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8DA97" w14:textId="70F666DE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3A669D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.10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9</w:t>
      </w:r>
    </w:p>
    <w:p w14:paraId="1EA69E29" w14:textId="40A4FD6C" w:rsidR="00757AE0" w:rsidRPr="002B6140" w:rsidRDefault="00364A0C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>
        <w:rPr>
          <w:noProof/>
        </w:rPr>
        <w:drawing>
          <wp:inline distT="0" distB="0" distL="0" distR="0" wp14:anchorId="140E94C5" wp14:editId="70F01B73">
            <wp:extent cx="5400040" cy="27000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E536C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35A34FD8" w14:textId="0BB05FC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3A669D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.11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10</w:t>
      </w:r>
    </w:p>
    <w:p w14:paraId="4CC22661" w14:textId="0190488B" w:rsidR="005F6567" w:rsidRPr="00364A0C" w:rsidRDefault="00364A0C" w:rsidP="00364A0C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>
        <w:rPr>
          <w:noProof/>
        </w:rPr>
        <w:drawing>
          <wp:inline distT="0" distB="0" distL="0" distR="0" wp14:anchorId="3BEAEEFD" wp14:editId="11F866E6">
            <wp:extent cx="5400040" cy="27000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6567" w:rsidRPr="002B6140">
        <w:rPr>
          <w:rFonts w:ascii="Times New Roman" w:hAnsi="Times New Roman" w:cs="Times New Roman"/>
          <w:lang w:val="en-US"/>
        </w:rPr>
        <w:br w:type="page"/>
      </w:r>
    </w:p>
    <w:p w14:paraId="7DB42383" w14:textId="0CCA6CD2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3A669D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.12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11</w:t>
      </w:r>
    </w:p>
    <w:p w14:paraId="746342B5" w14:textId="5D3E9AD0" w:rsidR="00757AE0" w:rsidRPr="002B6140" w:rsidRDefault="00364A0C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>
        <w:rPr>
          <w:noProof/>
        </w:rPr>
        <w:drawing>
          <wp:inline distT="0" distB="0" distL="0" distR="0" wp14:anchorId="2F1CA933" wp14:editId="5EC3D7BE">
            <wp:extent cx="5400040" cy="27000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31DA1" w14:textId="1ACC6A29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3A669D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.13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12</w:t>
      </w:r>
    </w:p>
    <w:p w14:paraId="600E7F52" w14:textId="0EE15B3B" w:rsidR="00757AE0" w:rsidRPr="00364A0C" w:rsidRDefault="00364A0C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>
        <w:rPr>
          <w:noProof/>
        </w:rPr>
        <w:drawing>
          <wp:inline distT="0" distB="0" distL="0" distR="0" wp14:anchorId="5D0641DB" wp14:editId="5B776819">
            <wp:extent cx="5400040" cy="27000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74BCD" w14:textId="49544E35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3A669D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.14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13</w:t>
      </w:r>
    </w:p>
    <w:p w14:paraId="7F7968BC" w14:textId="7675993B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</w:p>
    <w:p w14:paraId="58C74F3D" w14:textId="3405D960" w:rsidR="005F6567" w:rsidRPr="00364A0C" w:rsidRDefault="00364A0C" w:rsidP="00364A0C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>
        <w:rPr>
          <w:noProof/>
        </w:rPr>
        <w:drawing>
          <wp:inline distT="0" distB="0" distL="0" distR="0" wp14:anchorId="63828C7D" wp14:editId="4DAAFF02">
            <wp:extent cx="5400040" cy="27000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6567" w:rsidRPr="002B6140">
        <w:rPr>
          <w:rFonts w:ascii="Times New Roman" w:hAnsi="Times New Roman" w:cs="Times New Roman"/>
          <w:lang w:val="en-US"/>
        </w:rPr>
        <w:br w:type="page"/>
      </w:r>
    </w:p>
    <w:p w14:paraId="0221D264" w14:textId="0ADAC3A5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3A669D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.15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14</w:t>
      </w:r>
    </w:p>
    <w:p w14:paraId="63561F4D" w14:textId="5584B128" w:rsidR="00757AE0" w:rsidRPr="002B6140" w:rsidRDefault="00364A0C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>
        <w:rPr>
          <w:noProof/>
        </w:rPr>
        <w:drawing>
          <wp:inline distT="0" distB="0" distL="0" distR="0" wp14:anchorId="44953181" wp14:editId="2B21C199">
            <wp:extent cx="5400040" cy="27000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BB75E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6DFC9BE" w14:textId="42D4DB7D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27EA0F07" w14:textId="7CC66024" w:rsidR="00234119" w:rsidRPr="002B6140" w:rsidRDefault="00234119" w:rsidP="00733B33">
      <w:pPr>
        <w:spacing w:after="0" w:line="240" w:lineRule="auto"/>
        <w:rPr>
          <w:rFonts w:ascii="Times New Roman" w:eastAsiaTheme="minorEastAsia" w:hAnsi="Times New Roman" w:cs="Times New Roman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Figure 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 Population trajectories (blue lines) and time series of estimated catches (red lines) of southern right whale (SRW) </w:t>
      </w:r>
      <w:proofErr w:type="spellStart"/>
      <w:r w:rsidRPr="002B6140">
        <w:rPr>
          <w:rFonts w:ascii="Times New Roman" w:hAnsi="Times New Roman" w:cs="Times New Roman"/>
          <w:i/>
          <w:iCs/>
          <w:lang w:val="en-US"/>
        </w:rPr>
        <w:t>Eubalaena</w:t>
      </w:r>
      <w:proofErr w:type="spellEnd"/>
      <w:r w:rsidRPr="002B6140">
        <w:rPr>
          <w:rFonts w:ascii="Times New Roman" w:hAnsi="Times New Roman" w:cs="Times New Roman"/>
          <w:i/>
          <w:iCs/>
          <w:lang w:val="en-US"/>
        </w:rPr>
        <w:t xml:space="preserve"> australis. </w:t>
      </w:r>
      <w:r w:rsidRPr="002B6140">
        <w:rPr>
          <w:rFonts w:ascii="Times New Roman" w:hAnsi="Times New Roman" w:cs="Times New Roman"/>
          <w:lang w:val="en-US"/>
        </w:rPr>
        <w:t xml:space="preserve">The solid blue line represents the median estimated model-averaged trajectory of </w:t>
      </w:r>
      <w:r w:rsidRPr="002B6140">
        <w:rPr>
          <w:rFonts w:ascii="Times New Roman" w:hAnsi="Times New Roman" w:cs="Times New Roman"/>
          <w:color w:val="000000"/>
          <w:lang w:val="en-GB"/>
        </w:rPr>
        <w:t>the population abundance (</w:t>
      </w:r>
      <m:oMath>
        <m:sSub>
          <m:sSubPr>
            <m:ctrlPr>
              <w:rPr>
                <w:rFonts w:ascii="Cambria Math" w:hAnsi="Cambria Math" w:cs="Times New Roman"/>
                <w:i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lang w:val="en-GB"/>
              </w:rPr>
              <m:t>N</m:t>
            </m:r>
          </m:e>
          <m:sub>
            <m:r>
              <w:rPr>
                <w:rFonts w:ascii="Cambria Math" w:hAnsi="Cambria Math" w:cs="Times New Roman"/>
                <w:lang w:val="en-GB"/>
              </w:rPr>
              <m:t>y</m:t>
            </m:r>
          </m:sub>
        </m:sSub>
      </m:oMath>
      <w:r w:rsidRPr="002B6140">
        <w:rPr>
          <w:rFonts w:ascii="Times New Roman" w:eastAsiaTheme="minorEastAsia" w:hAnsi="Times New Roman" w:cs="Times New Roman"/>
          <w:lang w:val="en-GB"/>
        </w:rPr>
        <w:t xml:space="preserve">), while the shaded areas correspond to the </w:t>
      </w:r>
      <w:r w:rsidRPr="002B6140">
        <w:rPr>
          <w:rFonts w:ascii="Times New Roman" w:hAnsi="Times New Roman" w:cs="Times New Roman"/>
          <w:lang w:val="en-US"/>
        </w:rPr>
        <w:t>50% and 95% credible intervals</w:t>
      </w:r>
      <w:r w:rsidRPr="002B6140">
        <w:rPr>
          <w:rFonts w:ascii="Times New Roman" w:eastAsiaTheme="minorEastAsia" w:hAnsi="Times New Roman" w:cs="Times New Roman"/>
          <w:lang w:val="en-GB"/>
        </w:rPr>
        <w:t xml:space="preserve">. The </w:t>
      </w:r>
      <w:r w:rsidRPr="002B6140">
        <w:rPr>
          <w:rFonts w:ascii="Times New Roman" w:hAnsi="Times New Roman" w:cs="Times New Roman"/>
          <w:lang w:val="en-US"/>
        </w:rPr>
        <w:t xml:space="preserve">dashed line represents the median estimated base case trajectory of the abundance. </w:t>
      </w:r>
      <w:r w:rsidRPr="002B6140">
        <w:rPr>
          <w:rFonts w:ascii="Times New Roman" w:eastAsiaTheme="minorEastAsia" w:hAnsi="Times New Roman" w:cs="Times New Roman"/>
          <w:lang w:val="en-GB"/>
        </w:rPr>
        <w:t>T</w:t>
      </w:r>
      <w:r w:rsidRPr="002B6140">
        <w:rPr>
          <w:rFonts w:ascii="Times New Roman" w:hAnsi="Times New Roman" w:cs="Times New Roman"/>
          <w:lang w:val="en-US"/>
        </w:rPr>
        <w:t>he solid red line represents the average number of whaling catches as estimated by the catch parameter (</w:t>
      </w:r>
      <m:oMath>
        <m:r>
          <w:rPr>
            <w:rFonts w:ascii="Cambria Math" w:hAnsi="Cambria Math" w:cs="Times New Roman"/>
            <w:color w:val="000000"/>
          </w:rPr>
          <m:t>π</m:t>
        </m:r>
      </m:oMath>
      <w:r w:rsidRPr="002B6140">
        <w:rPr>
          <w:rFonts w:ascii="Times New Roman" w:eastAsiaTheme="minorEastAsia" w:hAnsi="Times New Roman" w:cs="Times New Roman"/>
          <w:color w:val="000000"/>
          <w:lang w:val="en-US"/>
        </w:rPr>
        <w:t xml:space="preserve">), while the red </w:t>
      </w:r>
      <w:r w:rsidRPr="002B6140">
        <w:rPr>
          <w:rFonts w:ascii="Times New Roman" w:eastAsiaTheme="minorEastAsia" w:hAnsi="Times New Roman" w:cs="Times New Roman"/>
          <w:lang w:val="en-GB"/>
        </w:rPr>
        <w:t xml:space="preserve">shaded areas correspond to the </w:t>
      </w:r>
      <w:r w:rsidRPr="002B6140">
        <w:rPr>
          <w:rFonts w:ascii="Times New Roman" w:hAnsi="Times New Roman" w:cs="Times New Roman"/>
          <w:lang w:val="en-US"/>
        </w:rPr>
        <w:t>50% and 95% credible intervals</w:t>
      </w:r>
      <w:r w:rsidRPr="002B6140">
        <w:rPr>
          <w:rFonts w:ascii="Times New Roman" w:eastAsiaTheme="minorEastAsia" w:hAnsi="Times New Roman" w:cs="Times New Roman"/>
          <w:lang w:val="en-GB"/>
        </w:rPr>
        <w:t>. The grey and black dots represent the estimated and observed, respectively, absolute abundance in 2010.</w:t>
      </w:r>
      <w:r w:rsidRPr="002B6140">
        <w:rPr>
          <w:rFonts w:ascii="Times New Roman" w:hAnsi="Times New Roman" w:cs="Times New Roman"/>
          <w:lang w:val="en-US"/>
        </w:rPr>
        <w:t xml:space="preserve"> </w:t>
      </w:r>
    </w:p>
    <w:p w14:paraId="594F5A94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 </w:t>
      </w:r>
    </w:p>
    <w:p w14:paraId="5452D434" w14:textId="3557D015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.1 </w:t>
      </w:r>
      <w:r w:rsidRPr="002B6140">
        <w:rPr>
          <w:rFonts w:ascii="Times New Roman" w:hAnsi="Times New Roman" w:cs="Times New Roman"/>
          <w:color w:val="000000"/>
          <w:lang w:val="en-GB"/>
        </w:rPr>
        <w:t>Base Case</w:t>
      </w:r>
    </w:p>
    <w:p w14:paraId="0B198DC3" w14:textId="5039F9F0" w:rsidR="00234119" w:rsidRPr="002B6140" w:rsidRDefault="00DF0887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47D05769" wp14:editId="6BE91334">
            <wp:extent cx="4572000" cy="240052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02B9B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A75DB3B" w14:textId="5FE31961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AA2BE3">
        <w:rPr>
          <w:rFonts w:ascii="Times New Roman" w:hAnsi="Times New Roman" w:cs="Times New Roman"/>
          <w:lang w:val="en-US"/>
        </w:rPr>
        <w:t>3.</w:t>
      </w:r>
      <w:r w:rsidRPr="002B6140">
        <w:rPr>
          <w:rFonts w:ascii="Times New Roman" w:hAnsi="Times New Roman" w:cs="Times New Roman"/>
          <w:lang w:val="en-US"/>
        </w:rPr>
        <w:t xml:space="preserve">2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</w:t>
      </w:r>
    </w:p>
    <w:p w14:paraId="16686571" w14:textId="24B23EAC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51B2559" wp14:editId="72DF471B">
            <wp:extent cx="4572000" cy="2394857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9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F165C" w14:textId="77777777" w:rsidR="00DF0887" w:rsidRPr="002B6140" w:rsidRDefault="00DF0887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566B32D" w14:textId="77777777" w:rsidR="005B2F4F" w:rsidRPr="002B6140" w:rsidRDefault="005B2F4F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5FCCBB79" w14:textId="23A58D52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.3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2</w:t>
      </w:r>
    </w:p>
    <w:p w14:paraId="4C40FB6E" w14:textId="4ED45E26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3EDA5A76" wp14:editId="5C9FE727">
            <wp:extent cx="4572000" cy="24005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A8911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6D6956C5" w14:textId="147CA178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.4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3</w:t>
      </w:r>
    </w:p>
    <w:p w14:paraId="7D32BEAC" w14:textId="06E7F23F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0453F0CD" wp14:editId="2B9E5239">
            <wp:extent cx="4572000" cy="24005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9B71C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3B8272EE" w14:textId="3CB54B64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.5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4</w:t>
      </w:r>
    </w:p>
    <w:p w14:paraId="167FF26D" w14:textId="1BDCCEF8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3C0A597E" wp14:editId="1231969C">
            <wp:extent cx="4572000" cy="24005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3EA88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70C94051" w14:textId="54CBC5D1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A267C98" w14:textId="77777777" w:rsidR="005B2F4F" w:rsidRPr="002B6140" w:rsidRDefault="005B2F4F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73B54641" w14:textId="0BE7989A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.6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5</w:t>
      </w:r>
    </w:p>
    <w:p w14:paraId="0C551BEF" w14:textId="5B6ADEE0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318A4EA8" wp14:editId="0165C810">
            <wp:extent cx="4572000" cy="24005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D5E17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9AF7005" w14:textId="01DD0D9C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.7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6</w:t>
      </w:r>
    </w:p>
    <w:p w14:paraId="3A695D96" w14:textId="54AD67E1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27FE4E2A" wp14:editId="38A13B1D">
            <wp:extent cx="4572000" cy="24005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8214D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3F6270B2" w14:textId="2E901981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.8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7</w:t>
      </w:r>
    </w:p>
    <w:p w14:paraId="3E8A41E5" w14:textId="58E497B8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0F2BA048" wp14:editId="53A90F8C">
            <wp:extent cx="4572000" cy="24005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EB0E0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7992689F" w14:textId="77777777" w:rsidR="005B2F4F" w:rsidRPr="002B6140" w:rsidRDefault="005B2F4F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23A4748B" w14:textId="55F19A4D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.9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8</w:t>
      </w:r>
    </w:p>
    <w:p w14:paraId="7717B2F0" w14:textId="3D7B6404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41B8AFB1" wp14:editId="56C1DC74">
            <wp:extent cx="4572000" cy="24005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8951A" w14:textId="74290AC5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CBCE04A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44F52231" w14:textId="543CFA48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.10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9</w:t>
      </w:r>
    </w:p>
    <w:p w14:paraId="0B2D8B32" w14:textId="0C68D29D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176C1F78" wp14:editId="0F20AC13">
            <wp:extent cx="4572000" cy="24005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1A506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A64C94D" w14:textId="5661CE8E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.11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10</w:t>
      </w:r>
    </w:p>
    <w:p w14:paraId="578B34A9" w14:textId="33C7F25A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39248EBA" wp14:editId="44AC65B1">
            <wp:extent cx="4572000" cy="240051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ED6B0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294796A" w14:textId="77777777" w:rsidR="005B2F4F" w:rsidRPr="002B6140" w:rsidRDefault="005B2F4F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113ED90F" w14:textId="45A5301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.12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11</w:t>
      </w:r>
    </w:p>
    <w:p w14:paraId="3319D3FE" w14:textId="3C0E3A8F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37DB9654" wp14:editId="22CA1E41">
            <wp:extent cx="4572000" cy="2396752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9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A8FA7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2FA5B84F" w14:textId="5030D2DE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.13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12</w:t>
      </w:r>
    </w:p>
    <w:p w14:paraId="280DADC9" w14:textId="65028583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1DC7CA76" wp14:editId="12837474">
            <wp:extent cx="4572000" cy="2396752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9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0B1C1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743FFE02" w14:textId="0199A1C3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.14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13</w:t>
      </w:r>
    </w:p>
    <w:p w14:paraId="56008075" w14:textId="09D716BB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44881760" wp14:editId="14ABEC64">
            <wp:extent cx="4572000" cy="2396752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9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2DC98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3318C2E7" w14:textId="77777777" w:rsidR="005B2F4F" w:rsidRPr="002B6140" w:rsidRDefault="005B2F4F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63956DE3" w14:textId="7C0F3A2B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</w:t>
      </w:r>
      <w:r w:rsidR="00AA2BE3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.15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14</w:t>
      </w:r>
    </w:p>
    <w:p w14:paraId="76A57FEB" w14:textId="5DE69DBC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2BEC8164" wp14:editId="4EA67443">
            <wp:extent cx="4572000" cy="2396752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9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4119" w:rsidRPr="002B61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Grant Adams">
    <w15:presenceInfo w15:providerId="AD" w15:userId="S::adamsgd@uw.edu::a8b6c939-b296-4cf3-97d3-f62fa53b54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1F4"/>
    <w:rsid w:val="000011F4"/>
    <w:rsid w:val="000116D7"/>
    <w:rsid w:val="00012782"/>
    <w:rsid w:val="00012E23"/>
    <w:rsid w:val="0001483B"/>
    <w:rsid w:val="0001666F"/>
    <w:rsid w:val="000166C1"/>
    <w:rsid w:val="000169CD"/>
    <w:rsid w:val="00023912"/>
    <w:rsid w:val="00023AC0"/>
    <w:rsid w:val="0002533D"/>
    <w:rsid w:val="00026309"/>
    <w:rsid w:val="0002643A"/>
    <w:rsid w:val="00036453"/>
    <w:rsid w:val="0003735D"/>
    <w:rsid w:val="000418F0"/>
    <w:rsid w:val="00042FA0"/>
    <w:rsid w:val="00047B17"/>
    <w:rsid w:val="00050CC7"/>
    <w:rsid w:val="00052F2B"/>
    <w:rsid w:val="00054DEF"/>
    <w:rsid w:val="00054EF6"/>
    <w:rsid w:val="00056A93"/>
    <w:rsid w:val="0006222B"/>
    <w:rsid w:val="000625CE"/>
    <w:rsid w:val="00064F28"/>
    <w:rsid w:val="0006582A"/>
    <w:rsid w:val="00071E16"/>
    <w:rsid w:val="00073152"/>
    <w:rsid w:val="00074830"/>
    <w:rsid w:val="0007709A"/>
    <w:rsid w:val="00080291"/>
    <w:rsid w:val="00083607"/>
    <w:rsid w:val="00085B50"/>
    <w:rsid w:val="00086D9A"/>
    <w:rsid w:val="00093665"/>
    <w:rsid w:val="0009406D"/>
    <w:rsid w:val="0009425F"/>
    <w:rsid w:val="00094683"/>
    <w:rsid w:val="0009589C"/>
    <w:rsid w:val="00096B4E"/>
    <w:rsid w:val="000A06D5"/>
    <w:rsid w:val="000A1651"/>
    <w:rsid w:val="000A35C6"/>
    <w:rsid w:val="000A35D9"/>
    <w:rsid w:val="000A38A5"/>
    <w:rsid w:val="000B1385"/>
    <w:rsid w:val="000B314B"/>
    <w:rsid w:val="000C0F14"/>
    <w:rsid w:val="000C36B8"/>
    <w:rsid w:val="000C4E6B"/>
    <w:rsid w:val="000C609A"/>
    <w:rsid w:val="000C68C3"/>
    <w:rsid w:val="000D078D"/>
    <w:rsid w:val="000D0A1B"/>
    <w:rsid w:val="000D0E35"/>
    <w:rsid w:val="000D1F14"/>
    <w:rsid w:val="000E0805"/>
    <w:rsid w:val="000E47A0"/>
    <w:rsid w:val="000F1035"/>
    <w:rsid w:val="000F16D9"/>
    <w:rsid w:val="000F2F1E"/>
    <w:rsid w:val="000F7557"/>
    <w:rsid w:val="001002E4"/>
    <w:rsid w:val="00100B0D"/>
    <w:rsid w:val="00102648"/>
    <w:rsid w:val="001038FF"/>
    <w:rsid w:val="00103B40"/>
    <w:rsid w:val="0010400F"/>
    <w:rsid w:val="00105B16"/>
    <w:rsid w:val="00111D36"/>
    <w:rsid w:val="001151B9"/>
    <w:rsid w:val="00120370"/>
    <w:rsid w:val="001235D2"/>
    <w:rsid w:val="00131882"/>
    <w:rsid w:val="001335F2"/>
    <w:rsid w:val="00137406"/>
    <w:rsid w:val="00140156"/>
    <w:rsid w:val="00140692"/>
    <w:rsid w:val="001422E3"/>
    <w:rsid w:val="00142EE0"/>
    <w:rsid w:val="00145366"/>
    <w:rsid w:val="00146392"/>
    <w:rsid w:val="0015300D"/>
    <w:rsid w:val="00153951"/>
    <w:rsid w:val="0015691B"/>
    <w:rsid w:val="00156D15"/>
    <w:rsid w:val="00157448"/>
    <w:rsid w:val="00157DE5"/>
    <w:rsid w:val="0016035C"/>
    <w:rsid w:val="00161002"/>
    <w:rsid w:val="00161618"/>
    <w:rsid w:val="0016301C"/>
    <w:rsid w:val="00163998"/>
    <w:rsid w:val="00166678"/>
    <w:rsid w:val="001706BB"/>
    <w:rsid w:val="001723C4"/>
    <w:rsid w:val="00175ACF"/>
    <w:rsid w:val="00181A01"/>
    <w:rsid w:val="001821BE"/>
    <w:rsid w:val="001833EB"/>
    <w:rsid w:val="00186207"/>
    <w:rsid w:val="00187C50"/>
    <w:rsid w:val="0019045B"/>
    <w:rsid w:val="00196E9B"/>
    <w:rsid w:val="001A04E5"/>
    <w:rsid w:val="001A287C"/>
    <w:rsid w:val="001A5CC9"/>
    <w:rsid w:val="001B03C2"/>
    <w:rsid w:val="001B2A26"/>
    <w:rsid w:val="001B3D95"/>
    <w:rsid w:val="001B4408"/>
    <w:rsid w:val="001C7731"/>
    <w:rsid w:val="001C7749"/>
    <w:rsid w:val="001D2178"/>
    <w:rsid w:val="001D445C"/>
    <w:rsid w:val="001D44E8"/>
    <w:rsid w:val="001D52E6"/>
    <w:rsid w:val="001D7D06"/>
    <w:rsid w:val="001F0DEB"/>
    <w:rsid w:val="001F1527"/>
    <w:rsid w:val="001F16A6"/>
    <w:rsid w:val="0020486B"/>
    <w:rsid w:val="00204BED"/>
    <w:rsid w:val="00206479"/>
    <w:rsid w:val="00206A8D"/>
    <w:rsid w:val="002110AE"/>
    <w:rsid w:val="00211995"/>
    <w:rsid w:val="002123B6"/>
    <w:rsid w:val="00215D7E"/>
    <w:rsid w:val="00216F19"/>
    <w:rsid w:val="00220162"/>
    <w:rsid w:val="0023079F"/>
    <w:rsid w:val="00233E0B"/>
    <w:rsid w:val="00234119"/>
    <w:rsid w:val="0023520E"/>
    <w:rsid w:val="00236787"/>
    <w:rsid w:val="00237143"/>
    <w:rsid w:val="00240D96"/>
    <w:rsid w:val="002419AE"/>
    <w:rsid w:val="0024220B"/>
    <w:rsid w:val="0024289E"/>
    <w:rsid w:val="002431E0"/>
    <w:rsid w:val="00244B8A"/>
    <w:rsid w:val="002472E9"/>
    <w:rsid w:val="002513AA"/>
    <w:rsid w:val="002520EF"/>
    <w:rsid w:val="002533D0"/>
    <w:rsid w:val="002536CC"/>
    <w:rsid w:val="00254BAD"/>
    <w:rsid w:val="00255687"/>
    <w:rsid w:val="00257408"/>
    <w:rsid w:val="0025796F"/>
    <w:rsid w:val="00257A8B"/>
    <w:rsid w:val="002631C0"/>
    <w:rsid w:val="0026348D"/>
    <w:rsid w:val="002639B4"/>
    <w:rsid w:val="00266149"/>
    <w:rsid w:val="002669DC"/>
    <w:rsid w:val="002700F0"/>
    <w:rsid w:val="002720B2"/>
    <w:rsid w:val="002759AF"/>
    <w:rsid w:val="00283BC5"/>
    <w:rsid w:val="00285D65"/>
    <w:rsid w:val="002870E0"/>
    <w:rsid w:val="00287AFA"/>
    <w:rsid w:val="00291CBE"/>
    <w:rsid w:val="002A18FE"/>
    <w:rsid w:val="002A1DB6"/>
    <w:rsid w:val="002A63E5"/>
    <w:rsid w:val="002B0FE1"/>
    <w:rsid w:val="002B1ECD"/>
    <w:rsid w:val="002B21E6"/>
    <w:rsid w:val="002B2A91"/>
    <w:rsid w:val="002B4E00"/>
    <w:rsid w:val="002B4EC0"/>
    <w:rsid w:val="002B6140"/>
    <w:rsid w:val="002C1F30"/>
    <w:rsid w:val="002C5710"/>
    <w:rsid w:val="002D15A0"/>
    <w:rsid w:val="002D3105"/>
    <w:rsid w:val="002D5303"/>
    <w:rsid w:val="002D639A"/>
    <w:rsid w:val="002D6A88"/>
    <w:rsid w:val="002E0275"/>
    <w:rsid w:val="002E1531"/>
    <w:rsid w:val="002E2E4F"/>
    <w:rsid w:val="002E35F5"/>
    <w:rsid w:val="002E39F6"/>
    <w:rsid w:val="002E3B6A"/>
    <w:rsid w:val="002E49D8"/>
    <w:rsid w:val="002E5B22"/>
    <w:rsid w:val="002E5E49"/>
    <w:rsid w:val="002F0174"/>
    <w:rsid w:val="002F0378"/>
    <w:rsid w:val="002F0F2E"/>
    <w:rsid w:val="002F2260"/>
    <w:rsid w:val="002F561F"/>
    <w:rsid w:val="002F58B6"/>
    <w:rsid w:val="00302E73"/>
    <w:rsid w:val="00303037"/>
    <w:rsid w:val="00304AA9"/>
    <w:rsid w:val="003060F9"/>
    <w:rsid w:val="003112EA"/>
    <w:rsid w:val="00312061"/>
    <w:rsid w:val="003153BD"/>
    <w:rsid w:val="0031634B"/>
    <w:rsid w:val="0031652D"/>
    <w:rsid w:val="0031671A"/>
    <w:rsid w:val="00316775"/>
    <w:rsid w:val="00316E00"/>
    <w:rsid w:val="003210CD"/>
    <w:rsid w:val="00321364"/>
    <w:rsid w:val="003220D1"/>
    <w:rsid w:val="0032291E"/>
    <w:rsid w:val="00322C15"/>
    <w:rsid w:val="003256CC"/>
    <w:rsid w:val="00326CCB"/>
    <w:rsid w:val="00327432"/>
    <w:rsid w:val="003308F4"/>
    <w:rsid w:val="00331062"/>
    <w:rsid w:val="003323B0"/>
    <w:rsid w:val="00333A7C"/>
    <w:rsid w:val="003351BA"/>
    <w:rsid w:val="00336686"/>
    <w:rsid w:val="00337529"/>
    <w:rsid w:val="003410A5"/>
    <w:rsid w:val="003501F6"/>
    <w:rsid w:val="00352BB9"/>
    <w:rsid w:val="0035306D"/>
    <w:rsid w:val="00354375"/>
    <w:rsid w:val="00360C72"/>
    <w:rsid w:val="0036269A"/>
    <w:rsid w:val="00363F90"/>
    <w:rsid w:val="00364A0C"/>
    <w:rsid w:val="00364AFB"/>
    <w:rsid w:val="00366E7A"/>
    <w:rsid w:val="00370697"/>
    <w:rsid w:val="0037378D"/>
    <w:rsid w:val="0037518B"/>
    <w:rsid w:val="003767DA"/>
    <w:rsid w:val="003774AB"/>
    <w:rsid w:val="00381D60"/>
    <w:rsid w:val="0039376A"/>
    <w:rsid w:val="00393800"/>
    <w:rsid w:val="003945BD"/>
    <w:rsid w:val="003A0CAB"/>
    <w:rsid w:val="003A1BC6"/>
    <w:rsid w:val="003A422A"/>
    <w:rsid w:val="003A4E26"/>
    <w:rsid w:val="003A669D"/>
    <w:rsid w:val="003B004F"/>
    <w:rsid w:val="003B1B5A"/>
    <w:rsid w:val="003B5EED"/>
    <w:rsid w:val="003B69B5"/>
    <w:rsid w:val="003C1513"/>
    <w:rsid w:val="003C4B02"/>
    <w:rsid w:val="003C55D7"/>
    <w:rsid w:val="003C58D7"/>
    <w:rsid w:val="003C755A"/>
    <w:rsid w:val="003D16D0"/>
    <w:rsid w:val="003D311E"/>
    <w:rsid w:val="003D4296"/>
    <w:rsid w:val="003D758F"/>
    <w:rsid w:val="003E02BA"/>
    <w:rsid w:val="003E1A9B"/>
    <w:rsid w:val="003E5AB6"/>
    <w:rsid w:val="003E5EF1"/>
    <w:rsid w:val="003F1E35"/>
    <w:rsid w:val="003F2A8F"/>
    <w:rsid w:val="003F6A2F"/>
    <w:rsid w:val="003F6FEB"/>
    <w:rsid w:val="003F7A05"/>
    <w:rsid w:val="003F7F1C"/>
    <w:rsid w:val="00400B3D"/>
    <w:rsid w:val="0040556F"/>
    <w:rsid w:val="0041031C"/>
    <w:rsid w:val="00410853"/>
    <w:rsid w:val="00410D7E"/>
    <w:rsid w:val="00412790"/>
    <w:rsid w:val="00417EF6"/>
    <w:rsid w:val="00422369"/>
    <w:rsid w:val="00426418"/>
    <w:rsid w:val="004311E7"/>
    <w:rsid w:val="00433D3F"/>
    <w:rsid w:val="004379D1"/>
    <w:rsid w:val="00446E1E"/>
    <w:rsid w:val="00446FB5"/>
    <w:rsid w:val="00450DEA"/>
    <w:rsid w:val="00452761"/>
    <w:rsid w:val="0045586D"/>
    <w:rsid w:val="0046078C"/>
    <w:rsid w:val="00464E08"/>
    <w:rsid w:val="00465019"/>
    <w:rsid w:val="004663B5"/>
    <w:rsid w:val="00470064"/>
    <w:rsid w:val="004770C7"/>
    <w:rsid w:val="00480F84"/>
    <w:rsid w:val="00481C55"/>
    <w:rsid w:val="00483C6F"/>
    <w:rsid w:val="004868B7"/>
    <w:rsid w:val="0049119B"/>
    <w:rsid w:val="00492DBB"/>
    <w:rsid w:val="00493358"/>
    <w:rsid w:val="0049690C"/>
    <w:rsid w:val="00496F01"/>
    <w:rsid w:val="004A1227"/>
    <w:rsid w:val="004A3C16"/>
    <w:rsid w:val="004A6EB9"/>
    <w:rsid w:val="004B008B"/>
    <w:rsid w:val="004B038A"/>
    <w:rsid w:val="004B1819"/>
    <w:rsid w:val="004B3848"/>
    <w:rsid w:val="004B3D57"/>
    <w:rsid w:val="004B522A"/>
    <w:rsid w:val="004B5805"/>
    <w:rsid w:val="004B58D4"/>
    <w:rsid w:val="004B655B"/>
    <w:rsid w:val="004C2887"/>
    <w:rsid w:val="004D0B96"/>
    <w:rsid w:val="004D2423"/>
    <w:rsid w:val="004E07EA"/>
    <w:rsid w:val="004E0D80"/>
    <w:rsid w:val="004E4A31"/>
    <w:rsid w:val="004E55B8"/>
    <w:rsid w:val="004E640D"/>
    <w:rsid w:val="004F0A85"/>
    <w:rsid w:val="004F1755"/>
    <w:rsid w:val="004F1A83"/>
    <w:rsid w:val="004F330E"/>
    <w:rsid w:val="0050241A"/>
    <w:rsid w:val="005027FA"/>
    <w:rsid w:val="0050463A"/>
    <w:rsid w:val="00504EE6"/>
    <w:rsid w:val="00511EB6"/>
    <w:rsid w:val="0051272F"/>
    <w:rsid w:val="00512DCE"/>
    <w:rsid w:val="0051572C"/>
    <w:rsid w:val="0051685D"/>
    <w:rsid w:val="00517C3F"/>
    <w:rsid w:val="005208D2"/>
    <w:rsid w:val="0052107D"/>
    <w:rsid w:val="00522E87"/>
    <w:rsid w:val="005239C1"/>
    <w:rsid w:val="00523D13"/>
    <w:rsid w:val="005259D0"/>
    <w:rsid w:val="005264F7"/>
    <w:rsid w:val="00526D2F"/>
    <w:rsid w:val="005379BF"/>
    <w:rsid w:val="00540111"/>
    <w:rsid w:val="005435B1"/>
    <w:rsid w:val="00543CDC"/>
    <w:rsid w:val="00547E4A"/>
    <w:rsid w:val="00547E76"/>
    <w:rsid w:val="005536A2"/>
    <w:rsid w:val="0055559E"/>
    <w:rsid w:val="00556FB4"/>
    <w:rsid w:val="00557D7F"/>
    <w:rsid w:val="00557DF2"/>
    <w:rsid w:val="005606DC"/>
    <w:rsid w:val="0056584F"/>
    <w:rsid w:val="00571EC7"/>
    <w:rsid w:val="0057325B"/>
    <w:rsid w:val="005739CB"/>
    <w:rsid w:val="00573B0B"/>
    <w:rsid w:val="00574F37"/>
    <w:rsid w:val="00575802"/>
    <w:rsid w:val="00580E60"/>
    <w:rsid w:val="00581EF5"/>
    <w:rsid w:val="005823DC"/>
    <w:rsid w:val="00584D09"/>
    <w:rsid w:val="0059015E"/>
    <w:rsid w:val="00591C7A"/>
    <w:rsid w:val="00593460"/>
    <w:rsid w:val="005965D8"/>
    <w:rsid w:val="00596CE7"/>
    <w:rsid w:val="005A268A"/>
    <w:rsid w:val="005A613A"/>
    <w:rsid w:val="005B2085"/>
    <w:rsid w:val="005B2E7E"/>
    <w:rsid w:val="005B2F4F"/>
    <w:rsid w:val="005B32CE"/>
    <w:rsid w:val="005B38BA"/>
    <w:rsid w:val="005B39F0"/>
    <w:rsid w:val="005B4069"/>
    <w:rsid w:val="005B4122"/>
    <w:rsid w:val="005B5E17"/>
    <w:rsid w:val="005C06F0"/>
    <w:rsid w:val="005C2E54"/>
    <w:rsid w:val="005C3AF5"/>
    <w:rsid w:val="005C5C83"/>
    <w:rsid w:val="005C701B"/>
    <w:rsid w:val="005D0A64"/>
    <w:rsid w:val="005D10F3"/>
    <w:rsid w:val="005D7533"/>
    <w:rsid w:val="005D793A"/>
    <w:rsid w:val="005E2D33"/>
    <w:rsid w:val="005E4353"/>
    <w:rsid w:val="005E60CF"/>
    <w:rsid w:val="005F0F70"/>
    <w:rsid w:val="005F1496"/>
    <w:rsid w:val="005F4F93"/>
    <w:rsid w:val="005F6567"/>
    <w:rsid w:val="005F6853"/>
    <w:rsid w:val="00603982"/>
    <w:rsid w:val="0060448B"/>
    <w:rsid w:val="00604E88"/>
    <w:rsid w:val="006050B2"/>
    <w:rsid w:val="0061418F"/>
    <w:rsid w:val="00615E3E"/>
    <w:rsid w:val="00622023"/>
    <w:rsid w:val="00624113"/>
    <w:rsid w:val="00626137"/>
    <w:rsid w:val="00632155"/>
    <w:rsid w:val="00633D52"/>
    <w:rsid w:val="00634ED0"/>
    <w:rsid w:val="00640578"/>
    <w:rsid w:val="0064072E"/>
    <w:rsid w:val="0064320C"/>
    <w:rsid w:val="00643C4E"/>
    <w:rsid w:val="00646A6A"/>
    <w:rsid w:val="00652CF7"/>
    <w:rsid w:val="00654A90"/>
    <w:rsid w:val="00656A9B"/>
    <w:rsid w:val="00657F5E"/>
    <w:rsid w:val="00662CE3"/>
    <w:rsid w:val="00665467"/>
    <w:rsid w:val="006678B1"/>
    <w:rsid w:val="0067215D"/>
    <w:rsid w:val="00676276"/>
    <w:rsid w:val="0067731A"/>
    <w:rsid w:val="0068290D"/>
    <w:rsid w:val="00683CD8"/>
    <w:rsid w:val="00686B1D"/>
    <w:rsid w:val="00691272"/>
    <w:rsid w:val="00691A9E"/>
    <w:rsid w:val="00692276"/>
    <w:rsid w:val="006932D0"/>
    <w:rsid w:val="006938D8"/>
    <w:rsid w:val="006942AC"/>
    <w:rsid w:val="00696396"/>
    <w:rsid w:val="00696CA0"/>
    <w:rsid w:val="006A00A7"/>
    <w:rsid w:val="006A2586"/>
    <w:rsid w:val="006A79C5"/>
    <w:rsid w:val="006B4544"/>
    <w:rsid w:val="006B693B"/>
    <w:rsid w:val="006C5982"/>
    <w:rsid w:val="006D2B8A"/>
    <w:rsid w:val="006D52C1"/>
    <w:rsid w:val="006D6D67"/>
    <w:rsid w:val="006E0F7A"/>
    <w:rsid w:val="006E1F2B"/>
    <w:rsid w:val="006E3B87"/>
    <w:rsid w:val="006F0A93"/>
    <w:rsid w:val="006F21A8"/>
    <w:rsid w:val="006F2C35"/>
    <w:rsid w:val="006F2CAB"/>
    <w:rsid w:val="006F40B4"/>
    <w:rsid w:val="006F41B8"/>
    <w:rsid w:val="00700C7B"/>
    <w:rsid w:val="0070510F"/>
    <w:rsid w:val="00705112"/>
    <w:rsid w:val="007114C6"/>
    <w:rsid w:val="007140CC"/>
    <w:rsid w:val="00716FBC"/>
    <w:rsid w:val="007241D3"/>
    <w:rsid w:val="00724843"/>
    <w:rsid w:val="00727D4F"/>
    <w:rsid w:val="007317BA"/>
    <w:rsid w:val="007322EA"/>
    <w:rsid w:val="00733B33"/>
    <w:rsid w:val="007355EC"/>
    <w:rsid w:val="00736763"/>
    <w:rsid w:val="0074557D"/>
    <w:rsid w:val="00746126"/>
    <w:rsid w:val="007479AC"/>
    <w:rsid w:val="0075057E"/>
    <w:rsid w:val="00751EBD"/>
    <w:rsid w:val="0075278D"/>
    <w:rsid w:val="00755688"/>
    <w:rsid w:val="0075570D"/>
    <w:rsid w:val="00755BF1"/>
    <w:rsid w:val="00757173"/>
    <w:rsid w:val="00757271"/>
    <w:rsid w:val="00757AE0"/>
    <w:rsid w:val="0076547A"/>
    <w:rsid w:val="00766248"/>
    <w:rsid w:val="00767BEA"/>
    <w:rsid w:val="00767C3F"/>
    <w:rsid w:val="00770204"/>
    <w:rsid w:val="007725FC"/>
    <w:rsid w:val="00773E54"/>
    <w:rsid w:val="00783F4B"/>
    <w:rsid w:val="007841F4"/>
    <w:rsid w:val="00790805"/>
    <w:rsid w:val="00791603"/>
    <w:rsid w:val="00792507"/>
    <w:rsid w:val="00794579"/>
    <w:rsid w:val="007947ED"/>
    <w:rsid w:val="00795B4E"/>
    <w:rsid w:val="007966B1"/>
    <w:rsid w:val="00797184"/>
    <w:rsid w:val="007A1D38"/>
    <w:rsid w:val="007A3FF9"/>
    <w:rsid w:val="007A410C"/>
    <w:rsid w:val="007A7C77"/>
    <w:rsid w:val="007B23A5"/>
    <w:rsid w:val="007B2455"/>
    <w:rsid w:val="007B3BF4"/>
    <w:rsid w:val="007B6858"/>
    <w:rsid w:val="007B6BE4"/>
    <w:rsid w:val="007C335B"/>
    <w:rsid w:val="007C3F98"/>
    <w:rsid w:val="007C4A9B"/>
    <w:rsid w:val="007C4D4E"/>
    <w:rsid w:val="007C500B"/>
    <w:rsid w:val="007C7730"/>
    <w:rsid w:val="007C7E1C"/>
    <w:rsid w:val="007D2370"/>
    <w:rsid w:val="007D7DDB"/>
    <w:rsid w:val="007E085A"/>
    <w:rsid w:val="007E2113"/>
    <w:rsid w:val="007E23BE"/>
    <w:rsid w:val="007E2427"/>
    <w:rsid w:val="007E36E5"/>
    <w:rsid w:val="007E7FE6"/>
    <w:rsid w:val="007F1999"/>
    <w:rsid w:val="007F2293"/>
    <w:rsid w:val="007F65C6"/>
    <w:rsid w:val="007F6C66"/>
    <w:rsid w:val="007F7C9D"/>
    <w:rsid w:val="00800953"/>
    <w:rsid w:val="008024E7"/>
    <w:rsid w:val="008066AC"/>
    <w:rsid w:val="00815B00"/>
    <w:rsid w:val="00817F4C"/>
    <w:rsid w:val="0082085D"/>
    <w:rsid w:val="008253C1"/>
    <w:rsid w:val="008254CE"/>
    <w:rsid w:val="00826BA7"/>
    <w:rsid w:val="00827296"/>
    <w:rsid w:val="00827356"/>
    <w:rsid w:val="00831B8D"/>
    <w:rsid w:val="00831CEC"/>
    <w:rsid w:val="008328A9"/>
    <w:rsid w:val="00833D7B"/>
    <w:rsid w:val="00836F73"/>
    <w:rsid w:val="00837196"/>
    <w:rsid w:val="00840D27"/>
    <w:rsid w:val="00847DA5"/>
    <w:rsid w:val="00850D2A"/>
    <w:rsid w:val="00851F54"/>
    <w:rsid w:val="008542B1"/>
    <w:rsid w:val="00855C33"/>
    <w:rsid w:val="00863C3F"/>
    <w:rsid w:val="00871D46"/>
    <w:rsid w:val="008742CB"/>
    <w:rsid w:val="00875354"/>
    <w:rsid w:val="008753D4"/>
    <w:rsid w:val="00875F2F"/>
    <w:rsid w:val="00881A77"/>
    <w:rsid w:val="008834DA"/>
    <w:rsid w:val="008849B7"/>
    <w:rsid w:val="00885600"/>
    <w:rsid w:val="00885D67"/>
    <w:rsid w:val="00890353"/>
    <w:rsid w:val="0089154C"/>
    <w:rsid w:val="008934AE"/>
    <w:rsid w:val="00893B34"/>
    <w:rsid w:val="00894982"/>
    <w:rsid w:val="008954CA"/>
    <w:rsid w:val="008A2D0F"/>
    <w:rsid w:val="008A422F"/>
    <w:rsid w:val="008A695B"/>
    <w:rsid w:val="008B0618"/>
    <w:rsid w:val="008B1C50"/>
    <w:rsid w:val="008B641C"/>
    <w:rsid w:val="008B6AD1"/>
    <w:rsid w:val="008B6E46"/>
    <w:rsid w:val="008C18F9"/>
    <w:rsid w:val="008C22C6"/>
    <w:rsid w:val="008C3B4A"/>
    <w:rsid w:val="008D093E"/>
    <w:rsid w:val="008D2A01"/>
    <w:rsid w:val="008D3C7F"/>
    <w:rsid w:val="008D6074"/>
    <w:rsid w:val="008D7465"/>
    <w:rsid w:val="008E1AAE"/>
    <w:rsid w:val="008E298B"/>
    <w:rsid w:val="008E2A16"/>
    <w:rsid w:val="008E378C"/>
    <w:rsid w:val="008E45D2"/>
    <w:rsid w:val="008E7B46"/>
    <w:rsid w:val="008F0A7E"/>
    <w:rsid w:val="008F1AFA"/>
    <w:rsid w:val="008F52F7"/>
    <w:rsid w:val="009001B1"/>
    <w:rsid w:val="00903942"/>
    <w:rsid w:val="00910E6C"/>
    <w:rsid w:val="00914976"/>
    <w:rsid w:val="0091773F"/>
    <w:rsid w:val="00922533"/>
    <w:rsid w:val="00922D47"/>
    <w:rsid w:val="00924F00"/>
    <w:rsid w:val="0092653E"/>
    <w:rsid w:val="00933AA0"/>
    <w:rsid w:val="009367EB"/>
    <w:rsid w:val="00936A70"/>
    <w:rsid w:val="00940D17"/>
    <w:rsid w:val="009433D1"/>
    <w:rsid w:val="00943A92"/>
    <w:rsid w:val="009475FA"/>
    <w:rsid w:val="0095000B"/>
    <w:rsid w:val="0095152B"/>
    <w:rsid w:val="009531C3"/>
    <w:rsid w:val="009560DB"/>
    <w:rsid w:val="00964526"/>
    <w:rsid w:val="00964C6F"/>
    <w:rsid w:val="0097139A"/>
    <w:rsid w:val="00975857"/>
    <w:rsid w:val="009765ED"/>
    <w:rsid w:val="0097752E"/>
    <w:rsid w:val="009776B8"/>
    <w:rsid w:val="0097781C"/>
    <w:rsid w:val="00981D3D"/>
    <w:rsid w:val="00984F2B"/>
    <w:rsid w:val="00985270"/>
    <w:rsid w:val="00985CC2"/>
    <w:rsid w:val="00992999"/>
    <w:rsid w:val="00995315"/>
    <w:rsid w:val="009961A5"/>
    <w:rsid w:val="0099707E"/>
    <w:rsid w:val="009971E0"/>
    <w:rsid w:val="009A3536"/>
    <w:rsid w:val="009A4FBE"/>
    <w:rsid w:val="009A607F"/>
    <w:rsid w:val="009B1BB0"/>
    <w:rsid w:val="009B1DC0"/>
    <w:rsid w:val="009B76B7"/>
    <w:rsid w:val="009B76ED"/>
    <w:rsid w:val="009B7738"/>
    <w:rsid w:val="009B7E77"/>
    <w:rsid w:val="009C1E1E"/>
    <w:rsid w:val="009C48F0"/>
    <w:rsid w:val="009C5E84"/>
    <w:rsid w:val="009D2C07"/>
    <w:rsid w:val="009D4A0F"/>
    <w:rsid w:val="009D6858"/>
    <w:rsid w:val="009D6B22"/>
    <w:rsid w:val="009E733B"/>
    <w:rsid w:val="009F35E7"/>
    <w:rsid w:val="009F4D3B"/>
    <w:rsid w:val="00A06CA6"/>
    <w:rsid w:val="00A1247C"/>
    <w:rsid w:val="00A1293B"/>
    <w:rsid w:val="00A154AA"/>
    <w:rsid w:val="00A24D2B"/>
    <w:rsid w:val="00A26717"/>
    <w:rsid w:val="00A31AE1"/>
    <w:rsid w:val="00A331C1"/>
    <w:rsid w:val="00A351C8"/>
    <w:rsid w:val="00A4232C"/>
    <w:rsid w:val="00A4440E"/>
    <w:rsid w:val="00A455AB"/>
    <w:rsid w:val="00A462A4"/>
    <w:rsid w:val="00A50069"/>
    <w:rsid w:val="00A513A3"/>
    <w:rsid w:val="00A51A0E"/>
    <w:rsid w:val="00A52EB9"/>
    <w:rsid w:val="00A55E3B"/>
    <w:rsid w:val="00A5697C"/>
    <w:rsid w:val="00A57947"/>
    <w:rsid w:val="00A61503"/>
    <w:rsid w:val="00A622AC"/>
    <w:rsid w:val="00A70E3B"/>
    <w:rsid w:val="00A72C37"/>
    <w:rsid w:val="00A75D1E"/>
    <w:rsid w:val="00A80B6C"/>
    <w:rsid w:val="00A8256C"/>
    <w:rsid w:val="00A83787"/>
    <w:rsid w:val="00A8378D"/>
    <w:rsid w:val="00A85A60"/>
    <w:rsid w:val="00A87650"/>
    <w:rsid w:val="00A91BE4"/>
    <w:rsid w:val="00A94C75"/>
    <w:rsid w:val="00A9758A"/>
    <w:rsid w:val="00AA1407"/>
    <w:rsid w:val="00AA1D85"/>
    <w:rsid w:val="00AA2BE3"/>
    <w:rsid w:val="00AA2C94"/>
    <w:rsid w:val="00AA2CA3"/>
    <w:rsid w:val="00AA4F04"/>
    <w:rsid w:val="00AB3B5E"/>
    <w:rsid w:val="00AC19F8"/>
    <w:rsid w:val="00AC28E8"/>
    <w:rsid w:val="00AC33F6"/>
    <w:rsid w:val="00AC7921"/>
    <w:rsid w:val="00AD1075"/>
    <w:rsid w:val="00AD4953"/>
    <w:rsid w:val="00AD5091"/>
    <w:rsid w:val="00AE4278"/>
    <w:rsid w:val="00AE4B10"/>
    <w:rsid w:val="00AF00E2"/>
    <w:rsid w:val="00AF57AF"/>
    <w:rsid w:val="00B01E5A"/>
    <w:rsid w:val="00B05D33"/>
    <w:rsid w:val="00B10754"/>
    <w:rsid w:val="00B15441"/>
    <w:rsid w:val="00B1544D"/>
    <w:rsid w:val="00B17862"/>
    <w:rsid w:val="00B20125"/>
    <w:rsid w:val="00B22101"/>
    <w:rsid w:val="00B23E05"/>
    <w:rsid w:val="00B2468B"/>
    <w:rsid w:val="00B332E5"/>
    <w:rsid w:val="00B3577A"/>
    <w:rsid w:val="00B369A1"/>
    <w:rsid w:val="00B36D91"/>
    <w:rsid w:val="00B37665"/>
    <w:rsid w:val="00B3787D"/>
    <w:rsid w:val="00B419F6"/>
    <w:rsid w:val="00B44081"/>
    <w:rsid w:val="00B47267"/>
    <w:rsid w:val="00B47C6E"/>
    <w:rsid w:val="00B541F2"/>
    <w:rsid w:val="00B54D43"/>
    <w:rsid w:val="00B57470"/>
    <w:rsid w:val="00B60B2D"/>
    <w:rsid w:val="00B61CFC"/>
    <w:rsid w:val="00B626CD"/>
    <w:rsid w:val="00B63FDD"/>
    <w:rsid w:val="00B65768"/>
    <w:rsid w:val="00B71712"/>
    <w:rsid w:val="00B72532"/>
    <w:rsid w:val="00B74695"/>
    <w:rsid w:val="00B74EF3"/>
    <w:rsid w:val="00B76E14"/>
    <w:rsid w:val="00B7758E"/>
    <w:rsid w:val="00B8499E"/>
    <w:rsid w:val="00B86077"/>
    <w:rsid w:val="00B9444B"/>
    <w:rsid w:val="00B966C3"/>
    <w:rsid w:val="00B97912"/>
    <w:rsid w:val="00BA11E5"/>
    <w:rsid w:val="00BA420A"/>
    <w:rsid w:val="00BA53C2"/>
    <w:rsid w:val="00BA6CDF"/>
    <w:rsid w:val="00BA79A1"/>
    <w:rsid w:val="00BB1137"/>
    <w:rsid w:val="00BB12FC"/>
    <w:rsid w:val="00BB2692"/>
    <w:rsid w:val="00BB350F"/>
    <w:rsid w:val="00BB58DC"/>
    <w:rsid w:val="00BC0928"/>
    <w:rsid w:val="00BC133A"/>
    <w:rsid w:val="00BC2D9C"/>
    <w:rsid w:val="00BC5569"/>
    <w:rsid w:val="00BC7208"/>
    <w:rsid w:val="00BD1E2E"/>
    <w:rsid w:val="00BD2B6E"/>
    <w:rsid w:val="00BD4349"/>
    <w:rsid w:val="00BD5A04"/>
    <w:rsid w:val="00BE0616"/>
    <w:rsid w:val="00BE32D4"/>
    <w:rsid w:val="00BE3CD6"/>
    <w:rsid w:val="00BE4FB4"/>
    <w:rsid w:val="00BE6960"/>
    <w:rsid w:val="00BF0D69"/>
    <w:rsid w:val="00BF2651"/>
    <w:rsid w:val="00BF2661"/>
    <w:rsid w:val="00BF410A"/>
    <w:rsid w:val="00BF7E72"/>
    <w:rsid w:val="00C00547"/>
    <w:rsid w:val="00C03E56"/>
    <w:rsid w:val="00C05995"/>
    <w:rsid w:val="00C12200"/>
    <w:rsid w:val="00C17B39"/>
    <w:rsid w:val="00C215AF"/>
    <w:rsid w:val="00C22733"/>
    <w:rsid w:val="00C22E88"/>
    <w:rsid w:val="00C31E98"/>
    <w:rsid w:val="00C3253A"/>
    <w:rsid w:val="00C34B59"/>
    <w:rsid w:val="00C34D22"/>
    <w:rsid w:val="00C370A4"/>
    <w:rsid w:val="00C3774D"/>
    <w:rsid w:val="00C41B6C"/>
    <w:rsid w:val="00C42228"/>
    <w:rsid w:val="00C4619B"/>
    <w:rsid w:val="00C50C87"/>
    <w:rsid w:val="00C52F3B"/>
    <w:rsid w:val="00C54E28"/>
    <w:rsid w:val="00C56F1E"/>
    <w:rsid w:val="00C60821"/>
    <w:rsid w:val="00C615D4"/>
    <w:rsid w:val="00C6341D"/>
    <w:rsid w:val="00C679AC"/>
    <w:rsid w:val="00C67BEE"/>
    <w:rsid w:val="00C73BDF"/>
    <w:rsid w:val="00C73F6C"/>
    <w:rsid w:val="00C74CB7"/>
    <w:rsid w:val="00C75882"/>
    <w:rsid w:val="00C77068"/>
    <w:rsid w:val="00C80D71"/>
    <w:rsid w:val="00C83221"/>
    <w:rsid w:val="00C834A8"/>
    <w:rsid w:val="00C903E9"/>
    <w:rsid w:val="00C96A31"/>
    <w:rsid w:val="00CA1275"/>
    <w:rsid w:val="00CA14B5"/>
    <w:rsid w:val="00CA57B2"/>
    <w:rsid w:val="00CB2B6B"/>
    <w:rsid w:val="00CB352F"/>
    <w:rsid w:val="00CB3745"/>
    <w:rsid w:val="00CB42FB"/>
    <w:rsid w:val="00CB675C"/>
    <w:rsid w:val="00CC00FF"/>
    <w:rsid w:val="00CC2A02"/>
    <w:rsid w:val="00CC5643"/>
    <w:rsid w:val="00CC5E91"/>
    <w:rsid w:val="00CC622C"/>
    <w:rsid w:val="00CD01CF"/>
    <w:rsid w:val="00CD1B13"/>
    <w:rsid w:val="00CD50DA"/>
    <w:rsid w:val="00CE4A68"/>
    <w:rsid w:val="00CE5C3E"/>
    <w:rsid w:val="00CE6D08"/>
    <w:rsid w:val="00CF15BC"/>
    <w:rsid w:val="00CF2C66"/>
    <w:rsid w:val="00CF61A0"/>
    <w:rsid w:val="00CF7B75"/>
    <w:rsid w:val="00D039D2"/>
    <w:rsid w:val="00D10AFE"/>
    <w:rsid w:val="00D11D67"/>
    <w:rsid w:val="00D121D9"/>
    <w:rsid w:val="00D13A65"/>
    <w:rsid w:val="00D17061"/>
    <w:rsid w:val="00D210DC"/>
    <w:rsid w:val="00D50308"/>
    <w:rsid w:val="00D51EF2"/>
    <w:rsid w:val="00D530A8"/>
    <w:rsid w:val="00D531B7"/>
    <w:rsid w:val="00D53585"/>
    <w:rsid w:val="00D535E6"/>
    <w:rsid w:val="00D53C2E"/>
    <w:rsid w:val="00D62EBC"/>
    <w:rsid w:val="00D63C5C"/>
    <w:rsid w:val="00D700E4"/>
    <w:rsid w:val="00D730D7"/>
    <w:rsid w:val="00D76356"/>
    <w:rsid w:val="00D769B7"/>
    <w:rsid w:val="00D77B7E"/>
    <w:rsid w:val="00D80252"/>
    <w:rsid w:val="00D86901"/>
    <w:rsid w:val="00D9004B"/>
    <w:rsid w:val="00D9359C"/>
    <w:rsid w:val="00D93A53"/>
    <w:rsid w:val="00D9447A"/>
    <w:rsid w:val="00D96038"/>
    <w:rsid w:val="00D96FFD"/>
    <w:rsid w:val="00D9729E"/>
    <w:rsid w:val="00D97C0E"/>
    <w:rsid w:val="00DA0D32"/>
    <w:rsid w:val="00DA1F0D"/>
    <w:rsid w:val="00DA6587"/>
    <w:rsid w:val="00DA7D4E"/>
    <w:rsid w:val="00DB101C"/>
    <w:rsid w:val="00DB6507"/>
    <w:rsid w:val="00DB68CA"/>
    <w:rsid w:val="00DC049B"/>
    <w:rsid w:val="00DC0F11"/>
    <w:rsid w:val="00DC13B0"/>
    <w:rsid w:val="00DC1DC4"/>
    <w:rsid w:val="00DC37E9"/>
    <w:rsid w:val="00DC70C6"/>
    <w:rsid w:val="00DD1139"/>
    <w:rsid w:val="00DD385D"/>
    <w:rsid w:val="00DD4735"/>
    <w:rsid w:val="00DD4BF9"/>
    <w:rsid w:val="00DD58A3"/>
    <w:rsid w:val="00DD6B17"/>
    <w:rsid w:val="00DE19E4"/>
    <w:rsid w:val="00DE23EB"/>
    <w:rsid w:val="00DE35B0"/>
    <w:rsid w:val="00DE48AC"/>
    <w:rsid w:val="00DE4B77"/>
    <w:rsid w:val="00DE4F80"/>
    <w:rsid w:val="00DE60E5"/>
    <w:rsid w:val="00DE7712"/>
    <w:rsid w:val="00DE7D32"/>
    <w:rsid w:val="00DF0514"/>
    <w:rsid w:val="00DF0815"/>
    <w:rsid w:val="00DF0887"/>
    <w:rsid w:val="00E014FB"/>
    <w:rsid w:val="00E0449A"/>
    <w:rsid w:val="00E057AA"/>
    <w:rsid w:val="00E072F7"/>
    <w:rsid w:val="00E12260"/>
    <w:rsid w:val="00E130B0"/>
    <w:rsid w:val="00E219E7"/>
    <w:rsid w:val="00E23427"/>
    <w:rsid w:val="00E26633"/>
    <w:rsid w:val="00E31ED9"/>
    <w:rsid w:val="00E32327"/>
    <w:rsid w:val="00E330A2"/>
    <w:rsid w:val="00E343BB"/>
    <w:rsid w:val="00E41617"/>
    <w:rsid w:val="00E445A7"/>
    <w:rsid w:val="00E526B7"/>
    <w:rsid w:val="00E53269"/>
    <w:rsid w:val="00E561E2"/>
    <w:rsid w:val="00E6292B"/>
    <w:rsid w:val="00E631DF"/>
    <w:rsid w:val="00E64950"/>
    <w:rsid w:val="00E67F5D"/>
    <w:rsid w:val="00E71B46"/>
    <w:rsid w:val="00E725DD"/>
    <w:rsid w:val="00E73218"/>
    <w:rsid w:val="00E74FF8"/>
    <w:rsid w:val="00E774EC"/>
    <w:rsid w:val="00E80286"/>
    <w:rsid w:val="00E80B71"/>
    <w:rsid w:val="00E90166"/>
    <w:rsid w:val="00E905EF"/>
    <w:rsid w:val="00E97956"/>
    <w:rsid w:val="00EA0836"/>
    <w:rsid w:val="00EA093A"/>
    <w:rsid w:val="00EA2373"/>
    <w:rsid w:val="00EA3F13"/>
    <w:rsid w:val="00EA5889"/>
    <w:rsid w:val="00EA66EB"/>
    <w:rsid w:val="00EB266A"/>
    <w:rsid w:val="00EB2945"/>
    <w:rsid w:val="00EB2D65"/>
    <w:rsid w:val="00EB636A"/>
    <w:rsid w:val="00EC0644"/>
    <w:rsid w:val="00EC1830"/>
    <w:rsid w:val="00EC22D7"/>
    <w:rsid w:val="00EC531B"/>
    <w:rsid w:val="00EC56C2"/>
    <w:rsid w:val="00EC58E0"/>
    <w:rsid w:val="00EC7B80"/>
    <w:rsid w:val="00ED2507"/>
    <w:rsid w:val="00ED2EC0"/>
    <w:rsid w:val="00ED3AEC"/>
    <w:rsid w:val="00ED6C07"/>
    <w:rsid w:val="00EE1B40"/>
    <w:rsid w:val="00EE1D11"/>
    <w:rsid w:val="00EF39B1"/>
    <w:rsid w:val="00EF4A19"/>
    <w:rsid w:val="00F00F0F"/>
    <w:rsid w:val="00F01F0B"/>
    <w:rsid w:val="00F0460D"/>
    <w:rsid w:val="00F04CF9"/>
    <w:rsid w:val="00F054CD"/>
    <w:rsid w:val="00F06294"/>
    <w:rsid w:val="00F06BE3"/>
    <w:rsid w:val="00F13E55"/>
    <w:rsid w:val="00F16D90"/>
    <w:rsid w:val="00F20D5E"/>
    <w:rsid w:val="00F22DA8"/>
    <w:rsid w:val="00F236CD"/>
    <w:rsid w:val="00F239F0"/>
    <w:rsid w:val="00F27EBE"/>
    <w:rsid w:val="00F3071C"/>
    <w:rsid w:val="00F334D1"/>
    <w:rsid w:val="00F34860"/>
    <w:rsid w:val="00F43D3D"/>
    <w:rsid w:val="00F50ED8"/>
    <w:rsid w:val="00F52BCF"/>
    <w:rsid w:val="00F531F6"/>
    <w:rsid w:val="00F53933"/>
    <w:rsid w:val="00F549FB"/>
    <w:rsid w:val="00F555BB"/>
    <w:rsid w:val="00F55A22"/>
    <w:rsid w:val="00F56CD2"/>
    <w:rsid w:val="00F56D26"/>
    <w:rsid w:val="00F57AF3"/>
    <w:rsid w:val="00F60651"/>
    <w:rsid w:val="00F6290C"/>
    <w:rsid w:val="00F62B9C"/>
    <w:rsid w:val="00F633A4"/>
    <w:rsid w:val="00F63596"/>
    <w:rsid w:val="00F636D4"/>
    <w:rsid w:val="00F66DFB"/>
    <w:rsid w:val="00F705F4"/>
    <w:rsid w:val="00F7275B"/>
    <w:rsid w:val="00F73EA7"/>
    <w:rsid w:val="00F76334"/>
    <w:rsid w:val="00F77632"/>
    <w:rsid w:val="00F80AD1"/>
    <w:rsid w:val="00F84EFB"/>
    <w:rsid w:val="00F869A3"/>
    <w:rsid w:val="00F873E3"/>
    <w:rsid w:val="00F874A9"/>
    <w:rsid w:val="00F90ADB"/>
    <w:rsid w:val="00F92EC1"/>
    <w:rsid w:val="00F92ED3"/>
    <w:rsid w:val="00F943BE"/>
    <w:rsid w:val="00F96199"/>
    <w:rsid w:val="00F97E71"/>
    <w:rsid w:val="00FA6EA3"/>
    <w:rsid w:val="00FA7922"/>
    <w:rsid w:val="00FB2DB2"/>
    <w:rsid w:val="00FB4269"/>
    <w:rsid w:val="00FB6C8C"/>
    <w:rsid w:val="00FB70E9"/>
    <w:rsid w:val="00FB7549"/>
    <w:rsid w:val="00FB7E7A"/>
    <w:rsid w:val="00FC6D25"/>
    <w:rsid w:val="00FC7684"/>
    <w:rsid w:val="00FD1F8A"/>
    <w:rsid w:val="00FD213A"/>
    <w:rsid w:val="00FD4F18"/>
    <w:rsid w:val="00FD68AE"/>
    <w:rsid w:val="00FE21CF"/>
    <w:rsid w:val="00FE3264"/>
    <w:rsid w:val="00FE6A0C"/>
    <w:rsid w:val="00FE6B6F"/>
    <w:rsid w:val="00FE7BC0"/>
    <w:rsid w:val="00FF193B"/>
    <w:rsid w:val="00FF4335"/>
    <w:rsid w:val="00FF598C"/>
    <w:rsid w:val="00FF6E2A"/>
    <w:rsid w:val="00FF7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808B3"/>
  <w15:chartTrackingRefBased/>
  <w15:docId w15:val="{BF5672E2-F9F6-49D9-93BE-685A2F43E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533D0"/>
    <w:pPr>
      <w:spacing w:after="0" w:line="240" w:lineRule="auto"/>
    </w:pPr>
    <w:rPr>
      <w:lang w:val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B6BE4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7B6BE4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54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4CA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AC19F8"/>
    <w:rPr>
      <w:color w:val="954F72"/>
      <w:u w:val="single"/>
    </w:rPr>
  </w:style>
  <w:style w:type="paragraph" w:customStyle="1" w:styleId="msonormal0">
    <w:name w:val="msonormal"/>
    <w:basedOn w:val="Normal"/>
    <w:rsid w:val="00AC19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0C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0C7B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gd15mcfceub">
    <w:name w:val="gd15mcfceub"/>
    <w:basedOn w:val="DefaultParagraphFont"/>
    <w:rsid w:val="00700C7B"/>
  </w:style>
  <w:style w:type="character" w:styleId="PlaceholderText">
    <w:name w:val="Placeholder Text"/>
    <w:basedOn w:val="DefaultParagraphFont"/>
    <w:uiPriority w:val="99"/>
    <w:semiHidden/>
    <w:rsid w:val="00DC0F11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3E02B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E02B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E02B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E02B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E02BA"/>
    <w:rPr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97781C"/>
    <w:rPr>
      <w:b/>
      <w:bCs/>
    </w:rPr>
  </w:style>
  <w:style w:type="character" w:customStyle="1" w:styleId="referencesyear">
    <w:name w:val="references__year"/>
    <w:basedOn w:val="DefaultParagraphFont"/>
    <w:rsid w:val="0097781C"/>
  </w:style>
  <w:style w:type="character" w:customStyle="1" w:styleId="referencesarticle-title">
    <w:name w:val="references__article-title"/>
    <w:basedOn w:val="DefaultParagraphFont"/>
    <w:rsid w:val="0097781C"/>
  </w:style>
  <w:style w:type="paragraph" w:styleId="NormalWeb">
    <w:name w:val="Normal (Web)"/>
    <w:basedOn w:val="Normal"/>
    <w:uiPriority w:val="99"/>
    <w:unhideWhenUsed/>
    <w:rsid w:val="009778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27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microsoft.com/office/2011/relationships/people" Target="peop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A3065A-A326-466E-80BC-FC6D38AE1D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1006</TotalTime>
  <Pages>35</Pages>
  <Words>3675</Words>
  <Characters>20949</Characters>
  <Application>Microsoft Office Word</Application>
  <DocSecurity>0</DocSecurity>
  <Lines>174</Lines>
  <Paragraphs>49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Alejandra Romero</dc:creator>
  <cp:keywords/>
  <dc:description/>
  <cp:lastModifiedBy>Grant Adams</cp:lastModifiedBy>
  <cp:revision>51</cp:revision>
  <cp:lastPrinted>2020-06-17T19:18:00Z</cp:lastPrinted>
  <dcterms:created xsi:type="dcterms:W3CDTF">2021-07-27T17:31:00Z</dcterms:created>
  <dcterms:modified xsi:type="dcterms:W3CDTF">2021-08-03T01:30:00Z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http://www.zotero.org/styles/apa</vt:lpwstr>
  </property>
  <property fmtid="{D5CDD505-2E9C-101B-9397-08002B2CF9AE}" pid="3" name="Mendeley Recent Style Name 0_1">
    <vt:lpwstr>American Psychological Association 6th edition</vt:lpwstr>
  </property>
  <property fmtid="{D5CDD505-2E9C-101B-9397-08002B2CF9AE}" pid="4" name="Mendeley Recent Style Id 1_1">
    <vt:lpwstr>http://csl.mendeley.com/styles/73841661/bulletin-of-marine-science</vt:lpwstr>
  </property>
  <property fmtid="{D5CDD505-2E9C-101B-9397-08002B2CF9AE}" pid="5" name="Mendeley Recent Style Name 1_1">
    <vt:lpwstr>Bulletin of Marine Science - Grant Adams</vt:lpwstr>
  </property>
  <property fmtid="{D5CDD505-2E9C-101B-9397-08002B2CF9AE}" pid="6" name="Mendeley Recent Style Id 2_1">
    <vt:lpwstr>http://www.zotero.org/styles/chicago-author-date</vt:lpwstr>
  </property>
  <property fmtid="{D5CDD505-2E9C-101B-9397-08002B2CF9AE}" pid="7" name="Mendeley Recent Style Name 2_1">
    <vt:lpwstr>Chicago Manual of Style 17th edition (author-date)</vt:lpwstr>
  </property>
  <property fmtid="{D5CDD505-2E9C-101B-9397-08002B2CF9AE}" pid="8" name="Mendeley Recent Style Id 3_1">
    <vt:lpwstr>http://www.zotero.org/styles/fish-and-fisheries</vt:lpwstr>
  </property>
  <property fmtid="{D5CDD505-2E9C-101B-9397-08002B2CF9AE}" pid="9" name="Mendeley Recent Style Name 3_1">
    <vt:lpwstr>Fish and Fisheries</vt:lpwstr>
  </property>
  <property fmtid="{D5CDD505-2E9C-101B-9397-08002B2CF9AE}" pid="10" name="Mendeley Recent Style Id 4_1">
    <vt:lpwstr>http://www.zotero.org/styles/fisheries-research</vt:lpwstr>
  </property>
  <property fmtid="{D5CDD505-2E9C-101B-9397-08002B2CF9AE}" pid="11" name="Mendeley Recent Style Name 4_1">
    <vt:lpwstr>Fisheries Research</vt:lpwstr>
  </property>
  <property fmtid="{D5CDD505-2E9C-101B-9397-08002B2CF9AE}" pid="12" name="Mendeley Recent Style Id 5_1">
    <vt:lpwstr>http://www.zotero.org/styles/harvard1</vt:lpwstr>
  </property>
  <property fmtid="{D5CDD505-2E9C-101B-9397-08002B2CF9AE}" pid="13" name="Mendeley Recent Style Name 5_1">
    <vt:lpwstr>Harvard reference format 1 (deprecated)</vt:lpwstr>
  </property>
  <property fmtid="{D5CDD505-2E9C-101B-9397-08002B2CF9AE}" pid="14" name="Mendeley Recent Style Id 6_1">
    <vt:lpwstr>http://www.zotero.org/styles/ices-journal-of-marine-science</vt:lpwstr>
  </property>
  <property fmtid="{D5CDD505-2E9C-101B-9397-08002B2CF9AE}" pid="15" name="Mendeley Recent Style Name 6_1">
    <vt:lpwstr>ICES Journal of Marine Science</vt:lpwstr>
  </property>
  <property fmtid="{D5CDD505-2E9C-101B-9397-08002B2CF9AE}" pid="16" name="Mendeley Recent Style Id 7_1">
    <vt:lpwstr>http://www.zotero.org/styles/ieee</vt:lpwstr>
  </property>
  <property fmtid="{D5CDD505-2E9C-101B-9397-08002B2CF9AE}" pid="17" name="Mendeley Recent Style Name 7_1">
    <vt:lpwstr>IEEE</vt:lpwstr>
  </property>
  <property fmtid="{D5CDD505-2E9C-101B-9397-08002B2CF9AE}" pid="18" name="Mendeley Recent Style Id 8_1">
    <vt:lpwstr>http://www.zotero.org/styles/marine-ecology-progress-series</vt:lpwstr>
  </property>
  <property fmtid="{D5CDD505-2E9C-101B-9397-08002B2CF9AE}" pid="19" name="Mendeley Recent Style Name 8_1">
    <vt:lpwstr>Marine Ecology Progress Series</vt:lpwstr>
  </property>
  <property fmtid="{D5CDD505-2E9C-101B-9397-08002B2CF9AE}" pid="20" name="Mendeley Recent Style Id 9_1">
    <vt:lpwstr>http://www.zotero.org/styles/modern-humanities-research-association</vt:lpwstr>
  </property>
  <property fmtid="{D5CDD505-2E9C-101B-9397-08002B2CF9AE}" pid="21" name="Mendeley Recent Style Name 9_1">
    <vt:lpwstr>Modern Humanities Research Association 3rd edition (note with bibliography)</vt:lpwstr>
  </property>
</Properties>
</file>