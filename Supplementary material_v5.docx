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4FD4B" w14:textId="6B1E6847" w:rsidR="0097781C" w:rsidRPr="002B6140" w:rsidRDefault="00446E1E" w:rsidP="00733B33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 xml:space="preserve">Romero, M.A., M.A. </w:t>
      </w:r>
      <w:proofErr w:type="spellStart"/>
      <w:r w:rsidRPr="002B6140">
        <w:rPr>
          <w:rFonts w:ascii="Times New Roman" w:hAnsi="Times New Roman" w:cs="Times New Roman"/>
        </w:rPr>
        <w:t>Coscarella</w:t>
      </w:r>
      <w:proofErr w:type="spellEnd"/>
      <w:r w:rsidR="001038FF" w:rsidRPr="002B6140">
        <w:rPr>
          <w:rFonts w:ascii="Times New Roman" w:hAnsi="Times New Roman" w:cs="Times New Roman"/>
        </w:rPr>
        <w:t>,</w:t>
      </w:r>
      <w:r w:rsidRPr="002B6140">
        <w:rPr>
          <w:rFonts w:ascii="Times New Roman" w:hAnsi="Times New Roman" w:cs="Times New Roman"/>
        </w:rPr>
        <w:t xml:space="preserve"> 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197384F5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181A01" w:rsidRPr="002B6140">
        <w:rPr>
          <w:rFonts w:ascii="Times New Roman" w:hAnsi="Times New Roman" w:cs="Times New Roman"/>
          <w:lang w:val="en-US"/>
        </w:rPr>
        <w:t>values</w:t>
      </w:r>
      <w:r w:rsidR="00206479">
        <w:rPr>
          <w:rFonts w:ascii="Times New Roman" w:hAnsi="Times New Roman" w:cs="Times New Roman"/>
          <w:lang w:val="en-US"/>
        </w:rPr>
        <w:t>.</w:t>
      </w:r>
      <w:r w:rsidR="00AD4953" w:rsidRPr="002B6140">
        <w:rPr>
          <w:rFonts w:ascii="Times New Roman" w:hAnsi="Times New Roman" w:cs="Times New Roman"/>
          <w:color w:val="000000"/>
          <w:lang w:val="en-GB"/>
        </w:rPr>
        <w:t>.</w:t>
      </w:r>
      <w:proofErr w:type="gramEnd"/>
      <w:r w:rsidR="00F874A9" w:rsidRPr="002B6140">
        <w:rPr>
          <w:rFonts w:ascii="Times New Roman" w:hAnsi="Times New Roman" w:cs="Times New Roman"/>
          <w:color w:val="000000"/>
          <w:lang w:val="en-GB"/>
        </w:rPr>
        <w:t xml:space="preserve"> 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3"/>
        <w:gridCol w:w="1044"/>
        <w:gridCol w:w="1201"/>
        <w:gridCol w:w="1043"/>
        <w:gridCol w:w="1043"/>
        <w:gridCol w:w="1043"/>
      </w:tblGrid>
      <w:tr w:rsidR="00206479" w:rsidRPr="002B6140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2B6140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06479" w:rsidRPr="002B6140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06479" w:rsidRPr="002B6140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206479" w:rsidRPr="002B6140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06479" w:rsidRPr="002B6140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206479" w:rsidRPr="002B6140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06479" w:rsidRPr="002B6140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206479" w:rsidRPr="002B6140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06479" w:rsidRPr="002B6140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206479" w:rsidRPr="002B6140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206479" w:rsidRPr="002B6140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206479" w:rsidRPr="002B6140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206479" w:rsidRPr="002B6140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06479" w:rsidRPr="002B6140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206479" w:rsidRPr="002B6140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206479" w:rsidRPr="002B6140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206479" w:rsidRPr="002B6140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206479" w:rsidRPr="002B6140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206479" w:rsidRPr="002B6140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06479" w:rsidRPr="002B6140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206479" w:rsidRPr="002B6140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206479" w:rsidRPr="002B6140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06479" w:rsidRPr="002B6140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206479" w:rsidRPr="002B6140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206479" w:rsidRPr="002B6140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206479" w:rsidRPr="002B6140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206479" w:rsidRPr="002B6140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52FD2B0C" w:rsidR="003B1B5A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Default="003B1B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Observed </w:t>
      </w:r>
      <w:r>
        <w:rPr>
          <w:rFonts w:ascii="Times New Roman" w:hAnsi="Times New Roman" w:cs="Times New Roman"/>
          <w:lang w:val="en-US"/>
        </w:rPr>
        <w:t xml:space="preserve">total number of whales from the </w:t>
      </w:r>
      <w:r w:rsidRPr="004848A5">
        <w:rPr>
          <w:rFonts w:ascii="Times New Roman" w:hAnsi="Times New Roman" w:cs="Times New Roman"/>
          <w:lang w:val="en-US"/>
        </w:rPr>
        <w:t xml:space="preserve">aerial-survey </w:t>
      </w:r>
      <w:r>
        <w:rPr>
          <w:rFonts w:ascii="Times New Roman" w:hAnsi="Times New Roman" w:cs="Times New Roman"/>
          <w:lang w:val="en-US"/>
        </w:rPr>
        <w:t xml:space="preserve">across the monitoring area </w:t>
      </w:r>
      <w:r w:rsidRPr="004848A5">
        <w:rPr>
          <w:rFonts w:ascii="Times New Roman" w:hAnsi="Times New Roman" w:cs="Times New Roman"/>
          <w:lang w:val="en-US"/>
        </w:rPr>
        <w:t xml:space="preserve">south of </w:t>
      </w:r>
      <w:proofErr w:type="spellStart"/>
      <w:r w:rsidRPr="004848A5">
        <w:rPr>
          <w:rFonts w:ascii="Times New Roman" w:hAnsi="Times New Roman" w:cs="Times New Roman"/>
          <w:lang w:val="en-US"/>
        </w:rPr>
        <w:t>Península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Valdés to the limit of the main concentration area, </w:t>
      </w:r>
      <w:proofErr w:type="spellStart"/>
      <w:r w:rsidRPr="004848A5">
        <w:rPr>
          <w:rFonts w:ascii="Times New Roman" w:hAnsi="Times New Roman" w:cs="Times New Roman"/>
          <w:lang w:val="en-US"/>
        </w:rPr>
        <w:t>totalling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a coastal strip 620 km in length</w:t>
      </w:r>
      <w:r>
        <w:rPr>
          <w:rFonts w:ascii="Times New Roman" w:hAnsi="Times New Roman" w:cs="Times New Roman"/>
          <w:lang w:val="en-US"/>
        </w:rPr>
        <w:t>.</w:t>
      </w:r>
    </w:p>
    <w:p w14:paraId="7DBD9120" w14:textId="77777777" w:rsidR="003B1B5A" w:rsidRP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Observed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whales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Julian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day</w:t>
            </w:r>
            <w:proofErr w:type="spellEnd"/>
          </w:p>
        </w:tc>
      </w:tr>
      <w:tr w:rsidR="003B1B5A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  <w:tr w:rsidR="003B1B5A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</w:tr>
      <w:tr w:rsidR="003B1B5A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</w:tr>
      <w:tr w:rsidR="003B1B5A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314</w:t>
            </w:r>
          </w:p>
        </w:tc>
      </w:tr>
      <w:tr w:rsidR="003B1B5A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3B1B5A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</w:tr>
      <w:tr w:rsidR="003B1B5A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3B1B5A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</w:tr>
      <w:tr w:rsidR="003B1B5A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</w:t>
            </w:r>
          </w:p>
        </w:tc>
      </w:tr>
      <w:tr w:rsidR="003B1B5A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3B1B5A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</w:t>
            </w:r>
          </w:p>
        </w:tc>
      </w:tr>
      <w:tr w:rsidR="003B1B5A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</w:tr>
      <w:tr w:rsidR="003B1B5A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</w:tr>
      <w:tr w:rsidR="003B1B5A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B1B5A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3B1B5A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3B1B5A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</w:tr>
      <w:tr w:rsidR="003B1B5A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</w:tr>
      <w:tr w:rsidR="003B1B5A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</w:tr>
      <w:tr w:rsidR="003B1B5A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</w:t>
            </w:r>
          </w:p>
        </w:tc>
      </w:tr>
      <w:tr w:rsidR="003B1B5A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B1B5A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</w:tr>
      <w:tr w:rsidR="003B1B5A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</w:t>
            </w:r>
          </w:p>
        </w:tc>
      </w:tr>
      <w:tr w:rsidR="003B1B5A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3B1B5A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</w:tr>
      <w:tr w:rsidR="003B1B5A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</w:tr>
      <w:tr w:rsidR="003B1B5A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3B1B5A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</w:t>
            </w:r>
          </w:p>
        </w:tc>
      </w:tr>
      <w:tr w:rsidR="003B1B5A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</w:tr>
      <w:tr w:rsidR="003B1B5A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</w:tr>
      <w:tr w:rsidR="003B1B5A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</w:tr>
      <w:tr w:rsidR="003B1B5A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</w:tr>
      <w:tr w:rsidR="003B1B5A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</w:tr>
      <w:tr w:rsidR="003B1B5A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</w:tr>
      <w:tr w:rsidR="003B1B5A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</w:tr>
      <w:tr w:rsidR="003B1B5A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</w:tr>
      <w:tr w:rsidR="003B1B5A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3B1B5A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3B1B5A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3B1B5A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</w:tr>
      <w:tr w:rsidR="003B1B5A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322</w:t>
            </w:r>
          </w:p>
        </w:tc>
      </w:tr>
      <w:tr w:rsidR="003B1B5A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3B1B5A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</w:tr>
      <w:tr w:rsidR="003B1B5A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</w:tr>
      <w:tr w:rsidR="003B1B5A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3B1B5A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</w:tr>
      <w:tr w:rsidR="003B1B5A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</w:t>
            </w:r>
          </w:p>
        </w:tc>
      </w:tr>
      <w:tr w:rsidR="003B1B5A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</w:tr>
      <w:tr w:rsidR="003B1B5A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3B1B5A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</w:tr>
      <w:tr w:rsidR="003B1B5A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</w:tr>
      <w:tr w:rsidR="003B1B5A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</w:tbl>
    <w:p w14:paraId="021AA3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08CBA7" w14:textId="55FA67F8" w:rsidR="00BE4FB4" w:rsidRPr="002B6140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 w:rsidR="00B86077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B86077">
        <w:rPr>
          <w:rFonts w:ascii="Times New Roman" w:hAnsi="Times New Roman" w:cs="Times New Roman"/>
          <w:lang w:val="en-US"/>
        </w:rPr>
        <w:t>Estimated</w:t>
      </w:r>
      <w:r w:rsidRPr="002B6140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 w:rsidRPr="002B6140">
        <w:rPr>
          <w:rFonts w:ascii="Times New Roman" w:hAnsi="Times New Roman" w:cs="Times New Roman"/>
          <w:lang w:val="en-US"/>
        </w:rPr>
        <w:t xml:space="preserve">: </w:t>
      </w:r>
      <w:r w:rsidR="002F0F2E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2F0F2E" w:rsidRPr="002B6140">
        <w:rPr>
          <w:rFonts w:ascii="Times New Roman" w:hAnsi="Times New Roman" w:cs="Times New Roman"/>
          <w:color w:val="000000"/>
          <w:lang w:val="en-GB"/>
        </w:rPr>
        <w:t>right whales</w:t>
      </w:r>
      <w:r w:rsidRPr="002B6140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 xml:space="preserve">and variance covariance matrix </w:t>
      </w:r>
      <w:r w:rsidR="00B86077">
        <w:rPr>
          <w:rFonts w:ascii="Times New Roman" w:hAnsi="Times New Roman" w:cs="Times New Roman"/>
          <w:lang w:val="en-US"/>
        </w:rPr>
        <w:t>from</w:t>
      </w:r>
      <w:r w:rsidR="002F0F2E">
        <w:rPr>
          <w:rFonts w:ascii="Times New Roman" w:hAnsi="Times New Roman" w:cs="Times New Roman"/>
          <w:lang w:val="en-US"/>
        </w:rPr>
        <w:t xml:space="preserve"> the </w:t>
      </w:r>
      <w:proofErr w:type="gramStart"/>
      <w:r w:rsidR="002F0F2E">
        <w:rPr>
          <w:rFonts w:ascii="Times New Roman" w:hAnsi="Times New Roman" w:cs="Times New Roman"/>
          <w:lang w:val="en-US"/>
        </w:rPr>
        <w:t>two stage</w:t>
      </w:r>
      <w:proofErr w:type="gramEnd"/>
      <w:r w:rsidR="002F0F2E">
        <w:rPr>
          <w:rFonts w:ascii="Times New Roman" w:hAnsi="Times New Roman" w:cs="Times New Roman"/>
          <w:lang w:val="en-US"/>
        </w:rPr>
        <w:t xml:space="preserve"> regression </w:t>
      </w:r>
      <w:r w:rsidR="00B86077">
        <w:rPr>
          <w:rFonts w:ascii="Times New Roman" w:hAnsi="Times New Roman" w:cs="Times New Roman"/>
          <w:lang w:val="en-US"/>
        </w:rPr>
        <w:t>model</w:t>
      </w:r>
      <w:r w:rsidRPr="002B6140">
        <w:rPr>
          <w:rFonts w:ascii="Times New Roman" w:hAnsi="Times New Roman" w:cs="Times New Roman"/>
          <w:lang w:val="en-US"/>
        </w:rPr>
        <w:t>.</w:t>
      </w:r>
      <w:r w:rsidR="002F0F2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</w:t>
      </w:r>
      <w:proofErr w:type="spellStart"/>
      <w:r w:rsidR="002F0F2E">
        <w:rPr>
          <w:rFonts w:ascii="Times New Roman" w:eastAsiaTheme="minorEastAsia" w:hAnsi="Times New Roman" w:cs="Times New Roman"/>
          <w:lang w:val="en-US"/>
        </w:rPr>
        <w:t>julian</w:t>
      </w:r>
      <w:proofErr w:type="spellEnd"/>
      <w:r w:rsidR="002F0F2E">
        <w:rPr>
          <w:rFonts w:ascii="Times New Roman" w:eastAsiaTheme="minorEastAsia" w:hAnsi="Times New Roman" w:cs="Times New Roman"/>
          <w:lang w:val="en-US"/>
        </w:rPr>
        <w:t xml:space="preserve">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4D5109">
        <w:rPr>
          <w:rFonts w:ascii="Times New Roman" w:hAnsi="Times New Roman" w:cs="Times New Roman"/>
          <w:lang w:val="en-US"/>
        </w:rPr>
        <w:t>Julian day^2</w:t>
      </w:r>
      <w:r w:rsidR="002F0F2E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GB"/>
          </w:rPr>
          <m:t>d</m:t>
        </m:r>
        <m:r>
          <w:rPr>
            <w:rFonts w:ascii="Cambria Math" w:hAnsi="Cambria Math" w:cs="Times New Roman"/>
            <w:lang w:val="en-GB"/>
          </w:rPr>
          <m:t>=-0.00034 (0.000013 S</m:t>
        </m:r>
        <m:r>
          <w:rPr>
            <w:rFonts w:ascii="Cambria Math" w:hAnsi="Cambria Math" w:cs="Times New Roman"/>
            <w:lang w:val="en-GB"/>
          </w:rPr>
          <m:t>E</m:t>
        </m:r>
        <m:r>
          <w:rPr>
            <w:rFonts w:ascii="Cambria Math" w:hAnsi="Cambria Math" w:cs="Times New Roman"/>
            <w:lang w:val="en-GB"/>
          </w:rPr>
          <m:t>)</m:t>
        </m:r>
      </m:oMath>
      <w:r w:rsidR="002F0F2E">
        <w:rPr>
          <w:rFonts w:ascii="Times New Roman" w:eastAsiaTheme="minorEastAsia" w:hAnsi="Times New Roman" w:cs="Times New Roman"/>
          <w:lang w:val="en-GB"/>
        </w:rPr>
        <w:t>.</w:t>
      </w:r>
      <w:r w:rsidRPr="002B6140">
        <w:rPr>
          <w:rFonts w:ascii="Times New Roman" w:hAnsi="Times New Roman" w:cs="Times New Roman"/>
          <w:lang w:val="en-US"/>
        </w:rPr>
        <w:t xml:space="preserve"> </w:t>
      </w:r>
      <w:r w:rsidR="002F0F2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b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>
        <w:rPr>
          <w:rFonts w:ascii="Times New Roman" w:eastAsiaTheme="minorEastAsia" w:hAnsi="Times New Roman" w:cs="Times New Roman"/>
          <w:lang w:val="en-GB"/>
        </w:rPr>
        <w:t>)</w:t>
      </w:r>
      <w:r w:rsidR="002F0F2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465019" w:rsidRPr="00465019" w14:paraId="21F07367" w14:textId="77777777" w:rsidTr="008742CB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603C80F5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GB"/>
                  </w:rPr>
                  <m:t>Σ</m:t>
                </m:r>
              </m:oMath>
            </m:oMathPara>
          </w:p>
        </w:tc>
      </w:tr>
      <w:tr w:rsidR="008742CB" w:rsidRPr="00465019" w14:paraId="6FB28890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Year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4A3C16" w:rsidRPr="008742CB" w:rsidRDefault="00465019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08E9AA3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</w:tr>
      <w:tr w:rsidR="008742CB" w14:paraId="0C8079F5" w14:textId="77777777" w:rsidTr="008742CB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131216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51FC4525" w14:textId="77777777" w:rsidTr="008742CB">
        <w:tc>
          <w:tcPr>
            <w:tcW w:w="0" w:type="auto"/>
            <w:vAlign w:val="bottom"/>
          </w:tcPr>
          <w:p w14:paraId="37D359DC" w14:textId="634023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1,868 </w:t>
            </w:r>
          </w:p>
        </w:tc>
        <w:tc>
          <w:tcPr>
            <w:tcW w:w="0" w:type="auto"/>
            <w:vAlign w:val="bottom"/>
          </w:tcPr>
          <w:p w14:paraId="0EEBB1CC" w14:textId="4A9D3F6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913246A" w14:textId="77777777" w:rsidTr="008742CB">
        <w:tc>
          <w:tcPr>
            <w:tcW w:w="0" w:type="auto"/>
            <w:vAlign w:val="bottom"/>
          </w:tcPr>
          <w:p w14:paraId="55F56F9C" w14:textId="5EA2DB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1,193 </w:t>
            </w:r>
          </w:p>
        </w:tc>
        <w:tc>
          <w:tcPr>
            <w:tcW w:w="0" w:type="auto"/>
            <w:vAlign w:val="bottom"/>
          </w:tcPr>
          <w:p w14:paraId="0030E8F7" w14:textId="08FFBE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2C533A15" w14:textId="77777777" w:rsidTr="008742CB">
        <w:tc>
          <w:tcPr>
            <w:tcW w:w="0" w:type="auto"/>
            <w:vAlign w:val="bottom"/>
          </w:tcPr>
          <w:p w14:paraId="4E68D7D7" w14:textId="65B1556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1,473 </w:t>
            </w:r>
          </w:p>
        </w:tc>
        <w:tc>
          <w:tcPr>
            <w:tcW w:w="0" w:type="auto"/>
            <w:vAlign w:val="bottom"/>
          </w:tcPr>
          <w:p w14:paraId="7029299D" w14:textId="447B3A8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</w:tr>
      <w:tr w:rsidR="008742CB" w14:paraId="29A7BFB8" w14:textId="77777777" w:rsidTr="008742CB">
        <w:tc>
          <w:tcPr>
            <w:tcW w:w="0" w:type="auto"/>
            <w:vAlign w:val="bottom"/>
          </w:tcPr>
          <w:p w14:paraId="0FE80E06" w14:textId="535929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2,237 </w:t>
            </w:r>
          </w:p>
        </w:tc>
        <w:tc>
          <w:tcPr>
            <w:tcW w:w="0" w:type="auto"/>
            <w:vAlign w:val="bottom"/>
          </w:tcPr>
          <w:p w14:paraId="618CE99D" w14:textId="06A9B6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3AD5C06C" w14:textId="77777777" w:rsidTr="008742CB">
        <w:tc>
          <w:tcPr>
            <w:tcW w:w="0" w:type="auto"/>
            <w:vAlign w:val="bottom"/>
          </w:tcPr>
          <w:p w14:paraId="2372C44C" w14:textId="118BE4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1,953 </w:t>
            </w:r>
          </w:p>
        </w:tc>
        <w:tc>
          <w:tcPr>
            <w:tcW w:w="0" w:type="auto"/>
            <w:vAlign w:val="bottom"/>
          </w:tcPr>
          <w:p w14:paraId="25996333" w14:textId="58DF80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78D3D5DE" w14:textId="77777777" w:rsidTr="008742CB">
        <w:tc>
          <w:tcPr>
            <w:tcW w:w="0" w:type="auto"/>
            <w:vAlign w:val="bottom"/>
          </w:tcPr>
          <w:p w14:paraId="3543C6C0" w14:textId="63E7FC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1,499 </w:t>
            </w:r>
          </w:p>
        </w:tc>
        <w:tc>
          <w:tcPr>
            <w:tcW w:w="0" w:type="auto"/>
            <w:vAlign w:val="bottom"/>
          </w:tcPr>
          <w:p w14:paraId="0E024AB0" w14:textId="436ECD3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</w:tr>
      <w:tr w:rsidR="008742CB" w14:paraId="1EBE49BE" w14:textId="77777777" w:rsidTr="008742CB">
        <w:tc>
          <w:tcPr>
            <w:tcW w:w="0" w:type="auto"/>
            <w:vAlign w:val="bottom"/>
          </w:tcPr>
          <w:p w14:paraId="71C0A16E" w14:textId="5801FD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1,676 </w:t>
            </w:r>
          </w:p>
        </w:tc>
        <w:tc>
          <w:tcPr>
            <w:tcW w:w="0" w:type="auto"/>
            <w:vAlign w:val="bottom"/>
          </w:tcPr>
          <w:p w14:paraId="6D6C97C5" w14:textId="529FE85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47399FAE" w14:textId="77777777" w:rsidTr="008742CB">
        <w:tc>
          <w:tcPr>
            <w:tcW w:w="0" w:type="auto"/>
            <w:vAlign w:val="bottom"/>
          </w:tcPr>
          <w:p w14:paraId="051FC762" w14:textId="531EAC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1,387 </w:t>
            </w:r>
          </w:p>
        </w:tc>
        <w:tc>
          <w:tcPr>
            <w:tcW w:w="0" w:type="auto"/>
            <w:vAlign w:val="bottom"/>
          </w:tcPr>
          <w:p w14:paraId="42032E4F" w14:textId="23E03D4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667D40F6" w14:textId="77777777" w:rsidTr="008742CB">
        <w:tc>
          <w:tcPr>
            <w:tcW w:w="0" w:type="auto"/>
            <w:vAlign w:val="bottom"/>
          </w:tcPr>
          <w:p w14:paraId="08AFA3D7" w14:textId="2056C7E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1,936 </w:t>
            </w:r>
          </w:p>
        </w:tc>
        <w:tc>
          <w:tcPr>
            <w:tcW w:w="0" w:type="auto"/>
            <w:vAlign w:val="bottom"/>
          </w:tcPr>
          <w:p w14:paraId="6045C2CD" w14:textId="1CD593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0B3676DB" w14:textId="77777777" w:rsidTr="008742CB">
        <w:tc>
          <w:tcPr>
            <w:tcW w:w="0" w:type="auto"/>
            <w:vAlign w:val="bottom"/>
          </w:tcPr>
          <w:p w14:paraId="6E32054A" w14:textId="111957D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2,238 </w:t>
            </w:r>
          </w:p>
        </w:tc>
        <w:tc>
          <w:tcPr>
            <w:tcW w:w="0" w:type="auto"/>
            <w:vAlign w:val="bottom"/>
          </w:tcPr>
          <w:p w14:paraId="2F081D80" w14:textId="1A4795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135375FE" w14:textId="77777777" w:rsidTr="008742CB">
        <w:tc>
          <w:tcPr>
            <w:tcW w:w="0" w:type="auto"/>
            <w:vAlign w:val="bottom"/>
          </w:tcPr>
          <w:p w14:paraId="437A6CC6" w14:textId="507493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1,592 </w:t>
            </w:r>
          </w:p>
        </w:tc>
        <w:tc>
          <w:tcPr>
            <w:tcW w:w="0" w:type="auto"/>
            <w:vAlign w:val="bottom"/>
          </w:tcPr>
          <w:p w14:paraId="7E1BED22" w14:textId="024BFC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2D7B107F" w14:textId="77777777" w:rsidTr="008742CB">
        <w:tc>
          <w:tcPr>
            <w:tcW w:w="0" w:type="auto"/>
            <w:vAlign w:val="bottom"/>
          </w:tcPr>
          <w:p w14:paraId="03E23E76" w14:textId="2289ED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1,234 </w:t>
            </w:r>
          </w:p>
        </w:tc>
        <w:tc>
          <w:tcPr>
            <w:tcW w:w="0" w:type="auto"/>
            <w:vAlign w:val="bottom"/>
          </w:tcPr>
          <w:p w14:paraId="44844251" w14:textId="3249AB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361F8ACD" w14:textId="77777777" w:rsidTr="008742CB">
        <w:tc>
          <w:tcPr>
            <w:tcW w:w="0" w:type="auto"/>
            <w:vAlign w:val="bottom"/>
          </w:tcPr>
          <w:p w14:paraId="6534B20C" w14:textId="516F90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954 </w:t>
            </w:r>
          </w:p>
        </w:tc>
        <w:tc>
          <w:tcPr>
            <w:tcW w:w="0" w:type="auto"/>
            <w:vAlign w:val="bottom"/>
          </w:tcPr>
          <w:p w14:paraId="679A55AF" w14:textId="51C473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40F97117" w14:textId="77777777" w:rsidTr="008742CB">
        <w:tc>
          <w:tcPr>
            <w:tcW w:w="0" w:type="auto"/>
            <w:vAlign w:val="bottom"/>
          </w:tcPr>
          <w:p w14:paraId="731C9A4F" w14:textId="6965E6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1,570 </w:t>
            </w:r>
          </w:p>
        </w:tc>
        <w:tc>
          <w:tcPr>
            <w:tcW w:w="0" w:type="auto"/>
            <w:vAlign w:val="bottom"/>
          </w:tcPr>
          <w:p w14:paraId="681D6AAC" w14:textId="2694A9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01CC616" w14:textId="77777777" w:rsidTr="008742CB">
        <w:tc>
          <w:tcPr>
            <w:tcW w:w="0" w:type="auto"/>
            <w:vAlign w:val="bottom"/>
          </w:tcPr>
          <w:p w14:paraId="3C745EBD" w14:textId="3BF0A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2,201 </w:t>
            </w:r>
          </w:p>
        </w:tc>
        <w:tc>
          <w:tcPr>
            <w:tcW w:w="0" w:type="auto"/>
            <w:vAlign w:val="bottom"/>
          </w:tcPr>
          <w:p w14:paraId="3A673895" w14:textId="6CCC1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7CB10624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6C58216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</w:tr>
    </w:tbl>
    <w:p w14:paraId="528DBFED" w14:textId="77777777" w:rsidR="00BE4FB4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Default="004A3C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D4AE4E" w14:textId="4E23D2BD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F7A05">
        <w:rPr>
          <w:rFonts w:ascii="Times New Roman" w:hAnsi="Times New Roman" w:cs="Times New Roman"/>
          <w:lang w:val="en-US"/>
        </w:rPr>
        <w:t>4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2B6140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2B6140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293"/>
        <w:gridCol w:w="2026"/>
        <w:gridCol w:w="1471"/>
        <w:gridCol w:w="1054"/>
        <w:gridCol w:w="1953"/>
        <w:gridCol w:w="1381"/>
        <w:gridCol w:w="1381"/>
        <w:gridCol w:w="1373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Rmax</w:t>
            </w:r>
            <w:proofErr w:type="spellEnd"/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DB101C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Nrecent</w:t>
            </w:r>
            <w:proofErr w:type="spellEnd"/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2004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1353354F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>
        <w:rPr>
          <w:rFonts w:ascii="Times New Roman" w:hAnsi="Times New Roman" w:cs="Times New Roman"/>
          <w:lang w:val="en-US"/>
        </w:rPr>
        <w:t>S</w:t>
      </w:r>
      <w:r w:rsidR="003F7A05">
        <w:rPr>
          <w:rFonts w:ascii="Times New Roman" w:hAnsi="Times New Roman" w:cs="Times New Roman"/>
          <w:lang w:val="en-US"/>
        </w:rPr>
        <w:t>5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4C084F38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2"/>
        <w:gridCol w:w="1146"/>
        <w:gridCol w:w="1269"/>
        <w:gridCol w:w="876"/>
        <w:gridCol w:w="1078"/>
        <w:gridCol w:w="1349"/>
        <w:gridCol w:w="1393"/>
      </w:tblGrid>
      <w:tr w:rsidR="00B332E5" w:rsidRPr="002B6140" w:rsidDel="00DB6B1A" w14:paraId="7F848D30" w14:textId="77777777" w:rsidTr="00B31C40">
        <w:trPr>
          <w:gridAfter w:val="6"/>
          <w:wAfter w:w="7111" w:type="dxa"/>
          <w:jc w:val="center"/>
          <w:del w:id="0" w:author="Grant Adams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B31C4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B31C4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B31C40">
        <w:trPr>
          <w:jc w:val="center"/>
        </w:trPr>
        <w:tc>
          <w:tcPr>
            <w:tcW w:w="747" w:type="pct"/>
            <w:vAlign w:val="bottom"/>
          </w:tcPr>
          <w:p w14:paraId="2A1821D0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B31C4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B31C4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B31C4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B31C40">
        <w:trPr>
          <w:jc w:val="center"/>
        </w:trPr>
        <w:tc>
          <w:tcPr>
            <w:tcW w:w="747" w:type="pct"/>
            <w:vAlign w:val="bottom"/>
          </w:tcPr>
          <w:p w14:paraId="519B0000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B31C4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0926F96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12AB5A8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086D9A" w:rsidRPr="002B6140" w14:paraId="4619E3DE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E9C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086D9A" w:rsidRPr="002B6140" w14:paraId="58FD2F54" w14:textId="77777777" w:rsidTr="00B31C40">
        <w:trPr>
          <w:jc w:val="center"/>
        </w:trPr>
        <w:tc>
          <w:tcPr>
            <w:tcW w:w="747" w:type="pct"/>
            <w:vAlign w:val="bottom"/>
          </w:tcPr>
          <w:p w14:paraId="6A4793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086D9A" w:rsidRPr="002B6140" w14:paraId="06889C4F" w14:textId="77777777" w:rsidTr="00B31C40">
        <w:trPr>
          <w:jc w:val="center"/>
        </w:trPr>
        <w:tc>
          <w:tcPr>
            <w:tcW w:w="747" w:type="pct"/>
            <w:vAlign w:val="bottom"/>
          </w:tcPr>
          <w:p w14:paraId="040D878E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6232F83D" w14:textId="77777777" w:rsidTr="00B31C40">
        <w:trPr>
          <w:jc w:val="center"/>
        </w:trPr>
        <w:tc>
          <w:tcPr>
            <w:tcW w:w="747" w:type="pct"/>
            <w:vAlign w:val="bottom"/>
          </w:tcPr>
          <w:p w14:paraId="41E1411D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6CB22C06" w14:textId="77777777" w:rsidTr="00B31C40">
        <w:trPr>
          <w:jc w:val="center"/>
        </w:trPr>
        <w:tc>
          <w:tcPr>
            <w:tcW w:w="747" w:type="pct"/>
            <w:vAlign w:val="bottom"/>
          </w:tcPr>
          <w:p w14:paraId="586A201D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086D9A" w:rsidRPr="002B6140" w14:paraId="62E0DAAB" w14:textId="77777777" w:rsidTr="00B31C40">
        <w:trPr>
          <w:jc w:val="center"/>
        </w:trPr>
        <w:tc>
          <w:tcPr>
            <w:tcW w:w="747" w:type="pct"/>
            <w:vAlign w:val="bottom"/>
          </w:tcPr>
          <w:p w14:paraId="0A4FC923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086D9A" w:rsidRPr="002B6140" w14:paraId="3AF541E6" w14:textId="77777777" w:rsidTr="00B31C40">
        <w:trPr>
          <w:jc w:val="center"/>
        </w:trPr>
        <w:tc>
          <w:tcPr>
            <w:tcW w:w="747" w:type="pct"/>
            <w:vAlign w:val="bottom"/>
          </w:tcPr>
          <w:p w14:paraId="6731AC08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086D9A" w:rsidRPr="002B6140" w14:paraId="4B634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6DEDF031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086D9A" w:rsidRPr="002B6140" w14:paraId="154FA84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10A424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086D9A" w:rsidRPr="002B6140" w14:paraId="044E5733" w14:textId="77777777" w:rsidTr="00B31C40">
        <w:trPr>
          <w:jc w:val="center"/>
        </w:trPr>
        <w:tc>
          <w:tcPr>
            <w:tcW w:w="747" w:type="pct"/>
            <w:vAlign w:val="bottom"/>
          </w:tcPr>
          <w:p w14:paraId="2BF71611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086D9A" w:rsidRPr="002B6140" w14:paraId="06E393C4" w14:textId="77777777" w:rsidTr="00B31C40">
        <w:trPr>
          <w:jc w:val="center"/>
        </w:trPr>
        <w:tc>
          <w:tcPr>
            <w:tcW w:w="747" w:type="pct"/>
            <w:vAlign w:val="bottom"/>
          </w:tcPr>
          <w:p w14:paraId="4C73E657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086D9A" w:rsidRPr="002B6140" w14:paraId="633CA9EE" w14:textId="77777777" w:rsidTr="00B31C40">
        <w:trPr>
          <w:jc w:val="center"/>
        </w:trPr>
        <w:tc>
          <w:tcPr>
            <w:tcW w:w="747" w:type="pct"/>
            <w:vAlign w:val="bottom"/>
          </w:tcPr>
          <w:p w14:paraId="63A87375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086D9A" w:rsidRPr="002B6140" w14:paraId="649929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950038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86D9A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799DC0A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33F60431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739F1B64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6077203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5965D8" w:rsidRPr="002B6140" w14:paraId="1B4EC5CE" w14:textId="77777777" w:rsidTr="00B31C40">
        <w:trPr>
          <w:jc w:val="center"/>
        </w:trPr>
        <w:tc>
          <w:tcPr>
            <w:tcW w:w="747" w:type="pct"/>
            <w:vAlign w:val="bottom"/>
          </w:tcPr>
          <w:p w14:paraId="551B0E2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5965D8" w:rsidRPr="002B6140" w14:paraId="3222C60C" w14:textId="77777777" w:rsidTr="00B31C40">
        <w:trPr>
          <w:jc w:val="center"/>
        </w:trPr>
        <w:tc>
          <w:tcPr>
            <w:tcW w:w="747" w:type="pct"/>
            <w:vAlign w:val="bottom"/>
          </w:tcPr>
          <w:p w14:paraId="38072915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5965D8" w:rsidRPr="002B6140" w14:paraId="6381226B" w14:textId="77777777" w:rsidTr="00B31C40">
        <w:trPr>
          <w:jc w:val="center"/>
        </w:trPr>
        <w:tc>
          <w:tcPr>
            <w:tcW w:w="747" w:type="pct"/>
            <w:vAlign w:val="bottom"/>
          </w:tcPr>
          <w:p w14:paraId="7B14982B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5965D8" w:rsidRPr="002B6140" w14:paraId="3E26B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6C1253EF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414ED4C0" w14:textId="77777777" w:rsidTr="00B31C40">
        <w:trPr>
          <w:jc w:val="center"/>
        </w:trPr>
        <w:tc>
          <w:tcPr>
            <w:tcW w:w="747" w:type="pct"/>
            <w:vAlign w:val="bottom"/>
          </w:tcPr>
          <w:p w14:paraId="6E83A815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5965D8" w:rsidRPr="002B6140" w14:paraId="619C9305" w14:textId="77777777" w:rsidTr="00B31C40">
        <w:trPr>
          <w:jc w:val="center"/>
        </w:trPr>
        <w:tc>
          <w:tcPr>
            <w:tcW w:w="747" w:type="pct"/>
            <w:vAlign w:val="bottom"/>
          </w:tcPr>
          <w:p w14:paraId="084498A7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5965D8" w:rsidRPr="002B6140" w14:paraId="1AA59BB8" w14:textId="77777777" w:rsidTr="00B31C40">
        <w:trPr>
          <w:jc w:val="center"/>
        </w:trPr>
        <w:tc>
          <w:tcPr>
            <w:tcW w:w="747" w:type="pct"/>
            <w:vAlign w:val="bottom"/>
          </w:tcPr>
          <w:p w14:paraId="4EC0FFE8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5965D8" w:rsidRPr="002B6140" w14:paraId="0533FD9B" w14:textId="77777777" w:rsidTr="00B31C40">
        <w:trPr>
          <w:jc w:val="center"/>
        </w:trPr>
        <w:tc>
          <w:tcPr>
            <w:tcW w:w="747" w:type="pct"/>
            <w:vAlign w:val="bottom"/>
          </w:tcPr>
          <w:p w14:paraId="5E53AE32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5965D8" w:rsidRPr="002B6140" w14:paraId="5C37B9AA" w14:textId="77777777" w:rsidTr="00B31C40">
        <w:trPr>
          <w:jc w:val="center"/>
        </w:trPr>
        <w:tc>
          <w:tcPr>
            <w:tcW w:w="747" w:type="pct"/>
            <w:vAlign w:val="bottom"/>
          </w:tcPr>
          <w:p w14:paraId="3694E1E0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5965D8" w:rsidRPr="002B6140" w14:paraId="55464A32" w14:textId="77777777" w:rsidTr="00B31C40">
        <w:trPr>
          <w:jc w:val="center"/>
        </w:trPr>
        <w:tc>
          <w:tcPr>
            <w:tcW w:w="747" w:type="pct"/>
            <w:vAlign w:val="bottom"/>
          </w:tcPr>
          <w:p w14:paraId="60DA96FB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5965D8" w:rsidRPr="002B6140" w14:paraId="71AEA2CB" w14:textId="77777777" w:rsidTr="00B31C40">
        <w:trPr>
          <w:jc w:val="center"/>
        </w:trPr>
        <w:tc>
          <w:tcPr>
            <w:tcW w:w="747" w:type="pct"/>
            <w:vAlign w:val="bottom"/>
          </w:tcPr>
          <w:p w14:paraId="049934D6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5965D8" w:rsidRPr="002B6140" w14:paraId="73F7FD03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82701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5965D8" w:rsidRPr="002B6140" w14:paraId="432E9FCA" w14:textId="77777777" w:rsidTr="00B31C40">
        <w:trPr>
          <w:jc w:val="center"/>
        </w:trPr>
        <w:tc>
          <w:tcPr>
            <w:tcW w:w="747" w:type="pct"/>
            <w:vAlign w:val="bottom"/>
          </w:tcPr>
          <w:p w14:paraId="0BB2594C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080E0EB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1E56E27D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EE7A5B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3B54AF0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5965D8" w:rsidRPr="002B6140" w14:paraId="19C01C3E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C9AF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5965D8" w:rsidRPr="002B6140" w14:paraId="7CDE0564" w14:textId="77777777" w:rsidTr="00B31C40">
        <w:trPr>
          <w:jc w:val="center"/>
        </w:trPr>
        <w:tc>
          <w:tcPr>
            <w:tcW w:w="747" w:type="pct"/>
            <w:vAlign w:val="bottom"/>
          </w:tcPr>
          <w:p w14:paraId="7A0833A9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5965D8" w:rsidRPr="002B6140" w14:paraId="24F08929" w14:textId="77777777" w:rsidTr="00B31C40">
        <w:trPr>
          <w:jc w:val="center"/>
        </w:trPr>
        <w:tc>
          <w:tcPr>
            <w:tcW w:w="747" w:type="pct"/>
            <w:vAlign w:val="bottom"/>
          </w:tcPr>
          <w:p w14:paraId="6C81BA7F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965D8" w:rsidRPr="002B6140" w14:paraId="1A516B84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AABAF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69327B21" w14:textId="77777777" w:rsidTr="00B31C40">
        <w:trPr>
          <w:jc w:val="center"/>
        </w:trPr>
        <w:tc>
          <w:tcPr>
            <w:tcW w:w="747" w:type="pct"/>
            <w:vAlign w:val="bottom"/>
          </w:tcPr>
          <w:p w14:paraId="4096588E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5965D8" w:rsidRPr="002B6140" w14:paraId="65B568A7" w14:textId="77777777" w:rsidTr="00B31C40">
        <w:trPr>
          <w:jc w:val="center"/>
        </w:trPr>
        <w:tc>
          <w:tcPr>
            <w:tcW w:w="747" w:type="pct"/>
            <w:vAlign w:val="bottom"/>
          </w:tcPr>
          <w:p w14:paraId="50AAA310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5965D8" w:rsidRPr="002B6140" w14:paraId="389052D7" w14:textId="77777777" w:rsidTr="00B31C40">
        <w:trPr>
          <w:jc w:val="center"/>
        </w:trPr>
        <w:tc>
          <w:tcPr>
            <w:tcW w:w="747" w:type="pct"/>
            <w:vAlign w:val="bottom"/>
          </w:tcPr>
          <w:p w14:paraId="7B7CAD00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5965D8" w:rsidRPr="002B6140" w14:paraId="15400128" w14:textId="77777777" w:rsidTr="00B31C40">
        <w:trPr>
          <w:jc w:val="center"/>
        </w:trPr>
        <w:tc>
          <w:tcPr>
            <w:tcW w:w="747" w:type="pct"/>
            <w:vAlign w:val="bottom"/>
          </w:tcPr>
          <w:p w14:paraId="13C6E4A4" w14:textId="77777777" w:rsidR="005965D8" w:rsidRPr="002B6140" w:rsidRDefault="00DB101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5965D8" w:rsidRPr="002B6140" w14:paraId="04FB684C" w14:textId="77777777" w:rsidTr="00B31C40">
        <w:trPr>
          <w:jc w:val="center"/>
        </w:trPr>
        <w:tc>
          <w:tcPr>
            <w:tcW w:w="747" w:type="pct"/>
            <w:vAlign w:val="bottom"/>
          </w:tcPr>
          <w:p w14:paraId="53791BD2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5965D8" w:rsidRPr="002B6140" w14:paraId="22F6017D" w14:textId="77777777" w:rsidTr="00B31C40">
        <w:trPr>
          <w:jc w:val="center"/>
        </w:trPr>
        <w:tc>
          <w:tcPr>
            <w:tcW w:w="747" w:type="pct"/>
            <w:vAlign w:val="bottom"/>
          </w:tcPr>
          <w:p w14:paraId="3BDCCE01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5965D8" w:rsidRPr="002B6140" w14:paraId="6E5EBDE4" w14:textId="77777777" w:rsidTr="00B31C40">
        <w:trPr>
          <w:jc w:val="center"/>
        </w:trPr>
        <w:tc>
          <w:tcPr>
            <w:tcW w:w="747" w:type="pct"/>
            <w:vAlign w:val="bottom"/>
          </w:tcPr>
          <w:p w14:paraId="52A3CB23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5965D8" w:rsidRPr="002B6140" w14:paraId="49BCB51A" w14:textId="77777777" w:rsidTr="00B31C40">
        <w:trPr>
          <w:jc w:val="center"/>
        </w:trPr>
        <w:tc>
          <w:tcPr>
            <w:tcW w:w="747" w:type="pct"/>
            <w:vAlign w:val="bottom"/>
          </w:tcPr>
          <w:p w14:paraId="43A7B948" w14:textId="77777777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5965D8" w:rsidRPr="002B6140" w14:paraId="579AD4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77C78B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23C1093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3F8B339C" w:rsidR="005965D8" w:rsidRPr="002B6140" w:rsidRDefault="00DB101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976D6B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5AE2FD2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83C1D4D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086D9A" w:rsidRPr="002B6140" w14:paraId="0DAA57EA" w14:textId="77777777" w:rsidTr="00B31C40">
        <w:trPr>
          <w:jc w:val="center"/>
        </w:trPr>
        <w:tc>
          <w:tcPr>
            <w:tcW w:w="747" w:type="pct"/>
            <w:vAlign w:val="bottom"/>
          </w:tcPr>
          <w:p w14:paraId="053CCFE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086D9A" w:rsidRPr="002B6140" w14:paraId="2CA251CC" w14:textId="77777777" w:rsidTr="00B31C40">
        <w:trPr>
          <w:jc w:val="center"/>
        </w:trPr>
        <w:tc>
          <w:tcPr>
            <w:tcW w:w="747" w:type="pct"/>
            <w:vAlign w:val="bottom"/>
          </w:tcPr>
          <w:p w14:paraId="5AFB6F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086D9A" w:rsidRPr="002B6140" w14:paraId="78E0A97E" w14:textId="77777777" w:rsidTr="00B31C40">
        <w:trPr>
          <w:jc w:val="center"/>
        </w:trPr>
        <w:tc>
          <w:tcPr>
            <w:tcW w:w="747" w:type="pct"/>
            <w:vAlign w:val="bottom"/>
          </w:tcPr>
          <w:p w14:paraId="6A28C132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14562D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DD34FBE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086D9A" w:rsidRPr="002B6140" w14:paraId="0563533F" w14:textId="77777777" w:rsidTr="00B31C40">
        <w:trPr>
          <w:jc w:val="center"/>
        </w:trPr>
        <w:tc>
          <w:tcPr>
            <w:tcW w:w="747" w:type="pct"/>
            <w:vAlign w:val="bottom"/>
          </w:tcPr>
          <w:p w14:paraId="492C5DFF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086D9A" w:rsidRPr="002B6140" w14:paraId="132797B9" w14:textId="77777777" w:rsidTr="00B31C40">
        <w:trPr>
          <w:jc w:val="center"/>
        </w:trPr>
        <w:tc>
          <w:tcPr>
            <w:tcW w:w="747" w:type="pct"/>
            <w:vAlign w:val="bottom"/>
          </w:tcPr>
          <w:p w14:paraId="4E7D393B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086D9A" w:rsidRPr="002B6140" w14:paraId="58EE36C0" w14:textId="77777777" w:rsidTr="00B31C40">
        <w:trPr>
          <w:jc w:val="center"/>
        </w:trPr>
        <w:tc>
          <w:tcPr>
            <w:tcW w:w="747" w:type="pct"/>
            <w:vAlign w:val="bottom"/>
          </w:tcPr>
          <w:p w14:paraId="70F446B5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086D9A" w:rsidRPr="002B6140" w14:paraId="6C26A4A5" w14:textId="77777777" w:rsidTr="00B31C40">
        <w:trPr>
          <w:jc w:val="center"/>
        </w:trPr>
        <w:tc>
          <w:tcPr>
            <w:tcW w:w="747" w:type="pct"/>
            <w:vAlign w:val="bottom"/>
          </w:tcPr>
          <w:p w14:paraId="45B7496D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086D9A" w:rsidRPr="002B6140" w14:paraId="74E7E460" w14:textId="77777777" w:rsidTr="00B31C40">
        <w:trPr>
          <w:jc w:val="center"/>
        </w:trPr>
        <w:tc>
          <w:tcPr>
            <w:tcW w:w="747" w:type="pct"/>
            <w:vAlign w:val="bottom"/>
          </w:tcPr>
          <w:p w14:paraId="218734BF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086D9A" w:rsidRPr="002B6140" w14:paraId="2054B9CD" w14:textId="77777777" w:rsidTr="00B31C40">
        <w:trPr>
          <w:jc w:val="center"/>
        </w:trPr>
        <w:tc>
          <w:tcPr>
            <w:tcW w:w="747" w:type="pct"/>
            <w:vAlign w:val="bottom"/>
          </w:tcPr>
          <w:p w14:paraId="7F313E44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086D9A" w:rsidRPr="002B6140" w14:paraId="55B976CB" w14:textId="77777777" w:rsidTr="00B31C40">
        <w:trPr>
          <w:jc w:val="center"/>
        </w:trPr>
        <w:tc>
          <w:tcPr>
            <w:tcW w:w="747" w:type="pct"/>
            <w:vAlign w:val="bottom"/>
          </w:tcPr>
          <w:p w14:paraId="6D68C18A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086D9A" w:rsidRPr="002B6140" w14:paraId="3DF0AA1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0F3F75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086D9A" w:rsidRPr="002B6140" w14:paraId="5FD7F8FE" w14:textId="77777777" w:rsidTr="00B31C40">
        <w:trPr>
          <w:jc w:val="center"/>
        </w:trPr>
        <w:tc>
          <w:tcPr>
            <w:tcW w:w="747" w:type="pct"/>
            <w:vAlign w:val="bottom"/>
          </w:tcPr>
          <w:p w14:paraId="54BAA28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086D9A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6583BAB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099E2ADD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5D8164B0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S1.6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17D3BCB3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7E5389B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086D9A" w:rsidRPr="002B6140" w14:paraId="5B76F4AE" w14:textId="77777777" w:rsidTr="00B31C40">
        <w:trPr>
          <w:jc w:val="center"/>
        </w:trPr>
        <w:tc>
          <w:tcPr>
            <w:tcW w:w="747" w:type="pct"/>
            <w:vAlign w:val="bottom"/>
          </w:tcPr>
          <w:p w14:paraId="65D84F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086D9A" w:rsidRPr="002B6140" w14:paraId="6F949082" w14:textId="77777777" w:rsidTr="00B31C40">
        <w:trPr>
          <w:jc w:val="center"/>
        </w:trPr>
        <w:tc>
          <w:tcPr>
            <w:tcW w:w="747" w:type="pct"/>
            <w:vAlign w:val="bottom"/>
          </w:tcPr>
          <w:p w14:paraId="7D959C4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86D9A" w:rsidRPr="002B6140" w14:paraId="0E4D7EF5" w14:textId="77777777" w:rsidTr="00B31C40">
        <w:trPr>
          <w:jc w:val="center"/>
        </w:trPr>
        <w:tc>
          <w:tcPr>
            <w:tcW w:w="747" w:type="pct"/>
            <w:vAlign w:val="bottom"/>
          </w:tcPr>
          <w:p w14:paraId="3178B58D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E61DEB4" w14:textId="77777777" w:rsidTr="00B31C40">
        <w:trPr>
          <w:jc w:val="center"/>
        </w:trPr>
        <w:tc>
          <w:tcPr>
            <w:tcW w:w="747" w:type="pct"/>
            <w:vAlign w:val="bottom"/>
          </w:tcPr>
          <w:p w14:paraId="4E0C4190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086D9A" w:rsidRPr="002B6140" w14:paraId="3162ABA3" w14:textId="77777777" w:rsidTr="00B31C40">
        <w:trPr>
          <w:jc w:val="center"/>
        </w:trPr>
        <w:tc>
          <w:tcPr>
            <w:tcW w:w="747" w:type="pct"/>
            <w:vAlign w:val="bottom"/>
          </w:tcPr>
          <w:p w14:paraId="1BA98778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086D9A" w:rsidRPr="002B6140" w14:paraId="28FD94B4" w14:textId="77777777" w:rsidTr="00B31C40">
        <w:trPr>
          <w:jc w:val="center"/>
        </w:trPr>
        <w:tc>
          <w:tcPr>
            <w:tcW w:w="747" w:type="pct"/>
            <w:vAlign w:val="bottom"/>
          </w:tcPr>
          <w:p w14:paraId="315F5845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086D9A" w:rsidRPr="002B6140" w14:paraId="50389904" w14:textId="77777777" w:rsidTr="00B31C40">
        <w:trPr>
          <w:jc w:val="center"/>
        </w:trPr>
        <w:tc>
          <w:tcPr>
            <w:tcW w:w="747" w:type="pct"/>
            <w:vAlign w:val="bottom"/>
          </w:tcPr>
          <w:p w14:paraId="233E986E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086D9A" w:rsidRPr="002B6140" w14:paraId="0C5C0A06" w14:textId="77777777" w:rsidTr="00B31C40">
        <w:trPr>
          <w:jc w:val="center"/>
        </w:trPr>
        <w:tc>
          <w:tcPr>
            <w:tcW w:w="747" w:type="pct"/>
            <w:vAlign w:val="bottom"/>
          </w:tcPr>
          <w:p w14:paraId="2653054C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086D9A" w:rsidRPr="002B6140" w14:paraId="0EABC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41F942D9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0F84357" w14:textId="77777777" w:rsidTr="00B31C40">
        <w:trPr>
          <w:jc w:val="center"/>
        </w:trPr>
        <w:tc>
          <w:tcPr>
            <w:tcW w:w="747" w:type="pct"/>
            <w:vAlign w:val="bottom"/>
          </w:tcPr>
          <w:p w14:paraId="6E5D35AB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086D9A" w:rsidRPr="002B6140" w14:paraId="7ACF9208" w14:textId="77777777" w:rsidTr="00B31C40">
        <w:trPr>
          <w:jc w:val="center"/>
        </w:trPr>
        <w:tc>
          <w:tcPr>
            <w:tcW w:w="747" w:type="pct"/>
            <w:vAlign w:val="bottom"/>
          </w:tcPr>
          <w:p w14:paraId="4F3C0372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86D9A" w:rsidRPr="002B6140" w14:paraId="13D6DC04" w14:textId="77777777" w:rsidTr="00B31C40">
        <w:trPr>
          <w:jc w:val="center"/>
        </w:trPr>
        <w:tc>
          <w:tcPr>
            <w:tcW w:w="747" w:type="pct"/>
            <w:vAlign w:val="bottom"/>
          </w:tcPr>
          <w:p w14:paraId="0822435E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086D9A" w:rsidRPr="002B6140" w14:paraId="4575DBA4" w14:textId="77777777" w:rsidTr="00B31C40">
        <w:trPr>
          <w:jc w:val="center"/>
        </w:trPr>
        <w:tc>
          <w:tcPr>
            <w:tcW w:w="747" w:type="pct"/>
            <w:vAlign w:val="bottom"/>
          </w:tcPr>
          <w:p w14:paraId="34C34A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086D9A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066C672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07BE051C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5A03A92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S1.7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311089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2CBCB35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86D9A" w:rsidRPr="002B6140" w14:paraId="4B239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5E3A041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086D9A" w:rsidRPr="002B6140" w14:paraId="6016489D" w14:textId="77777777" w:rsidTr="00B31C40">
        <w:trPr>
          <w:jc w:val="center"/>
        </w:trPr>
        <w:tc>
          <w:tcPr>
            <w:tcW w:w="747" w:type="pct"/>
            <w:vAlign w:val="bottom"/>
          </w:tcPr>
          <w:p w14:paraId="2FA1120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086D9A" w:rsidRPr="002B6140" w14:paraId="37D08E34" w14:textId="77777777" w:rsidTr="00B31C40">
        <w:trPr>
          <w:jc w:val="center"/>
        </w:trPr>
        <w:tc>
          <w:tcPr>
            <w:tcW w:w="747" w:type="pct"/>
            <w:vAlign w:val="bottom"/>
          </w:tcPr>
          <w:p w14:paraId="51EC9B9B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36039ACB" w14:textId="77777777" w:rsidTr="00B31C40">
        <w:trPr>
          <w:jc w:val="center"/>
        </w:trPr>
        <w:tc>
          <w:tcPr>
            <w:tcW w:w="747" w:type="pct"/>
            <w:vAlign w:val="bottom"/>
          </w:tcPr>
          <w:p w14:paraId="56EC3CE7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0B5EE675" w14:textId="77777777" w:rsidTr="00B31C40">
        <w:trPr>
          <w:jc w:val="center"/>
        </w:trPr>
        <w:tc>
          <w:tcPr>
            <w:tcW w:w="747" w:type="pct"/>
            <w:vAlign w:val="bottom"/>
          </w:tcPr>
          <w:p w14:paraId="43563B7B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086D9A" w:rsidRPr="002B6140" w14:paraId="6207A8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CB07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086D9A" w:rsidRPr="002B6140" w14:paraId="44D3AAB8" w14:textId="77777777" w:rsidTr="00B31C40">
        <w:trPr>
          <w:jc w:val="center"/>
        </w:trPr>
        <w:tc>
          <w:tcPr>
            <w:tcW w:w="747" w:type="pct"/>
            <w:vAlign w:val="bottom"/>
          </w:tcPr>
          <w:p w14:paraId="5AE82473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086D9A" w:rsidRPr="002B6140" w14:paraId="62A54F1C" w14:textId="77777777" w:rsidTr="00B31C40">
        <w:trPr>
          <w:jc w:val="center"/>
        </w:trPr>
        <w:tc>
          <w:tcPr>
            <w:tcW w:w="747" w:type="pct"/>
            <w:vAlign w:val="bottom"/>
          </w:tcPr>
          <w:p w14:paraId="07493475" w14:textId="77777777" w:rsidR="00086D9A" w:rsidRPr="002B6140" w:rsidRDefault="00DB101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086D9A" w:rsidRPr="002B6140" w14:paraId="0C874F7E" w14:textId="77777777" w:rsidTr="00B31C40">
        <w:trPr>
          <w:jc w:val="center"/>
        </w:trPr>
        <w:tc>
          <w:tcPr>
            <w:tcW w:w="747" w:type="pct"/>
            <w:vAlign w:val="bottom"/>
          </w:tcPr>
          <w:p w14:paraId="7AD8D5F0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086D9A" w:rsidRPr="002B6140" w14:paraId="34671EF9" w14:textId="77777777" w:rsidTr="00B31C40">
        <w:trPr>
          <w:jc w:val="center"/>
        </w:trPr>
        <w:tc>
          <w:tcPr>
            <w:tcW w:w="747" w:type="pct"/>
            <w:vAlign w:val="bottom"/>
          </w:tcPr>
          <w:p w14:paraId="3E015E5A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086D9A" w:rsidRPr="002B6140" w14:paraId="28D4AB29" w14:textId="77777777" w:rsidTr="00B31C40">
        <w:trPr>
          <w:jc w:val="center"/>
        </w:trPr>
        <w:tc>
          <w:tcPr>
            <w:tcW w:w="747" w:type="pct"/>
            <w:vAlign w:val="bottom"/>
          </w:tcPr>
          <w:p w14:paraId="731C0308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086D9A" w:rsidRPr="002B6140" w14:paraId="09EECCB5" w14:textId="77777777" w:rsidTr="00B31C40">
        <w:trPr>
          <w:jc w:val="center"/>
        </w:trPr>
        <w:tc>
          <w:tcPr>
            <w:tcW w:w="747" w:type="pct"/>
            <w:vAlign w:val="bottom"/>
          </w:tcPr>
          <w:p w14:paraId="01B7022A" w14:textId="77777777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086D9A" w:rsidRPr="002B6140" w14:paraId="3DA008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92FFAC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5210A98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64459ABB" w:rsidR="00086D9A" w:rsidRPr="002B6140" w:rsidRDefault="00DB101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S1.8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A569D8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4F8DF457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003D061" w14:textId="77777777" w:rsidTr="00B31C40">
        <w:trPr>
          <w:jc w:val="center"/>
        </w:trPr>
        <w:tc>
          <w:tcPr>
            <w:tcW w:w="747" w:type="pct"/>
            <w:vAlign w:val="bottom"/>
          </w:tcPr>
          <w:p w14:paraId="13E39E3A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0E47A0" w:rsidRPr="002B6140" w14:paraId="55D7CEFA" w14:textId="77777777" w:rsidTr="00B31C40">
        <w:trPr>
          <w:jc w:val="center"/>
        </w:trPr>
        <w:tc>
          <w:tcPr>
            <w:tcW w:w="747" w:type="pct"/>
            <w:vAlign w:val="bottom"/>
          </w:tcPr>
          <w:p w14:paraId="3D5E05A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E47A0" w:rsidRPr="002B6140" w14:paraId="6E124530" w14:textId="77777777" w:rsidTr="00B31C40">
        <w:trPr>
          <w:jc w:val="center"/>
        </w:trPr>
        <w:tc>
          <w:tcPr>
            <w:tcW w:w="747" w:type="pct"/>
            <w:vAlign w:val="bottom"/>
          </w:tcPr>
          <w:p w14:paraId="532C21DD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505AF23E" w14:textId="77777777" w:rsidTr="00B31C40">
        <w:trPr>
          <w:jc w:val="center"/>
        </w:trPr>
        <w:tc>
          <w:tcPr>
            <w:tcW w:w="747" w:type="pct"/>
            <w:vAlign w:val="bottom"/>
          </w:tcPr>
          <w:p w14:paraId="4DF539A6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9B471C5" w14:textId="77777777" w:rsidTr="00B31C40">
        <w:trPr>
          <w:jc w:val="center"/>
        </w:trPr>
        <w:tc>
          <w:tcPr>
            <w:tcW w:w="747" w:type="pct"/>
            <w:vAlign w:val="bottom"/>
          </w:tcPr>
          <w:p w14:paraId="4C0C02D3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E47A0" w:rsidRPr="002B6140" w14:paraId="3245229F" w14:textId="77777777" w:rsidTr="00B31C40">
        <w:trPr>
          <w:jc w:val="center"/>
        </w:trPr>
        <w:tc>
          <w:tcPr>
            <w:tcW w:w="747" w:type="pct"/>
            <w:vAlign w:val="bottom"/>
          </w:tcPr>
          <w:p w14:paraId="0A7D5854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0E47A0" w:rsidRPr="002B6140" w14:paraId="38706C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14DFFF6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0E47A0" w:rsidRPr="002B6140" w14:paraId="4A87A320" w14:textId="77777777" w:rsidTr="00B31C40">
        <w:trPr>
          <w:jc w:val="center"/>
        </w:trPr>
        <w:tc>
          <w:tcPr>
            <w:tcW w:w="747" w:type="pct"/>
            <w:vAlign w:val="bottom"/>
          </w:tcPr>
          <w:p w14:paraId="4C10CCD8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0E47A0" w:rsidRPr="002B6140" w14:paraId="5F5A2879" w14:textId="77777777" w:rsidTr="00B31C40">
        <w:trPr>
          <w:jc w:val="center"/>
        </w:trPr>
        <w:tc>
          <w:tcPr>
            <w:tcW w:w="747" w:type="pct"/>
            <w:vAlign w:val="bottom"/>
          </w:tcPr>
          <w:p w14:paraId="5089D844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0E47A0" w:rsidRPr="002B6140" w14:paraId="5F733611" w14:textId="77777777" w:rsidTr="00B31C40">
        <w:trPr>
          <w:jc w:val="center"/>
        </w:trPr>
        <w:tc>
          <w:tcPr>
            <w:tcW w:w="747" w:type="pct"/>
            <w:vAlign w:val="bottom"/>
          </w:tcPr>
          <w:p w14:paraId="20CF8E97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0E47A0" w:rsidRPr="002B6140" w14:paraId="49173A95" w14:textId="77777777" w:rsidTr="00B31C40">
        <w:trPr>
          <w:jc w:val="center"/>
        </w:trPr>
        <w:tc>
          <w:tcPr>
            <w:tcW w:w="747" w:type="pct"/>
            <w:vAlign w:val="bottom"/>
          </w:tcPr>
          <w:p w14:paraId="61EE0A9B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0E47A0" w:rsidRPr="002B6140" w14:paraId="59AD02E6" w14:textId="77777777" w:rsidTr="00B31C40">
        <w:trPr>
          <w:jc w:val="center"/>
        </w:trPr>
        <w:tc>
          <w:tcPr>
            <w:tcW w:w="747" w:type="pct"/>
            <w:vAlign w:val="bottom"/>
          </w:tcPr>
          <w:p w14:paraId="1B2F351B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0E47A0" w:rsidRPr="002B6140" w14:paraId="69799748" w14:textId="77777777" w:rsidTr="00B31C40">
        <w:trPr>
          <w:jc w:val="center"/>
        </w:trPr>
        <w:tc>
          <w:tcPr>
            <w:tcW w:w="747" w:type="pct"/>
            <w:vAlign w:val="bottom"/>
          </w:tcPr>
          <w:p w14:paraId="5D5516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6175B3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49143B28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175D56E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S1.9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532E5C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5F1B07DC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9D55B54" w14:textId="77777777" w:rsidTr="00B31C40">
        <w:trPr>
          <w:jc w:val="center"/>
        </w:trPr>
        <w:tc>
          <w:tcPr>
            <w:tcW w:w="747" w:type="pct"/>
            <w:vAlign w:val="bottom"/>
          </w:tcPr>
          <w:p w14:paraId="2B096B7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0E47A0" w:rsidRPr="002B6140" w14:paraId="6891BC43" w14:textId="77777777" w:rsidTr="00B31C40">
        <w:trPr>
          <w:jc w:val="center"/>
        </w:trPr>
        <w:tc>
          <w:tcPr>
            <w:tcW w:w="747" w:type="pct"/>
            <w:vAlign w:val="bottom"/>
          </w:tcPr>
          <w:p w14:paraId="691D936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0E47A0" w:rsidRPr="002B6140" w14:paraId="4FA710B8" w14:textId="77777777" w:rsidTr="00B31C40">
        <w:trPr>
          <w:jc w:val="center"/>
        </w:trPr>
        <w:tc>
          <w:tcPr>
            <w:tcW w:w="747" w:type="pct"/>
            <w:vAlign w:val="bottom"/>
          </w:tcPr>
          <w:p w14:paraId="39F03679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35AFF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9485F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42D60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3A02AEE4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0E47A0" w:rsidRPr="002B6140" w14:paraId="7D0C7B56" w14:textId="77777777" w:rsidTr="00B31C40">
        <w:trPr>
          <w:jc w:val="center"/>
        </w:trPr>
        <w:tc>
          <w:tcPr>
            <w:tcW w:w="747" w:type="pct"/>
            <w:vAlign w:val="bottom"/>
          </w:tcPr>
          <w:p w14:paraId="27405C46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0E47A0" w:rsidRPr="002B6140" w14:paraId="6ECEC641" w14:textId="77777777" w:rsidTr="00B31C40">
        <w:trPr>
          <w:jc w:val="center"/>
        </w:trPr>
        <w:tc>
          <w:tcPr>
            <w:tcW w:w="747" w:type="pct"/>
            <w:vAlign w:val="bottom"/>
          </w:tcPr>
          <w:p w14:paraId="62E47E5D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0E47A0" w:rsidRPr="002B6140" w14:paraId="5B0E8D86" w14:textId="77777777" w:rsidTr="00B31C40">
        <w:trPr>
          <w:jc w:val="center"/>
        </w:trPr>
        <w:tc>
          <w:tcPr>
            <w:tcW w:w="747" w:type="pct"/>
            <w:vAlign w:val="bottom"/>
          </w:tcPr>
          <w:p w14:paraId="0D98AF1E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0E47A0" w:rsidRPr="002B6140" w14:paraId="40604178" w14:textId="77777777" w:rsidTr="00B31C40">
        <w:trPr>
          <w:jc w:val="center"/>
        </w:trPr>
        <w:tc>
          <w:tcPr>
            <w:tcW w:w="747" w:type="pct"/>
            <w:vAlign w:val="bottom"/>
          </w:tcPr>
          <w:p w14:paraId="58582E43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0E47A0" w:rsidRPr="002B6140" w14:paraId="3F74A99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BC80BE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0E47A0" w:rsidRPr="002B6140" w14:paraId="598EF895" w14:textId="77777777" w:rsidTr="00B31C40">
        <w:trPr>
          <w:jc w:val="center"/>
        </w:trPr>
        <w:tc>
          <w:tcPr>
            <w:tcW w:w="747" w:type="pct"/>
            <w:vAlign w:val="bottom"/>
          </w:tcPr>
          <w:p w14:paraId="799B7805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0E47A0" w:rsidRPr="002B6140" w14:paraId="2A6DDDE0" w14:textId="77777777" w:rsidTr="00B31C40">
        <w:trPr>
          <w:jc w:val="center"/>
        </w:trPr>
        <w:tc>
          <w:tcPr>
            <w:tcW w:w="747" w:type="pct"/>
            <w:vAlign w:val="bottom"/>
          </w:tcPr>
          <w:p w14:paraId="5CE34E82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0E47A0" w:rsidRPr="002B6140" w14:paraId="3601ABB5" w14:textId="77777777" w:rsidTr="00B31C40">
        <w:trPr>
          <w:jc w:val="center"/>
        </w:trPr>
        <w:tc>
          <w:tcPr>
            <w:tcW w:w="747" w:type="pct"/>
            <w:vAlign w:val="bottom"/>
          </w:tcPr>
          <w:p w14:paraId="53E5AA8C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FC20B8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223FFAFA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S1.10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40FB70D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662E376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E47A0" w:rsidRPr="002B6140" w14:paraId="6CACFF64" w14:textId="77777777" w:rsidTr="00B31C40">
        <w:trPr>
          <w:jc w:val="center"/>
        </w:trPr>
        <w:tc>
          <w:tcPr>
            <w:tcW w:w="747" w:type="pct"/>
            <w:vAlign w:val="bottom"/>
          </w:tcPr>
          <w:p w14:paraId="1611806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0E47A0" w:rsidRPr="002B6140" w14:paraId="62BF73DD" w14:textId="77777777" w:rsidTr="00B31C40">
        <w:trPr>
          <w:jc w:val="center"/>
        </w:trPr>
        <w:tc>
          <w:tcPr>
            <w:tcW w:w="747" w:type="pct"/>
            <w:vAlign w:val="bottom"/>
          </w:tcPr>
          <w:p w14:paraId="43CE8EF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0E47A0" w:rsidRPr="002B6140" w14:paraId="5285BBB6" w14:textId="77777777" w:rsidTr="00B31C40">
        <w:trPr>
          <w:jc w:val="center"/>
        </w:trPr>
        <w:tc>
          <w:tcPr>
            <w:tcW w:w="747" w:type="pct"/>
            <w:vAlign w:val="bottom"/>
          </w:tcPr>
          <w:p w14:paraId="65CCD17B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45F1DED3" w14:textId="77777777" w:rsidTr="00B31C40">
        <w:trPr>
          <w:jc w:val="center"/>
        </w:trPr>
        <w:tc>
          <w:tcPr>
            <w:tcW w:w="747" w:type="pct"/>
            <w:vAlign w:val="bottom"/>
          </w:tcPr>
          <w:p w14:paraId="6F7F0A3C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043A247" w14:textId="77777777" w:rsidTr="00B31C40">
        <w:trPr>
          <w:jc w:val="center"/>
        </w:trPr>
        <w:tc>
          <w:tcPr>
            <w:tcW w:w="747" w:type="pct"/>
            <w:vAlign w:val="bottom"/>
          </w:tcPr>
          <w:p w14:paraId="6AFE31AC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0E47A0" w:rsidRPr="002B6140" w14:paraId="610EE312" w14:textId="77777777" w:rsidTr="00B31C40">
        <w:trPr>
          <w:jc w:val="center"/>
        </w:trPr>
        <w:tc>
          <w:tcPr>
            <w:tcW w:w="747" w:type="pct"/>
            <w:vAlign w:val="bottom"/>
          </w:tcPr>
          <w:p w14:paraId="5DB53CF5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0E47A0" w:rsidRPr="002B6140" w14:paraId="68EFB5C6" w14:textId="77777777" w:rsidTr="00B31C40">
        <w:trPr>
          <w:jc w:val="center"/>
        </w:trPr>
        <w:tc>
          <w:tcPr>
            <w:tcW w:w="747" w:type="pct"/>
            <w:vAlign w:val="bottom"/>
          </w:tcPr>
          <w:p w14:paraId="132A0148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0E47A0" w:rsidRPr="002B6140" w14:paraId="49ED5D59" w14:textId="77777777" w:rsidTr="00B31C40">
        <w:trPr>
          <w:jc w:val="center"/>
        </w:trPr>
        <w:tc>
          <w:tcPr>
            <w:tcW w:w="747" w:type="pct"/>
            <w:vAlign w:val="bottom"/>
          </w:tcPr>
          <w:p w14:paraId="4F1D681C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0E47A0" w:rsidRPr="002B6140" w14:paraId="29A4E844" w14:textId="77777777" w:rsidTr="00B31C40">
        <w:trPr>
          <w:jc w:val="center"/>
        </w:trPr>
        <w:tc>
          <w:tcPr>
            <w:tcW w:w="747" w:type="pct"/>
            <w:vAlign w:val="bottom"/>
          </w:tcPr>
          <w:p w14:paraId="3222F25B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0E47A0" w:rsidRPr="002B6140" w14:paraId="15EAB541" w14:textId="77777777" w:rsidTr="00B31C40">
        <w:trPr>
          <w:jc w:val="center"/>
        </w:trPr>
        <w:tc>
          <w:tcPr>
            <w:tcW w:w="747" w:type="pct"/>
            <w:vAlign w:val="bottom"/>
          </w:tcPr>
          <w:p w14:paraId="366F2FC7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0E47A0" w:rsidRPr="002B6140" w14:paraId="6B6B6D56" w14:textId="77777777" w:rsidTr="00B31C40">
        <w:trPr>
          <w:jc w:val="center"/>
        </w:trPr>
        <w:tc>
          <w:tcPr>
            <w:tcW w:w="747" w:type="pct"/>
            <w:vAlign w:val="bottom"/>
          </w:tcPr>
          <w:p w14:paraId="68382DBE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0E47A0" w:rsidRPr="002B6140" w14:paraId="6BEBC69A" w14:textId="77777777" w:rsidTr="00B31C40">
        <w:trPr>
          <w:jc w:val="center"/>
        </w:trPr>
        <w:tc>
          <w:tcPr>
            <w:tcW w:w="747" w:type="pct"/>
            <w:vAlign w:val="bottom"/>
          </w:tcPr>
          <w:p w14:paraId="134E79FA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51C8417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2EF2A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10BD645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4CBE12C6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0C9A90F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S1.11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29C948E8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02F1D02E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1898F950" w14:textId="77777777" w:rsidTr="00B31C40">
        <w:trPr>
          <w:jc w:val="center"/>
        </w:trPr>
        <w:tc>
          <w:tcPr>
            <w:tcW w:w="747" w:type="pct"/>
            <w:vAlign w:val="bottom"/>
          </w:tcPr>
          <w:p w14:paraId="11CC20B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0E47A0" w:rsidRPr="002B6140" w14:paraId="0E657995" w14:textId="77777777" w:rsidTr="00B31C40">
        <w:trPr>
          <w:jc w:val="center"/>
        </w:trPr>
        <w:tc>
          <w:tcPr>
            <w:tcW w:w="747" w:type="pct"/>
            <w:vAlign w:val="bottom"/>
          </w:tcPr>
          <w:p w14:paraId="3FA1363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0E47A0" w:rsidRPr="002B6140" w14:paraId="3F23C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65F5FD21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177F976A" w14:textId="77777777" w:rsidTr="00B31C40">
        <w:trPr>
          <w:jc w:val="center"/>
        </w:trPr>
        <w:tc>
          <w:tcPr>
            <w:tcW w:w="747" w:type="pct"/>
            <w:vAlign w:val="bottom"/>
          </w:tcPr>
          <w:p w14:paraId="5BBF4243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69E96CDA" w14:textId="77777777" w:rsidTr="00B31C40">
        <w:trPr>
          <w:jc w:val="center"/>
        </w:trPr>
        <w:tc>
          <w:tcPr>
            <w:tcW w:w="747" w:type="pct"/>
            <w:vAlign w:val="bottom"/>
          </w:tcPr>
          <w:p w14:paraId="14E086A4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0E47A0" w:rsidRPr="002B6140" w14:paraId="5DC9FB04" w14:textId="77777777" w:rsidTr="00B31C40">
        <w:trPr>
          <w:jc w:val="center"/>
        </w:trPr>
        <w:tc>
          <w:tcPr>
            <w:tcW w:w="747" w:type="pct"/>
            <w:vAlign w:val="bottom"/>
          </w:tcPr>
          <w:p w14:paraId="3B01DE7B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0E47A0" w:rsidRPr="002B6140" w14:paraId="651D0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28AFB134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0E47A0" w:rsidRPr="002B6140" w14:paraId="663FA48B" w14:textId="77777777" w:rsidTr="00B31C40">
        <w:trPr>
          <w:jc w:val="center"/>
        </w:trPr>
        <w:tc>
          <w:tcPr>
            <w:tcW w:w="747" w:type="pct"/>
            <w:vAlign w:val="bottom"/>
          </w:tcPr>
          <w:p w14:paraId="26B8BF5D" w14:textId="77777777" w:rsidR="000E47A0" w:rsidRPr="002B6140" w:rsidRDefault="00DB101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0E47A0" w:rsidRPr="002B6140" w14:paraId="775E5E9D" w14:textId="77777777" w:rsidTr="00B31C40">
        <w:trPr>
          <w:jc w:val="center"/>
        </w:trPr>
        <w:tc>
          <w:tcPr>
            <w:tcW w:w="747" w:type="pct"/>
            <w:vAlign w:val="bottom"/>
          </w:tcPr>
          <w:p w14:paraId="32984422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E47A0" w:rsidRPr="002B6140" w14:paraId="6EACAFB0" w14:textId="77777777" w:rsidTr="00B31C40">
        <w:trPr>
          <w:jc w:val="center"/>
        </w:trPr>
        <w:tc>
          <w:tcPr>
            <w:tcW w:w="747" w:type="pct"/>
            <w:vAlign w:val="bottom"/>
          </w:tcPr>
          <w:p w14:paraId="7A6097A8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6F601221" w14:textId="77777777" w:rsidTr="00B31C40">
        <w:trPr>
          <w:jc w:val="center"/>
        </w:trPr>
        <w:tc>
          <w:tcPr>
            <w:tcW w:w="747" w:type="pct"/>
            <w:vAlign w:val="bottom"/>
          </w:tcPr>
          <w:p w14:paraId="71DCF6F5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E47A0" w:rsidRPr="002B6140" w14:paraId="6CC14F57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47E5D" w14:textId="77777777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E47A0" w:rsidRPr="002B6140" w14:paraId="21A8469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0DBD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24F6929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2261765B" w:rsidR="000E47A0" w:rsidRPr="002B6140" w:rsidRDefault="00DB101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54BECB74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3456C0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1B74E4F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863C3F" w:rsidRPr="002B6140" w14:paraId="36585D74" w14:textId="77777777" w:rsidTr="00B31C40">
        <w:trPr>
          <w:jc w:val="center"/>
        </w:trPr>
        <w:tc>
          <w:tcPr>
            <w:tcW w:w="747" w:type="pct"/>
            <w:vAlign w:val="bottom"/>
          </w:tcPr>
          <w:p w14:paraId="6E7FF37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863C3F" w:rsidRPr="002B6140" w14:paraId="52E0223F" w14:textId="77777777" w:rsidTr="00B31C40">
        <w:trPr>
          <w:jc w:val="center"/>
        </w:trPr>
        <w:tc>
          <w:tcPr>
            <w:tcW w:w="747" w:type="pct"/>
            <w:vAlign w:val="bottom"/>
          </w:tcPr>
          <w:p w14:paraId="7705EC2D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863C3F" w:rsidRPr="002B6140" w14:paraId="35AB7D9E" w14:textId="77777777" w:rsidTr="00B31C40">
        <w:trPr>
          <w:jc w:val="center"/>
        </w:trPr>
        <w:tc>
          <w:tcPr>
            <w:tcW w:w="747" w:type="pct"/>
            <w:vAlign w:val="bottom"/>
          </w:tcPr>
          <w:p w14:paraId="7B8E9F8D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3F582A55" w14:textId="77777777" w:rsidTr="00B31C40">
        <w:trPr>
          <w:jc w:val="center"/>
        </w:trPr>
        <w:tc>
          <w:tcPr>
            <w:tcW w:w="747" w:type="pct"/>
            <w:vAlign w:val="bottom"/>
          </w:tcPr>
          <w:p w14:paraId="0EFEF14A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31BD68D0" w14:textId="77777777" w:rsidTr="00B31C40">
        <w:trPr>
          <w:jc w:val="center"/>
        </w:trPr>
        <w:tc>
          <w:tcPr>
            <w:tcW w:w="747" w:type="pct"/>
            <w:vAlign w:val="bottom"/>
          </w:tcPr>
          <w:p w14:paraId="345CE41C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863C3F" w:rsidRPr="002B6140" w14:paraId="3CB6E3BB" w14:textId="77777777" w:rsidTr="00B31C40">
        <w:trPr>
          <w:jc w:val="center"/>
        </w:trPr>
        <w:tc>
          <w:tcPr>
            <w:tcW w:w="747" w:type="pct"/>
            <w:vAlign w:val="bottom"/>
          </w:tcPr>
          <w:p w14:paraId="4A6AC16A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863C3F" w:rsidRPr="002B6140" w14:paraId="144DD5A7" w14:textId="77777777" w:rsidTr="00B31C40">
        <w:trPr>
          <w:jc w:val="center"/>
        </w:trPr>
        <w:tc>
          <w:tcPr>
            <w:tcW w:w="747" w:type="pct"/>
            <w:vAlign w:val="bottom"/>
          </w:tcPr>
          <w:p w14:paraId="4F4B54D3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863C3F" w:rsidRPr="002B6140" w14:paraId="7017D75D" w14:textId="77777777" w:rsidTr="00B31C40">
        <w:trPr>
          <w:jc w:val="center"/>
        </w:trPr>
        <w:tc>
          <w:tcPr>
            <w:tcW w:w="747" w:type="pct"/>
            <w:vAlign w:val="bottom"/>
          </w:tcPr>
          <w:p w14:paraId="090A1E25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863C3F" w:rsidRPr="002B6140" w14:paraId="6656A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5DADF69B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863C3F" w:rsidRPr="002B6140" w14:paraId="7907EB4C" w14:textId="77777777" w:rsidTr="00B31C40">
        <w:trPr>
          <w:jc w:val="center"/>
        </w:trPr>
        <w:tc>
          <w:tcPr>
            <w:tcW w:w="747" w:type="pct"/>
            <w:vAlign w:val="bottom"/>
          </w:tcPr>
          <w:p w14:paraId="267ACFAC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58D4EC7" w14:textId="77777777" w:rsidTr="00B31C40">
        <w:trPr>
          <w:jc w:val="center"/>
        </w:trPr>
        <w:tc>
          <w:tcPr>
            <w:tcW w:w="747" w:type="pct"/>
            <w:vAlign w:val="bottom"/>
          </w:tcPr>
          <w:p w14:paraId="3FDAC49C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863C3F" w:rsidRPr="002B6140" w14:paraId="5CD0A1FC" w14:textId="77777777" w:rsidTr="00B31C40">
        <w:trPr>
          <w:jc w:val="center"/>
        </w:trPr>
        <w:tc>
          <w:tcPr>
            <w:tcW w:w="747" w:type="pct"/>
            <w:vAlign w:val="bottom"/>
          </w:tcPr>
          <w:p w14:paraId="29140162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863C3F" w:rsidRPr="002B6140" w14:paraId="4E01C5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AE31F08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6F686CAD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141E2502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4B4ECFD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E9A370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7ABF3E96" w14:textId="77777777" w:rsidTr="0020469A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863C3F" w:rsidRPr="002B6140" w14:paraId="74A4CF15" w14:textId="77777777" w:rsidTr="0020469A">
        <w:trPr>
          <w:jc w:val="center"/>
        </w:trPr>
        <w:tc>
          <w:tcPr>
            <w:tcW w:w="747" w:type="pct"/>
            <w:vAlign w:val="bottom"/>
          </w:tcPr>
          <w:p w14:paraId="15D0FFC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863C3F" w:rsidRPr="002B6140" w14:paraId="6F6D3F50" w14:textId="77777777" w:rsidTr="0020469A">
        <w:trPr>
          <w:jc w:val="center"/>
        </w:trPr>
        <w:tc>
          <w:tcPr>
            <w:tcW w:w="747" w:type="pct"/>
            <w:vAlign w:val="bottom"/>
          </w:tcPr>
          <w:p w14:paraId="71A94BB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863C3F" w:rsidRPr="002B6140" w14:paraId="350BCED4" w14:textId="77777777" w:rsidTr="0020469A">
        <w:trPr>
          <w:jc w:val="center"/>
        </w:trPr>
        <w:tc>
          <w:tcPr>
            <w:tcW w:w="747" w:type="pct"/>
            <w:vAlign w:val="bottom"/>
          </w:tcPr>
          <w:p w14:paraId="4D22E3C9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863C3F" w:rsidRPr="002B6140" w14:paraId="7385069D" w14:textId="77777777" w:rsidTr="0020469A">
        <w:trPr>
          <w:jc w:val="center"/>
        </w:trPr>
        <w:tc>
          <w:tcPr>
            <w:tcW w:w="747" w:type="pct"/>
            <w:vAlign w:val="bottom"/>
          </w:tcPr>
          <w:p w14:paraId="210A7947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</w:tcPr>
          <w:p w14:paraId="29DB5F9A" w14:textId="79E5C5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863C3F" w:rsidRPr="002B6140" w14:paraId="5B3189A2" w14:textId="77777777" w:rsidTr="0020469A">
        <w:trPr>
          <w:jc w:val="center"/>
        </w:trPr>
        <w:tc>
          <w:tcPr>
            <w:tcW w:w="747" w:type="pct"/>
            <w:vAlign w:val="bottom"/>
          </w:tcPr>
          <w:p w14:paraId="515BA0B5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863C3F" w:rsidRPr="002B6140" w14:paraId="7C2A9F0C" w14:textId="77777777" w:rsidTr="0020469A">
        <w:trPr>
          <w:jc w:val="center"/>
        </w:trPr>
        <w:tc>
          <w:tcPr>
            <w:tcW w:w="747" w:type="pct"/>
            <w:vAlign w:val="bottom"/>
          </w:tcPr>
          <w:p w14:paraId="1679F02F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863C3F" w:rsidRPr="002B6140" w14:paraId="5FDA0C37" w14:textId="77777777" w:rsidTr="0020469A">
        <w:trPr>
          <w:jc w:val="center"/>
        </w:trPr>
        <w:tc>
          <w:tcPr>
            <w:tcW w:w="747" w:type="pct"/>
            <w:vAlign w:val="bottom"/>
          </w:tcPr>
          <w:p w14:paraId="0A248CA5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863C3F" w:rsidRPr="002B6140" w14:paraId="664466C3" w14:textId="77777777" w:rsidTr="0020469A">
        <w:trPr>
          <w:jc w:val="center"/>
        </w:trPr>
        <w:tc>
          <w:tcPr>
            <w:tcW w:w="747" w:type="pct"/>
            <w:vAlign w:val="bottom"/>
          </w:tcPr>
          <w:p w14:paraId="4B138BF2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863C3F" w:rsidRPr="002B6140" w14:paraId="6C14CA79" w14:textId="77777777" w:rsidTr="0020469A">
        <w:trPr>
          <w:jc w:val="center"/>
        </w:trPr>
        <w:tc>
          <w:tcPr>
            <w:tcW w:w="747" w:type="pct"/>
            <w:vAlign w:val="bottom"/>
          </w:tcPr>
          <w:p w14:paraId="69272699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863C3F" w:rsidRPr="002B6140" w14:paraId="1065D4F7" w14:textId="77777777" w:rsidTr="0020469A">
        <w:trPr>
          <w:jc w:val="center"/>
        </w:trPr>
        <w:tc>
          <w:tcPr>
            <w:tcW w:w="747" w:type="pct"/>
            <w:vAlign w:val="bottom"/>
          </w:tcPr>
          <w:p w14:paraId="74A875C5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863C3F" w:rsidRPr="002B6140" w14:paraId="45C97460" w14:textId="77777777" w:rsidTr="0020469A">
        <w:trPr>
          <w:jc w:val="center"/>
        </w:trPr>
        <w:tc>
          <w:tcPr>
            <w:tcW w:w="747" w:type="pct"/>
            <w:vAlign w:val="bottom"/>
          </w:tcPr>
          <w:p w14:paraId="2DA7D103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863C3F" w:rsidRPr="002B6140" w14:paraId="5C6B94AD" w14:textId="77777777" w:rsidTr="0020469A">
        <w:trPr>
          <w:jc w:val="center"/>
        </w:trPr>
        <w:tc>
          <w:tcPr>
            <w:tcW w:w="747" w:type="pct"/>
            <w:vAlign w:val="bottom"/>
          </w:tcPr>
          <w:p w14:paraId="5C826FEC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863C3F" w:rsidRPr="002B6140" w14:paraId="0196BB70" w14:textId="77777777" w:rsidTr="0020469A">
        <w:trPr>
          <w:jc w:val="center"/>
        </w:trPr>
        <w:tc>
          <w:tcPr>
            <w:tcW w:w="747" w:type="pct"/>
            <w:vAlign w:val="bottom"/>
          </w:tcPr>
          <w:p w14:paraId="2633A25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863C3F" w:rsidRPr="002B6140" w14:paraId="78D9FEC7" w14:textId="77777777" w:rsidTr="0020469A">
        <w:trPr>
          <w:jc w:val="center"/>
        </w:trPr>
        <w:tc>
          <w:tcPr>
            <w:tcW w:w="747" w:type="pct"/>
            <w:vAlign w:val="bottom"/>
          </w:tcPr>
          <w:p w14:paraId="0EA1756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863C3F" w:rsidRPr="002B6140" w14:paraId="7CCE007A" w14:textId="77777777" w:rsidTr="0020469A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05F539FE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78A47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6D421F80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863C3F" w:rsidRPr="002B6140" w14:paraId="51AE28D4" w14:textId="77777777" w:rsidTr="00B31C40">
        <w:trPr>
          <w:jc w:val="center"/>
        </w:trPr>
        <w:tc>
          <w:tcPr>
            <w:tcW w:w="747" w:type="pct"/>
            <w:vAlign w:val="bottom"/>
          </w:tcPr>
          <w:p w14:paraId="1CBF69F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863C3F" w:rsidRPr="002B6140" w14:paraId="4AF9A792" w14:textId="77777777" w:rsidTr="00B31C40">
        <w:trPr>
          <w:jc w:val="center"/>
        </w:trPr>
        <w:tc>
          <w:tcPr>
            <w:tcW w:w="747" w:type="pct"/>
            <w:vAlign w:val="bottom"/>
          </w:tcPr>
          <w:p w14:paraId="21613744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863C3F" w:rsidRPr="002B6140" w14:paraId="249B1304" w14:textId="77777777" w:rsidTr="00B31C40">
        <w:trPr>
          <w:jc w:val="center"/>
        </w:trPr>
        <w:tc>
          <w:tcPr>
            <w:tcW w:w="747" w:type="pct"/>
            <w:vAlign w:val="bottom"/>
          </w:tcPr>
          <w:p w14:paraId="669E66C6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7ED640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C35545F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1C742193" w14:textId="77777777" w:rsidTr="00B31C40">
        <w:trPr>
          <w:jc w:val="center"/>
        </w:trPr>
        <w:tc>
          <w:tcPr>
            <w:tcW w:w="747" w:type="pct"/>
            <w:vAlign w:val="bottom"/>
          </w:tcPr>
          <w:p w14:paraId="7C865A74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863C3F" w:rsidRPr="002B6140" w14:paraId="34E5CEE3" w14:textId="77777777" w:rsidTr="00B31C40">
        <w:trPr>
          <w:jc w:val="center"/>
        </w:trPr>
        <w:tc>
          <w:tcPr>
            <w:tcW w:w="747" w:type="pct"/>
            <w:vAlign w:val="bottom"/>
          </w:tcPr>
          <w:p w14:paraId="2E38D0FB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863C3F" w:rsidRPr="002B6140" w14:paraId="74AB973C" w14:textId="77777777" w:rsidTr="00B31C40">
        <w:trPr>
          <w:jc w:val="center"/>
        </w:trPr>
        <w:tc>
          <w:tcPr>
            <w:tcW w:w="747" w:type="pct"/>
            <w:vAlign w:val="bottom"/>
          </w:tcPr>
          <w:p w14:paraId="6F3E979B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863C3F" w:rsidRPr="002B6140" w14:paraId="0C25FD01" w14:textId="77777777" w:rsidTr="00B31C40">
        <w:trPr>
          <w:jc w:val="center"/>
        </w:trPr>
        <w:tc>
          <w:tcPr>
            <w:tcW w:w="747" w:type="pct"/>
            <w:vAlign w:val="bottom"/>
          </w:tcPr>
          <w:p w14:paraId="75D5CCEF" w14:textId="77777777" w:rsidR="00863C3F" w:rsidRPr="002B6140" w:rsidRDefault="00DB101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863C3F" w:rsidRPr="002B6140" w14:paraId="32B85E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867D1FA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863C3F" w:rsidRPr="002B6140" w14:paraId="6B7DE170" w14:textId="77777777" w:rsidTr="00B31C40">
        <w:trPr>
          <w:jc w:val="center"/>
        </w:trPr>
        <w:tc>
          <w:tcPr>
            <w:tcW w:w="747" w:type="pct"/>
            <w:vAlign w:val="bottom"/>
          </w:tcPr>
          <w:p w14:paraId="660A5900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A8EFD4E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E7362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863C3F" w:rsidRPr="002B6140" w14:paraId="47CD81EA" w14:textId="77777777" w:rsidTr="00B31C40">
        <w:trPr>
          <w:jc w:val="center"/>
        </w:trPr>
        <w:tc>
          <w:tcPr>
            <w:tcW w:w="747" w:type="pct"/>
            <w:vAlign w:val="bottom"/>
          </w:tcPr>
          <w:p w14:paraId="3A98781F" w14:textId="77777777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863C3F" w:rsidRPr="002B6140" w14:paraId="0C16F9D2" w14:textId="77777777" w:rsidTr="00B31C40">
        <w:trPr>
          <w:jc w:val="center"/>
        </w:trPr>
        <w:tc>
          <w:tcPr>
            <w:tcW w:w="747" w:type="pct"/>
            <w:vAlign w:val="bottom"/>
          </w:tcPr>
          <w:p w14:paraId="31FDBA96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2C276DA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7FA72FF4" w:rsidR="00863C3F" w:rsidRPr="002B6140" w:rsidRDefault="00DB101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203B523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580DDCD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166C1" w:rsidRPr="002B6140" w14:paraId="77A15529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0166C1" w:rsidRPr="002B6140" w14:paraId="4285C3F8" w14:textId="77777777" w:rsidTr="00B31C40">
        <w:trPr>
          <w:jc w:val="center"/>
        </w:trPr>
        <w:tc>
          <w:tcPr>
            <w:tcW w:w="747" w:type="pct"/>
            <w:vAlign w:val="bottom"/>
          </w:tcPr>
          <w:p w14:paraId="034D09C6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0166C1" w:rsidRPr="002B6140" w14:paraId="3D256418" w14:textId="77777777" w:rsidTr="00B31C40">
        <w:trPr>
          <w:jc w:val="center"/>
        </w:trPr>
        <w:tc>
          <w:tcPr>
            <w:tcW w:w="747" w:type="pct"/>
            <w:vAlign w:val="bottom"/>
          </w:tcPr>
          <w:p w14:paraId="20BBEA85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0166C1" w:rsidRPr="002B6140" w14:paraId="4FB11D9D" w14:textId="77777777" w:rsidTr="00B31C40">
        <w:trPr>
          <w:jc w:val="center"/>
        </w:trPr>
        <w:tc>
          <w:tcPr>
            <w:tcW w:w="747" w:type="pct"/>
            <w:vAlign w:val="bottom"/>
          </w:tcPr>
          <w:p w14:paraId="5E7DB28D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166C1" w:rsidRPr="002B6140" w14:paraId="22DB838D" w14:textId="77777777" w:rsidTr="00B31C40">
        <w:trPr>
          <w:jc w:val="center"/>
        </w:trPr>
        <w:tc>
          <w:tcPr>
            <w:tcW w:w="747" w:type="pct"/>
            <w:vAlign w:val="bottom"/>
          </w:tcPr>
          <w:p w14:paraId="58C9EA19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166C1" w:rsidRPr="002B6140" w14:paraId="6994A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5A528BB1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0166C1" w:rsidRPr="002B6140" w14:paraId="0A3A34BF" w14:textId="77777777" w:rsidTr="00B31C40">
        <w:trPr>
          <w:jc w:val="center"/>
        </w:trPr>
        <w:tc>
          <w:tcPr>
            <w:tcW w:w="747" w:type="pct"/>
            <w:vAlign w:val="bottom"/>
          </w:tcPr>
          <w:p w14:paraId="07EDD3AD" w14:textId="77777777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0166C1" w:rsidRPr="002B6140" w14:paraId="1F16F238" w14:textId="77777777" w:rsidTr="00B31C40">
        <w:trPr>
          <w:jc w:val="center"/>
        </w:trPr>
        <w:tc>
          <w:tcPr>
            <w:tcW w:w="747" w:type="pct"/>
            <w:vAlign w:val="bottom"/>
          </w:tcPr>
          <w:p w14:paraId="760632F7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0166C1" w:rsidRPr="002B6140" w14:paraId="5F8C3F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E570B2F" w14:textId="77777777" w:rsidR="000166C1" w:rsidRPr="002B6140" w:rsidRDefault="00DB101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0166C1" w:rsidRPr="002B6140" w14:paraId="3D146921" w14:textId="77777777" w:rsidTr="00B31C40">
        <w:trPr>
          <w:jc w:val="center"/>
        </w:trPr>
        <w:tc>
          <w:tcPr>
            <w:tcW w:w="747" w:type="pct"/>
            <w:vAlign w:val="bottom"/>
          </w:tcPr>
          <w:p w14:paraId="2276D41D" w14:textId="77777777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166C1" w:rsidRPr="002B6140" w14:paraId="744B11D8" w14:textId="77777777" w:rsidTr="00B31C40">
        <w:trPr>
          <w:jc w:val="center"/>
        </w:trPr>
        <w:tc>
          <w:tcPr>
            <w:tcW w:w="747" w:type="pct"/>
            <w:vAlign w:val="bottom"/>
          </w:tcPr>
          <w:p w14:paraId="5311F16D" w14:textId="77777777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166C1" w:rsidRPr="002B6140" w14:paraId="3813864A" w14:textId="77777777" w:rsidTr="00B31C40">
        <w:trPr>
          <w:jc w:val="center"/>
        </w:trPr>
        <w:tc>
          <w:tcPr>
            <w:tcW w:w="747" w:type="pct"/>
            <w:vAlign w:val="bottom"/>
          </w:tcPr>
          <w:p w14:paraId="7EF88779" w14:textId="77777777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0166C1" w:rsidRPr="002B6140" w14:paraId="4B819FC6" w14:textId="77777777" w:rsidTr="00B31C40">
        <w:trPr>
          <w:jc w:val="center"/>
        </w:trPr>
        <w:tc>
          <w:tcPr>
            <w:tcW w:w="747" w:type="pct"/>
            <w:vAlign w:val="bottom"/>
          </w:tcPr>
          <w:p w14:paraId="601392BB" w14:textId="77777777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0166C1" w:rsidRPr="002B6140" w14:paraId="515FEF58" w14:textId="77777777" w:rsidTr="00B31C40">
        <w:trPr>
          <w:jc w:val="center"/>
        </w:trPr>
        <w:tc>
          <w:tcPr>
            <w:tcW w:w="747" w:type="pct"/>
            <w:vAlign w:val="bottom"/>
          </w:tcPr>
          <w:p w14:paraId="46DB5F66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0166C1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0166C1" w:rsidRPr="002B6140" w14:paraId="4D2BA16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DDAF788" w:rsidR="000166C1" w:rsidRPr="002B6140" w:rsidRDefault="00DB101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A0F77C" w14:textId="21FC3DF3" w:rsidR="00733B33" w:rsidRPr="002B6140" w:rsidRDefault="00733B33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24B7216" w14:textId="58299F42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S1.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thick </w:t>
      </w:r>
      <w:r w:rsidR="00BE4FB4">
        <w:rPr>
          <w:rFonts w:ascii="Times New Roman" w:hAnsi="Times New Roman" w:cs="Times New Roman"/>
          <w:lang w:val="en-US"/>
        </w:rPr>
        <w:t>grey</w:t>
      </w:r>
      <w:r w:rsidRPr="002B6140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58E5607" w:rsidR="00757AE0" w:rsidRPr="002B6140" w:rsidRDefault="000A35C6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868BA4C" wp14:editId="7D20FCC7">
            <wp:extent cx="5400040" cy="23399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D2A00A0" w14:textId="29A2C902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6406169" wp14:editId="4D03E631">
            <wp:extent cx="5391150" cy="2333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210556DA" w14:textId="52CBC13B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C57D5" wp14:editId="5A4CE3CB">
            <wp:extent cx="5391150" cy="2333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ABB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0860A29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140AFF1" w14:textId="24EE72E1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D7651F6" wp14:editId="5474EE7F">
            <wp:extent cx="5391150" cy="2333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A3B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5784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727DB84D" w14:textId="22B60C77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3F5B2BB" wp14:editId="6E8FEE4E">
            <wp:extent cx="5391150" cy="2333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5DF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466484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1C1CBF8F" w14:textId="3558A293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7100642" wp14:editId="7939B16D">
            <wp:extent cx="5391150" cy="23336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A206" w14:textId="301D3C6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6D882F" w14:textId="11F912C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7D0E6244" w14:textId="473B00A7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31C7012" wp14:editId="09240E08">
            <wp:extent cx="5391150" cy="2333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B9D3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DD1958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7C61B5D4" w14:textId="295B6AB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B07966" wp14:editId="316FCEC0">
            <wp:extent cx="5391150" cy="23336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DCA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0D3B614A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B064E5B" w14:textId="2DE91284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E5979F1" wp14:editId="2442B366">
            <wp:extent cx="5391150" cy="2333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786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0B8DA9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EA69E29" w14:textId="67693EF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u w:val="single"/>
          <w:lang w:val="en-GB"/>
        </w:rPr>
        <w:drawing>
          <wp:inline distT="0" distB="0" distL="0" distR="0" wp14:anchorId="7B005F32" wp14:editId="264CB284">
            <wp:extent cx="5391150" cy="2333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53AE3D0" w14:textId="4B2268B1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202B82F0" wp14:editId="3ABEF74F">
            <wp:extent cx="5391150" cy="2333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AE7F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CC22661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21723B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02C34F9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9D0A554" w14:textId="11BA95E9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225F8C4" wp14:editId="42715AF1">
            <wp:extent cx="5391150" cy="2333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42B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031DA1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3BB313E1" w14:textId="5EE066CF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9AC42FB" wp14:editId="0906A479">
            <wp:extent cx="5391150" cy="23336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7F5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7374BC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7F7968BC" w14:textId="49ABB95E" w:rsidR="00757AE0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14A24A2C" wp14:editId="5C97E151">
            <wp:extent cx="5391150" cy="2333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7C8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C74F3D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6023CEF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3561F4D" w14:textId="1CB4591D" w:rsidR="00757AE0" w:rsidRPr="002B6140" w:rsidRDefault="00D63C5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418C1A0" wp14:editId="69FCA78A">
            <wp:extent cx="5391150" cy="2333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01105292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S2. Population trajectories (blue lines) and time series of estimated catches (red lines)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FA4EEB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2FF4B73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1186C0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00C4A256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2CC8EC2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E23" w14:textId="33536E1F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7AF519C2" w14:textId="393AB81E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color w:val="000000"/>
          <w:lang w:val="en-GB"/>
        </w:rPr>
        <w:br w:type="page"/>
      </w:r>
    </w:p>
    <w:p w14:paraId="2775F681" w14:textId="41AE51A4" w:rsidR="00DB68CA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B68CA" w:rsidRPr="002B6140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DB68CA" w:rsidRPr="002B6140">
        <w:rPr>
          <w:rFonts w:ascii="Times New Roman" w:hAnsi="Times New Roman" w:cs="Times New Roman"/>
          <w:lang w:val="en-US"/>
        </w:rPr>
        <w:t xml:space="preserve">Trend of the observed (black dots) and estimated (grey dots) accumulated numbers of the southern right whale </w:t>
      </w:r>
      <w:proofErr w:type="spellStart"/>
      <w:r w:rsidR="00DB68CA" w:rsidRPr="002B6140">
        <w:rPr>
          <w:rFonts w:ascii="Times New Roman" w:hAnsi="Times New Roman" w:cs="Times New Roman"/>
          <w:lang w:val="en-US"/>
        </w:rPr>
        <w:t>Eubalaena</w:t>
      </w:r>
      <w:proofErr w:type="spellEnd"/>
      <w:r w:rsidR="00DB68CA" w:rsidRPr="002B6140">
        <w:rPr>
          <w:rFonts w:ascii="Times New Roman" w:hAnsi="Times New Roman" w:cs="Times New Roman"/>
          <w:lang w:val="en-US"/>
        </w:rPr>
        <w:t xml:space="preserve"> australis and associated 95% confidence interval. The solid blue line represents the median estimated model-averaged trajectory of the population abundance (</w:t>
      </w:r>
      <w:proofErr w:type="spellStart"/>
      <w:r w:rsidR="00DB68CA" w:rsidRPr="002B6140">
        <w:rPr>
          <w:rFonts w:ascii="Times New Roman" w:hAnsi="Times New Roman" w:cs="Times New Roman"/>
          <w:lang w:val="en-US"/>
        </w:rPr>
        <w:t>N_y</w:t>
      </w:r>
      <w:proofErr w:type="spellEnd"/>
      <w:r w:rsidR="00DB68CA" w:rsidRPr="002B6140">
        <w:rPr>
          <w:rFonts w:ascii="Times New Roman" w:hAnsi="Times New Roman" w:cs="Times New Roman"/>
          <w:lang w:val="en-US"/>
        </w:rPr>
        <w:t>) multiplied by catchability (q), while the shaded areas correspond to the 50% and 95% credible intervals.</w:t>
      </w:r>
    </w:p>
    <w:p w14:paraId="5781573A" w14:textId="77777777" w:rsidR="00DB68CA" w:rsidRPr="002B6140" w:rsidRDefault="00DB68C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1A0933E" w14:textId="614F69B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83D509F" w14:textId="329AD1F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F44D336" wp14:editId="081BB443">
            <wp:extent cx="3657600" cy="216101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A5D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C9631D" w14:textId="558671B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35EC3999" w14:textId="59F084C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268F52" wp14:editId="6765945C">
            <wp:extent cx="3657600" cy="216101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6D8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F806A5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123A96E" w14:textId="3677141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6027B15B" w14:textId="39FDD1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8CA5308" wp14:editId="22FC792D">
            <wp:extent cx="3657600" cy="216101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EC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33A729C" w14:textId="5BEADB7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344B9022" w14:textId="03D5520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1578C70" wp14:editId="398F8B3E">
            <wp:extent cx="3657600" cy="216101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2A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F99EC78" w14:textId="5DC40FE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2F119302" w14:textId="031C6665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45D726" wp14:editId="46800C7E">
            <wp:extent cx="3657600" cy="216101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7E48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965FB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2E35F06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7C15E24" w14:textId="2141057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504579AC" w14:textId="06423A76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2DA5922" wp14:editId="5114F80E">
            <wp:extent cx="3657600" cy="216101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9939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C57DC19" w14:textId="61451B2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61A3945B" w14:textId="6176E3C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D86D234" wp14:editId="4CF713B2">
            <wp:extent cx="3657600" cy="216101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48C4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D175BA6" w14:textId="30E7CE8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4423BDFB" w14:textId="3318A0F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096287" wp14:editId="6227DEEC">
            <wp:extent cx="3657600" cy="2163850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156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0D2A3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A19631C" w14:textId="07AC67D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AFC0EEC" w14:textId="08537EE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84792D9" wp14:editId="5C2D3D15">
            <wp:extent cx="3657600" cy="216101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673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E4E5EC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B5552C5" w14:textId="232FE27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235526B6" w14:textId="3BA3A96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29B05C4" wp14:editId="6B9E31F7">
            <wp:extent cx="3657600" cy="216101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D11D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DF4F377" w14:textId="70D9B5F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192D0356" w14:textId="362E2B8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6A14FC" wp14:editId="1D8010A6">
            <wp:extent cx="3657600" cy="216101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AB51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EA41A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4E58DFD" w14:textId="22A6947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55851985" w14:textId="7A5543CF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0EF87E" wp14:editId="13B63221">
            <wp:extent cx="3657600" cy="216101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F1C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B795A3" w14:textId="3F37DAE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BF4794A" w14:textId="48F0D10C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8E5D8F7" wp14:editId="18E2695D">
            <wp:extent cx="3657600" cy="2161016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D50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541B8B8" w14:textId="7AEF8C2B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05584284" w14:textId="580EDF3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8B044A5" wp14:editId="556CECAC">
            <wp:extent cx="3657600" cy="216101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630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6EAE72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7273523" w14:textId="2856AAB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162E64DF" w14:textId="1B5B9D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A7877C9" wp14:editId="694B32D1">
            <wp:extent cx="3657600" cy="216101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2F3E" w14:textId="77777777" w:rsidR="005E4353" w:rsidRPr="002B6140" w:rsidRDefault="005E435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5E4353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rant Adams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F4"/>
    <w:rsid w:val="000011F4"/>
    <w:rsid w:val="000116D7"/>
    <w:rsid w:val="00012782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6F19"/>
    <w:rsid w:val="00220162"/>
    <w:rsid w:val="0023079F"/>
    <w:rsid w:val="00234119"/>
    <w:rsid w:val="0023520E"/>
    <w:rsid w:val="00236787"/>
    <w:rsid w:val="00237143"/>
    <w:rsid w:val="00240D96"/>
    <w:rsid w:val="002419AE"/>
    <w:rsid w:val="0024220B"/>
    <w:rsid w:val="0024289E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6CCB"/>
    <w:rsid w:val="00327432"/>
    <w:rsid w:val="003308F4"/>
    <w:rsid w:val="003323B0"/>
    <w:rsid w:val="003351BA"/>
    <w:rsid w:val="00336686"/>
    <w:rsid w:val="00337529"/>
    <w:rsid w:val="003410A5"/>
    <w:rsid w:val="003501F6"/>
    <w:rsid w:val="00352BB9"/>
    <w:rsid w:val="00354375"/>
    <w:rsid w:val="00360C72"/>
    <w:rsid w:val="0036269A"/>
    <w:rsid w:val="00363F90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2369"/>
    <w:rsid w:val="004311E7"/>
    <w:rsid w:val="00433D3F"/>
    <w:rsid w:val="00446E1E"/>
    <w:rsid w:val="00446FB5"/>
    <w:rsid w:val="00450DEA"/>
    <w:rsid w:val="00452761"/>
    <w:rsid w:val="0045586D"/>
    <w:rsid w:val="0046078C"/>
    <w:rsid w:val="00464E08"/>
    <w:rsid w:val="00465019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5802"/>
    <w:rsid w:val="00580E60"/>
    <w:rsid w:val="00581EF5"/>
    <w:rsid w:val="005823DC"/>
    <w:rsid w:val="00584D09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D3D"/>
    <w:rsid w:val="00984F2B"/>
    <w:rsid w:val="00985270"/>
    <w:rsid w:val="00985CC2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31C1"/>
    <w:rsid w:val="00A351C8"/>
    <w:rsid w:val="00A4232C"/>
    <w:rsid w:val="00A4440E"/>
    <w:rsid w:val="00A455AB"/>
    <w:rsid w:val="00A462A4"/>
    <w:rsid w:val="00A50069"/>
    <w:rsid w:val="00A513A3"/>
    <w:rsid w:val="00A52EB9"/>
    <w:rsid w:val="00A55E3B"/>
    <w:rsid w:val="00A5697C"/>
    <w:rsid w:val="00A57947"/>
    <w:rsid w:val="00A61503"/>
    <w:rsid w:val="00A622AC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C94"/>
    <w:rsid w:val="00AA2CA3"/>
    <w:rsid w:val="00AA4F04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9AC"/>
    <w:rsid w:val="00C67BEE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FFD"/>
    <w:rsid w:val="00D9729E"/>
    <w:rsid w:val="00D97C0E"/>
    <w:rsid w:val="00DA0D32"/>
    <w:rsid w:val="00DA1F0D"/>
    <w:rsid w:val="00DA6587"/>
    <w:rsid w:val="00DA7D4E"/>
    <w:rsid w:val="00DB101C"/>
    <w:rsid w:val="00DB6507"/>
    <w:rsid w:val="00DB68CA"/>
    <w:rsid w:val="00DC049B"/>
    <w:rsid w:val="00DC0F11"/>
    <w:rsid w:val="00DC13B0"/>
    <w:rsid w:val="00DC1DC4"/>
    <w:rsid w:val="00DC37E9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3933"/>
    <w:rsid w:val="00F549FB"/>
    <w:rsid w:val="00F555BB"/>
    <w:rsid w:val="00F55A2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chartTrackingRefBased/>
  <w15:docId w15:val="{BF5672E2-F9F6-49D9-93BE-685A2F43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065A-A326-466E-80BC-FC6D38AE1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3642</Words>
  <Characters>20765</Characters>
  <Application>Microsoft Office Word</Application>
  <DocSecurity>0</DocSecurity>
  <Lines>173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Grant Adams</cp:lastModifiedBy>
  <cp:revision>2</cp:revision>
  <cp:lastPrinted>2020-06-17T19:18:00Z</cp:lastPrinted>
  <dcterms:created xsi:type="dcterms:W3CDTF">2021-07-27T17:31:00Z</dcterms:created>
  <dcterms:modified xsi:type="dcterms:W3CDTF">2021-07-27T17:31:00Z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