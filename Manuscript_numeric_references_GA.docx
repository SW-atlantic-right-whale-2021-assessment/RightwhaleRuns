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776C74" w14:textId="263ECDD3" w:rsidR="00691431" w:rsidRPr="00410AA9" w:rsidRDefault="00870C69" w:rsidP="00F769C0">
      <w:pPr>
        <w:spacing w:after="0" w:line="360" w:lineRule="auto"/>
        <w:jc w:val="center"/>
        <w:rPr>
          <w:rFonts w:ascii="Times New Roman" w:hAnsi="Times New Roman" w:cs="Times New Roman"/>
          <w:b/>
          <w:bCs/>
          <w:sz w:val="28"/>
          <w:szCs w:val="28"/>
          <w:lang w:val="en-US"/>
        </w:rPr>
      </w:pPr>
      <w:r w:rsidRPr="00410AA9">
        <w:rPr>
          <w:rFonts w:ascii="Times New Roman" w:hAnsi="Times New Roman" w:cs="Times New Roman"/>
          <w:b/>
          <w:bCs/>
          <w:sz w:val="28"/>
          <w:szCs w:val="28"/>
          <w:lang w:val="en-US"/>
        </w:rPr>
        <w:t xml:space="preserve">Historical reconstruction of the population dynamics of </w:t>
      </w:r>
      <w:r w:rsidR="007246D1">
        <w:rPr>
          <w:rFonts w:ascii="Times New Roman" w:hAnsi="Times New Roman" w:cs="Times New Roman"/>
          <w:b/>
          <w:bCs/>
          <w:sz w:val="28"/>
          <w:szCs w:val="28"/>
          <w:lang w:val="en-US"/>
        </w:rPr>
        <w:t>s</w:t>
      </w:r>
      <w:r w:rsidR="009042AA" w:rsidRPr="00410AA9">
        <w:rPr>
          <w:rFonts w:ascii="Times New Roman" w:hAnsi="Times New Roman" w:cs="Times New Roman"/>
          <w:b/>
          <w:bCs/>
          <w:sz w:val="28"/>
          <w:szCs w:val="28"/>
          <w:lang w:val="en-US"/>
        </w:rPr>
        <w:t xml:space="preserve">outhern </w:t>
      </w:r>
      <w:r w:rsidR="007246D1">
        <w:rPr>
          <w:rFonts w:ascii="Times New Roman" w:hAnsi="Times New Roman" w:cs="Times New Roman"/>
          <w:b/>
          <w:bCs/>
          <w:sz w:val="28"/>
          <w:szCs w:val="28"/>
          <w:lang w:val="en-US"/>
        </w:rPr>
        <w:t>r</w:t>
      </w:r>
      <w:r w:rsidR="009042AA" w:rsidRPr="00410AA9">
        <w:rPr>
          <w:rFonts w:ascii="Times New Roman" w:hAnsi="Times New Roman" w:cs="Times New Roman"/>
          <w:b/>
          <w:bCs/>
          <w:sz w:val="28"/>
          <w:szCs w:val="28"/>
          <w:lang w:val="en-US"/>
        </w:rPr>
        <w:t>ight whales</w:t>
      </w:r>
      <w:r w:rsidR="0040344E" w:rsidRPr="00410AA9">
        <w:rPr>
          <w:rFonts w:ascii="Times New Roman" w:hAnsi="Times New Roman" w:cs="Times New Roman"/>
          <w:b/>
          <w:bCs/>
          <w:sz w:val="28"/>
          <w:szCs w:val="28"/>
          <w:lang w:val="en-US"/>
        </w:rPr>
        <w:t xml:space="preserve"> in the </w:t>
      </w:r>
      <w:r w:rsidR="00A074A6">
        <w:rPr>
          <w:rFonts w:ascii="Times New Roman" w:hAnsi="Times New Roman" w:cs="Times New Roman"/>
          <w:b/>
          <w:bCs/>
          <w:sz w:val="28"/>
          <w:szCs w:val="28"/>
          <w:lang w:val="en-US"/>
        </w:rPr>
        <w:t>south</w:t>
      </w:r>
      <w:r w:rsidR="0040344E" w:rsidRPr="00410AA9">
        <w:rPr>
          <w:rFonts w:ascii="Times New Roman" w:hAnsi="Times New Roman" w:cs="Times New Roman"/>
          <w:b/>
          <w:bCs/>
          <w:sz w:val="28"/>
          <w:szCs w:val="28"/>
          <w:lang w:val="en-US"/>
        </w:rPr>
        <w:t>west</w:t>
      </w:r>
      <w:r w:rsidR="00100834" w:rsidRPr="00410AA9">
        <w:rPr>
          <w:rFonts w:ascii="Times New Roman" w:hAnsi="Times New Roman" w:cs="Times New Roman"/>
          <w:b/>
          <w:bCs/>
          <w:sz w:val="28"/>
          <w:szCs w:val="28"/>
          <w:lang w:val="en-US"/>
        </w:rPr>
        <w:t xml:space="preserve">ern </w:t>
      </w:r>
      <w:r w:rsidR="0040344E" w:rsidRPr="00410AA9">
        <w:rPr>
          <w:rFonts w:ascii="Times New Roman" w:hAnsi="Times New Roman" w:cs="Times New Roman"/>
          <w:b/>
          <w:bCs/>
          <w:sz w:val="28"/>
          <w:szCs w:val="28"/>
          <w:lang w:val="en-US"/>
        </w:rPr>
        <w:t>Atlantic Ocean</w:t>
      </w:r>
    </w:p>
    <w:p w14:paraId="0B2180C9" w14:textId="77777777" w:rsidR="00783B8F" w:rsidRPr="00410AA9" w:rsidRDefault="00783B8F" w:rsidP="00F769C0">
      <w:pPr>
        <w:spacing w:after="0" w:line="360" w:lineRule="auto"/>
        <w:jc w:val="center"/>
        <w:rPr>
          <w:rFonts w:ascii="Times New Roman" w:hAnsi="Times New Roman" w:cs="Times New Roman"/>
          <w:b/>
          <w:bCs/>
          <w:sz w:val="28"/>
          <w:szCs w:val="28"/>
          <w:lang w:val="en-US"/>
        </w:rPr>
      </w:pPr>
    </w:p>
    <w:p w14:paraId="14C604AB" w14:textId="59F8B36E" w:rsidR="00172FDE" w:rsidRDefault="00172FDE" w:rsidP="00F769C0">
      <w:pPr>
        <w:spacing w:after="0" w:line="360" w:lineRule="auto"/>
        <w:rPr>
          <w:rFonts w:ascii="Times New Roman" w:hAnsi="Times New Roman" w:cs="Times New Roman"/>
        </w:rPr>
      </w:pPr>
      <w:r w:rsidRPr="00172FDE">
        <w:rPr>
          <w:rFonts w:ascii="Times New Roman" w:hAnsi="Times New Roman" w:cs="Times New Roman"/>
        </w:rPr>
        <w:t xml:space="preserve">Romero, M.A. 1,2*, M.A. </w:t>
      </w:r>
      <w:proofErr w:type="spellStart"/>
      <w:r w:rsidRPr="00172FDE">
        <w:rPr>
          <w:rFonts w:ascii="Times New Roman" w:hAnsi="Times New Roman" w:cs="Times New Roman"/>
        </w:rPr>
        <w:t>Coscarella</w:t>
      </w:r>
      <w:proofErr w:type="spellEnd"/>
      <w:r w:rsidRPr="00172FDE">
        <w:rPr>
          <w:rFonts w:ascii="Times New Roman" w:hAnsi="Times New Roman" w:cs="Times New Roman"/>
        </w:rPr>
        <w:t xml:space="preserve"> </w:t>
      </w:r>
      <w:r w:rsidR="008B6121">
        <w:rPr>
          <w:rFonts w:ascii="Times New Roman" w:hAnsi="Times New Roman" w:cs="Times New Roman"/>
        </w:rPr>
        <w:t>3</w:t>
      </w:r>
      <w:r w:rsidRPr="00172FDE">
        <w:rPr>
          <w:rFonts w:ascii="Times New Roman" w:hAnsi="Times New Roman" w:cs="Times New Roman"/>
        </w:rPr>
        <w:t>,</w:t>
      </w:r>
      <w:r w:rsidR="008B6121">
        <w:rPr>
          <w:rFonts w:ascii="Times New Roman" w:hAnsi="Times New Roman" w:cs="Times New Roman"/>
        </w:rPr>
        <w:t>4</w:t>
      </w:r>
      <w:r w:rsidRPr="00172FDE">
        <w:rPr>
          <w:rFonts w:ascii="Times New Roman" w:hAnsi="Times New Roman" w:cs="Times New Roman"/>
        </w:rPr>
        <w:t xml:space="preserve">, J.C. Pedraza </w:t>
      </w:r>
      <w:r w:rsidR="008B6121">
        <w:rPr>
          <w:rFonts w:ascii="Times New Roman" w:hAnsi="Times New Roman" w:cs="Times New Roman"/>
        </w:rPr>
        <w:t>5</w:t>
      </w:r>
      <w:r w:rsidRPr="00172FDE">
        <w:rPr>
          <w:rFonts w:ascii="Times New Roman" w:hAnsi="Times New Roman" w:cs="Times New Roman"/>
        </w:rPr>
        <w:t>, R.</w:t>
      </w:r>
      <w:r w:rsidR="001A4A7A">
        <w:rPr>
          <w:rFonts w:ascii="Times New Roman" w:hAnsi="Times New Roman" w:cs="Times New Roman"/>
        </w:rPr>
        <w:t>A.</w:t>
      </w:r>
      <w:r w:rsidRPr="00172FDE">
        <w:rPr>
          <w:rFonts w:ascii="Times New Roman" w:hAnsi="Times New Roman" w:cs="Times New Roman"/>
        </w:rPr>
        <w:t xml:space="preserve"> González 1,2 and E.A.</w:t>
      </w:r>
      <w:r w:rsidR="004D1A03">
        <w:rPr>
          <w:rFonts w:ascii="Times New Roman" w:hAnsi="Times New Roman" w:cs="Times New Roman"/>
        </w:rPr>
        <w:t xml:space="preserve"> </w:t>
      </w:r>
      <w:r w:rsidRPr="00172FDE">
        <w:rPr>
          <w:rFonts w:ascii="Times New Roman" w:hAnsi="Times New Roman" w:cs="Times New Roman"/>
        </w:rPr>
        <w:t xml:space="preserve">Crespo </w:t>
      </w:r>
      <w:r w:rsidR="008B6121">
        <w:rPr>
          <w:rFonts w:ascii="Times New Roman" w:hAnsi="Times New Roman" w:cs="Times New Roman"/>
        </w:rPr>
        <w:t>3</w:t>
      </w:r>
    </w:p>
    <w:p w14:paraId="7E88C3FF" w14:textId="77777777" w:rsidR="008B6121" w:rsidRPr="00172FDE" w:rsidRDefault="008B6121" w:rsidP="00F769C0">
      <w:pPr>
        <w:spacing w:after="0" w:line="360" w:lineRule="auto"/>
        <w:rPr>
          <w:rFonts w:ascii="Times New Roman" w:hAnsi="Times New Roman" w:cs="Times New Roman"/>
        </w:rPr>
      </w:pPr>
    </w:p>
    <w:p w14:paraId="403F8501" w14:textId="0ACA5332" w:rsidR="00B7260D" w:rsidRPr="00172FDE" w:rsidRDefault="00B7260D" w:rsidP="00F769C0">
      <w:pPr>
        <w:spacing w:after="0" w:line="360" w:lineRule="auto"/>
        <w:rPr>
          <w:rFonts w:ascii="Times New Roman" w:hAnsi="Times New Roman" w:cs="Times New Roman"/>
        </w:rPr>
      </w:pPr>
      <w:r>
        <w:rPr>
          <w:rFonts w:ascii="Times New Roman" w:hAnsi="Times New Roman" w:cs="Times New Roman"/>
        </w:rPr>
        <w:t>1</w:t>
      </w:r>
      <w:r w:rsidR="00C63C6F">
        <w:rPr>
          <w:rFonts w:ascii="Times New Roman" w:hAnsi="Times New Roman" w:cs="Times New Roman"/>
        </w:rPr>
        <w:t xml:space="preserve"> </w:t>
      </w:r>
      <w:proofErr w:type="gramStart"/>
      <w:r w:rsidRPr="00172FDE">
        <w:rPr>
          <w:rFonts w:ascii="Times New Roman" w:hAnsi="Times New Roman" w:cs="Times New Roman"/>
        </w:rPr>
        <w:t>Escuela</w:t>
      </w:r>
      <w:proofErr w:type="gramEnd"/>
      <w:r w:rsidRPr="00172FDE">
        <w:rPr>
          <w:rFonts w:ascii="Times New Roman" w:hAnsi="Times New Roman" w:cs="Times New Roman"/>
        </w:rPr>
        <w:t xml:space="preserve"> Superior de Ciencias Marinas - Universidad Nacional del Comahue.</w:t>
      </w:r>
      <w:r>
        <w:rPr>
          <w:rFonts w:ascii="Times New Roman" w:hAnsi="Times New Roman" w:cs="Times New Roman"/>
        </w:rPr>
        <w:t xml:space="preserve"> </w:t>
      </w:r>
      <w:r w:rsidRPr="00172FDE">
        <w:rPr>
          <w:rFonts w:ascii="Times New Roman" w:hAnsi="Times New Roman" w:cs="Times New Roman"/>
        </w:rPr>
        <w:t>San Martín 247 (8520) San Antonio Oeste</w:t>
      </w:r>
      <w:r w:rsidR="00CB644D">
        <w:rPr>
          <w:rFonts w:ascii="Times New Roman" w:hAnsi="Times New Roman" w:cs="Times New Roman"/>
        </w:rPr>
        <w:t>, Río Negro</w:t>
      </w:r>
      <w:r w:rsidRPr="00172FDE">
        <w:rPr>
          <w:rFonts w:ascii="Times New Roman" w:hAnsi="Times New Roman" w:cs="Times New Roman"/>
        </w:rPr>
        <w:t>, Argentina.</w:t>
      </w:r>
    </w:p>
    <w:p w14:paraId="6C46BE47" w14:textId="22B73FA5" w:rsidR="00172FDE" w:rsidRDefault="00B7260D" w:rsidP="00F769C0">
      <w:pPr>
        <w:spacing w:after="0" w:line="360" w:lineRule="auto"/>
        <w:rPr>
          <w:rFonts w:ascii="Times New Roman" w:hAnsi="Times New Roman" w:cs="Times New Roman"/>
        </w:rPr>
      </w:pPr>
      <w:r>
        <w:rPr>
          <w:rFonts w:ascii="Times New Roman" w:hAnsi="Times New Roman" w:cs="Times New Roman"/>
        </w:rPr>
        <w:t>2</w:t>
      </w:r>
      <w:r w:rsidR="00172FDE" w:rsidRPr="00172FDE">
        <w:rPr>
          <w:rFonts w:ascii="Times New Roman" w:hAnsi="Times New Roman" w:cs="Times New Roman"/>
        </w:rPr>
        <w:t xml:space="preserve"> Centro de Investigación Aplicada y Transferencia Tecnológica en Recursos Marinos “Almirante Storni” (CIMAS)</w:t>
      </w:r>
      <w:r w:rsidR="009459E1">
        <w:rPr>
          <w:rFonts w:ascii="Times New Roman" w:hAnsi="Times New Roman" w:cs="Times New Roman"/>
        </w:rPr>
        <w:t xml:space="preserve">. </w:t>
      </w:r>
      <w:r w:rsidR="009459E1" w:rsidRPr="00172FDE">
        <w:rPr>
          <w:rFonts w:ascii="Times New Roman" w:hAnsi="Times New Roman" w:cs="Times New Roman"/>
        </w:rPr>
        <w:t>Consejo Nacional de Investigaciones Científicas y Técnicas (CONICET).</w:t>
      </w:r>
      <w:r w:rsidR="00172FDE" w:rsidRPr="00172FDE">
        <w:rPr>
          <w:rFonts w:ascii="Times New Roman" w:hAnsi="Times New Roman" w:cs="Times New Roman"/>
        </w:rPr>
        <w:t xml:space="preserve"> Güemes 1030 (8520) San Antonio Oeste, Rio Negro, Argentina.</w:t>
      </w:r>
    </w:p>
    <w:p w14:paraId="5D3C99D7" w14:textId="561A300C" w:rsidR="00172FDE" w:rsidRPr="00172FDE" w:rsidRDefault="00013558" w:rsidP="00F769C0">
      <w:pPr>
        <w:spacing w:after="0" w:line="360" w:lineRule="auto"/>
        <w:rPr>
          <w:rFonts w:ascii="Times New Roman" w:hAnsi="Times New Roman" w:cs="Times New Roman"/>
        </w:rPr>
      </w:pPr>
      <w:r>
        <w:rPr>
          <w:rFonts w:ascii="Times New Roman" w:hAnsi="Times New Roman" w:cs="Times New Roman"/>
        </w:rPr>
        <w:t>3</w:t>
      </w:r>
      <w:r w:rsidR="00172FDE" w:rsidRPr="00172FDE">
        <w:rPr>
          <w:rFonts w:ascii="Times New Roman" w:hAnsi="Times New Roman" w:cs="Times New Roman"/>
        </w:rPr>
        <w:t xml:space="preserve"> </w:t>
      </w:r>
      <w:proofErr w:type="gramStart"/>
      <w:r w:rsidR="00172FDE" w:rsidRPr="00172FDE">
        <w:rPr>
          <w:rFonts w:ascii="Times New Roman" w:hAnsi="Times New Roman" w:cs="Times New Roman"/>
        </w:rPr>
        <w:t>Laboratorio</w:t>
      </w:r>
      <w:proofErr w:type="gramEnd"/>
      <w:r w:rsidR="00172FDE" w:rsidRPr="00172FDE">
        <w:rPr>
          <w:rFonts w:ascii="Times New Roman" w:hAnsi="Times New Roman" w:cs="Times New Roman"/>
        </w:rPr>
        <w:t xml:space="preserve"> de Mamíferos Marinos, Centro para el Estudio de Sistemas</w:t>
      </w:r>
      <w:r w:rsidR="00B7260D">
        <w:rPr>
          <w:rFonts w:ascii="Times New Roman" w:hAnsi="Times New Roman" w:cs="Times New Roman"/>
        </w:rPr>
        <w:t xml:space="preserve"> </w:t>
      </w:r>
      <w:r w:rsidR="00172FDE" w:rsidRPr="00172FDE">
        <w:rPr>
          <w:rFonts w:ascii="Times New Roman" w:hAnsi="Times New Roman" w:cs="Times New Roman"/>
        </w:rPr>
        <w:t xml:space="preserve">Marinos (CESIMAR) CENPAT-CONICET, </w:t>
      </w:r>
      <w:proofErr w:type="spellStart"/>
      <w:r w:rsidR="00172FDE" w:rsidRPr="00172FDE">
        <w:rPr>
          <w:rFonts w:ascii="Times New Roman" w:hAnsi="Times New Roman" w:cs="Times New Roman"/>
        </w:rPr>
        <w:t>Blvd</w:t>
      </w:r>
      <w:proofErr w:type="spellEnd"/>
      <w:r w:rsidR="00172FDE" w:rsidRPr="00172FDE">
        <w:rPr>
          <w:rFonts w:ascii="Times New Roman" w:hAnsi="Times New Roman" w:cs="Times New Roman"/>
        </w:rPr>
        <w:t xml:space="preserve">. Brown 2915 </w:t>
      </w:r>
      <w:r w:rsidR="003852F9">
        <w:rPr>
          <w:rFonts w:ascii="Times New Roman" w:hAnsi="Times New Roman" w:cs="Times New Roman"/>
        </w:rPr>
        <w:t>(</w:t>
      </w:r>
      <w:r w:rsidR="00172FDE" w:rsidRPr="00172FDE">
        <w:rPr>
          <w:rFonts w:ascii="Times New Roman" w:hAnsi="Times New Roman" w:cs="Times New Roman"/>
        </w:rPr>
        <w:t>9120</w:t>
      </w:r>
      <w:r w:rsidR="003852F9">
        <w:rPr>
          <w:rFonts w:ascii="Times New Roman" w:hAnsi="Times New Roman" w:cs="Times New Roman"/>
        </w:rPr>
        <w:t>)</w:t>
      </w:r>
      <w:r w:rsidR="00172FDE" w:rsidRPr="00172FDE">
        <w:rPr>
          <w:rFonts w:ascii="Times New Roman" w:hAnsi="Times New Roman" w:cs="Times New Roman"/>
        </w:rPr>
        <w:t xml:space="preserve"> Puerto</w:t>
      </w:r>
      <w:r w:rsidR="00B7260D">
        <w:rPr>
          <w:rFonts w:ascii="Times New Roman" w:hAnsi="Times New Roman" w:cs="Times New Roman"/>
        </w:rPr>
        <w:t xml:space="preserve"> </w:t>
      </w:r>
      <w:r w:rsidR="00172FDE" w:rsidRPr="00172FDE">
        <w:rPr>
          <w:rFonts w:ascii="Times New Roman" w:hAnsi="Times New Roman" w:cs="Times New Roman"/>
        </w:rPr>
        <w:t>Madryn, Chubut, Argentina.</w:t>
      </w:r>
    </w:p>
    <w:p w14:paraId="44DE753B" w14:textId="546814CD" w:rsidR="00172FDE" w:rsidRPr="00172FDE" w:rsidRDefault="009459E1" w:rsidP="00F769C0">
      <w:pPr>
        <w:spacing w:after="0" w:line="360" w:lineRule="auto"/>
        <w:rPr>
          <w:rFonts w:ascii="Times New Roman" w:hAnsi="Times New Roman" w:cs="Times New Roman"/>
        </w:rPr>
      </w:pPr>
      <w:r>
        <w:rPr>
          <w:rFonts w:ascii="Times New Roman" w:hAnsi="Times New Roman" w:cs="Times New Roman"/>
        </w:rPr>
        <w:t>4</w:t>
      </w:r>
      <w:r w:rsidR="00172FDE" w:rsidRPr="00172FDE">
        <w:rPr>
          <w:rFonts w:ascii="Times New Roman" w:hAnsi="Times New Roman" w:cs="Times New Roman"/>
        </w:rPr>
        <w:t xml:space="preserve"> </w:t>
      </w:r>
      <w:proofErr w:type="gramStart"/>
      <w:r w:rsidR="00172FDE" w:rsidRPr="00172FDE">
        <w:rPr>
          <w:rFonts w:ascii="Times New Roman" w:hAnsi="Times New Roman" w:cs="Times New Roman"/>
        </w:rPr>
        <w:t>Universidad</w:t>
      </w:r>
      <w:proofErr w:type="gramEnd"/>
      <w:r w:rsidR="00172FDE" w:rsidRPr="00172FDE">
        <w:rPr>
          <w:rFonts w:ascii="Times New Roman" w:hAnsi="Times New Roman" w:cs="Times New Roman"/>
        </w:rPr>
        <w:t xml:space="preserve"> Nacional de la Patagonia San Juan Bosco, </w:t>
      </w:r>
      <w:proofErr w:type="spellStart"/>
      <w:r w:rsidR="00172FDE" w:rsidRPr="00172FDE">
        <w:rPr>
          <w:rFonts w:ascii="Times New Roman" w:hAnsi="Times New Roman" w:cs="Times New Roman"/>
        </w:rPr>
        <w:t>Blvd</w:t>
      </w:r>
      <w:proofErr w:type="spellEnd"/>
      <w:r w:rsidR="00172FDE" w:rsidRPr="00172FDE">
        <w:rPr>
          <w:rFonts w:ascii="Times New Roman" w:hAnsi="Times New Roman" w:cs="Times New Roman"/>
        </w:rPr>
        <w:t>. Brown 3051</w:t>
      </w:r>
      <w:r w:rsidR="00B7260D">
        <w:rPr>
          <w:rFonts w:ascii="Times New Roman" w:hAnsi="Times New Roman" w:cs="Times New Roman"/>
        </w:rPr>
        <w:t xml:space="preserve"> </w:t>
      </w:r>
      <w:r w:rsidR="00821891">
        <w:rPr>
          <w:rFonts w:ascii="Times New Roman" w:hAnsi="Times New Roman" w:cs="Times New Roman"/>
        </w:rPr>
        <w:t>(</w:t>
      </w:r>
      <w:r w:rsidR="00172FDE" w:rsidRPr="00172FDE">
        <w:rPr>
          <w:rFonts w:ascii="Times New Roman" w:hAnsi="Times New Roman" w:cs="Times New Roman"/>
        </w:rPr>
        <w:t>9120</w:t>
      </w:r>
      <w:r w:rsidR="00821891">
        <w:rPr>
          <w:rFonts w:ascii="Times New Roman" w:hAnsi="Times New Roman" w:cs="Times New Roman"/>
        </w:rPr>
        <w:t>)</w:t>
      </w:r>
      <w:r w:rsidR="00172FDE" w:rsidRPr="00172FDE">
        <w:rPr>
          <w:rFonts w:ascii="Times New Roman" w:hAnsi="Times New Roman" w:cs="Times New Roman"/>
        </w:rPr>
        <w:t xml:space="preserve"> Puerto Madryn, Chubut, Argentina.</w:t>
      </w:r>
    </w:p>
    <w:p w14:paraId="254434D2" w14:textId="79656FC0" w:rsidR="00172FDE" w:rsidRDefault="009459E1" w:rsidP="00F769C0">
      <w:pPr>
        <w:spacing w:after="0" w:line="360" w:lineRule="auto"/>
        <w:rPr>
          <w:rFonts w:ascii="Times New Roman" w:hAnsi="Times New Roman" w:cs="Times New Roman"/>
        </w:rPr>
      </w:pPr>
      <w:r>
        <w:rPr>
          <w:rFonts w:ascii="Times New Roman" w:hAnsi="Times New Roman" w:cs="Times New Roman"/>
        </w:rPr>
        <w:t>5</w:t>
      </w:r>
      <w:r w:rsidR="00172FDE" w:rsidRPr="00172FDE">
        <w:rPr>
          <w:rFonts w:ascii="Times New Roman" w:hAnsi="Times New Roman" w:cs="Times New Roman"/>
        </w:rPr>
        <w:t xml:space="preserve"> </w:t>
      </w:r>
      <w:proofErr w:type="gramStart"/>
      <w:r w:rsidR="00172FDE" w:rsidRPr="00172FDE">
        <w:rPr>
          <w:rFonts w:ascii="Times New Roman" w:hAnsi="Times New Roman" w:cs="Times New Roman"/>
        </w:rPr>
        <w:t>Ciclo</w:t>
      </w:r>
      <w:proofErr w:type="gramEnd"/>
      <w:r w:rsidR="00172FDE" w:rsidRPr="00172FDE">
        <w:rPr>
          <w:rFonts w:ascii="Times New Roman" w:hAnsi="Times New Roman" w:cs="Times New Roman"/>
        </w:rPr>
        <w:t xml:space="preserve"> Básico Común - Área Matemática - Universidad de Buenos Aires.</w:t>
      </w:r>
      <w:r w:rsidR="00DD5E70">
        <w:rPr>
          <w:rFonts w:ascii="Times New Roman" w:hAnsi="Times New Roman" w:cs="Times New Roman"/>
        </w:rPr>
        <w:t xml:space="preserve"> </w:t>
      </w:r>
      <w:r w:rsidR="00207516">
        <w:rPr>
          <w:rFonts w:ascii="Times New Roman" w:hAnsi="Times New Roman" w:cs="Times New Roman"/>
        </w:rPr>
        <w:t xml:space="preserve">Ciudad Universitaria, </w:t>
      </w:r>
      <w:proofErr w:type="spellStart"/>
      <w:r w:rsidR="00207516">
        <w:rPr>
          <w:rFonts w:ascii="Times New Roman" w:hAnsi="Times New Roman" w:cs="Times New Roman"/>
        </w:rPr>
        <w:t>Nuñez</w:t>
      </w:r>
      <w:proofErr w:type="spellEnd"/>
      <w:r w:rsidR="00207516">
        <w:rPr>
          <w:rFonts w:ascii="Times New Roman" w:hAnsi="Times New Roman" w:cs="Times New Roman"/>
        </w:rPr>
        <w:t xml:space="preserve">, </w:t>
      </w:r>
      <w:r w:rsidR="00DD5E70" w:rsidRPr="00DD5E70">
        <w:rPr>
          <w:rFonts w:ascii="Times New Roman" w:hAnsi="Times New Roman" w:cs="Times New Roman"/>
        </w:rPr>
        <w:t xml:space="preserve">Av. </w:t>
      </w:r>
      <w:proofErr w:type="spellStart"/>
      <w:r w:rsidR="00DD5E70" w:rsidRPr="00DD5E70">
        <w:rPr>
          <w:rFonts w:ascii="Times New Roman" w:hAnsi="Times New Roman" w:cs="Times New Roman"/>
        </w:rPr>
        <w:t>Cantilo</w:t>
      </w:r>
      <w:proofErr w:type="spellEnd"/>
      <w:r w:rsidR="00DD5E70" w:rsidRPr="00DD5E70">
        <w:rPr>
          <w:rFonts w:ascii="Times New Roman" w:hAnsi="Times New Roman" w:cs="Times New Roman"/>
        </w:rPr>
        <w:t xml:space="preserve"> S/N, </w:t>
      </w:r>
      <w:proofErr w:type="spellStart"/>
      <w:r w:rsidR="00DD5E70" w:rsidRPr="00DD5E70">
        <w:rPr>
          <w:rFonts w:ascii="Times New Roman" w:hAnsi="Times New Roman" w:cs="Times New Roman"/>
        </w:rPr>
        <w:t>Pab</w:t>
      </w:r>
      <w:proofErr w:type="spellEnd"/>
      <w:r w:rsidR="00DD5E70" w:rsidRPr="00DD5E70">
        <w:rPr>
          <w:rFonts w:ascii="Times New Roman" w:hAnsi="Times New Roman" w:cs="Times New Roman"/>
        </w:rPr>
        <w:t xml:space="preserve"> 3, Subsuelo</w:t>
      </w:r>
      <w:r w:rsidR="00FA5D26">
        <w:rPr>
          <w:rFonts w:ascii="Times New Roman" w:hAnsi="Times New Roman" w:cs="Times New Roman"/>
        </w:rPr>
        <w:t xml:space="preserve"> (</w:t>
      </w:r>
      <w:r w:rsidR="00FA5D26" w:rsidRPr="00207516">
        <w:rPr>
          <w:rFonts w:ascii="Times New Roman" w:hAnsi="Times New Roman" w:cs="Times New Roman"/>
        </w:rPr>
        <w:t>1428</w:t>
      </w:r>
      <w:r w:rsidR="00FA5D26">
        <w:rPr>
          <w:rFonts w:ascii="Times New Roman" w:hAnsi="Times New Roman" w:cs="Times New Roman"/>
        </w:rPr>
        <w:t>)</w:t>
      </w:r>
      <w:r w:rsidR="00DD5E70">
        <w:rPr>
          <w:rFonts w:ascii="Times New Roman" w:hAnsi="Times New Roman" w:cs="Times New Roman"/>
        </w:rPr>
        <w:t xml:space="preserve"> </w:t>
      </w:r>
      <w:r w:rsidR="00DD5E70" w:rsidRPr="00DD5E70">
        <w:rPr>
          <w:rFonts w:ascii="Times New Roman" w:hAnsi="Times New Roman" w:cs="Times New Roman"/>
        </w:rPr>
        <w:t>CABA</w:t>
      </w:r>
      <w:r w:rsidR="00FA5D26">
        <w:rPr>
          <w:rFonts w:ascii="Times New Roman" w:hAnsi="Times New Roman" w:cs="Times New Roman"/>
        </w:rPr>
        <w:t>, Argentina.</w:t>
      </w:r>
    </w:p>
    <w:p w14:paraId="7931ED23" w14:textId="77777777" w:rsidR="009C3773" w:rsidRPr="00172FDE" w:rsidRDefault="009C3773" w:rsidP="00F769C0">
      <w:pPr>
        <w:spacing w:after="0" w:line="360" w:lineRule="auto"/>
        <w:rPr>
          <w:rFonts w:ascii="Times New Roman" w:hAnsi="Times New Roman" w:cs="Times New Roman"/>
        </w:rPr>
      </w:pPr>
    </w:p>
    <w:p w14:paraId="62F3FC0C" w14:textId="73D5AC52" w:rsidR="00172FDE" w:rsidRPr="00CD0875" w:rsidRDefault="00172FDE" w:rsidP="00F769C0">
      <w:pPr>
        <w:spacing w:after="0" w:line="360" w:lineRule="auto"/>
        <w:rPr>
          <w:rFonts w:ascii="Times New Roman" w:hAnsi="Times New Roman" w:cs="Times New Roman"/>
        </w:rPr>
      </w:pPr>
      <w:r w:rsidRPr="00CD0875">
        <w:rPr>
          <w:rFonts w:ascii="Times New Roman" w:hAnsi="Times New Roman" w:cs="Times New Roman"/>
        </w:rPr>
        <w:t xml:space="preserve">* </w:t>
      </w:r>
      <w:proofErr w:type="spellStart"/>
      <w:r w:rsidRPr="00CD0875">
        <w:rPr>
          <w:rFonts w:ascii="Times New Roman" w:hAnsi="Times New Roman" w:cs="Times New Roman"/>
        </w:rPr>
        <w:t>Corresponding</w:t>
      </w:r>
      <w:proofErr w:type="spellEnd"/>
      <w:r w:rsidRPr="00CD0875">
        <w:rPr>
          <w:rFonts w:ascii="Times New Roman" w:hAnsi="Times New Roman" w:cs="Times New Roman"/>
        </w:rPr>
        <w:t xml:space="preserve"> </w:t>
      </w:r>
      <w:proofErr w:type="spellStart"/>
      <w:r w:rsidRPr="00CD0875">
        <w:rPr>
          <w:rFonts w:ascii="Times New Roman" w:hAnsi="Times New Roman" w:cs="Times New Roman"/>
        </w:rPr>
        <w:t>author</w:t>
      </w:r>
      <w:proofErr w:type="spellEnd"/>
      <w:r w:rsidRPr="00CD0875">
        <w:rPr>
          <w:rFonts w:ascii="Times New Roman" w:hAnsi="Times New Roman" w:cs="Times New Roman"/>
        </w:rPr>
        <w:t>: María A</w:t>
      </w:r>
      <w:r w:rsidR="00CD0875" w:rsidRPr="00CD0875">
        <w:rPr>
          <w:rFonts w:ascii="Times New Roman" w:hAnsi="Times New Roman" w:cs="Times New Roman"/>
        </w:rPr>
        <w:t>l</w:t>
      </w:r>
      <w:r w:rsidR="00CD0875">
        <w:rPr>
          <w:rFonts w:ascii="Times New Roman" w:hAnsi="Times New Roman" w:cs="Times New Roman"/>
        </w:rPr>
        <w:t>ejandra</w:t>
      </w:r>
      <w:r w:rsidRPr="00CD0875">
        <w:rPr>
          <w:rFonts w:ascii="Times New Roman" w:hAnsi="Times New Roman" w:cs="Times New Roman"/>
        </w:rPr>
        <w:t xml:space="preserve"> Romero, e-mail: </w:t>
      </w:r>
      <w:hyperlink r:id="rId8" w:history="1">
        <w:r w:rsidR="00B7260D" w:rsidRPr="00CD0875">
          <w:rPr>
            <w:rStyle w:val="Hyperlink"/>
            <w:rFonts w:ascii="Times New Roman" w:hAnsi="Times New Roman" w:cs="Times New Roman"/>
          </w:rPr>
          <w:t>romero.ale@gmail.com</w:t>
        </w:r>
      </w:hyperlink>
    </w:p>
    <w:p w14:paraId="7D221F9B" w14:textId="332FFD4F" w:rsidR="00B7260D" w:rsidRDefault="00B7260D" w:rsidP="00F769C0">
      <w:pPr>
        <w:spacing w:after="0" w:line="360" w:lineRule="auto"/>
        <w:rPr>
          <w:rFonts w:ascii="Times New Roman" w:hAnsi="Times New Roman" w:cs="Times New Roman"/>
        </w:rPr>
      </w:pPr>
    </w:p>
    <w:p w14:paraId="531587DB" w14:textId="054F96F6" w:rsidR="00C02A56" w:rsidRPr="00F769C0" w:rsidRDefault="00C02A56" w:rsidP="00F769C0">
      <w:pPr>
        <w:spacing w:after="0" w:line="360" w:lineRule="auto"/>
        <w:rPr>
          <w:rFonts w:ascii="Times New Roman" w:hAnsi="Times New Roman" w:cs="Times New Roman"/>
          <w:b/>
          <w:bCs/>
          <w:lang w:val="en-US"/>
        </w:rPr>
      </w:pPr>
      <w:r w:rsidRPr="00F769C0">
        <w:rPr>
          <w:rFonts w:ascii="Times New Roman" w:hAnsi="Times New Roman" w:cs="Times New Roman"/>
          <w:b/>
          <w:bCs/>
          <w:lang w:val="en-US"/>
        </w:rPr>
        <w:t>Abstract</w:t>
      </w:r>
    </w:p>
    <w:p w14:paraId="1B315E08" w14:textId="4DCE25D8" w:rsidR="00C02A56" w:rsidRPr="000A7AEB" w:rsidRDefault="00C02A56" w:rsidP="00F769C0">
      <w:pPr>
        <w:spacing w:after="0" w:line="360" w:lineRule="auto"/>
        <w:ind w:firstLine="284"/>
        <w:rPr>
          <w:rFonts w:ascii="Times New Roman" w:hAnsi="Times New Roman" w:cs="Times New Roman"/>
          <w:lang w:val="en-US"/>
        </w:rPr>
      </w:pPr>
      <w:r w:rsidRPr="00583B89">
        <w:rPr>
          <w:rFonts w:ascii="Times New Roman" w:hAnsi="Times New Roman" w:cs="Times New Roman"/>
          <w:lang w:val="en-US"/>
        </w:rPr>
        <w:t xml:space="preserve">Understanding the recovery of whale populations is critical </w:t>
      </w:r>
      <w:r w:rsidR="00095444">
        <w:rPr>
          <w:rFonts w:ascii="Times New Roman" w:hAnsi="Times New Roman" w:cs="Times New Roman"/>
          <w:lang w:val="en-US"/>
        </w:rPr>
        <w:t>for</w:t>
      </w:r>
      <w:r w:rsidRPr="00583B89">
        <w:rPr>
          <w:rFonts w:ascii="Times New Roman" w:hAnsi="Times New Roman" w:cs="Times New Roman"/>
          <w:lang w:val="en-US"/>
        </w:rPr>
        <w:t xml:space="preserve"> develop</w:t>
      </w:r>
      <w:r w:rsidR="004A0BB4">
        <w:rPr>
          <w:rFonts w:ascii="Times New Roman" w:hAnsi="Times New Roman" w:cs="Times New Roman"/>
          <w:lang w:val="en-US"/>
        </w:rPr>
        <w:t>ing</w:t>
      </w:r>
      <w:r w:rsidRPr="00583B89">
        <w:rPr>
          <w:rFonts w:ascii="Times New Roman" w:hAnsi="Times New Roman" w:cs="Times New Roman"/>
          <w:lang w:val="en-US"/>
        </w:rPr>
        <w:t xml:space="preserve"> population</w:t>
      </w:r>
      <w:r w:rsidR="004A0BB4">
        <w:rPr>
          <w:rFonts w:ascii="Times New Roman" w:hAnsi="Times New Roman" w:cs="Times New Roman"/>
          <w:lang w:val="en-US"/>
        </w:rPr>
        <w:t>-</w:t>
      </w:r>
      <w:r w:rsidRPr="00583B89">
        <w:rPr>
          <w:rFonts w:ascii="Times New Roman" w:hAnsi="Times New Roman" w:cs="Times New Roman"/>
          <w:lang w:val="en-US"/>
        </w:rPr>
        <w:t xml:space="preserve">management and conservation strategies. The </w:t>
      </w:r>
      <w:r w:rsidR="006252A7">
        <w:rPr>
          <w:rFonts w:ascii="Times New Roman" w:hAnsi="Times New Roman" w:cs="Times New Roman"/>
          <w:lang w:val="en-US"/>
        </w:rPr>
        <w:t>s</w:t>
      </w:r>
      <w:r w:rsidRPr="00583B89">
        <w:rPr>
          <w:rFonts w:ascii="Times New Roman" w:hAnsi="Times New Roman" w:cs="Times New Roman"/>
          <w:lang w:val="en-US"/>
        </w:rPr>
        <w:t xml:space="preserve">outhern </w:t>
      </w:r>
      <w:r w:rsidR="006252A7">
        <w:rPr>
          <w:rFonts w:ascii="Times New Roman" w:hAnsi="Times New Roman" w:cs="Times New Roman"/>
          <w:lang w:val="en-US"/>
        </w:rPr>
        <w:t>r</w:t>
      </w:r>
      <w:r w:rsidRPr="00583B89">
        <w:rPr>
          <w:rFonts w:ascii="Times New Roman" w:hAnsi="Times New Roman" w:cs="Times New Roman"/>
          <w:lang w:val="en-US"/>
        </w:rPr>
        <w:t xml:space="preserve">ight </w:t>
      </w:r>
      <w:r w:rsidR="006252A7">
        <w:rPr>
          <w:rFonts w:ascii="Times New Roman" w:hAnsi="Times New Roman" w:cs="Times New Roman"/>
          <w:lang w:val="en-US"/>
        </w:rPr>
        <w:t>w</w:t>
      </w:r>
      <w:r w:rsidRPr="00583B89">
        <w:rPr>
          <w:rFonts w:ascii="Times New Roman" w:hAnsi="Times New Roman" w:cs="Times New Roman"/>
          <w:lang w:val="en-US"/>
        </w:rPr>
        <w:t xml:space="preserve">hale (SRW) </w:t>
      </w:r>
      <w:proofErr w:type="spellStart"/>
      <w:r w:rsidRPr="00583B89">
        <w:rPr>
          <w:rFonts w:ascii="Times New Roman" w:hAnsi="Times New Roman" w:cs="Times New Roman"/>
          <w:i/>
          <w:iCs/>
          <w:lang w:val="en-US"/>
        </w:rPr>
        <w:t>Eubalena</w:t>
      </w:r>
      <w:proofErr w:type="spellEnd"/>
      <w:r w:rsidRPr="00583B89">
        <w:rPr>
          <w:rFonts w:ascii="Times New Roman" w:hAnsi="Times New Roman" w:cs="Times New Roman"/>
          <w:i/>
          <w:iCs/>
          <w:lang w:val="en-US"/>
        </w:rPr>
        <w:t xml:space="preserve"> </w:t>
      </w:r>
      <w:proofErr w:type="spellStart"/>
      <w:r w:rsidRPr="00583B89">
        <w:rPr>
          <w:rFonts w:ascii="Times New Roman" w:hAnsi="Times New Roman" w:cs="Times New Roman"/>
          <w:i/>
          <w:iCs/>
          <w:lang w:val="en-US"/>
        </w:rPr>
        <w:t>australis</w:t>
      </w:r>
      <w:proofErr w:type="spellEnd"/>
      <w:r w:rsidRPr="00583B89">
        <w:rPr>
          <w:rFonts w:ascii="Times New Roman" w:hAnsi="Times New Roman" w:cs="Times New Roman"/>
          <w:lang w:val="en-US"/>
        </w:rPr>
        <w:t xml:space="preserve"> </w:t>
      </w:r>
      <w:r w:rsidR="001A69DE" w:rsidRPr="00583B89">
        <w:rPr>
          <w:rFonts w:ascii="Times New Roman" w:hAnsi="Times New Roman" w:cs="Times New Roman"/>
          <w:lang w:val="en-GB"/>
        </w:rPr>
        <w:t>is</w:t>
      </w:r>
      <w:r w:rsidRPr="00583B89">
        <w:rPr>
          <w:rFonts w:ascii="Times New Roman" w:hAnsi="Times New Roman" w:cs="Times New Roman"/>
          <w:lang w:val="en-GB"/>
        </w:rPr>
        <w:t xml:space="preserve"> one of the species of baleen</w:t>
      </w:r>
      <w:r w:rsidR="00DD3A2D">
        <w:rPr>
          <w:rFonts w:ascii="Times New Roman" w:hAnsi="Times New Roman" w:cs="Times New Roman"/>
          <w:lang w:val="en-GB"/>
        </w:rPr>
        <w:t xml:space="preserve"> </w:t>
      </w:r>
      <w:r w:rsidRPr="00583B89">
        <w:rPr>
          <w:rFonts w:ascii="Times New Roman" w:hAnsi="Times New Roman" w:cs="Times New Roman"/>
          <w:lang w:val="en-GB"/>
        </w:rPr>
        <w:t xml:space="preserve">whales that </w:t>
      </w:r>
      <w:r w:rsidRPr="00583B89">
        <w:rPr>
          <w:rFonts w:ascii="Times New Roman" w:hAnsi="Times New Roman" w:cs="Times New Roman"/>
          <w:lang w:val="en-US"/>
        </w:rPr>
        <w:t>ha</w:t>
      </w:r>
      <w:r w:rsidR="00FF3AEF" w:rsidRPr="00583B89">
        <w:rPr>
          <w:rFonts w:ascii="Times New Roman" w:hAnsi="Times New Roman" w:cs="Times New Roman"/>
          <w:lang w:val="en-US"/>
        </w:rPr>
        <w:t>s</w:t>
      </w:r>
      <w:r w:rsidRPr="00583B89">
        <w:rPr>
          <w:rFonts w:ascii="Times New Roman" w:hAnsi="Times New Roman" w:cs="Times New Roman"/>
          <w:lang w:val="en-US"/>
        </w:rPr>
        <w:t xml:space="preserve"> experienced centuries of exploitation. </w:t>
      </w:r>
      <w:r w:rsidR="009A23F3">
        <w:rPr>
          <w:rFonts w:ascii="Times New Roman" w:hAnsi="Times New Roman" w:cs="Times New Roman"/>
          <w:lang w:val="en-US"/>
        </w:rPr>
        <w:t>W</w:t>
      </w:r>
      <w:r w:rsidRPr="00583B89">
        <w:rPr>
          <w:rFonts w:ascii="Times New Roman" w:hAnsi="Times New Roman" w:cs="Times New Roman"/>
          <w:lang w:val="en-US"/>
        </w:rPr>
        <w:t xml:space="preserve">e assess </w:t>
      </w:r>
      <w:r w:rsidR="009A23F3">
        <w:rPr>
          <w:rFonts w:ascii="Times New Roman" w:hAnsi="Times New Roman" w:cs="Times New Roman"/>
          <w:lang w:val="en-US"/>
        </w:rPr>
        <w:t xml:space="preserve">here </w:t>
      </w:r>
      <w:r w:rsidRPr="00583B89">
        <w:rPr>
          <w:rFonts w:ascii="Times New Roman" w:hAnsi="Times New Roman" w:cs="Times New Roman"/>
          <w:lang w:val="en-US"/>
        </w:rPr>
        <w:t xml:space="preserve">for the first time the population dynamics of </w:t>
      </w:r>
      <w:r w:rsidR="003A4736">
        <w:rPr>
          <w:rFonts w:ascii="Times New Roman" w:hAnsi="Times New Roman" w:cs="Times New Roman"/>
          <w:lang w:val="en-US"/>
        </w:rPr>
        <w:t xml:space="preserve">the </w:t>
      </w:r>
      <w:r w:rsidRPr="00583B89">
        <w:rPr>
          <w:rFonts w:ascii="Times New Roman" w:hAnsi="Times New Roman" w:cs="Times New Roman"/>
          <w:lang w:val="en-US"/>
        </w:rPr>
        <w:t xml:space="preserve">SRW from the </w:t>
      </w:r>
      <w:r w:rsidR="000F6249">
        <w:rPr>
          <w:rFonts w:ascii="Times New Roman" w:hAnsi="Times New Roman" w:cs="Times New Roman"/>
          <w:lang w:val="en-US"/>
        </w:rPr>
        <w:t>south</w:t>
      </w:r>
      <w:r w:rsidRPr="00583B89">
        <w:rPr>
          <w:rFonts w:ascii="Times New Roman" w:hAnsi="Times New Roman" w:cs="Times New Roman"/>
          <w:lang w:val="en-US"/>
        </w:rPr>
        <w:t xml:space="preserve">western Atlantic Ocean at </w:t>
      </w:r>
      <w:r w:rsidR="00E07338">
        <w:rPr>
          <w:rFonts w:ascii="Times New Roman" w:hAnsi="Times New Roman" w:cs="Times New Roman"/>
          <w:lang w:val="en-US"/>
        </w:rPr>
        <w:t xml:space="preserve">the </w:t>
      </w:r>
      <w:r w:rsidRPr="00583B89">
        <w:rPr>
          <w:rFonts w:ascii="Times New Roman" w:hAnsi="Times New Roman" w:cs="Times New Roman"/>
          <w:lang w:val="en-US"/>
        </w:rPr>
        <w:t xml:space="preserve">regional level to measure </w:t>
      </w:r>
      <w:r w:rsidR="00C33CA4" w:rsidRPr="00583B89">
        <w:rPr>
          <w:rFonts w:ascii="Times New Roman" w:hAnsi="Times New Roman" w:cs="Times New Roman"/>
          <w:lang w:val="en-US"/>
        </w:rPr>
        <w:t xml:space="preserve">numerically </w:t>
      </w:r>
      <w:r w:rsidRPr="00583B89">
        <w:rPr>
          <w:rFonts w:ascii="Times New Roman" w:hAnsi="Times New Roman" w:cs="Times New Roman"/>
          <w:lang w:val="en-US"/>
        </w:rPr>
        <w:t>the effect of whaling</w:t>
      </w:r>
      <w:r w:rsidR="004A55D0">
        <w:rPr>
          <w:rFonts w:ascii="Times New Roman" w:hAnsi="Times New Roman" w:cs="Times New Roman"/>
          <w:lang w:val="en-US"/>
        </w:rPr>
        <w:t xml:space="preserve"> and</w:t>
      </w:r>
      <w:r w:rsidRPr="00583B89">
        <w:rPr>
          <w:rFonts w:ascii="Times New Roman" w:hAnsi="Times New Roman" w:cs="Times New Roman"/>
          <w:lang w:val="en-US"/>
        </w:rPr>
        <w:t xml:space="preserve"> estimate </w:t>
      </w:r>
      <w:r w:rsidR="00AB2CB5">
        <w:rPr>
          <w:rFonts w:ascii="Times New Roman" w:hAnsi="Times New Roman" w:cs="Times New Roman"/>
          <w:lang w:val="en-US"/>
        </w:rPr>
        <w:t xml:space="preserve">the </w:t>
      </w:r>
      <w:r w:rsidRPr="00583B89">
        <w:rPr>
          <w:rFonts w:ascii="Times New Roman" w:hAnsi="Times New Roman" w:cs="Times New Roman"/>
          <w:lang w:val="en-US"/>
        </w:rPr>
        <w:t>population trend and recovery level</w:t>
      </w:r>
      <w:r w:rsidR="00EA159B" w:rsidRPr="00583B89">
        <w:rPr>
          <w:rFonts w:ascii="Times New Roman" w:hAnsi="Times New Roman" w:cs="Times New Roman"/>
          <w:lang w:val="en-US"/>
        </w:rPr>
        <w:t xml:space="preserve"> after depletion</w:t>
      </w:r>
      <w:r w:rsidRPr="00583B89">
        <w:rPr>
          <w:rFonts w:ascii="Times New Roman" w:hAnsi="Times New Roman" w:cs="Times New Roman"/>
          <w:lang w:val="en-US"/>
        </w:rPr>
        <w:t xml:space="preserve">. </w:t>
      </w:r>
      <w:r w:rsidR="00960D57">
        <w:rPr>
          <w:rFonts w:ascii="Times New Roman" w:hAnsi="Times New Roman" w:cs="Times New Roman"/>
          <w:lang w:val="en-US"/>
        </w:rPr>
        <w:t>W</w:t>
      </w:r>
      <w:r w:rsidRPr="00583B89">
        <w:rPr>
          <w:rFonts w:ascii="Times New Roman" w:hAnsi="Times New Roman" w:cs="Times New Roman"/>
          <w:lang w:val="en-US"/>
        </w:rPr>
        <w:t xml:space="preserve">e reconstructed the catch history of whaling for the period 1670-1973 by an extensive </w:t>
      </w:r>
      <w:r w:rsidR="00671296" w:rsidRPr="00583B89">
        <w:rPr>
          <w:rFonts w:ascii="Times New Roman" w:hAnsi="Times New Roman" w:cs="Times New Roman"/>
          <w:lang w:val="en-US"/>
        </w:rPr>
        <w:t>review</w:t>
      </w:r>
      <w:r w:rsidRPr="00583B89">
        <w:rPr>
          <w:rFonts w:ascii="Times New Roman" w:hAnsi="Times New Roman" w:cs="Times New Roman"/>
          <w:lang w:val="en-US"/>
        </w:rPr>
        <w:t xml:space="preserve"> of different </w:t>
      </w:r>
      <w:r w:rsidR="00490F6C">
        <w:rPr>
          <w:rFonts w:ascii="Times New Roman" w:hAnsi="Times New Roman" w:cs="Times New Roman"/>
          <w:lang w:val="en-US"/>
        </w:rPr>
        <w:t>literature</w:t>
      </w:r>
      <w:r w:rsidRPr="00583B89">
        <w:rPr>
          <w:rFonts w:ascii="Times New Roman" w:hAnsi="Times New Roman" w:cs="Times New Roman"/>
          <w:lang w:val="en-US"/>
        </w:rPr>
        <w:t xml:space="preserve"> sources</w:t>
      </w:r>
      <w:r w:rsidR="00490F6C">
        <w:rPr>
          <w:rFonts w:ascii="Times New Roman" w:hAnsi="Times New Roman" w:cs="Times New Roman"/>
          <w:lang w:val="en-US"/>
        </w:rPr>
        <w:t xml:space="preserve"> and developed </w:t>
      </w:r>
      <w:r w:rsidRPr="00583B89">
        <w:rPr>
          <w:rFonts w:ascii="Times New Roman" w:hAnsi="Times New Roman" w:cs="Times New Roman"/>
          <w:lang w:val="en-US"/>
        </w:rPr>
        <w:t xml:space="preserve">a Bayesian state-space model </w:t>
      </w:r>
      <w:r w:rsidR="00490F6C">
        <w:rPr>
          <w:rFonts w:ascii="Times New Roman" w:hAnsi="Times New Roman" w:cs="Times New Roman"/>
          <w:lang w:val="en-US"/>
        </w:rPr>
        <w:t>t</w:t>
      </w:r>
      <w:r w:rsidR="00490F6C" w:rsidRPr="00583B89">
        <w:rPr>
          <w:rFonts w:ascii="Times New Roman" w:hAnsi="Times New Roman" w:cs="Times New Roman"/>
          <w:lang w:val="en-US"/>
        </w:rPr>
        <w:t>o estimate the demographic parameters</w:t>
      </w:r>
      <w:r w:rsidRPr="00583B89">
        <w:rPr>
          <w:rFonts w:ascii="Times New Roman" w:eastAsia="Adv OTee 46 0ee 4+ 20" w:hAnsi="Times New Roman" w:cs="Times New Roman"/>
          <w:lang w:val="en-US"/>
        </w:rPr>
        <w:t xml:space="preserve">. </w:t>
      </w:r>
      <w:r w:rsidRPr="00583B89">
        <w:rPr>
          <w:rFonts w:ascii="Times New Roman" w:hAnsi="Times New Roman" w:cs="Times New Roman"/>
          <w:lang w:val="en-GB"/>
        </w:rPr>
        <w:t>The population trajectory indicate</w:t>
      </w:r>
      <w:r w:rsidR="006C239D">
        <w:rPr>
          <w:rFonts w:ascii="Times New Roman" w:hAnsi="Times New Roman" w:cs="Times New Roman"/>
          <w:lang w:val="en-GB"/>
        </w:rPr>
        <w:t>d</w:t>
      </w:r>
      <w:r w:rsidRPr="00583B89">
        <w:rPr>
          <w:rFonts w:ascii="Times New Roman" w:hAnsi="Times New Roman" w:cs="Times New Roman"/>
          <w:lang w:val="en-GB"/>
        </w:rPr>
        <w:t xml:space="preserve"> that the pre</w:t>
      </w:r>
      <w:r w:rsidR="006C239D">
        <w:rPr>
          <w:rFonts w:ascii="Times New Roman" w:hAnsi="Times New Roman" w:cs="Times New Roman"/>
          <w:lang w:val="en-GB"/>
        </w:rPr>
        <w:t>-</w:t>
      </w:r>
      <w:r w:rsidRPr="00583B89">
        <w:rPr>
          <w:rFonts w:ascii="Times New Roman" w:hAnsi="Times New Roman" w:cs="Times New Roman"/>
          <w:lang w:val="en-GB"/>
        </w:rPr>
        <w:t xml:space="preserve">exploitation abundance was close to 30,000 </w:t>
      </w:r>
      <w:r w:rsidR="00063243">
        <w:rPr>
          <w:rFonts w:ascii="Times New Roman" w:hAnsi="Times New Roman" w:cs="Times New Roman"/>
          <w:lang w:val="en-GB"/>
        </w:rPr>
        <w:t>individuals</w:t>
      </w:r>
      <w:r w:rsidRPr="00583B89">
        <w:rPr>
          <w:rFonts w:ascii="Times New Roman" w:hAnsi="Times New Roman" w:cs="Times New Roman"/>
          <w:lang w:val="en-US"/>
        </w:rPr>
        <w:t xml:space="preserve">. </w:t>
      </w:r>
      <w:r w:rsidRPr="00583B89">
        <w:rPr>
          <w:rFonts w:ascii="Times New Roman" w:hAnsi="Times New Roman" w:cs="Times New Roman"/>
          <w:lang w:val="en-GB"/>
        </w:rPr>
        <w:t xml:space="preserve">The abundance dropped to its lowest abundance levels in </w:t>
      </w:r>
      <w:r w:rsidR="004C77D2">
        <w:rPr>
          <w:rFonts w:ascii="Times New Roman" w:hAnsi="Times New Roman" w:cs="Times New Roman"/>
          <w:lang w:val="en-GB"/>
        </w:rPr>
        <w:t xml:space="preserve">the </w:t>
      </w:r>
      <w:r w:rsidRPr="00583B89">
        <w:rPr>
          <w:rFonts w:ascii="Times New Roman" w:hAnsi="Times New Roman" w:cs="Times New Roman"/>
          <w:lang w:val="en-GB"/>
        </w:rPr>
        <w:t xml:space="preserve">1830s when </w:t>
      </w:r>
      <w:r w:rsidR="00074447">
        <w:rPr>
          <w:rFonts w:ascii="Times New Roman" w:hAnsi="Times New Roman" w:cs="Times New Roman"/>
          <w:lang w:val="en-GB"/>
        </w:rPr>
        <w:t>fewer</w:t>
      </w:r>
      <w:r w:rsidRPr="00583B89">
        <w:rPr>
          <w:rFonts w:ascii="Times New Roman" w:hAnsi="Times New Roman" w:cs="Times New Roman"/>
          <w:lang w:val="en-GB"/>
        </w:rPr>
        <w:t xml:space="preserve"> than 1</w:t>
      </w:r>
      <w:r w:rsidR="00EC3CEB">
        <w:rPr>
          <w:rFonts w:ascii="Times New Roman" w:hAnsi="Times New Roman" w:cs="Times New Roman"/>
          <w:lang w:val="en-GB"/>
        </w:rPr>
        <w:t>,</w:t>
      </w:r>
      <w:r w:rsidRPr="00583B89">
        <w:rPr>
          <w:rFonts w:ascii="Times New Roman" w:hAnsi="Times New Roman" w:cs="Times New Roman"/>
          <w:lang w:val="en-GB"/>
        </w:rPr>
        <w:t xml:space="preserve">000 individuals </w:t>
      </w:r>
      <w:r w:rsidR="00074447">
        <w:rPr>
          <w:rFonts w:ascii="Times New Roman" w:hAnsi="Times New Roman" w:cs="Times New Roman"/>
          <w:lang w:val="en-GB"/>
        </w:rPr>
        <w:t>remained</w:t>
      </w:r>
      <w:r w:rsidRPr="00583B89">
        <w:rPr>
          <w:rFonts w:ascii="Times New Roman" w:hAnsi="Times New Roman" w:cs="Times New Roman"/>
          <w:lang w:val="en-GB"/>
        </w:rPr>
        <w:t xml:space="preserve">. The current population abundance </w:t>
      </w:r>
      <w:r w:rsidRPr="00583B89">
        <w:rPr>
          <w:rFonts w:ascii="Times New Roman" w:eastAsiaTheme="minorEastAsia" w:hAnsi="Times New Roman" w:cs="Times New Roman"/>
          <w:lang w:val="en-GB"/>
        </w:rPr>
        <w:t xml:space="preserve">is estimated at </w:t>
      </w:r>
      <w:r w:rsidR="00255EF1">
        <w:rPr>
          <w:rFonts w:ascii="Times New Roman" w:eastAsiaTheme="minorEastAsia" w:hAnsi="Times New Roman" w:cs="Times New Roman"/>
          <w:lang w:val="en-GB"/>
        </w:rPr>
        <w:t>6</w:t>
      </w:r>
      <w:r w:rsidRPr="00583B89">
        <w:rPr>
          <w:rFonts w:ascii="Times New Roman" w:eastAsiaTheme="minorEastAsia" w:hAnsi="Times New Roman" w:cs="Times New Roman"/>
          <w:lang w:val="en-GB"/>
        </w:rPr>
        <w:t>,</w:t>
      </w:r>
      <w:r w:rsidR="00255EF1">
        <w:rPr>
          <w:rFonts w:ascii="Times New Roman" w:eastAsiaTheme="minorEastAsia" w:hAnsi="Times New Roman" w:cs="Times New Roman"/>
          <w:lang w:val="en-GB"/>
        </w:rPr>
        <w:t>0</w:t>
      </w:r>
      <w:r w:rsidRPr="00583B89">
        <w:rPr>
          <w:rFonts w:ascii="Times New Roman" w:eastAsiaTheme="minorEastAsia" w:hAnsi="Times New Roman" w:cs="Times New Roman"/>
          <w:lang w:val="en-GB"/>
        </w:rPr>
        <w:t>00 whales, suggesting that the SRW population remains small relative to its pre-exploitation abundance (recovery level: 1</w:t>
      </w:r>
      <w:r w:rsidR="0072557B" w:rsidRPr="00583B89">
        <w:rPr>
          <w:rFonts w:ascii="Times New Roman" w:eastAsiaTheme="minorEastAsia" w:hAnsi="Times New Roman" w:cs="Times New Roman"/>
          <w:lang w:val="en-GB"/>
        </w:rPr>
        <w:t>5</w:t>
      </w:r>
      <w:r w:rsidRPr="00583B89">
        <w:rPr>
          <w:rFonts w:ascii="Times New Roman" w:eastAsiaTheme="minorEastAsia" w:hAnsi="Times New Roman" w:cs="Times New Roman"/>
          <w:lang w:val="en-GB"/>
        </w:rPr>
        <w:t>-1</w:t>
      </w:r>
      <w:r w:rsidR="0072557B" w:rsidRPr="00583B89">
        <w:rPr>
          <w:rFonts w:ascii="Times New Roman" w:eastAsiaTheme="minorEastAsia" w:hAnsi="Times New Roman" w:cs="Times New Roman"/>
          <w:lang w:val="en-GB"/>
        </w:rPr>
        <w:t>8</w:t>
      </w:r>
      <w:r w:rsidRPr="00583B89">
        <w:rPr>
          <w:rFonts w:ascii="Times New Roman" w:eastAsiaTheme="minorEastAsia" w:hAnsi="Times New Roman" w:cs="Times New Roman"/>
          <w:lang w:val="en-GB"/>
        </w:rPr>
        <w:t>%).</w:t>
      </w:r>
      <w:r w:rsidRPr="00583B89">
        <w:rPr>
          <w:rFonts w:ascii="Times New Roman" w:eastAsia="Adv OTee 46 0ee 4+ 20" w:hAnsi="Times New Roman" w:cs="Times New Roman"/>
          <w:lang w:val="en-US"/>
        </w:rPr>
        <w:t xml:space="preserve"> </w:t>
      </w:r>
      <w:r w:rsidRPr="00583B89">
        <w:rPr>
          <w:rFonts w:ascii="Times New Roman" w:hAnsi="Times New Roman" w:cs="Times New Roman"/>
          <w:lang w:val="en-US"/>
        </w:rPr>
        <w:t xml:space="preserve">Our results provide insights into the severity of </w:t>
      </w:r>
      <w:r w:rsidR="00DC52C9">
        <w:rPr>
          <w:rFonts w:ascii="Times New Roman" w:hAnsi="Times New Roman" w:cs="Times New Roman"/>
          <w:lang w:val="en-US"/>
        </w:rPr>
        <w:t xml:space="preserve">the </w:t>
      </w:r>
      <w:r w:rsidRPr="00583B89">
        <w:rPr>
          <w:rFonts w:ascii="Times New Roman" w:hAnsi="Times New Roman" w:cs="Times New Roman"/>
          <w:lang w:val="en-US"/>
        </w:rPr>
        <w:t xml:space="preserve">whaling operation in the </w:t>
      </w:r>
      <w:r w:rsidR="00E84C44">
        <w:rPr>
          <w:rFonts w:ascii="Times New Roman" w:hAnsi="Times New Roman" w:cs="Times New Roman"/>
          <w:lang w:val="en-US"/>
        </w:rPr>
        <w:t>south</w:t>
      </w:r>
      <w:r w:rsidR="00FF112B" w:rsidRPr="00583B89">
        <w:rPr>
          <w:rFonts w:ascii="Times New Roman" w:hAnsi="Times New Roman" w:cs="Times New Roman"/>
          <w:lang w:val="en-US"/>
        </w:rPr>
        <w:t xml:space="preserve">western Atlantic </w:t>
      </w:r>
      <w:r w:rsidR="00136F98">
        <w:rPr>
          <w:rFonts w:ascii="Times New Roman" w:hAnsi="Times New Roman" w:cs="Times New Roman"/>
          <w:lang w:val="en-US"/>
        </w:rPr>
        <w:t xml:space="preserve">along with </w:t>
      </w:r>
      <w:r w:rsidRPr="00583B89">
        <w:rPr>
          <w:rFonts w:ascii="Times New Roman" w:hAnsi="Times New Roman" w:cs="Times New Roman"/>
          <w:lang w:val="en-US"/>
        </w:rPr>
        <w:t>the population</w:t>
      </w:r>
      <w:r w:rsidR="00136F98">
        <w:rPr>
          <w:rFonts w:ascii="Times New Roman" w:hAnsi="Times New Roman" w:cs="Times New Roman"/>
          <w:lang w:val="en-US"/>
        </w:rPr>
        <w:t>´s</w:t>
      </w:r>
      <w:r w:rsidRPr="00583B89">
        <w:rPr>
          <w:rFonts w:ascii="Times New Roman" w:hAnsi="Times New Roman" w:cs="Times New Roman"/>
          <w:lang w:val="en-US"/>
        </w:rPr>
        <w:t xml:space="preserve"> respon</w:t>
      </w:r>
      <w:r w:rsidR="00136F98">
        <w:rPr>
          <w:rFonts w:ascii="Times New Roman" w:hAnsi="Times New Roman" w:cs="Times New Roman"/>
          <w:lang w:val="en-US"/>
        </w:rPr>
        <w:t>se</w:t>
      </w:r>
      <w:r w:rsidRPr="00583B89">
        <w:rPr>
          <w:rFonts w:ascii="Times New Roman" w:hAnsi="Times New Roman" w:cs="Times New Roman"/>
          <w:lang w:val="en-US"/>
        </w:rPr>
        <w:t xml:space="preserve"> at low densities, thus contribut</w:t>
      </w:r>
      <w:r w:rsidR="00F06C52">
        <w:rPr>
          <w:rFonts w:ascii="Times New Roman" w:hAnsi="Times New Roman" w:cs="Times New Roman"/>
          <w:lang w:val="en-US"/>
        </w:rPr>
        <w:t>ing</w:t>
      </w:r>
      <w:r w:rsidRPr="00583B89">
        <w:rPr>
          <w:rFonts w:ascii="Times New Roman" w:hAnsi="Times New Roman" w:cs="Times New Roman"/>
          <w:lang w:val="en-US"/>
        </w:rPr>
        <w:t xml:space="preserve"> to </w:t>
      </w:r>
      <w:r w:rsidR="00EB7E80">
        <w:rPr>
          <w:rFonts w:ascii="Times New Roman" w:hAnsi="Times New Roman" w:cs="Times New Roman"/>
          <w:lang w:val="en-US"/>
        </w:rPr>
        <w:t xml:space="preserve">an </w:t>
      </w:r>
      <w:r w:rsidRPr="00583B89">
        <w:rPr>
          <w:rFonts w:ascii="Times New Roman" w:hAnsi="Times New Roman" w:cs="Times New Roman"/>
          <w:lang w:val="en-US"/>
        </w:rPr>
        <w:t xml:space="preserve">understanding </w:t>
      </w:r>
      <w:r w:rsidR="00345ADF">
        <w:rPr>
          <w:rFonts w:ascii="Times New Roman" w:hAnsi="Times New Roman" w:cs="Times New Roman"/>
          <w:lang w:val="en-US"/>
        </w:rPr>
        <w:t xml:space="preserve">of </w:t>
      </w:r>
      <w:r w:rsidRPr="00583B89">
        <w:rPr>
          <w:rFonts w:ascii="Times New Roman" w:hAnsi="Times New Roman" w:cs="Times New Roman"/>
          <w:lang w:val="en-US"/>
        </w:rPr>
        <w:t xml:space="preserve">the observed differences in population trends </w:t>
      </w:r>
      <w:r w:rsidR="00524278">
        <w:rPr>
          <w:rFonts w:ascii="Times New Roman" w:hAnsi="Times New Roman" w:cs="Times New Roman"/>
          <w:lang w:val="en-US"/>
        </w:rPr>
        <w:t xml:space="preserve">over </w:t>
      </w:r>
      <w:r w:rsidRPr="00583B89">
        <w:rPr>
          <w:rFonts w:ascii="Times New Roman" w:hAnsi="Times New Roman" w:cs="Times New Roman"/>
          <w:lang w:val="en-US"/>
        </w:rPr>
        <w:t>the distributional range of the species</w:t>
      </w:r>
      <w:r w:rsidR="00524278">
        <w:rPr>
          <w:rFonts w:ascii="Times New Roman" w:hAnsi="Times New Roman" w:cs="Times New Roman"/>
          <w:lang w:val="en-US"/>
        </w:rPr>
        <w:t xml:space="preserve"> worldwide</w:t>
      </w:r>
      <w:r w:rsidRPr="00583B89">
        <w:rPr>
          <w:rFonts w:ascii="Times New Roman" w:hAnsi="Times New Roman" w:cs="Times New Roman"/>
          <w:lang w:val="en-US"/>
        </w:rPr>
        <w:t>.</w:t>
      </w:r>
    </w:p>
    <w:p w14:paraId="6FB98326" w14:textId="41BBBF66" w:rsidR="00C02A56" w:rsidRDefault="00E250EF" w:rsidP="00F769C0">
      <w:pPr>
        <w:spacing w:after="0" w:line="360" w:lineRule="auto"/>
        <w:rPr>
          <w:rFonts w:ascii="Times New Roman" w:hAnsi="Times New Roman" w:cs="Times New Roman"/>
          <w:lang w:val="en-US"/>
        </w:rPr>
      </w:pPr>
      <w:r w:rsidRPr="00773567">
        <w:rPr>
          <w:rFonts w:ascii="Times New Roman" w:hAnsi="Times New Roman" w:cs="Times New Roman"/>
          <w:b/>
          <w:bCs/>
          <w:lang w:val="en-US"/>
        </w:rPr>
        <w:lastRenderedPageBreak/>
        <w:t>Keywords:</w:t>
      </w:r>
      <w:r>
        <w:rPr>
          <w:rFonts w:ascii="Times New Roman" w:hAnsi="Times New Roman" w:cs="Times New Roman"/>
          <w:lang w:val="en-US"/>
        </w:rPr>
        <w:t xml:space="preserve"> </w:t>
      </w:r>
      <w:r w:rsidR="004003B1">
        <w:rPr>
          <w:rFonts w:ascii="Times New Roman" w:hAnsi="Times New Roman" w:cs="Times New Roman"/>
          <w:lang w:val="en-US"/>
        </w:rPr>
        <w:t xml:space="preserve">right whales, whaling, population trajectory, recovery, </w:t>
      </w:r>
      <w:r w:rsidR="00BD2B34">
        <w:rPr>
          <w:rFonts w:ascii="Times New Roman" w:hAnsi="Times New Roman" w:cs="Times New Roman"/>
          <w:lang w:val="en-US"/>
        </w:rPr>
        <w:t>south</w:t>
      </w:r>
      <w:r w:rsidR="004003B1">
        <w:rPr>
          <w:rFonts w:ascii="Times New Roman" w:hAnsi="Times New Roman" w:cs="Times New Roman"/>
          <w:lang w:val="en-US"/>
        </w:rPr>
        <w:t>western Atlantic Ocean, Bayesian modelling</w:t>
      </w:r>
    </w:p>
    <w:p w14:paraId="279877ED" w14:textId="77777777" w:rsidR="00E250EF" w:rsidRPr="00C02A56" w:rsidRDefault="00E250EF" w:rsidP="00F769C0">
      <w:pPr>
        <w:spacing w:after="0" w:line="360" w:lineRule="auto"/>
        <w:rPr>
          <w:rFonts w:ascii="Times New Roman" w:hAnsi="Times New Roman" w:cs="Times New Roman"/>
          <w:lang w:val="en-US"/>
        </w:rPr>
      </w:pPr>
    </w:p>
    <w:p w14:paraId="509BE42F" w14:textId="6DE8AE66" w:rsidR="00E90166" w:rsidRPr="00773567" w:rsidRDefault="00691431" w:rsidP="00F769C0">
      <w:pPr>
        <w:spacing w:after="0" w:line="360" w:lineRule="auto"/>
        <w:rPr>
          <w:rFonts w:ascii="Times New Roman" w:hAnsi="Times New Roman" w:cs="Times New Roman"/>
          <w:b/>
          <w:bCs/>
          <w:lang w:val="en-US"/>
        </w:rPr>
      </w:pPr>
      <w:r w:rsidRPr="00773567">
        <w:rPr>
          <w:rFonts w:ascii="Times New Roman" w:hAnsi="Times New Roman" w:cs="Times New Roman"/>
          <w:b/>
          <w:bCs/>
          <w:lang w:val="en-US"/>
        </w:rPr>
        <w:t>Introduction</w:t>
      </w:r>
    </w:p>
    <w:p w14:paraId="65E1DDEB" w14:textId="5DAD2BFB" w:rsidR="005231D0" w:rsidRDefault="00A35B2B" w:rsidP="00F769C0">
      <w:pPr>
        <w:spacing w:after="0" w:line="360" w:lineRule="auto"/>
        <w:ind w:firstLine="284"/>
        <w:rPr>
          <w:rFonts w:ascii="Times New Roman" w:hAnsi="Times New Roman" w:cs="Times New Roman"/>
          <w:lang w:val="en-US"/>
        </w:rPr>
      </w:pPr>
      <w:r w:rsidRPr="00007385">
        <w:rPr>
          <w:rFonts w:ascii="Times New Roman" w:hAnsi="Times New Roman" w:cs="Times New Roman"/>
          <w:lang w:val="en-US"/>
        </w:rPr>
        <w:t xml:space="preserve">From the </w:t>
      </w:r>
      <w:r w:rsidR="004A29DF">
        <w:rPr>
          <w:rFonts w:ascii="Times New Roman" w:hAnsi="Times New Roman" w:cs="Times New Roman"/>
          <w:lang w:val="en-US"/>
        </w:rPr>
        <w:t>pioneer</w:t>
      </w:r>
      <w:r w:rsidR="0022744B">
        <w:rPr>
          <w:rFonts w:ascii="Times New Roman" w:hAnsi="Times New Roman" w:cs="Times New Roman"/>
          <w:lang w:val="en-US"/>
        </w:rPr>
        <w:t>ing</w:t>
      </w:r>
      <w:r w:rsidR="005C6FBB" w:rsidRPr="00007385">
        <w:rPr>
          <w:rFonts w:ascii="Times New Roman" w:hAnsi="Times New Roman" w:cs="Times New Roman"/>
          <w:lang w:val="en-US"/>
        </w:rPr>
        <w:t xml:space="preserve"> models for growing population</w:t>
      </w:r>
      <w:r w:rsidR="000245A5">
        <w:rPr>
          <w:rFonts w:ascii="Times New Roman" w:hAnsi="Times New Roman" w:cs="Times New Roman"/>
          <w:lang w:val="en-US"/>
        </w:rPr>
        <w:t>s</w:t>
      </w:r>
      <w:r w:rsidR="00AF7319" w:rsidRPr="00AF7319">
        <w:rPr>
          <w:rFonts w:ascii="Times" w:hAnsi="Times" w:cs="Times"/>
          <w:sz w:val="26"/>
          <w:szCs w:val="26"/>
          <w:lang w:val="en-US"/>
        </w:rPr>
        <w:t>—</w:t>
      </w:r>
      <w:r w:rsidR="00AF7319">
        <w:rPr>
          <w:rFonts w:ascii="Times New Roman" w:hAnsi="Times New Roman" w:cs="Times New Roman"/>
          <w:lang w:val="en-US"/>
        </w:rPr>
        <w:t xml:space="preserve">such as </w:t>
      </w:r>
      <w:r w:rsidR="005C6FBB" w:rsidRPr="00007385">
        <w:rPr>
          <w:rFonts w:ascii="Times New Roman" w:hAnsi="Times New Roman" w:cs="Times New Roman"/>
          <w:lang w:val="en-US"/>
        </w:rPr>
        <w:t xml:space="preserve">the classical </w:t>
      </w:r>
      <w:r w:rsidR="006F4649" w:rsidRPr="00007385">
        <w:rPr>
          <w:rFonts w:ascii="Times New Roman" w:hAnsi="Times New Roman" w:cs="Times New Roman"/>
          <w:lang w:val="en-US"/>
        </w:rPr>
        <w:t>logistic</w:t>
      </w:r>
      <w:r w:rsidR="006F4649">
        <w:rPr>
          <w:rFonts w:ascii="Times New Roman" w:hAnsi="Times New Roman" w:cs="Times New Roman"/>
          <w:lang w:val="en-US"/>
        </w:rPr>
        <w:t xml:space="preserve"> function</w:t>
      </w:r>
      <w:r w:rsidR="002D1B2E">
        <w:rPr>
          <w:rFonts w:ascii="Times New Roman" w:hAnsi="Times New Roman" w:cs="Times New Roman"/>
          <w:lang w:val="en-US"/>
        </w:rPr>
        <w:t xml:space="preserve"> </w:t>
      </w:r>
      <w:r w:rsidR="006F4649">
        <w:rPr>
          <w:rFonts w:ascii="Times New Roman" w:hAnsi="Times New Roman" w:cs="Times New Roman"/>
          <w:lang w:val="en-US"/>
        </w:rPr>
        <w:t xml:space="preserve">of </w:t>
      </w:r>
      <w:r w:rsidR="005C6FBB" w:rsidRPr="00007385">
        <w:rPr>
          <w:rFonts w:ascii="Times New Roman" w:hAnsi="Times New Roman" w:cs="Times New Roman"/>
          <w:lang w:val="en-US"/>
        </w:rPr>
        <w:t xml:space="preserve">Verhulst and </w:t>
      </w:r>
      <w:r w:rsidR="00FA042D" w:rsidRPr="00FA042D">
        <w:rPr>
          <w:rFonts w:ascii="Times New Roman" w:hAnsi="Times New Roman" w:cs="Times New Roman"/>
          <w:lang w:val="en-US"/>
        </w:rPr>
        <w:t>Elton’s focus on population cycles</w:t>
      </w:r>
      <w:r w:rsidR="002D3548" w:rsidRPr="00AF7319">
        <w:rPr>
          <w:rFonts w:ascii="Times" w:hAnsi="Times" w:cs="Times"/>
          <w:sz w:val="26"/>
          <w:szCs w:val="26"/>
          <w:lang w:val="en-US"/>
        </w:rPr>
        <w:t>—</w:t>
      </w:r>
      <w:r w:rsidR="00884DF3">
        <w:rPr>
          <w:rFonts w:ascii="Times New Roman" w:hAnsi="Times New Roman" w:cs="Times New Roman"/>
          <w:lang w:val="en-US"/>
        </w:rPr>
        <w:t>ecologist</w:t>
      </w:r>
      <w:r w:rsidR="00BD371F">
        <w:rPr>
          <w:rFonts w:ascii="Times New Roman" w:hAnsi="Times New Roman" w:cs="Times New Roman"/>
          <w:lang w:val="en-US"/>
        </w:rPr>
        <w:t>s</w:t>
      </w:r>
      <w:r w:rsidR="00884DF3">
        <w:rPr>
          <w:rFonts w:ascii="Times New Roman" w:hAnsi="Times New Roman" w:cs="Times New Roman"/>
          <w:lang w:val="en-US"/>
        </w:rPr>
        <w:t xml:space="preserve"> and </w:t>
      </w:r>
      <w:r w:rsidR="0069234E" w:rsidRPr="0069234E">
        <w:rPr>
          <w:rFonts w:ascii="Times New Roman" w:hAnsi="Times New Roman" w:cs="Times New Roman"/>
          <w:lang w:val="en-US"/>
        </w:rPr>
        <w:t xml:space="preserve">managers </w:t>
      </w:r>
      <w:r w:rsidR="00914CCF">
        <w:rPr>
          <w:rFonts w:ascii="Times New Roman" w:hAnsi="Times New Roman" w:cs="Times New Roman"/>
          <w:lang w:val="en-US"/>
        </w:rPr>
        <w:t>have</w:t>
      </w:r>
      <w:r w:rsidRPr="00007385">
        <w:rPr>
          <w:rFonts w:ascii="Times New Roman" w:hAnsi="Times New Roman" w:cs="Times New Roman"/>
          <w:lang w:val="en-US"/>
        </w:rPr>
        <w:t xml:space="preserve"> </w:t>
      </w:r>
      <w:r w:rsidR="00621174">
        <w:rPr>
          <w:rFonts w:ascii="Times New Roman" w:hAnsi="Times New Roman" w:cs="Times New Roman"/>
          <w:lang w:val="en-US"/>
        </w:rPr>
        <w:t xml:space="preserve">been </w:t>
      </w:r>
      <w:r w:rsidRPr="00007385">
        <w:rPr>
          <w:rFonts w:ascii="Times New Roman" w:hAnsi="Times New Roman" w:cs="Times New Roman"/>
          <w:lang w:val="en-US"/>
        </w:rPr>
        <w:t>interest</w:t>
      </w:r>
      <w:r w:rsidR="005374F0">
        <w:rPr>
          <w:rFonts w:ascii="Times New Roman" w:hAnsi="Times New Roman" w:cs="Times New Roman"/>
          <w:lang w:val="en-US"/>
        </w:rPr>
        <w:t>ed</w:t>
      </w:r>
      <w:r w:rsidRPr="00007385">
        <w:rPr>
          <w:rFonts w:ascii="Times New Roman" w:hAnsi="Times New Roman" w:cs="Times New Roman"/>
          <w:lang w:val="en-US"/>
        </w:rPr>
        <w:t xml:space="preserve"> </w:t>
      </w:r>
      <w:r w:rsidR="001B6444">
        <w:rPr>
          <w:rFonts w:ascii="Times New Roman" w:hAnsi="Times New Roman" w:cs="Times New Roman"/>
          <w:lang w:val="en-US"/>
        </w:rPr>
        <w:t>in</w:t>
      </w:r>
      <w:r w:rsidRPr="00007385">
        <w:rPr>
          <w:rFonts w:ascii="Times New Roman" w:hAnsi="Times New Roman" w:cs="Times New Roman"/>
          <w:lang w:val="en-US"/>
        </w:rPr>
        <w:t xml:space="preserve"> understand</w:t>
      </w:r>
      <w:r w:rsidR="001B6444">
        <w:rPr>
          <w:rFonts w:ascii="Times New Roman" w:hAnsi="Times New Roman" w:cs="Times New Roman"/>
          <w:lang w:val="en-US"/>
        </w:rPr>
        <w:t>ing</w:t>
      </w:r>
      <w:r w:rsidRPr="00007385">
        <w:rPr>
          <w:rFonts w:ascii="Times New Roman" w:hAnsi="Times New Roman" w:cs="Times New Roman"/>
          <w:lang w:val="en-US"/>
        </w:rPr>
        <w:t xml:space="preserve"> how population</w:t>
      </w:r>
      <w:r w:rsidR="00A51B76">
        <w:rPr>
          <w:rFonts w:ascii="Times New Roman" w:hAnsi="Times New Roman" w:cs="Times New Roman"/>
          <w:lang w:val="en-US"/>
        </w:rPr>
        <w:t>s</w:t>
      </w:r>
      <w:r w:rsidRPr="00007385">
        <w:rPr>
          <w:rFonts w:ascii="Times New Roman" w:hAnsi="Times New Roman" w:cs="Times New Roman"/>
          <w:lang w:val="en-US"/>
        </w:rPr>
        <w:t xml:space="preserve"> chan</w:t>
      </w:r>
      <w:r w:rsidR="009F1C1A">
        <w:rPr>
          <w:rFonts w:ascii="Times New Roman" w:hAnsi="Times New Roman" w:cs="Times New Roman"/>
          <w:lang w:val="en-US"/>
        </w:rPr>
        <w:t>ge</w:t>
      </w:r>
      <w:r w:rsidRPr="00007385">
        <w:rPr>
          <w:rFonts w:ascii="Times New Roman" w:hAnsi="Times New Roman" w:cs="Times New Roman"/>
          <w:lang w:val="en-US"/>
        </w:rPr>
        <w:t xml:space="preserve"> over time</w:t>
      </w:r>
      <w:r w:rsidR="00CC77D1">
        <w:rPr>
          <w:rFonts w:ascii="Times New Roman" w:hAnsi="Times New Roman" w:cs="Times New Roman"/>
          <w:lang w:val="en-US"/>
        </w:rPr>
        <w:t xml:space="preserve"> </w:t>
      </w:r>
      <w:r w:rsidR="006C3DD7">
        <w:rPr>
          <w:rFonts w:ascii="Times New Roman" w:hAnsi="Times New Roman" w:cs="Times New Roman"/>
          <w:lang w:val="en-US"/>
        </w:rPr>
        <w:t>[1,2]</w:t>
      </w:r>
      <w:r w:rsidR="000F618D" w:rsidRPr="00007385">
        <w:rPr>
          <w:rFonts w:ascii="Times New Roman" w:hAnsi="Times New Roman" w:cs="Times New Roman"/>
          <w:lang w:val="en-US"/>
        </w:rPr>
        <w:t>.</w:t>
      </w:r>
      <w:r w:rsidR="007F743A">
        <w:rPr>
          <w:rFonts w:ascii="Times New Roman" w:hAnsi="Times New Roman" w:cs="Times New Roman"/>
          <w:lang w:val="en-US"/>
        </w:rPr>
        <w:t xml:space="preserve"> </w:t>
      </w:r>
      <w:r w:rsidR="001A6E35" w:rsidRPr="00007385">
        <w:rPr>
          <w:rFonts w:ascii="Times New Roman" w:hAnsi="Times New Roman" w:cs="Times New Roman"/>
          <w:lang w:val="en-US"/>
        </w:rPr>
        <w:t>Analyses of</w:t>
      </w:r>
      <w:r w:rsidR="00DE338A" w:rsidRPr="00DE338A">
        <w:rPr>
          <w:rFonts w:ascii="Times New Roman" w:hAnsi="Times New Roman" w:cs="Times New Roman"/>
          <w:lang w:val="en-US"/>
        </w:rPr>
        <w:t xml:space="preserve"> </w:t>
      </w:r>
      <w:r w:rsidR="00DE338A" w:rsidRPr="00007385">
        <w:rPr>
          <w:rFonts w:ascii="Times New Roman" w:hAnsi="Times New Roman" w:cs="Times New Roman"/>
          <w:lang w:val="en-US"/>
        </w:rPr>
        <w:t>t</w:t>
      </w:r>
      <w:r w:rsidR="00FB4630">
        <w:rPr>
          <w:rFonts w:ascii="Times New Roman" w:hAnsi="Times New Roman" w:cs="Times New Roman"/>
          <w:lang w:val="en-US"/>
        </w:rPr>
        <w:t>e</w:t>
      </w:r>
      <w:r w:rsidR="00DE338A" w:rsidRPr="00007385">
        <w:rPr>
          <w:rFonts w:ascii="Times New Roman" w:hAnsi="Times New Roman" w:cs="Times New Roman"/>
          <w:lang w:val="en-US"/>
        </w:rPr>
        <w:t>m</w:t>
      </w:r>
      <w:r w:rsidR="00FB4630">
        <w:rPr>
          <w:rFonts w:ascii="Times New Roman" w:hAnsi="Times New Roman" w:cs="Times New Roman"/>
          <w:lang w:val="en-US"/>
        </w:rPr>
        <w:t>poral</w:t>
      </w:r>
      <w:r w:rsidR="00DE338A" w:rsidRPr="00007385">
        <w:rPr>
          <w:rFonts w:ascii="Times New Roman" w:hAnsi="Times New Roman" w:cs="Times New Roman"/>
          <w:lang w:val="en-US"/>
        </w:rPr>
        <w:t xml:space="preserve"> series of </w:t>
      </w:r>
      <w:r w:rsidR="009E423B" w:rsidRPr="00007385">
        <w:rPr>
          <w:rFonts w:ascii="Times New Roman" w:hAnsi="Times New Roman" w:cs="Times New Roman"/>
          <w:lang w:val="en-US"/>
        </w:rPr>
        <w:t xml:space="preserve">animal </w:t>
      </w:r>
      <w:r w:rsidR="00C21403" w:rsidRPr="00007385">
        <w:rPr>
          <w:rFonts w:ascii="Times New Roman" w:hAnsi="Times New Roman" w:cs="Times New Roman"/>
          <w:lang w:val="en-US"/>
        </w:rPr>
        <w:t>abundance</w:t>
      </w:r>
      <w:r w:rsidR="009E423B">
        <w:rPr>
          <w:rFonts w:ascii="Times New Roman" w:hAnsi="Times New Roman" w:cs="Times New Roman"/>
          <w:lang w:val="en-US"/>
        </w:rPr>
        <w:t>s</w:t>
      </w:r>
      <w:r w:rsidR="00C21403">
        <w:rPr>
          <w:rFonts w:ascii="Times New Roman" w:hAnsi="Times New Roman" w:cs="Times New Roman"/>
          <w:lang w:val="en-US"/>
        </w:rPr>
        <w:t xml:space="preserve"> </w:t>
      </w:r>
      <w:r w:rsidR="008D70D5" w:rsidRPr="00C90653">
        <w:rPr>
          <w:rFonts w:ascii="Times New Roman" w:hAnsi="Times New Roman" w:cs="Times New Roman"/>
          <w:lang w:val="en-US"/>
        </w:rPr>
        <w:t>are of great interest for life history theory, population ecology</w:t>
      </w:r>
      <w:r w:rsidR="00A26BB6">
        <w:rPr>
          <w:rFonts w:ascii="Times New Roman" w:hAnsi="Times New Roman" w:cs="Times New Roman"/>
          <w:lang w:val="en-US"/>
        </w:rPr>
        <w:t>,</w:t>
      </w:r>
      <w:r w:rsidR="00AB4E60">
        <w:rPr>
          <w:rFonts w:ascii="Times New Roman" w:hAnsi="Times New Roman" w:cs="Times New Roman"/>
          <w:lang w:val="en-US"/>
        </w:rPr>
        <w:t xml:space="preserve"> and</w:t>
      </w:r>
      <w:r w:rsidR="008D70D5" w:rsidRPr="00C90653">
        <w:rPr>
          <w:rFonts w:ascii="Times New Roman" w:hAnsi="Times New Roman" w:cs="Times New Roman"/>
          <w:lang w:val="en-US"/>
        </w:rPr>
        <w:t xml:space="preserve"> wildlife management</w:t>
      </w:r>
      <w:r w:rsidR="00A26BB6">
        <w:rPr>
          <w:rFonts w:ascii="Times New Roman" w:hAnsi="Times New Roman" w:cs="Times New Roman"/>
          <w:lang w:val="en-US"/>
        </w:rPr>
        <w:t xml:space="preserve"> through</w:t>
      </w:r>
      <w:r w:rsidR="006577FB">
        <w:rPr>
          <w:rFonts w:ascii="Times New Roman" w:hAnsi="Times New Roman" w:cs="Times New Roman"/>
          <w:lang w:val="en-US"/>
        </w:rPr>
        <w:t xml:space="preserve"> provi</w:t>
      </w:r>
      <w:r w:rsidR="00A26BB6">
        <w:rPr>
          <w:rFonts w:ascii="Times New Roman" w:hAnsi="Times New Roman" w:cs="Times New Roman"/>
          <w:lang w:val="en-US"/>
        </w:rPr>
        <w:t>di</w:t>
      </w:r>
      <w:r w:rsidR="006577FB">
        <w:rPr>
          <w:rFonts w:ascii="Times New Roman" w:hAnsi="Times New Roman" w:cs="Times New Roman"/>
          <w:lang w:val="en-US"/>
        </w:rPr>
        <w:t xml:space="preserve">ng estimates of </w:t>
      </w:r>
      <w:r w:rsidR="00A26BB6">
        <w:rPr>
          <w:rFonts w:ascii="Times New Roman" w:hAnsi="Times New Roman" w:cs="Times New Roman"/>
          <w:lang w:val="en-US"/>
        </w:rPr>
        <w:t xml:space="preserve">abundance </w:t>
      </w:r>
      <w:r w:rsidR="006577FB" w:rsidRPr="00007385">
        <w:rPr>
          <w:rFonts w:ascii="Times New Roman" w:hAnsi="Times New Roman" w:cs="Times New Roman"/>
          <w:lang w:val="en-US"/>
        </w:rPr>
        <w:t>trends or growth rates</w:t>
      </w:r>
      <w:r w:rsidR="006577FB">
        <w:rPr>
          <w:rFonts w:ascii="Times New Roman" w:hAnsi="Times New Roman" w:cs="Times New Roman"/>
          <w:lang w:val="en-US"/>
        </w:rPr>
        <w:t xml:space="preserve"> </w:t>
      </w:r>
      <w:r w:rsidR="00B26ACB">
        <w:rPr>
          <w:rFonts w:ascii="Times New Roman" w:hAnsi="Times New Roman" w:cs="Times New Roman"/>
          <w:lang w:val="en-US"/>
        </w:rPr>
        <w:t xml:space="preserve">as well as </w:t>
      </w:r>
      <w:r w:rsidR="006577FB" w:rsidRPr="00007385">
        <w:rPr>
          <w:rFonts w:ascii="Times New Roman" w:hAnsi="Times New Roman" w:cs="Times New Roman"/>
          <w:lang w:val="en-US"/>
        </w:rPr>
        <w:t>density</w:t>
      </w:r>
      <w:r w:rsidR="006577FB">
        <w:rPr>
          <w:rFonts w:ascii="Times New Roman" w:hAnsi="Times New Roman" w:cs="Times New Roman"/>
          <w:lang w:val="en-US"/>
        </w:rPr>
        <w:t>-</w:t>
      </w:r>
      <w:r w:rsidR="006577FB" w:rsidRPr="00007385">
        <w:rPr>
          <w:rFonts w:ascii="Times New Roman" w:hAnsi="Times New Roman" w:cs="Times New Roman"/>
          <w:lang w:val="en-US"/>
        </w:rPr>
        <w:t>dependence</w:t>
      </w:r>
      <w:r w:rsidR="006577FB">
        <w:rPr>
          <w:rFonts w:ascii="Times New Roman" w:hAnsi="Times New Roman" w:cs="Times New Roman"/>
          <w:lang w:val="en-US"/>
        </w:rPr>
        <w:t xml:space="preserve"> process</w:t>
      </w:r>
      <w:r w:rsidR="00952F2A">
        <w:rPr>
          <w:rFonts w:ascii="Times New Roman" w:hAnsi="Times New Roman" w:cs="Times New Roman"/>
          <w:lang w:val="en-US"/>
        </w:rPr>
        <w:t>es</w:t>
      </w:r>
      <w:r w:rsidR="008D70D5" w:rsidRPr="00C90653">
        <w:rPr>
          <w:rFonts w:ascii="Times New Roman" w:hAnsi="Times New Roman" w:cs="Times New Roman"/>
          <w:lang w:val="en-US"/>
        </w:rPr>
        <w:t xml:space="preserve"> </w:t>
      </w:r>
      <w:r w:rsidR="005640E1">
        <w:rPr>
          <w:rFonts w:ascii="Times New Roman" w:hAnsi="Times New Roman" w:cs="Times New Roman"/>
          <w:lang w:val="en-US"/>
        </w:rPr>
        <w:t>[3,4,5]</w:t>
      </w:r>
      <w:r w:rsidR="007A52D5">
        <w:rPr>
          <w:rFonts w:ascii="Times New Roman" w:hAnsi="Times New Roman" w:cs="Times New Roman"/>
          <w:lang w:val="en-US"/>
        </w:rPr>
        <w:t xml:space="preserve">. </w:t>
      </w:r>
      <w:r w:rsidR="004A73E9">
        <w:rPr>
          <w:rFonts w:ascii="Times New Roman" w:hAnsi="Times New Roman" w:cs="Times New Roman"/>
          <w:lang w:val="en-US"/>
        </w:rPr>
        <w:t>D</w:t>
      </w:r>
      <w:r w:rsidR="00AB4E60" w:rsidRPr="00662E26">
        <w:rPr>
          <w:rFonts w:ascii="Times New Roman" w:hAnsi="Times New Roman" w:cs="Times New Roman"/>
          <w:lang w:val="en-US"/>
        </w:rPr>
        <w:t xml:space="preserve">emographic assessment is </w:t>
      </w:r>
      <w:r w:rsidR="00AB4E60">
        <w:rPr>
          <w:rFonts w:ascii="Times New Roman" w:hAnsi="Times New Roman" w:cs="Times New Roman"/>
          <w:lang w:val="en-US"/>
        </w:rPr>
        <w:t xml:space="preserve">also </w:t>
      </w:r>
      <w:r w:rsidR="00AB4E60" w:rsidRPr="00662E26">
        <w:rPr>
          <w:rFonts w:ascii="Times New Roman" w:hAnsi="Times New Roman" w:cs="Times New Roman"/>
          <w:lang w:val="en-US"/>
        </w:rPr>
        <w:t>an essential step in conservation</w:t>
      </w:r>
      <w:r w:rsidR="00AB4E60">
        <w:rPr>
          <w:rFonts w:ascii="Times New Roman" w:hAnsi="Times New Roman" w:cs="Times New Roman"/>
          <w:lang w:val="en-US"/>
        </w:rPr>
        <w:t xml:space="preserve"> </w:t>
      </w:r>
      <w:r w:rsidR="00AB4E60" w:rsidRPr="00C90653">
        <w:rPr>
          <w:rFonts w:ascii="Times New Roman" w:hAnsi="Times New Roman" w:cs="Times New Roman"/>
          <w:lang w:val="en-US"/>
        </w:rPr>
        <w:t>biology</w:t>
      </w:r>
      <w:r w:rsidR="00AB4E60">
        <w:rPr>
          <w:rFonts w:ascii="Times New Roman" w:hAnsi="Times New Roman" w:cs="Times New Roman"/>
          <w:lang w:val="en-US"/>
        </w:rPr>
        <w:t xml:space="preserve"> because </w:t>
      </w:r>
      <w:r w:rsidR="004A138C">
        <w:rPr>
          <w:rFonts w:ascii="Times New Roman" w:hAnsi="Times New Roman" w:cs="Times New Roman"/>
          <w:lang w:val="en-US"/>
        </w:rPr>
        <w:t xml:space="preserve">that evaluation enables </w:t>
      </w:r>
      <w:r w:rsidR="00AB4E60" w:rsidRPr="001C4C9F">
        <w:rPr>
          <w:rFonts w:ascii="Times New Roman" w:hAnsi="Times New Roman" w:cs="Times New Roman"/>
          <w:lang w:val="en-US"/>
        </w:rPr>
        <w:t xml:space="preserve">one to </w:t>
      </w:r>
      <w:r w:rsidR="005231D0">
        <w:rPr>
          <w:rFonts w:ascii="Times New Roman" w:hAnsi="Times New Roman" w:cs="Times New Roman"/>
          <w:lang w:val="en-US"/>
        </w:rPr>
        <w:t>d</w:t>
      </w:r>
      <w:r w:rsidR="005231D0" w:rsidRPr="00007385">
        <w:rPr>
          <w:rFonts w:ascii="Times New Roman" w:hAnsi="Times New Roman" w:cs="Times New Roman"/>
          <w:lang w:val="en-US"/>
        </w:rPr>
        <w:t>iagnos</w:t>
      </w:r>
      <w:r w:rsidR="005231D0">
        <w:rPr>
          <w:rFonts w:ascii="Times New Roman" w:hAnsi="Times New Roman" w:cs="Times New Roman"/>
          <w:lang w:val="en-US"/>
        </w:rPr>
        <w:t>e</w:t>
      </w:r>
      <w:r w:rsidR="005231D0" w:rsidRPr="00007385">
        <w:rPr>
          <w:rFonts w:ascii="Times New Roman" w:hAnsi="Times New Roman" w:cs="Times New Roman"/>
          <w:lang w:val="en-US"/>
        </w:rPr>
        <w:t xml:space="preserve"> the cause of long-term changes in </w:t>
      </w:r>
      <w:r w:rsidR="00670B39">
        <w:rPr>
          <w:rFonts w:ascii="Times New Roman" w:hAnsi="Times New Roman" w:cs="Times New Roman"/>
          <w:lang w:val="en-US"/>
        </w:rPr>
        <w:t xml:space="preserve">population </w:t>
      </w:r>
      <w:r w:rsidR="005231D0" w:rsidRPr="00007385">
        <w:rPr>
          <w:rFonts w:ascii="Times New Roman" w:hAnsi="Times New Roman" w:cs="Times New Roman"/>
          <w:lang w:val="en-US"/>
        </w:rPr>
        <w:t>abundance</w:t>
      </w:r>
      <w:r w:rsidR="00D836C9">
        <w:rPr>
          <w:rFonts w:ascii="Times New Roman" w:hAnsi="Times New Roman" w:cs="Times New Roman"/>
          <w:lang w:val="en-US"/>
        </w:rPr>
        <w:t xml:space="preserve"> </w:t>
      </w:r>
      <w:r w:rsidR="002845A9">
        <w:rPr>
          <w:rFonts w:ascii="Times New Roman" w:hAnsi="Times New Roman" w:cs="Times New Roman"/>
          <w:lang w:val="en-US"/>
        </w:rPr>
        <w:t>[6]</w:t>
      </w:r>
      <w:r w:rsidR="001D5270" w:rsidRPr="00662E26">
        <w:rPr>
          <w:rFonts w:ascii="Times New Roman" w:hAnsi="Times New Roman" w:cs="Times New Roman"/>
          <w:lang w:val="en-US"/>
        </w:rPr>
        <w:t>.</w:t>
      </w:r>
    </w:p>
    <w:p w14:paraId="4AFD7DBF" w14:textId="20D58B57" w:rsidR="008A7A45" w:rsidRDefault="00A05973" w:rsidP="00F769C0">
      <w:pPr>
        <w:autoSpaceDE w:val="0"/>
        <w:autoSpaceDN w:val="0"/>
        <w:adjustRightInd w:val="0"/>
        <w:spacing w:after="0" w:line="360" w:lineRule="auto"/>
        <w:ind w:firstLine="284"/>
        <w:rPr>
          <w:rFonts w:ascii="Times New Roman" w:hAnsi="Times New Roman" w:cs="Times New Roman"/>
          <w:lang w:val="en-US"/>
        </w:rPr>
      </w:pPr>
      <w:r>
        <w:rPr>
          <w:rFonts w:ascii="Times New Roman" w:hAnsi="Times New Roman" w:cs="Times New Roman"/>
          <w:lang w:val="en-US"/>
        </w:rPr>
        <w:t>Populations of large vertebrate</w:t>
      </w:r>
      <w:r w:rsidR="00AE21CF">
        <w:rPr>
          <w:rFonts w:ascii="Times New Roman" w:hAnsi="Times New Roman" w:cs="Times New Roman"/>
          <w:lang w:val="en-US"/>
        </w:rPr>
        <w:t>s</w:t>
      </w:r>
      <w:r>
        <w:rPr>
          <w:rFonts w:ascii="Times New Roman" w:hAnsi="Times New Roman" w:cs="Times New Roman"/>
          <w:lang w:val="en-US"/>
        </w:rPr>
        <w:t xml:space="preserve"> </w:t>
      </w:r>
      <w:r w:rsidR="006E557B" w:rsidRPr="006E557B">
        <w:rPr>
          <w:rFonts w:ascii="Times New Roman" w:hAnsi="Times New Roman" w:cs="Times New Roman"/>
          <w:lang w:val="en-US"/>
        </w:rPr>
        <w:t xml:space="preserve">have undergone </w:t>
      </w:r>
      <w:r w:rsidRPr="006D7DC7">
        <w:rPr>
          <w:rFonts w:ascii="Times New Roman" w:hAnsi="Times New Roman" w:cs="Times New Roman"/>
          <w:lang w:val="en-US"/>
        </w:rPr>
        <w:t>numerous</w:t>
      </w:r>
      <w:r>
        <w:rPr>
          <w:rFonts w:ascii="Times New Roman" w:hAnsi="Times New Roman" w:cs="Times New Roman"/>
          <w:lang w:val="en-US"/>
        </w:rPr>
        <w:t xml:space="preserve"> t</w:t>
      </w:r>
      <w:r w:rsidRPr="00A12CC2">
        <w:rPr>
          <w:rFonts w:ascii="Times New Roman" w:hAnsi="Times New Roman" w:cs="Times New Roman"/>
          <w:lang w:val="en-US"/>
        </w:rPr>
        <w:t>hreats</w:t>
      </w:r>
      <w:r w:rsidR="00C24F3D">
        <w:rPr>
          <w:rFonts w:ascii="Times New Roman" w:hAnsi="Times New Roman" w:cs="Times New Roman"/>
          <w:lang w:val="en-US"/>
        </w:rPr>
        <w:t xml:space="preserve">, including habitat loss, </w:t>
      </w:r>
      <w:r w:rsidR="00ED2504" w:rsidRPr="00007385">
        <w:rPr>
          <w:rFonts w:ascii="Times New Roman" w:hAnsi="Times New Roman" w:cs="Times New Roman"/>
          <w:lang w:val="en-US"/>
        </w:rPr>
        <w:t>harvesting</w:t>
      </w:r>
      <w:r w:rsidR="00ED2504">
        <w:rPr>
          <w:rFonts w:ascii="Times New Roman" w:hAnsi="Times New Roman" w:cs="Times New Roman"/>
          <w:lang w:val="en-US"/>
        </w:rPr>
        <w:t>,</w:t>
      </w:r>
      <w:r w:rsidR="00ED2504" w:rsidRPr="00007385">
        <w:rPr>
          <w:rFonts w:ascii="Times New Roman" w:hAnsi="Times New Roman" w:cs="Times New Roman"/>
          <w:lang w:val="en-US"/>
        </w:rPr>
        <w:t xml:space="preserve"> </w:t>
      </w:r>
      <w:r w:rsidR="00B6309E">
        <w:rPr>
          <w:rFonts w:ascii="Times New Roman" w:hAnsi="Times New Roman" w:cs="Times New Roman"/>
          <w:lang w:val="en-US"/>
        </w:rPr>
        <w:t>climate change</w:t>
      </w:r>
      <w:r w:rsidR="00454789">
        <w:rPr>
          <w:rFonts w:ascii="Times New Roman" w:hAnsi="Times New Roman" w:cs="Times New Roman"/>
          <w:lang w:val="en-US"/>
        </w:rPr>
        <w:t xml:space="preserve"> and prey depletion</w:t>
      </w:r>
      <w:r w:rsidR="00C24F3D">
        <w:rPr>
          <w:rFonts w:ascii="Times New Roman" w:hAnsi="Times New Roman" w:cs="Times New Roman"/>
          <w:lang w:val="en-US"/>
        </w:rPr>
        <w:t xml:space="preserve">, </w:t>
      </w:r>
      <w:r w:rsidR="00086DC5">
        <w:rPr>
          <w:rFonts w:ascii="Times New Roman" w:hAnsi="Times New Roman" w:cs="Times New Roman"/>
          <w:lang w:val="en-US"/>
        </w:rPr>
        <w:t>leading</w:t>
      </w:r>
      <w:r w:rsidR="0082289A" w:rsidRPr="0082289A">
        <w:rPr>
          <w:rFonts w:ascii="Times New Roman" w:hAnsi="Times New Roman" w:cs="Times New Roman"/>
          <w:lang w:val="en-US"/>
        </w:rPr>
        <w:t xml:space="preserve"> to drastic reductions in their abundance</w:t>
      </w:r>
      <w:r w:rsidR="0012218C">
        <w:rPr>
          <w:rFonts w:ascii="Times New Roman" w:hAnsi="Times New Roman" w:cs="Times New Roman"/>
          <w:lang w:val="en-US"/>
        </w:rPr>
        <w:t xml:space="preserve"> </w:t>
      </w:r>
      <w:r w:rsidR="002845A9">
        <w:rPr>
          <w:rFonts w:ascii="Times New Roman" w:hAnsi="Times New Roman" w:cs="Times New Roman"/>
          <w:lang w:val="en-US"/>
        </w:rPr>
        <w:t>[7,8,9]</w:t>
      </w:r>
      <w:r w:rsidR="0082289A" w:rsidRPr="0082289A">
        <w:rPr>
          <w:rFonts w:ascii="Times New Roman" w:hAnsi="Times New Roman" w:cs="Times New Roman"/>
          <w:lang w:val="en-US"/>
        </w:rPr>
        <w:t>.</w:t>
      </w:r>
      <w:r w:rsidR="004A51CD">
        <w:rPr>
          <w:rFonts w:ascii="Times New Roman" w:hAnsi="Times New Roman" w:cs="Times New Roman"/>
          <w:lang w:val="en-US"/>
        </w:rPr>
        <w:t xml:space="preserve"> </w:t>
      </w:r>
      <w:r w:rsidR="0012218C">
        <w:rPr>
          <w:rFonts w:ascii="Times New Roman" w:hAnsi="Times New Roman" w:cs="Times New Roman"/>
          <w:lang w:val="en-US"/>
        </w:rPr>
        <w:t xml:space="preserve">In the marine realm, </w:t>
      </w:r>
      <w:r w:rsidR="001B2801">
        <w:rPr>
          <w:rFonts w:ascii="Times New Roman" w:hAnsi="Times New Roman" w:cs="Times New Roman"/>
          <w:lang w:val="en-US"/>
        </w:rPr>
        <w:t>the</w:t>
      </w:r>
      <w:r w:rsidR="00D94233">
        <w:rPr>
          <w:rFonts w:ascii="Times New Roman" w:hAnsi="Times New Roman" w:cs="Times New Roman"/>
          <w:lang w:val="en-US"/>
        </w:rPr>
        <w:t xml:space="preserve"> past</w:t>
      </w:r>
      <w:r w:rsidR="001B2801">
        <w:rPr>
          <w:rFonts w:ascii="Times New Roman" w:hAnsi="Times New Roman" w:cs="Times New Roman"/>
          <w:lang w:val="en-US"/>
        </w:rPr>
        <w:t xml:space="preserve"> </w:t>
      </w:r>
      <w:r w:rsidR="001B2801" w:rsidRPr="00602C5E">
        <w:rPr>
          <w:rFonts w:ascii="Times New Roman" w:hAnsi="Times New Roman" w:cs="Times New Roman"/>
          <w:lang w:val="en-US"/>
        </w:rPr>
        <w:t>large-scale whaling and sealing operations</w:t>
      </w:r>
      <w:r w:rsidR="001B2801" w:rsidRPr="001B2801">
        <w:rPr>
          <w:rFonts w:ascii="Times New Roman" w:hAnsi="Times New Roman" w:cs="Times New Roman"/>
          <w:lang w:val="en-US"/>
        </w:rPr>
        <w:t xml:space="preserve"> </w:t>
      </w:r>
      <w:r w:rsidR="001B2801" w:rsidRPr="00602C5E">
        <w:rPr>
          <w:rFonts w:ascii="Times New Roman" w:hAnsi="Times New Roman" w:cs="Times New Roman"/>
          <w:lang w:val="en-US"/>
        </w:rPr>
        <w:t>were</w:t>
      </w:r>
      <w:r w:rsidR="001B2801">
        <w:rPr>
          <w:rFonts w:ascii="Times New Roman" w:hAnsi="Times New Roman" w:cs="Times New Roman"/>
          <w:lang w:val="en-US"/>
        </w:rPr>
        <w:t xml:space="preserve"> </w:t>
      </w:r>
      <w:r w:rsidR="001B2801" w:rsidRPr="00602C5E">
        <w:rPr>
          <w:rFonts w:ascii="Times New Roman" w:hAnsi="Times New Roman" w:cs="Times New Roman"/>
          <w:lang w:val="en-US"/>
        </w:rPr>
        <w:t>the main threats</w:t>
      </w:r>
      <w:r w:rsidR="001B2801">
        <w:rPr>
          <w:rFonts w:ascii="Times New Roman" w:hAnsi="Times New Roman" w:cs="Times New Roman"/>
          <w:lang w:val="en-US"/>
        </w:rPr>
        <w:t xml:space="preserve"> </w:t>
      </w:r>
      <w:r w:rsidR="00010E84">
        <w:rPr>
          <w:rFonts w:ascii="Times New Roman" w:hAnsi="Times New Roman" w:cs="Times New Roman"/>
          <w:lang w:val="en-US"/>
        </w:rPr>
        <w:t>for</w:t>
      </w:r>
      <w:r w:rsidR="000D6E3E">
        <w:rPr>
          <w:rFonts w:ascii="Times New Roman" w:hAnsi="Times New Roman" w:cs="Times New Roman"/>
          <w:lang w:val="en-US"/>
        </w:rPr>
        <w:t xml:space="preserve"> </w:t>
      </w:r>
      <w:r w:rsidR="00010E84">
        <w:rPr>
          <w:rFonts w:ascii="Times New Roman" w:hAnsi="Times New Roman" w:cs="Times New Roman"/>
          <w:lang w:val="en-US"/>
        </w:rPr>
        <w:t>marine mammal</w:t>
      </w:r>
      <w:r w:rsidR="00315811">
        <w:rPr>
          <w:rFonts w:ascii="Times New Roman" w:hAnsi="Times New Roman" w:cs="Times New Roman"/>
          <w:lang w:val="en-US"/>
        </w:rPr>
        <w:t>´</w:t>
      </w:r>
      <w:r w:rsidR="00010E84">
        <w:rPr>
          <w:rFonts w:ascii="Times New Roman" w:hAnsi="Times New Roman" w:cs="Times New Roman"/>
          <w:lang w:val="en-US"/>
        </w:rPr>
        <w:t>s population</w:t>
      </w:r>
      <w:r w:rsidR="000D6E3E">
        <w:rPr>
          <w:rFonts w:ascii="Times New Roman" w:hAnsi="Times New Roman" w:cs="Times New Roman"/>
          <w:lang w:val="en-US"/>
        </w:rPr>
        <w:t>s</w:t>
      </w:r>
      <w:r w:rsidR="002828BE">
        <w:rPr>
          <w:rFonts w:ascii="Times New Roman" w:hAnsi="Times New Roman" w:cs="Times New Roman"/>
          <w:lang w:val="en-US"/>
        </w:rPr>
        <w:t xml:space="preserve"> </w:t>
      </w:r>
      <w:r w:rsidR="005C4F71">
        <w:rPr>
          <w:rFonts w:ascii="Times New Roman" w:hAnsi="Times New Roman" w:cs="Times New Roman"/>
          <w:lang w:val="en-US"/>
        </w:rPr>
        <w:t>[10,11]</w:t>
      </w:r>
      <w:r w:rsidR="00B746AD" w:rsidRPr="00B746AD">
        <w:rPr>
          <w:rFonts w:ascii="Times New Roman" w:hAnsi="Times New Roman" w:cs="Times New Roman"/>
          <w:lang w:val="en-US"/>
        </w:rPr>
        <w:t xml:space="preserve">. </w:t>
      </w:r>
      <w:r w:rsidR="004561E1">
        <w:rPr>
          <w:rFonts w:ascii="Times New Roman" w:hAnsi="Times New Roman" w:cs="Times New Roman"/>
          <w:lang w:val="en-US"/>
        </w:rPr>
        <w:t xml:space="preserve">Whales and seals </w:t>
      </w:r>
      <w:r w:rsidR="00041580">
        <w:rPr>
          <w:rFonts w:ascii="Times New Roman" w:hAnsi="Times New Roman" w:cs="Times New Roman"/>
          <w:lang w:val="en-US"/>
        </w:rPr>
        <w:t xml:space="preserve">have been </w:t>
      </w:r>
      <w:r w:rsidR="00237636">
        <w:rPr>
          <w:rFonts w:ascii="Times New Roman" w:hAnsi="Times New Roman" w:cs="Times New Roman"/>
          <w:lang w:val="en-US"/>
        </w:rPr>
        <w:t>pur</w:t>
      </w:r>
      <w:r w:rsidR="00F13967">
        <w:rPr>
          <w:rFonts w:ascii="Times New Roman" w:hAnsi="Times New Roman" w:cs="Times New Roman"/>
          <w:lang w:val="en-US"/>
        </w:rPr>
        <w:t>sue</w:t>
      </w:r>
      <w:r w:rsidR="00237636">
        <w:rPr>
          <w:rFonts w:ascii="Times New Roman" w:hAnsi="Times New Roman" w:cs="Times New Roman"/>
          <w:lang w:val="en-US"/>
        </w:rPr>
        <w:t>d</w:t>
      </w:r>
      <w:r w:rsidR="00041580">
        <w:rPr>
          <w:rFonts w:ascii="Times New Roman" w:hAnsi="Times New Roman" w:cs="Times New Roman"/>
          <w:lang w:val="en-US"/>
        </w:rPr>
        <w:t xml:space="preserve"> </w:t>
      </w:r>
      <w:r w:rsidR="00CF0850">
        <w:rPr>
          <w:rFonts w:ascii="Times New Roman" w:hAnsi="Times New Roman" w:cs="Times New Roman"/>
          <w:lang w:val="en-US"/>
        </w:rPr>
        <w:t>h</w:t>
      </w:r>
      <w:r w:rsidR="00CF0850" w:rsidRPr="00182815">
        <w:rPr>
          <w:rFonts w:ascii="Times New Roman" w:hAnsi="Times New Roman" w:cs="Times New Roman"/>
          <w:lang w:val="en-US"/>
        </w:rPr>
        <w:t>istorically</w:t>
      </w:r>
      <w:r w:rsidR="00CF0850">
        <w:rPr>
          <w:rFonts w:ascii="Times New Roman" w:hAnsi="Times New Roman" w:cs="Times New Roman"/>
          <w:lang w:val="en-US"/>
        </w:rPr>
        <w:t xml:space="preserve"> </w:t>
      </w:r>
      <w:r w:rsidR="00041580">
        <w:rPr>
          <w:rFonts w:ascii="Times New Roman" w:hAnsi="Times New Roman" w:cs="Times New Roman"/>
          <w:lang w:val="en-US"/>
        </w:rPr>
        <w:t xml:space="preserve">as </w:t>
      </w:r>
      <w:r w:rsidR="00F13967">
        <w:rPr>
          <w:rFonts w:ascii="Times New Roman" w:hAnsi="Times New Roman" w:cs="Times New Roman"/>
          <w:lang w:val="en-US"/>
        </w:rPr>
        <w:t xml:space="preserve">prized </w:t>
      </w:r>
      <w:r w:rsidR="00041580">
        <w:rPr>
          <w:rFonts w:ascii="Times New Roman" w:hAnsi="Times New Roman" w:cs="Times New Roman"/>
          <w:lang w:val="en-US"/>
        </w:rPr>
        <w:t>source</w:t>
      </w:r>
      <w:r w:rsidR="00DE3291">
        <w:rPr>
          <w:rFonts w:ascii="Times New Roman" w:hAnsi="Times New Roman" w:cs="Times New Roman"/>
          <w:lang w:val="en-US"/>
        </w:rPr>
        <w:t>s</w:t>
      </w:r>
      <w:r w:rsidR="00041580">
        <w:rPr>
          <w:rFonts w:ascii="Times New Roman" w:hAnsi="Times New Roman" w:cs="Times New Roman"/>
          <w:lang w:val="en-US"/>
        </w:rPr>
        <w:t xml:space="preserve"> of oil, fur, meat, baleen and ambergris </w:t>
      </w:r>
      <w:r w:rsidR="009A2B4C">
        <w:rPr>
          <w:rFonts w:ascii="Times New Roman" w:hAnsi="Times New Roman" w:cs="Times New Roman"/>
          <w:lang w:val="en-US"/>
        </w:rPr>
        <w:t>[12,13,14]</w:t>
      </w:r>
      <w:r w:rsidR="00041580">
        <w:rPr>
          <w:rFonts w:ascii="Times New Roman" w:hAnsi="Times New Roman" w:cs="Times New Roman"/>
          <w:lang w:val="en-US"/>
        </w:rPr>
        <w:t xml:space="preserve">. </w:t>
      </w:r>
      <w:r w:rsidR="003A055C">
        <w:rPr>
          <w:rFonts w:ascii="Times New Roman" w:hAnsi="Times New Roman" w:cs="Times New Roman"/>
          <w:lang w:val="en-US"/>
        </w:rPr>
        <w:t>At present</w:t>
      </w:r>
      <w:r w:rsidR="00627262">
        <w:rPr>
          <w:rFonts w:ascii="Times New Roman" w:hAnsi="Times New Roman" w:cs="Times New Roman"/>
          <w:lang w:val="en-US"/>
        </w:rPr>
        <w:t xml:space="preserve">, </w:t>
      </w:r>
      <w:r w:rsidR="00CD6DA8">
        <w:rPr>
          <w:rFonts w:ascii="Times New Roman" w:hAnsi="Times New Roman" w:cs="Times New Roman"/>
          <w:color w:val="000000"/>
          <w:lang w:val="en-US"/>
        </w:rPr>
        <w:t xml:space="preserve">certain </w:t>
      </w:r>
      <w:r w:rsidR="008C1507" w:rsidRPr="00784DC4">
        <w:rPr>
          <w:rFonts w:ascii="Times New Roman" w:hAnsi="Times New Roman" w:cs="Times New Roman"/>
          <w:color w:val="000000"/>
          <w:lang w:val="en-US"/>
        </w:rPr>
        <w:t xml:space="preserve">populations remain at low </w:t>
      </w:r>
      <w:r w:rsidR="002E6EC4">
        <w:rPr>
          <w:rFonts w:ascii="Times New Roman" w:hAnsi="Times New Roman" w:cs="Times New Roman"/>
          <w:color w:val="000000"/>
          <w:lang w:val="en-US"/>
        </w:rPr>
        <w:t xml:space="preserve">abundance levels </w:t>
      </w:r>
      <w:r w:rsidR="004630BC">
        <w:rPr>
          <w:rFonts w:ascii="Times New Roman" w:hAnsi="Times New Roman" w:cs="Times New Roman"/>
          <w:color w:val="000000"/>
          <w:lang w:val="en-US"/>
        </w:rPr>
        <w:t>since</w:t>
      </w:r>
      <w:r w:rsidR="002E6EC4">
        <w:rPr>
          <w:rFonts w:ascii="Times New Roman" w:hAnsi="Times New Roman" w:cs="Times New Roman"/>
          <w:color w:val="000000"/>
          <w:lang w:val="en-US"/>
        </w:rPr>
        <w:t xml:space="preserve"> the end of </w:t>
      </w:r>
      <w:r w:rsidR="008C1507" w:rsidRPr="00784DC4">
        <w:rPr>
          <w:rFonts w:ascii="Times New Roman" w:hAnsi="Times New Roman" w:cs="Times New Roman"/>
          <w:color w:val="000000"/>
          <w:lang w:val="en-US"/>
        </w:rPr>
        <w:t>commercial whaling,</w:t>
      </w:r>
      <w:r w:rsidR="002E6EC4" w:rsidRPr="00627262">
        <w:rPr>
          <w:rFonts w:ascii="Times New Roman" w:hAnsi="Times New Roman" w:cs="Times New Roman"/>
          <w:lang w:val="en-US"/>
        </w:rPr>
        <w:t xml:space="preserve"> </w:t>
      </w:r>
      <w:r w:rsidR="00F949FB">
        <w:rPr>
          <w:rFonts w:ascii="Times New Roman" w:hAnsi="Times New Roman" w:cs="Times New Roman"/>
          <w:lang w:val="en-US"/>
        </w:rPr>
        <w:t xml:space="preserve">while others have </w:t>
      </w:r>
      <w:r w:rsidR="002E6EC4" w:rsidRPr="00627262">
        <w:rPr>
          <w:rFonts w:ascii="Times New Roman" w:hAnsi="Times New Roman" w:cs="Times New Roman"/>
          <w:lang w:val="en-US"/>
        </w:rPr>
        <w:t xml:space="preserve">continued to decline or </w:t>
      </w:r>
      <w:r w:rsidR="00F949FB">
        <w:rPr>
          <w:rFonts w:ascii="Times New Roman" w:hAnsi="Times New Roman" w:cs="Times New Roman"/>
          <w:lang w:val="en-US"/>
        </w:rPr>
        <w:t xml:space="preserve">have even </w:t>
      </w:r>
      <w:r w:rsidR="002E6EC4" w:rsidRPr="00627262">
        <w:rPr>
          <w:rFonts w:ascii="Times New Roman" w:hAnsi="Times New Roman" w:cs="Times New Roman"/>
          <w:lang w:val="en-US"/>
        </w:rPr>
        <w:t>bec</w:t>
      </w:r>
      <w:r w:rsidR="00F949FB">
        <w:rPr>
          <w:rFonts w:ascii="Times New Roman" w:hAnsi="Times New Roman" w:cs="Times New Roman"/>
          <w:lang w:val="en-US"/>
        </w:rPr>
        <w:t>o</w:t>
      </w:r>
      <w:r w:rsidR="002E6EC4" w:rsidRPr="00627262">
        <w:rPr>
          <w:rFonts w:ascii="Times New Roman" w:hAnsi="Times New Roman" w:cs="Times New Roman"/>
          <w:lang w:val="en-US"/>
        </w:rPr>
        <w:t>me extinct or extirpated.</w:t>
      </w:r>
      <w:r w:rsidR="006506C2">
        <w:rPr>
          <w:rFonts w:ascii="Times New Roman" w:hAnsi="Times New Roman" w:cs="Times New Roman"/>
          <w:lang w:val="en-US"/>
        </w:rPr>
        <w:t xml:space="preserve"> </w:t>
      </w:r>
      <w:r w:rsidR="00B32845">
        <w:rPr>
          <w:rFonts w:ascii="Times New Roman" w:hAnsi="Times New Roman" w:cs="Times New Roman"/>
          <w:lang w:val="en-US"/>
        </w:rPr>
        <w:t>Most</w:t>
      </w:r>
      <w:r w:rsidR="001C0092">
        <w:rPr>
          <w:rFonts w:ascii="Times New Roman" w:hAnsi="Times New Roman" w:cs="Times New Roman"/>
          <w:lang w:val="en-US"/>
        </w:rPr>
        <w:t>, however,</w:t>
      </w:r>
      <w:r w:rsidR="006506C2">
        <w:rPr>
          <w:rFonts w:ascii="Times New Roman" w:hAnsi="Times New Roman" w:cs="Times New Roman"/>
          <w:lang w:val="en-US"/>
        </w:rPr>
        <w:t xml:space="preserve"> </w:t>
      </w:r>
      <w:r w:rsidR="00784DC4" w:rsidRPr="00627262">
        <w:rPr>
          <w:rFonts w:ascii="Times New Roman" w:hAnsi="Times New Roman" w:cs="Times New Roman"/>
          <w:lang w:val="en-US"/>
        </w:rPr>
        <w:t xml:space="preserve">have </w:t>
      </w:r>
      <w:r w:rsidR="001C0092">
        <w:rPr>
          <w:rFonts w:ascii="Times New Roman" w:hAnsi="Times New Roman" w:cs="Times New Roman"/>
          <w:lang w:val="en-US"/>
        </w:rPr>
        <w:t xml:space="preserve">manifested </w:t>
      </w:r>
      <w:r w:rsidR="00784DC4" w:rsidRPr="00627262">
        <w:rPr>
          <w:rFonts w:ascii="Times New Roman" w:hAnsi="Times New Roman" w:cs="Times New Roman"/>
          <w:lang w:val="en-US"/>
        </w:rPr>
        <w:t>remarkable recoveries after severe</w:t>
      </w:r>
      <w:r w:rsidR="00627262">
        <w:rPr>
          <w:rFonts w:ascii="Times New Roman" w:hAnsi="Times New Roman" w:cs="Times New Roman"/>
          <w:lang w:val="en-US"/>
        </w:rPr>
        <w:t xml:space="preserve"> </w:t>
      </w:r>
      <w:r w:rsidR="00784DC4" w:rsidRPr="00627262">
        <w:rPr>
          <w:rFonts w:ascii="Times New Roman" w:hAnsi="Times New Roman" w:cs="Times New Roman"/>
          <w:lang w:val="en-US"/>
        </w:rPr>
        <w:t>depletions</w:t>
      </w:r>
      <w:r w:rsidR="00ED182B">
        <w:rPr>
          <w:rFonts w:ascii="Times New Roman" w:hAnsi="Times New Roman" w:cs="Times New Roman"/>
          <w:lang w:val="en-US"/>
        </w:rPr>
        <w:t xml:space="preserve"> </w:t>
      </w:r>
      <w:r w:rsidR="00743BE6">
        <w:rPr>
          <w:rFonts w:ascii="Times New Roman" w:hAnsi="Times New Roman" w:cs="Times New Roman"/>
          <w:lang w:val="en-US"/>
        </w:rPr>
        <w:t>[15,16,17</w:t>
      </w:r>
      <w:r w:rsidR="00940DAC">
        <w:rPr>
          <w:rFonts w:ascii="Times New Roman" w:hAnsi="Times New Roman" w:cs="Times New Roman"/>
          <w:lang w:val="en-US"/>
        </w:rPr>
        <w:t>,</w:t>
      </w:r>
      <w:r w:rsidR="00187853" w:rsidRPr="00834C0B">
        <w:rPr>
          <w:rFonts w:ascii="Times New Roman" w:hAnsi="Times New Roman" w:cs="Times New Roman"/>
          <w:lang w:val="en-US"/>
        </w:rPr>
        <w:t>18</w:t>
      </w:r>
      <w:r w:rsidR="00743BE6">
        <w:rPr>
          <w:rFonts w:ascii="Times New Roman" w:hAnsi="Times New Roman" w:cs="Times New Roman"/>
          <w:lang w:val="en-US"/>
        </w:rPr>
        <w:t>]</w:t>
      </w:r>
      <w:r w:rsidR="00784DC4" w:rsidRPr="00627262">
        <w:rPr>
          <w:rFonts w:ascii="Times New Roman" w:hAnsi="Times New Roman" w:cs="Times New Roman"/>
          <w:lang w:val="en-US"/>
        </w:rPr>
        <w:t xml:space="preserve">. </w:t>
      </w:r>
      <w:r w:rsidR="004C58F8" w:rsidRPr="00007385">
        <w:rPr>
          <w:rFonts w:ascii="Times New Roman" w:hAnsi="Times New Roman" w:cs="Times New Roman"/>
          <w:lang w:val="en-US"/>
        </w:rPr>
        <w:t xml:space="preserve">Effective conservation actions require a better understanding of the </w:t>
      </w:r>
      <w:r w:rsidR="00D54511">
        <w:rPr>
          <w:rFonts w:ascii="Times New Roman" w:hAnsi="Times New Roman" w:cs="Times New Roman"/>
          <w:lang w:val="en-US"/>
        </w:rPr>
        <w:t>under</w:t>
      </w:r>
      <w:r w:rsidR="00A624F9">
        <w:rPr>
          <w:rFonts w:ascii="Times New Roman" w:hAnsi="Times New Roman" w:cs="Times New Roman"/>
          <w:lang w:val="en-US"/>
        </w:rPr>
        <w:t>l</w:t>
      </w:r>
      <w:r w:rsidR="00D54511">
        <w:rPr>
          <w:rFonts w:ascii="Times New Roman" w:hAnsi="Times New Roman" w:cs="Times New Roman"/>
          <w:lang w:val="en-US"/>
        </w:rPr>
        <w:t>y</w:t>
      </w:r>
      <w:r w:rsidR="00E87653">
        <w:rPr>
          <w:rFonts w:ascii="Times New Roman" w:hAnsi="Times New Roman" w:cs="Times New Roman"/>
          <w:lang w:val="en-US"/>
        </w:rPr>
        <w:t>ing</w:t>
      </w:r>
      <w:r w:rsidR="00D54511">
        <w:rPr>
          <w:rFonts w:ascii="Times New Roman" w:hAnsi="Times New Roman" w:cs="Times New Roman"/>
          <w:lang w:val="en-US"/>
        </w:rPr>
        <w:t xml:space="preserve"> </w:t>
      </w:r>
      <w:r w:rsidR="00D54511" w:rsidRPr="00007385">
        <w:rPr>
          <w:rFonts w:ascii="Times New Roman" w:hAnsi="Times New Roman" w:cs="Times New Roman"/>
          <w:lang w:val="en-US"/>
        </w:rPr>
        <w:t>mechanisms</w:t>
      </w:r>
      <w:r w:rsidR="00D54511">
        <w:rPr>
          <w:rFonts w:ascii="Times New Roman" w:hAnsi="Times New Roman" w:cs="Times New Roman"/>
          <w:lang w:val="en-US"/>
        </w:rPr>
        <w:t xml:space="preserve"> </w:t>
      </w:r>
      <w:r w:rsidR="006A7F1C">
        <w:rPr>
          <w:rFonts w:ascii="Times New Roman" w:hAnsi="Times New Roman" w:cs="Times New Roman"/>
          <w:lang w:val="en-US"/>
        </w:rPr>
        <w:t xml:space="preserve">that </w:t>
      </w:r>
      <w:r w:rsidR="00E03F24">
        <w:rPr>
          <w:rFonts w:ascii="Times New Roman" w:hAnsi="Times New Roman" w:cs="Times New Roman"/>
          <w:lang w:val="en-US"/>
        </w:rPr>
        <w:t xml:space="preserve">determine the </w:t>
      </w:r>
      <w:r w:rsidR="00E03F24" w:rsidRPr="00E03F24">
        <w:rPr>
          <w:rFonts w:ascii="Times New Roman" w:hAnsi="Times New Roman" w:cs="Times New Roman"/>
          <w:lang w:val="en-US"/>
        </w:rPr>
        <w:t xml:space="preserve">magnitude of </w:t>
      </w:r>
      <w:r w:rsidR="00E03F24">
        <w:rPr>
          <w:rFonts w:ascii="Times New Roman" w:hAnsi="Times New Roman" w:cs="Times New Roman"/>
          <w:lang w:val="en-US"/>
        </w:rPr>
        <w:t xml:space="preserve">the </w:t>
      </w:r>
      <w:r w:rsidR="00E03F24" w:rsidRPr="00E03F24">
        <w:rPr>
          <w:rFonts w:ascii="Times New Roman" w:hAnsi="Times New Roman" w:cs="Times New Roman"/>
          <w:lang w:val="en-US"/>
        </w:rPr>
        <w:t>population trend</w:t>
      </w:r>
      <w:r w:rsidR="00DC7D27">
        <w:rPr>
          <w:rFonts w:ascii="Times New Roman" w:hAnsi="Times New Roman" w:cs="Times New Roman"/>
          <w:lang w:val="en-US"/>
        </w:rPr>
        <w:t>s</w:t>
      </w:r>
      <w:r w:rsidR="00E03F24">
        <w:rPr>
          <w:rFonts w:ascii="Times New Roman" w:hAnsi="Times New Roman" w:cs="Times New Roman"/>
          <w:lang w:val="en-US"/>
        </w:rPr>
        <w:t>.</w:t>
      </w:r>
      <w:r w:rsidR="00D54511">
        <w:rPr>
          <w:rFonts w:ascii="Times New Roman" w:hAnsi="Times New Roman" w:cs="Times New Roman"/>
          <w:lang w:val="en-US"/>
        </w:rPr>
        <w:t xml:space="preserve">  </w:t>
      </w:r>
    </w:p>
    <w:p w14:paraId="2FFBC0C1" w14:textId="1A517D74" w:rsidR="00702FB4" w:rsidRDefault="00EE6659" w:rsidP="00F769C0">
      <w:pPr>
        <w:pStyle w:val="Default"/>
        <w:spacing w:line="360" w:lineRule="auto"/>
        <w:ind w:firstLine="284"/>
        <w:rPr>
          <w:rFonts w:ascii="Times New Roman" w:hAnsi="Times New Roman" w:cs="Times New Roman"/>
          <w:sz w:val="22"/>
          <w:szCs w:val="22"/>
          <w:lang w:val="en-US"/>
        </w:rPr>
      </w:pPr>
      <w:bookmarkStart w:id="0" w:name="_Hlk39757276"/>
      <w:r>
        <w:rPr>
          <w:rFonts w:ascii="Times New Roman" w:hAnsi="Times New Roman" w:cs="Times New Roman"/>
          <w:sz w:val="22"/>
          <w:szCs w:val="22"/>
          <w:lang w:val="en-US"/>
        </w:rPr>
        <w:t xml:space="preserve">The </w:t>
      </w:r>
      <w:r w:rsidR="007438AD">
        <w:rPr>
          <w:rFonts w:ascii="Times New Roman" w:hAnsi="Times New Roman" w:cs="Times New Roman"/>
          <w:sz w:val="22"/>
          <w:szCs w:val="22"/>
          <w:lang w:val="en-US"/>
        </w:rPr>
        <w:t>s</w:t>
      </w:r>
      <w:r w:rsidR="00A62569" w:rsidRPr="00A62569">
        <w:rPr>
          <w:rFonts w:ascii="Times New Roman" w:hAnsi="Times New Roman" w:cs="Times New Roman"/>
          <w:sz w:val="22"/>
          <w:szCs w:val="22"/>
          <w:lang w:val="en-US"/>
        </w:rPr>
        <w:t xml:space="preserve">outhern </w:t>
      </w:r>
      <w:r w:rsidR="007438AD">
        <w:rPr>
          <w:rFonts w:ascii="Times New Roman" w:hAnsi="Times New Roman" w:cs="Times New Roman"/>
          <w:sz w:val="22"/>
          <w:szCs w:val="22"/>
          <w:lang w:val="en-US"/>
        </w:rPr>
        <w:t>r</w:t>
      </w:r>
      <w:r w:rsidR="00A62569" w:rsidRPr="00A62569">
        <w:rPr>
          <w:rFonts w:ascii="Times New Roman" w:hAnsi="Times New Roman" w:cs="Times New Roman"/>
          <w:sz w:val="22"/>
          <w:szCs w:val="22"/>
          <w:lang w:val="en-US"/>
        </w:rPr>
        <w:t xml:space="preserve">ight </w:t>
      </w:r>
      <w:r w:rsidR="007438AD">
        <w:rPr>
          <w:rFonts w:ascii="Times New Roman" w:hAnsi="Times New Roman" w:cs="Times New Roman"/>
          <w:sz w:val="22"/>
          <w:szCs w:val="22"/>
          <w:lang w:val="en-US"/>
        </w:rPr>
        <w:t>w</w:t>
      </w:r>
      <w:r w:rsidR="00A62569" w:rsidRPr="00A62569">
        <w:rPr>
          <w:rFonts w:ascii="Times New Roman" w:hAnsi="Times New Roman" w:cs="Times New Roman"/>
          <w:sz w:val="22"/>
          <w:szCs w:val="22"/>
          <w:lang w:val="en-US"/>
        </w:rPr>
        <w:t>hale</w:t>
      </w:r>
      <w:r w:rsidR="001549F0">
        <w:rPr>
          <w:rFonts w:ascii="Times New Roman" w:hAnsi="Times New Roman" w:cs="Times New Roman"/>
          <w:sz w:val="22"/>
          <w:szCs w:val="22"/>
          <w:lang w:val="en-US"/>
        </w:rPr>
        <w:t xml:space="preserve"> </w:t>
      </w:r>
      <w:r w:rsidR="001549F0" w:rsidRPr="00A62569">
        <w:rPr>
          <w:rFonts w:ascii="Times New Roman" w:hAnsi="Times New Roman" w:cs="Times New Roman"/>
          <w:sz w:val="22"/>
          <w:szCs w:val="22"/>
          <w:lang w:val="en-US"/>
        </w:rPr>
        <w:t>(SRW)</w:t>
      </w:r>
      <w:r w:rsidR="00A62569" w:rsidRPr="00A62569">
        <w:rPr>
          <w:rFonts w:ascii="Times New Roman" w:hAnsi="Times New Roman" w:cs="Times New Roman"/>
          <w:sz w:val="22"/>
          <w:szCs w:val="22"/>
          <w:lang w:val="en-US"/>
        </w:rPr>
        <w:t xml:space="preserve"> </w:t>
      </w:r>
      <w:proofErr w:type="spellStart"/>
      <w:r w:rsidR="00A62569" w:rsidRPr="00607514">
        <w:rPr>
          <w:rFonts w:ascii="Times New Roman" w:hAnsi="Times New Roman" w:cs="Times New Roman"/>
          <w:i/>
          <w:iCs/>
          <w:sz w:val="22"/>
          <w:szCs w:val="22"/>
          <w:lang w:val="en-US"/>
        </w:rPr>
        <w:t>Eubalaena</w:t>
      </w:r>
      <w:proofErr w:type="spellEnd"/>
      <w:r w:rsidR="00A62569" w:rsidRPr="00607514">
        <w:rPr>
          <w:rFonts w:ascii="Times New Roman" w:hAnsi="Times New Roman" w:cs="Times New Roman"/>
          <w:i/>
          <w:iCs/>
          <w:sz w:val="22"/>
          <w:szCs w:val="22"/>
          <w:lang w:val="en-US"/>
        </w:rPr>
        <w:t xml:space="preserve"> </w:t>
      </w:r>
      <w:proofErr w:type="spellStart"/>
      <w:r w:rsidR="00A62569" w:rsidRPr="00607514">
        <w:rPr>
          <w:rFonts w:ascii="Times New Roman" w:hAnsi="Times New Roman" w:cs="Times New Roman"/>
          <w:i/>
          <w:iCs/>
          <w:sz w:val="22"/>
          <w:szCs w:val="22"/>
          <w:lang w:val="en-US"/>
        </w:rPr>
        <w:t>australis</w:t>
      </w:r>
      <w:proofErr w:type="spellEnd"/>
      <w:r w:rsidR="00A62569" w:rsidRPr="00A62569">
        <w:rPr>
          <w:rFonts w:ascii="Times New Roman" w:hAnsi="Times New Roman" w:cs="Times New Roman"/>
          <w:sz w:val="22"/>
          <w:szCs w:val="22"/>
          <w:lang w:val="en-US"/>
        </w:rPr>
        <w:t xml:space="preserve"> (Desmoulins, 1822)</w:t>
      </w:r>
      <w:r w:rsidR="00C764BA">
        <w:rPr>
          <w:rFonts w:ascii="Times New Roman" w:hAnsi="Times New Roman" w:cs="Times New Roman"/>
          <w:sz w:val="22"/>
          <w:szCs w:val="22"/>
          <w:lang w:val="en-US"/>
        </w:rPr>
        <w:t xml:space="preserve"> </w:t>
      </w:r>
      <w:r w:rsidRPr="00EE6659">
        <w:rPr>
          <w:rFonts w:ascii="Times New Roman" w:hAnsi="Times New Roman" w:cs="Times New Roman"/>
          <w:sz w:val="22"/>
          <w:szCs w:val="22"/>
          <w:lang w:val="en-US"/>
        </w:rPr>
        <w:t>was one of the</w:t>
      </w:r>
      <w:r w:rsidR="00E62C01">
        <w:rPr>
          <w:rFonts w:ascii="Times New Roman" w:hAnsi="Times New Roman" w:cs="Times New Roman"/>
          <w:sz w:val="22"/>
          <w:szCs w:val="22"/>
          <w:lang w:val="en-US"/>
        </w:rPr>
        <w:t xml:space="preserve"> baleen-whale species</w:t>
      </w:r>
      <w:r w:rsidRPr="00EE6659">
        <w:rPr>
          <w:rFonts w:ascii="Times New Roman" w:hAnsi="Times New Roman" w:cs="Times New Roman"/>
          <w:sz w:val="22"/>
          <w:szCs w:val="22"/>
          <w:lang w:val="en-US"/>
        </w:rPr>
        <w:t xml:space="preserve"> most</w:t>
      </w:r>
      <w:r>
        <w:rPr>
          <w:rFonts w:ascii="Times New Roman" w:hAnsi="Times New Roman" w:cs="Times New Roman"/>
          <w:sz w:val="22"/>
          <w:szCs w:val="22"/>
          <w:lang w:val="en-US"/>
        </w:rPr>
        <w:t xml:space="preserve"> extensively hunted </w:t>
      </w:r>
      <w:r w:rsidR="001E2021" w:rsidRPr="001E2021">
        <w:rPr>
          <w:rFonts w:ascii="Times New Roman" w:hAnsi="Times New Roman" w:cs="Times New Roman"/>
          <w:sz w:val="22"/>
          <w:szCs w:val="22"/>
          <w:lang w:val="en-US"/>
        </w:rPr>
        <w:t xml:space="preserve">by </w:t>
      </w:r>
      <w:r w:rsidR="00C82F57">
        <w:rPr>
          <w:rFonts w:ascii="Times New Roman" w:hAnsi="Times New Roman" w:cs="Times New Roman"/>
          <w:sz w:val="22"/>
          <w:szCs w:val="22"/>
          <w:lang w:val="en-US"/>
        </w:rPr>
        <w:t>commercial</w:t>
      </w:r>
      <w:r w:rsidR="001E2021" w:rsidRPr="001E2021">
        <w:rPr>
          <w:rFonts w:ascii="Times New Roman" w:hAnsi="Times New Roman" w:cs="Times New Roman"/>
          <w:sz w:val="22"/>
          <w:szCs w:val="22"/>
          <w:lang w:val="en-US"/>
        </w:rPr>
        <w:t xml:space="preserve"> whaling </w:t>
      </w:r>
      <w:r w:rsidR="007B67FB">
        <w:rPr>
          <w:rFonts w:ascii="Times New Roman" w:hAnsi="Times New Roman" w:cs="Times New Roman"/>
          <w:sz w:val="22"/>
          <w:szCs w:val="22"/>
          <w:lang w:val="en-US"/>
        </w:rPr>
        <w:t xml:space="preserve">in </w:t>
      </w:r>
      <w:r w:rsidR="007B67FB" w:rsidRPr="006D1105">
        <w:rPr>
          <w:rFonts w:ascii="Times New Roman" w:hAnsi="Times New Roman" w:cs="Times New Roman"/>
          <w:sz w:val="22"/>
          <w:szCs w:val="22"/>
          <w:lang w:val="en-US"/>
        </w:rPr>
        <w:t>the Southern Hemisphere</w:t>
      </w:r>
      <w:r w:rsidR="00DF48FA" w:rsidRPr="00DF48FA">
        <w:rPr>
          <w:rFonts w:ascii="Times New Roman" w:hAnsi="Times New Roman" w:cs="Times New Roman"/>
          <w:sz w:val="22"/>
          <w:szCs w:val="22"/>
          <w:lang w:val="en-US"/>
        </w:rPr>
        <w:t xml:space="preserve">, </w:t>
      </w:r>
      <w:r w:rsidR="008574F1">
        <w:rPr>
          <w:rFonts w:ascii="Times New Roman" w:hAnsi="Times New Roman" w:cs="Times New Roman"/>
          <w:sz w:val="22"/>
          <w:szCs w:val="22"/>
          <w:lang w:val="en-US"/>
        </w:rPr>
        <w:t xml:space="preserve">having been </w:t>
      </w:r>
      <w:r w:rsidR="00DC08ED" w:rsidRPr="00DF48FA">
        <w:rPr>
          <w:rFonts w:ascii="Times New Roman" w:hAnsi="Times New Roman" w:cs="Times New Roman"/>
          <w:sz w:val="22"/>
          <w:szCs w:val="22"/>
          <w:lang w:val="en-US"/>
        </w:rPr>
        <w:t>driv</w:t>
      </w:r>
      <w:r w:rsidR="00D36DA6">
        <w:rPr>
          <w:rFonts w:ascii="Times New Roman" w:hAnsi="Times New Roman" w:cs="Times New Roman"/>
          <w:sz w:val="22"/>
          <w:szCs w:val="22"/>
          <w:lang w:val="en-US"/>
        </w:rPr>
        <w:t>en</w:t>
      </w:r>
      <w:r w:rsidR="00DF48FA" w:rsidRPr="00DF48FA">
        <w:rPr>
          <w:rFonts w:ascii="Times New Roman" w:hAnsi="Times New Roman" w:cs="Times New Roman"/>
          <w:sz w:val="22"/>
          <w:szCs w:val="22"/>
          <w:lang w:val="en-US"/>
        </w:rPr>
        <w:t xml:space="preserve"> almost to the border of extinction around the mid</w:t>
      </w:r>
      <w:r w:rsidR="00A2085C">
        <w:rPr>
          <w:rFonts w:ascii="Times New Roman" w:hAnsi="Times New Roman" w:cs="Times New Roman"/>
          <w:sz w:val="22"/>
          <w:szCs w:val="22"/>
          <w:lang w:val="en-US"/>
        </w:rPr>
        <w:t>-</w:t>
      </w:r>
      <w:r w:rsidR="00DF48FA" w:rsidRPr="00DF48FA">
        <w:rPr>
          <w:rFonts w:ascii="Times New Roman" w:hAnsi="Times New Roman" w:cs="Times New Roman"/>
          <w:sz w:val="22"/>
          <w:szCs w:val="22"/>
          <w:lang w:val="en-US"/>
        </w:rPr>
        <w:t>19th century</w:t>
      </w:r>
      <w:r w:rsidR="00EC6AFD">
        <w:rPr>
          <w:rFonts w:ascii="Times New Roman" w:hAnsi="Times New Roman" w:cs="Times New Roman"/>
          <w:sz w:val="22"/>
          <w:szCs w:val="22"/>
          <w:lang w:val="en-US"/>
        </w:rPr>
        <w:t xml:space="preserve"> [1</w:t>
      </w:r>
      <w:r w:rsidR="00BF2BA4">
        <w:rPr>
          <w:rFonts w:ascii="Times New Roman" w:hAnsi="Times New Roman" w:cs="Times New Roman"/>
          <w:sz w:val="22"/>
          <w:szCs w:val="22"/>
          <w:lang w:val="en-US"/>
        </w:rPr>
        <w:t>9</w:t>
      </w:r>
      <w:r w:rsidR="00EC6AFD">
        <w:rPr>
          <w:rFonts w:ascii="Times New Roman" w:hAnsi="Times New Roman" w:cs="Times New Roman"/>
          <w:sz w:val="22"/>
          <w:szCs w:val="22"/>
          <w:lang w:val="en-US"/>
        </w:rPr>
        <w:t>,</w:t>
      </w:r>
      <w:r w:rsidR="00BF2BA4">
        <w:rPr>
          <w:rFonts w:ascii="Times New Roman" w:hAnsi="Times New Roman" w:cs="Times New Roman"/>
          <w:sz w:val="22"/>
          <w:szCs w:val="22"/>
          <w:lang w:val="en-US"/>
        </w:rPr>
        <w:t>20</w:t>
      </w:r>
      <w:r w:rsidR="000D5151">
        <w:rPr>
          <w:rFonts w:ascii="Times New Roman" w:hAnsi="Times New Roman" w:cs="Times New Roman"/>
          <w:sz w:val="22"/>
          <w:szCs w:val="22"/>
          <w:lang w:val="en-US"/>
        </w:rPr>
        <w:t>,2</w:t>
      </w:r>
      <w:r w:rsidR="00BF2BA4">
        <w:rPr>
          <w:rFonts w:ascii="Times New Roman" w:hAnsi="Times New Roman" w:cs="Times New Roman"/>
          <w:sz w:val="22"/>
          <w:szCs w:val="22"/>
          <w:lang w:val="en-US"/>
        </w:rPr>
        <w:t>1</w:t>
      </w:r>
      <w:r w:rsidR="000D5151">
        <w:rPr>
          <w:rFonts w:ascii="Times New Roman" w:hAnsi="Times New Roman" w:cs="Times New Roman"/>
          <w:sz w:val="22"/>
          <w:szCs w:val="22"/>
          <w:lang w:val="en-US"/>
        </w:rPr>
        <w:t>,2</w:t>
      </w:r>
      <w:r w:rsidR="00BF2BA4">
        <w:rPr>
          <w:rFonts w:ascii="Times New Roman" w:hAnsi="Times New Roman" w:cs="Times New Roman"/>
          <w:sz w:val="22"/>
          <w:szCs w:val="22"/>
          <w:lang w:val="en-US"/>
        </w:rPr>
        <w:t>2</w:t>
      </w:r>
      <w:r w:rsidR="000D5151">
        <w:rPr>
          <w:rFonts w:ascii="Times New Roman" w:hAnsi="Times New Roman" w:cs="Times New Roman"/>
          <w:sz w:val="22"/>
          <w:szCs w:val="22"/>
          <w:lang w:val="en-US"/>
        </w:rPr>
        <w:t>,2</w:t>
      </w:r>
      <w:r w:rsidR="00BF2BA4">
        <w:rPr>
          <w:rFonts w:ascii="Times New Roman" w:hAnsi="Times New Roman" w:cs="Times New Roman"/>
          <w:sz w:val="22"/>
          <w:szCs w:val="22"/>
          <w:lang w:val="en-US"/>
        </w:rPr>
        <w:t>3</w:t>
      </w:r>
      <w:r w:rsidR="000D5151">
        <w:rPr>
          <w:rFonts w:ascii="Times New Roman" w:hAnsi="Times New Roman" w:cs="Times New Roman"/>
          <w:sz w:val="22"/>
          <w:szCs w:val="22"/>
          <w:lang w:val="en-US"/>
        </w:rPr>
        <w:t>,2</w:t>
      </w:r>
      <w:r w:rsidR="00BF2BA4">
        <w:rPr>
          <w:rFonts w:ascii="Times New Roman" w:hAnsi="Times New Roman" w:cs="Times New Roman"/>
          <w:sz w:val="22"/>
          <w:szCs w:val="22"/>
          <w:lang w:val="en-US"/>
        </w:rPr>
        <w:t>4</w:t>
      </w:r>
      <w:r w:rsidR="00EC6AFD">
        <w:rPr>
          <w:rFonts w:ascii="Times New Roman" w:hAnsi="Times New Roman" w:cs="Times New Roman"/>
          <w:sz w:val="22"/>
          <w:szCs w:val="22"/>
          <w:lang w:val="en-US"/>
        </w:rPr>
        <w:t>]</w:t>
      </w:r>
      <w:bookmarkEnd w:id="0"/>
      <w:r w:rsidR="00D47ABA">
        <w:rPr>
          <w:rFonts w:ascii="Times New Roman" w:hAnsi="Times New Roman" w:cs="Times New Roman"/>
          <w:sz w:val="22"/>
          <w:szCs w:val="22"/>
          <w:lang w:val="en-US"/>
        </w:rPr>
        <w:t>.</w:t>
      </w:r>
      <w:r w:rsidR="003228DD">
        <w:rPr>
          <w:rFonts w:ascii="Times New Roman" w:hAnsi="Times New Roman" w:cs="Times New Roman"/>
          <w:sz w:val="22"/>
          <w:szCs w:val="22"/>
          <w:lang w:val="en-US"/>
        </w:rPr>
        <w:t xml:space="preserve"> Whaling activity started </w:t>
      </w:r>
      <w:r w:rsidR="003228DD" w:rsidRPr="003228DD">
        <w:rPr>
          <w:rFonts w:ascii="Times New Roman" w:hAnsi="Times New Roman" w:cs="Times New Roman"/>
          <w:sz w:val="22"/>
          <w:szCs w:val="22"/>
          <w:lang w:val="en-US"/>
        </w:rPr>
        <w:t>in the early 17th century,</w:t>
      </w:r>
      <w:r w:rsidR="0089356E">
        <w:rPr>
          <w:rFonts w:ascii="Times New Roman" w:hAnsi="Times New Roman" w:cs="Times New Roman"/>
          <w:sz w:val="22"/>
          <w:szCs w:val="22"/>
          <w:lang w:val="en-US"/>
        </w:rPr>
        <w:t xml:space="preserve"> and was </w:t>
      </w:r>
      <w:r w:rsidR="00E52268">
        <w:rPr>
          <w:rFonts w:ascii="Times New Roman" w:hAnsi="Times New Roman" w:cs="Times New Roman"/>
          <w:sz w:val="22"/>
          <w:szCs w:val="22"/>
          <w:lang w:val="en-US"/>
        </w:rPr>
        <w:t>mainly led</w:t>
      </w:r>
      <w:r w:rsidR="0089356E">
        <w:rPr>
          <w:rFonts w:ascii="Times New Roman" w:hAnsi="Times New Roman" w:cs="Times New Roman"/>
          <w:sz w:val="22"/>
          <w:szCs w:val="22"/>
          <w:lang w:val="en-US"/>
        </w:rPr>
        <w:t xml:space="preserve"> by </w:t>
      </w:r>
      <w:r w:rsidR="00510092" w:rsidRPr="0089356E">
        <w:rPr>
          <w:rFonts w:ascii="Times New Roman" w:hAnsi="Times New Roman" w:cs="Times New Roman"/>
          <w:sz w:val="22"/>
          <w:szCs w:val="22"/>
          <w:lang w:val="en-US"/>
        </w:rPr>
        <w:t>American, British, French</w:t>
      </w:r>
      <w:r w:rsidR="00A42213">
        <w:rPr>
          <w:rFonts w:ascii="Times New Roman" w:hAnsi="Times New Roman" w:cs="Times New Roman"/>
          <w:sz w:val="22"/>
          <w:szCs w:val="22"/>
          <w:lang w:val="en-US"/>
        </w:rPr>
        <w:t>, Portuguese</w:t>
      </w:r>
      <w:r w:rsidR="00510092" w:rsidRPr="0089356E">
        <w:rPr>
          <w:rFonts w:ascii="Times New Roman" w:hAnsi="Times New Roman" w:cs="Times New Roman"/>
          <w:sz w:val="22"/>
          <w:szCs w:val="22"/>
          <w:lang w:val="en-US"/>
        </w:rPr>
        <w:t xml:space="preserve"> and Spanish whalers.</w:t>
      </w:r>
      <w:r w:rsidR="00510092" w:rsidRPr="006B4D3F">
        <w:rPr>
          <w:rFonts w:ascii="Times New Roman" w:hAnsi="Times New Roman" w:cs="Times New Roman"/>
          <w:sz w:val="22"/>
          <w:szCs w:val="22"/>
          <w:lang w:val="en-US"/>
        </w:rPr>
        <w:t xml:space="preserve"> </w:t>
      </w:r>
      <w:r w:rsidR="00C017FC" w:rsidRPr="00C017FC">
        <w:rPr>
          <w:rFonts w:ascii="Times New Roman" w:hAnsi="Times New Roman" w:cs="Times New Roman"/>
          <w:sz w:val="22"/>
          <w:szCs w:val="22"/>
          <w:lang w:val="en-US"/>
        </w:rPr>
        <w:t xml:space="preserve">Despite </w:t>
      </w:r>
      <w:r w:rsidR="00D51378">
        <w:rPr>
          <w:rFonts w:ascii="Times New Roman" w:hAnsi="Times New Roman" w:cs="Times New Roman"/>
          <w:sz w:val="22"/>
          <w:szCs w:val="22"/>
          <w:lang w:val="en-US"/>
        </w:rPr>
        <w:t xml:space="preserve">the whales having </w:t>
      </w:r>
      <w:r w:rsidR="00C017FC" w:rsidRPr="00C017FC">
        <w:rPr>
          <w:rFonts w:ascii="Times New Roman" w:hAnsi="Times New Roman" w:cs="Times New Roman"/>
          <w:sz w:val="22"/>
          <w:szCs w:val="22"/>
          <w:lang w:val="en-US"/>
        </w:rPr>
        <w:t>be</w:t>
      </w:r>
      <w:r w:rsidR="00D51378">
        <w:rPr>
          <w:rFonts w:ascii="Times New Roman" w:hAnsi="Times New Roman" w:cs="Times New Roman"/>
          <w:sz w:val="22"/>
          <w:szCs w:val="22"/>
          <w:lang w:val="en-US"/>
        </w:rPr>
        <w:t xml:space="preserve">en </w:t>
      </w:r>
      <w:r w:rsidR="00C017FC" w:rsidRPr="00C017FC">
        <w:rPr>
          <w:rFonts w:ascii="Times New Roman" w:hAnsi="Times New Roman" w:cs="Times New Roman"/>
          <w:sz w:val="22"/>
          <w:szCs w:val="22"/>
          <w:lang w:val="en-US"/>
        </w:rPr>
        <w:t>protected by an international agreement since 1935,</w:t>
      </w:r>
      <w:r w:rsidR="00C017FC">
        <w:rPr>
          <w:rFonts w:ascii="Times New Roman" w:hAnsi="Times New Roman" w:cs="Times New Roman"/>
          <w:sz w:val="22"/>
          <w:szCs w:val="22"/>
          <w:lang w:val="en-US"/>
        </w:rPr>
        <w:t xml:space="preserve"> </w:t>
      </w:r>
      <w:r w:rsidR="00876981" w:rsidRPr="00852D7E">
        <w:rPr>
          <w:rFonts w:ascii="Times New Roman" w:hAnsi="Times New Roman" w:cs="Times New Roman"/>
          <w:sz w:val="22"/>
          <w:szCs w:val="22"/>
          <w:lang w:val="en-US"/>
        </w:rPr>
        <w:t xml:space="preserve">illegal hunting </w:t>
      </w:r>
      <w:r w:rsidR="00A10448">
        <w:rPr>
          <w:rFonts w:ascii="Times New Roman" w:hAnsi="Times New Roman" w:cs="Times New Roman"/>
          <w:sz w:val="22"/>
          <w:szCs w:val="22"/>
          <w:lang w:val="en-US"/>
        </w:rPr>
        <w:t>by</w:t>
      </w:r>
      <w:r w:rsidR="00876981" w:rsidRPr="00852D7E">
        <w:rPr>
          <w:rFonts w:ascii="Times New Roman" w:hAnsi="Times New Roman" w:cs="Times New Roman"/>
          <w:sz w:val="22"/>
          <w:szCs w:val="22"/>
          <w:lang w:val="en-US"/>
        </w:rPr>
        <w:t xml:space="preserve"> the Soviet Union </w:t>
      </w:r>
      <w:r w:rsidR="00A10448">
        <w:rPr>
          <w:rFonts w:ascii="Times New Roman" w:hAnsi="Times New Roman" w:cs="Times New Roman"/>
          <w:sz w:val="22"/>
          <w:szCs w:val="22"/>
          <w:lang w:val="en-US"/>
        </w:rPr>
        <w:t xml:space="preserve">whaling </w:t>
      </w:r>
      <w:r w:rsidR="00876981" w:rsidRPr="00852D7E">
        <w:rPr>
          <w:rFonts w:ascii="Times New Roman" w:hAnsi="Times New Roman" w:cs="Times New Roman"/>
          <w:sz w:val="22"/>
          <w:szCs w:val="22"/>
          <w:lang w:val="en-US"/>
        </w:rPr>
        <w:t xml:space="preserve">fleet </w:t>
      </w:r>
      <w:r w:rsidR="00702FB4" w:rsidRPr="00702FB4">
        <w:rPr>
          <w:rFonts w:ascii="Times New Roman" w:hAnsi="Times New Roman" w:cs="Times New Roman"/>
          <w:sz w:val="22"/>
          <w:szCs w:val="22"/>
          <w:lang w:val="en-US"/>
        </w:rPr>
        <w:t xml:space="preserve">in the 1960s and 1970s killed </w:t>
      </w:r>
      <w:r w:rsidR="008068C5">
        <w:rPr>
          <w:rFonts w:ascii="Times New Roman" w:hAnsi="Times New Roman" w:cs="Times New Roman"/>
          <w:sz w:val="22"/>
          <w:szCs w:val="22"/>
          <w:lang w:val="en-US"/>
        </w:rPr>
        <w:t xml:space="preserve">off </w:t>
      </w:r>
      <w:r w:rsidR="00702FB4" w:rsidRPr="00702FB4">
        <w:rPr>
          <w:rFonts w:ascii="Times New Roman" w:hAnsi="Times New Roman" w:cs="Times New Roman"/>
          <w:sz w:val="22"/>
          <w:szCs w:val="22"/>
          <w:lang w:val="en-US"/>
        </w:rPr>
        <w:t>half the ex</w:t>
      </w:r>
      <w:r w:rsidR="008068C5">
        <w:rPr>
          <w:rFonts w:ascii="Times New Roman" w:hAnsi="Times New Roman" w:cs="Times New Roman"/>
          <w:sz w:val="22"/>
          <w:szCs w:val="22"/>
          <w:lang w:val="en-US"/>
        </w:rPr>
        <w:t>isting</w:t>
      </w:r>
      <w:r w:rsidR="00702FB4" w:rsidRPr="00702FB4">
        <w:rPr>
          <w:rFonts w:ascii="Times New Roman" w:hAnsi="Times New Roman" w:cs="Times New Roman"/>
          <w:sz w:val="22"/>
          <w:szCs w:val="22"/>
          <w:lang w:val="en-US"/>
        </w:rPr>
        <w:t xml:space="preserve"> population at the time</w:t>
      </w:r>
      <w:r w:rsidR="008D5AF7">
        <w:rPr>
          <w:rFonts w:ascii="Times New Roman" w:hAnsi="Times New Roman" w:cs="Times New Roman"/>
          <w:sz w:val="22"/>
          <w:szCs w:val="22"/>
          <w:lang w:val="en-US"/>
        </w:rPr>
        <w:t xml:space="preserve"> </w:t>
      </w:r>
      <w:r w:rsidR="00743C4D">
        <w:rPr>
          <w:rFonts w:ascii="Times New Roman" w:hAnsi="Times New Roman" w:cs="Times New Roman"/>
          <w:sz w:val="22"/>
          <w:szCs w:val="22"/>
          <w:lang w:val="en-US"/>
        </w:rPr>
        <w:t>[2</w:t>
      </w:r>
      <w:r w:rsidR="005A2F3B">
        <w:rPr>
          <w:rFonts w:ascii="Times New Roman" w:hAnsi="Times New Roman" w:cs="Times New Roman"/>
          <w:sz w:val="22"/>
          <w:szCs w:val="22"/>
          <w:lang w:val="en-US"/>
        </w:rPr>
        <w:t>4</w:t>
      </w:r>
      <w:r w:rsidR="00743C4D">
        <w:rPr>
          <w:rFonts w:ascii="Times New Roman" w:hAnsi="Times New Roman" w:cs="Times New Roman"/>
          <w:sz w:val="22"/>
          <w:szCs w:val="22"/>
          <w:lang w:val="en-US"/>
        </w:rPr>
        <w:t>,2</w:t>
      </w:r>
      <w:r w:rsidR="005A2F3B">
        <w:rPr>
          <w:rFonts w:ascii="Times New Roman" w:hAnsi="Times New Roman" w:cs="Times New Roman"/>
          <w:sz w:val="22"/>
          <w:szCs w:val="22"/>
          <w:lang w:val="en-US"/>
        </w:rPr>
        <w:t>5</w:t>
      </w:r>
      <w:r w:rsidR="00743C4D">
        <w:rPr>
          <w:rFonts w:ascii="Times New Roman" w:hAnsi="Times New Roman" w:cs="Times New Roman"/>
          <w:sz w:val="22"/>
          <w:szCs w:val="22"/>
          <w:lang w:val="en-US"/>
        </w:rPr>
        <w:t>]</w:t>
      </w:r>
      <w:r w:rsidR="008D5AF7" w:rsidRPr="00852D7E">
        <w:rPr>
          <w:rFonts w:ascii="Times New Roman" w:hAnsi="Times New Roman" w:cs="Times New Roman"/>
          <w:sz w:val="22"/>
          <w:szCs w:val="22"/>
          <w:lang w:val="en-US"/>
        </w:rPr>
        <w:t>.</w:t>
      </w:r>
    </w:p>
    <w:p w14:paraId="181D8ABB" w14:textId="30BA2D0E" w:rsidR="00A10C57" w:rsidRDefault="000A4BB0" w:rsidP="00F769C0">
      <w:pPr>
        <w:autoSpaceDE w:val="0"/>
        <w:autoSpaceDN w:val="0"/>
        <w:adjustRightInd w:val="0"/>
        <w:spacing w:after="0" w:line="360" w:lineRule="auto"/>
        <w:ind w:firstLine="284"/>
        <w:rPr>
          <w:rFonts w:ascii="Times New Roman" w:hAnsi="Times New Roman" w:cs="Times New Roman"/>
          <w:color w:val="000000"/>
          <w:lang w:val="en-US"/>
        </w:rPr>
      </w:pPr>
      <w:bookmarkStart w:id="1" w:name="_Hlk39916306"/>
      <w:r>
        <w:rPr>
          <w:rFonts w:ascii="Times New Roman" w:hAnsi="Times New Roman" w:cs="Times New Roman"/>
          <w:color w:val="000000"/>
          <w:lang w:val="en-US"/>
        </w:rPr>
        <w:t>Reconstructions of h</w:t>
      </w:r>
      <w:r w:rsidR="00451B92" w:rsidRPr="00451B92">
        <w:rPr>
          <w:rFonts w:ascii="Times New Roman" w:hAnsi="Times New Roman" w:cs="Times New Roman"/>
          <w:color w:val="000000"/>
          <w:lang w:val="en-US"/>
        </w:rPr>
        <w:t xml:space="preserve">istorical trajectories indicated </w:t>
      </w:r>
      <w:r w:rsidR="00F315DE" w:rsidRPr="00F315DE">
        <w:rPr>
          <w:rFonts w:ascii="Times New Roman" w:hAnsi="Times New Roman" w:cs="Times New Roman"/>
          <w:color w:val="000000"/>
          <w:lang w:val="en-US"/>
        </w:rPr>
        <w:t xml:space="preserve">that </w:t>
      </w:r>
      <w:r w:rsidR="00A43BE3">
        <w:rPr>
          <w:rFonts w:ascii="Times New Roman" w:hAnsi="Times New Roman" w:cs="Times New Roman"/>
          <w:color w:val="000000"/>
          <w:lang w:val="en-US"/>
        </w:rPr>
        <w:t xml:space="preserve">before </w:t>
      </w:r>
      <w:r w:rsidR="00F315DE" w:rsidRPr="00F315DE">
        <w:rPr>
          <w:rFonts w:ascii="Times New Roman" w:hAnsi="Times New Roman" w:cs="Times New Roman"/>
          <w:color w:val="000000"/>
          <w:lang w:val="en-US"/>
        </w:rPr>
        <w:t xml:space="preserve">whaling </w:t>
      </w:r>
      <w:r w:rsidR="0023488E" w:rsidRPr="00226450">
        <w:rPr>
          <w:rFonts w:ascii="Times New Roman" w:hAnsi="Times New Roman" w:cs="Times New Roman"/>
          <w:lang w:val="en-US"/>
        </w:rPr>
        <w:t xml:space="preserve">over </w:t>
      </w:r>
      <w:r w:rsidR="00C107B5">
        <w:rPr>
          <w:rFonts w:ascii="Times New Roman" w:hAnsi="Times New Roman" w:cs="Times New Roman"/>
          <w:lang w:val="en-US"/>
        </w:rPr>
        <w:t>7</w:t>
      </w:r>
      <w:r w:rsidR="0023488E" w:rsidRPr="00226450">
        <w:rPr>
          <w:rFonts w:ascii="Times New Roman" w:hAnsi="Times New Roman" w:cs="Times New Roman"/>
          <w:lang w:val="en-US"/>
        </w:rPr>
        <w:t>0,00</w:t>
      </w:r>
      <w:r w:rsidR="0023488E">
        <w:rPr>
          <w:rFonts w:ascii="Times New Roman" w:hAnsi="Times New Roman" w:cs="Times New Roman"/>
          <w:lang w:val="en-US"/>
        </w:rPr>
        <w:t>0</w:t>
      </w:r>
      <w:r w:rsidR="00345AB0">
        <w:rPr>
          <w:rFonts w:ascii="Times New Roman" w:hAnsi="Times New Roman" w:cs="Times New Roman"/>
          <w:lang w:val="en-US"/>
        </w:rPr>
        <w:t xml:space="preserve"> </w:t>
      </w:r>
      <w:r w:rsidR="00F315DE" w:rsidRPr="00B556E5">
        <w:rPr>
          <w:rFonts w:ascii="Times New Roman" w:hAnsi="Times New Roman" w:cs="Times New Roman"/>
          <w:color w:val="000000"/>
          <w:lang w:val="en-US"/>
        </w:rPr>
        <w:t>SRW</w:t>
      </w:r>
      <w:r w:rsidR="007133FD">
        <w:rPr>
          <w:rFonts w:ascii="Times New Roman" w:hAnsi="Times New Roman" w:cs="Times New Roman"/>
          <w:color w:val="000000"/>
          <w:lang w:val="en-US"/>
        </w:rPr>
        <w:t>s</w:t>
      </w:r>
      <w:r w:rsidR="00F045E3">
        <w:rPr>
          <w:rFonts w:ascii="Times New Roman" w:hAnsi="Times New Roman" w:cs="Times New Roman"/>
          <w:color w:val="000000"/>
          <w:lang w:val="en-US"/>
        </w:rPr>
        <w:t xml:space="preserve"> could be</w:t>
      </w:r>
      <w:r w:rsidR="00F315DE" w:rsidRPr="00B556E5">
        <w:rPr>
          <w:rFonts w:ascii="Times New Roman" w:hAnsi="Times New Roman" w:cs="Times New Roman"/>
          <w:color w:val="000000"/>
          <w:lang w:val="en-US"/>
        </w:rPr>
        <w:t xml:space="preserve"> </w:t>
      </w:r>
      <w:bookmarkEnd w:id="1"/>
      <w:r w:rsidR="00F315DE" w:rsidRPr="00B556E5">
        <w:rPr>
          <w:rFonts w:ascii="Times New Roman" w:hAnsi="Times New Roman" w:cs="Times New Roman"/>
          <w:color w:val="000000"/>
          <w:lang w:val="en-US"/>
        </w:rPr>
        <w:t>found i</w:t>
      </w:r>
      <w:r w:rsidR="00F315DE" w:rsidRPr="00F315DE">
        <w:rPr>
          <w:rFonts w:ascii="Times New Roman" w:hAnsi="Times New Roman" w:cs="Times New Roman"/>
          <w:color w:val="000000"/>
          <w:lang w:val="en-US"/>
        </w:rPr>
        <w:t xml:space="preserve">n </w:t>
      </w:r>
      <w:r w:rsidR="00F045E3">
        <w:rPr>
          <w:rFonts w:ascii="Times New Roman" w:hAnsi="Times New Roman" w:cs="Times New Roman"/>
          <w:color w:val="000000"/>
          <w:lang w:val="en-US"/>
        </w:rPr>
        <w:t xml:space="preserve">the </w:t>
      </w:r>
      <w:r w:rsidR="00F315DE" w:rsidRPr="00F315DE">
        <w:rPr>
          <w:rFonts w:ascii="Times New Roman" w:hAnsi="Times New Roman" w:cs="Times New Roman"/>
          <w:color w:val="000000"/>
          <w:lang w:val="en-US"/>
        </w:rPr>
        <w:t xml:space="preserve">12 wintering grounds </w:t>
      </w:r>
      <w:r w:rsidR="00653F95">
        <w:rPr>
          <w:rFonts w:ascii="Times New Roman" w:hAnsi="Times New Roman" w:cs="Times New Roman"/>
          <w:color w:val="000000"/>
          <w:lang w:val="en-US"/>
        </w:rPr>
        <w:t>[</w:t>
      </w:r>
      <w:r w:rsidR="002D3CCC">
        <w:rPr>
          <w:rFonts w:ascii="Times New Roman" w:hAnsi="Times New Roman" w:cs="Times New Roman"/>
          <w:color w:val="000000"/>
          <w:lang w:val="en-US"/>
        </w:rPr>
        <w:t>17,2</w:t>
      </w:r>
      <w:r w:rsidR="008E11F1">
        <w:rPr>
          <w:rFonts w:ascii="Times New Roman" w:hAnsi="Times New Roman" w:cs="Times New Roman"/>
          <w:color w:val="000000"/>
          <w:lang w:val="en-US"/>
        </w:rPr>
        <w:t>3</w:t>
      </w:r>
      <w:r w:rsidR="002D3CCC">
        <w:rPr>
          <w:rFonts w:ascii="Times New Roman" w:hAnsi="Times New Roman" w:cs="Times New Roman"/>
          <w:color w:val="000000"/>
          <w:lang w:val="en-US"/>
        </w:rPr>
        <w:t>,2</w:t>
      </w:r>
      <w:r w:rsidR="008E11F1">
        <w:rPr>
          <w:rFonts w:ascii="Times New Roman" w:hAnsi="Times New Roman" w:cs="Times New Roman"/>
          <w:color w:val="000000"/>
          <w:lang w:val="en-US"/>
        </w:rPr>
        <w:t>4</w:t>
      </w:r>
      <w:r w:rsidR="008110A0">
        <w:rPr>
          <w:rFonts w:ascii="Times New Roman" w:hAnsi="Times New Roman" w:cs="Times New Roman"/>
          <w:color w:val="000000"/>
          <w:lang w:val="en-US"/>
        </w:rPr>
        <w:t>,26</w:t>
      </w:r>
      <w:r w:rsidR="00653F95">
        <w:rPr>
          <w:rFonts w:ascii="Times New Roman" w:hAnsi="Times New Roman" w:cs="Times New Roman"/>
          <w:color w:val="000000"/>
          <w:lang w:val="en-US"/>
        </w:rPr>
        <w:t>]</w:t>
      </w:r>
      <w:r w:rsidR="00F315DE" w:rsidRPr="00F315DE">
        <w:rPr>
          <w:rFonts w:ascii="Times New Roman" w:hAnsi="Times New Roman" w:cs="Times New Roman"/>
          <w:color w:val="000000"/>
          <w:lang w:val="en-US"/>
        </w:rPr>
        <w:t xml:space="preserve">. </w:t>
      </w:r>
      <w:r w:rsidR="003A01D5">
        <w:rPr>
          <w:rFonts w:ascii="Times New Roman" w:hAnsi="Times New Roman" w:cs="Times New Roman"/>
          <w:color w:val="000000"/>
          <w:lang w:val="en-US"/>
        </w:rPr>
        <w:t>B</w:t>
      </w:r>
      <w:r w:rsidR="00717726">
        <w:rPr>
          <w:rFonts w:ascii="Times New Roman" w:hAnsi="Times New Roman" w:cs="Times New Roman"/>
          <w:color w:val="000000"/>
          <w:lang w:val="en-US"/>
        </w:rPr>
        <w:t xml:space="preserve">etween the 18th and the </w:t>
      </w:r>
      <w:r w:rsidR="00717726" w:rsidRPr="002008E6">
        <w:rPr>
          <w:rFonts w:ascii="Times New Roman" w:hAnsi="Times New Roman" w:cs="Times New Roman"/>
          <w:lang w:val="en-US"/>
        </w:rPr>
        <w:t>mid</w:t>
      </w:r>
      <w:r w:rsidR="00A2085C">
        <w:rPr>
          <w:rFonts w:ascii="Times New Roman" w:hAnsi="Times New Roman" w:cs="Times New Roman"/>
          <w:lang w:val="en-US"/>
        </w:rPr>
        <w:t>-</w:t>
      </w:r>
      <w:r w:rsidR="00717726" w:rsidRPr="002008E6">
        <w:rPr>
          <w:rFonts w:ascii="Times New Roman" w:hAnsi="Times New Roman" w:cs="Times New Roman"/>
          <w:lang w:val="en-US"/>
        </w:rPr>
        <w:t>19</w:t>
      </w:r>
      <w:r w:rsidR="00717726" w:rsidRPr="004462ED">
        <w:rPr>
          <w:rFonts w:ascii="Times New Roman" w:hAnsi="Times New Roman" w:cs="Times New Roman"/>
          <w:lang w:val="en-US"/>
        </w:rPr>
        <w:t>th</w:t>
      </w:r>
      <w:r w:rsidR="00717726" w:rsidRPr="002008E6">
        <w:rPr>
          <w:rFonts w:ascii="Times New Roman" w:hAnsi="Times New Roman" w:cs="Times New Roman"/>
          <w:sz w:val="14"/>
          <w:szCs w:val="14"/>
          <w:lang w:val="en-US"/>
        </w:rPr>
        <w:t xml:space="preserve"> </w:t>
      </w:r>
      <w:r w:rsidR="00717726" w:rsidRPr="002008E6">
        <w:rPr>
          <w:rFonts w:ascii="Times New Roman" w:hAnsi="Times New Roman" w:cs="Times New Roman"/>
          <w:lang w:val="en-US"/>
        </w:rPr>
        <w:t>centur</w:t>
      </w:r>
      <w:r w:rsidR="00E64421">
        <w:rPr>
          <w:rFonts w:ascii="Times New Roman" w:hAnsi="Times New Roman" w:cs="Times New Roman"/>
          <w:lang w:val="en-US"/>
        </w:rPr>
        <w:t>ies</w:t>
      </w:r>
      <w:r w:rsidR="00717726">
        <w:rPr>
          <w:rFonts w:ascii="Times New Roman" w:hAnsi="Times New Roman" w:cs="Times New Roman"/>
          <w:color w:val="000000"/>
          <w:lang w:val="en-US"/>
        </w:rPr>
        <w:t xml:space="preserve"> </w:t>
      </w:r>
      <w:r w:rsidR="004E0991">
        <w:rPr>
          <w:rFonts w:ascii="Times New Roman" w:hAnsi="Times New Roman" w:cs="Times New Roman"/>
          <w:color w:val="000000"/>
          <w:lang w:val="en-US"/>
        </w:rPr>
        <w:t xml:space="preserve">a </w:t>
      </w:r>
      <w:r w:rsidR="004E0991" w:rsidRPr="00226450">
        <w:rPr>
          <w:rFonts w:ascii="Times New Roman" w:hAnsi="Times New Roman" w:cs="Times New Roman"/>
          <w:lang w:val="en-US"/>
        </w:rPr>
        <w:t>conservative estimat</w:t>
      </w:r>
      <w:r w:rsidR="003C6D09">
        <w:rPr>
          <w:rFonts w:ascii="Times New Roman" w:hAnsi="Times New Roman" w:cs="Times New Roman"/>
          <w:lang w:val="en-US"/>
        </w:rPr>
        <w:t>e</w:t>
      </w:r>
      <w:r w:rsidR="004E0991">
        <w:rPr>
          <w:rFonts w:ascii="Times New Roman" w:hAnsi="Times New Roman" w:cs="Times New Roman"/>
          <w:lang w:val="en-US"/>
        </w:rPr>
        <w:t xml:space="preserve"> suggested </w:t>
      </w:r>
      <w:r w:rsidR="00BC1D4B">
        <w:rPr>
          <w:rFonts w:ascii="Times New Roman" w:hAnsi="Times New Roman" w:cs="Times New Roman"/>
          <w:lang w:val="en-US"/>
        </w:rPr>
        <w:t xml:space="preserve">that </w:t>
      </w:r>
      <w:r w:rsidR="00A165C2">
        <w:rPr>
          <w:rFonts w:ascii="Times New Roman" w:hAnsi="Times New Roman" w:cs="Times New Roman"/>
          <w:lang w:val="en-US"/>
        </w:rPr>
        <w:t xml:space="preserve">more than </w:t>
      </w:r>
      <w:r w:rsidR="00717726" w:rsidRPr="00F315DE">
        <w:rPr>
          <w:rFonts w:ascii="Times New Roman" w:hAnsi="Times New Roman" w:cs="Times New Roman"/>
          <w:color w:val="000000"/>
          <w:lang w:val="en-US"/>
        </w:rPr>
        <w:t xml:space="preserve">150,000 SRW </w:t>
      </w:r>
      <w:r w:rsidR="00871CB8">
        <w:rPr>
          <w:rFonts w:ascii="Times New Roman" w:hAnsi="Times New Roman" w:cs="Times New Roman"/>
          <w:color w:val="000000"/>
          <w:lang w:val="en-US"/>
        </w:rPr>
        <w:t>had been k</w:t>
      </w:r>
      <w:r w:rsidR="00717726" w:rsidRPr="00F315DE">
        <w:rPr>
          <w:rFonts w:ascii="Times New Roman" w:hAnsi="Times New Roman" w:cs="Times New Roman"/>
          <w:color w:val="000000"/>
          <w:lang w:val="en-US"/>
        </w:rPr>
        <w:t>illed,</w:t>
      </w:r>
      <w:r w:rsidR="00191C61">
        <w:rPr>
          <w:rFonts w:ascii="Times New Roman" w:hAnsi="Times New Roman" w:cs="Times New Roman"/>
          <w:color w:val="000000"/>
          <w:lang w:val="en-US"/>
        </w:rPr>
        <w:t xml:space="preserve"> </w:t>
      </w:r>
      <w:r w:rsidR="00EA4414" w:rsidRPr="00EA4414">
        <w:rPr>
          <w:rFonts w:ascii="Times New Roman" w:hAnsi="Times New Roman" w:cs="Times New Roman"/>
          <w:color w:val="000000"/>
          <w:lang w:val="en-US"/>
        </w:rPr>
        <w:t>with only</w:t>
      </w:r>
      <w:r w:rsidR="00EA4414">
        <w:rPr>
          <w:rFonts w:ascii="Times New Roman" w:hAnsi="Times New Roman" w:cs="Times New Roman"/>
          <w:color w:val="000000"/>
          <w:lang w:val="en-US"/>
        </w:rPr>
        <w:t xml:space="preserve"> </w:t>
      </w:r>
      <w:r w:rsidR="00EA4414" w:rsidRPr="00EA4414">
        <w:rPr>
          <w:rFonts w:ascii="Times New Roman" w:hAnsi="Times New Roman" w:cs="Times New Roman"/>
          <w:color w:val="000000"/>
          <w:lang w:val="en-US"/>
        </w:rPr>
        <w:t xml:space="preserve">around 300 </w:t>
      </w:r>
      <w:r w:rsidR="00EA4414">
        <w:rPr>
          <w:rFonts w:ascii="Times New Roman" w:hAnsi="Times New Roman" w:cs="Times New Roman"/>
          <w:color w:val="000000"/>
          <w:lang w:val="en-US"/>
        </w:rPr>
        <w:t>individuals</w:t>
      </w:r>
      <w:r w:rsidR="00EA4414" w:rsidRPr="00EA4414">
        <w:rPr>
          <w:rFonts w:ascii="Times New Roman" w:hAnsi="Times New Roman" w:cs="Times New Roman"/>
          <w:color w:val="000000"/>
          <w:lang w:val="en-US"/>
        </w:rPr>
        <w:t xml:space="preserve"> remaining worldwide by the 1920s</w:t>
      </w:r>
      <w:r w:rsidR="00433EF1">
        <w:rPr>
          <w:rFonts w:ascii="Times New Roman" w:hAnsi="Times New Roman" w:cs="Times New Roman"/>
          <w:color w:val="000000"/>
          <w:lang w:val="en-US"/>
        </w:rPr>
        <w:t xml:space="preserve"> </w:t>
      </w:r>
      <w:r w:rsidR="00057D37">
        <w:rPr>
          <w:rFonts w:ascii="Times New Roman" w:hAnsi="Times New Roman" w:cs="Times New Roman"/>
          <w:color w:val="000000"/>
          <w:lang w:val="en-US"/>
        </w:rPr>
        <w:t>[23,</w:t>
      </w:r>
      <w:r w:rsidR="0084031E">
        <w:rPr>
          <w:rFonts w:ascii="Times New Roman" w:hAnsi="Times New Roman" w:cs="Times New Roman"/>
          <w:color w:val="000000"/>
          <w:lang w:val="en-US"/>
        </w:rPr>
        <w:t>24,</w:t>
      </w:r>
      <w:r w:rsidR="00BE0B75">
        <w:rPr>
          <w:rFonts w:ascii="Times New Roman" w:hAnsi="Times New Roman" w:cs="Times New Roman"/>
          <w:color w:val="000000"/>
          <w:lang w:val="en-US"/>
        </w:rPr>
        <w:t>2</w:t>
      </w:r>
      <w:r w:rsidR="00F84E55">
        <w:rPr>
          <w:rFonts w:ascii="Times New Roman" w:hAnsi="Times New Roman" w:cs="Times New Roman"/>
          <w:color w:val="000000"/>
          <w:lang w:val="en-US"/>
        </w:rPr>
        <w:t>6</w:t>
      </w:r>
      <w:r w:rsidR="00057D37">
        <w:rPr>
          <w:rFonts w:ascii="Times New Roman" w:hAnsi="Times New Roman" w:cs="Times New Roman"/>
          <w:color w:val="000000"/>
          <w:lang w:val="en-US"/>
        </w:rPr>
        <w:t>]</w:t>
      </w:r>
      <w:r w:rsidR="00191C61" w:rsidRPr="00F315DE">
        <w:rPr>
          <w:rFonts w:ascii="Times New Roman" w:hAnsi="Times New Roman" w:cs="Times New Roman"/>
          <w:color w:val="000000"/>
          <w:lang w:val="en-US"/>
        </w:rPr>
        <w:t>.</w:t>
      </w:r>
      <w:r w:rsidR="00AC55D1">
        <w:rPr>
          <w:rFonts w:ascii="Times New Roman" w:hAnsi="Times New Roman" w:cs="Times New Roman"/>
          <w:color w:val="000000"/>
          <w:lang w:val="en-US"/>
        </w:rPr>
        <w:t xml:space="preserve"> </w:t>
      </w:r>
      <w:r w:rsidR="00A10C57" w:rsidRPr="00CF0CD0">
        <w:rPr>
          <w:rFonts w:ascii="Times New Roman" w:hAnsi="Times New Roman" w:cs="Times New Roman"/>
          <w:color w:val="000000"/>
          <w:lang w:val="en-US"/>
        </w:rPr>
        <w:t xml:space="preserve">Today, the SRW </w:t>
      </w:r>
      <w:r w:rsidR="00117A80">
        <w:rPr>
          <w:rFonts w:ascii="Times New Roman" w:hAnsi="Times New Roman" w:cs="Times New Roman"/>
          <w:color w:val="000000"/>
          <w:lang w:val="en-US"/>
        </w:rPr>
        <w:t xml:space="preserve">populations </w:t>
      </w:r>
      <w:r w:rsidR="001B423E" w:rsidRPr="001B423E">
        <w:rPr>
          <w:rFonts w:ascii="Times New Roman" w:hAnsi="Times New Roman" w:cs="Times New Roman"/>
          <w:color w:val="000000"/>
          <w:lang w:val="en-US"/>
        </w:rPr>
        <w:t>have increas</w:t>
      </w:r>
      <w:r w:rsidR="0086787B">
        <w:rPr>
          <w:rFonts w:ascii="Times New Roman" w:hAnsi="Times New Roman" w:cs="Times New Roman"/>
          <w:color w:val="000000"/>
          <w:lang w:val="en-US"/>
        </w:rPr>
        <w:t>ed</w:t>
      </w:r>
      <w:r w:rsidR="001B423E" w:rsidRPr="001B423E">
        <w:rPr>
          <w:rFonts w:ascii="Times New Roman" w:hAnsi="Times New Roman" w:cs="Times New Roman"/>
          <w:color w:val="000000"/>
          <w:lang w:val="en-US"/>
        </w:rPr>
        <w:t xml:space="preserve"> </w:t>
      </w:r>
      <w:proofErr w:type="spellStart"/>
      <w:r w:rsidR="001B423E" w:rsidRPr="001B423E">
        <w:rPr>
          <w:rFonts w:ascii="Times New Roman" w:hAnsi="Times New Roman" w:cs="Times New Roman"/>
          <w:color w:val="000000"/>
          <w:lang w:val="en-US"/>
        </w:rPr>
        <w:t>total</w:t>
      </w:r>
      <w:r w:rsidR="00D7684B">
        <w:rPr>
          <w:rFonts w:ascii="Times New Roman" w:hAnsi="Times New Roman" w:cs="Times New Roman"/>
          <w:color w:val="000000"/>
          <w:lang w:val="en-US"/>
        </w:rPr>
        <w:t>l</w:t>
      </w:r>
      <w:r w:rsidR="00283120">
        <w:rPr>
          <w:rFonts w:ascii="Times New Roman" w:hAnsi="Times New Roman" w:cs="Times New Roman"/>
          <w:color w:val="000000"/>
          <w:lang w:val="en-US"/>
        </w:rPr>
        <w:t>ing</w:t>
      </w:r>
      <w:proofErr w:type="spellEnd"/>
      <w:r w:rsidR="001B423E" w:rsidRPr="001B423E">
        <w:rPr>
          <w:rFonts w:ascii="Times New Roman" w:hAnsi="Times New Roman" w:cs="Times New Roman"/>
          <w:color w:val="000000"/>
          <w:lang w:val="en-US"/>
        </w:rPr>
        <w:t xml:space="preserve"> roughly </w:t>
      </w:r>
      <w:r w:rsidR="0086787B" w:rsidRPr="00CF0CD0">
        <w:rPr>
          <w:rFonts w:ascii="Times New Roman" w:hAnsi="Times New Roman" w:cs="Times New Roman"/>
          <w:color w:val="000000"/>
          <w:lang w:val="en-US"/>
        </w:rPr>
        <w:t xml:space="preserve">12,000–15,000 individuals </w:t>
      </w:r>
      <w:r w:rsidR="000335DB">
        <w:rPr>
          <w:rFonts w:ascii="Times New Roman" w:hAnsi="Times New Roman" w:cs="Times New Roman"/>
          <w:color w:val="000000"/>
          <w:lang w:val="en-US"/>
        </w:rPr>
        <w:t xml:space="preserve">over the </w:t>
      </w:r>
      <w:proofErr w:type="spellStart"/>
      <w:r w:rsidR="001B5FEB">
        <w:rPr>
          <w:rFonts w:ascii="Times New Roman" w:hAnsi="Times New Roman" w:cs="Times New Roman"/>
          <w:color w:val="000000"/>
          <w:lang w:val="en-US"/>
        </w:rPr>
        <w:t>species’s</w:t>
      </w:r>
      <w:proofErr w:type="spellEnd"/>
      <w:r w:rsidR="0086787B" w:rsidRPr="00CF0CD0">
        <w:rPr>
          <w:rFonts w:ascii="Times New Roman" w:hAnsi="Times New Roman" w:cs="Times New Roman"/>
          <w:color w:val="000000"/>
          <w:lang w:val="en-US"/>
        </w:rPr>
        <w:t xml:space="preserve"> circumpolar distribution</w:t>
      </w:r>
      <w:r w:rsidR="0086787B">
        <w:rPr>
          <w:rFonts w:ascii="Times New Roman" w:hAnsi="Times New Roman" w:cs="Times New Roman"/>
          <w:color w:val="000000"/>
          <w:lang w:val="en-US"/>
        </w:rPr>
        <w:t xml:space="preserve"> </w:t>
      </w:r>
      <w:r w:rsidR="00671813">
        <w:rPr>
          <w:rFonts w:ascii="Times New Roman" w:hAnsi="Times New Roman" w:cs="Times New Roman"/>
          <w:color w:val="000000"/>
          <w:lang w:val="en-US"/>
        </w:rPr>
        <w:t>[26]</w:t>
      </w:r>
      <w:r w:rsidR="00A10C57" w:rsidRPr="00CF0CD0">
        <w:rPr>
          <w:rFonts w:ascii="Times New Roman" w:hAnsi="Times New Roman" w:cs="Times New Roman"/>
          <w:color w:val="000000"/>
          <w:lang w:val="en-US"/>
        </w:rPr>
        <w:t>.</w:t>
      </w:r>
    </w:p>
    <w:p w14:paraId="60B98EC4" w14:textId="3384A174" w:rsidR="00062CD0" w:rsidRDefault="00633D9E" w:rsidP="008D74AC">
      <w:pPr>
        <w:spacing w:after="0" w:line="360" w:lineRule="auto"/>
        <w:ind w:firstLine="284"/>
        <w:rPr>
          <w:rFonts w:ascii="Times New Roman" w:hAnsi="Times New Roman" w:cs="Times New Roman"/>
          <w:color w:val="000000"/>
          <w:lang w:val="en-US"/>
        </w:rPr>
      </w:pPr>
      <w:r>
        <w:rPr>
          <w:rFonts w:ascii="Times New Roman" w:hAnsi="Times New Roman" w:cs="Times New Roman"/>
          <w:color w:val="000000"/>
          <w:lang w:val="en-US"/>
        </w:rPr>
        <w:lastRenderedPageBreak/>
        <w:t>Despite</w:t>
      </w:r>
      <w:r w:rsidR="00E43ABA" w:rsidRPr="00E43ABA">
        <w:rPr>
          <w:rFonts w:ascii="Times New Roman" w:hAnsi="Times New Roman" w:cs="Times New Roman"/>
          <w:color w:val="000000"/>
          <w:lang w:val="en-US"/>
        </w:rPr>
        <w:t xml:space="preserve"> </w:t>
      </w:r>
      <w:r w:rsidR="008D44CB">
        <w:rPr>
          <w:rFonts w:ascii="Times New Roman" w:hAnsi="Times New Roman" w:cs="Times New Roman"/>
          <w:color w:val="000000"/>
          <w:lang w:val="en-US"/>
        </w:rPr>
        <w:t>the positive global trend</w:t>
      </w:r>
      <w:r w:rsidR="00B30904">
        <w:rPr>
          <w:rFonts w:ascii="Times New Roman" w:hAnsi="Times New Roman" w:cs="Times New Roman"/>
          <w:color w:val="000000"/>
          <w:lang w:val="en-US"/>
        </w:rPr>
        <w:t xml:space="preserve">, </w:t>
      </w:r>
      <w:r w:rsidR="00AC5612" w:rsidRPr="00B30904">
        <w:rPr>
          <w:rFonts w:ascii="Times New Roman" w:hAnsi="Times New Roman" w:cs="Times New Roman"/>
          <w:color w:val="000000"/>
          <w:lang w:val="en-US"/>
        </w:rPr>
        <w:t xml:space="preserve">SRW populations </w:t>
      </w:r>
      <w:r w:rsidR="000849C4" w:rsidRPr="002C585B">
        <w:rPr>
          <w:rFonts w:ascii="Times New Roman" w:hAnsi="Times New Roman" w:cs="Times New Roman"/>
          <w:color w:val="000000"/>
          <w:lang w:val="en-US"/>
        </w:rPr>
        <w:t xml:space="preserve">have </w:t>
      </w:r>
      <w:r w:rsidR="00000F62">
        <w:rPr>
          <w:rFonts w:ascii="Times New Roman" w:hAnsi="Times New Roman" w:cs="Times New Roman"/>
          <w:color w:val="000000"/>
          <w:lang w:val="en-US"/>
        </w:rPr>
        <w:t>evidenced</w:t>
      </w:r>
      <w:r w:rsidR="000849C4" w:rsidRPr="002C585B">
        <w:rPr>
          <w:rFonts w:ascii="Times New Roman" w:hAnsi="Times New Roman" w:cs="Times New Roman"/>
          <w:color w:val="000000"/>
          <w:lang w:val="en-US"/>
        </w:rPr>
        <w:t xml:space="preserve"> different </w:t>
      </w:r>
      <w:r w:rsidR="00D54570" w:rsidRPr="007B3B40">
        <w:rPr>
          <w:rFonts w:ascii="Times New Roman" w:hAnsi="Times New Roman" w:cs="Times New Roman"/>
          <w:color w:val="222222"/>
          <w:shd w:val="clear" w:color="auto" w:fill="FFFFFF"/>
          <w:lang w:val="en-US"/>
        </w:rPr>
        <w:t>population growth</w:t>
      </w:r>
      <w:r w:rsidR="00D57C8E">
        <w:rPr>
          <w:rFonts w:ascii="Times New Roman" w:hAnsi="Times New Roman" w:cs="Times New Roman"/>
          <w:color w:val="222222"/>
          <w:shd w:val="clear" w:color="auto" w:fill="FFFFFF"/>
          <w:lang w:val="en-US"/>
        </w:rPr>
        <w:t>s</w:t>
      </w:r>
      <w:r w:rsidR="001105B5">
        <w:rPr>
          <w:rFonts w:ascii="Times New Roman" w:hAnsi="Times New Roman" w:cs="Times New Roman"/>
          <w:color w:val="000000"/>
          <w:lang w:val="en-US"/>
        </w:rPr>
        <w:t xml:space="preserve">. </w:t>
      </w:r>
      <w:r w:rsidR="00591816">
        <w:rPr>
          <w:rFonts w:ascii="Times New Roman" w:hAnsi="Times New Roman" w:cs="Times New Roman"/>
          <w:color w:val="000000"/>
          <w:lang w:val="en-US"/>
        </w:rPr>
        <w:t>Carroll</w:t>
      </w:r>
      <w:r w:rsidR="00EC17F0">
        <w:rPr>
          <w:rFonts w:ascii="Times New Roman" w:hAnsi="Times New Roman" w:cs="Times New Roman"/>
          <w:color w:val="000000"/>
          <w:lang w:val="en-US"/>
        </w:rPr>
        <w:t xml:space="preserve"> et al. </w:t>
      </w:r>
      <w:r w:rsidR="00D06D8C">
        <w:rPr>
          <w:rFonts w:ascii="Times New Roman" w:hAnsi="Times New Roman" w:cs="Times New Roman"/>
          <w:color w:val="000000"/>
          <w:lang w:val="en-US"/>
        </w:rPr>
        <w:t>[</w:t>
      </w:r>
      <w:r w:rsidR="00D06D8C" w:rsidRPr="007C5E67">
        <w:rPr>
          <w:rFonts w:ascii="Times New Roman" w:hAnsi="Times New Roman" w:cs="Times New Roman"/>
          <w:color w:val="000000"/>
          <w:lang w:val="en-US"/>
        </w:rPr>
        <w:t>27</w:t>
      </w:r>
      <w:r w:rsidR="00D06D8C">
        <w:rPr>
          <w:rFonts w:ascii="Times New Roman" w:hAnsi="Times New Roman" w:cs="Times New Roman"/>
          <w:color w:val="000000"/>
          <w:lang w:val="en-US"/>
        </w:rPr>
        <w:t>]</w:t>
      </w:r>
      <w:r w:rsidR="00EC17F0">
        <w:rPr>
          <w:rFonts w:ascii="Times New Roman" w:hAnsi="Times New Roman" w:cs="Times New Roman"/>
          <w:color w:val="000000"/>
          <w:lang w:val="en-US"/>
        </w:rPr>
        <w:t xml:space="preserve"> </w:t>
      </w:r>
      <w:r w:rsidR="00A9799E">
        <w:rPr>
          <w:rFonts w:ascii="Times New Roman" w:hAnsi="Times New Roman" w:cs="Times New Roman"/>
          <w:color w:val="000000"/>
          <w:lang w:val="en-US"/>
        </w:rPr>
        <w:t xml:space="preserve">estimated </w:t>
      </w:r>
      <w:r w:rsidR="00384DC9">
        <w:rPr>
          <w:rFonts w:ascii="Times New Roman" w:hAnsi="Times New Roman" w:cs="Times New Roman"/>
          <w:color w:val="000000"/>
          <w:lang w:val="en-US"/>
        </w:rPr>
        <w:t xml:space="preserve">that </w:t>
      </w:r>
      <w:r w:rsidR="00384DC9" w:rsidRPr="00384DC9">
        <w:rPr>
          <w:rFonts w:ascii="Times New Roman" w:hAnsi="Times New Roman" w:cs="Times New Roman"/>
          <w:color w:val="000000"/>
          <w:lang w:val="en-US"/>
        </w:rPr>
        <w:t xml:space="preserve">the New Zealand </w:t>
      </w:r>
      <w:r w:rsidR="00384DC9">
        <w:rPr>
          <w:rFonts w:ascii="Times New Roman" w:hAnsi="Times New Roman" w:cs="Times New Roman"/>
          <w:color w:val="000000"/>
          <w:lang w:val="en-US"/>
        </w:rPr>
        <w:t xml:space="preserve">SRW </w:t>
      </w:r>
      <w:r w:rsidR="00AA10C8">
        <w:rPr>
          <w:rFonts w:ascii="Times New Roman" w:hAnsi="Times New Roman" w:cs="Times New Roman"/>
          <w:color w:val="000000"/>
          <w:lang w:val="en-US"/>
        </w:rPr>
        <w:t>population</w:t>
      </w:r>
      <w:r w:rsidR="00591816">
        <w:rPr>
          <w:rFonts w:ascii="Times New Roman" w:hAnsi="Times New Roman" w:cs="Times New Roman"/>
          <w:color w:val="000000"/>
          <w:lang w:val="en-US"/>
        </w:rPr>
        <w:t xml:space="preserve"> </w:t>
      </w:r>
      <w:r w:rsidR="008D74AC">
        <w:rPr>
          <w:rFonts w:ascii="Times New Roman" w:hAnsi="Times New Roman" w:cs="Times New Roman"/>
          <w:color w:val="000000"/>
          <w:lang w:val="en-US"/>
        </w:rPr>
        <w:t xml:space="preserve">was </w:t>
      </w:r>
      <w:r w:rsidR="008D74AC" w:rsidRPr="008D74AC">
        <w:rPr>
          <w:rFonts w:ascii="Times New Roman" w:hAnsi="Times New Roman" w:cs="Times New Roman"/>
          <w:color w:val="000000"/>
          <w:lang w:val="en-US"/>
        </w:rPr>
        <w:t>grow</w:t>
      </w:r>
      <w:r w:rsidR="008D74AC">
        <w:rPr>
          <w:rFonts w:ascii="Times New Roman" w:hAnsi="Times New Roman" w:cs="Times New Roman"/>
          <w:color w:val="000000"/>
          <w:lang w:val="en-US"/>
        </w:rPr>
        <w:t>ing</w:t>
      </w:r>
      <w:r w:rsidR="008D74AC" w:rsidRPr="008D74AC">
        <w:rPr>
          <w:rFonts w:ascii="Times New Roman" w:hAnsi="Times New Roman" w:cs="Times New Roman"/>
          <w:color w:val="000000"/>
          <w:lang w:val="en-US"/>
        </w:rPr>
        <w:t xml:space="preserve"> at 7%</w:t>
      </w:r>
      <w:r w:rsidR="008D74AC">
        <w:rPr>
          <w:rFonts w:ascii="Times New Roman" w:hAnsi="Times New Roman" w:cs="Times New Roman"/>
          <w:color w:val="000000"/>
          <w:lang w:val="en-US"/>
        </w:rPr>
        <w:t xml:space="preserve"> </w:t>
      </w:r>
      <w:r w:rsidR="008D74AC" w:rsidRPr="008D74AC">
        <w:rPr>
          <w:rFonts w:ascii="Times New Roman" w:hAnsi="Times New Roman" w:cs="Times New Roman"/>
          <w:color w:val="000000"/>
          <w:lang w:val="en-US"/>
        </w:rPr>
        <w:t>per annum</w:t>
      </w:r>
      <w:r w:rsidR="008D74AC">
        <w:rPr>
          <w:rFonts w:ascii="Times New Roman" w:hAnsi="Times New Roman" w:cs="Times New Roman"/>
          <w:color w:val="000000"/>
          <w:lang w:val="en-US"/>
        </w:rPr>
        <w:t xml:space="preserve">. </w:t>
      </w:r>
      <w:r w:rsidR="00342377" w:rsidRPr="00C72B92">
        <w:rPr>
          <w:rFonts w:ascii="Times New Roman" w:hAnsi="Times New Roman" w:cs="Times New Roman"/>
          <w:color w:val="000000"/>
          <w:lang w:val="en-US"/>
        </w:rPr>
        <w:t xml:space="preserve">The </w:t>
      </w:r>
      <w:r w:rsidR="00342377" w:rsidRPr="00C72B92">
        <w:rPr>
          <w:rFonts w:ascii="Times New Roman" w:hAnsi="Times New Roman" w:cs="Times New Roman"/>
          <w:lang w:val="en-US"/>
        </w:rPr>
        <w:t>South Africa</w:t>
      </w:r>
      <w:r w:rsidR="00B0174F">
        <w:rPr>
          <w:rFonts w:ascii="Times New Roman" w:hAnsi="Times New Roman" w:cs="Times New Roman"/>
          <w:lang w:val="en-US"/>
        </w:rPr>
        <w:t>n-</w:t>
      </w:r>
      <w:r w:rsidR="00342377" w:rsidRPr="00C72B92">
        <w:rPr>
          <w:rFonts w:ascii="Times New Roman" w:hAnsi="Times New Roman" w:cs="Times New Roman"/>
          <w:lang w:val="en-US"/>
        </w:rPr>
        <w:t>Namibia</w:t>
      </w:r>
      <w:r w:rsidR="00B0174F">
        <w:rPr>
          <w:rFonts w:ascii="Times New Roman" w:hAnsi="Times New Roman" w:cs="Times New Roman"/>
          <w:lang w:val="en-US"/>
        </w:rPr>
        <w:t>n</w:t>
      </w:r>
      <w:r w:rsidR="00342377" w:rsidRPr="00C72B92">
        <w:rPr>
          <w:rFonts w:ascii="Times New Roman" w:hAnsi="Times New Roman" w:cs="Times New Roman"/>
          <w:lang w:val="en-US"/>
        </w:rPr>
        <w:t xml:space="preserve"> breeding population was </w:t>
      </w:r>
      <w:r w:rsidR="00AF5638">
        <w:rPr>
          <w:rFonts w:ascii="Times New Roman" w:hAnsi="Times New Roman" w:cs="Times New Roman"/>
          <w:lang w:val="en-US"/>
        </w:rPr>
        <w:t xml:space="preserve">likewise </w:t>
      </w:r>
      <w:r w:rsidR="00773373" w:rsidRPr="00773373">
        <w:rPr>
          <w:rFonts w:ascii="Times New Roman" w:hAnsi="Times New Roman" w:cs="Times New Roman"/>
          <w:lang w:val="en-US"/>
        </w:rPr>
        <w:t xml:space="preserve">thriving </w:t>
      </w:r>
      <w:r w:rsidR="00757E7F">
        <w:rPr>
          <w:rFonts w:ascii="Times New Roman" w:hAnsi="Times New Roman" w:cs="Times New Roman"/>
          <w:lang w:val="en-US"/>
        </w:rPr>
        <w:t xml:space="preserve">with </w:t>
      </w:r>
      <w:r w:rsidR="00327F00">
        <w:rPr>
          <w:rFonts w:ascii="Times New Roman" w:hAnsi="Times New Roman" w:cs="Times New Roman"/>
          <w:lang w:val="en-US"/>
        </w:rPr>
        <w:t xml:space="preserve">an </w:t>
      </w:r>
      <w:r w:rsidR="00757E7F" w:rsidRPr="00327F00">
        <w:rPr>
          <w:rFonts w:ascii="Times New Roman" w:hAnsi="Times New Roman" w:cs="Times New Roman"/>
          <w:color w:val="000000"/>
          <w:lang w:val="en-US"/>
        </w:rPr>
        <w:t xml:space="preserve">annual population growth rate </w:t>
      </w:r>
      <w:r w:rsidR="00327F00">
        <w:rPr>
          <w:rFonts w:ascii="Times New Roman" w:hAnsi="Times New Roman" w:cs="Times New Roman"/>
          <w:color w:val="000000"/>
          <w:lang w:val="en-US"/>
        </w:rPr>
        <w:t xml:space="preserve">of </w:t>
      </w:r>
      <w:r w:rsidR="00757E7F" w:rsidRPr="00327F00">
        <w:rPr>
          <w:rFonts w:ascii="Times New Roman" w:hAnsi="Times New Roman" w:cs="Times New Roman"/>
          <w:color w:val="000000"/>
          <w:lang w:val="en-US"/>
        </w:rPr>
        <w:t>6.5%</w:t>
      </w:r>
      <w:r w:rsidR="00327F00">
        <w:rPr>
          <w:rFonts w:ascii="Times New Roman" w:hAnsi="Times New Roman" w:cs="Times New Roman"/>
          <w:color w:val="000000"/>
          <w:lang w:val="en-US"/>
        </w:rPr>
        <w:t xml:space="preserve"> </w:t>
      </w:r>
      <w:r w:rsidR="00250AAA">
        <w:rPr>
          <w:rFonts w:ascii="Times New Roman" w:hAnsi="Times New Roman" w:cs="Times New Roman"/>
          <w:color w:val="000000"/>
          <w:lang w:val="en-US"/>
        </w:rPr>
        <w:t>[</w:t>
      </w:r>
      <w:r w:rsidR="00250AAA" w:rsidRPr="003C4999">
        <w:rPr>
          <w:rFonts w:ascii="Times New Roman" w:hAnsi="Times New Roman" w:cs="Times New Roman"/>
          <w:color w:val="000000"/>
          <w:lang w:val="en-US"/>
        </w:rPr>
        <w:t>2</w:t>
      </w:r>
      <w:r w:rsidR="003C4999">
        <w:rPr>
          <w:rFonts w:ascii="Times New Roman" w:hAnsi="Times New Roman" w:cs="Times New Roman"/>
          <w:color w:val="000000"/>
          <w:lang w:val="en-US"/>
        </w:rPr>
        <w:t>8</w:t>
      </w:r>
      <w:r w:rsidR="00250AAA">
        <w:rPr>
          <w:rFonts w:ascii="Times New Roman" w:hAnsi="Times New Roman" w:cs="Times New Roman"/>
          <w:color w:val="000000"/>
          <w:lang w:val="en-US"/>
        </w:rPr>
        <w:t>]</w:t>
      </w:r>
      <w:r w:rsidR="00342377" w:rsidRPr="002A6B7E">
        <w:rPr>
          <w:rFonts w:ascii="Times New Roman" w:hAnsi="Times New Roman" w:cs="Times New Roman"/>
          <w:color w:val="000000"/>
          <w:lang w:val="en-US"/>
        </w:rPr>
        <w:t>.</w:t>
      </w:r>
      <w:r w:rsidR="00342377">
        <w:rPr>
          <w:rFonts w:ascii="Times New Roman" w:hAnsi="Times New Roman" w:cs="Times New Roman"/>
          <w:color w:val="000000"/>
          <w:lang w:val="en-US"/>
        </w:rPr>
        <w:t xml:space="preserve"> </w:t>
      </w:r>
      <w:r w:rsidR="00025D69">
        <w:rPr>
          <w:rFonts w:ascii="Times New Roman" w:hAnsi="Times New Roman" w:cs="Times New Roman"/>
          <w:color w:val="000000"/>
          <w:lang w:val="en-US"/>
        </w:rPr>
        <w:t>T</w:t>
      </w:r>
      <w:r w:rsidR="00FC3911">
        <w:rPr>
          <w:rFonts w:ascii="Times New Roman" w:hAnsi="Times New Roman" w:cs="Times New Roman"/>
          <w:color w:val="000000"/>
          <w:lang w:val="en-US"/>
        </w:rPr>
        <w:t xml:space="preserve">he </w:t>
      </w:r>
      <w:r w:rsidR="00546EA5" w:rsidRPr="00DF6B45">
        <w:rPr>
          <w:rFonts w:ascii="Times New Roman" w:hAnsi="Times New Roman" w:cs="Times New Roman"/>
          <w:color w:val="000000"/>
          <w:lang w:val="en-US"/>
        </w:rPr>
        <w:t>‘western’</w:t>
      </w:r>
      <w:r w:rsidR="00546EA5">
        <w:rPr>
          <w:rFonts w:ascii="Times New Roman" w:hAnsi="Times New Roman" w:cs="Times New Roman"/>
          <w:color w:val="000000"/>
          <w:lang w:val="en-US"/>
        </w:rPr>
        <w:t xml:space="preserve"> </w:t>
      </w:r>
      <w:r w:rsidR="00546EA5" w:rsidRPr="00DF6B45">
        <w:rPr>
          <w:rFonts w:ascii="Times New Roman" w:hAnsi="Times New Roman" w:cs="Times New Roman"/>
          <w:color w:val="000000"/>
          <w:lang w:val="en-US"/>
        </w:rPr>
        <w:t xml:space="preserve">Australian </w:t>
      </w:r>
      <w:r w:rsidR="000D00F6">
        <w:rPr>
          <w:rFonts w:ascii="Times New Roman" w:hAnsi="Times New Roman" w:cs="Times New Roman"/>
          <w:color w:val="000000"/>
          <w:lang w:val="en-US"/>
        </w:rPr>
        <w:t xml:space="preserve">SRW </w:t>
      </w:r>
      <w:r w:rsidR="00546EA5" w:rsidRPr="00DF6B45">
        <w:rPr>
          <w:rFonts w:ascii="Times New Roman" w:hAnsi="Times New Roman" w:cs="Times New Roman"/>
          <w:color w:val="000000"/>
          <w:lang w:val="en-US"/>
        </w:rPr>
        <w:t>subpopulation</w:t>
      </w:r>
      <w:r w:rsidR="00025D69">
        <w:rPr>
          <w:rFonts w:ascii="Times New Roman" w:hAnsi="Times New Roman" w:cs="Times New Roman"/>
          <w:color w:val="000000"/>
          <w:lang w:val="en-US"/>
        </w:rPr>
        <w:t xml:space="preserve"> </w:t>
      </w:r>
      <w:r w:rsidR="00546EA5" w:rsidRPr="00DF6B45">
        <w:rPr>
          <w:rFonts w:ascii="Times New Roman" w:hAnsi="Times New Roman" w:cs="Times New Roman"/>
          <w:color w:val="000000"/>
          <w:lang w:val="en-US"/>
        </w:rPr>
        <w:t>evidence</w:t>
      </w:r>
      <w:r w:rsidR="00B61F14">
        <w:rPr>
          <w:rFonts w:ascii="Times New Roman" w:hAnsi="Times New Roman" w:cs="Times New Roman"/>
          <w:color w:val="000000"/>
          <w:lang w:val="en-US"/>
        </w:rPr>
        <w:t>s</w:t>
      </w:r>
      <w:r w:rsidR="00546EA5" w:rsidRPr="00DF6B45">
        <w:rPr>
          <w:rFonts w:ascii="Times New Roman" w:hAnsi="Times New Roman" w:cs="Times New Roman"/>
          <w:color w:val="000000"/>
          <w:lang w:val="en-US"/>
        </w:rPr>
        <w:t xml:space="preserve"> a population trend of </w:t>
      </w:r>
      <w:r w:rsidR="00FD19A8">
        <w:rPr>
          <w:rFonts w:ascii="Times New Roman" w:hAnsi="Times New Roman" w:cs="Times New Roman"/>
          <w:color w:val="000000"/>
          <w:lang w:val="en-US"/>
        </w:rPr>
        <w:t>5.</w:t>
      </w:r>
      <w:r w:rsidR="00E11D13">
        <w:rPr>
          <w:rFonts w:ascii="Times New Roman" w:hAnsi="Times New Roman" w:cs="Times New Roman"/>
          <w:color w:val="000000"/>
          <w:lang w:val="en-US"/>
        </w:rPr>
        <w:t>6</w:t>
      </w:r>
      <w:r w:rsidR="00546EA5" w:rsidRPr="00DF6B45">
        <w:rPr>
          <w:rFonts w:ascii="Times New Roman" w:hAnsi="Times New Roman" w:cs="Times New Roman"/>
          <w:color w:val="000000"/>
          <w:lang w:val="en-US"/>
        </w:rPr>
        <w:t xml:space="preserve">% per year, </w:t>
      </w:r>
      <w:r w:rsidR="00025D69">
        <w:rPr>
          <w:rFonts w:ascii="Times New Roman" w:hAnsi="Times New Roman" w:cs="Times New Roman"/>
          <w:color w:val="000000"/>
          <w:lang w:val="en-US"/>
        </w:rPr>
        <w:t xml:space="preserve">while </w:t>
      </w:r>
      <w:r w:rsidR="00D53A8F" w:rsidRPr="00D53A8F">
        <w:rPr>
          <w:rFonts w:ascii="Times New Roman" w:hAnsi="Times New Roman" w:cs="Times New Roman"/>
          <w:color w:val="000000"/>
          <w:lang w:val="en-US"/>
        </w:rPr>
        <w:t xml:space="preserve">the ‘eastern’ subpopulation </w:t>
      </w:r>
      <w:r w:rsidR="00CD4929">
        <w:rPr>
          <w:rFonts w:ascii="Times New Roman" w:hAnsi="Times New Roman" w:cs="Times New Roman"/>
          <w:color w:val="000000"/>
          <w:lang w:val="en-US"/>
        </w:rPr>
        <w:t>remains</w:t>
      </w:r>
      <w:r w:rsidR="00D53A8F" w:rsidRPr="00D53A8F">
        <w:rPr>
          <w:rFonts w:ascii="Times New Roman" w:hAnsi="Times New Roman" w:cs="Times New Roman"/>
          <w:color w:val="000000"/>
          <w:lang w:val="en-US"/>
        </w:rPr>
        <w:t xml:space="preserve"> relatively small</w:t>
      </w:r>
      <w:r w:rsidR="00112980">
        <w:rPr>
          <w:rFonts w:ascii="Times New Roman" w:hAnsi="Times New Roman" w:cs="Times New Roman"/>
          <w:color w:val="000000"/>
          <w:lang w:val="en-US"/>
        </w:rPr>
        <w:t xml:space="preserve"> </w:t>
      </w:r>
      <w:r w:rsidR="00A96268">
        <w:rPr>
          <w:rFonts w:ascii="Times New Roman" w:hAnsi="Times New Roman" w:cs="Times New Roman"/>
          <w:color w:val="000000"/>
          <w:lang w:val="en-US"/>
        </w:rPr>
        <w:t>[2</w:t>
      </w:r>
      <w:r w:rsidR="00ED5C37">
        <w:rPr>
          <w:rFonts w:ascii="Times New Roman" w:hAnsi="Times New Roman" w:cs="Times New Roman"/>
          <w:color w:val="000000"/>
          <w:lang w:val="en-US"/>
        </w:rPr>
        <w:t>9</w:t>
      </w:r>
      <w:r w:rsidR="00A96268">
        <w:rPr>
          <w:rFonts w:ascii="Times New Roman" w:hAnsi="Times New Roman" w:cs="Times New Roman"/>
          <w:color w:val="000000"/>
          <w:lang w:val="en-US"/>
        </w:rPr>
        <w:t>]</w:t>
      </w:r>
      <w:r w:rsidR="006C02AF">
        <w:rPr>
          <w:rFonts w:ascii="Times New Roman" w:hAnsi="Times New Roman" w:cs="Times New Roman"/>
          <w:color w:val="000000"/>
          <w:lang w:val="en-US"/>
        </w:rPr>
        <w:t xml:space="preserve">. </w:t>
      </w:r>
      <w:r w:rsidR="00272417" w:rsidRPr="00272417">
        <w:rPr>
          <w:rFonts w:ascii="Times New Roman" w:hAnsi="Times New Roman" w:cs="Times New Roman"/>
          <w:color w:val="000000"/>
          <w:lang w:val="en-US"/>
        </w:rPr>
        <w:t xml:space="preserve">The </w:t>
      </w:r>
      <w:r w:rsidR="000E7F4D" w:rsidRPr="007B3B40">
        <w:rPr>
          <w:rFonts w:ascii="Times New Roman" w:hAnsi="Times New Roman" w:cs="Times New Roman"/>
          <w:color w:val="222222"/>
          <w:shd w:val="clear" w:color="auto" w:fill="FFFFFF"/>
          <w:lang w:val="en-US"/>
        </w:rPr>
        <w:t>continued low abundance</w:t>
      </w:r>
      <w:r w:rsidR="000E7F4D" w:rsidRPr="00272417">
        <w:rPr>
          <w:rFonts w:ascii="Times New Roman" w:hAnsi="Times New Roman" w:cs="Times New Roman"/>
          <w:color w:val="000000"/>
          <w:lang w:val="en-US"/>
        </w:rPr>
        <w:t xml:space="preserve"> </w:t>
      </w:r>
      <w:r w:rsidR="00272417" w:rsidRPr="00272417">
        <w:rPr>
          <w:rFonts w:ascii="Times New Roman" w:hAnsi="Times New Roman" w:cs="Times New Roman"/>
          <w:color w:val="000000"/>
          <w:lang w:val="en-US"/>
        </w:rPr>
        <w:t xml:space="preserve">of </w:t>
      </w:r>
      <w:r w:rsidR="00BD12D6">
        <w:rPr>
          <w:rFonts w:ascii="Times New Roman" w:hAnsi="Times New Roman" w:cs="Times New Roman"/>
          <w:color w:val="000000"/>
          <w:lang w:val="en-US"/>
        </w:rPr>
        <w:t xml:space="preserve">the </w:t>
      </w:r>
      <w:r w:rsidR="00272417" w:rsidRPr="00272417">
        <w:rPr>
          <w:rFonts w:ascii="Times New Roman" w:hAnsi="Times New Roman" w:cs="Times New Roman"/>
          <w:color w:val="000000"/>
          <w:lang w:val="en-US"/>
        </w:rPr>
        <w:t xml:space="preserve">SRW in </w:t>
      </w:r>
      <w:r w:rsidR="002D5EBD">
        <w:rPr>
          <w:rFonts w:ascii="Times New Roman" w:hAnsi="Times New Roman" w:cs="Times New Roman"/>
          <w:color w:val="000000"/>
          <w:lang w:val="en-US"/>
        </w:rPr>
        <w:t>certain</w:t>
      </w:r>
      <w:r w:rsidR="00272417" w:rsidRPr="00272417">
        <w:rPr>
          <w:rFonts w:ascii="Times New Roman" w:hAnsi="Times New Roman" w:cs="Times New Roman"/>
          <w:color w:val="000000"/>
          <w:lang w:val="en-US"/>
        </w:rPr>
        <w:t xml:space="preserve"> regions,</w:t>
      </w:r>
      <w:r w:rsidR="00272417">
        <w:rPr>
          <w:rFonts w:ascii="Times New Roman" w:hAnsi="Times New Roman" w:cs="Times New Roman"/>
          <w:color w:val="000000"/>
          <w:lang w:val="en-US"/>
        </w:rPr>
        <w:t xml:space="preserve"> </w:t>
      </w:r>
      <w:r w:rsidR="00272417" w:rsidRPr="00272417">
        <w:rPr>
          <w:rFonts w:ascii="Times New Roman" w:hAnsi="Times New Roman" w:cs="Times New Roman"/>
          <w:color w:val="000000"/>
          <w:lang w:val="en-US"/>
        </w:rPr>
        <w:t xml:space="preserve">such as in southeast Australia and </w:t>
      </w:r>
      <w:r w:rsidR="0007779E">
        <w:rPr>
          <w:rFonts w:ascii="Times New Roman" w:hAnsi="Times New Roman" w:cs="Times New Roman"/>
          <w:color w:val="000000"/>
          <w:lang w:val="en-US"/>
        </w:rPr>
        <w:t xml:space="preserve">the </w:t>
      </w:r>
      <w:r w:rsidR="00272417" w:rsidRPr="00272417">
        <w:rPr>
          <w:rFonts w:ascii="Times New Roman" w:hAnsi="Times New Roman" w:cs="Times New Roman"/>
          <w:color w:val="000000"/>
          <w:lang w:val="en-US"/>
        </w:rPr>
        <w:t>Chile-Peru</w:t>
      </w:r>
      <w:r w:rsidR="0007779E">
        <w:rPr>
          <w:rFonts w:ascii="Times New Roman" w:hAnsi="Times New Roman" w:cs="Times New Roman"/>
          <w:color w:val="000000"/>
          <w:lang w:val="en-US"/>
        </w:rPr>
        <w:t xml:space="preserve"> area</w:t>
      </w:r>
      <w:r w:rsidR="00163534">
        <w:rPr>
          <w:rFonts w:ascii="Times New Roman" w:hAnsi="Times New Roman" w:cs="Times New Roman"/>
          <w:color w:val="000000"/>
          <w:lang w:val="en-US"/>
        </w:rPr>
        <w:t xml:space="preserve">, </w:t>
      </w:r>
      <w:r w:rsidR="00E87ADC">
        <w:rPr>
          <w:rFonts w:ascii="Times New Roman" w:hAnsi="Times New Roman" w:cs="Times New Roman"/>
          <w:color w:val="000000"/>
          <w:lang w:val="en-US"/>
        </w:rPr>
        <w:t xml:space="preserve">was </w:t>
      </w:r>
      <w:r w:rsidR="00163534">
        <w:rPr>
          <w:rFonts w:ascii="Times New Roman" w:hAnsi="Times New Roman" w:cs="Times New Roman"/>
          <w:color w:val="000000"/>
          <w:lang w:val="en-US"/>
        </w:rPr>
        <w:t xml:space="preserve">linked </w:t>
      </w:r>
      <w:r w:rsidR="00163534" w:rsidRPr="00163534">
        <w:rPr>
          <w:rFonts w:ascii="Times New Roman" w:hAnsi="Times New Roman" w:cs="Times New Roman"/>
          <w:color w:val="000000"/>
          <w:lang w:val="en-US"/>
        </w:rPr>
        <w:t>to</w:t>
      </w:r>
      <w:r w:rsidR="00A83FA9">
        <w:rPr>
          <w:rFonts w:ascii="Times New Roman" w:hAnsi="Times New Roman" w:cs="Times New Roman"/>
          <w:color w:val="000000"/>
          <w:lang w:val="en-US"/>
        </w:rPr>
        <w:t xml:space="preserve"> </w:t>
      </w:r>
      <w:r w:rsidR="0044594A">
        <w:rPr>
          <w:rFonts w:ascii="Times New Roman" w:hAnsi="Times New Roman" w:cs="Times New Roman"/>
          <w:color w:val="000000"/>
          <w:lang w:val="en-US"/>
        </w:rPr>
        <w:t xml:space="preserve">a </w:t>
      </w:r>
      <w:r w:rsidR="0044594A" w:rsidRPr="0044594A">
        <w:rPr>
          <w:rFonts w:ascii="Times New Roman" w:hAnsi="Times New Roman" w:cs="Times New Roman"/>
          <w:color w:val="000000"/>
          <w:lang w:val="en-US"/>
        </w:rPr>
        <w:t xml:space="preserve">strong </w:t>
      </w:r>
      <w:r w:rsidR="0082387C">
        <w:rPr>
          <w:rFonts w:ascii="Times New Roman" w:hAnsi="Times New Roman" w:cs="Times New Roman"/>
          <w:color w:val="000000"/>
          <w:lang w:val="en-US"/>
        </w:rPr>
        <w:t xml:space="preserve">female </w:t>
      </w:r>
      <w:r w:rsidR="0044594A" w:rsidRPr="0044594A">
        <w:rPr>
          <w:rFonts w:ascii="Times New Roman" w:hAnsi="Times New Roman" w:cs="Times New Roman"/>
          <w:color w:val="000000"/>
          <w:lang w:val="en-US"/>
        </w:rPr>
        <w:t>fidelity to calving grounds</w:t>
      </w:r>
      <w:r w:rsidR="00C84FE8">
        <w:rPr>
          <w:rFonts w:ascii="Times New Roman" w:hAnsi="Times New Roman" w:cs="Times New Roman"/>
          <w:color w:val="000000"/>
          <w:lang w:val="en-US"/>
        </w:rPr>
        <w:t xml:space="preserve"> </w:t>
      </w:r>
      <w:r w:rsidR="00A96268">
        <w:rPr>
          <w:rFonts w:ascii="Times New Roman" w:hAnsi="Times New Roman" w:cs="Times New Roman"/>
          <w:color w:val="000000"/>
          <w:lang w:val="en-US"/>
        </w:rPr>
        <w:t>[30,31</w:t>
      </w:r>
      <w:r w:rsidR="004777FC">
        <w:rPr>
          <w:rFonts w:ascii="Times New Roman" w:hAnsi="Times New Roman" w:cs="Times New Roman"/>
          <w:color w:val="000000"/>
          <w:lang w:val="en-US"/>
        </w:rPr>
        <w:t>,32</w:t>
      </w:r>
      <w:r w:rsidR="00A96268">
        <w:rPr>
          <w:rFonts w:ascii="Times New Roman" w:hAnsi="Times New Roman" w:cs="Times New Roman"/>
          <w:color w:val="000000"/>
          <w:lang w:val="en-US"/>
        </w:rPr>
        <w:t>]</w:t>
      </w:r>
      <w:r w:rsidR="00C84FE8" w:rsidRPr="00C84FE8">
        <w:rPr>
          <w:rFonts w:ascii="Times New Roman" w:hAnsi="Times New Roman" w:cs="Times New Roman"/>
          <w:color w:val="000000"/>
          <w:lang w:val="en-US"/>
        </w:rPr>
        <w:t>.</w:t>
      </w:r>
      <w:r w:rsidR="00E12708">
        <w:rPr>
          <w:rFonts w:ascii="Times New Roman" w:hAnsi="Times New Roman" w:cs="Times New Roman"/>
          <w:color w:val="000000"/>
          <w:lang w:val="en-US"/>
        </w:rPr>
        <w:t xml:space="preserve"> </w:t>
      </w:r>
    </w:p>
    <w:p w14:paraId="0ECFE726" w14:textId="6E636D17" w:rsidR="00FB0C40" w:rsidRDefault="001D18F3" w:rsidP="00F769C0">
      <w:pPr>
        <w:autoSpaceDE w:val="0"/>
        <w:autoSpaceDN w:val="0"/>
        <w:adjustRightInd w:val="0"/>
        <w:spacing w:after="0" w:line="360" w:lineRule="auto"/>
        <w:ind w:firstLine="284"/>
        <w:rPr>
          <w:rFonts w:ascii="Times New Roman" w:hAnsi="Times New Roman" w:cs="Times New Roman"/>
          <w:color w:val="000000"/>
          <w:lang w:val="en-US"/>
        </w:rPr>
      </w:pPr>
      <w:r>
        <w:rPr>
          <w:rFonts w:ascii="Times New Roman" w:hAnsi="Times New Roman" w:cs="Times New Roman"/>
          <w:color w:val="000000"/>
          <w:lang w:val="en-US"/>
        </w:rPr>
        <w:t xml:space="preserve">The </w:t>
      </w:r>
      <w:r w:rsidR="00267A4B" w:rsidRPr="001D18F3">
        <w:rPr>
          <w:rFonts w:ascii="Times New Roman" w:hAnsi="Times New Roman" w:cs="Times New Roman"/>
          <w:color w:val="000000"/>
          <w:lang w:val="en-US"/>
        </w:rPr>
        <w:t xml:space="preserve">breeding ground off </w:t>
      </w:r>
      <w:proofErr w:type="spellStart"/>
      <w:r w:rsidR="00267A4B" w:rsidRPr="001D18F3">
        <w:rPr>
          <w:rFonts w:ascii="Times New Roman" w:hAnsi="Times New Roman" w:cs="Times New Roman"/>
          <w:color w:val="000000"/>
          <w:lang w:val="en-US"/>
        </w:rPr>
        <w:t>Península</w:t>
      </w:r>
      <w:proofErr w:type="spellEnd"/>
      <w:r w:rsidR="00267A4B" w:rsidRPr="001D18F3">
        <w:rPr>
          <w:rFonts w:ascii="Times New Roman" w:hAnsi="Times New Roman" w:cs="Times New Roman"/>
          <w:color w:val="000000"/>
          <w:lang w:val="en-US"/>
        </w:rPr>
        <w:t xml:space="preserve"> Valdés (</w:t>
      </w:r>
      <w:r w:rsidR="008856A1" w:rsidRPr="008856A1">
        <w:rPr>
          <w:rFonts w:ascii="Times New Roman" w:hAnsi="Times New Roman" w:cs="Times New Roman"/>
          <w:color w:val="000000"/>
          <w:lang w:val="en-US"/>
        </w:rPr>
        <w:t>42–43°S</w:t>
      </w:r>
      <w:r w:rsidR="00267A4B" w:rsidRPr="001D18F3">
        <w:rPr>
          <w:rFonts w:ascii="Times New Roman" w:hAnsi="Times New Roman" w:cs="Times New Roman"/>
          <w:color w:val="000000"/>
          <w:lang w:val="en-US"/>
        </w:rPr>
        <w:t>), Argentina</w:t>
      </w:r>
      <w:r w:rsidR="007F4D68">
        <w:rPr>
          <w:rFonts w:ascii="Times New Roman" w:hAnsi="Times New Roman" w:cs="Times New Roman"/>
          <w:color w:val="000000"/>
          <w:lang w:val="en-US"/>
        </w:rPr>
        <w:t>,</w:t>
      </w:r>
      <w:r w:rsidR="006B5093">
        <w:rPr>
          <w:rFonts w:ascii="Times New Roman" w:hAnsi="Times New Roman" w:cs="Times New Roman"/>
          <w:color w:val="000000"/>
          <w:lang w:val="en-US"/>
        </w:rPr>
        <w:t xml:space="preserve"> </w:t>
      </w:r>
      <w:r w:rsidR="002964A5" w:rsidRPr="002964A5">
        <w:rPr>
          <w:rFonts w:ascii="Times New Roman" w:hAnsi="Times New Roman" w:cs="Times New Roman"/>
          <w:color w:val="000000"/>
          <w:lang w:val="en-US"/>
        </w:rPr>
        <w:t>ha</w:t>
      </w:r>
      <w:r w:rsidR="003C5172">
        <w:rPr>
          <w:rFonts w:ascii="Times New Roman" w:hAnsi="Times New Roman" w:cs="Times New Roman"/>
          <w:color w:val="000000"/>
          <w:lang w:val="en-US"/>
        </w:rPr>
        <w:t>s</w:t>
      </w:r>
      <w:r w:rsidR="002964A5" w:rsidRPr="002964A5">
        <w:rPr>
          <w:rFonts w:ascii="Times New Roman" w:hAnsi="Times New Roman" w:cs="Times New Roman"/>
          <w:color w:val="000000"/>
          <w:lang w:val="en-US"/>
        </w:rPr>
        <w:t xml:space="preserve"> been increasing </w:t>
      </w:r>
      <w:r w:rsidR="00A10303" w:rsidRPr="00A10303">
        <w:rPr>
          <w:rFonts w:ascii="Times New Roman" w:hAnsi="Times New Roman" w:cs="Times New Roman"/>
          <w:color w:val="000000"/>
          <w:lang w:val="en-US"/>
        </w:rPr>
        <w:t xml:space="preserve">at around </w:t>
      </w:r>
      <w:r w:rsidR="00A10303">
        <w:rPr>
          <w:rFonts w:ascii="Times New Roman" w:hAnsi="Times New Roman" w:cs="Times New Roman"/>
          <w:color w:val="000000"/>
          <w:lang w:val="en-US"/>
        </w:rPr>
        <w:t>6-</w:t>
      </w:r>
      <w:r w:rsidR="00A10303" w:rsidRPr="00A10303">
        <w:rPr>
          <w:rFonts w:ascii="Times New Roman" w:hAnsi="Times New Roman" w:cs="Times New Roman"/>
          <w:color w:val="000000"/>
          <w:lang w:val="en-US"/>
        </w:rPr>
        <w:t>7% annually</w:t>
      </w:r>
      <w:r w:rsidR="00A10303">
        <w:rPr>
          <w:rFonts w:ascii="Times New Roman" w:hAnsi="Times New Roman" w:cs="Times New Roman"/>
          <w:color w:val="000000"/>
          <w:lang w:val="en-US"/>
        </w:rPr>
        <w:t xml:space="preserve"> </w:t>
      </w:r>
      <w:r w:rsidR="00C31A7C">
        <w:rPr>
          <w:rFonts w:ascii="Times New Roman" w:hAnsi="Times New Roman" w:cs="Times New Roman"/>
          <w:color w:val="000000"/>
          <w:lang w:val="en-US"/>
        </w:rPr>
        <w:t>o</w:t>
      </w:r>
      <w:r w:rsidR="00C31A7C" w:rsidRPr="00582568">
        <w:rPr>
          <w:rFonts w:ascii="Times New Roman" w:hAnsi="Times New Roman" w:cs="Times New Roman"/>
          <w:color w:val="000000"/>
          <w:lang w:val="en-US"/>
        </w:rPr>
        <w:t xml:space="preserve">ver the past </w:t>
      </w:r>
      <w:r w:rsidR="00C73271">
        <w:rPr>
          <w:rFonts w:ascii="Times New Roman" w:hAnsi="Times New Roman" w:cs="Times New Roman"/>
          <w:color w:val="000000"/>
          <w:lang w:val="en-US"/>
        </w:rPr>
        <w:t>5</w:t>
      </w:r>
      <w:r w:rsidR="00C31A7C" w:rsidRPr="00582568">
        <w:rPr>
          <w:rFonts w:ascii="Times New Roman" w:hAnsi="Times New Roman" w:cs="Times New Roman"/>
          <w:color w:val="000000"/>
          <w:lang w:val="en-US"/>
        </w:rPr>
        <w:t>0 years</w:t>
      </w:r>
      <w:r w:rsidR="00C72DFC">
        <w:rPr>
          <w:rFonts w:ascii="Times New Roman" w:hAnsi="Times New Roman" w:cs="Times New Roman"/>
          <w:color w:val="000000"/>
          <w:lang w:val="en-US"/>
        </w:rPr>
        <w:t xml:space="preserve">, </w:t>
      </w:r>
      <w:r w:rsidR="00E25630">
        <w:rPr>
          <w:rFonts w:ascii="Times New Roman" w:hAnsi="Times New Roman" w:cs="Times New Roman"/>
          <w:color w:val="000000"/>
          <w:lang w:val="en-US"/>
        </w:rPr>
        <w:t xml:space="preserve">thus </w:t>
      </w:r>
      <w:r w:rsidR="00C72DFC" w:rsidRPr="001D18F3">
        <w:rPr>
          <w:rFonts w:ascii="Times New Roman" w:hAnsi="Times New Roman" w:cs="Times New Roman"/>
          <w:color w:val="000000"/>
          <w:lang w:val="en-US"/>
        </w:rPr>
        <w:t>hous</w:t>
      </w:r>
      <w:r w:rsidR="00C72DFC">
        <w:rPr>
          <w:rFonts w:ascii="Times New Roman" w:hAnsi="Times New Roman" w:cs="Times New Roman"/>
          <w:color w:val="000000"/>
          <w:lang w:val="en-US"/>
        </w:rPr>
        <w:t>ing</w:t>
      </w:r>
      <w:r w:rsidR="00C72DFC" w:rsidRPr="001D18F3">
        <w:rPr>
          <w:rFonts w:ascii="Times New Roman" w:hAnsi="Times New Roman" w:cs="Times New Roman"/>
          <w:color w:val="000000"/>
          <w:lang w:val="en-US"/>
        </w:rPr>
        <w:t xml:space="preserve"> the largest aggregations</w:t>
      </w:r>
      <w:r w:rsidR="00C72DFC">
        <w:rPr>
          <w:rFonts w:ascii="Times New Roman" w:hAnsi="Times New Roman" w:cs="Times New Roman"/>
          <w:color w:val="000000"/>
          <w:lang w:val="en-US"/>
        </w:rPr>
        <w:t xml:space="preserve"> </w:t>
      </w:r>
      <w:r w:rsidR="00C72DFC" w:rsidRPr="001D18F3">
        <w:rPr>
          <w:rFonts w:ascii="Times New Roman" w:hAnsi="Times New Roman" w:cs="Times New Roman"/>
          <w:color w:val="000000"/>
          <w:lang w:val="en-US"/>
        </w:rPr>
        <w:t xml:space="preserve">of </w:t>
      </w:r>
      <w:r w:rsidR="00C72DFC">
        <w:rPr>
          <w:rFonts w:ascii="Times New Roman" w:hAnsi="Times New Roman" w:cs="Times New Roman"/>
          <w:color w:val="000000"/>
          <w:lang w:val="en-US"/>
        </w:rPr>
        <w:t xml:space="preserve">SRWs </w:t>
      </w:r>
      <w:r w:rsidR="00C72DFC" w:rsidRPr="001D18F3">
        <w:rPr>
          <w:rFonts w:ascii="Times New Roman" w:hAnsi="Times New Roman" w:cs="Times New Roman"/>
          <w:color w:val="000000"/>
          <w:lang w:val="en-US"/>
        </w:rPr>
        <w:t xml:space="preserve">in the </w:t>
      </w:r>
      <w:r w:rsidR="00E36539">
        <w:rPr>
          <w:rFonts w:ascii="Times New Roman" w:hAnsi="Times New Roman" w:cs="Times New Roman"/>
          <w:color w:val="000000"/>
          <w:lang w:val="en-US"/>
        </w:rPr>
        <w:t>south</w:t>
      </w:r>
      <w:r w:rsidR="00C72DFC" w:rsidRPr="001D18F3">
        <w:rPr>
          <w:rFonts w:ascii="Times New Roman" w:hAnsi="Times New Roman" w:cs="Times New Roman"/>
          <w:color w:val="000000"/>
          <w:lang w:val="en-US"/>
        </w:rPr>
        <w:t>western Atlantic Ocean</w:t>
      </w:r>
      <w:r w:rsidR="004A788F">
        <w:rPr>
          <w:rFonts w:ascii="Times New Roman" w:hAnsi="Times New Roman" w:cs="Times New Roman"/>
          <w:color w:val="000000"/>
          <w:lang w:val="en-US"/>
        </w:rPr>
        <w:t xml:space="preserve"> </w:t>
      </w:r>
      <w:r w:rsidR="008812EA">
        <w:rPr>
          <w:rFonts w:ascii="Times New Roman" w:hAnsi="Times New Roman" w:cs="Times New Roman"/>
          <w:color w:val="000000"/>
          <w:lang w:val="en-US"/>
        </w:rPr>
        <w:t>[</w:t>
      </w:r>
      <w:r w:rsidR="00417903">
        <w:rPr>
          <w:rFonts w:ascii="Times New Roman" w:hAnsi="Times New Roman" w:cs="Times New Roman"/>
          <w:color w:val="000000"/>
          <w:lang w:val="en-US"/>
        </w:rPr>
        <w:t>26,</w:t>
      </w:r>
      <w:r w:rsidR="008812EA">
        <w:rPr>
          <w:rFonts w:ascii="Times New Roman" w:hAnsi="Times New Roman" w:cs="Times New Roman"/>
          <w:color w:val="000000"/>
          <w:lang w:val="en-US"/>
        </w:rPr>
        <w:t>33</w:t>
      </w:r>
      <w:r w:rsidR="007162AB">
        <w:rPr>
          <w:rFonts w:ascii="Times New Roman" w:hAnsi="Times New Roman" w:cs="Times New Roman"/>
          <w:color w:val="000000"/>
          <w:lang w:val="en-US"/>
        </w:rPr>
        <w:t>,34</w:t>
      </w:r>
      <w:r w:rsidR="008812EA">
        <w:rPr>
          <w:rFonts w:ascii="Times New Roman" w:hAnsi="Times New Roman" w:cs="Times New Roman"/>
          <w:color w:val="000000"/>
          <w:lang w:val="en-US"/>
        </w:rPr>
        <w:t>]</w:t>
      </w:r>
      <w:r w:rsidR="005636E6">
        <w:rPr>
          <w:rFonts w:ascii="Times New Roman" w:hAnsi="Times New Roman" w:cs="Times New Roman"/>
          <w:color w:val="000000"/>
          <w:lang w:val="en-US"/>
        </w:rPr>
        <w:t>;</w:t>
      </w:r>
      <w:r w:rsidR="005636E6" w:rsidRPr="005636E6">
        <w:rPr>
          <w:rFonts w:ascii="Times New Roman" w:hAnsi="Times New Roman" w:cs="Times New Roman"/>
          <w:color w:val="000000"/>
          <w:lang w:val="en-US"/>
        </w:rPr>
        <w:t xml:space="preserve"> </w:t>
      </w:r>
      <w:r w:rsidR="00834D0C">
        <w:rPr>
          <w:rFonts w:ascii="Times New Roman" w:hAnsi="Times New Roman" w:cs="Times New Roman"/>
          <w:color w:val="000000"/>
          <w:lang w:val="en-US"/>
        </w:rPr>
        <w:t xml:space="preserve">whereas </w:t>
      </w:r>
      <w:r w:rsidR="005636E6" w:rsidRPr="005636E6">
        <w:rPr>
          <w:rFonts w:ascii="Times New Roman" w:hAnsi="Times New Roman" w:cs="Times New Roman"/>
          <w:color w:val="000000"/>
          <w:lang w:val="en-US"/>
        </w:rPr>
        <w:t>during the last ten years the rate of increase has declined to almost 3%</w:t>
      </w:r>
      <w:r w:rsidR="008C0BF1">
        <w:rPr>
          <w:rFonts w:ascii="Times New Roman" w:hAnsi="Times New Roman" w:cs="Times New Roman"/>
          <w:color w:val="000000"/>
          <w:lang w:val="en-US"/>
        </w:rPr>
        <w:t>,</w:t>
      </w:r>
      <w:r w:rsidR="005636E6" w:rsidRPr="005636E6">
        <w:rPr>
          <w:rFonts w:ascii="Times New Roman" w:hAnsi="Times New Roman" w:cs="Times New Roman"/>
          <w:color w:val="000000"/>
          <w:lang w:val="en-US"/>
        </w:rPr>
        <w:t xml:space="preserve"> indicating a density</w:t>
      </w:r>
      <w:r w:rsidR="00AE4D9D">
        <w:rPr>
          <w:rFonts w:ascii="Times New Roman" w:hAnsi="Times New Roman" w:cs="Times New Roman"/>
          <w:color w:val="000000"/>
          <w:lang w:val="en-US"/>
        </w:rPr>
        <w:t>-</w:t>
      </w:r>
      <w:r w:rsidR="005636E6" w:rsidRPr="005636E6">
        <w:rPr>
          <w:rFonts w:ascii="Times New Roman" w:hAnsi="Times New Roman" w:cs="Times New Roman"/>
          <w:color w:val="000000"/>
          <w:lang w:val="en-US"/>
        </w:rPr>
        <w:t>dependence process</w:t>
      </w:r>
      <w:r w:rsidR="005636E6">
        <w:rPr>
          <w:rFonts w:ascii="Times New Roman" w:hAnsi="Times New Roman" w:cs="Times New Roman"/>
          <w:color w:val="000000"/>
          <w:lang w:val="en-US"/>
        </w:rPr>
        <w:t xml:space="preserve"> </w:t>
      </w:r>
      <w:r w:rsidR="00F36764">
        <w:rPr>
          <w:rFonts w:ascii="Times New Roman" w:hAnsi="Times New Roman" w:cs="Times New Roman"/>
          <w:color w:val="000000"/>
          <w:lang w:val="en-US"/>
        </w:rPr>
        <w:t>[3</w:t>
      </w:r>
      <w:r w:rsidR="009B5D61">
        <w:rPr>
          <w:rFonts w:ascii="Times New Roman" w:hAnsi="Times New Roman" w:cs="Times New Roman"/>
          <w:color w:val="000000"/>
          <w:lang w:val="en-US"/>
        </w:rPr>
        <w:t>5</w:t>
      </w:r>
      <w:r w:rsidR="00F36764">
        <w:rPr>
          <w:rFonts w:ascii="Times New Roman" w:hAnsi="Times New Roman" w:cs="Times New Roman"/>
          <w:color w:val="000000"/>
          <w:lang w:val="en-US"/>
        </w:rPr>
        <w:t>]</w:t>
      </w:r>
      <w:r w:rsidR="00C31A7C" w:rsidRPr="00582568">
        <w:rPr>
          <w:rFonts w:ascii="Times New Roman" w:hAnsi="Times New Roman" w:cs="Times New Roman"/>
          <w:color w:val="000000"/>
          <w:lang w:val="en-US"/>
        </w:rPr>
        <w:t>.</w:t>
      </w:r>
      <w:r w:rsidR="00AC4B28">
        <w:rPr>
          <w:rFonts w:ascii="Times New Roman" w:hAnsi="Times New Roman" w:cs="Times New Roman"/>
          <w:color w:val="000000"/>
          <w:lang w:val="en-US"/>
        </w:rPr>
        <w:t xml:space="preserve"> </w:t>
      </w:r>
      <w:r w:rsidR="00AC4B28" w:rsidRPr="00AC4B28">
        <w:rPr>
          <w:rFonts w:ascii="Times New Roman" w:hAnsi="Times New Roman" w:cs="Times New Roman"/>
          <w:color w:val="000000"/>
          <w:lang w:val="en-US"/>
        </w:rPr>
        <w:t xml:space="preserve">A growing breeding ground also exists along the east coast of South America at Santa Catarina State (27–29° S), Brazil [36,37], while an increasing number of sightings has been reported in Uruguay, farther north from </w:t>
      </w:r>
      <w:proofErr w:type="spellStart"/>
      <w:r w:rsidR="00AC4B28" w:rsidRPr="00AC4B28">
        <w:rPr>
          <w:rFonts w:ascii="Times New Roman" w:hAnsi="Times New Roman" w:cs="Times New Roman"/>
          <w:color w:val="000000"/>
          <w:lang w:val="en-US"/>
        </w:rPr>
        <w:t>Península</w:t>
      </w:r>
      <w:proofErr w:type="spellEnd"/>
      <w:r w:rsidR="00AC4B28" w:rsidRPr="00AC4B28">
        <w:rPr>
          <w:rFonts w:ascii="Times New Roman" w:hAnsi="Times New Roman" w:cs="Times New Roman"/>
          <w:color w:val="000000"/>
          <w:lang w:val="en-US"/>
        </w:rPr>
        <w:t xml:space="preserve"> Valdés and south of Santa Catarina and the Falkland (Malvinas) Islands </w:t>
      </w:r>
      <w:r w:rsidR="00D05E3D">
        <w:rPr>
          <w:rFonts w:ascii="Times New Roman" w:hAnsi="Times New Roman" w:cs="Times New Roman"/>
          <w:color w:val="000000"/>
          <w:lang w:val="en-US"/>
        </w:rPr>
        <w:t>[38,39,40,41,42,43,44,45</w:t>
      </w:r>
      <w:r w:rsidR="00892DB0">
        <w:rPr>
          <w:rFonts w:ascii="Times New Roman" w:hAnsi="Times New Roman" w:cs="Times New Roman"/>
          <w:color w:val="000000"/>
          <w:lang w:val="en-US"/>
        </w:rPr>
        <w:t>,46</w:t>
      </w:r>
      <w:r w:rsidR="00D05E3D">
        <w:rPr>
          <w:rFonts w:ascii="Times New Roman" w:hAnsi="Times New Roman" w:cs="Times New Roman"/>
          <w:color w:val="000000"/>
          <w:lang w:val="en-US"/>
        </w:rPr>
        <w:t>]</w:t>
      </w:r>
      <w:r w:rsidR="001D0922">
        <w:rPr>
          <w:rFonts w:ascii="Times New Roman" w:hAnsi="Times New Roman" w:cs="Times New Roman"/>
          <w:color w:val="000000"/>
          <w:lang w:val="en-US"/>
        </w:rPr>
        <w:t>. All this area</w:t>
      </w:r>
      <w:r w:rsidR="00D16A49">
        <w:rPr>
          <w:rFonts w:ascii="Times New Roman" w:hAnsi="Times New Roman" w:cs="Times New Roman"/>
          <w:color w:val="000000"/>
          <w:lang w:val="en-US"/>
        </w:rPr>
        <w:t xml:space="preserve">, </w:t>
      </w:r>
      <w:r w:rsidR="00BA7ED6">
        <w:rPr>
          <w:rFonts w:ascii="Times New Roman" w:hAnsi="Times New Roman" w:cs="Times New Roman"/>
          <w:color w:val="000000"/>
          <w:lang w:val="en-US"/>
        </w:rPr>
        <w:t xml:space="preserve">referred to </w:t>
      </w:r>
      <w:r w:rsidR="00D16A49">
        <w:rPr>
          <w:rFonts w:ascii="Times New Roman" w:hAnsi="Times New Roman" w:cs="Times New Roman"/>
          <w:color w:val="000000"/>
          <w:lang w:val="en-US"/>
        </w:rPr>
        <w:t>as</w:t>
      </w:r>
      <w:r w:rsidR="00BA7ED6">
        <w:rPr>
          <w:rFonts w:ascii="Times New Roman" w:hAnsi="Times New Roman" w:cs="Times New Roman"/>
          <w:color w:val="000000"/>
          <w:lang w:val="en-US"/>
        </w:rPr>
        <w:t xml:space="preserve"> the</w:t>
      </w:r>
      <w:r w:rsidR="00D16A49">
        <w:rPr>
          <w:rFonts w:ascii="Times New Roman" w:hAnsi="Times New Roman" w:cs="Times New Roman"/>
          <w:color w:val="000000"/>
          <w:lang w:val="en-US"/>
        </w:rPr>
        <w:t xml:space="preserve"> ´Brazil </w:t>
      </w:r>
      <w:r w:rsidR="00E868AB" w:rsidRPr="009764CF">
        <w:rPr>
          <w:rFonts w:ascii="Times New Roman" w:hAnsi="Times New Roman" w:cs="Times New Roman"/>
          <w:color w:val="000000"/>
          <w:lang w:val="en-US"/>
        </w:rPr>
        <w:t>Banks</w:t>
      </w:r>
      <w:r w:rsidR="00E868AB">
        <w:rPr>
          <w:rFonts w:ascii="Times New Roman" w:hAnsi="Times New Roman" w:cs="Times New Roman"/>
          <w:color w:val="000000"/>
          <w:lang w:val="en-US"/>
        </w:rPr>
        <w:t>´</w:t>
      </w:r>
      <w:r w:rsidR="00D16A49">
        <w:rPr>
          <w:rFonts w:ascii="Times New Roman" w:hAnsi="Times New Roman" w:cs="Times New Roman"/>
          <w:color w:val="000000"/>
          <w:lang w:val="en-US"/>
        </w:rPr>
        <w:t>,</w:t>
      </w:r>
      <w:r w:rsidR="001D0922">
        <w:rPr>
          <w:rFonts w:ascii="Times New Roman" w:hAnsi="Times New Roman" w:cs="Times New Roman"/>
          <w:color w:val="000000"/>
          <w:lang w:val="en-US"/>
        </w:rPr>
        <w:t xml:space="preserve"> was intensively exploited </w:t>
      </w:r>
      <w:r w:rsidR="00FD6E76">
        <w:rPr>
          <w:rFonts w:ascii="Times New Roman" w:hAnsi="Times New Roman" w:cs="Times New Roman"/>
          <w:color w:val="000000"/>
          <w:lang w:val="en-US"/>
        </w:rPr>
        <w:t>between the 17</w:t>
      </w:r>
      <w:r w:rsidR="00FD6E76" w:rsidRPr="0068497B">
        <w:rPr>
          <w:rFonts w:ascii="Times New Roman" w:hAnsi="Times New Roman" w:cs="Times New Roman"/>
          <w:color w:val="000000"/>
          <w:lang w:val="en-US"/>
        </w:rPr>
        <w:t>th</w:t>
      </w:r>
      <w:r w:rsidR="00FD6E76">
        <w:rPr>
          <w:rFonts w:ascii="Times New Roman" w:hAnsi="Times New Roman" w:cs="Times New Roman"/>
          <w:color w:val="000000"/>
          <w:lang w:val="en-US"/>
        </w:rPr>
        <w:t xml:space="preserve"> and 20th centuries </w:t>
      </w:r>
      <w:r w:rsidR="001D0922">
        <w:rPr>
          <w:rFonts w:ascii="Times New Roman" w:hAnsi="Times New Roman" w:cs="Times New Roman"/>
          <w:color w:val="000000"/>
          <w:lang w:val="en-US"/>
        </w:rPr>
        <w:t xml:space="preserve">by whaling </w:t>
      </w:r>
      <w:r w:rsidR="00D16A49">
        <w:rPr>
          <w:rFonts w:ascii="Times New Roman" w:hAnsi="Times New Roman" w:cs="Times New Roman"/>
          <w:color w:val="000000"/>
          <w:lang w:val="en-US"/>
        </w:rPr>
        <w:t xml:space="preserve">that took a minimum of 30,000 individuals </w:t>
      </w:r>
      <w:r w:rsidR="00B37D46">
        <w:rPr>
          <w:rFonts w:ascii="Times New Roman" w:hAnsi="Times New Roman" w:cs="Times New Roman"/>
          <w:color w:val="000000"/>
          <w:lang w:val="en-US"/>
        </w:rPr>
        <w:t>[</w:t>
      </w:r>
      <w:r w:rsidR="00143A21">
        <w:rPr>
          <w:rFonts w:ascii="Times New Roman" w:hAnsi="Times New Roman" w:cs="Times New Roman"/>
          <w:color w:val="000000"/>
          <w:lang w:val="en-US"/>
        </w:rPr>
        <w:t>22,</w:t>
      </w:r>
      <w:r w:rsidR="00B37D46">
        <w:rPr>
          <w:rFonts w:ascii="Times New Roman" w:hAnsi="Times New Roman" w:cs="Times New Roman"/>
          <w:color w:val="000000"/>
          <w:lang w:val="en-US"/>
        </w:rPr>
        <w:t>47</w:t>
      </w:r>
      <w:r w:rsidR="0044780F">
        <w:rPr>
          <w:rFonts w:ascii="Times New Roman" w:hAnsi="Times New Roman" w:cs="Times New Roman"/>
          <w:color w:val="000000"/>
          <w:lang w:val="en-US"/>
        </w:rPr>
        <w:t>,48</w:t>
      </w:r>
      <w:r w:rsidR="00B37D46">
        <w:rPr>
          <w:rFonts w:ascii="Times New Roman" w:hAnsi="Times New Roman" w:cs="Times New Roman"/>
          <w:color w:val="000000"/>
          <w:lang w:val="en-US"/>
        </w:rPr>
        <w:t>]</w:t>
      </w:r>
      <w:r w:rsidR="00D16A49">
        <w:rPr>
          <w:rFonts w:ascii="Times New Roman" w:hAnsi="Times New Roman" w:cs="Times New Roman"/>
          <w:color w:val="000000"/>
          <w:lang w:val="en-US"/>
        </w:rPr>
        <w:t>.</w:t>
      </w:r>
      <w:r w:rsidR="00830522">
        <w:rPr>
          <w:rFonts w:ascii="Times New Roman" w:hAnsi="Times New Roman" w:cs="Times New Roman"/>
          <w:color w:val="000000"/>
          <w:lang w:val="en-US"/>
        </w:rPr>
        <w:t xml:space="preserve"> </w:t>
      </w:r>
    </w:p>
    <w:p w14:paraId="247099A7" w14:textId="4898997E" w:rsidR="00E538BE" w:rsidRDefault="00D75395" w:rsidP="00F769C0">
      <w:pPr>
        <w:autoSpaceDE w:val="0"/>
        <w:autoSpaceDN w:val="0"/>
        <w:adjustRightInd w:val="0"/>
        <w:spacing w:after="0" w:line="360" w:lineRule="auto"/>
        <w:ind w:firstLine="284"/>
        <w:rPr>
          <w:rFonts w:ascii="Times New Roman" w:hAnsi="Times New Roman" w:cs="Times New Roman"/>
          <w:color w:val="000000"/>
          <w:lang w:val="en-US"/>
        </w:rPr>
      </w:pPr>
      <w:r>
        <w:rPr>
          <w:rFonts w:ascii="Times New Roman" w:hAnsi="Times New Roman" w:cs="Times New Roman"/>
          <w:color w:val="000000"/>
          <w:lang w:val="en-US"/>
        </w:rPr>
        <w:t>Evidence from different source</w:t>
      </w:r>
      <w:r w:rsidR="00FD0DBC">
        <w:rPr>
          <w:rFonts w:ascii="Times New Roman" w:hAnsi="Times New Roman" w:cs="Times New Roman"/>
          <w:color w:val="000000"/>
          <w:lang w:val="en-US"/>
        </w:rPr>
        <w:t>s</w:t>
      </w:r>
      <w:r>
        <w:rPr>
          <w:rFonts w:ascii="Times New Roman" w:hAnsi="Times New Roman" w:cs="Times New Roman"/>
          <w:color w:val="000000"/>
          <w:lang w:val="en-US"/>
        </w:rPr>
        <w:t xml:space="preserve"> suggest</w:t>
      </w:r>
      <w:r w:rsidR="005670AA">
        <w:rPr>
          <w:rFonts w:ascii="Times New Roman" w:hAnsi="Times New Roman" w:cs="Times New Roman"/>
          <w:color w:val="000000"/>
          <w:lang w:val="en-US"/>
        </w:rPr>
        <w:t>s</w:t>
      </w:r>
      <w:r>
        <w:rPr>
          <w:rFonts w:ascii="Times New Roman" w:hAnsi="Times New Roman" w:cs="Times New Roman"/>
          <w:color w:val="000000"/>
          <w:lang w:val="en-US"/>
        </w:rPr>
        <w:t xml:space="preserve"> that </w:t>
      </w:r>
      <w:r w:rsidR="00E22F47">
        <w:rPr>
          <w:rFonts w:ascii="Times New Roman" w:hAnsi="Times New Roman" w:cs="Times New Roman"/>
          <w:color w:val="000000"/>
          <w:lang w:val="en-US"/>
        </w:rPr>
        <w:t>SRWs</w:t>
      </w:r>
      <w:r>
        <w:rPr>
          <w:rFonts w:ascii="Times New Roman" w:hAnsi="Times New Roman" w:cs="Times New Roman"/>
          <w:color w:val="000000"/>
          <w:lang w:val="en-US"/>
        </w:rPr>
        <w:t xml:space="preserve"> from the </w:t>
      </w:r>
      <w:r w:rsidR="00E36539">
        <w:rPr>
          <w:rFonts w:ascii="Times New Roman" w:hAnsi="Times New Roman" w:cs="Times New Roman"/>
          <w:color w:val="000000"/>
          <w:lang w:val="en-US"/>
        </w:rPr>
        <w:t>south</w:t>
      </w:r>
      <w:r w:rsidRPr="001D18F3">
        <w:rPr>
          <w:rFonts w:ascii="Times New Roman" w:hAnsi="Times New Roman" w:cs="Times New Roman"/>
          <w:color w:val="000000"/>
          <w:lang w:val="en-US"/>
        </w:rPr>
        <w:t>western Atlantic Ocean</w:t>
      </w:r>
      <w:r>
        <w:rPr>
          <w:rFonts w:ascii="Times New Roman" w:hAnsi="Times New Roman" w:cs="Times New Roman"/>
          <w:color w:val="000000"/>
          <w:lang w:val="en-US"/>
        </w:rPr>
        <w:t xml:space="preserve"> belong to the same population. </w:t>
      </w:r>
      <w:r w:rsidR="00F86FCA" w:rsidRPr="00F86FCA">
        <w:rPr>
          <w:rFonts w:ascii="Times New Roman" w:hAnsi="Times New Roman" w:cs="Times New Roman"/>
          <w:color w:val="000000"/>
          <w:lang w:val="en-US"/>
        </w:rPr>
        <w:t>The annual growth rate in southern Brazil has been estimated to be higher than expected due to a purely endogenous increase</w:t>
      </w:r>
      <w:r w:rsidR="00F86FCA">
        <w:rPr>
          <w:rFonts w:ascii="Times New Roman" w:hAnsi="Times New Roman" w:cs="Times New Roman"/>
          <w:color w:val="000000"/>
          <w:lang w:val="en-US"/>
        </w:rPr>
        <w:t>,</w:t>
      </w:r>
      <w:r w:rsidR="0008316E">
        <w:rPr>
          <w:rFonts w:ascii="Times New Roman" w:hAnsi="Times New Roman" w:cs="Times New Roman"/>
          <w:color w:val="000000"/>
          <w:lang w:val="en-US"/>
        </w:rPr>
        <w:t xml:space="preserve"> suggesting that </w:t>
      </w:r>
      <w:r w:rsidR="0008316E" w:rsidRPr="00D75395">
        <w:rPr>
          <w:rFonts w:ascii="Times New Roman" w:hAnsi="Times New Roman" w:cs="Times New Roman"/>
          <w:color w:val="000000"/>
          <w:lang w:val="en-US"/>
        </w:rPr>
        <w:t xml:space="preserve">immigration from other wintering grounds, such as </w:t>
      </w:r>
      <w:r w:rsidR="00822D6D">
        <w:rPr>
          <w:rFonts w:ascii="Times New Roman" w:hAnsi="Times New Roman" w:cs="Times New Roman"/>
          <w:color w:val="000000"/>
          <w:lang w:val="en-US"/>
        </w:rPr>
        <w:t xml:space="preserve">the </w:t>
      </w:r>
      <w:proofErr w:type="spellStart"/>
      <w:r w:rsidR="006506B8">
        <w:rPr>
          <w:rFonts w:ascii="Times New Roman" w:hAnsi="Times New Roman" w:cs="Times New Roman"/>
          <w:color w:val="000000"/>
          <w:lang w:val="en-US"/>
        </w:rPr>
        <w:t>P</w:t>
      </w:r>
      <w:r w:rsidR="00E5014B">
        <w:rPr>
          <w:rFonts w:ascii="Times New Roman" w:hAnsi="Times New Roman" w:cs="Times New Roman"/>
          <w:color w:val="000000"/>
          <w:lang w:val="en-US"/>
        </w:rPr>
        <w:t>enínsula</w:t>
      </w:r>
      <w:proofErr w:type="spellEnd"/>
      <w:r w:rsidR="00E5014B">
        <w:rPr>
          <w:rFonts w:ascii="Times New Roman" w:hAnsi="Times New Roman" w:cs="Times New Roman"/>
          <w:color w:val="000000"/>
          <w:lang w:val="en-US"/>
        </w:rPr>
        <w:t xml:space="preserve"> </w:t>
      </w:r>
      <w:r w:rsidR="006506B8">
        <w:rPr>
          <w:rFonts w:ascii="Times New Roman" w:hAnsi="Times New Roman" w:cs="Times New Roman"/>
          <w:color w:val="000000"/>
          <w:lang w:val="en-US"/>
        </w:rPr>
        <w:t>V</w:t>
      </w:r>
      <w:r w:rsidR="00E5014B">
        <w:rPr>
          <w:rFonts w:ascii="Times New Roman" w:hAnsi="Times New Roman" w:cs="Times New Roman"/>
          <w:color w:val="000000"/>
          <w:lang w:val="en-US"/>
        </w:rPr>
        <w:t>aldés</w:t>
      </w:r>
      <w:r w:rsidR="0000317E">
        <w:rPr>
          <w:rFonts w:ascii="Times New Roman" w:hAnsi="Times New Roman" w:cs="Times New Roman"/>
          <w:color w:val="000000"/>
          <w:lang w:val="en-US"/>
        </w:rPr>
        <w:t xml:space="preserve">, </w:t>
      </w:r>
      <w:r w:rsidR="00FD0DBC" w:rsidRPr="00FD0DBC">
        <w:rPr>
          <w:rFonts w:ascii="Times New Roman" w:hAnsi="Times New Roman" w:cs="Times New Roman"/>
          <w:color w:val="000000"/>
          <w:lang w:val="en-US"/>
        </w:rPr>
        <w:t xml:space="preserve">may be occurring </w:t>
      </w:r>
      <w:r w:rsidR="00A14838">
        <w:rPr>
          <w:rFonts w:ascii="Times New Roman" w:hAnsi="Times New Roman" w:cs="Times New Roman"/>
          <w:color w:val="000000"/>
          <w:lang w:val="en-US"/>
        </w:rPr>
        <w:t>[3</w:t>
      </w:r>
      <w:r w:rsidR="003860B0">
        <w:rPr>
          <w:rFonts w:ascii="Times New Roman" w:hAnsi="Times New Roman" w:cs="Times New Roman"/>
          <w:color w:val="000000"/>
          <w:lang w:val="en-US"/>
        </w:rPr>
        <w:t>6</w:t>
      </w:r>
      <w:r w:rsidR="00A14838">
        <w:rPr>
          <w:rFonts w:ascii="Times New Roman" w:hAnsi="Times New Roman" w:cs="Times New Roman"/>
          <w:color w:val="000000"/>
          <w:lang w:val="en-US"/>
        </w:rPr>
        <w:t>]</w:t>
      </w:r>
      <w:r w:rsidR="00046888" w:rsidRPr="00D75395">
        <w:rPr>
          <w:rFonts w:ascii="Times New Roman" w:hAnsi="Times New Roman" w:cs="Times New Roman"/>
          <w:color w:val="000000"/>
          <w:lang w:val="en-US"/>
        </w:rPr>
        <w:t>.</w:t>
      </w:r>
      <w:r w:rsidR="00250A1C">
        <w:rPr>
          <w:rFonts w:ascii="Times New Roman" w:hAnsi="Times New Roman" w:cs="Times New Roman"/>
          <w:color w:val="000000"/>
          <w:lang w:val="en-US"/>
        </w:rPr>
        <w:t xml:space="preserve"> This </w:t>
      </w:r>
      <w:r w:rsidR="00216D15" w:rsidRPr="00226450">
        <w:rPr>
          <w:rFonts w:ascii="Times New Roman" w:hAnsi="Times New Roman" w:cs="Times New Roman"/>
          <w:lang w:val="en-US"/>
        </w:rPr>
        <w:t xml:space="preserve">interchange of </w:t>
      </w:r>
      <w:r w:rsidR="00216D15">
        <w:rPr>
          <w:rFonts w:ascii="Times New Roman" w:hAnsi="Times New Roman" w:cs="Times New Roman"/>
          <w:lang w:val="en-US"/>
        </w:rPr>
        <w:t xml:space="preserve">SRWs </w:t>
      </w:r>
      <w:r w:rsidR="00216D15" w:rsidRPr="00226450">
        <w:rPr>
          <w:rFonts w:ascii="Times New Roman" w:hAnsi="Times New Roman" w:cs="Times New Roman"/>
          <w:lang w:val="en-US"/>
        </w:rPr>
        <w:t xml:space="preserve">between </w:t>
      </w:r>
      <w:r w:rsidR="00216D15">
        <w:rPr>
          <w:rFonts w:ascii="Times New Roman" w:hAnsi="Times New Roman" w:cs="Times New Roman"/>
          <w:lang w:val="en-US"/>
        </w:rPr>
        <w:t xml:space="preserve">both </w:t>
      </w:r>
      <w:r w:rsidR="00216D15" w:rsidRPr="00226450">
        <w:rPr>
          <w:rFonts w:ascii="Times New Roman" w:hAnsi="Times New Roman" w:cs="Times New Roman"/>
          <w:lang w:val="en-US"/>
        </w:rPr>
        <w:t xml:space="preserve">breeding grounds </w:t>
      </w:r>
      <w:r w:rsidR="00250A1C">
        <w:rPr>
          <w:rFonts w:ascii="Times New Roman" w:hAnsi="Times New Roman" w:cs="Times New Roman"/>
          <w:color w:val="000000"/>
          <w:lang w:val="en-US"/>
        </w:rPr>
        <w:t>ha</w:t>
      </w:r>
      <w:r w:rsidR="00915F5C">
        <w:rPr>
          <w:rFonts w:ascii="Times New Roman" w:hAnsi="Times New Roman" w:cs="Times New Roman"/>
          <w:color w:val="000000"/>
          <w:lang w:val="en-US"/>
        </w:rPr>
        <w:t>d</w:t>
      </w:r>
      <w:r w:rsidR="00250A1C">
        <w:rPr>
          <w:rFonts w:ascii="Times New Roman" w:hAnsi="Times New Roman" w:cs="Times New Roman"/>
          <w:color w:val="000000"/>
          <w:lang w:val="en-US"/>
        </w:rPr>
        <w:t xml:space="preserve"> </w:t>
      </w:r>
      <w:r w:rsidR="00915F5C" w:rsidRPr="00D75395">
        <w:rPr>
          <w:rFonts w:ascii="Times New Roman" w:hAnsi="Times New Roman" w:cs="Times New Roman"/>
          <w:color w:val="000000"/>
          <w:lang w:val="en-US"/>
        </w:rPr>
        <w:t>previously</w:t>
      </w:r>
      <w:r w:rsidR="00915F5C">
        <w:rPr>
          <w:rFonts w:ascii="Times New Roman" w:hAnsi="Times New Roman" w:cs="Times New Roman"/>
          <w:color w:val="000000"/>
          <w:lang w:val="en-US"/>
        </w:rPr>
        <w:t xml:space="preserve"> </w:t>
      </w:r>
      <w:r w:rsidR="00250A1C">
        <w:rPr>
          <w:rFonts w:ascii="Times New Roman" w:hAnsi="Times New Roman" w:cs="Times New Roman"/>
          <w:color w:val="000000"/>
          <w:lang w:val="en-US"/>
        </w:rPr>
        <w:t xml:space="preserve">been </w:t>
      </w:r>
      <w:r w:rsidR="0069725E">
        <w:rPr>
          <w:rFonts w:ascii="Times New Roman" w:hAnsi="Times New Roman" w:cs="Times New Roman"/>
          <w:color w:val="000000"/>
          <w:lang w:val="en-US"/>
        </w:rPr>
        <w:t>indicated</w:t>
      </w:r>
      <w:r w:rsidR="004C4D7E">
        <w:rPr>
          <w:rFonts w:ascii="Times New Roman" w:hAnsi="Times New Roman" w:cs="Times New Roman"/>
          <w:color w:val="000000"/>
          <w:lang w:val="en-US"/>
        </w:rPr>
        <w:t xml:space="preserve"> </w:t>
      </w:r>
      <w:r w:rsidR="004C4D7E" w:rsidRPr="004C4D7E">
        <w:rPr>
          <w:rFonts w:ascii="Times New Roman" w:hAnsi="Times New Roman" w:cs="Times New Roman"/>
          <w:color w:val="000000"/>
          <w:lang w:val="en-US"/>
        </w:rPr>
        <w:t>by photo-</w:t>
      </w:r>
      <w:r w:rsidR="00513DE6">
        <w:rPr>
          <w:rFonts w:ascii="Times New Roman" w:hAnsi="Times New Roman" w:cs="Times New Roman"/>
          <w:color w:val="000000"/>
          <w:lang w:val="en-US"/>
        </w:rPr>
        <w:t>ID</w:t>
      </w:r>
      <w:r w:rsidR="004C4D7E" w:rsidRPr="004C4D7E">
        <w:rPr>
          <w:rFonts w:ascii="Times New Roman" w:hAnsi="Times New Roman" w:cs="Times New Roman"/>
          <w:color w:val="000000"/>
          <w:lang w:val="en-US"/>
        </w:rPr>
        <w:t xml:space="preserve"> studies </w:t>
      </w:r>
      <w:r w:rsidR="008B3486">
        <w:rPr>
          <w:rFonts w:ascii="Times New Roman" w:hAnsi="Times New Roman" w:cs="Times New Roman"/>
          <w:color w:val="000000"/>
          <w:lang w:val="en-US"/>
        </w:rPr>
        <w:t>[4</w:t>
      </w:r>
      <w:r w:rsidR="00397969">
        <w:rPr>
          <w:rFonts w:ascii="Times New Roman" w:hAnsi="Times New Roman" w:cs="Times New Roman"/>
          <w:color w:val="000000"/>
          <w:lang w:val="en-US"/>
        </w:rPr>
        <w:t>9</w:t>
      </w:r>
      <w:r w:rsidR="008B3486">
        <w:rPr>
          <w:rFonts w:ascii="Times New Roman" w:hAnsi="Times New Roman" w:cs="Times New Roman"/>
          <w:color w:val="000000"/>
          <w:lang w:val="en-US"/>
        </w:rPr>
        <w:t>]</w:t>
      </w:r>
      <w:r w:rsidR="0020001C">
        <w:rPr>
          <w:rFonts w:ascii="Times New Roman" w:hAnsi="Times New Roman" w:cs="Times New Roman"/>
          <w:color w:val="000000"/>
          <w:lang w:val="en-US"/>
        </w:rPr>
        <w:t xml:space="preserve">. </w:t>
      </w:r>
      <w:r w:rsidR="00D6634A">
        <w:rPr>
          <w:rFonts w:ascii="Times New Roman" w:hAnsi="Times New Roman" w:cs="Times New Roman"/>
          <w:color w:val="000000"/>
          <w:lang w:val="en-US"/>
        </w:rPr>
        <w:t>Recentl</w:t>
      </w:r>
      <w:r w:rsidR="00E85D66">
        <w:rPr>
          <w:rFonts w:ascii="Times New Roman" w:hAnsi="Times New Roman" w:cs="Times New Roman"/>
          <w:color w:val="000000"/>
          <w:lang w:val="en-US"/>
        </w:rPr>
        <w:t xml:space="preserve">y, </w:t>
      </w:r>
      <w:r w:rsidR="000C1714" w:rsidRPr="000C1714">
        <w:rPr>
          <w:rFonts w:ascii="Times New Roman" w:hAnsi="Times New Roman" w:cs="Times New Roman"/>
          <w:color w:val="000000"/>
          <w:lang w:val="en-US"/>
        </w:rPr>
        <w:t>satellite track data</w:t>
      </w:r>
      <w:r w:rsidR="00B57E7A">
        <w:rPr>
          <w:rFonts w:ascii="Times New Roman" w:hAnsi="Times New Roman" w:cs="Times New Roman"/>
          <w:color w:val="000000"/>
          <w:lang w:val="en-US"/>
        </w:rPr>
        <w:t xml:space="preserve"> from</w:t>
      </w:r>
      <w:r w:rsidR="00E62C3E">
        <w:rPr>
          <w:rFonts w:ascii="Times New Roman" w:hAnsi="Times New Roman" w:cs="Times New Roman"/>
          <w:color w:val="000000"/>
          <w:lang w:val="en-US"/>
        </w:rPr>
        <w:t xml:space="preserve"> animals tagg</w:t>
      </w:r>
      <w:r w:rsidR="00B57E7A">
        <w:rPr>
          <w:rFonts w:ascii="Times New Roman" w:hAnsi="Times New Roman" w:cs="Times New Roman"/>
          <w:color w:val="000000"/>
          <w:lang w:val="en-US"/>
        </w:rPr>
        <w:t>ed</w:t>
      </w:r>
      <w:r w:rsidR="00E62C3E">
        <w:rPr>
          <w:rFonts w:ascii="Times New Roman" w:hAnsi="Times New Roman" w:cs="Times New Roman"/>
          <w:color w:val="000000"/>
          <w:lang w:val="en-US"/>
        </w:rPr>
        <w:t xml:space="preserve"> in north</w:t>
      </w:r>
      <w:r w:rsidR="001B68A9">
        <w:rPr>
          <w:rFonts w:ascii="Times New Roman" w:hAnsi="Times New Roman" w:cs="Times New Roman"/>
          <w:color w:val="000000"/>
          <w:lang w:val="en-US"/>
        </w:rPr>
        <w:t>ern</w:t>
      </w:r>
      <w:r w:rsidR="00E62C3E">
        <w:rPr>
          <w:rFonts w:ascii="Times New Roman" w:hAnsi="Times New Roman" w:cs="Times New Roman"/>
          <w:color w:val="000000"/>
          <w:lang w:val="en-US"/>
        </w:rPr>
        <w:t xml:space="preserve"> Patagonia </w:t>
      </w:r>
      <w:r w:rsidR="009B3386">
        <w:rPr>
          <w:rFonts w:ascii="Times New Roman" w:hAnsi="Times New Roman" w:cs="Times New Roman"/>
          <w:color w:val="000000"/>
          <w:lang w:val="en-US"/>
        </w:rPr>
        <w:t>demonstrated</w:t>
      </w:r>
      <w:r w:rsidR="003E4643">
        <w:rPr>
          <w:rFonts w:ascii="Times New Roman" w:hAnsi="Times New Roman" w:cs="Times New Roman"/>
          <w:color w:val="000000"/>
          <w:lang w:val="en-US"/>
        </w:rPr>
        <w:t xml:space="preserve"> </w:t>
      </w:r>
      <w:r w:rsidR="009B3386">
        <w:rPr>
          <w:rFonts w:ascii="Times New Roman" w:hAnsi="Times New Roman" w:cs="Times New Roman"/>
          <w:color w:val="000000"/>
          <w:lang w:val="en-US"/>
        </w:rPr>
        <w:t xml:space="preserve">substantial </w:t>
      </w:r>
      <w:r w:rsidR="003E4643">
        <w:rPr>
          <w:rFonts w:ascii="Times New Roman" w:hAnsi="Times New Roman" w:cs="Times New Roman"/>
          <w:color w:val="000000"/>
          <w:lang w:val="en-US"/>
        </w:rPr>
        <w:t>displacements</w:t>
      </w:r>
      <w:r w:rsidR="006739D7">
        <w:rPr>
          <w:rFonts w:ascii="Times New Roman" w:hAnsi="Times New Roman" w:cs="Times New Roman"/>
          <w:color w:val="000000"/>
          <w:lang w:val="en-US"/>
        </w:rPr>
        <w:t xml:space="preserve"> from Uruguay to </w:t>
      </w:r>
      <w:r w:rsidR="006739D7" w:rsidRPr="00254158">
        <w:rPr>
          <w:rFonts w:ascii="Times New Roman" w:hAnsi="Times New Roman" w:cs="Times New Roman"/>
          <w:color w:val="000000"/>
          <w:lang w:val="en-US"/>
        </w:rPr>
        <w:t>South Georgia</w:t>
      </w:r>
      <w:r w:rsidR="006739D7">
        <w:rPr>
          <w:rFonts w:ascii="Times New Roman" w:hAnsi="Times New Roman" w:cs="Times New Roman"/>
          <w:color w:val="000000"/>
          <w:lang w:val="en-US"/>
        </w:rPr>
        <w:t xml:space="preserve"> (</w:t>
      </w:r>
      <w:r w:rsidR="006739D7" w:rsidRPr="00254158">
        <w:rPr>
          <w:rFonts w:ascii="Times New Roman" w:hAnsi="Times New Roman" w:cs="Times New Roman"/>
          <w:color w:val="000000"/>
          <w:lang w:val="en-US"/>
        </w:rPr>
        <w:t>Islas Georgia del Sur</w:t>
      </w:r>
      <w:r w:rsidR="006739D7">
        <w:rPr>
          <w:rFonts w:ascii="Times New Roman" w:hAnsi="Times New Roman" w:cs="Times New Roman"/>
          <w:color w:val="000000"/>
          <w:lang w:val="en-US"/>
        </w:rPr>
        <w:t>)</w:t>
      </w:r>
      <w:r w:rsidR="006739D7" w:rsidRPr="00254158">
        <w:rPr>
          <w:rFonts w:ascii="Times New Roman" w:hAnsi="Times New Roman" w:cs="Times New Roman"/>
          <w:color w:val="000000"/>
          <w:lang w:val="en-US"/>
        </w:rPr>
        <w:t xml:space="preserve"> and the Scotia Sea</w:t>
      </w:r>
      <w:r w:rsidR="006739D7">
        <w:rPr>
          <w:rFonts w:ascii="Times New Roman" w:hAnsi="Times New Roman" w:cs="Times New Roman"/>
          <w:color w:val="000000"/>
          <w:lang w:val="en-US"/>
        </w:rPr>
        <w:t xml:space="preserve"> (</w:t>
      </w:r>
      <w:r w:rsidR="006739D7" w:rsidRPr="00254158">
        <w:rPr>
          <w:rFonts w:ascii="Times New Roman" w:hAnsi="Times New Roman" w:cs="Times New Roman"/>
          <w:color w:val="000000"/>
          <w:lang w:val="en-US"/>
        </w:rPr>
        <w:t xml:space="preserve">Mar de </w:t>
      </w:r>
      <w:proofErr w:type="spellStart"/>
      <w:r w:rsidR="006739D7" w:rsidRPr="00254158">
        <w:rPr>
          <w:rFonts w:ascii="Times New Roman" w:hAnsi="Times New Roman" w:cs="Times New Roman"/>
          <w:color w:val="000000"/>
          <w:lang w:val="en-US"/>
        </w:rPr>
        <w:t>Escocia</w:t>
      </w:r>
      <w:proofErr w:type="spellEnd"/>
      <w:r w:rsidR="006739D7">
        <w:rPr>
          <w:rFonts w:ascii="Times New Roman" w:hAnsi="Times New Roman" w:cs="Times New Roman"/>
          <w:color w:val="000000"/>
          <w:lang w:val="en-US"/>
        </w:rPr>
        <w:t>)</w:t>
      </w:r>
      <w:r w:rsidR="00D12E8F">
        <w:rPr>
          <w:rFonts w:ascii="Times New Roman" w:hAnsi="Times New Roman" w:cs="Times New Roman"/>
          <w:color w:val="000000"/>
          <w:lang w:val="en-US"/>
        </w:rPr>
        <w:t xml:space="preserve">, suggesting that the SRW </w:t>
      </w:r>
      <w:r w:rsidR="004B4EE4" w:rsidRPr="00254158">
        <w:rPr>
          <w:rFonts w:ascii="Times New Roman" w:hAnsi="Times New Roman" w:cs="Times New Roman"/>
          <w:color w:val="000000"/>
          <w:lang w:val="en-US"/>
        </w:rPr>
        <w:t xml:space="preserve">inhabits vast extensions of the </w:t>
      </w:r>
      <w:r w:rsidR="0047475D">
        <w:rPr>
          <w:rFonts w:ascii="Times New Roman" w:hAnsi="Times New Roman" w:cs="Times New Roman"/>
          <w:color w:val="000000"/>
          <w:lang w:val="en-US"/>
        </w:rPr>
        <w:t>s</w:t>
      </w:r>
      <w:r w:rsidR="004B4EE4" w:rsidRPr="00254158">
        <w:rPr>
          <w:rFonts w:ascii="Times New Roman" w:hAnsi="Times New Roman" w:cs="Times New Roman"/>
          <w:color w:val="000000"/>
          <w:lang w:val="en-US"/>
        </w:rPr>
        <w:t>outh Atlantic Ocean and visits multiple potential feeding areas each season</w:t>
      </w:r>
      <w:r w:rsidR="00BC49DB">
        <w:rPr>
          <w:rFonts w:ascii="Times New Roman" w:hAnsi="Times New Roman" w:cs="Times New Roman"/>
          <w:color w:val="000000"/>
          <w:lang w:val="en-US"/>
        </w:rPr>
        <w:t xml:space="preserve"> </w:t>
      </w:r>
      <w:r w:rsidR="00E14518">
        <w:rPr>
          <w:rFonts w:ascii="Times New Roman" w:hAnsi="Times New Roman" w:cs="Times New Roman"/>
          <w:color w:val="000000"/>
          <w:lang w:val="en-US"/>
        </w:rPr>
        <w:t>[</w:t>
      </w:r>
      <w:r w:rsidR="00E049A8">
        <w:rPr>
          <w:rFonts w:ascii="Times New Roman" w:hAnsi="Times New Roman" w:cs="Times New Roman"/>
          <w:color w:val="000000"/>
          <w:lang w:val="en-US"/>
        </w:rPr>
        <w:t>50</w:t>
      </w:r>
      <w:r w:rsidR="00E14518">
        <w:rPr>
          <w:rFonts w:ascii="Times New Roman" w:hAnsi="Times New Roman" w:cs="Times New Roman"/>
          <w:color w:val="000000"/>
          <w:lang w:val="en-US"/>
        </w:rPr>
        <w:t>]</w:t>
      </w:r>
      <w:r w:rsidR="00D12E8F">
        <w:rPr>
          <w:rFonts w:ascii="Times New Roman" w:hAnsi="Times New Roman" w:cs="Times New Roman"/>
          <w:color w:val="000000"/>
          <w:lang w:val="en-US"/>
        </w:rPr>
        <w:t xml:space="preserve">. </w:t>
      </w:r>
      <w:r w:rsidR="001714C1" w:rsidRPr="001714C1">
        <w:rPr>
          <w:rFonts w:ascii="Times New Roman" w:hAnsi="Times New Roman" w:cs="Times New Roman"/>
          <w:color w:val="000000"/>
          <w:lang w:val="en-US"/>
        </w:rPr>
        <w:t xml:space="preserve">This </w:t>
      </w:r>
      <w:r w:rsidR="00786846">
        <w:rPr>
          <w:rFonts w:ascii="Times New Roman" w:hAnsi="Times New Roman" w:cs="Times New Roman"/>
          <w:color w:val="000000"/>
          <w:lang w:val="en-US"/>
        </w:rPr>
        <w:t>result</w:t>
      </w:r>
      <w:r w:rsidR="000E50BB">
        <w:rPr>
          <w:rFonts w:ascii="Times New Roman" w:hAnsi="Times New Roman" w:cs="Times New Roman"/>
          <w:color w:val="000000"/>
          <w:lang w:val="en-US"/>
        </w:rPr>
        <w:t xml:space="preserve"> </w:t>
      </w:r>
      <w:r w:rsidR="001714C1" w:rsidRPr="001714C1">
        <w:rPr>
          <w:rFonts w:ascii="Times New Roman" w:hAnsi="Times New Roman" w:cs="Times New Roman"/>
          <w:color w:val="000000"/>
          <w:lang w:val="en-US"/>
        </w:rPr>
        <w:t xml:space="preserve">is </w:t>
      </w:r>
      <w:r w:rsidR="005014DE">
        <w:rPr>
          <w:rFonts w:ascii="Times New Roman" w:hAnsi="Times New Roman" w:cs="Times New Roman"/>
          <w:color w:val="000000"/>
          <w:lang w:val="en-US"/>
        </w:rPr>
        <w:t xml:space="preserve">also </w:t>
      </w:r>
      <w:r w:rsidR="001714C1" w:rsidRPr="001714C1">
        <w:rPr>
          <w:rFonts w:ascii="Times New Roman" w:hAnsi="Times New Roman" w:cs="Times New Roman"/>
          <w:color w:val="000000"/>
          <w:lang w:val="en-US"/>
        </w:rPr>
        <w:t xml:space="preserve">consistent with findings </w:t>
      </w:r>
      <w:r w:rsidR="0026793D">
        <w:rPr>
          <w:rFonts w:ascii="Times New Roman" w:hAnsi="Times New Roman" w:cs="Times New Roman"/>
          <w:color w:val="000000"/>
          <w:lang w:val="en-US"/>
        </w:rPr>
        <w:t xml:space="preserve">from isotopic analysis </w:t>
      </w:r>
      <w:r w:rsidR="00E14518">
        <w:rPr>
          <w:rFonts w:ascii="Times New Roman" w:hAnsi="Times New Roman" w:cs="Times New Roman"/>
          <w:color w:val="000000"/>
          <w:lang w:val="en-US"/>
        </w:rPr>
        <w:t>[5</w:t>
      </w:r>
      <w:r w:rsidR="002B28AD">
        <w:rPr>
          <w:rFonts w:ascii="Times New Roman" w:hAnsi="Times New Roman" w:cs="Times New Roman"/>
          <w:color w:val="000000"/>
          <w:lang w:val="en-US"/>
        </w:rPr>
        <w:t>1</w:t>
      </w:r>
      <w:r w:rsidR="00E14518">
        <w:rPr>
          <w:rFonts w:ascii="Times New Roman" w:hAnsi="Times New Roman" w:cs="Times New Roman"/>
          <w:color w:val="000000"/>
          <w:lang w:val="en-US"/>
        </w:rPr>
        <w:t>,5</w:t>
      </w:r>
      <w:r w:rsidR="002B28AD">
        <w:rPr>
          <w:rFonts w:ascii="Times New Roman" w:hAnsi="Times New Roman" w:cs="Times New Roman"/>
          <w:color w:val="000000"/>
          <w:lang w:val="en-US"/>
        </w:rPr>
        <w:t>2</w:t>
      </w:r>
      <w:r w:rsidR="00E14518">
        <w:rPr>
          <w:rFonts w:ascii="Times New Roman" w:hAnsi="Times New Roman" w:cs="Times New Roman"/>
          <w:color w:val="000000"/>
          <w:lang w:val="en-US"/>
        </w:rPr>
        <w:t>,5</w:t>
      </w:r>
      <w:r w:rsidR="002B28AD">
        <w:rPr>
          <w:rFonts w:ascii="Times New Roman" w:hAnsi="Times New Roman" w:cs="Times New Roman"/>
          <w:color w:val="000000"/>
          <w:lang w:val="en-US"/>
        </w:rPr>
        <w:t>3</w:t>
      </w:r>
      <w:r w:rsidR="00E14518">
        <w:rPr>
          <w:rFonts w:ascii="Times New Roman" w:hAnsi="Times New Roman" w:cs="Times New Roman"/>
          <w:color w:val="000000"/>
          <w:lang w:val="en-US"/>
        </w:rPr>
        <w:t>]</w:t>
      </w:r>
      <w:r w:rsidR="008E4F67">
        <w:rPr>
          <w:rFonts w:ascii="Times New Roman" w:hAnsi="Times New Roman" w:cs="Times New Roman"/>
          <w:color w:val="000000"/>
          <w:lang w:val="en-US"/>
        </w:rPr>
        <w:t xml:space="preserve">, genetic studies </w:t>
      </w:r>
      <w:r w:rsidR="008511C6">
        <w:rPr>
          <w:rFonts w:ascii="Times New Roman" w:hAnsi="Times New Roman" w:cs="Times New Roman"/>
          <w:color w:val="000000"/>
          <w:lang w:val="en-US"/>
        </w:rPr>
        <w:t>[3</w:t>
      </w:r>
      <w:r w:rsidR="00313725">
        <w:rPr>
          <w:rFonts w:ascii="Times New Roman" w:hAnsi="Times New Roman" w:cs="Times New Roman"/>
          <w:color w:val="000000"/>
          <w:lang w:val="en-US"/>
        </w:rPr>
        <w:t>1</w:t>
      </w:r>
      <w:r w:rsidR="008511C6">
        <w:rPr>
          <w:rFonts w:ascii="Times New Roman" w:hAnsi="Times New Roman" w:cs="Times New Roman"/>
          <w:color w:val="000000"/>
          <w:lang w:val="en-US"/>
        </w:rPr>
        <w:t>,5</w:t>
      </w:r>
      <w:r w:rsidR="00930712">
        <w:rPr>
          <w:rFonts w:ascii="Times New Roman" w:hAnsi="Times New Roman" w:cs="Times New Roman"/>
          <w:color w:val="000000"/>
          <w:lang w:val="en-US"/>
        </w:rPr>
        <w:t>4</w:t>
      </w:r>
      <w:r w:rsidR="008511C6">
        <w:rPr>
          <w:rFonts w:ascii="Times New Roman" w:hAnsi="Times New Roman" w:cs="Times New Roman"/>
          <w:color w:val="000000"/>
          <w:lang w:val="en-US"/>
        </w:rPr>
        <w:t>,5</w:t>
      </w:r>
      <w:r w:rsidR="00930712">
        <w:rPr>
          <w:rFonts w:ascii="Times New Roman" w:hAnsi="Times New Roman" w:cs="Times New Roman"/>
          <w:color w:val="000000"/>
          <w:lang w:val="en-US"/>
        </w:rPr>
        <w:t>5</w:t>
      </w:r>
      <w:r w:rsidR="008511C6">
        <w:rPr>
          <w:rFonts w:ascii="Times New Roman" w:hAnsi="Times New Roman" w:cs="Times New Roman"/>
          <w:color w:val="000000"/>
          <w:lang w:val="en-US"/>
        </w:rPr>
        <w:t>]</w:t>
      </w:r>
      <w:r w:rsidR="00E538BE">
        <w:rPr>
          <w:rFonts w:ascii="Times New Roman" w:hAnsi="Times New Roman" w:cs="Times New Roman"/>
          <w:color w:val="000000"/>
          <w:lang w:val="en-US"/>
        </w:rPr>
        <w:t xml:space="preserve"> </w:t>
      </w:r>
      <w:r w:rsidR="008E4F67">
        <w:rPr>
          <w:rFonts w:ascii="Times New Roman" w:hAnsi="Times New Roman" w:cs="Times New Roman"/>
          <w:color w:val="000000"/>
          <w:lang w:val="en-US"/>
        </w:rPr>
        <w:t>and</w:t>
      </w:r>
      <w:r w:rsidR="0034217D">
        <w:rPr>
          <w:rFonts w:ascii="Times New Roman" w:hAnsi="Times New Roman" w:cs="Times New Roman"/>
          <w:color w:val="000000"/>
          <w:lang w:val="en-US"/>
        </w:rPr>
        <w:t xml:space="preserve"> </w:t>
      </w:r>
      <w:r w:rsidR="00E171AC" w:rsidRPr="00E171AC">
        <w:rPr>
          <w:rFonts w:ascii="Times New Roman" w:hAnsi="Times New Roman" w:cs="Times New Roman"/>
          <w:color w:val="000000"/>
          <w:lang w:val="en-US"/>
        </w:rPr>
        <w:t>whaling voyage logbooks</w:t>
      </w:r>
      <w:r w:rsidR="00E171AC">
        <w:rPr>
          <w:rFonts w:ascii="Times New Roman" w:hAnsi="Times New Roman" w:cs="Times New Roman"/>
          <w:color w:val="000000"/>
          <w:lang w:val="en-US"/>
        </w:rPr>
        <w:t xml:space="preserve"> </w:t>
      </w:r>
      <w:r w:rsidR="00AE5176">
        <w:rPr>
          <w:rFonts w:ascii="Times New Roman" w:hAnsi="Times New Roman" w:cs="Times New Roman"/>
          <w:color w:val="000000"/>
          <w:lang w:val="en-US"/>
        </w:rPr>
        <w:t xml:space="preserve">that </w:t>
      </w:r>
      <w:r w:rsidR="008743A8">
        <w:rPr>
          <w:rFonts w:ascii="Times New Roman" w:hAnsi="Times New Roman" w:cs="Times New Roman"/>
          <w:color w:val="000000"/>
          <w:lang w:val="en-US"/>
        </w:rPr>
        <w:t>indicate</w:t>
      </w:r>
      <w:r w:rsidR="00226F0E">
        <w:rPr>
          <w:rFonts w:ascii="Times New Roman" w:hAnsi="Times New Roman" w:cs="Times New Roman"/>
          <w:color w:val="000000"/>
          <w:lang w:val="en-US"/>
        </w:rPr>
        <w:t xml:space="preserve"> </w:t>
      </w:r>
      <w:r w:rsidR="00226F0E" w:rsidRPr="000475CC">
        <w:rPr>
          <w:rFonts w:ascii="Times New Roman" w:hAnsi="Times New Roman" w:cs="Times New Roman"/>
          <w:color w:val="000000"/>
          <w:lang w:val="en-US"/>
        </w:rPr>
        <w:t>a continuum</w:t>
      </w:r>
      <w:r w:rsidR="00226F0E">
        <w:rPr>
          <w:rFonts w:ascii="Times New Roman" w:hAnsi="Times New Roman" w:cs="Times New Roman"/>
          <w:color w:val="000000"/>
          <w:lang w:val="en-US"/>
        </w:rPr>
        <w:t xml:space="preserve"> </w:t>
      </w:r>
      <w:r w:rsidR="00205986">
        <w:rPr>
          <w:rFonts w:ascii="Times New Roman" w:hAnsi="Times New Roman" w:cs="Times New Roman"/>
          <w:color w:val="000000"/>
          <w:lang w:val="en-US"/>
        </w:rPr>
        <w:t>in</w:t>
      </w:r>
      <w:r w:rsidR="00226F0E">
        <w:rPr>
          <w:rFonts w:ascii="Times New Roman" w:hAnsi="Times New Roman" w:cs="Times New Roman"/>
          <w:color w:val="000000"/>
          <w:lang w:val="en-US"/>
        </w:rPr>
        <w:t xml:space="preserve"> </w:t>
      </w:r>
      <w:r w:rsidR="000475CC" w:rsidRPr="000475CC">
        <w:rPr>
          <w:rFonts w:ascii="Times New Roman" w:hAnsi="Times New Roman" w:cs="Times New Roman"/>
          <w:color w:val="000000"/>
          <w:lang w:val="en-US"/>
        </w:rPr>
        <w:t>recorded catches along the Sout</w:t>
      </w:r>
      <w:r w:rsidR="00A80F0D">
        <w:rPr>
          <w:rFonts w:ascii="Times New Roman" w:hAnsi="Times New Roman" w:cs="Times New Roman"/>
          <w:color w:val="000000"/>
          <w:lang w:val="en-US"/>
        </w:rPr>
        <w:t>h-</w:t>
      </w:r>
      <w:r w:rsidR="000475CC" w:rsidRPr="000475CC">
        <w:rPr>
          <w:rFonts w:ascii="Times New Roman" w:hAnsi="Times New Roman" w:cs="Times New Roman"/>
          <w:color w:val="000000"/>
          <w:lang w:val="en-US"/>
        </w:rPr>
        <w:t>American</w:t>
      </w:r>
      <w:r w:rsidR="00A80F0D">
        <w:rPr>
          <w:rFonts w:ascii="Times New Roman" w:hAnsi="Times New Roman" w:cs="Times New Roman"/>
          <w:color w:val="000000"/>
          <w:lang w:val="en-US"/>
        </w:rPr>
        <w:t>-A</w:t>
      </w:r>
      <w:r w:rsidR="000475CC" w:rsidRPr="000475CC">
        <w:rPr>
          <w:rFonts w:ascii="Times New Roman" w:hAnsi="Times New Roman" w:cs="Times New Roman"/>
          <w:color w:val="000000"/>
          <w:lang w:val="en-US"/>
        </w:rPr>
        <w:t>tlantic coastline</w:t>
      </w:r>
      <w:r w:rsidR="00205986">
        <w:rPr>
          <w:rFonts w:ascii="Times New Roman" w:hAnsi="Times New Roman" w:cs="Times New Roman"/>
          <w:color w:val="000000"/>
          <w:lang w:val="en-US"/>
        </w:rPr>
        <w:t xml:space="preserve"> </w:t>
      </w:r>
      <w:r w:rsidR="002C23EA">
        <w:rPr>
          <w:rFonts w:ascii="Times New Roman" w:hAnsi="Times New Roman" w:cs="Times New Roman"/>
          <w:color w:val="000000"/>
          <w:lang w:val="en-US"/>
        </w:rPr>
        <w:t>[</w:t>
      </w:r>
      <w:r w:rsidR="00C55A8A">
        <w:rPr>
          <w:rFonts w:ascii="Times New Roman" w:hAnsi="Times New Roman" w:cs="Times New Roman"/>
          <w:color w:val="000000"/>
          <w:lang w:val="en-US"/>
        </w:rPr>
        <w:t>20</w:t>
      </w:r>
      <w:r w:rsidR="002C23EA">
        <w:rPr>
          <w:rFonts w:ascii="Times New Roman" w:hAnsi="Times New Roman" w:cs="Times New Roman"/>
          <w:color w:val="000000"/>
          <w:lang w:val="en-US"/>
        </w:rPr>
        <w:t>,2</w:t>
      </w:r>
      <w:r w:rsidR="00990103">
        <w:rPr>
          <w:rFonts w:ascii="Times New Roman" w:hAnsi="Times New Roman" w:cs="Times New Roman"/>
          <w:color w:val="000000"/>
          <w:lang w:val="en-US"/>
        </w:rPr>
        <w:t>5</w:t>
      </w:r>
      <w:r w:rsidR="002C23EA">
        <w:rPr>
          <w:rFonts w:ascii="Times New Roman" w:hAnsi="Times New Roman" w:cs="Times New Roman"/>
          <w:color w:val="000000"/>
          <w:lang w:val="en-US"/>
        </w:rPr>
        <w:t>,5</w:t>
      </w:r>
      <w:r w:rsidR="006901B2">
        <w:rPr>
          <w:rFonts w:ascii="Times New Roman" w:hAnsi="Times New Roman" w:cs="Times New Roman"/>
          <w:color w:val="000000"/>
          <w:lang w:val="en-US"/>
        </w:rPr>
        <w:t>6</w:t>
      </w:r>
      <w:r w:rsidR="002C23EA">
        <w:rPr>
          <w:rFonts w:ascii="Times New Roman" w:hAnsi="Times New Roman" w:cs="Times New Roman"/>
          <w:color w:val="000000"/>
          <w:lang w:val="en-US"/>
        </w:rPr>
        <w:t>]</w:t>
      </w:r>
      <w:r w:rsidR="0034217D">
        <w:rPr>
          <w:rFonts w:ascii="Times New Roman" w:hAnsi="Times New Roman" w:cs="Times New Roman"/>
          <w:color w:val="000000"/>
          <w:lang w:val="en-US"/>
        </w:rPr>
        <w:t>.</w:t>
      </w:r>
      <w:r w:rsidR="006506B8">
        <w:rPr>
          <w:rFonts w:ascii="Times New Roman" w:hAnsi="Times New Roman" w:cs="Times New Roman"/>
          <w:color w:val="000000"/>
          <w:lang w:val="en-US"/>
        </w:rPr>
        <w:t xml:space="preserve"> </w:t>
      </w:r>
    </w:p>
    <w:p w14:paraId="6B7BE9DD" w14:textId="33AD1323" w:rsidR="00205211" w:rsidRDefault="00A8530C" w:rsidP="00F769C0">
      <w:pPr>
        <w:autoSpaceDE w:val="0"/>
        <w:autoSpaceDN w:val="0"/>
        <w:adjustRightInd w:val="0"/>
        <w:spacing w:after="0" w:line="360" w:lineRule="auto"/>
        <w:ind w:firstLine="284"/>
        <w:rPr>
          <w:rFonts w:ascii="Times New Roman" w:hAnsi="Times New Roman" w:cs="Times New Roman"/>
          <w:color w:val="000000"/>
          <w:lang w:val="en-US"/>
        </w:rPr>
      </w:pPr>
      <w:r>
        <w:rPr>
          <w:rFonts w:ascii="Times New Roman" w:hAnsi="Times New Roman" w:cs="Times New Roman"/>
          <w:color w:val="000000"/>
          <w:lang w:val="en-US"/>
        </w:rPr>
        <w:t xml:space="preserve">The current </w:t>
      </w:r>
      <w:r w:rsidR="00A97DD7">
        <w:rPr>
          <w:rFonts w:ascii="Times New Roman" w:hAnsi="Times New Roman" w:cs="Times New Roman"/>
          <w:color w:val="000000"/>
          <w:lang w:val="en-US"/>
        </w:rPr>
        <w:t xml:space="preserve">international </w:t>
      </w:r>
      <w:r w:rsidRPr="00A8530C">
        <w:rPr>
          <w:rFonts w:ascii="Times New Roman" w:hAnsi="Times New Roman" w:cs="Times New Roman"/>
          <w:color w:val="000000"/>
          <w:lang w:val="en-US"/>
        </w:rPr>
        <w:t>management</w:t>
      </w:r>
      <w:r w:rsidR="003215C3">
        <w:rPr>
          <w:rFonts w:ascii="Times New Roman" w:hAnsi="Times New Roman" w:cs="Times New Roman"/>
          <w:color w:val="000000"/>
          <w:lang w:val="en-US"/>
        </w:rPr>
        <w:t xml:space="preserve"> </w:t>
      </w:r>
      <w:r w:rsidRPr="00A8530C">
        <w:rPr>
          <w:rFonts w:ascii="Times New Roman" w:hAnsi="Times New Roman" w:cs="Times New Roman"/>
          <w:color w:val="000000"/>
          <w:lang w:val="en-US"/>
        </w:rPr>
        <w:t xml:space="preserve">recognizes this </w:t>
      </w:r>
      <w:r w:rsidR="00837F0E">
        <w:rPr>
          <w:rFonts w:ascii="Times New Roman" w:hAnsi="Times New Roman" w:cs="Times New Roman"/>
          <w:color w:val="000000"/>
          <w:lang w:val="en-US"/>
        </w:rPr>
        <w:t xml:space="preserve">population </w:t>
      </w:r>
      <w:r w:rsidRPr="00A8530C">
        <w:rPr>
          <w:rFonts w:ascii="Times New Roman" w:hAnsi="Times New Roman" w:cs="Times New Roman"/>
          <w:color w:val="000000"/>
          <w:lang w:val="en-US"/>
        </w:rPr>
        <w:t xml:space="preserve">to be </w:t>
      </w:r>
      <w:r w:rsidR="00837F0E">
        <w:rPr>
          <w:rFonts w:ascii="Times New Roman" w:hAnsi="Times New Roman" w:cs="Times New Roman"/>
          <w:color w:val="000000"/>
          <w:lang w:val="en-US"/>
        </w:rPr>
        <w:t xml:space="preserve">of </w:t>
      </w:r>
      <w:r w:rsidRPr="00A8530C">
        <w:rPr>
          <w:rFonts w:ascii="Times New Roman" w:hAnsi="Times New Roman" w:cs="Times New Roman"/>
          <w:color w:val="000000"/>
          <w:lang w:val="en-US"/>
        </w:rPr>
        <w:t xml:space="preserve">a single stock, and therefore </w:t>
      </w:r>
      <w:r w:rsidR="00CA6428">
        <w:rPr>
          <w:rFonts w:ascii="Times New Roman" w:hAnsi="Times New Roman" w:cs="Times New Roman"/>
          <w:color w:val="000000"/>
          <w:lang w:val="en-US"/>
        </w:rPr>
        <w:t xml:space="preserve">emphasizes </w:t>
      </w:r>
      <w:r w:rsidR="00E22125" w:rsidRPr="00E22125">
        <w:rPr>
          <w:rFonts w:ascii="Times New Roman" w:hAnsi="Times New Roman" w:cs="Times New Roman"/>
          <w:color w:val="000000"/>
          <w:lang w:val="en-US"/>
        </w:rPr>
        <w:t xml:space="preserve">the </w:t>
      </w:r>
      <w:r w:rsidR="000D5FA3">
        <w:rPr>
          <w:rFonts w:ascii="Times New Roman" w:hAnsi="Times New Roman" w:cs="Times New Roman"/>
          <w:color w:val="000000"/>
          <w:lang w:val="en-US"/>
        </w:rPr>
        <w:t>urgency</w:t>
      </w:r>
      <w:r w:rsidR="00E22125" w:rsidRPr="00E22125">
        <w:rPr>
          <w:rFonts w:ascii="Times New Roman" w:hAnsi="Times New Roman" w:cs="Times New Roman"/>
          <w:color w:val="000000"/>
          <w:lang w:val="en-US"/>
        </w:rPr>
        <w:t xml:space="preserve"> of </w:t>
      </w:r>
      <w:r w:rsidR="00950ECA" w:rsidRPr="00950ECA">
        <w:rPr>
          <w:rFonts w:ascii="Times New Roman" w:hAnsi="Times New Roman" w:cs="Times New Roman"/>
          <w:color w:val="000000"/>
          <w:lang w:val="en-US"/>
        </w:rPr>
        <w:t xml:space="preserve">integrated conservation actions along the </w:t>
      </w:r>
      <w:r w:rsidR="00DE37EA">
        <w:rPr>
          <w:rFonts w:ascii="Times New Roman" w:hAnsi="Times New Roman" w:cs="Times New Roman"/>
          <w:color w:val="000000"/>
          <w:lang w:val="en-US"/>
        </w:rPr>
        <w:t>east coast of South America</w:t>
      </w:r>
      <w:r w:rsidR="00950ECA" w:rsidRPr="00950ECA">
        <w:rPr>
          <w:rFonts w:ascii="Times New Roman" w:hAnsi="Times New Roman" w:cs="Times New Roman"/>
          <w:color w:val="000000"/>
          <w:lang w:val="en-US"/>
        </w:rPr>
        <w:t>.</w:t>
      </w:r>
      <w:r w:rsidR="00B956C2">
        <w:rPr>
          <w:rFonts w:ascii="Times New Roman" w:hAnsi="Times New Roman" w:cs="Times New Roman"/>
          <w:color w:val="000000"/>
          <w:lang w:val="en-US"/>
        </w:rPr>
        <w:t xml:space="preserve"> </w:t>
      </w:r>
      <w:r w:rsidR="002870C9">
        <w:rPr>
          <w:rFonts w:ascii="Times New Roman" w:hAnsi="Times New Roman" w:cs="Times New Roman"/>
          <w:color w:val="000000"/>
          <w:lang w:val="en-US"/>
        </w:rPr>
        <w:t xml:space="preserve">A </w:t>
      </w:r>
      <w:r w:rsidR="00783B88">
        <w:rPr>
          <w:rFonts w:ascii="Times New Roman" w:hAnsi="Times New Roman" w:cs="Times New Roman"/>
          <w:color w:val="000000"/>
          <w:lang w:val="en-US"/>
        </w:rPr>
        <w:t>call</w:t>
      </w:r>
      <w:r w:rsidR="00382941">
        <w:rPr>
          <w:rFonts w:ascii="Times New Roman" w:hAnsi="Times New Roman" w:cs="Times New Roman"/>
          <w:color w:val="000000"/>
          <w:lang w:val="en-US"/>
        </w:rPr>
        <w:t xml:space="preserve"> </w:t>
      </w:r>
      <w:r w:rsidR="002C50DD" w:rsidRPr="002C50DD">
        <w:rPr>
          <w:rFonts w:ascii="Times New Roman" w:hAnsi="Times New Roman" w:cs="Times New Roman"/>
          <w:color w:val="000000"/>
          <w:lang w:val="en-US"/>
        </w:rPr>
        <w:t>w</w:t>
      </w:r>
      <w:r w:rsidR="007D085E">
        <w:rPr>
          <w:rFonts w:ascii="Times New Roman" w:hAnsi="Times New Roman" w:cs="Times New Roman"/>
          <w:color w:val="000000"/>
          <w:lang w:val="en-US"/>
        </w:rPr>
        <w:t>as</w:t>
      </w:r>
      <w:r w:rsidR="002C50DD" w:rsidRPr="002C50DD">
        <w:rPr>
          <w:rFonts w:ascii="Times New Roman" w:hAnsi="Times New Roman" w:cs="Times New Roman"/>
          <w:color w:val="000000"/>
          <w:lang w:val="en-US"/>
        </w:rPr>
        <w:t xml:space="preserve"> </w:t>
      </w:r>
      <w:r w:rsidR="002870C9">
        <w:rPr>
          <w:rFonts w:ascii="Times New Roman" w:hAnsi="Times New Roman" w:cs="Times New Roman"/>
          <w:color w:val="000000"/>
          <w:lang w:val="en-US"/>
        </w:rPr>
        <w:t>issued</w:t>
      </w:r>
      <w:r w:rsidR="002C50DD" w:rsidRPr="002C50DD">
        <w:rPr>
          <w:rFonts w:ascii="Times New Roman" w:hAnsi="Times New Roman" w:cs="Times New Roman"/>
          <w:color w:val="000000"/>
          <w:lang w:val="en-US"/>
        </w:rPr>
        <w:t xml:space="preserve"> to achieve regional-scale estimates of demographic parameters </w:t>
      </w:r>
      <w:r w:rsidR="00721CB2">
        <w:rPr>
          <w:rFonts w:ascii="Times New Roman" w:hAnsi="Times New Roman" w:cs="Times New Roman"/>
          <w:color w:val="000000"/>
          <w:lang w:val="en-US"/>
        </w:rPr>
        <w:t xml:space="preserve">in order </w:t>
      </w:r>
      <w:r w:rsidR="002C50DD" w:rsidRPr="002C50DD">
        <w:rPr>
          <w:rFonts w:ascii="Times New Roman" w:hAnsi="Times New Roman" w:cs="Times New Roman"/>
          <w:color w:val="000000"/>
          <w:lang w:val="en-US"/>
        </w:rPr>
        <w:t>to fully understand the dynamics and recovery</w:t>
      </w:r>
      <w:r w:rsidR="00AC7F68">
        <w:rPr>
          <w:rFonts w:ascii="Times New Roman" w:hAnsi="Times New Roman" w:cs="Times New Roman"/>
          <w:color w:val="000000"/>
          <w:lang w:val="en-US"/>
        </w:rPr>
        <w:t xml:space="preserve"> rates</w:t>
      </w:r>
      <w:r w:rsidR="002C50DD" w:rsidRPr="002C50DD">
        <w:rPr>
          <w:rFonts w:ascii="Times New Roman" w:hAnsi="Times New Roman" w:cs="Times New Roman"/>
          <w:color w:val="000000"/>
          <w:lang w:val="en-US"/>
        </w:rPr>
        <w:t xml:space="preserve"> of the SRW population </w:t>
      </w:r>
      <w:r w:rsidR="007D6CF1">
        <w:rPr>
          <w:rFonts w:ascii="Times New Roman" w:hAnsi="Times New Roman" w:cs="Times New Roman"/>
          <w:color w:val="000000"/>
          <w:lang w:val="en-US"/>
        </w:rPr>
        <w:t>from</w:t>
      </w:r>
      <w:r w:rsidR="002C50DD" w:rsidRPr="002C50DD">
        <w:rPr>
          <w:rFonts w:ascii="Times New Roman" w:hAnsi="Times New Roman" w:cs="Times New Roman"/>
          <w:color w:val="000000"/>
          <w:lang w:val="en-US"/>
        </w:rPr>
        <w:t xml:space="preserve"> the </w:t>
      </w:r>
      <w:r w:rsidR="00006156">
        <w:rPr>
          <w:rFonts w:ascii="Times New Roman" w:hAnsi="Times New Roman" w:cs="Times New Roman"/>
          <w:color w:val="000000"/>
          <w:lang w:val="en-US"/>
        </w:rPr>
        <w:t>s</w:t>
      </w:r>
      <w:r w:rsidR="002C50DD" w:rsidRPr="002C50DD">
        <w:rPr>
          <w:rFonts w:ascii="Times New Roman" w:hAnsi="Times New Roman" w:cs="Times New Roman"/>
          <w:color w:val="000000"/>
          <w:lang w:val="en-US"/>
        </w:rPr>
        <w:t>outhwest Atlantic</w:t>
      </w:r>
      <w:r w:rsidR="00D30C69">
        <w:rPr>
          <w:rFonts w:ascii="Times New Roman" w:hAnsi="Times New Roman" w:cs="Times New Roman"/>
          <w:color w:val="000000"/>
          <w:lang w:val="en-US"/>
        </w:rPr>
        <w:t xml:space="preserve"> </w:t>
      </w:r>
      <w:r w:rsidR="00557CF4">
        <w:rPr>
          <w:rFonts w:ascii="Times New Roman" w:hAnsi="Times New Roman" w:cs="Times New Roman"/>
          <w:color w:val="000000"/>
          <w:lang w:val="en-US"/>
        </w:rPr>
        <w:t>[5</w:t>
      </w:r>
      <w:r w:rsidR="003F3801">
        <w:rPr>
          <w:rFonts w:ascii="Times New Roman" w:hAnsi="Times New Roman" w:cs="Times New Roman"/>
          <w:color w:val="000000"/>
          <w:lang w:val="en-US"/>
        </w:rPr>
        <w:t>7</w:t>
      </w:r>
      <w:r w:rsidR="00557CF4">
        <w:rPr>
          <w:rFonts w:ascii="Times New Roman" w:hAnsi="Times New Roman" w:cs="Times New Roman"/>
          <w:color w:val="000000"/>
          <w:lang w:val="en-US"/>
        </w:rPr>
        <w:t>]</w:t>
      </w:r>
      <w:r w:rsidR="002C50DD" w:rsidRPr="002C50DD">
        <w:rPr>
          <w:rFonts w:ascii="Times New Roman" w:hAnsi="Times New Roman" w:cs="Times New Roman"/>
          <w:color w:val="000000"/>
          <w:lang w:val="en-US"/>
        </w:rPr>
        <w:t>.</w:t>
      </w:r>
      <w:r w:rsidR="00730002">
        <w:rPr>
          <w:rFonts w:ascii="Times New Roman" w:hAnsi="Times New Roman" w:cs="Times New Roman"/>
          <w:color w:val="000000"/>
          <w:lang w:val="en-US"/>
        </w:rPr>
        <w:t xml:space="preserve"> </w:t>
      </w:r>
      <w:r w:rsidR="00ED765E" w:rsidRPr="00ED765E">
        <w:rPr>
          <w:rFonts w:ascii="Times New Roman" w:hAnsi="Times New Roman" w:cs="Times New Roman"/>
          <w:color w:val="000000"/>
          <w:lang w:val="en-US"/>
        </w:rPr>
        <w:t>The lack of an extensive pre</w:t>
      </w:r>
      <w:r w:rsidR="00B407FF">
        <w:rPr>
          <w:rFonts w:ascii="Times New Roman" w:hAnsi="Times New Roman" w:cs="Times New Roman"/>
          <w:color w:val="000000"/>
          <w:lang w:val="en-US"/>
        </w:rPr>
        <w:t>-</w:t>
      </w:r>
      <w:r w:rsidR="00ED765E" w:rsidRPr="00ED765E">
        <w:rPr>
          <w:rFonts w:ascii="Times New Roman" w:hAnsi="Times New Roman" w:cs="Times New Roman"/>
          <w:color w:val="000000"/>
          <w:lang w:val="en-US"/>
        </w:rPr>
        <w:t xml:space="preserve">modern whaling dataset, however, has severely limited our ability to conduct regional assessments of the SRW </w:t>
      </w:r>
      <w:r w:rsidR="00ED765E" w:rsidRPr="00ED765E">
        <w:rPr>
          <w:rFonts w:ascii="Times New Roman" w:hAnsi="Times New Roman" w:cs="Times New Roman"/>
          <w:color w:val="000000"/>
          <w:lang w:val="en-US"/>
        </w:rPr>
        <w:lastRenderedPageBreak/>
        <w:t>commercial whaling in the past so as to develop population trajectories for estimating pre</w:t>
      </w:r>
      <w:r w:rsidR="004E7F86">
        <w:rPr>
          <w:rFonts w:ascii="Times New Roman" w:hAnsi="Times New Roman" w:cs="Times New Roman"/>
          <w:color w:val="000000"/>
          <w:lang w:val="en-US"/>
        </w:rPr>
        <w:t>-</w:t>
      </w:r>
      <w:r w:rsidR="00ED765E" w:rsidRPr="00ED765E">
        <w:rPr>
          <w:rFonts w:ascii="Times New Roman" w:hAnsi="Times New Roman" w:cs="Times New Roman"/>
          <w:color w:val="000000"/>
          <w:lang w:val="en-US"/>
        </w:rPr>
        <w:t>exploitation baselines and current recovery levels.</w:t>
      </w:r>
    </w:p>
    <w:p w14:paraId="6F29F11D" w14:textId="2F397FB0" w:rsidR="00E304D5" w:rsidRPr="00DE4B14" w:rsidRDefault="00A149DD" w:rsidP="00F769C0">
      <w:pPr>
        <w:autoSpaceDE w:val="0"/>
        <w:autoSpaceDN w:val="0"/>
        <w:adjustRightInd w:val="0"/>
        <w:spacing w:after="0" w:line="360" w:lineRule="auto"/>
        <w:ind w:firstLine="284"/>
        <w:rPr>
          <w:rFonts w:ascii="Times New Roman" w:hAnsi="Times New Roman" w:cs="Times New Roman"/>
          <w:lang w:val="en-US"/>
        </w:rPr>
      </w:pPr>
      <w:r>
        <w:rPr>
          <w:rFonts w:ascii="Times New Roman" w:hAnsi="Times New Roman" w:cs="Times New Roman"/>
          <w:color w:val="000000"/>
          <w:lang w:val="en-US"/>
        </w:rPr>
        <w:t xml:space="preserve">Therefore, in the work reported here </w:t>
      </w:r>
      <w:r w:rsidR="0027598D">
        <w:rPr>
          <w:rFonts w:ascii="Times New Roman" w:hAnsi="Times New Roman" w:cs="Times New Roman"/>
          <w:color w:val="000000"/>
          <w:lang w:val="en-US"/>
        </w:rPr>
        <w:t xml:space="preserve">we </w:t>
      </w:r>
      <w:r w:rsidR="002D69CA">
        <w:rPr>
          <w:rFonts w:ascii="Times New Roman" w:hAnsi="Times New Roman" w:cs="Times New Roman"/>
          <w:color w:val="000000"/>
          <w:lang w:val="en-US"/>
        </w:rPr>
        <w:t xml:space="preserve">have </w:t>
      </w:r>
      <w:r w:rsidR="00F55B6F">
        <w:rPr>
          <w:rFonts w:ascii="Times New Roman" w:hAnsi="Times New Roman" w:cs="Times New Roman"/>
          <w:color w:val="000000"/>
          <w:lang w:val="en-US"/>
        </w:rPr>
        <w:t>assess</w:t>
      </w:r>
      <w:r w:rsidR="002D69CA">
        <w:rPr>
          <w:rFonts w:ascii="Times New Roman" w:hAnsi="Times New Roman" w:cs="Times New Roman"/>
          <w:color w:val="000000"/>
          <w:lang w:val="en-US"/>
        </w:rPr>
        <w:t>ed</w:t>
      </w:r>
      <w:r w:rsidR="001D7293">
        <w:rPr>
          <w:rFonts w:ascii="Times New Roman" w:hAnsi="Times New Roman" w:cs="Times New Roman"/>
          <w:color w:val="000000"/>
          <w:lang w:val="en-US"/>
        </w:rPr>
        <w:t xml:space="preserve"> </w:t>
      </w:r>
      <w:r w:rsidR="002E2D10">
        <w:rPr>
          <w:rFonts w:ascii="Times New Roman" w:hAnsi="Times New Roman" w:cs="Times New Roman"/>
          <w:color w:val="000000"/>
          <w:lang w:val="en-US"/>
        </w:rPr>
        <w:t>for</w:t>
      </w:r>
      <w:r w:rsidR="002E0CF6">
        <w:rPr>
          <w:rFonts w:ascii="Times New Roman" w:hAnsi="Times New Roman" w:cs="Times New Roman"/>
          <w:color w:val="000000"/>
          <w:lang w:val="en-US"/>
        </w:rPr>
        <w:t xml:space="preserve"> the first time </w:t>
      </w:r>
      <w:r w:rsidR="00154FAF">
        <w:rPr>
          <w:rFonts w:ascii="Times New Roman" w:hAnsi="Times New Roman" w:cs="Times New Roman"/>
          <w:color w:val="000000"/>
          <w:lang w:val="en-US"/>
        </w:rPr>
        <w:t>the population dynamic</w:t>
      </w:r>
      <w:r w:rsidR="004C1A45">
        <w:rPr>
          <w:rFonts w:ascii="Times New Roman" w:hAnsi="Times New Roman" w:cs="Times New Roman"/>
          <w:color w:val="000000"/>
          <w:lang w:val="en-US"/>
        </w:rPr>
        <w:t>s</w:t>
      </w:r>
      <w:r w:rsidR="00154FAF">
        <w:rPr>
          <w:rFonts w:ascii="Times New Roman" w:hAnsi="Times New Roman" w:cs="Times New Roman"/>
          <w:color w:val="000000"/>
          <w:lang w:val="en-US"/>
        </w:rPr>
        <w:t xml:space="preserve"> of </w:t>
      </w:r>
      <w:r w:rsidR="00A81F9E">
        <w:rPr>
          <w:rFonts w:ascii="Times New Roman" w:hAnsi="Times New Roman" w:cs="Times New Roman"/>
          <w:color w:val="000000"/>
          <w:lang w:val="en-US"/>
        </w:rPr>
        <w:t xml:space="preserve">the </w:t>
      </w:r>
      <w:r w:rsidR="00154FAF">
        <w:rPr>
          <w:rFonts w:ascii="Times New Roman" w:hAnsi="Times New Roman" w:cs="Times New Roman"/>
          <w:color w:val="000000"/>
          <w:lang w:val="en-US"/>
        </w:rPr>
        <w:t xml:space="preserve">SRW from </w:t>
      </w:r>
      <w:r w:rsidR="00E25547">
        <w:rPr>
          <w:rFonts w:ascii="Times New Roman" w:hAnsi="Times New Roman" w:cs="Times New Roman"/>
          <w:color w:val="000000"/>
          <w:lang w:val="en-US"/>
        </w:rPr>
        <w:t xml:space="preserve">the </w:t>
      </w:r>
      <w:r w:rsidR="000A67CA">
        <w:rPr>
          <w:rFonts w:ascii="Times New Roman" w:hAnsi="Times New Roman" w:cs="Times New Roman"/>
          <w:color w:val="000000"/>
          <w:lang w:val="en-US"/>
        </w:rPr>
        <w:t>south</w:t>
      </w:r>
      <w:r w:rsidR="00154FAF" w:rsidRPr="001D18F3">
        <w:rPr>
          <w:rFonts w:ascii="Times New Roman" w:hAnsi="Times New Roman" w:cs="Times New Roman"/>
          <w:color w:val="000000"/>
          <w:lang w:val="en-US"/>
        </w:rPr>
        <w:t>western Atlantic Ocean</w:t>
      </w:r>
      <w:r w:rsidR="00042CCB">
        <w:rPr>
          <w:rFonts w:ascii="Times New Roman" w:hAnsi="Times New Roman" w:cs="Times New Roman"/>
          <w:color w:val="000000"/>
          <w:lang w:val="en-US"/>
        </w:rPr>
        <w:t xml:space="preserve"> at </w:t>
      </w:r>
      <w:r w:rsidR="00D10F5C">
        <w:rPr>
          <w:rFonts w:ascii="Times New Roman" w:hAnsi="Times New Roman" w:cs="Times New Roman"/>
          <w:color w:val="000000"/>
          <w:lang w:val="en-US"/>
        </w:rPr>
        <w:t xml:space="preserve">the </w:t>
      </w:r>
      <w:r w:rsidR="00042CCB">
        <w:rPr>
          <w:rFonts w:ascii="Times New Roman" w:hAnsi="Times New Roman" w:cs="Times New Roman"/>
          <w:color w:val="000000"/>
          <w:lang w:val="en-US"/>
        </w:rPr>
        <w:t>regional level</w:t>
      </w:r>
      <w:r w:rsidR="006E1CA5">
        <w:rPr>
          <w:rFonts w:ascii="Times New Roman" w:hAnsi="Times New Roman" w:cs="Times New Roman"/>
          <w:color w:val="000000"/>
          <w:lang w:val="en-US"/>
        </w:rPr>
        <w:t xml:space="preserve"> </w:t>
      </w:r>
      <w:r w:rsidR="004A4FBF">
        <w:rPr>
          <w:rFonts w:ascii="Times New Roman" w:hAnsi="Times New Roman" w:cs="Times New Roman"/>
          <w:color w:val="000000"/>
          <w:lang w:val="en-US"/>
        </w:rPr>
        <w:t>in order to</w:t>
      </w:r>
      <w:r w:rsidR="006E1CA5">
        <w:rPr>
          <w:rFonts w:ascii="Times New Roman" w:hAnsi="Times New Roman" w:cs="Times New Roman"/>
          <w:color w:val="000000"/>
          <w:lang w:val="en-US"/>
        </w:rPr>
        <w:t xml:space="preserve"> measure </w:t>
      </w:r>
      <w:r w:rsidR="00B20E4A">
        <w:rPr>
          <w:rFonts w:ascii="Times New Roman" w:hAnsi="Times New Roman" w:cs="Times New Roman"/>
          <w:color w:val="000000"/>
          <w:lang w:val="en-US"/>
        </w:rPr>
        <w:t xml:space="preserve">numerically </w:t>
      </w:r>
      <w:r w:rsidR="006E1CA5">
        <w:rPr>
          <w:rFonts w:ascii="Times New Roman" w:hAnsi="Times New Roman" w:cs="Times New Roman"/>
          <w:color w:val="000000"/>
          <w:lang w:val="en-US"/>
        </w:rPr>
        <w:t>the effect of whaling</w:t>
      </w:r>
      <w:r w:rsidR="00CC7A97">
        <w:rPr>
          <w:rFonts w:ascii="Times New Roman" w:hAnsi="Times New Roman" w:cs="Times New Roman"/>
          <w:color w:val="000000"/>
          <w:lang w:val="en-US"/>
        </w:rPr>
        <w:t xml:space="preserve"> and</w:t>
      </w:r>
      <w:r w:rsidR="006710E7">
        <w:rPr>
          <w:rFonts w:ascii="Times New Roman" w:hAnsi="Times New Roman" w:cs="Times New Roman"/>
          <w:color w:val="000000"/>
          <w:lang w:val="en-US"/>
        </w:rPr>
        <w:t xml:space="preserve"> </w:t>
      </w:r>
      <w:r w:rsidR="006E1CA5">
        <w:rPr>
          <w:rFonts w:ascii="Times New Roman" w:hAnsi="Times New Roman" w:cs="Times New Roman"/>
          <w:color w:val="000000"/>
          <w:lang w:val="en-US"/>
        </w:rPr>
        <w:t xml:space="preserve">estimate </w:t>
      </w:r>
      <w:r w:rsidR="00C42CEF">
        <w:rPr>
          <w:rFonts w:ascii="Times New Roman" w:hAnsi="Times New Roman" w:cs="Times New Roman"/>
          <w:color w:val="000000"/>
          <w:lang w:val="en-US"/>
        </w:rPr>
        <w:t xml:space="preserve">the </w:t>
      </w:r>
      <w:r w:rsidR="006E1CA5">
        <w:rPr>
          <w:rFonts w:ascii="Times New Roman" w:hAnsi="Times New Roman" w:cs="Times New Roman"/>
          <w:color w:val="000000"/>
          <w:lang w:val="en-US"/>
        </w:rPr>
        <w:t xml:space="preserve">population </w:t>
      </w:r>
      <w:r w:rsidR="009F0AC6">
        <w:rPr>
          <w:rFonts w:ascii="Times New Roman" w:hAnsi="Times New Roman" w:cs="Times New Roman"/>
          <w:color w:val="000000"/>
          <w:lang w:val="en-US"/>
        </w:rPr>
        <w:t>trend</w:t>
      </w:r>
      <w:r w:rsidR="006710E7">
        <w:rPr>
          <w:rFonts w:ascii="Times New Roman" w:hAnsi="Times New Roman" w:cs="Times New Roman"/>
          <w:color w:val="000000"/>
          <w:lang w:val="en-US"/>
        </w:rPr>
        <w:t xml:space="preserve"> and</w:t>
      </w:r>
      <w:r w:rsidR="00522EC8">
        <w:rPr>
          <w:rFonts w:ascii="Times New Roman" w:hAnsi="Times New Roman" w:cs="Times New Roman"/>
          <w:color w:val="000000"/>
          <w:lang w:val="en-US"/>
        </w:rPr>
        <w:t xml:space="preserve"> </w:t>
      </w:r>
      <w:r w:rsidR="006710E7">
        <w:rPr>
          <w:rFonts w:ascii="Times New Roman" w:hAnsi="Times New Roman" w:cs="Times New Roman"/>
          <w:color w:val="000000"/>
          <w:lang w:val="en-US"/>
        </w:rPr>
        <w:t>recovery level after depletion</w:t>
      </w:r>
      <w:r w:rsidR="006E1CA5">
        <w:rPr>
          <w:rFonts w:ascii="Times New Roman" w:hAnsi="Times New Roman" w:cs="Times New Roman"/>
          <w:color w:val="000000"/>
          <w:lang w:val="en-US"/>
        </w:rPr>
        <w:t>.</w:t>
      </w:r>
      <w:r w:rsidR="00E8519A">
        <w:rPr>
          <w:rFonts w:ascii="Times New Roman" w:hAnsi="Times New Roman" w:cs="Times New Roman"/>
          <w:color w:val="000000"/>
          <w:lang w:val="en-US"/>
        </w:rPr>
        <w:t xml:space="preserve"> </w:t>
      </w:r>
      <w:r w:rsidR="005055B3">
        <w:rPr>
          <w:rFonts w:ascii="Times New Roman" w:hAnsi="Times New Roman" w:cs="Times New Roman"/>
          <w:color w:val="000000"/>
          <w:lang w:val="en-US"/>
        </w:rPr>
        <w:t>W</w:t>
      </w:r>
      <w:r w:rsidR="00A81A42">
        <w:rPr>
          <w:rFonts w:ascii="Times New Roman" w:hAnsi="Times New Roman" w:cs="Times New Roman"/>
          <w:color w:val="000000"/>
          <w:lang w:val="en-US"/>
        </w:rPr>
        <w:t xml:space="preserve">e </w:t>
      </w:r>
      <w:r w:rsidR="00E0035D">
        <w:rPr>
          <w:rFonts w:ascii="Times New Roman" w:hAnsi="Times New Roman" w:cs="Times New Roman"/>
          <w:color w:val="000000"/>
          <w:lang w:val="en-US"/>
        </w:rPr>
        <w:t xml:space="preserve">reconstructed </w:t>
      </w:r>
      <w:r w:rsidR="00A27E69" w:rsidRPr="00A27E69">
        <w:rPr>
          <w:rFonts w:ascii="Times New Roman" w:hAnsi="Times New Roman" w:cs="Times New Roman"/>
          <w:color w:val="000000"/>
          <w:lang w:val="en-US"/>
        </w:rPr>
        <w:t xml:space="preserve">the catch history </w:t>
      </w:r>
      <w:r w:rsidR="00092D42">
        <w:rPr>
          <w:rFonts w:ascii="Times New Roman" w:hAnsi="Times New Roman" w:cs="Times New Roman"/>
          <w:color w:val="000000"/>
          <w:lang w:val="en-US"/>
        </w:rPr>
        <w:t xml:space="preserve">of whaling </w:t>
      </w:r>
      <w:r w:rsidR="00BE47FF">
        <w:rPr>
          <w:rFonts w:ascii="Times New Roman" w:hAnsi="Times New Roman" w:cs="Times New Roman"/>
          <w:color w:val="000000"/>
          <w:lang w:val="en-US"/>
        </w:rPr>
        <w:t>for the period 1670-</w:t>
      </w:r>
      <w:r w:rsidR="00DE7030">
        <w:rPr>
          <w:rFonts w:ascii="Times New Roman" w:hAnsi="Times New Roman" w:cs="Times New Roman"/>
          <w:color w:val="000000"/>
          <w:lang w:val="en-US"/>
        </w:rPr>
        <w:t xml:space="preserve">1973 </w:t>
      </w:r>
      <w:r w:rsidR="00D06023">
        <w:rPr>
          <w:rFonts w:ascii="Times New Roman" w:hAnsi="Times New Roman" w:cs="Times New Roman"/>
          <w:lang w:val="en-US"/>
        </w:rPr>
        <w:t xml:space="preserve">by an extensive </w:t>
      </w:r>
      <w:r w:rsidR="00B82D3E">
        <w:rPr>
          <w:rFonts w:ascii="Times New Roman" w:hAnsi="Times New Roman" w:cs="Times New Roman"/>
          <w:lang w:val="en-US"/>
        </w:rPr>
        <w:t xml:space="preserve">review </w:t>
      </w:r>
      <w:r w:rsidR="00D06023">
        <w:rPr>
          <w:rFonts w:ascii="Times New Roman" w:hAnsi="Times New Roman" w:cs="Times New Roman"/>
          <w:lang w:val="en-US"/>
        </w:rPr>
        <w:t xml:space="preserve">of </w:t>
      </w:r>
      <w:r w:rsidR="003764D4">
        <w:rPr>
          <w:rFonts w:ascii="Times New Roman" w:hAnsi="Times New Roman" w:cs="Times New Roman"/>
          <w:lang w:val="en-US"/>
        </w:rPr>
        <w:t xml:space="preserve">different </w:t>
      </w:r>
      <w:r w:rsidR="00414E54">
        <w:rPr>
          <w:rFonts w:ascii="Times New Roman" w:hAnsi="Times New Roman" w:cs="Times New Roman"/>
          <w:lang w:val="en-US"/>
        </w:rPr>
        <w:t xml:space="preserve">literatures </w:t>
      </w:r>
      <w:r w:rsidR="003764D4">
        <w:rPr>
          <w:rFonts w:ascii="Times New Roman" w:hAnsi="Times New Roman" w:cs="Times New Roman"/>
          <w:lang w:val="en-US"/>
        </w:rPr>
        <w:t>sources, and then use</w:t>
      </w:r>
      <w:r w:rsidR="004631AA">
        <w:rPr>
          <w:rFonts w:ascii="Times New Roman" w:hAnsi="Times New Roman" w:cs="Times New Roman"/>
          <w:lang w:val="en-US"/>
        </w:rPr>
        <w:t>d</w:t>
      </w:r>
      <w:r w:rsidR="003764D4">
        <w:rPr>
          <w:rFonts w:ascii="Times New Roman" w:hAnsi="Times New Roman" w:cs="Times New Roman"/>
          <w:lang w:val="en-US"/>
        </w:rPr>
        <w:t xml:space="preserve"> this </w:t>
      </w:r>
      <w:r w:rsidR="004631AA">
        <w:rPr>
          <w:rFonts w:ascii="Times New Roman" w:hAnsi="Times New Roman" w:cs="Times New Roman"/>
          <w:lang w:val="en-US"/>
        </w:rPr>
        <w:t xml:space="preserve">information </w:t>
      </w:r>
      <w:r w:rsidR="003764D4">
        <w:rPr>
          <w:rFonts w:ascii="Times New Roman" w:hAnsi="Times New Roman" w:cs="Times New Roman"/>
          <w:lang w:val="en-US"/>
        </w:rPr>
        <w:t xml:space="preserve">to </w:t>
      </w:r>
      <w:r w:rsidR="00854A6F" w:rsidRPr="00007385">
        <w:rPr>
          <w:rFonts w:ascii="Times New Roman" w:hAnsi="Times New Roman" w:cs="Times New Roman"/>
          <w:lang w:val="en-US"/>
        </w:rPr>
        <w:t>calculate</w:t>
      </w:r>
      <w:r w:rsidR="00854A6F">
        <w:rPr>
          <w:rFonts w:ascii="Times New Roman" w:hAnsi="Times New Roman" w:cs="Times New Roman"/>
          <w:lang w:val="en-US"/>
        </w:rPr>
        <w:t xml:space="preserve"> </w:t>
      </w:r>
      <w:r w:rsidR="004B0A70">
        <w:rPr>
          <w:rFonts w:ascii="Times New Roman" w:hAnsi="Times New Roman" w:cs="Times New Roman"/>
          <w:lang w:val="en-US"/>
        </w:rPr>
        <w:t xml:space="preserve">the </w:t>
      </w:r>
      <w:r w:rsidR="00854A6F" w:rsidRPr="00007385">
        <w:rPr>
          <w:rFonts w:ascii="Times New Roman" w:hAnsi="Times New Roman" w:cs="Times New Roman"/>
          <w:lang w:val="en-US"/>
        </w:rPr>
        <w:t xml:space="preserve">current abundance estimates </w:t>
      </w:r>
      <w:r w:rsidR="00B65B14">
        <w:rPr>
          <w:rFonts w:ascii="Times New Roman" w:hAnsi="Times New Roman" w:cs="Times New Roman"/>
          <w:lang w:val="en-US"/>
        </w:rPr>
        <w:t>from</w:t>
      </w:r>
      <w:r w:rsidR="00854A6F" w:rsidRPr="00007385">
        <w:rPr>
          <w:rFonts w:ascii="Times New Roman" w:hAnsi="Times New Roman" w:cs="Times New Roman"/>
          <w:lang w:val="en-US"/>
        </w:rPr>
        <w:t xml:space="preserve"> </w:t>
      </w:r>
      <w:r w:rsidR="004B0A70">
        <w:rPr>
          <w:rFonts w:ascii="Times New Roman" w:hAnsi="Times New Roman" w:cs="Times New Roman"/>
          <w:lang w:val="en-US"/>
        </w:rPr>
        <w:t>the</w:t>
      </w:r>
      <w:r w:rsidR="00854A6F" w:rsidRPr="00007385">
        <w:rPr>
          <w:rFonts w:ascii="Times New Roman" w:hAnsi="Times New Roman" w:cs="Times New Roman"/>
          <w:lang w:val="en-US"/>
        </w:rPr>
        <w:t xml:space="preserve"> pre-exploited population</w:t>
      </w:r>
      <w:r w:rsidR="003764D4">
        <w:rPr>
          <w:rFonts w:ascii="Times New Roman" w:hAnsi="Times New Roman" w:cs="Times New Roman"/>
          <w:lang w:val="en-US"/>
        </w:rPr>
        <w:t>.</w:t>
      </w:r>
      <w:r w:rsidR="00854A6F" w:rsidRPr="00007385">
        <w:rPr>
          <w:rFonts w:ascii="Times New Roman" w:hAnsi="Times New Roman" w:cs="Times New Roman"/>
          <w:lang w:val="en-US"/>
        </w:rPr>
        <w:t xml:space="preserve"> </w:t>
      </w:r>
      <w:r w:rsidR="00041951" w:rsidRPr="00007385">
        <w:rPr>
          <w:rFonts w:ascii="Times New Roman" w:hAnsi="Times New Roman" w:cs="Times New Roman"/>
          <w:lang w:val="en-US"/>
        </w:rPr>
        <w:t xml:space="preserve">To estimate the parameters of the population </w:t>
      </w:r>
      <w:r w:rsidR="00FB7B99">
        <w:rPr>
          <w:rFonts w:ascii="Times New Roman" w:hAnsi="Times New Roman" w:cs="Times New Roman"/>
          <w:lang w:val="en-US"/>
        </w:rPr>
        <w:t>dynamic</w:t>
      </w:r>
      <w:r w:rsidR="00041951" w:rsidRPr="00007385">
        <w:rPr>
          <w:rFonts w:ascii="Times New Roman" w:hAnsi="Times New Roman" w:cs="Times New Roman"/>
          <w:lang w:val="en-US"/>
        </w:rPr>
        <w:t xml:space="preserve">, </w:t>
      </w:r>
      <w:r w:rsidR="00203680">
        <w:rPr>
          <w:rFonts w:ascii="Times New Roman" w:hAnsi="Times New Roman" w:cs="Times New Roman"/>
          <w:lang w:val="en-US"/>
        </w:rPr>
        <w:t xml:space="preserve">we developed </w:t>
      </w:r>
      <w:r w:rsidR="00041951" w:rsidRPr="00B12B32">
        <w:rPr>
          <w:rFonts w:ascii="Times New Roman" w:hAnsi="Times New Roman" w:cs="Times New Roman"/>
          <w:lang w:val="en-US"/>
        </w:rPr>
        <w:t xml:space="preserve">a </w:t>
      </w:r>
      <w:r w:rsidR="00041951">
        <w:rPr>
          <w:rFonts w:ascii="Times New Roman" w:hAnsi="Times New Roman" w:cs="Times New Roman"/>
          <w:lang w:val="en-US"/>
        </w:rPr>
        <w:t xml:space="preserve">Bayesian </w:t>
      </w:r>
      <w:r w:rsidR="00041951" w:rsidRPr="00007385">
        <w:rPr>
          <w:rFonts w:ascii="Times New Roman" w:hAnsi="Times New Roman" w:cs="Times New Roman"/>
          <w:lang w:val="en-US"/>
        </w:rPr>
        <w:t xml:space="preserve">state-space </w:t>
      </w:r>
      <w:r w:rsidR="00431A7A">
        <w:rPr>
          <w:rFonts w:ascii="Times New Roman" w:hAnsi="Times New Roman" w:cs="Times New Roman"/>
          <w:lang w:val="en-US"/>
        </w:rPr>
        <w:t>surplus</w:t>
      </w:r>
      <w:r w:rsidR="0061535C">
        <w:rPr>
          <w:rFonts w:ascii="Times New Roman" w:hAnsi="Times New Roman" w:cs="Times New Roman"/>
          <w:lang w:val="en-US"/>
        </w:rPr>
        <w:t xml:space="preserve"> </w:t>
      </w:r>
      <w:r w:rsidR="00431A7A">
        <w:rPr>
          <w:rFonts w:ascii="Times New Roman" w:hAnsi="Times New Roman" w:cs="Times New Roman"/>
          <w:lang w:val="en-US"/>
        </w:rPr>
        <w:t xml:space="preserve">production </w:t>
      </w:r>
      <w:r w:rsidR="00041951" w:rsidRPr="00007385">
        <w:rPr>
          <w:rFonts w:ascii="Times New Roman" w:hAnsi="Times New Roman" w:cs="Times New Roman"/>
          <w:lang w:val="en-US"/>
        </w:rPr>
        <w:t>model</w:t>
      </w:r>
      <w:r w:rsidR="00030A3D">
        <w:rPr>
          <w:rFonts w:ascii="Times New Roman" w:eastAsia="Adv OTee 46 0ee 4+ 20" w:hAnsi="Times New Roman" w:cs="Times New Roman"/>
          <w:lang w:val="en-US"/>
        </w:rPr>
        <w:t xml:space="preserve">. </w:t>
      </w:r>
      <w:r w:rsidR="009A48F0">
        <w:rPr>
          <w:rFonts w:ascii="Times New Roman" w:eastAsia="Adv OTee 46 0ee 4+ 20" w:hAnsi="Times New Roman" w:cs="Times New Roman"/>
          <w:lang w:val="en-US"/>
        </w:rPr>
        <w:t>The r</w:t>
      </w:r>
      <w:r w:rsidR="009A37B7">
        <w:rPr>
          <w:rFonts w:ascii="Times New Roman" w:eastAsia="Adv OTee 46 0ee 4+ 20" w:hAnsi="Times New Roman" w:cs="Times New Roman"/>
          <w:lang w:val="en-US"/>
        </w:rPr>
        <w:t xml:space="preserve">esults from this analysis enhance our understanding </w:t>
      </w:r>
      <w:r w:rsidR="001750D2" w:rsidRPr="00307842">
        <w:rPr>
          <w:rFonts w:ascii="Times New Roman" w:hAnsi="Times New Roman" w:cs="Times New Roman"/>
          <w:lang w:val="en-US"/>
        </w:rPr>
        <w:t xml:space="preserve">of the response of </w:t>
      </w:r>
      <w:r w:rsidR="00E87154">
        <w:rPr>
          <w:rFonts w:ascii="Times New Roman" w:hAnsi="Times New Roman" w:cs="Times New Roman"/>
          <w:lang w:val="en-US"/>
        </w:rPr>
        <w:t xml:space="preserve">the </w:t>
      </w:r>
      <w:r w:rsidR="001750D2" w:rsidRPr="00307842">
        <w:rPr>
          <w:rFonts w:ascii="Times New Roman" w:hAnsi="Times New Roman" w:cs="Times New Roman"/>
          <w:lang w:val="en-US"/>
        </w:rPr>
        <w:t>species to past exploitation</w:t>
      </w:r>
      <w:r w:rsidR="00E304D5">
        <w:rPr>
          <w:rFonts w:ascii="Times New Roman" w:hAnsi="Times New Roman" w:cs="Times New Roman"/>
          <w:lang w:val="en-US"/>
        </w:rPr>
        <w:t xml:space="preserve"> </w:t>
      </w:r>
      <w:r w:rsidR="00E304D5" w:rsidRPr="00E304D5">
        <w:rPr>
          <w:rFonts w:ascii="Times New Roman" w:hAnsi="Times New Roman" w:cs="Times New Roman"/>
          <w:lang w:val="en-US"/>
        </w:rPr>
        <w:t>and</w:t>
      </w:r>
      <w:r w:rsidR="002F48DE">
        <w:rPr>
          <w:rFonts w:ascii="Times New Roman" w:hAnsi="Times New Roman" w:cs="Times New Roman"/>
          <w:lang w:val="en-US"/>
        </w:rPr>
        <w:t xml:space="preserve"> thus </w:t>
      </w:r>
      <w:r w:rsidR="00D13A54">
        <w:rPr>
          <w:rFonts w:ascii="Times New Roman" w:hAnsi="Times New Roman" w:cs="Times New Roman"/>
          <w:lang w:val="en-US"/>
        </w:rPr>
        <w:t>can</w:t>
      </w:r>
      <w:r w:rsidR="00E304D5" w:rsidRPr="00E304D5">
        <w:rPr>
          <w:rFonts w:ascii="Times New Roman" w:hAnsi="Times New Roman" w:cs="Times New Roman"/>
          <w:lang w:val="en-US"/>
        </w:rPr>
        <w:t xml:space="preserve"> </w:t>
      </w:r>
      <w:r w:rsidR="002F48DE">
        <w:rPr>
          <w:rFonts w:ascii="Times New Roman" w:hAnsi="Times New Roman" w:cs="Times New Roman"/>
          <w:lang w:val="en-US"/>
        </w:rPr>
        <w:t xml:space="preserve">assist in </w:t>
      </w:r>
      <w:r w:rsidR="00E304D5" w:rsidRPr="00E304D5">
        <w:rPr>
          <w:rFonts w:ascii="Times New Roman" w:hAnsi="Times New Roman" w:cs="Times New Roman"/>
          <w:lang w:val="en-US"/>
        </w:rPr>
        <w:t>quantify</w:t>
      </w:r>
      <w:r w:rsidR="002F48DE">
        <w:rPr>
          <w:rFonts w:ascii="Times New Roman" w:hAnsi="Times New Roman" w:cs="Times New Roman"/>
          <w:lang w:val="en-US"/>
        </w:rPr>
        <w:t>ing</w:t>
      </w:r>
      <w:r w:rsidR="00E304D5" w:rsidRPr="00E304D5">
        <w:rPr>
          <w:rFonts w:ascii="Times New Roman" w:hAnsi="Times New Roman" w:cs="Times New Roman"/>
          <w:lang w:val="en-US"/>
        </w:rPr>
        <w:t xml:space="preserve"> baselines for </w:t>
      </w:r>
      <w:r w:rsidR="00961AB9">
        <w:rPr>
          <w:rFonts w:ascii="Times New Roman" w:hAnsi="Times New Roman" w:cs="Times New Roman"/>
          <w:lang w:val="en-US"/>
        </w:rPr>
        <w:t>conservation</w:t>
      </w:r>
      <w:r w:rsidR="00E304D5" w:rsidRPr="00E304D5">
        <w:rPr>
          <w:rFonts w:ascii="Times New Roman" w:hAnsi="Times New Roman" w:cs="Times New Roman"/>
          <w:lang w:val="en-US"/>
        </w:rPr>
        <w:t xml:space="preserve"> objectives </w:t>
      </w:r>
      <w:r w:rsidR="00E559D1">
        <w:rPr>
          <w:rFonts w:ascii="Times New Roman" w:hAnsi="Times New Roman" w:cs="Times New Roman"/>
          <w:lang w:val="en-US"/>
        </w:rPr>
        <w:t xml:space="preserve">so as to </w:t>
      </w:r>
      <w:r w:rsidR="00E304D5" w:rsidRPr="00E304D5">
        <w:rPr>
          <w:rFonts w:ascii="Times New Roman" w:hAnsi="Times New Roman" w:cs="Times New Roman"/>
          <w:lang w:val="en-US"/>
        </w:rPr>
        <w:t>ensure effective resource management.</w:t>
      </w:r>
    </w:p>
    <w:p w14:paraId="11C717BB" w14:textId="77777777" w:rsidR="006F5C54" w:rsidRPr="004A0893" w:rsidRDefault="006F5C54" w:rsidP="00F769C0">
      <w:pPr>
        <w:spacing w:after="0" w:line="360" w:lineRule="auto"/>
        <w:rPr>
          <w:rFonts w:ascii="Times New Roman" w:hAnsi="Times New Roman" w:cs="Times New Roman"/>
          <w:lang w:val="en-US"/>
        </w:rPr>
      </w:pPr>
    </w:p>
    <w:p w14:paraId="221B3E64" w14:textId="3062D967" w:rsidR="009C51E7" w:rsidRPr="00F807EF" w:rsidRDefault="006F5C54" w:rsidP="00F769C0">
      <w:pPr>
        <w:spacing w:after="0" w:line="360" w:lineRule="auto"/>
        <w:rPr>
          <w:rFonts w:ascii="Times New Roman" w:hAnsi="Times New Roman" w:cs="Times New Roman"/>
          <w:b/>
          <w:bCs/>
          <w:lang w:val="en-US"/>
        </w:rPr>
      </w:pPr>
      <w:r w:rsidRPr="00F807EF">
        <w:rPr>
          <w:rFonts w:ascii="Times New Roman" w:hAnsi="Times New Roman" w:cs="Times New Roman"/>
          <w:b/>
          <w:bCs/>
          <w:lang w:val="en-US"/>
        </w:rPr>
        <w:t>M</w:t>
      </w:r>
      <w:r w:rsidR="009C51E7" w:rsidRPr="00F807EF">
        <w:rPr>
          <w:rFonts w:ascii="Times New Roman" w:hAnsi="Times New Roman" w:cs="Times New Roman"/>
          <w:b/>
          <w:bCs/>
          <w:lang w:val="en-US"/>
        </w:rPr>
        <w:t>aterials and Methods</w:t>
      </w:r>
    </w:p>
    <w:p w14:paraId="11E06620" w14:textId="77777777" w:rsidR="00155FFC" w:rsidRPr="00A80716" w:rsidRDefault="00155FFC" w:rsidP="00F769C0">
      <w:pPr>
        <w:autoSpaceDE w:val="0"/>
        <w:autoSpaceDN w:val="0"/>
        <w:adjustRightInd w:val="0"/>
        <w:spacing w:after="0" w:line="360" w:lineRule="auto"/>
        <w:ind w:firstLine="284"/>
        <w:rPr>
          <w:rFonts w:ascii="Times New Roman" w:hAnsi="Times New Roman" w:cs="Times New Roman"/>
          <w:color w:val="000000"/>
          <w:lang w:val="en-US"/>
        </w:rPr>
      </w:pPr>
    </w:p>
    <w:p w14:paraId="20E5DC36" w14:textId="515F46A9" w:rsidR="007A019E" w:rsidRPr="003B76B4" w:rsidRDefault="006A592A" w:rsidP="00F769C0">
      <w:pPr>
        <w:spacing w:after="0" w:line="360" w:lineRule="auto"/>
        <w:rPr>
          <w:rFonts w:ascii="Times New Roman" w:hAnsi="Times New Roman" w:cs="Times New Roman"/>
          <w:i/>
          <w:iCs/>
          <w:lang w:val="en-US"/>
        </w:rPr>
      </w:pPr>
      <w:r w:rsidRPr="003B76B4">
        <w:rPr>
          <w:rFonts w:ascii="Times New Roman" w:hAnsi="Times New Roman" w:cs="Times New Roman"/>
          <w:i/>
          <w:iCs/>
          <w:lang w:val="en-US"/>
        </w:rPr>
        <w:t>Annual</w:t>
      </w:r>
      <w:r w:rsidR="00213E4D" w:rsidRPr="003B76B4">
        <w:rPr>
          <w:rFonts w:ascii="Times New Roman" w:hAnsi="Times New Roman" w:cs="Times New Roman"/>
          <w:i/>
          <w:iCs/>
          <w:lang w:val="en-US"/>
        </w:rPr>
        <w:t xml:space="preserve"> </w:t>
      </w:r>
      <w:r w:rsidR="005513AC" w:rsidRPr="003B76B4">
        <w:rPr>
          <w:rFonts w:ascii="Times New Roman" w:hAnsi="Times New Roman" w:cs="Times New Roman"/>
          <w:i/>
          <w:iCs/>
          <w:lang w:val="en-US"/>
        </w:rPr>
        <w:t>whaling</w:t>
      </w:r>
      <w:r w:rsidR="0069530A" w:rsidRPr="003B76B4">
        <w:rPr>
          <w:rFonts w:ascii="Times New Roman" w:hAnsi="Times New Roman" w:cs="Times New Roman"/>
          <w:i/>
          <w:iCs/>
          <w:lang w:val="en-US"/>
        </w:rPr>
        <w:t xml:space="preserve"> </w:t>
      </w:r>
      <w:r w:rsidR="00D36840" w:rsidRPr="003B76B4">
        <w:rPr>
          <w:rFonts w:ascii="Times New Roman" w:hAnsi="Times New Roman" w:cs="Times New Roman"/>
          <w:i/>
          <w:iCs/>
          <w:lang w:val="en-US"/>
        </w:rPr>
        <w:t>data</w:t>
      </w:r>
    </w:p>
    <w:p w14:paraId="235CF04C" w14:textId="3BE5BD05" w:rsidR="00D006D4" w:rsidRDefault="00D006D4" w:rsidP="00F769C0">
      <w:pPr>
        <w:pStyle w:val="Default"/>
        <w:spacing w:line="360" w:lineRule="auto"/>
        <w:ind w:firstLine="284"/>
        <w:rPr>
          <w:rFonts w:ascii="Times New Roman" w:hAnsi="Times New Roman" w:cs="Times New Roman"/>
          <w:color w:val="auto"/>
          <w:sz w:val="22"/>
          <w:szCs w:val="22"/>
          <w:lang w:val="en-US"/>
        </w:rPr>
      </w:pPr>
      <w:r w:rsidRPr="007B354F">
        <w:rPr>
          <w:rFonts w:ascii="Times New Roman" w:hAnsi="Times New Roman" w:cs="Times New Roman"/>
          <w:color w:val="auto"/>
          <w:sz w:val="22"/>
          <w:szCs w:val="22"/>
          <w:lang w:val="en-US"/>
        </w:rPr>
        <w:t>Whalers termed th</w:t>
      </w:r>
      <w:r w:rsidR="004A7BDF" w:rsidRPr="007B354F">
        <w:rPr>
          <w:rFonts w:ascii="Times New Roman" w:hAnsi="Times New Roman" w:cs="Times New Roman"/>
          <w:color w:val="auto"/>
          <w:sz w:val="22"/>
          <w:szCs w:val="22"/>
          <w:lang w:val="en-US"/>
        </w:rPr>
        <w:t xml:space="preserve">e </w:t>
      </w:r>
      <w:proofErr w:type="spellStart"/>
      <w:r w:rsidR="004A7BDF" w:rsidRPr="007B354F">
        <w:rPr>
          <w:rFonts w:ascii="Times New Roman" w:hAnsi="Times New Roman" w:cs="Times New Roman"/>
          <w:i/>
          <w:iCs/>
          <w:color w:val="auto"/>
          <w:sz w:val="22"/>
          <w:szCs w:val="22"/>
          <w:lang w:val="en-US"/>
        </w:rPr>
        <w:t>Eubalaena</w:t>
      </w:r>
      <w:proofErr w:type="spellEnd"/>
      <w:r w:rsidR="004A7BDF" w:rsidRPr="007B354F">
        <w:rPr>
          <w:rFonts w:ascii="Times New Roman" w:hAnsi="Times New Roman" w:cs="Times New Roman"/>
          <w:color w:val="auto"/>
          <w:sz w:val="22"/>
          <w:szCs w:val="22"/>
          <w:lang w:val="en-US"/>
        </w:rPr>
        <w:t xml:space="preserve"> spp. as</w:t>
      </w:r>
      <w:r w:rsidRPr="007B354F">
        <w:rPr>
          <w:rFonts w:ascii="Times New Roman" w:hAnsi="Times New Roman" w:cs="Times New Roman"/>
          <w:color w:val="auto"/>
          <w:sz w:val="22"/>
          <w:szCs w:val="22"/>
          <w:lang w:val="en-US"/>
        </w:rPr>
        <w:t xml:space="preserve"> the ´right´ whale to kill </w:t>
      </w:r>
      <w:r w:rsidR="00BE622F">
        <w:rPr>
          <w:rFonts w:ascii="Times New Roman" w:hAnsi="Times New Roman" w:cs="Times New Roman"/>
          <w:color w:val="auto"/>
          <w:sz w:val="22"/>
          <w:szCs w:val="22"/>
          <w:lang w:val="en-US"/>
        </w:rPr>
        <w:t>because of</w:t>
      </w:r>
      <w:r w:rsidRPr="007B354F">
        <w:rPr>
          <w:rFonts w:ascii="Times New Roman" w:hAnsi="Times New Roman" w:cs="Times New Roman"/>
          <w:color w:val="auto"/>
          <w:sz w:val="22"/>
          <w:szCs w:val="22"/>
          <w:lang w:val="en-US"/>
        </w:rPr>
        <w:t xml:space="preserve"> their accessibility in nearshore habitat</w:t>
      </w:r>
      <w:r w:rsidR="00DB4F6F">
        <w:rPr>
          <w:rFonts w:ascii="Times New Roman" w:hAnsi="Times New Roman" w:cs="Times New Roman"/>
          <w:color w:val="auto"/>
          <w:sz w:val="22"/>
          <w:szCs w:val="22"/>
          <w:lang w:val="en-US"/>
        </w:rPr>
        <w:t>s</w:t>
      </w:r>
      <w:r w:rsidRPr="007B354F">
        <w:rPr>
          <w:rFonts w:ascii="Times New Roman" w:hAnsi="Times New Roman" w:cs="Times New Roman"/>
          <w:color w:val="auto"/>
          <w:sz w:val="22"/>
          <w:szCs w:val="22"/>
          <w:lang w:val="en-US"/>
        </w:rPr>
        <w:t>, and being relatively slow-moving, t</w:t>
      </w:r>
      <w:r w:rsidR="00AF619D">
        <w:rPr>
          <w:rFonts w:ascii="Times New Roman" w:hAnsi="Times New Roman" w:cs="Times New Roman"/>
          <w:color w:val="auto"/>
          <w:sz w:val="22"/>
          <w:szCs w:val="22"/>
          <w:lang w:val="en-US"/>
        </w:rPr>
        <w:t>heir tendency</w:t>
      </w:r>
      <w:r w:rsidRPr="007B354F">
        <w:rPr>
          <w:rFonts w:ascii="Times New Roman" w:hAnsi="Times New Roman" w:cs="Times New Roman"/>
          <w:color w:val="auto"/>
          <w:sz w:val="22"/>
          <w:szCs w:val="22"/>
          <w:lang w:val="en-US"/>
        </w:rPr>
        <w:t xml:space="preserve"> to float when dead</w:t>
      </w:r>
      <w:r w:rsidR="00FB0090">
        <w:rPr>
          <w:rFonts w:ascii="Times New Roman" w:hAnsi="Times New Roman" w:cs="Times New Roman"/>
          <w:color w:val="auto"/>
          <w:sz w:val="22"/>
          <w:szCs w:val="22"/>
          <w:lang w:val="en-US"/>
        </w:rPr>
        <w:t xml:space="preserve">. Moreover, their </w:t>
      </w:r>
      <w:r w:rsidR="00E65995">
        <w:rPr>
          <w:rFonts w:ascii="Times New Roman" w:hAnsi="Times New Roman" w:cs="Times New Roman"/>
          <w:color w:val="auto"/>
          <w:sz w:val="22"/>
          <w:szCs w:val="22"/>
          <w:lang w:val="en-US"/>
        </w:rPr>
        <w:t>capture</w:t>
      </w:r>
      <w:r w:rsidRPr="007B354F">
        <w:rPr>
          <w:rFonts w:ascii="Times New Roman" w:hAnsi="Times New Roman" w:cs="Times New Roman"/>
          <w:color w:val="auto"/>
          <w:sz w:val="22"/>
          <w:szCs w:val="22"/>
          <w:lang w:val="en-US"/>
        </w:rPr>
        <w:t xml:space="preserve"> yielded long baleen plates and </w:t>
      </w:r>
      <w:r w:rsidR="00893544">
        <w:rPr>
          <w:rFonts w:ascii="Times New Roman" w:hAnsi="Times New Roman" w:cs="Times New Roman"/>
          <w:color w:val="auto"/>
          <w:sz w:val="22"/>
          <w:szCs w:val="22"/>
          <w:lang w:val="en-US"/>
        </w:rPr>
        <w:t>copious</w:t>
      </w:r>
      <w:r w:rsidRPr="007B354F">
        <w:rPr>
          <w:rFonts w:ascii="Times New Roman" w:hAnsi="Times New Roman" w:cs="Times New Roman"/>
          <w:color w:val="auto"/>
          <w:sz w:val="22"/>
          <w:szCs w:val="22"/>
          <w:lang w:val="en-US"/>
        </w:rPr>
        <w:t xml:space="preserve"> oil </w:t>
      </w:r>
      <w:r w:rsidR="00490BA9">
        <w:rPr>
          <w:rFonts w:ascii="Times New Roman" w:hAnsi="Times New Roman" w:cs="Times New Roman"/>
          <w:color w:val="auto"/>
          <w:sz w:val="22"/>
          <w:szCs w:val="22"/>
          <w:lang w:val="en-US"/>
        </w:rPr>
        <w:t>[2</w:t>
      </w:r>
      <w:r w:rsidR="0038404E">
        <w:rPr>
          <w:rFonts w:ascii="Times New Roman" w:hAnsi="Times New Roman" w:cs="Times New Roman"/>
          <w:color w:val="auto"/>
          <w:sz w:val="22"/>
          <w:szCs w:val="22"/>
          <w:lang w:val="en-US"/>
        </w:rPr>
        <w:t>3</w:t>
      </w:r>
      <w:r w:rsidR="00490BA9">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 The first whalers used the Basque-shore whaling technique which was exported to the South Atlantic by 160</w:t>
      </w:r>
      <w:r w:rsidR="00E7137F">
        <w:rPr>
          <w:rFonts w:ascii="Times New Roman" w:hAnsi="Times New Roman" w:cs="Times New Roman"/>
          <w:color w:val="auto"/>
          <w:sz w:val="22"/>
          <w:szCs w:val="22"/>
          <w:lang w:val="en-US"/>
        </w:rPr>
        <w:t>2</w:t>
      </w:r>
      <w:r w:rsidRPr="007B354F">
        <w:rPr>
          <w:rFonts w:ascii="Times New Roman" w:hAnsi="Times New Roman" w:cs="Times New Roman"/>
          <w:color w:val="auto"/>
          <w:sz w:val="22"/>
          <w:szCs w:val="22"/>
          <w:lang w:val="en-US"/>
        </w:rPr>
        <w:t xml:space="preserve"> </w:t>
      </w:r>
      <w:r w:rsidR="00293B69">
        <w:rPr>
          <w:rFonts w:ascii="Times New Roman" w:hAnsi="Times New Roman" w:cs="Times New Roman"/>
          <w:color w:val="auto"/>
          <w:sz w:val="22"/>
          <w:szCs w:val="22"/>
          <w:lang w:val="en-US"/>
        </w:rPr>
        <w:t>[5</w:t>
      </w:r>
      <w:r w:rsidR="003D1871">
        <w:rPr>
          <w:rFonts w:ascii="Times New Roman" w:hAnsi="Times New Roman" w:cs="Times New Roman"/>
          <w:color w:val="auto"/>
          <w:sz w:val="22"/>
          <w:szCs w:val="22"/>
          <w:lang w:val="en-US"/>
        </w:rPr>
        <w:t>8</w:t>
      </w:r>
      <w:r w:rsidR="00293B69">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 xml:space="preserve">. This basic technique was </w:t>
      </w:r>
      <w:r w:rsidR="00764E00">
        <w:rPr>
          <w:rFonts w:ascii="Times New Roman" w:hAnsi="Times New Roman" w:cs="Times New Roman"/>
          <w:color w:val="auto"/>
          <w:sz w:val="22"/>
          <w:szCs w:val="22"/>
          <w:lang w:val="en-US"/>
        </w:rPr>
        <w:t xml:space="preserve">first appropriated by </w:t>
      </w:r>
      <w:r w:rsidRPr="007B354F">
        <w:rPr>
          <w:rFonts w:ascii="Times New Roman" w:hAnsi="Times New Roman" w:cs="Times New Roman"/>
          <w:color w:val="auto"/>
          <w:sz w:val="22"/>
          <w:szCs w:val="22"/>
          <w:lang w:val="en-US"/>
        </w:rPr>
        <w:t>European</w:t>
      </w:r>
      <w:r w:rsidRPr="007B354F">
        <w:rPr>
          <w:rFonts w:ascii="Times New Roman" w:hAnsi="Times New Roman" w:cs="Times New Roman"/>
          <w:color w:val="auto"/>
          <w:lang w:val="en-US"/>
        </w:rPr>
        <w:t xml:space="preserve"> </w:t>
      </w:r>
      <w:r w:rsidRPr="007B354F">
        <w:rPr>
          <w:rFonts w:ascii="Times New Roman" w:hAnsi="Times New Roman" w:cs="Times New Roman"/>
          <w:color w:val="auto"/>
          <w:sz w:val="22"/>
          <w:szCs w:val="22"/>
          <w:lang w:val="en-US"/>
        </w:rPr>
        <w:t>nations</w:t>
      </w:r>
      <w:r w:rsidR="0004736C">
        <w:rPr>
          <w:rFonts w:ascii="Times New Roman" w:hAnsi="Times New Roman" w:cs="Times New Roman"/>
          <w:color w:val="auto"/>
          <w:sz w:val="22"/>
          <w:szCs w:val="22"/>
          <w:lang w:val="en-US"/>
        </w:rPr>
        <w:t xml:space="preserve"> </w:t>
      </w:r>
      <w:r w:rsidR="003D27E4">
        <w:rPr>
          <w:rFonts w:ascii="Times New Roman" w:hAnsi="Times New Roman" w:cs="Times New Roman"/>
          <w:color w:val="auto"/>
          <w:sz w:val="22"/>
          <w:szCs w:val="22"/>
          <w:lang w:val="en-US"/>
        </w:rPr>
        <w:t xml:space="preserve">but then </w:t>
      </w:r>
      <w:r w:rsidR="0004736C" w:rsidRPr="00EE1973">
        <w:rPr>
          <w:rFonts w:ascii="Times New Roman" w:hAnsi="Times New Roman" w:cs="Times New Roman"/>
          <w:sz w:val="22"/>
          <w:szCs w:val="22"/>
          <w:lang w:val="en-US"/>
        </w:rPr>
        <w:t xml:space="preserve">spread all the way from Salvador de Bahia to </w:t>
      </w:r>
      <w:proofErr w:type="spellStart"/>
      <w:r w:rsidR="0004736C" w:rsidRPr="00EE1973">
        <w:rPr>
          <w:rFonts w:ascii="Times New Roman" w:hAnsi="Times New Roman" w:cs="Times New Roman"/>
          <w:sz w:val="22"/>
          <w:szCs w:val="22"/>
          <w:lang w:val="en-US"/>
        </w:rPr>
        <w:t>Imbituba</w:t>
      </w:r>
      <w:proofErr w:type="spellEnd"/>
      <w:r w:rsidR="0004736C" w:rsidRPr="00EE1973">
        <w:rPr>
          <w:rFonts w:ascii="Times New Roman" w:hAnsi="Times New Roman" w:cs="Times New Roman"/>
          <w:sz w:val="22"/>
          <w:szCs w:val="22"/>
          <w:lang w:val="en-US"/>
        </w:rPr>
        <w:t xml:space="preserve">, Brazil </w:t>
      </w:r>
      <w:r w:rsidR="006A3042">
        <w:rPr>
          <w:rFonts w:ascii="Times New Roman" w:hAnsi="Times New Roman" w:cs="Times New Roman"/>
          <w:sz w:val="22"/>
          <w:szCs w:val="22"/>
          <w:lang w:val="en-US"/>
        </w:rPr>
        <w:t>[</w:t>
      </w:r>
      <w:r w:rsidR="00E63CD5">
        <w:rPr>
          <w:rFonts w:ascii="Times New Roman" w:hAnsi="Times New Roman" w:cs="Times New Roman"/>
          <w:sz w:val="22"/>
          <w:szCs w:val="22"/>
          <w:lang w:val="en-US"/>
        </w:rPr>
        <w:t>59</w:t>
      </w:r>
      <w:r w:rsidR="006A3042">
        <w:rPr>
          <w:rFonts w:ascii="Times New Roman" w:hAnsi="Times New Roman" w:cs="Times New Roman"/>
          <w:sz w:val="22"/>
          <w:szCs w:val="22"/>
          <w:lang w:val="en-US"/>
        </w:rPr>
        <w:t>]</w:t>
      </w:r>
      <w:r w:rsidRPr="007B354F">
        <w:rPr>
          <w:rFonts w:ascii="Times New Roman" w:hAnsi="Times New Roman" w:cs="Times New Roman"/>
          <w:color w:val="auto"/>
          <w:sz w:val="22"/>
          <w:szCs w:val="22"/>
          <w:lang w:val="en-US"/>
        </w:rPr>
        <w:t>. Following the decline in the Basque-</w:t>
      </w:r>
      <w:r w:rsidR="00F331E9">
        <w:rPr>
          <w:rFonts w:ascii="Times New Roman" w:hAnsi="Times New Roman" w:cs="Times New Roman"/>
          <w:color w:val="auto"/>
          <w:sz w:val="22"/>
          <w:szCs w:val="22"/>
          <w:lang w:val="en-US"/>
        </w:rPr>
        <w:t>s</w:t>
      </w:r>
      <w:r w:rsidRPr="007B354F">
        <w:rPr>
          <w:rFonts w:ascii="Times New Roman" w:hAnsi="Times New Roman" w:cs="Times New Roman"/>
          <w:color w:val="auto"/>
          <w:sz w:val="22"/>
          <w:szCs w:val="22"/>
          <w:lang w:val="en-US"/>
        </w:rPr>
        <w:t>tyle era</w:t>
      </w:r>
      <w:r w:rsidR="002E1889">
        <w:rPr>
          <w:rFonts w:ascii="Times New Roman" w:hAnsi="Times New Roman" w:cs="Times New Roman"/>
          <w:color w:val="auto"/>
          <w:sz w:val="22"/>
          <w:szCs w:val="22"/>
          <w:lang w:val="en-US"/>
        </w:rPr>
        <w:t xml:space="preserve"> at the end of </w:t>
      </w:r>
      <w:r w:rsidR="00CB6494">
        <w:rPr>
          <w:rFonts w:ascii="Times New Roman" w:hAnsi="Times New Roman" w:cs="Times New Roman"/>
          <w:color w:val="auto"/>
          <w:sz w:val="22"/>
          <w:szCs w:val="22"/>
          <w:lang w:val="en-US"/>
        </w:rPr>
        <w:t xml:space="preserve">the </w:t>
      </w:r>
      <w:r w:rsidR="002E1889">
        <w:rPr>
          <w:rFonts w:ascii="Times New Roman" w:hAnsi="Times New Roman" w:cs="Times New Roman"/>
          <w:color w:val="auto"/>
          <w:sz w:val="22"/>
          <w:szCs w:val="22"/>
          <w:lang w:val="en-US"/>
        </w:rPr>
        <w:t>17</w:t>
      </w:r>
      <w:r w:rsidR="002E1889" w:rsidRPr="00115343">
        <w:rPr>
          <w:rFonts w:ascii="Times New Roman" w:hAnsi="Times New Roman" w:cs="Times New Roman"/>
          <w:color w:val="auto"/>
          <w:sz w:val="22"/>
          <w:szCs w:val="22"/>
          <w:lang w:val="en-US"/>
        </w:rPr>
        <w:t>th</w:t>
      </w:r>
      <w:r w:rsidR="002E1889">
        <w:rPr>
          <w:rFonts w:ascii="Times New Roman" w:hAnsi="Times New Roman" w:cs="Times New Roman"/>
          <w:color w:val="auto"/>
          <w:sz w:val="22"/>
          <w:szCs w:val="22"/>
          <w:lang w:val="en-US"/>
        </w:rPr>
        <w:t xml:space="preserve"> century</w:t>
      </w:r>
      <w:r w:rsidRPr="007B354F">
        <w:rPr>
          <w:rFonts w:ascii="Times New Roman" w:hAnsi="Times New Roman" w:cs="Times New Roman"/>
          <w:color w:val="auto"/>
          <w:sz w:val="22"/>
          <w:szCs w:val="22"/>
          <w:lang w:val="en-US"/>
        </w:rPr>
        <w:t xml:space="preserve">, the American shore and pelagic whaling methods </w:t>
      </w:r>
      <w:r w:rsidR="007378E7">
        <w:rPr>
          <w:rFonts w:ascii="Times New Roman" w:hAnsi="Times New Roman" w:cs="Times New Roman"/>
          <w:color w:val="auto"/>
          <w:sz w:val="22"/>
          <w:szCs w:val="22"/>
          <w:lang w:val="en-US"/>
        </w:rPr>
        <w:t xml:space="preserve">prevailed </w:t>
      </w:r>
      <w:r w:rsidR="00547CDE">
        <w:rPr>
          <w:rFonts w:ascii="Times New Roman" w:hAnsi="Times New Roman" w:cs="Times New Roman"/>
          <w:color w:val="auto"/>
          <w:sz w:val="22"/>
          <w:szCs w:val="22"/>
          <w:lang w:val="en-US"/>
        </w:rPr>
        <w:t>during</w:t>
      </w:r>
      <w:r w:rsidRPr="007B354F">
        <w:rPr>
          <w:rFonts w:ascii="Times New Roman" w:hAnsi="Times New Roman" w:cs="Times New Roman"/>
          <w:color w:val="auto"/>
          <w:sz w:val="22"/>
          <w:szCs w:val="22"/>
          <w:lang w:val="en-US"/>
        </w:rPr>
        <w:t xml:space="preserve"> approximately </w:t>
      </w:r>
      <w:r w:rsidR="00FD4A57">
        <w:rPr>
          <w:rFonts w:ascii="Times New Roman" w:hAnsi="Times New Roman" w:cs="Times New Roman"/>
          <w:color w:val="auto"/>
          <w:sz w:val="22"/>
          <w:szCs w:val="22"/>
          <w:lang w:val="en-US"/>
        </w:rPr>
        <w:t>two centuries</w:t>
      </w:r>
      <w:r w:rsidRPr="007B354F">
        <w:rPr>
          <w:rFonts w:ascii="Times New Roman" w:hAnsi="Times New Roman" w:cs="Times New Roman"/>
          <w:color w:val="auto"/>
          <w:sz w:val="22"/>
          <w:szCs w:val="22"/>
          <w:lang w:val="en-US"/>
        </w:rPr>
        <w:t xml:space="preserve"> </w:t>
      </w:r>
      <w:r w:rsidR="00D13ACD">
        <w:rPr>
          <w:rFonts w:ascii="Times New Roman" w:hAnsi="Times New Roman" w:cs="Times New Roman"/>
          <w:color w:val="auto"/>
          <w:sz w:val="22"/>
          <w:szCs w:val="22"/>
          <w:lang w:val="en-US"/>
        </w:rPr>
        <w:t>[6</w:t>
      </w:r>
      <w:r w:rsidR="00875787">
        <w:rPr>
          <w:rFonts w:ascii="Times New Roman" w:hAnsi="Times New Roman" w:cs="Times New Roman"/>
          <w:color w:val="auto"/>
          <w:sz w:val="22"/>
          <w:szCs w:val="22"/>
          <w:lang w:val="en-US"/>
        </w:rPr>
        <w:t>0</w:t>
      </w:r>
      <w:r w:rsidR="00D13ACD">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 xml:space="preserve">. Offshore whaling, although termed American (“Yankee”), was in fact conducted by many nations, </w:t>
      </w:r>
      <w:r w:rsidR="00AF00E5" w:rsidRPr="00EE1973">
        <w:rPr>
          <w:rFonts w:ascii="Times New Roman" w:hAnsi="Times New Roman" w:cs="Times New Roman"/>
          <w:sz w:val="22"/>
          <w:szCs w:val="22"/>
          <w:lang w:val="en-US"/>
        </w:rPr>
        <w:t xml:space="preserve">plundering the </w:t>
      </w:r>
      <w:r w:rsidR="00796BEE">
        <w:rPr>
          <w:rFonts w:ascii="Times New Roman" w:hAnsi="Times New Roman" w:cs="Times New Roman"/>
          <w:sz w:val="22"/>
          <w:szCs w:val="22"/>
          <w:lang w:val="en-US"/>
        </w:rPr>
        <w:t>S</w:t>
      </w:r>
      <w:r w:rsidR="00AF00E5" w:rsidRPr="00EE1973">
        <w:rPr>
          <w:rFonts w:ascii="Times New Roman" w:hAnsi="Times New Roman" w:cs="Times New Roman"/>
          <w:sz w:val="22"/>
          <w:szCs w:val="22"/>
          <w:lang w:val="en-US"/>
        </w:rPr>
        <w:t xml:space="preserve">outh Atlantic for the remnants of </w:t>
      </w:r>
      <w:r w:rsidR="00F637C4">
        <w:rPr>
          <w:rFonts w:ascii="Times New Roman" w:hAnsi="Times New Roman" w:cs="Times New Roman"/>
          <w:sz w:val="22"/>
          <w:szCs w:val="22"/>
          <w:lang w:val="en-US"/>
        </w:rPr>
        <w:t xml:space="preserve">the </w:t>
      </w:r>
      <w:r w:rsidR="004C0012">
        <w:rPr>
          <w:rFonts w:ascii="Times New Roman" w:hAnsi="Times New Roman" w:cs="Times New Roman"/>
          <w:sz w:val="22"/>
          <w:szCs w:val="22"/>
          <w:lang w:val="en-US"/>
        </w:rPr>
        <w:t xml:space="preserve">SRW </w:t>
      </w:r>
      <w:r w:rsidR="00AF00E5" w:rsidRPr="00EE1973">
        <w:rPr>
          <w:rFonts w:ascii="Times New Roman" w:hAnsi="Times New Roman" w:cs="Times New Roman"/>
          <w:sz w:val="22"/>
          <w:szCs w:val="22"/>
          <w:lang w:val="en-US"/>
        </w:rPr>
        <w:t>population</w:t>
      </w:r>
      <w:r w:rsidRPr="007B354F">
        <w:rPr>
          <w:rFonts w:ascii="Times New Roman" w:hAnsi="Times New Roman" w:cs="Times New Roman"/>
          <w:color w:val="auto"/>
          <w:sz w:val="22"/>
          <w:szCs w:val="22"/>
          <w:lang w:val="en-US"/>
        </w:rPr>
        <w:t xml:space="preserve"> </w:t>
      </w:r>
      <w:r w:rsidR="00B46E7F">
        <w:rPr>
          <w:rFonts w:ascii="Times New Roman" w:hAnsi="Times New Roman" w:cs="Times New Roman"/>
          <w:color w:val="auto"/>
          <w:sz w:val="22"/>
          <w:szCs w:val="22"/>
          <w:lang w:val="en-US"/>
        </w:rPr>
        <w:t>[</w:t>
      </w:r>
      <w:r w:rsidR="00540A18">
        <w:rPr>
          <w:rFonts w:ascii="Times New Roman" w:hAnsi="Times New Roman" w:cs="Times New Roman"/>
          <w:color w:val="auto"/>
          <w:sz w:val="22"/>
          <w:szCs w:val="22"/>
          <w:lang w:val="en-US"/>
        </w:rPr>
        <w:t>56,</w:t>
      </w:r>
      <w:r w:rsidR="00983C86">
        <w:rPr>
          <w:rFonts w:ascii="Times New Roman" w:hAnsi="Times New Roman" w:cs="Times New Roman"/>
          <w:color w:val="auto"/>
          <w:sz w:val="22"/>
          <w:szCs w:val="22"/>
          <w:lang w:val="en-US"/>
        </w:rPr>
        <w:t>61,</w:t>
      </w:r>
      <w:r w:rsidR="009D5C41">
        <w:rPr>
          <w:rFonts w:ascii="Times New Roman" w:hAnsi="Times New Roman" w:cs="Times New Roman"/>
          <w:color w:val="auto"/>
          <w:sz w:val="22"/>
          <w:szCs w:val="22"/>
          <w:lang w:val="en-US"/>
        </w:rPr>
        <w:t>62</w:t>
      </w:r>
      <w:r w:rsidR="00B46E7F">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 xml:space="preserve">. By the start of modern whaling at the beginning of the 20th century, the species </w:t>
      </w:r>
      <w:r w:rsidR="00E365BE">
        <w:rPr>
          <w:rFonts w:ascii="Times New Roman" w:hAnsi="Times New Roman" w:cs="Times New Roman"/>
          <w:color w:val="auto"/>
          <w:sz w:val="22"/>
          <w:szCs w:val="22"/>
          <w:lang w:val="en-US"/>
        </w:rPr>
        <w:t>had</w:t>
      </w:r>
      <w:r w:rsidRPr="007B354F">
        <w:rPr>
          <w:rFonts w:ascii="Times New Roman" w:hAnsi="Times New Roman" w:cs="Times New Roman"/>
          <w:color w:val="auto"/>
          <w:sz w:val="22"/>
          <w:szCs w:val="22"/>
          <w:lang w:val="en-US"/>
        </w:rPr>
        <w:t xml:space="preserve"> already </w:t>
      </w:r>
      <w:r w:rsidR="00E365BE">
        <w:rPr>
          <w:rFonts w:ascii="Times New Roman" w:hAnsi="Times New Roman" w:cs="Times New Roman"/>
          <w:color w:val="auto"/>
          <w:sz w:val="22"/>
          <w:szCs w:val="22"/>
          <w:lang w:val="en-US"/>
        </w:rPr>
        <w:t xml:space="preserve">become </w:t>
      </w:r>
      <w:r w:rsidRPr="007B354F">
        <w:rPr>
          <w:rFonts w:ascii="Times New Roman" w:hAnsi="Times New Roman" w:cs="Times New Roman"/>
          <w:color w:val="auto"/>
          <w:sz w:val="22"/>
          <w:szCs w:val="22"/>
          <w:lang w:val="en-US"/>
        </w:rPr>
        <w:t xml:space="preserve">rare </w:t>
      </w:r>
      <w:r w:rsidR="004D66AF">
        <w:rPr>
          <w:rFonts w:ascii="Times New Roman" w:hAnsi="Times New Roman" w:cs="Times New Roman"/>
          <w:color w:val="auto"/>
          <w:sz w:val="22"/>
          <w:szCs w:val="22"/>
          <w:lang w:val="en-US"/>
        </w:rPr>
        <w:t>[6</w:t>
      </w:r>
      <w:r w:rsidR="009C50D7">
        <w:rPr>
          <w:rFonts w:ascii="Times New Roman" w:hAnsi="Times New Roman" w:cs="Times New Roman"/>
          <w:color w:val="auto"/>
          <w:sz w:val="22"/>
          <w:szCs w:val="22"/>
          <w:lang w:val="en-US"/>
        </w:rPr>
        <w:t>3</w:t>
      </w:r>
      <w:r w:rsidR="004D66AF">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w:t>
      </w:r>
    </w:p>
    <w:p w14:paraId="78D4828A" w14:textId="70BBCD47" w:rsidR="00B46C84" w:rsidRDefault="00F6740E" w:rsidP="00F769C0">
      <w:pPr>
        <w:pStyle w:val="Default"/>
        <w:spacing w:line="360" w:lineRule="auto"/>
        <w:ind w:firstLine="284"/>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The catch history</w:t>
      </w:r>
      <w:r w:rsidR="005E2A20">
        <w:rPr>
          <w:rFonts w:ascii="Times New Roman" w:hAnsi="Times New Roman" w:cs="Times New Roman"/>
          <w:color w:val="auto"/>
          <w:sz w:val="22"/>
          <w:szCs w:val="22"/>
          <w:lang w:val="en-US"/>
        </w:rPr>
        <w:t xml:space="preserve"> of </w:t>
      </w:r>
      <w:r w:rsidR="008B62DF">
        <w:rPr>
          <w:rFonts w:ascii="Times New Roman" w:hAnsi="Times New Roman" w:cs="Times New Roman"/>
          <w:color w:val="auto"/>
          <w:sz w:val="22"/>
          <w:szCs w:val="22"/>
          <w:lang w:val="en-US"/>
        </w:rPr>
        <w:t xml:space="preserve">the </w:t>
      </w:r>
      <w:r w:rsidR="005E2A20">
        <w:rPr>
          <w:rFonts w:ascii="Times New Roman" w:hAnsi="Times New Roman" w:cs="Times New Roman"/>
          <w:color w:val="auto"/>
          <w:sz w:val="22"/>
          <w:szCs w:val="22"/>
          <w:lang w:val="en-US"/>
        </w:rPr>
        <w:t>SRW</w:t>
      </w:r>
      <w:r>
        <w:rPr>
          <w:rFonts w:ascii="Times New Roman" w:hAnsi="Times New Roman" w:cs="Times New Roman"/>
          <w:color w:val="auto"/>
          <w:sz w:val="22"/>
          <w:szCs w:val="22"/>
          <w:lang w:val="en-US"/>
        </w:rPr>
        <w:t xml:space="preserve"> </w:t>
      </w:r>
      <w:r w:rsidR="00337D9D">
        <w:rPr>
          <w:rFonts w:ascii="Times New Roman" w:hAnsi="Times New Roman" w:cs="Times New Roman"/>
          <w:color w:val="auto"/>
          <w:sz w:val="22"/>
          <w:szCs w:val="22"/>
          <w:lang w:val="en-US"/>
        </w:rPr>
        <w:t xml:space="preserve">from </w:t>
      </w:r>
      <w:r w:rsidR="00337D9D" w:rsidRPr="00337D9D">
        <w:rPr>
          <w:rFonts w:ascii="Times New Roman" w:hAnsi="Times New Roman" w:cs="Times New Roman"/>
          <w:color w:val="auto"/>
          <w:sz w:val="22"/>
          <w:szCs w:val="22"/>
          <w:lang w:val="en-US"/>
        </w:rPr>
        <w:t xml:space="preserve">the </w:t>
      </w:r>
      <w:r w:rsidR="00E00E6B">
        <w:rPr>
          <w:rFonts w:ascii="Times New Roman" w:hAnsi="Times New Roman" w:cs="Times New Roman"/>
          <w:color w:val="auto"/>
          <w:sz w:val="22"/>
          <w:szCs w:val="22"/>
          <w:lang w:val="en-US"/>
        </w:rPr>
        <w:t>south</w:t>
      </w:r>
      <w:r w:rsidR="006A216D" w:rsidRPr="00337D9D">
        <w:rPr>
          <w:rFonts w:ascii="Times New Roman" w:hAnsi="Times New Roman" w:cs="Times New Roman"/>
          <w:color w:val="auto"/>
          <w:sz w:val="22"/>
          <w:szCs w:val="22"/>
          <w:lang w:val="en-US"/>
        </w:rPr>
        <w:t>western</w:t>
      </w:r>
      <w:r w:rsidR="006A216D">
        <w:rPr>
          <w:rFonts w:ascii="Times New Roman" w:hAnsi="Times New Roman" w:cs="Times New Roman"/>
          <w:color w:val="auto"/>
          <w:sz w:val="22"/>
          <w:szCs w:val="22"/>
          <w:lang w:val="en-US"/>
        </w:rPr>
        <w:t xml:space="preserve"> </w:t>
      </w:r>
      <w:r w:rsidR="00337D9D" w:rsidRPr="00337D9D">
        <w:rPr>
          <w:rFonts w:ascii="Times New Roman" w:hAnsi="Times New Roman" w:cs="Times New Roman"/>
          <w:color w:val="auto"/>
          <w:sz w:val="22"/>
          <w:szCs w:val="22"/>
          <w:lang w:val="en-US"/>
        </w:rPr>
        <w:t xml:space="preserve">Atlantic Ocean </w:t>
      </w:r>
      <w:r w:rsidR="00276074">
        <w:rPr>
          <w:rFonts w:ascii="Times New Roman" w:hAnsi="Times New Roman" w:cs="Times New Roman"/>
          <w:color w:val="auto"/>
          <w:sz w:val="22"/>
          <w:szCs w:val="22"/>
          <w:lang w:val="en-US"/>
        </w:rPr>
        <w:t xml:space="preserve">(Fig. 1) </w:t>
      </w:r>
      <w:r w:rsidR="00360A24">
        <w:rPr>
          <w:rFonts w:ascii="Times New Roman" w:hAnsi="Times New Roman" w:cs="Times New Roman"/>
          <w:color w:val="auto"/>
          <w:sz w:val="22"/>
          <w:szCs w:val="22"/>
          <w:lang w:val="en-US"/>
        </w:rPr>
        <w:t>w</w:t>
      </w:r>
      <w:r w:rsidR="00F13ACD">
        <w:rPr>
          <w:rFonts w:ascii="Times New Roman" w:hAnsi="Times New Roman" w:cs="Times New Roman"/>
          <w:color w:val="auto"/>
          <w:sz w:val="22"/>
          <w:szCs w:val="22"/>
          <w:lang w:val="en-US"/>
        </w:rPr>
        <w:t>as</w:t>
      </w:r>
      <w:r w:rsidR="00360A24">
        <w:rPr>
          <w:rFonts w:ascii="Times New Roman" w:hAnsi="Times New Roman" w:cs="Times New Roman"/>
          <w:color w:val="auto"/>
          <w:sz w:val="22"/>
          <w:szCs w:val="22"/>
          <w:lang w:val="en-US"/>
        </w:rPr>
        <w:t xml:space="preserve"> </w:t>
      </w:r>
      <w:r w:rsidR="002A1A3B">
        <w:rPr>
          <w:rFonts w:ascii="Times New Roman" w:hAnsi="Times New Roman" w:cs="Times New Roman"/>
          <w:color w:val="auto"/>
          <w:sz w:val="22"/>
          <w:szCs w:val="22"/>
          <w:lang w:val="en-US"/>
        </w:rPr>
        <w:t>reconstructed</w:t>
      </w:r>
      <w:r w:rsidR="00360A24">
        <w:rPr>
          <w:rFonts w:ascii="Times New Roman" w:hAnsi="Times New Roman" w:cs="Times New Roman"/>
          <w:color w:val="auto"/>
          <w:sz w:val="22"/>
          <w:szCs w:val="22"/>
          <w:lang w:val="en-US"/>
        </w:rPr>
        <w:t xml:space="preserve"> </w:t>
      </w:r>
      <w:r w:rsidR="00C22083">
        <w:rPr>
          <w:rFonts w:ascii="Times New Roman" w:hAnsi="Times New Roman" w:cs="Times New Roman"/>
          <w:color w:val="auto"/>
          <w:sz w:val="22"/>
          <w:szCs w:val="22"/>
          <w:lang w:val="en-US"/>
        </w:rPr>
        <w:t xml:space="preserve">by combining </w:t>
      </w:r>
      <w:r w:rsidR="00FF4AF9">
        <w:rPr>
          <w:rFonts w:ascii="Times New Roman" w:hAnsi="Times New Roman" w:cs="Times New Roman"/>
          <w:color w:val="auto"/>
          <w:sz w:val="22"/>
          <w:szCs w:val="22"/>
          <w:lang w:val="en-US"/>
        </w:rPr>
        <w:t>information from the following source</w:t>
      </w:r>
      <w:r w:rsidR="005E2A20">
        <w:rPr>
          <w:rFonts w:ascii="Times New Roman" w:hAnsi="Times New Roman" w:cs="Times New Roman"/>
          <w:color w:val="auto"/>
          <w:sz w:val="22"/>
          <w:szCs w:val="22"/>
          <w:lang w:val="en-US"/>
        </w:rPr>
        <w:t>s</w:t>
      </w:r>
      <w:r w:rsidR="00FF4AF9">
        <w:rPr>
          <w:rFonts w:ascii="Times New Roman" w:hAnsi="Times New Roman" w:cs="Times New Roman"/>
          <w:color w:val="auto"/>
          <w:sz w:val="22"/>
          <w:szCs w:val="22"/>
          <w:lang w:val="en-US"/>
        </w:rPr>
        <w:t>:</w:t>
      </w:r>
    </w:p>
    <w:p w14:paraId="53AAD5E0" w14:textId="4ECA1D21" w:rsidR="00206AC9" w:rsidRPr="00B85037" w:rsidRDefault="00AD5A58" w:rsidP="00F769C0">
      <w:pPr>
        <w:pStyle w:val="Default"/>
        <w:numPr>
          <w:ilvl w:val="0"/>
          <w:numId w:val="2"/>
        </w:numPr>
        <w:spacing w:line="360" w:lineRule="auto"/>
        <w:ind w:left="0" w:firstLine="0"/>
        <w:rPr>
          <w:rFonts w:ascii="Times New Roman" w:hAnsi="Times New Roman" w:cs="Times New Roman"/>
          <w:color w:val="auto"/>
          <w:sz w:val="22"/>
          <w:szCs w:val="22"/>
          <w:lang w:val="en-US"/>
        </w:rPr>
      </w:pPr>
      <w:r w:rsidRPr="00BA796D">
        <w:rPr>
          <w:rFonts w:ascii="Times New Roman" w:hAnsi="Times New Roman" w:cs="Times New Roman"/>
          <w:i/>
          <w:iCs/>
          <w:color w:val="auto"/>
          <w:sz w:val="22"/>
          <w:szCs w:val="22"/>
          <w:lang w:val="en-US"/>
        </w:rPr>
        <w:t>A</w:t>
      </w:r>
      <w:r w:rsidR="00EE2449" w:rsidRPr="00BA796D">
        <w:rPr>
          <w:rFonts w:ascii="Times New Roman" w:hAnsi="Times New Roman" w:cs="Times New Roman"/>
          <w:i/>
          <w:iCs/>
          <w:color w:val="auto"/>
          <w:sz w:val="22"/>
          <w:szCs w:val="22"/>
          <w:lang w:val="en-US"/>
        </w:rPr>
        <w:t xml:space="preserve">n extensive </w:t>
      </w:r>
      <w:r w:rsidR="00337D9D" w:rsidRPr="00BA796D">
        <w:rPr>
          <w:rFonts w:ascii="Times New Roman" w:hAnsi="Times New Roman" w:cs="Times New Roman"/>
          <w:i/>
          <w:iCs/>
          <w:color w:val="auto"/>
          <w:sz w:val="22"/>
          <w:szCs w:val="22"/>
          <w:lang w:val="en-US"/>
        </w:rPr>
        <w:t>revi</w:t>
      </w:r>
      <w:r w:rsidR="002015C5" w:rsidRPr="00BA796D">
        <w:rPr>
          <w:rFonts w:ascii="Times New Roman" w:hAnsi="Times New Roman" w:cs="Times New Roman"/>
          <w:i/>
          <w:iCs/>
          <w:color w:val="auto"/>
          <w:sz w:val="22"/>
          <w:szCs w:val="22"/>
          <w:lang w:val="en-US"/>
        </w:rPr>
        <w:t>ew</w:t>
      </w:r>
      <w:r w:rsidR="00337D9D" w:rsidRPr="00BA796D">
        <w:rPr>
          <w:rFonts w:ascii="Times New Roman" w:hAnsi="Times New Roman" w:cs="Times New Roman"/>
          <w:i/>
          <w:iCs/>
          <w:color w:val="auto"/>
          <w:sz w:val="22"/>
          <w:szCs w:val="22"/>
          <w:lang w:val="en-US"/>
        </w:rPr>
        <w:t xml:space="preserve"> of </w:t>
      </w:r>
      <w:r w:rsidR="006265C4" w:rsidRPr="00BA796D">
        <w:rPr>
          <w:rFonts w:ascii="Times New Roman" w:hAnsi="Times New Roman" w:cs="Times New Roman"/>
          <w:i/>
          <w:iCs/>
          <w:color w:val="auto"/>
          <w:sz w:val="22"/>
          <w:szCs w:val="22"/>
          <w:lang w:val="en-US"/>
        </w:rPr>
        <w:t>p</w:t>
      </w:r>
      <w:r w:rsidR="007A69C3" w:rsidRPr="00BA796D">
        <w:rPr>
          <w:rFonts w:ascii="Times New Roman" w:hAnsi="Times New Roman" w:cs="Times New Roman"/>
          <w:i/>
          <w:iCs/>
          <w:color w:val="auto"/>
          <w:sz w:val="22"/>
          <w:szCs w:val="22"/>
          <w:lang w:val="en-US"/>
        </w:rPr>
        <w:t>ublish</w:t>
      </w:r>
      <w:r w:rsidR="00861CB8" w:rsidRPr="00BA796D">
        <w:rPr>
          <w:rFonts w:ascii="Times New Roman" w:hAnsi="Times New Roman" w:cs="Times New Roman"/>
          <w:i/>
          <w:iCs/>
          <w:color w:val="auto"/>
          <w:sz w:val="22"/>
          <w:szCs w:val="22"/>
          <w:lang w:val="en-US"/>
        </w:rPr>
        <w:t>ed</w:t>
      </w:r>
      <w:r w:rsidR="007A69C3" w:rsidRPr="00BA796D">
        <w:rPr>
          <w:rFonts w:ascii="Times New Roman" w:hAnsi="Times New Roman" w:cs="Times New Roman"/>
          <w:i/>
          <w:iCs/>
          <w:color w:val="auto"/>
          <w:sz w:val="22"/>
          <w:szCs w:val="22"/>
          <w:lang w:val="en-US"/>
        </w:rPr>
        <w:t xml:space="preserve"> </w:t>
      </w:r>
      <w:r w:rsidR="00C77248" w:rsidRPr="00BA796D">
        <w:rPr>
          <w:rFonts w:ascii="Times New Roman" w:hAnsi="Times New Roman" w:cs="Times New Roman"/>
          <w:i/>
          <w:iCs/>
          <w:color w:val="auto"/>
          <w:sz w:val="22"/>
          <w:szCs w:val="22"/>
          <w:lang w:val="en-US"/>
        </w:rPr>
        <w:t>articles</w:t>
      </w:r>
      <w:r w:rsidR="00B46C84" w:rsidRPr="00BA796D">
        <w:rPr>
          <w:rFonts w:ascii="Times New Roman" w:hAnsi="Times New Roman" w:cs="Times New Roman"/>
          <w:i/>
          <w:iCs/>
          <w:color w:val="auto"/>
          <w:sz w:val="22"/>
          <w:szCs w:val="22"/>
          <w:lang w:val="en-US"/>
        </w:rPr>
        <w:t xml:space="preserve">, </w:t>
      </w:r>
      <w:r w:rsidR="00E12677" w:rsidRPr="00BA796D">
        <w:rPr>
          <w:rFonts w:ascii="Times New Roman" w:hAnsi="Times New Roman" w:cs="Times New Roman"/>
          <w:i/>
          <w:iCs/>
          <w:color w:val="auto"/>
          <w:sz w:val="22"/>
          <w:szCs w:val="22"/>
          <w:lang w:val="en-US"/>
        </w:rPr>
        <w:t>books,</w:t>
      </w:r>
      <w:r w:rsidR="00B46C84" w:rsidRPr="00BA796D">
        <w:rPr>
          <w:rFonts w:ascii="Times New Roman" w:hAnsi="Times New Roman" w:cs="Times New Roman"/>
          <w:i/>
          <w:iCs/>
          <w:color w:val="auto"/>
          <w:sz w:val="22"/>
          <w:szCs w:val="22"/>
          <w:lang w:val="en-US"/>
        </w:rPr>
        <w:t xml:space="preserve"> and thes</w:t>
      </w:r>
      <w:r w:rsidR="004E723E" w:rsidRPr="00BA796D">
        <w:rPr>
          <w:rFonts w:ascii="Times New Roman" w:hAnsi="Times New Roman" w:cs="Times New Roman"/>
          <w:i/>
          <w:iCs/>
          <w:color w:val="auto"/>
          <w:sz w:val="22"/>
          <w:szCs w:val="22"/>
          <w:lang w:val="en-US"/>
        </w:rPr>
        <w:t>e</w:t>
      </w:r>
      <w:r w:rsidR="00B46C84" w:rsidRPr="00BA796D">
        <w:rPr>
          <w:rFonts w:ascii="Times New Roman" w:hAnsi="Times New Roman" w:cs="Times New Roman"/>
          <w:i/>
          <w:iCs/>
          <w:color w:val="auto"/>
          <w:sz w:val="22"/>
          <w:szCs w:val="22"/>
          <w:lang w:val="en-US"/>
        </w:rPr>
        <w:t>s</w:t>
      </w:r>
      <w:r w:rsidR="00E12677" w:rsidRPr="00B85037">
        <w:rPr>
          <w:rFonts w:ascii="Times New Roman" w:hAnsi="Times New Roman" w:cs="Times New Roman"/>
          <w:color w:val="auto"/>
          <w:sz w:val="22"/>
          <w:szCs w:val="22"/>
          <w:lang w:val="en-US"/>
        </w:rPr>
        <w:t>.</w:t>
      </w:r>
      <w:r w:rsidR="000B277C" w:rsidRPr="00B85037">
        <w:rPr>
          <w:rFonts w:ascii="Times New Roman" w:hAnsi="Times New Roman" w:cs="Times New Roman"/>
          <w:color w:val="auto"/>
          <w:sz w:val="22"/>
          <w:szCs w:val="22"/>
          <w:lang w:val="en-US"/>
        </w:rPr>
        <w:t xml:space="preserve"> </w:t>
      </w:r>
      <w:r w:rsidR="00032E85" w:rsidRPr="00B85037">
        <w:rPr>
          <w:rFonts w:ascii="Times New Roman" w:hAnsi="Times New Roman" w:cs="Times New Roman"/>
          <w:color w:val="auto"/>
          <w:sz w:val="22"/>
          <w:szCs w:val="22"/>
          <w:lang w:val="en-US"/>
        </w:rPr>
        <w:t>Partial c</w:t>
      </w:r>
      <w:r w:rsidR="000B277C" w:rsidRPr="00B85037">
        <w:rPr>
          <w:rFonts w:ascii="Times New Roman" w:hAnsi="Times New Roman" w:cs="Times New Roman"/>
          <w:color w:val="auto"/>
          <w:sz w:val="22"/>
          <w:szCs w:val="22"/>
          <w:lang w:val="en-US"/>
        </w:rPr>
        <w:t>atch reconstructions are available for different fleets</w:t>
      </w:r>
      <w:r w:rsidR="00B85037" w:rsidRPr="00B85037">
        <w:rPr>
          <w:rFonts w:ascii="Times New Roman" w:hAnsi="Times New Roman" w:cs="Times New Roman"/>
          <w:color w:val="auto"/>
          <w:sz w:val="22"/>
          <w:szCs w:val="22"/>
          <w:lang w:val="en-US"/>
        </w:rPr>
        <w:t xml:space="preserve">, </w:t>
      </w:r>
      <w:r w:rsidR="001B6FC2">
        <w:rPr>
          <w:rFonts w:ascii="Times New Roman" w:hAnsi="Times New Roman" w:cs="Times New Roman"/>
          <w:color w:val="auto"/>
          <w:sz w:val="22"/>
          <w:szCs w:val="22"/>
          <w:lang w:val="en-US"/>
        </w:rPr>
        <w:t xml:space="preserve">but vary </w:t>
      </w:r>
      <w:r w:rsidR="00B85037" w:rsidRPr="00B85037">
        <w:rPr>
          <w:rFonts w:ascii="Times New Roman" w:hAnsi="Times New Roman" w:cs="Times New Roman"/>
          <w:color w:val="auto"/>
          <w:sz w:val="22"/>
          <w:szCs w:val="22"/>
          <w:lang w:val="en-US"/>
        </w:rPr>
        <w:t>in completeness and in the information tabulated.</w:t>
      </w:r>
      <w:r w:rsidR="00B85037">
        <w:rPr>
          <w:rFonts w:ascii="Times New Roman" w:hAnsi="Times New Roman" w:cs="Times New Roman"/>
          <w:color w:val="auto"/>
          <w:sz w:val="22"/>
          <w:szCs w:val="22"/>
          <w:lang w:val="en-US"/>
        </w:rPr>
        <w:t xml:space="preserve"> </w:t>
      </w:r>
      <w:r w:rsidR="009C6E13" w:rsidRPr="00B85037">
        <w:rPr>
          <w:rFonts w:ascii="Times New Roman" w:hAnsi="Times New Roman" w:cs="Times New Roman"/>
          <w:color w:val="auto"/>
          <w:sz w:val="22"/>
          <w:szCs w:val="22"/>
          <w:lang w:val="en-US"/>
        </w:rPr>
        <w:t xml:space="preserve">The whaling operation </w:t>
      </w:r>
      <w:r w:rsidR="0012103A" w:rsidRPr="00B85037">
        <w:rPr>
          <w:rFonts w:ascii="Times New Roman" w:hAnsi="Times New Roman" w:cs="Times New Roman"/>
          <w:color w:val="auto"/>
          <w:sz w:val="22"/>
          <w:szCs w:val="22"/>
          <w:lang w:val="en-US"/>
        </w:rPr>
        <w:t>along</w:t>
      </w:r>
      <w:r w:rsidR="009C6E13" w:rsidRPr="00B85037">
        <w:rPr>
          <w:rFonts w:ascii="Times New Roman" w:hAnsi="Times New Roman" w:cs="Times New Roman"/>
          <w:color w:val="auto"/>
          <w:sz w:val="22"/>
          <w:szCs w:val="22"/>
          <w:lang w:val="en-US"/>
        </w:rPr>
        <w:t xml:space="preserve"> </w:t>
      </w:r>
      <w:r w:rsidR="0012103A" w:rsidRPr="00B85037">
        <w:rPr>
          <w:rFonts w:ascii="Times New Roman" w:hAnsi="Times New Roman" w:cs="Times New Roman"/>
          <w:color w:val="auto"/>
          <w:sz w:val="22"/>
          <w:szCs w:val="22"/>
          <w:lang w:val="en-US"/>
        </w:rPr>
        <w:t>the coast of Brazil</w:t>
      </w:r>
      <w:r w:rsidR="009C6E13" w:rsidRPr="00B85037">
        <w:rPr>
          <w:rFonts w:ascii="Times New Roman" w:hAnsi="Times New Roman" w:cs="Times New Roman"/>
          <w:color w:val="auto"/>
          <w:sz w:val="22"/>
          <w:szCs w:val="22"/>
          <w:lang w:val="en-US"/>
        </w:rPr>
        <w:t xml:space="preserve"> was </w:t>
      </w:r>
      <w:r w:rsidR="00494A6D">
        <w:rPr>
          <w:rFonts w:ascii="Times New Roman" w:hAnsi="Times New Roman" w:cs="Times New Roman"/>
          <w:color w:val="auto"/>
          <w:sz w:val="22"/>
          <w:szCs w:val="22"/>
          <w:lang w:val="en-US"/>
        </w:rPr>
        <w:t xml:space="preserve">initially </w:t>
      </w:r>
      <w:r w:rsidR="00FB1AE6" w:rsidRPr="00B85037">
        <w:rPr>
          <w:rFonts w:ascii="Times New Roman" w:hAnsi="Times New Roman" w:cs="Times New Roman"/>
          <w:color w:val="auto"/>
          <w:sz w:val="22"/>
          <w:szCs w:val="22"/>
          <w:lang w:val="en-US"/>
        </w:rPr>
        <w:t>revi</w:t>
      </w:r>
      <w:r w:rsidR="00494A6D">
        <w:rPr>
          <w:rFonts w:ascii="Times New Roman" w:hAnsi="Times New Roman" w:cs="Times New Roman"/>
          <w:color w:val="auto"/>
          <w:sz w:val="22"/>
          <w:szCs w:val="22"/>
          <w:lang w:val="en-US"/>
        </w:rPr>
        <w:t>ewed</w:t>
      </w:r>
      <w:r w:rsidR="00FB1AE6" w:rsidRPr="00B85037">
        <w:rPr>
          <w:rFonts w:ascii="Times New Roman" w:hAnsi="Times New Roman" w:cs="Times New Roman"/>
          <w:color w:val="auto"/>
          <w:sz w:val="22"/>
          <w:szCs w:val="22"/>
          <w:lang w:val="en-US"/>
        </w:rPr>
        <w:t xml:space="preserve"> by Ellis </w:t>
      </w:r>
      <w:r w:rsidR="0005735B">
        <w:rPr>
          <w:rFonts w:ascii="Times New Roman" w:hAnsi="Times New Roman" w:cs="Times New Roman"/>
          <w:color w:val="auto"/>
          <w:sz w:val="22"/>
          <w:szCs w:val="22"/>
          <w:lang w:val="en-US"/>
        </w:rPr>
        <w:t>[</w:t>
      </w:r>
      <w:r w:rsidR="00136210">
        <w:rPr>
          <w:rFonts w:ascii="Times New Roman" w:hAnsi="Times New Roman" w:cs="Times New Roman"/>
          <w:color w:val="auto"/>
          <w:sz w:val="22"/>
          <w:szCs w:val="22"/>
          <w:lang w:val="en-US"/>
        </w:rPr>
        <w:t>6</w:t>
      </w:r>
      <w:r w:rsidR="00A4682F">
        <w:rPr>
          <w:rFonts w:ascii="Times New Roman" w:hAnsi="Times New Roman" w:cs="Times New Roman"/>
          <w:color w:val="auto"/>
          <w:sz w:val="22"/>
          <w:szCs w:val="22"/>
          <w:lang w:val="en-US"/>
        </w:rPr>
        <w:t>4</w:t>
      </w:r>
      <w:r w:rsidR="00136210">
        <w:rPr>
          <w:rFonts w:ascii="Times New Roman" w:hAnsi="Times New Roman" w:cs="Times New Roman"/>
          <w:color w:val="auto"/>
          <w:sz w:val="22"/>
          <w:szCs w:val="22"/>
          <w:lang w:val="en-US"/>
        </w:rPr>
        <w:t>,6</w:t>
      </w:r>
      <w:r w:rsidR="00A4682F">
        <w:rPr>
          <w:rFonts w:ascii="Times New Roman" w:hAnsi="Times New Roman" w:cs="Times New Roman"/>
          <w:color w:val="auto"/>
          <w:sz w:val="22"/>
          <w:szCs w:val="22"/>
          <w:lang w:val="en-US"/>
        </w:rPr>
        <w:t>5</w:t>
      </w:r>
      <w:r w:rsidR="0005735B">
        <w:rPr>
          <w:rFonts w:ascii="Times New Roman" w:hAnsi="Times New Roman" w:cs="Times New Roman"/>
          <w:color w:val="auto"/>
          <w:sz w:val="22"/>
          <w:szCs w:val="22"/>
          <w:lang w:val="en-US"/>
        </w:rPr>
        <w:t>]</w:t>
      </w:r>
      <w:r w:rsidR="00B44408" w:rsidRPr="00B85037">
        <w:rPr>
          <w:rFonts w:ascii="Times New Roman" w:hAnsi="Times New Roman" w:cs="Times New Roman"/>
          <w:color w:val="auto"/>
          <w:sz w:val="22"/>
          <w:szCs w:val="22"/>
          <w:lang w:val="en-US"/>
        </w:rPr>
        <w:t xml:space="preserve"> </w:t>
      </w:r>
      <w:r w:rsidR="00E15839" w:rsidRPr="00B85037">
        <w:rPr>
          <w:rFonts w:ascii="Times New Roman" w:hAnsi="Times New Roman" w:cs="Times New Roman"/>
          <w:color w:val="auto"/>
          <w:sz w:val="22"/>
          <w:szCs w:val="22"/>
          <w:lang w:val="en-US"/>
        </w:rPr>
        <w:t xml:space="preserve">and </w:t>
      </w:r>
      <w:r w:rsidR="005001B6">
        <w:rPr>
          <w:rFonts w:ascii="Times New Roman" w:hAnsi="Times New Roman" w:cs="Times New Roman"/>
          <w:color w:val="auto"/>
          <w:sz w:val="22"/>
          <w:szCs w:val="22"/>
          <w:lang w:val="en-US"/>
        </w:rPr>
        <w:t xml:space="preserve">subsequently </w:t>
      </w:r>
      <w:r w:rsidR="00E15839" w:rsidRPr="00B85037">
        <w:rPr>
          <w:rFonts w:ascii="Times New Roman" w:hAnsi="Times New Roman" w:cs="Times New Roman"/>
          <w:color w:val="auto"/>
          <w:sz w:val="22"/>
          <w:szCs w:val="22"/>
          <w:lang w:val="en-US"/>
        </w:rPr>
        <w:t xml:space="preserve">by </w:t>
      </w:r>
      <w:r w:rsidR="00A54C85" w:rsidRPr="00B85037">
        <w:rPr>
          <w:rFonts w:ascii="Times New Roman" w:hAnsi="Times New Roman" w:cs="Times New Roman"/>
          <w:color w:val="auto"/>
          <w:sz w:val="22"/>
          <w:szCs w:val="22"/>
          <w:lang w:val="en-US"/>
        </w:rPr>
        <w:t xml:space="preserve">Palazzo &amp; Carter </w:t>
      </w:r>
      <w:r w:rsidR="00783DEB">
        <w:rPr>
          <w:rFonts w:ascii="Times New Roman" w:hAnsi="Times New Roman" w:cs="Times New Roman"/>
          <w:color w:val="auto"/>
          <w:sz w:val="22"/>
          <w:szCs w:val="22"/>
          <w:lang w:val="en-US"/>
        </w:rPr>
        <w:t>[6</w:t>
      </w:r>
      <w:r w:rsidR="007F5AB3">
        <w:rPr>
          <w:rFonts w:ascii="Times New Roman" w:hAnsi="Times New Roman" w:cs="Times New Roman"/>
          <w:color w:val="auto"/>
          <w:sz w:val="22"/>
          <w:szCs w:val="22"/>
          <w:lang w:val="en-US"/>
        </w:rPr>
        <w:t>6</w:t>
      </w:r>
      <w:r w:rsidR="00783DEB">
        <w:rPr>
          <w:rFonts w:ascii="Times New Roman" w:hAnsi="Times New Roman" w:cs="Times New Roman"/>
          <w:color w:val="auto"/>
          <w:sz w:val="22"/>
          <w:szCs w:val="22"/>
          <w:lang w:val="en-US"/>
        </w:rPr>
        <w:t>]</w:t>
      </w:r>
      <w:r w:rsidR="009A355D" w:rsidRPr="00B85037">
        <w:rPr>
          <w:rFonts w:ascii="Times New Roman" w:hAnsi="Times New Roman" w:cs="Times New Roman"/>
          <w:color w:val="auto"/>
          <w:sz w:val="22"/>
          <w:szCs w:val="22"/>
          <w:lang w:val="en-US"/>
        </w:rPr>
        <w:t xml:space="preserve">. </w:t>
      </w:r>
      <w:r w:rsidR="00820128" w:rsidRPr="00B85037">
        <w:rPr>
          <w:rFonts w:ascii="Times New Roman" w:hAnsi="Times New Roman" w:cs="Times New Roman"/>
          <w:color w:val="auto"/>
          <w:sz w:val="22"/>
          <w:szCs w:val="22"/>
          <w:lang w:val="en-US"/>
        </w:rPr>
        <w:t>D</w:t>
      </w:r>
      <w:r w:rsidR="00DD5256" w:rsidRPr="00B85037">
        <w:rPr>
          <w:rFonts w:ascii="Times New Roman" w:hAnsi="Times New Roman" w:cs="Times New Roman"/>
          <w:color w:val="auto"/>
          <w:sz w:val="22"/>
          <w:szCs w:val="22"/>
          <w:lang w:val="en-US"/>
        </w:rPr>
        <w:t>u</w:t>
      </w:r>
      <w:r w:rsidR="00820128">
        <w:rPr>
          <w:rFonts w:ascii="Times New Roman" w:hAnsi="Times New Roman" w:cs="Times New Roman"/>
          <w:color w:val="auto"/>
          <w:sz w:val="22"/>
          <w:szCs w:val="22"/>
          <w:lang w:val="en-US"/>
        </w:rPr>
        <w:t xml:space="preserve"> </w:t>
      </w:r>
      <w:proofErr w:type="spellStart"/>
      <w:r w:rsidR="00032E85" w:rsidRPr="00B85037">
        <w:rPr>
          <w:rFonts w:ascii="Times New Roman" w:hAnsi="Times New Roman" w:cs="Times New Roman"/>
          <w:color w:val="auto"/>
          <w:sz w:val="22"/>
          <w:szCs w:val="22"/>
          <w:lang w:val="en-US"/>
        </w:rPr>
        <w:t>Pasquier</w:t>
      </w:r>
      <w:proofErr w:type="spellEnd"/>
      <w:r w:rsidR="00032E85" w:rsidRPr="00B85037">
        <w:rPr>
          <w:rFonts w:ascii="Times New Roman" w:hAnsi="Times New Roman" w:cs="Times New Roman"/>
          <w:color w:val="auto"/>
          <w:sz w:val="22"/>
          <w:szCs w:val="22"/>
          <w:lang w:val="en-US"/>
        </w:rPr>
        <w:t xml:space="preserve"> </w:t>
      </w:r>
      <w:r w:rsidR="00141A2C">
        <w:rPr>
          <w:rFonts w:ascii="Times New Roman" w:hAnsi="Times New Roman" w:cs="Times New Roman"/>
          <w:color w:val="auto"/>
          <w:sz w:val="22"/>
          <w:szCs w:val="22"/>
          <w:lang w:val="en-US"/>
        </w:rPr>
        <w:t>[4</w:t>
      </w:r>
      <w:r w:rsidR="00EC0E24">
        <w:rPr>
          <w:rFonts w:ascii="Times New Roman" w:hAnsi="Times New Roman" w:cs="Times New Roman"/>
          <w:color w:val="auto"/>
          <w:sz w:val="22"/>
          <w:szCs w:val="22"/>
          <w:lang w:val="en-US"/>
        </w:rPr>
        <w:t>7</w:t>
      </w:r>
      <w:r w:rsidR="00141A2C">
        <w:rPr>
          <w:rFonts w:ascii="Times New Roman" w:hAnsi="Times New Roman" w:cs="Times New Roman"/>
          <w:color w:val="auto"/>
          <w:sz w:val="22"/>
          <w:szCs w:val="22"/>
          <w:lang w:val="en-US"/>
        </w:rPr>
        <w:t>]</w:t>
      </w:r>
      <w:r w:rsidR="00032E85" w:rsidRPr="00B85037">
        <w:rPr>
          <w:rFonts w:ascii="Times New Roman" w:hAnsi="Times New Roman" w:cs="Times New Roman"/>
          <w:color w:val="auto"/>
          <w:sz w:val="22"/>
          <w:szCs w:val="22"/>
          <w:lang w:val="en-US"/>
        </w:rPr>
        <w:t xml:space="preserve"> </w:t>
      </w:r>
      <w:r w:rsidR="00813E43" w:rsidRPr="00B85037">
        <w:rPr>
          <w:rFonts w:ascii="Times New Roman" w:hAnsi="Times New Roman" w:cs="Times New Roman"/>
          <w:color w:val="auto"/>
          <w:sz w:val="22"/>
          <w:szCs w:val="22"/>
          <w:lang w:val="en-US"/>
        </w:rPr>
        <w:t>provided a list of whaling voyages for French whaling vessels</w:t>
      </w:r>
      <w:r w:rsidR="005D4829" w:rsidRPr="00B85037">
        <w:rPr>
          <w:rFonts w:ascii="Times New Roman" w:hAnsi="Times New Roman" w:cs="Times New Roman"/>
          <w:color w:val="auto"/>
          <w:sz w:val="22"/>
          <w:szCs w:val="22"/>
          <w:lang w:val="en-US"/>
        </w:rPr>
        <w:t xml:space="preserve">, including a detailed description of </w:t>
      </w:r>
      <w:r w:rsidR="00BC6DB7">
        <w:rPr>
          <w:rFonts w:ascii="Times New Roman" w:hAnsi="Times New Roman" w:cs="Times New Roman"/>
          <w:color w:val="auto"/>
          <w:sz w:val="22"/>
          <w:szCs w:val="22"/>
          <w:lang w:val="en-US"/>
        </w:rPr>
        <w:t xml:space="preserve">the </w:t>
      </w:r>
      <w:r w:rsidR="005D4829" w:rsidRPr="00B85037">
        <w:rPr>
          <w:rFonts w:ascii="Times New Roman" w:hAnsi="Times New Roman" w:cs="Times New Roman"/>
          <w:color w:val="auto"/>
          <w:sz w:val="22"/>
          <w:szCs w:val="22"/>
          <w:lang w:val="en-US"/>
        </w:rPr>
        <w:t xml:space="preserve">whales killed. </w:t>
      </w:r>
      <w:r w:rsidR="0034604C" w:rsidRPr="00B85037">
        <w:rPr>
          <w:rFonts w:ascii="Times New Roman" w:hAnsi="Times New Roman" w:cs="Times New Roman"/>
          <w:color w:val="auto"/>
          <w:sz w:val="22"/>
          <w:szCs w:val="22"/>
          <w:lang w:val="en-US"/>
        </w:rPr>
        <w:t>The whaling activities of</w:t>
      </w:r>
      <w:r w:rsidR="00594CE3" w:rsidRPr="00B85037">
        <w:rPr>
          <w:rFonts w:ascii="Times New Roman" w:hAnsi="Times New Roman" w:cs="Times New Roman"/>
          <w:color w:val="auto"/>
          <w:sz w:val="22"/>
          <w:szCs w:val="22"/>
          <w:lang w:val="en-US"/>
        </w:rPr>
        <w:t xml:space="preserve"> American, British, French, Spanish and Portuguese </w:t>
      </w:r>
      <w:r w:rsidR="00AD7E90">
        <w:rPr>
          <w:rFonts w:ascii="Times New Roman" w:hAnsi="Times New Roman" w:cs="Times New Roman"/>
          <w:color w:val="auto"/>
          <w:sz w:val="22"/>
          <w:szCs w:val="22"/>
          <w:lang w:val="en-US"/>
        </w:rPr>
        <w:t>fleets up to</w:t>
      </w:r>
      <w:r w:rsidR="00BB1947" w:rsidRPr="00B85037">
        <w:rPr>
          <w:rFonts w:ascii="Times New Roman" w:hAnsi="Times New Roman" w:cs="Times New Roman"/>
          <w:color w:val="auto"/>
          <w:sz w:val="22"/>
          <w:szCs w:val="22"/>
          <w:lang w:val="en-US"/>
        </w:rPr>
        <w:t xml:space="preserve"> the middle of the 18th century</w:t>
      </w:r>
      <w:r w:rsidR="00594CE3" w:rsidRPr="00B85037">
        <w:rPr>
          <w:rFonts w:ascii="Times New Roman" w:hAnsi="Times New Roman" w:cs="Times New Roman"/>
          <w:color w:val="auto"/>
          <w:sz w:val="22"/>
          <w:szCs w:val="22"/>
          <w:lang w:val="en-US"/>
        </w:rPr>
        <w:t xml:space="preserve"> </w:t>
      </w:r>
      <w:r w:rsidR="00817012" w:rsidRPr="00B85037">
        <w:rPr>
          <w:rFonts w:ascii="Times New Roman" w:hAnsi="Times New Roman" w:cs="Times New Roman"/>
          <w:color w:val="auto"/>
          <w:sz w:val="22"/>
          <w:szCs w:val="22"/>
          <w:lang w:val="en-US"/>
        </w:rPr>
        <w:t>was revi</w:t>
      </w:r>
      <w:r w:rsidR="00145C37">
        <w:rPr>
          <w:rFonts w:ascii="Times New Roman" w:hAnsi="Times New Roman" w:cs="Times New Roman"/>
          <w:color w:val="auto"/>
          <w:sz w:val="22"/>
          <w:szCs w:val="22"/>
          <w:lang w:val="en-US"/>
        </w:rPr>
        <w:t>ewed</w:t>
      </w:r>
      <w:r w:rsidR="00817012" w:rsidRPr="00B85037">
        <w:rPr>
          <w:rFonts w:ascii="Times New Roman" w:hAnsi="Times New Roman" w:cs="Times New Roman"/>
          <w:color w:val="auto"/>
          <w:sz w:val="22"/>
          <w:szCs w:val="22"/>
          <w:lang w:val="en-US"/>
        </w:rPr>
        <w:t xml:space="preserve"> by Richards </w:t>
      </w:r>
      <w:r w:rsidR="00A40CA0">
        <w:rPr>
          <w:rFonts w:ascii="Times New Roman" w:hAnsi="Times New Roman" w:cs="Times New Roman"/>
          <w:color w:val="auto"/>
          <w:sz w:val="22"/>
          <w:szCs w:val="22"/>
          <w:lang w:val="en-US"/>
        </w:rPr>
        <w:t>[2</w:t>
      </w:r>
      <w:r w:rsidR="00B151A1">
        <w:rPr>
          <w:rFonts w:ascii="Times New Roman" w:hAnsi="Times New Roman" w:cs="Times New Roman"/>
          <w:color w:val="auto"/>
          <w:sz w:val="22"/>
          <w:szCs w:val="22"/>
          <w:lang w:val="en-US"/>
        </w:rPr>
        <w:t>2</w:t>
      </w:r>
      <w:r w:rsidR="00A40CA0">
        <w:rPr>
          <w:rFonts w:ascii="Times New Roman" w:hAnsi="Times New Roman" w:cs="Times New Roman"/>
          <w:color w:val="auto"/>
          <w:sz w:val="22"/>
          <w:szCs w:val="22"/>
          <w:lang w:val="en-US"/>
        </w:rPr>
        <w:t>]</w:t>
      </w:r>
      <w:r w:rsidR="00817012" w:rsidRPr="00B85037">
        <w:rPr>
          <w:rFonts w:ascii="Times New Roman" w:hAnsi="Times New Roman" w:cs="Times New Roman"/>
          <w:color w:val="auto"/>
          <w:sz w:val="22"/>
          <w:szCs w:val="22"/>
          <w:lang w:val="en-US"/>
        </w:rPr>
        <w:t>.</w:t>
      </w:r>
      <w:r w:rsidR="00EB709A" w:rsidRPr="00B85037">
        <w:rPr>
          <w:rFonts w:ascii="Times New Roman" w:hAnsi="Times New Roman" w:cs="Times New Roman"/>
          <w:color w:val="auto"/>
          <w:sz w:val="22"/>
          <w:szCs w:val="22"/>
          <w:lang w:val="en-US"/>
        </w:rPr>
        <w:t xml:space="preserve"> </w:t>
      </w:r>
      <w:r w:rsidR="00B769BF">
        <w:rPr>
          <w:rFonts w:ascii="Times New Roman" w:hAnsi="Times New Roman" w:cs="Times New Roman"/>
          <w:color w:val="auto"/>
          <w:sz w:val="22"/>
          <w:szCs w:val="22"/>
          <w:lang w:val="en-US"/>
        </w:rPr>
        <w:t>Th</w:t>
      </w:r>
      <w:r w:rsidR="00145C37">
        <w:rPr>
          <w:rFonts w:ascii="Times New Roman" w:hAnsi="Times New Roman" w:cs="Times New Roman"/>
          <w:color w:val="auto"/>
          <w:sz w:val="22"/>
          <w:szCs w:val="22"/>
          <w:lang w:val="en-US"/>
        </w:rPr>
        <w:t>ese</w:t>
      </w:r>
      <w:r w:rsidR="00B769BF">
        <w:rPr>
          <w:rFonts w:ascii="Times New Roman" w:hAnsi="Times New Roman" w:cs="Times New Roman"/>
          <w:color w:val="auto"/>
          <w:sz w:val="22"/>
          <w:szCs w:val="22"/>
          <w:lang w:val="en-US"/>
        </w:rPr>
        <w:t xml:space="preserve"> data w</w:t>
      </w:r>
      <w:r w:rsidR="00145C37">
        <w:rPr>
          <w:rFonts w:ascii="Times New Roman" w:hAnsi="Times New Roman" w:cs="Times New Roman"/>
          <w:color w:val="auto"/>
          <w:sz w:val="22"/>
          <w:szCs w:val="22"/>
          <w:lang w:val="en-US"/>
        </w:rPr>
        <w:t>ere</w:t>
      </w:r>
      <w:r w:rsidR="00B769BF">
        <w:rPr>
          <w:rFonts w:ascii="Times New Roman" w:hAnsi="Times New Roman" w:cs="Times New Roman"/>
          <w:color w:val="auto"/>
          <w:sz w:val="22"/>
          <w:szCs w:val="22"/>
          <w:lang w:val="en-US"/>
        </w:rPr>
        <w:t xml:space="preserve"> assigned for the period 17</w:t>
      </w:r>
      <w:r w:rsidR="002A7FE0">
        <w:rPr>
          <w:rFonts w:ascii="Times New Roman" w:hAnsi="Times New Roman" w:cs="Times New Roman"/>
          <w:color w:val="auto"/>
          <w:sz w:val="22"/>
          <w:szCs w:val="22"/>
          <w:lang w:val="en-US"/>
        </w:rPr>
        <w:t>7</w:t>
      </w:r>
      <w:r w:rsidR="00B769BF">
        <w:rPr>
          <w:rFonts w:ascii="Times New Roman" w:hAnsi="Times New Roman" w:cs="Times New Roman"/>
          <w:color w:val="auto"/>
          <w:sz w:val="22"/>
          <w:szCs w:val="22"/>
          <w:lang w:val="en-US"/>
        </w:rPr>
        <w:t>2-181</w:t>
      </w:r>
      <w:r w:rsidR="0081066E">
        <w:rPr>
          <w:rFonts w:ascii="Times New Roman" w:hAnsi="Times New Roman" w:cs="Times New Roman"/>
          <w:color w:val="auto"/>
          <w:sz w:val="22"/>
          <w:szCs w:val="22"/>
          <w:lang w:val="en-US"/>
        </w:rPr>
        <w:t>2</w:t>
      </w:r>
      <w:r w:rsidR="00B769BF">
        <w:rPr>
          <w:rFonts w:ascii="Times New Roman" w:hAnsi="Times New Roman" w:cs="Times New Roman"/>
          <w:color w:val="auto"/>
          <w:sz w:val="22"/>
          <w:szCs w:val="22"/>
          <w:lang w:val="en-US"/>
        </w:rPr>
        <w:t xml:space="preserve">. </w:t>
      </w:r>
      <w:r w:rsidR="000A3623" w:rsidRPr="00B85037">
        <w:rPr>
          <w:rFonts w:ascii="Times New Roman" w:hAnsi="Times New Roman" w:cs="Times New Roman"/>
          <w:color w:val="auto"/>
          <w:sz w:val="22"/>
          <w:szCs w:val="22"/>
          <w:lang w:val="en-US"/>
        </w:rPr>
        <w:t xml:space="preserve">Additional </w:t>
      </w:r>
      <w:r w:rsidR="00C47999" w:rsidRPr="00B85037">
        <w:rPr>
          <w:rFonts w:ascii="Times New Roman" w:hAnsi="Times New Roman" w:cs="Times New Roman"/>
          <w:color w:val="auto"/>
          <w:sz w:val="22"/>
          <w:szCs w:val="22"/>
          <w:lang w:val="en-US"/>
        </w:rPr>
        <w:t>data</w:t>
      </w:r>
      <w:r w:rsidR="000A3623" w:rsidRPr="00B85037">
        <w:rPr>
          <w:rFonts w:ascii="Times New Roman" w:hAnsi="Times New Roman" w:cs="Times New Roman"/>
          <w:color w:val="auto"/>
          <w:sz w:val="22"/>
          <w:szCs w:val="22"/>
          <w:lang w:val="en-US"/>
        </w:rPr>
        <w:t xml:space="preserve"> were compiled </w:t>
      </w:r>
      <w:r w:rsidR="00BF1B05" w:rsidRPr="00B85037">
        <w:rPr>
          <w:rFonts w:ascii="Times New Roman" w:hAnsi="Times New Roman" w:cs="Times New Roman"/>
          <w:color w:val="auto"/>
          <w:sz w:val="22"/>
          <w:szCs w:val="22"/>
          <w:lang w:val="en-US"/>
        </w:rPr>
        <w:t xml:space="preserve">from </w:t>
      </w:r>
      <w:r w:rsidR="006B0F9C">
        <w:rPr>
          <w:rFonts w:ascii="Times New Roman" w:hAnsi="Times New Roman" w:cs="Times New Roman"/>
          <w:color w:val="auto"/>
          <w:sz w:val="22"/>
          <w:szCs w:val="22"/>
          <w:lang w:val="en-US"/>
        </w:rPr>
        <w:t>[</w:t>
      </w:r>
      <w:r w:rsidR="006B0F9C" w:rsidRPr="00BB03F6">
        <w:rPr>
          <w:rFonts w:ascii="Times New Roman" w:hAnsi="Times New Roman" w:cs="Times New Roman"/>
          <w:color w:val="auto"/>
          <w:sz w:val="22"/>
          <w:szCs w:val="22"/>
          <w:lang w:val="en-US"/>
        </w:rPr>
        <w:t>6</w:t>
      </w:r>
      <w:r w:rsidR="009A138B">
        <w:rPr>
          <w:rFonts w:ascii="Times New Roman" w:hAnsi="Times New Roman" w:cs="Times New Roman"/>
          <w:color w:val="auto"/>
          <w:sz w:val="22"/>
          <w:szCs w:val="22"/>
          <w:lang w:val="en-US"/>
        </w:rPr>
        <w:t>7</w:t>
      </w:r>
      <w:r w:rsidR="006B0F9C" w:rsidRPr="00BB03F6">
        <w:rPr>
          <w:rFonts w:ascii="Times New Roman" w:hAnsi="Times New Roman" w:cs="Times New Roman"/>
          <w:color w:val="auto"/>
          <w:sz w:val="22"/>
          <w:szCs w:val="22"/>
          <w:lang w:val="en-US"/>
        </w:rPr>
        <w:t>,6</w:t>
      </w:r>
      <w:r w:rsidR="009A138B">
        <w:rPr>
          <w:rFonts w:ascii="Times New Roman" w:hAnsi="Times New Roman" w:cs="Times New Roman"/>
          <w:color w:val="auto"/>
          <w:sz w:val="22"/>
          <w:szCs w:val="22"/>
          <w:lang w:val="en-US"/>
        </w:rPr>
        <w:t>8</w:t>
      </w:r>
      <w:r w:rsidR="006B0F9C" w:rsidRPr="00BB03F6">
        <w:rPr>
          <w:rFonts w:ascii="Times New Roman" w:hAnsi="Times New Roman" w:cs="Times New Roman"/>
          <w:color w:val="auto"/>
          <w:sz w:val="22"/>
          <w:szCs w:val="22"/>
          <w:lang w:val="en-US"/>
        </w:rPr>
        <w:t>,</w:t>
      </w:r>
      <w:r w:rsidR="009A138B">
        <w:rPr>
          <w:rFonts w:ascii="Times New Roman" w:hAnsi="Times New Roman" w:cs="Times New Roman"/>
          <w:color w:val="auto"/>
          <w:sz w:val="22"/>
          <w:szCs w:val="22"/>
          <w:lang w:val="en-US"/>
        </w:rPr>
        <w:t>69</w:t>
      </w:r>
      <w:r w:rsidR="006B0F9C" w:rsidRPr="00BB03F6">
        <w:rPr>
          <w:rFonts w:ascii="Times New Roman" w:hAnsi="Times New Roman" w:cs="Times New Roman"/>
          <w:color w:val="auto"/>
          <w:sz w:val="22"/>
          <w:szCs w:val="22"/>
          <w:lang w:val="en-US"/>
        </w:rPr>
        <w:t>,7</w:t>
      </w:r>
      <w:r w:rsidR="009A138B">
        <w:rPr>
          <w:rFonts w:ascii="Times New Roman" w:hAnsi="Times New Roman" w:cs="Times New Roman"/>
          <w:color w:val="auto"/>
          <w:sz w:val="22"/>
          <w:szCs w:val="22"/>
          <w:lang w:val="en-US"/>
        </w:rPr>
        <w:t>0</w:t>
      </w:r>
      <w:r w:rsidR="006B0F9C" w:rsidRPr="00BB03F6">
        <w:rPr>
          <w:rFonts w:ascii="Times New Roman" w:hAnsi="Times New Roman" w:cs="Times New Roman"/>
          <w:color w:val="auto"/>
          <w:sz w:val="22"/>
          <w:szCs w:val="22"/>
          <w:lang w:val="en-US"/>
        </w:rPr>
        <w:t>,7</w:t>
      </w:r>
      <w:r w:rsidR="009A138B">
        <w:rPr>
          <w:rFonts w:ascii="Times New Roman" w:hAnsi="Times New Roman" w:cs="Times New Roman"/>
          <w:color w:val="auto"/>
          <w:sz w:val="22"/>
          <w:szCs w:val="22"/>
          <w:lang w:val="en-US"/>
        </w:rPr>
        <w:t>1</w:t>
      </w:r>
      <w:r w:rsidR="006B0F9C" w:rsidRPr="00BB03F6">
        <w:rPr>
          <w:rFonts w:ascii="Times New Roman" w:hAnsi="Times New Roman" w:cs="Times New Roman"/>
          <w:color w:val="auto"/>
          <w:sz w:val="22"/>
          <w:szCs w:val="22"/>
          <w:lang w:val="en-US"/>
        </w:rPr>
        <w:t>,7</w:t>
      </w:r>
      <w:r w:rsidR="009A138B">
        <w:rPr>
          <w:rFonts w:ascii="Times New Roman" w:hAnsi="Times New Roman" w:cs="Times New Roman"/>
          <w:color w:val="auto"/>
          <w:sz w:val="22"/>
          <w:szCs w:val="22"/>
          <w:lang w:val="en-US"/>
        </w:rPr>
        <w:t>2</w:t>
      </w:r>
      <w:r w:rsidR="006B0F9C">
        <w:rPr>
          <w:rFonts w:ascii="Times New Roman" w:hAnsi="Times New Roman" w:cs="Times New Roman"/>
          <w:color w:val="auto"/>
          <w:sz w:val="22"/>
          <w:szCs w:val="22"/>
          <w:lang w:val="en-US"/>
        </w:rPr>
        <w:t>]</w:t>
      </w:r>
      <w:r w:rsidR="00127DA2" w:rsidRPr="00B85037">
        <w:rPr>
          <w:rFonts w:ascii="Times New Roman" w:hAnsi="Times New Roman" w:cs="Times New Roman"/>
          <w:color w:val="auto"/>
          <w:sz w:val="22"/>
          <w:szCs w:val="22"/>
          <w:lang w:val="en-US"/>
        </w:rPr>
        <w:t>.</w:t>
      </w:r>
    </w:p>
    <w:p w14:paraId="3BBB306A" w14:textId="49B1167C" w:rsidR="00224EA3" w:rsidRPr="002B1560" w:rsidRDefault="008C073E" w:rsidP="005B7FCE">
      <w:pPr>
        <w:pStyle w:val="Default"/>
        <w:numPr>
          <w:ilvl w:val="0"/>
          <w:numId w:val="2"/>
        </w:numPr>
        <w:shd w:val="clear" w:color="auto" w:fill="FFFFFF"/>
        <w:spacing w:line="360" w:lineRule="auto"/>
        <w:ind w:left="0" w:firstLine="0"/>
        <w:rPr>
          <w:rFonts w:ascii="Times New Roman" w:hAnsi="Times New Roman" w:cs="Times New Roman"/>
          <w:color w:val="auto"/>
          <w:sz w:val="22"/>
          <w:szCs w:val="22"/>
          <w:lang w:val="en-US"/>
        </w:rPr>
      </w:pPr>
      <w:r w:rsidRPr="00A2717B">
        <w:rPr>
          <w:rFonts w:ascii="Times New Roman" w:hAnsi="Times New Roman" w:cs="Times New Roman"/>
          <w:i/>
          <w:iCs/>
          <w:color w:val="auto"/>
          <w:sz w:val="22"/>
          <w:szCs w:val="22"/>
          <w:lang w:val="en-US"/>
        </w:rPr>
        <w:lastRenderedPageBreak/>
        <w:t xml:space="preserve">The database available </w:t>
      </w:r>
      <w:r w:rsidR="009F4E12" w:rsidRPr="00A2717B">
        <w:rPr>
          <w:rFonts w:ascii="Times New Roman" w:hAnsi="Times New Roman" w:cs="Times New Roman"/>
          <w:i/>
          <w:iCs/>
          <w:color w:val="auto"/>
          <w:sz w:val="22"/>
          <w:szCs w:val="22"/>
          <w:lang w:val="en-US"/>
        </w:rPr>
        <w:t>on the Whaling History website</w:t>
      </w:r>
      <w:r w:rsidR="009F4E12" w:rsidRPr="002B1560">
        <w:rPr>
          <w:rFonts w:ascii="Times New Roman" w:hAnsi="Times New Roman" w:cs="Times New Roman"/>
          <w:color w:val="auto"/>
          <w:sz w:val="22"/>
          <w:szCs w:val="22"/>
          <w:lang w:val="en-US"/>
        </w:rPr>
        <w:t xml:space="preserve"> </w:t>
      </w:r>
      <w:r w:rsidR="000D07B2" w:rsidRPr="002B1560">
        <w:rPr>
          <w:rFonts w:ascii="Times New Roman" w:hAnsi="Times New Roman" w:cs="Times New Roman"/>
          <w:color w:val="auto"/>
          <w:sz w:val="22"/>
          <w:szCs w:val="22"/>
          <w:lang w:val="en-US"/>
        </w:rPr>
        <w:t>(</w:t>
      </w:r>
      <w:hyperlink r:id="rId9" w:history="1">
        <w:r w:rsidR="002518C3" w:rsidRPr="002B1560">
          <w:rPr>
            <w:rStyle w:val="Hyperlink"/>
            <w:rFonts w:ascii="Times New Roman" w:hAnsi="Times New Roman" w:cs="Times New Roman"/>
            <w:sz w:val="22"/>
            <w:szCs w:val="22"/>
            <w:lang w:val="en-US"/>
          </w:rPr>
          <w:t>www.whalinghistory.org</w:t>
        </w:r>
      </w:hyperlink>
      <w:r w:rsidR="000D07B2" w:rsidRPr="002B1560">
        <w:rPr>
          <w:rFonts w:ascii="Times New Roman" w:hAnsi="Times New Roman" w:cs="Times New Roman"/>
          <w:color w:val="auto"/>
          <w:sz w:val="22"/>
          <w:szCs w:val="22"/>
          <w:lang w:val="en-US"/>
        </w:rPr>
        <w:t xml:space="preserve">). </w:t>
      </w:r>
      <w:r w:rsidR="001860CF" w:rsidRPr="002B1560">
        <w:rPr>
          <w:rFonts w:ascii="Times New Roman" w:hAnsi="Times New Roman" w:cs="Times New Roman"/>
          <w:color w:val="auto"/>
          <w:sz w:val="22"/>
          <w:szCs w:val="22"/>
          <w:lang w:val="en-US"/>
        </w:rPr>
        <w:t xml:space="preserve">This dataset </w:t>
      </w:r>
      <w:r w:rsidR="00BC51A8" w:rsidRPr="002B1560">
        <w:rPr>
          <w:rFonts w:ascii="Times New Roman" w:hAnsi="Times New Roman" w:cs="Times New Roman"/>
          <w:color w:val="auto"/>
          <w:sz w:val="22"/>
          <w:szCs w:val="22"/>
          <w:lang w:val="en-US"/>
        </w:rPr>
        <w:t xml:space="preserve">contains information </w:t>
      </w:r>
      <w:r w:rsidR="00EE3AFB" w:rsidRPr="002B1560">
        <w:rPr>
          <w:rFonts w:ascii="Times New Roman" w:hAnsi="Times New Roman" w:cs="Times New Roman"/>
          <w:color w:val="auto"/>
          <w:sz w:val="22"/>
          <w:szCs w:val="22"/>
          <w:lang w:val="en-US"/>
        </w:rPr>
        <w:t>about</w:t>
      </w:r>
      <w:r w:rsidR="00BC51A8" w:rsidRPr="002B1560">
        <w:rPr>
          <w:rFonts w:ascii="Times New Roman" w:hAnsi="Times New Roman" w:cs="Times New Roman"/>
          <w:color w:val="auto"/>
          <w:sz w:val="22"/>
          <w:szCs w:val="22"/>
          <w:lang w:val="en-US"/>
        </w:rPr>
        <w:t xml:space="preserve"> the American offshore whaling, </w:t>
      </w:r>
      <w:r w:rsidR="003A7F54" w:rsidRPr="002B1560">
        <w:rPr>
          <w:rFonts w:ascii="Times New Roman" w:hAnsi="Times New Roman" w:cs="Times New Roman"/>
          <w:color w:val="auto"/>
          <w:sz w:val="22"/>
          <w:szCs w:val="22"/>
          <w:lang w:val="en-US"/>
        </w:rPr>
        <w:t>the British Southern Whale Fishery</w:t>
      </w:r>
      <w:r w:rsidR="0053442B" w:rsidRPr="002B1560">
        <w:rPr>
          <w:rFonts w:ascii="Times New Roman" w:hAnsi="Times New Roman" w:cs="Times New Roman"/>
          <w:color w:val="auto"/>
          <w:sz w:val="22"/>
          <w:szCs w:val="22"/>
          <w:lang w:val="en-US"/>
        </w:rPr>
        <w:t>,</w:t>
      </w:r>
      <w:r w:rsidR="00610ADE" w:rsidRPr="002B1560">
        <w:rPr>
          <w:rFonts w:ascii="Times New Roman" w:hAnsi="Times New Roman" w:cs="Times New Roman"/>
          <w:color w:val="auto"/>
          <w:sz w:val="22"/>
          <w:szCs w:val="22"/>
          <w:lang w:val="en-US"/>
        </w:rPr>
        <w:t xml:space="preserve"> and </w:t>
      </w:r>
      <w:r w:rsidR="00EE3AFB" w:rsidRPr="002B1560">
        <w:rPr>
          <w:rFonts w:ascii="Times New Roman" w:hAnsi="Times New Roman" w:cs="Times New Roman"/>
          <w:color w:val="auto"/>
          <w:sz w:val="22"/>
          <w:szCs w:val="22"/>
          <w:lang w:val="en-US"/>
        </w:rPr>
        <w:t>the French whaling</w:t>
      </w:r>
      <w:r w:rsidR="00C07C20" w:rsidRPr="002B1560">
        <w:rPr>
          <w:rFonts w:ascii="Times New Roman" w:hAnsi="Times New Roman" w:cs="Times New Roman"/>
          <w:color w:val="auto"/>
          <w:sz w:val="22"/>
          <w:szCs w:val="22"/>
          <w:lang w:val="en-US"/>
        </w:rPr>
        <w:t xml:space="preserve">. </w:t>
      </w:r>
      <w:r w:rsidR="0053442B" w:rsidRPr="002B1560">
        <w:rPr>
          <w:rFonts w:ascii="Times New Roman" w:hAnsi="Times New Roman" w:cs="Times New Roman"/>
          <w:color w:val="auto"/>
          <w:sz w:val="22"/>
          <w:szCs w:val="22"/>
          <w:lang w:val="en-US"/>
        </w:rPr>
        <w:t xml:space="preserve">The </w:t>
      </w:r>
      <w:hyperlink r:id="rId10" w:history="1">
        <w:r w:rsidR="0053442B" w:rsidRPr="002B1560">
          <w:rPr>
            <w:rFonts w:ascii="Times New Roman" w:hAnsi="Times New Roman" w:cs="Times New Roman"/>
            <w:color w:val="auto"/>
            <w:sz w:val="22"/>
            <w:szCs w:val="22"/>
            <w:lang w:val="en-US"/>
          </w:rPr>
          <w:t>American Offshore Whaling Logbook</w:t>
        </w:r>
      </w:hyperlink>
      <w:r w:rsidR="0053442B" w:rsidRPr="002B1560">
        <w:rPr>
          <w:rFonts w:ascii="Times New Roman" w:hAnsi="Times New Roman" w:cs="Times New Roman"/>
          <w:color w:val="auto"/>
          <w:sz w:val="22"/>
          <w:szCs w:val="22"/>
          <w:lang w:val="en-US"/>
        </w:rPr>
        <w:t> database</w:t>
      </w:r>
      <w:r w:rsidR="00CB18EE" w:rsidRPr="002B1560">
        <w:rPr>
          <w:rFonts w:ascii="Times New Roman" w:hAnsi="Times New Roman" w:cs="Times New Roman"/>
          <w:color w:val="auto"/>
          <w:sz w:val="22"/>
          <w:szCs w:val="22"/>
          <w:lang w:val="en-US"/>
        </w:rPr>
        <w:t xml:space="preserve"> </w:t>
      </w:r>
      <w:r w:rsidR="00086605" w:rsidRPr="002B1560">
        <w:rPr>
          <w:rFonts w:ascii="Times New Roman" w:hAnsi="Times New Roman" w:cs="Times New Roman"/>
          <w:color w:val="auto"/>
          <w:sz w:val="22"/>
          <w:szCs w:val="22"/>
          <w:lang w:val="en-US"/>
        </w:rPr>
        <w:t>[7</w:t>
      </w:r>
      <w:r w:rsidR="00FC7651">
        <w:rPr>
          <w:rFonts w:ascii="Times New Roman" w:hAnsi="Times New Roman" w:cs="Times New Roman"/>
          <w:color w:val="auto"/>
          <w:sz w:val="22"/>
          <w:szCs w:val="22"/>
          <w:lang w:val="en-US"/>
        </w:rPr>
        <w:t>3</w:t>
      </w:r>
      <w:r w:rsidR="00086605" w:rsidRPr="002B1560">
        <w:rPr>
          <w:rFonts w:ascii="Times New Roman" w:hAnsi="Times New Roman" w:cs="Times New Roman"/>
          <w:color w:val="auto"/>
          <w:sz w:val="22"/>
          <w:szCs w:val="22"/>
          <w:lang w:val="en-US"/>
        </w:rPr>
        <w:t>]</w:t>
      </w:r>
      <w:r w:rsidR="00B51013" w:rsidRPr="002B1560">
        <w:rPr>
          <w:rFonts w:ascii="Times New Roman" w:hAnsi="Times New Roman" w:cs="Times New Roman"/>
          <w:color w:val="auto"/>
          <w:sz w:val="22"/>
          <w:szCs w:val="22"/>
          <w:lang w:val="en-US"/>
        </w:rPr>
        <w:t xml:space="preserve"> </w:t>
      </w:r>
      <w:r w:rsidR="00266D6F" w:rsidRPr="002B1560">
        <w:rPr>
          <w:rFonts w:ascii="Times New Roman" w:hAnsi="Times New Roman" w:cs="Times New Roman"/>
          <w:color w:val="auto"/>
          <w:sz w:val="22"/>
          <w:szCs w:val="22"/>
          <w:lang w:val="en-US"/>
        </w:rPr>
        <w:t>w</w:t>
      </w:r>
      <w:r w:rsidR="00366140">
        <w:rPr>
          <w:rFonts w:ascii="Times New Roman" w:hAnsi="Times New Roman" w:cs="Times New Roman"/>
          <w:color w:val="auto"/>
          <w:sz w:val="22"/>
          <w:szCs w:val="22"/>
          <w:lang w:val="en-US"/>
        </w:rPr>
        <w:t>as</w:t>
      </w:r>
      <w:r w:rsidR="0053442B" w:rsidRPr="002B1560">
        <w:rPr>
          <w:rFonts w:ascii="Times New Roman" w:hAnsi="Times New Roman" w:cs="Times New Roman"/>
          <w:color w:val="auto"/>
          <w:sz w:val="22"/>
          <w:szCs w:val="22"/>
          <w:lang w:val="en-US"/>
        </w:rPr>
        <w:t xml:space="preserve"> extracted from the original whaling logbooks </w:t>
      </w:r>
      <w:r w:rsidR="00836B31" w:rsidRPr="002B1560">
        <w:rPr>
          <w:rFonts w:ascii="Times New Roman" w:hAnsi="Times New Roman" w:cs="Times New Roman"/>
          <w:color w:val="auto"/>
          <w:sz w:val="22"/>
          <w:szCs w:val="22"/>
          <w:lang w:val="en-US"/>
        </w:rPr>
        <w:t xml:space="preserve">compiled by </w:t>
      </w:r>
      <w:hyperlink r:id="rId11" w:history="1">
        <w:r w:rsidR="00836B31" w:rsidRPr="002B1560">
          <w:rPr>
            <w:rFonts w:ascii="Times New Roman" w:hAnsi="Times New Roman" w:cs="Times New Roman"/>
            <w:color w:val="auto"/>
            <w:sz w:val="22"/>
            <w:szCs w:val="22"/>
            <w:lang w:val="en-US"/>
          </w:rPr>
          <w:t>Lt. Cmdr. Matthew Fontaine Maury</w:t>
        </w:r>
      </w:hyperlink>
      <w:r w:rsidR="00836B31" w:rsidRPr="002B1560">
        <w:rPr>
          <w:rFonts w:ascii="Times New Roman" w:hAnsi="Times New Roman" w:cs="Times New Roman"/>
          <w:color w:val="auto"/>
          <w:sz w:val="22"/>
          <w:szCs w:val="22"/>
          <w:lang w:val="en-US"/>
        </w:rPr>
        <w:t> in the 1850s</w:t>
      </w:r>
      <w:r w:rsidR="00B4242D" w:rsidRPr="002B1560">
        <w:rPr>
          <w:rFonts w:ascii="Times New Roman" w:hAnsi="Times New Roman" w:cs="Times New Roman"/>
          <w:color w:val="auto"/>
          <w:sz w:val="22"/>
          <w:szCs w:val="22"/>
          <w:lang w:val="en-US"/>
        </w:rPr>
        <w:t xml:space="preserve">, </w:t>
      </w:r>
      <w:r w:rsidR="00396F1E" w:rsidRPr="002B1560">
        <w:rPr>
          <w:rFonts w:ascii="Times New Roman" w:hAnsi="Times New Roman" w:cs="Times New Roman"/>
          <w:color w:val="auto"/>
          <w:sz w:val="22"/>
          <w:szCs w:val="22"/>
          <w:lang w:val="en-US"/>
        </w:rPr>
        <w:t>b</w:t>
      </w:r>
      <w:r w:rsidR="00836B31" w:rsidRPr="002B1560">
        <w:rPr>
          <w:rFonts w:ascii="Times New Roman" w:hAnsi="Times New Roman" w:cs="Times New Roman"/>
          <w:color w:val="auto"/>
          <w:sz w:val="22"/>
          <w:szCs w:val="22"/>
          <w:lang w:val="en-US"/>
        </w:rPr>
        <w:t>y </w:t>
      </w:r>
      <w:hyperlink r:id="rId12" w:history="1">
        <w:r w:rsidR="00836B31" w:rsidRPr="002B1560">
          <w:rPr>
            <w:rFonts w:ascii="Times New Roman" w:hAnsi="Times New Roman" w:cs="Times New Roman"/>
            <w:color w:val="auto"/>
            <w:sz w:val="22"/>
            <w:szCs w:val="22"/>
            <w:lang w:val="en-US"/>
          </w:rPr>
          <w:t>Charles Haskins Townsend</w:t>
        </w:r>
      </w:hyperlink>
      <w:r w:rsidR="00836B31" w:rsidRPr="002B1560">
        <w:rPr>
          <w:rFonts w:ascii="Times New Roman" w:hAnsi="Times New Roman" w:cs="Times New Roman"/>
          <w:color w:val="auto"/>
          <w:sz w:val="22"/>
          <w:szCs w:val="22"/>
          <w:lang w:val="en-US"/>
        </w:rPr>
        <w:t> in the 1930s</w:t>
      </w:r>
      <w:r w:rsidR="00B4242D" w:rsidRPr="002B1560">
        <w:rPr>
          <w:rFonts w:ascii="Times New Roman" w:hAnsi="Times New Roman" w:cs="Times New Roman"/>
          <w:color w:val="auto"/>
          <w:sz w:val="22"/>
          <w:szCs w:val="22"/>
          <w:lang w:val="en-US"/>
        </w:rPr>
        <w:t xml:space="preserve"> and b</w:t>
      </w:r>
      <w:r w:rsidR="00836B31" w:rsidRPr="002B1560">
        <w:rPr>
          <w:rFonts w:ascii="Times New Roman" w:hAnsi="Times New Roman" w:cs="Times New Roman"/>
          <w:lang w:val="en-US"/>
        </w:rPr>
        <w:t xml:space="preserve">y </w:t>
      </w:r>
      <w:r w:rsidR="00836B31" w:rsidRPr="002B1560">
        <w:rPr>
          <w:rFonts w:ascii="Times New Roman" w:hAnsi="Times New Roman" w:cs="Times New Roman"/>
          <w:color w:val="auto"/>
          <w:sz w:val="22"/>
          <w:szCs w:val="22"/>
          <w:lang w:val="en-US"/>
        </w:rPr>
        <w:t>the </w:t>
      </w:r>
      <w:hyperlink r:id="rId13" w:history="1">
        <w:r w:rsidR="00836B31" w:rsidRPr="002B1560">
          <w:rPr>
            <w:rFonts w:ascii="Times New Roman" w:hAnsi="Times New Roman" w:cs="Times New Roman"/>
            <w:color w:val="auto"/>
            <w:sz w:val="22"/>
            <w:szCs w:val="22"/>
            <w:lang w:val="en-US"/>
          </w:rPr>
          <w:t>Census of Marine Life</w:t>
        </w:r>
      </w:hyperlink>
      <w:r w:rsidR="00836B31" w:rsidRPr="002B1560">
        <w:rPr>
          <w:rFonts w:ascii="Times New Roman" w:hAnsi="Times New Roman" w:cs="Times New Roman"/>
          <w:color w:val="auto"/>
          <w:sz w:val="22"/>
          <w:szCs w:val="22"/>
          <w:lang w:val="en-US"/>
        </w:rPr>
        <w:t> project</w:t>
      </w:r>
      <w:r w:rsidR="00B4242D" w:rsidRPr="002B1560">
        <w:rPr>
          <w:rFonts w:ascii="Times New Roman" w:hAnsi="Times New Roman" w:cs="Times New Roman"/>
          <w:color w:val="auto"/>
          <w:sz w:val="22"/>
          <w:szCs w:val="22"/>
          <w:lang w:val="en-US"/>
        </w:rPr>
        <w:t xml:space="preserve"> (</w:t>
      </w:r>
      <w:proofErr w:type="spellStart"/>
      <w:r w:rsidR="00B4242D" w:rsidRPr="002B1560">
        <w:rPr>
          <w:rFonts w:ascii="Times New Roman" w:hAnsi="Times New Roman" w:cs="Times New Roman"/>
          <w:color w:val="auto"/>
          <w:sz w:val="22"/>
          <w:szCs w:val="22"/>
          <w:lang w:val="en-US"/>
        </w:rPr>
        <w:t>CoML</w:t>
      </w:r>
      <w:proofErr w:type="spellEnd"/>
      <w:r w:rsidR="00B4242D" w:rsidRPr="002B1560">
        <w:rPr>
          <w:rFonts w:ascii="Times New Roman" w:hAnsi="Times New Roman" w:cs="Times New Roman"/>
          <w:color w:val="auto"/>
          <w:sz w:val="22"/>
          <w:szCs w:val="22"/>
          <w:lang w:val="en-US"/>
        </w:rPr>
        <w:t xml:space="preserve">, </w:t>
      </w:r>
      <w:hyperlink r:id="rId14" w:history="1">
        <w:r w:rsidR="003219F4" w:rsidRPr="002B1560">
          <w:rPr>
            <w:rStyle w:val="Hyperlink"/>
            <w:rFonts w:ascii="Times New Roman" w:hAnsi="Times New Roman" w:cs="Times New Roman"/>
            <w:sz w:val="22"/>
            <w:szCs w:val="22"/>
            <w:lang w:val="en-US"/>
          </w:rPr>
          <w:t>www.coml.org</w:t>
        </w:r>
      </w:hyperlink>
      <w:r w:rsidR="00B4242D" w:rsidRPr="002B1560">
        <w:rPr>
          <w:rFonts w:ascii="Times New Roman" w:hAnsi="Times New Roman" w:cs="Times New Roman"/>
          <w:color w:val="auto"/>
          <w:sz w:val="22"/>
          <w:szCs w:val="22"/>
          <w:lang w:val="en-US"/>
        </w:rPr>
        <w:t>)</w:t>
      </w:r>
      <w:r w:rsidR="003219F4" w:rsidRPr="002B1560">
        <w:rPr>
          <w:rFonts w:ascii="Times New Roman" w:hAnsi="Times New Roman" w:cs="Times New Roman"/>
          <w:color w:val="auto"/>
          <w:sz w:val="22"/>
          <w:szCs w:val="22"/>
          <w:lang w:val="en-US"/>
        </w:rPr>
        <w:t xml:space="preserve">. </w:t>
      </w:r>
      <w:r w:rsidR="00541240" w:rsidRPr="002B1560">
        <w:rPr>
          <w:rFonts w:ascii="Times New Roman" w:hAnsi="Times New Roman" w:cs="Times New Roman"/>
          <w:color w:val="auto"/>
          <w:sz w:val="22"/>
          <w:szCs w:val="22"/>
          <w:lang w:val="en-US"/>
        </w:rPr>
        <w:t>This database</w:t>
      </w:r>
      <w:r w:rsidR="00D65E1D" w:rsidRPr="002B1560">
        <w:rPr>
          <w:rFonts w:ascii="Times New Roman" w:hAnsi="Times New Roman" w:cs="Times New Roman"/>
          <w:color w:val="auto"/>
          <w:sz w:val="22"/>
          <w:szCs w:val="22"/>
          <w:lang w:val="en-US"/>
        </w:rPr>
        <w:t xml:space="preserve"> contains records </w:t>
      </w:r>
      <w:r w:rsidR="00215F33">
        <w:rPr>
          <w:rFonts w:ascii="Times New Roman" w:hAnsi="Times New Roman" w:cs="Times New Roman"/>
          <w:color w:val="auto"/>
          <w:sz w:val="22"/>
          <w:szCs w:val="22"/>
          <w:lang w:val="en-US"/>
        </w:rPr>
        <w:t xml:space="preserve">providing </w:t>
      </w:r>
      <w:r w:rsidR="00D65E1D" w:rsidRPr="002B1560">
        <w:rPr>
          <w:rFonts w:ascii="Times New Roman" w:hAnsi="Times New Roman" w:cs="Times New Roman"/>
          <w:color w:val="auto"/>
          <w:sz w:val="22"/>
          <w:szCs w:val="22"/>
          <w:lang w:val="en-US"/>
        </w:rPr>
        <w:t>information on the whales seen and captured</w:t>
      </w:r>
      <w:r w:rsidR="00A51053">
        <w:rPr>
          <w:rFonts w:ascii="Times New Roman" w:hAnsi="Times New Roman" w:cs="Times New Roman"/>
          <w:color w:val="auto"/>
          <w:sz w:val="22"/>
          <w:szCs w:val="22"/>
          <w:lang w:val="en-US"/>
        </w:rPr>
        <w:t xml:space="preserve"> along with </w:t>
      </w:r>
      <w:r w:rsidR="00D65E1D" w:rsidRPr="002B1560">
        <w:rPr>
          <w:rFonts w:ascii="Times New Roman" w:hAnsi="Times New Roman" w:cs="Times New Roman"/>
          <w:color w:val="auto"/>
          <w:sz w:val="22"/>
          <w:szCs w:val="22"/>
          <w:lang w:val="en-US"/>
        </w:rPr>
        <w:t>the date and the location of the vessel</w:t>
      </w:r>
      <w:r w:rsidR="00A25EFE" w:rsidRPr="002B1560">
        <w:rPr>
          <w:rFonts w:ascii="Times New Roman" w:hAnsi="Times New Roman" w:cs="Times New Roman"/>
          <w:color w:val="auto"/>
          <w:sz w:val="22"/>
          <w:szCs w:val="22"/>
          <w:lang w:val="en-US"/>
        </w:rPr>
        <w:t>.</w:t>
      </w:r>
      <w:r w:rsidR="00524DC5" w:rsidRPr="002B1560">
        <w:rPr>
          <w:rFonts w:ascii="Times New Roman" w:hAnsi="Times New Roman" w:cs="Times New Roman"/>
          <w:color w:val="auto"/>
          <w:sz w:val="22"/>
          <w:szCs w:val="22"/>
          <w:lang w:val="en-US"/>
        </w:rPr>
        <w:t xml:space="preserve"> </w:t>
      </w:r>
      <w:r w:rsidR="00373164" w:rsidRPr="002B1560">
        <w:rPr>
          <w:rFonts w:ascii="Times New Roman" w:hAnsi="Times New Roman" w:cs="Times New Roman"/>
          <w:color w:val="auto"/>
          <w:sz w:val="22"/>
          <w:szCs w:val="22"/>
          <w:lang w:val="en-US"/>
        </w:rPr>
        <w:t xml:space="preserve">These records were plotted and filtered to select all those included in the study area. </w:t>
      </w:r>
      <w:r w:rsidR="007E7783" w:rsidRPr="002B1560">
        <w:rPr>
          <w:rFonts w:ascii="Times New Roman" w:hAnsi="Times New Roman" w:cs="Times New Roman"/>
          <w:color w:val="auto"/>
          <w:sz w:val="22"/>
          <w:szCs w:val="22"/>
          <w:lang w:val="en-US"/>
        </w:rPr>
        <w:t xml:space="preserve">The </w:t>
      </w:r>
      <w:r w:rsidR="007E7783" w:rsidRPr="002B1560">
        <w:rPr>
          <w:rFonts w:ascii="Times New Roman" w:hAnsi="Times New Roman"/>
          <w:color w:val="auto"/>
          <w:sz w:val="22"/>
          <w:szCs w:val="22"/>
          <w:lang w:val="en-US"/>
        </w:rPr>
        <w:t>Voyage database</w:t>
      </w:r>
      <w:r w:rsidR="00223493" w:rsidRPr="002B1560">
        <w:rPr>
          <w:rFonts w:ascii="Times New Roman" w:hAnsi="Times New Roman"/>
          <w:color w:val="auto"/>
          <w:sz w:val="22"/>
          <w:szCs w:val="22"/>
          <w:lang w:val="en-US"/>
        </w:rPr>
        <w:t xml:space="preserve"> of the British Southern Whale Fishery</w:t>
      </w:r>
      <w:r w:rsidR="004653D0" w:rsidRPr="002B1560">
        <w:rPr>
          <w:rFonts w:ascii="Times New Roman" w:hAnsi="Times New Roman"/>
          <w:color w:val="auto"/>
          <w:sz w:val="22"/>
          <w:szCs w:val="22"/>
          <w:lang w:val="en-US"/>
        </w:rPr>
        <w:t xml:space="preserve"> </w:t>
      </w:r>
      <w:r w:rsidR="00B821FB" w:rsidRPr="002B1560">
        <w:rPr>
          <w:rFonts w:ascii="Times New Roman" w:hAnsi="Times New Roman"/>
          <w:color w:val="auto"/>
          <w:sz w:val="22"/>
          <w:szCs w:val="22"/>
          <w:lang w:val="en-US"/>
        </w:rPr>
        <w:t>[7</w:t>
      </w:r>
      <w:r w:rsidR="00FC7651">
        <w:rPr>
          <w:rFonts w:ascii="Times New Roman" w:hAnsi="Times New Roman"/>
          <w:color w:val="auto"/>
          <w:sz w:val="22"/>
          <w:szCs w:val="22"/>
          <w:lang w:val="en-US"/>
        </w:rPr>
        <w:t>4</w:t>
      </w:r>
      <w:r w:rsidR="00B821FB" w:rsidRPr="002B1560">
        <w:rPr>
          <w:rFonts w:ascii="Times New Roman" w:hAnsi="Times New Roman"/>
          <w:color w:val="auto"/>
          <w:sz w:val="22"/>
          <w:szCs w:val="22"/>
          <w:lang w:val="en-US"/>
        </w:rPr>
        <w:t>]</w:t>
      </w:r>
      <w:r w:rsidR="004653D0" w:rsidRPr="002B1560">
        <w:rPr>
          <w:rFonts w:ascii="Times New Roman" w:hAnsi="Times New Roman" w:cs="Times New Roman"/>
          <w:color w:val="auto"/>
          <w:sz w:val="22"/>
          <w:szCs w:val="22"/>
          <w:lang w:val="en-US"/>
        </w:rPr>
        <w:t xml:space="preserve">, </w:t>
      </w:r>
      <w:r w:rsidR="004653D0" w:rsidRPr="002B1560">
        <w:rPr>
          <w:rFonts w:ascii="Times New Roman" w:hAnsi="Times New Roman"/>
          <w:color w:val="auto"/>
          <w:sz w:val="22"/>
          <w:szCs w:val="22"/>
          <w:lang w:val="en-US"/>
        </w:rPr>
        <w:t xml:space="preserve">which operated from 1775 to 1859, </w:t>
      </w:r>
      <w:r w:rsidR="007E7783" w:rsidRPr="002B1560">
        <w:rPr>
          <w:rFonts w:ascii="Times New Roman" w:hAnsi="Times New Roman"/>
          <w:color w:val="auto"/>
          <w:sz w:val="22"/>
          <w:szCs w:val="22"/>
          <w:lang w:val="en-US"/>
        </w:rPr>
        <w:t>documents the events of around 2</w:t>
      </w:r>
      <w:r w:rsidR="00895EBE">
        <w:rPr>
          <w:rFonts w:ascii="Times New Roman" w:hAnsi="Times New Roman"/>
          <w:color w:val="auto"/>
          <w:sz w:val="22"/>
          <w:szCs w:val="22"/>
          <w:lang w:val="en-US"/>
        </w:rPr>
        <w:t>,</w:t>
      </w:r>
      <w:r w:rsidR="007E7783" w:rsidRPr="002B1560">
        <w:rPr>
          <w:rFonts w:ascii="Times New Roman" w:hAnsi="Times New Roman"/>
          <w:color w:val="auto"/>
          <w:sz w:val="22"/>
          <w:szCs w:val="22"/>
          <w:lang w:val="en-US"/>
        </w:rPr>
        <w:t xml:space="preserve">550 </w:t>
      </w:r>
      <w:r w:rsidR="00A23A32">
        <w:rPr>
          <w:rFonts w:ascii="Times New Roman" w:hAnsi="Times New Roman"/>
          <w:color w:val="auto"/>
          <w:sz w:val="22"/>
          <w:szCs w:val="22"/>
          <w:lang w:val="en-US"/>
        </w:rPr>
        <w:t xml:space="preserve">whaling or sealing </w:t>
      </w:r>
      <w:r w:rsidR="007E7783" w:rsidRPr="002B1560">
        <w:rPr>
          <w:rFonts w:ascii="Times New Roman" w:hAnsi="Times New Roman"/>
          <w:color w:val="auto"/>
          <w:sz w:val="22"/>
          <w:szCs w:val="22"/>
          <w:lang w:val="en-US"/>
        </w:rPr>
        <w:t xml:space="preserve">voyages to the south of Britain in over 930 different vessels. </w:t>
      </w:r>
      <w:r w:rsidR="009F32C9" w:rsidRPr="002B1560">
        <w:rPr>
          <w:rFonts w:ascii="Times New Roman" w:hAnsi="Times New Roman"/>
          <w:color w:val="auto"/>
          <w:sz w:val="22"/>
          <w:szCs w:val="22"/>
          <w:lang w:val="en-US"/>
        </w:rPr>
        <w:t xml:space="preserve">The records provided </w:t>
      </w:r>
      <w:r w:rsidR="0056599D">
        <w:rPr>
          <w:rFonts w:ascii="Times New Roman" w:hAnsi="Times New Roman"/>
          <w:color w:val="auto"/>
          <w:sz w:val="22"/>
          <w:szCs w:val="22"/>
          <w:lang w:val="en-US"/>
        </w:rPr>
        <w:t>the</w:t>
      </w:r>
      <w:r w:rsidR="009F32C9" w:rsidRPr="002B1560">
        <w:rPr>
          <w:rFonts w:ascii="Times New Roman" w:hAnsi="Times New Roman"/>
          <w:color w:val="auto"/>
          <w:sz w:val="22"/>
          <w:szCs w:val="22"/>
          <w:lang w:val="en-US"/>
        </w:rPr>
        <w:t xml:space="preserve"> quantity of whale oil</w:t>
      </w:r>
      <w:r w:rsidR="00427F14" w:rsidRPr="002B1560">
        <w:rPr>
          <w:rFonts w:ascii="Times New Roman" w:hAnsi="Times New Roman"/>
          <w:color w:val="auto"/>
          <w:sz w:val="22"/>
          <w:szCs w:val="22"/>
          <w:lang w:val="en-US"/>
        </w:rPr>
        <w:t xml:space="preserve"> measure</w:t>
      </w:r>
      <w:r w:rsidR="009B57BD">
        <w:rPr>
          <w:rFonts w:ascii="Times New Roman" w:hAnsi="Times New Roman"/>
          <w:color w:val="auto"/>
          <w:sz w:val="22"/>
          <w:szCs w:val="22"/>
          <w:lang w:val="en-US"/>
        </w:rPr>
        <w:t>d</w:t>
      </w:r>
      <w:r w:rsidR="00427F14" w:rsidRPr="002B1560">
        <w:rPr>
          <w:rFonts w:ascii="Times New Roman" w:hAnsi="Times New Roman"/>
          <w:color w:val="auto"/>
          <w:sz w:val="22"/>
          <w:szCs w:val="22"/>
          <w:lang w:val="en-US"/>
        </w:rPr>
        <w:t xml:space="preserve"> in tuns, casks or barrels</w:t>
      </w:r>
      <w:r w:rsidR="007C214D" w:rsidRPr="002B1560">
        <w:rPr>
          <w:rFonts w:ascii="Times New Roman" w:hAnsi="Times New Roman"/>
          <w:color w:val="auto"/>
          <w:sz w:val="22"/>
          <w:szCs w:val="22"/>
          <w:lang w:val="en-US"/>
        </w:rPr>
        <w:t xml:space="preserve">, </w:t>
      </w:r>
      <w:r w:rsidR="00D25745">
        <w:rPr>
          <w:rFonts w:ascii="Times New Roman" w:hAnsi="Times New Roman"/>
          <w:color w:val="auto"/>
          <w:sz w:val="22"/>
          <w:szCs w:val="22"/>
          <w:lang w:val="en-US"/>
        </w:rPr>
        <w:t xml:space="preserve">but </w:t>
      </w:r>
      <w:r w:rsidR="009844AA" w:rsidRPr="002B1560">
        <w:rPr>
          <w:rFonts w:ascii="Times New Roman" w:hAnsi="Times New Roman"/>
          <w:color w:val="auto"/>
          <w:sz w:val="22"/>
          <w:szCs w:val="22"/>
          <w:lang w:val="en-US"/>
        </w:rPr>
        <w:t>are</w:t>
      </w:r>
      <w:r w:rsidR="007C214D" w:rsidRPr="002B1560">
        <w:rPr>
          <w:rFonts w:ascii="Times New Roman" w:hAnsi="Times New Roman"/>
          <w:color w:val="auto"/>
          <w:sz w:val="22"/>
          <w:szCs w:val="22"/>
          <w:lang w:val="en-US"/>
        </w:rPr>
        <w:t xml:space="preserve"> not </w:t>
      </w:r>
      <w:r w:rsidR="00737A73" w:rsidRPr="002B1560">
        <w:rPr>
          <w:rFonts w:ascii="Times New Roman" w:hAnsi="Times New Roman"/>
          <w:color w:val="auto"/>
          <w:sz w:val="22"/>
          <w:szCs w:val="22"/>
          <w:lang w:val="en-US"/>
        </w:rPr>
        <w:t>linked to a specific geographic position</w:t>
      </w:r>
      <w:r w:rsidR="009F32C9" w:rsidRPr="002B1560">
        <w:rPr>
          <w:rFonts w:ascii="Times New Roman" w:hAnsi="Times New Roman"/>
          <w:color w:val="auto"/>
          <w:sz w:val="22"/>
          <w:szCs w:val="22"/>
          <w:lang w:val="en-US"/>
        </w:rPr>
        <w:t xml:space="preserve">. </w:t>
      </w:r>
      <w:r w:rsidR="00191E8B" w:rsidRPr="002B1560">
        <w:rPr>
          <w:rFonts w:ascii="Times New Roman" w:hAnsi="Times New Roman"/>
          <w:color w:val="auto"/>
          <w:sz w:val="22"/>
          <w:szCs w:val="22"/>
          <w:lang w:val="en-US"/>
        </w:rPr>
        <w:t xml:space="preserve">Therefore, the voyages were selected according to the destination, keeping separate those whose destination was exclusively the </w:t>
      </w:r>
      <w:r w:rsidR="00F142D0">
        <w:rPr>
          <w:rFonts w:ascii="Times New Roman" w:hAnsi="Times New Roman"/>
          <w:color w:val="auto"/>
          <w:sz w:val="22"/>
          <w:szCs w:val="22"/>
          <w:lang w:val="en-US"/>
        </w:rPr>
        <w:t>south</w:t>
      </w:r>
      <w:r w:rsidR="00191E8B" w:rsidRPr="002B1560">
        <w:rPr>
          <w:rFonts w:ascii="Times New Roman" w:hAnsi="Times New Roman"/>
          <w:color w:val="auto"/>
          <w:sz w:val="22"/>
          <w:szCs w:val="22"/>
          <w:lang w:val="en-US"/>
        </w:rPr>
        <w:t xml:space="preserve">western Atlantic Ocean from </w:t>
      </w:r>
      <w:r w:rsidR="001D2F68">
        <w:rPr>
          <w:rFonts w:ascii="Times New Roman" w:hAnsi="Times New Roman"/>
          <w:color w:val="auto"/>
          <w:sz w:val="22"/>
          <w:szCs w:val="22"/>
          <w:lang w:val="en-US"/>
        </w:rPr>
        <w:t xml:space="preserve">the </w:t>
      </w:r>
      <w:r w:rsidR="00191E8B" w:rsidRPr="002B1560">
        <w:rPr>
          <w:rFonts w:ascii="Times New Roman" w:hAnsi="Times New Roman"/>
          <w:color w:val="auto"/>
          <w:sz w:val="22"/>
          <w:szCs w:val="22"/>
          <w:lang w:val="en-US"/>
        </w:rPr>
        <w:t>records where this area ha</w:t>
      </w:r>
      <w:r w:rsidR="00D21527">
        <w:rPr>
          <w:rFonts w:ascii="Times New Roman" w:hAnsi="Times New Roman"/>
          <w:color w:val="auto"/>
          <w:sz w:val="22"/>
          <w:szCs w:val="22"/>
          <w:lang w:val="en-US"/>
        </w:rPr>
        <w:t>d</w:t>
      </w:r>
      <w:r w:rsidR="00191E8B" w:rsidRPr="002B1560">
        <w:rPr>
          <w:rFonts w:ascii="Times New Roman" w:hAnsi="Times New Roman"/>
          <w:color w:val="auto"/>
          <w:sz w:val="22"/>
          <w:szCs w:val="22"/>
          <w:lang w:val="en-US"/>
        </w:rPr>
        <w:t xml:space="preserve"> been included </w:t>
      </w:r>
      <w:proofErr w:type="spellStart"/>
      <w:r w:rsidR="00FA0E56">
        <w:rPr>
          <w:rFonts w:ascii="Times New Roman" w:hAnsi="Times New Roman"/>
          <w:i/>
          <w:iCs/>
          <w:color w:val="auto"/>
          <w:sz w:val="22"/>
          <w:szCs w:val="22"/>
          <w:lang w:val="en-US"/>
        </w:rPr>
        <w:t>e</w:t>
      </w:r>
      <w:r w:rsidR="00D21527" w:rsidRPr="00D21527">
        <w:rPr>
          <w:rFonts w:ascii="Times New Roman" w:hAnsi="Times New Roman"/>
          <w:i/>
          <w:iCs/>
          <w:color w:val="auto"/>
          <w:sz w:val="22"/>
          <w:szCs w:val="22"/>
          <w:lang w:val="en-US"/>
        </w:rPr>
        <w:t>n</w:t>
      </w:r>
      <w:proofErr w:type="spellEnd"/>
      <w:r w:rsidR="00191E8B" w:rsidRPr="00D21527">
        <w:rPr>
          <w:rFonts w:ascii="Times New Roman" w:hAnsi="Times New Roman"/>
          <w:i/>
          <w:iCs/>
          <w:color w:val="auto"/>
          <w:sz w:val="22"/>
          <w:szCs w:val="22"/>
          <w:lang w:val="en-US"/>
        </w:rPr>
        <w:t xml:space="preserve"> route</w:t>
      </w:r>
      <w:r w:rsidR="00191E8B" w:rsidRPr="002B1560">
        <w:rPr>
          <w:rFonts w:ascii="Times New Roman" w:hAnsi="Times New Roman"/>
          <w:color w:val="auto"/>
          <w:sz w:val="22"/>
          <w:szCs w:val="22"/>
          <w:lang w:val="en-US"/>
        </w:rPr>
        <w:t xml:space="preserve"> to other destinations. </w:t>
      </w:r>
      <w:r w:rsidR="00F92714">
        <w:rPr>
          <w:rFonts w:ascii="Times New Roman" w:hAnsi="Times New Roman"/>
          <w:color w:val="auto"/>
          <w:sz w:val="22"/>
          <w:szCs w:val="22"/>
          <w:lang w:val="en-US"/>
        </w:rPr>
        <w:t>The c</w:t>
      </w:r>
      <w:r w:rsidR="00367C6D" w:rsidRPr="00B35F7F">
        <w:rPr>
          <w:rFonts w:ascii="Times New Roman" w:hAnsi="Times New Roman"/>
          <w:color w:val="auto"/>
          <w:sz w:val="22"/>
          <w:szCs w:val="22"/>
          <w:lang w:val="en-US"/>
        </w:rPr>
        <w:t xml:space="preserve">atches were </w:t>
      </w:r>
      <w:r w:rsidR="00F92714">
        <w:rPr>
          <w:rFonts w:ascii="Times New Roman" w:hAnsi="Times New Roman"/>
          <w:color w:val="auto"/>
          <w:sz w:val="22"/>
          <w:szCs w:val="22"/>
          <w:lang w:val="en-US"/>
        </w:rPr>
        <w:t xml:space="preserve">organized according </w:t>
      </w:r>
      <w:r w:rsidR="002B1560" w:rsidRPr="002B1560">
        <w:rPr>
          <w:rFonts w:ascii="Times New Roman" w:hAnsi="Times New Roman"/>
          <w:color w:val="auto"/>
          <w:sz w:val="22"/>
          <w:szCs w:val="22"/>
          <w:lang w:val="en-US"/>
        </w:rPr>
        <w:t xml:space="preserve">to the year the vessel returned from the voyage, as nearly 90% of the voyages </w:t>
      </w:r>
      <w:proofErr w:type="spellStart"/>
      <w:r w:rsidR="002B1560" w:rsidRPr="002B1560">
        <w:rPr>
          <w:rFonts w:ascii="Times New Roman" w:hAnsi="Times New Roman"/>
          <w:color w:val="auto"/>
          <w:sz w:val="22"/>
          <w:szCs w:val="22"/>
          <w:lang w:val="en-US"/>
        </w:rPr>
        <w:t>analy</w:t>
      </w:r>
      <w:r w:rsidR="00B86A7F">
        <w:rPr>
          <w:rFonts w:ascii="Times New Roman" w:hAnsi="Times New Roman"/>
          <w:color w:val="auto"/>
          <w:sz w:val="22"/>
          <w:szCs w:val="22"/>
          <w:lang w:val="en-US"/>
        </w:rPr>
        <w:t>s</w:t>
      </w:r>
      <w:r w:rsidR="002B1560" w:rsidRPr="002B1560">
        <w:rPr>
          <w:rFonts w:ascii="Times New Roman" w:hAnsi="Times New Roman"/>
          <w:color w:val="auto"/>
          <w:sz w:val="22"/>
          <w:szCs w:val="22"/>
          <w:lang w:val="en-US"/>
        </w:rPr>
        <w:t>ed</w:t>
      </w:r>
      <w:proofErr w:type="spellEnd"/>
      <w:r w:rsidR="002B1560" w:rsidRPr="002B1560">
        <w:rPr>
          <w:rFonts w:ascii="Times New Roman" w:hAnsi="Times New Roman"/>
          <w:color w:val="auto"/>
          <w:sz w:val="22"/>
          <w:szCs w:val="22"/>
          <w:lang w:val="en-US"/>
        </w:rPr>
        <w:t xml:space="preserve"> took </w:t>
      </w:r>
      <w:r w:rsidR="0048314E">
        <w:rPr>
          <w:rFonts w:ascii="Times New Roman" w:hAnsi="Times New Roman"/>
          <w:color w:val="auto"/>
          <w:sz w:val="22"/>
          <w:szCs w:val="22"/>
          <w:lang w:val="en-US"/>
        </w:rPr>
        <w:t xml:space="preserve">fewer </w:t>
      </w:r>
      <w:r w:rsidR="002B1560" w:rsidRPr="002B1560">
        <w:rPr>
          <w:rFonts w:ascii="Times New Roman" w:hAnsi="Times New Roman"/>
          <w:color w:val="auto"/>
          <w:sz w:val="22"/>
          <w:szCs w:val="22"/>
          <w:lang w:val="en-US"/>
        </w:rPr>
        <w:t>than two years.</w:t>
      </w:r>
      <w:r w:rsidR="00641C84" w:rsidRPr="002B1560">
        <w:rPr>
          <w:rFonts w:ascii="Times New Roman" w:hAnsi="Times New Roman"/>
          <w:color w:val="auto"/>
          <w:sz w:val="22"/>
          <w:szCs w:val="22"/>
          <w:lang w:val="en-US"/>
        </w:rPr>
        <w:t xml:space="preserve"> </w:t>
      </w:r>
      <w:r w:rsidR="00EC79FB" w:rsidRPr="002B1560">
        <w:rPr>
          <w:rFonts w:ascii="Times New Roman" w:hAnsi="Times New Roman" w:cs="Times New Roman"/>
          <w:color w:val="auto"/>
          <w:sz w:val="22"/>
          <w:szCs w:val="22"/>
          <w:lang w:val="en-US"/>
        </w:rPr>
        <w:t xml:space="preserve">The data for French whaling </w:t>
      </w:r>
      <w:r w:rsidR="00B821FB" w:rsidRPr="002B1560">
        <w:rPr>
          <w:rFonts w:ascii="Times New Roman" w:hAnsi="Times New Roman" w:cs="Times New Roman"/>
          <w:color w:val="auto"/>
          <w:sz w:val="22"/>
          <w:szCs w:val="22"/>
          <w:lang w:val="en-US"/>
        </w:rPr>
        <w:t>[7</w:t>
      </w:r>
      <w:r w:rsidR="00FC7651">
        <w:rPr>
          <w:rFonts w:ascii="Times New Roman" w:hAnsi="Times New Roman" w:cs="Times New Roman"/>
          <w:color w:val="auto"/>
          <w:sz w:val="22"/>
          <w:szCs w:val="22"/>
          <w:lang w:val="en-US"/>
        </w:rPr>
        <w:t>5</w:t>
      </w:r>
      <w:r w:rsidR="00B821FB" w:rsidRPr="002B1560">
        <w:rPr>
          <w:rFonts w:ascii="Times New Roman" w:hAnsi="Times New Roman" w:cs="Times New Roman"/>
          <w:color w:val="auto"/>
          <w:sz w:val="22"/>
          <w:szCs w:val="22"/>
          <w:lang w:val="en-US"/>
        </w:rPr>
        <w:t>]</w:t>
      </w:r>
      <w:r w:rsidR="0062251C" w:rsidRPr="002B1560">
        <w:rPr>
          <w:rFonts w:ascii="Times New Roman" w:hAnsi="Times New Roman" w:cs="Times New Roman"/>
          <w:color w:val="auto"/>
          <w:sz w:val="22"/>
          <w:szCs w:val="22"/>
          <w:lang w:val="en-US"/>
        </w:rPr>
        <w:t xml:space="preserve"> </w:t>
      </w:r>
      <w:r w:rsidR="00EC79FB" w:rsidRPr="002B1560">
        <w:rPr>
          <w:rFonts w:ascii="Times New Roman" w:hAnsi="Times New Roman" w:cs="Times New Roman"/>
          <w:color w:val="auto"/>
          <w:sz w:val="22"/>
          <w:szCs w:val="22"/>
          <w:lang w:val="en-US"/>
        </w:rPr>
        <w:t xml:space="preserve">comes primarily from </w:t>
      </w:r>
      <w:r w:rsidR="00421D08">
        <w:rPr>
          <w:rFonts w:ascii="Times New Roman" w:hAnsi="Times New Roman" w:cs="Times New Roman"/>
          <w:color w:val="auto"/>
          <w:sz w:val="22"/>
          <w:szCs w:val="22"/>
          <w:lang w:val="en-US"/>
        </w:rPr>
        <w:t xml:space="preserve">a </w:t>
      </w:r>
      <w:r w:rsidR="00EC79FB" w:rsidRPr="002B1560">
        <w:rPr>
          <w:rFonts w:ascii="Times New Roman" w:hAnsi="Times New Roman" w:cs="Times New Roman"/>
          <w:color w:val="auto"/>
          <w:sz w:val="22"/>
          <w:szCs w:val="22"/>
          <w:lang w:val="en-US"/>
        </w:rPr>
        <w:t>digitization of T</w:t>
      </w:r>
      <w:r w:rsidR="00FB7EE0" w:rsidRPr="002B1560">
        <w:rPr>
          <w:rFonts w:ascii="Times New Roman" w:hAnsi="Times New Roman" w:cs="Times New Roman"/>
          <w:color w:val="auto"/>
          <w:sz w:val="22"/>
          <w:szCs w:val="22"/>
          <w:lang w:val="en-US"/>
        </w:rPr>
        <w:t>.</w:t>
      </w:r>
      <w:r w:rsidR="00EC79FB" w:rsidRPr="002B1560">
        <w:rPr>
          <w:rFonts w:ascii="Times New Roman" w:hAnsi="Times New Roman" w:cs="Times New Roman"/>
          <w:color w:val="auto"/>
          <w:sz w:val="22"/>
          <w:szCs w:val="22"/>
          <w:lang w:val="en-US"/>
        </w:rPr>
        <w:t xml:space="preserve"> </w:t>
      </w:r>
      <w:r w:rsidR="00820128" w:rsidRPr="002B1560">
        <w:rPr>
          <w:rFonts w:ascii="Times New Roman" w:hAnsi="Times New Roman" w:cs="Times New Roman"/>
          <w:color w:val="auto"/>
          <w:sz w:val="22"/>
          <w:szCs w:val="22"/>
          <w:lang w:val="en-US"/>
        </w:rPr>
        <w:t>D</w:t>
      </w:r>
      <w:r w:rsidR="00EC79FB" w:rsidRPr="002B1560">
        <w:rPr>
          <w:rFonts w:ascii="Times New Roman" w:hAnsi="Times New Roman" w:cs="Times New Roman"/>
          <w:color w:val="auto"/>
          <w:sz w:val="22"/>
          <w:szCs w:val="22"/>
          <w:lang w:val="en-US"/>
        </w:rPr>
        <w:t>u</w:t>
      </w:r>
      <w:r w:rsidR="00820128" w:rsidRPr="002B1560">
        <w:rPr>
          <w:rFonts w:ascii="Times New Roman" w:hAnsi="Times New Roman" w:cs="Times New Roman"/>
          <w:color w:val="auto"/>
          <w:sz w:val="22"/>
          <w:szCs w:val="22"/>
          <w:lang w:val="en-US"/>
        </w:rPr>
        <w:t xml:space="preserve"> </w:t>
      </w:r>
      <w:proofErr w:type="spellStart"/>
      <w:r w:rsidR="00EC79FB" w:rsidRPr="002B1560">
        <w:rPr>
          <w:rFonts w:ascii="Times New Roman" w:hAnsi="Times New Roman" w:cs="Times New Roman"/>
          <w:color w:val="auto"/>
          <w:sz w:val="22"/>
          <w:szCs w:val="22"/>
          <w:lang w:val="en-US"/>
        </w:rPr>
        <w:t>Pasquier’s</w:t>
      </w:r>
      <w:proofErr w:type="spellEnd"/>
      <w:r w:rsidR="00EC79FB" w:rsidRPr="002B1560">
        <w:rPr>
          <w:rFonts w:ascii="Times New Roman" w:hAnsi="Times New Roman" w:cs="Times New Roman"/>
          <w:color w:val="auto"/>
          <w:sz w:val="22"/>
          <w:szCs w:val="22"/>
          <w:lang w:val="en-US"/>
        </w:rPr>
        <w:t xml:space="preserve"> books</w:t>
      </w:r>
      <w:r w:rsidR="00592666" w:rsidRPr="002B1560">
        <w:rPr>
          <w:rFonts w:ascii="Times New Roman" w:hAnsi="Times New Roman" w:cs="Times New Roman"/>
          <w:color w:val="auto"/>
          <w:sz w:val="22"/>
          <w:szCs w:val="22"/>
          <w:lang w:val="en-US"/>
        </w:rPr>
        <w:t xml:space="preserve">. </w:t>
      </w:r>
      <w:r w:rsidR="006E6948" w:rsidRPr="002B1560">
        <w:rPr>
          <w:rFonts w:ascii="Times New Roman" w:hAnsi="Times New Roman" w:cs="Times New Roman"/>
          <w:color w:val="auto"/>
          <w:sz w:val="22"/>
          <w:szCs w:val="22"/>
          <w:lang w:val="en-US"/>
        </w:rPr>
        <w:t xml:space="preserve">The criterion for filtering the data was similar to that used for the </w:t>
      </w:r>
      <w:r w:rsidR="006E6948" w:rsidRPr="002B1560">
        <w:rPr>
          <w:rFonts w:ascii="Times New Roman" w:hAnsi="Times New Roman"/>
          <w:color w:val="auto"/>
          <w:sz w:val="22"/>
          <w:szCs w:val="22"/>
          <w:lang w:val="en-US"/>
        </w:rPr>
        <w:t>British Southern Whale Fishery</w:t>
      </w:r>
      <w:r w:rsidR="006E6948" w:rsidRPr="002B1560">
        <w:rPr>
          <w:rFonts w:ascii="Times New Roman" w:hAnsi="Times New Roman" w:cs="Times New Roman"/>
          <w:color w:val="auto"/>
          <w:sz w:val="22"/>
          <w:szCs w:val="22"/>
          <w:lang w:val="en-US"/>
        </w:rPr>
        <w:t xml:space="preserve"> database</w:t>
      </w:r>
      <w:r w:rsidR="00643B8B" w:rsidRPr="002B1560">
        <w:rPr>
          <w:rFonts w:ascii="Times New Roman" w:hAnsi="Times New Roman" w:cs="Times New Roman"/>
          <w:color w:val="auto"/>
          <w:sz w:val="22"/>
          <w:szCs w:val="22"/>
          <w:lang w:val="en-US"/>
        </w:rPr>
        <w:t>.</w:t>
      </w:r>
    </w:p>
    <w:p w14:paraId="356D710E" w14:textId="77777777" w:rsidR="006C45BF" w:rsidRDefault="00B14B35" w:rsidP="0022610D">
      <w:pPr>
        <w:pStyle w:val="Default"/>
        <w:numPr>
          <w:ilvl w:val="0"/>
          <w:numId w:val="2"/>
        </w:numPr>
        <w:shd w:val="clear" w:color="auto" w:fill="FFFFFF"/>
        <w:spacing w:line="360" w:lineRule="auto"/>
        <w:ind w:left="0" w:firstLine="0"/>
        <w:rPr>
          <w:rFonts w:ascii="Times New Roman" w:hAnsi="Times New Roman" w:cs="Times New Roman"/>
          <w:color w:val="auto"/>
          <w:sz w:val="22"/>
          <w:szCs w:val="22"/>
          <w:lang w:val="en-US"/>
        </w:rPr>
      </w:pPr>
      <w:r w:rsidRPr="006C45BF">
        <w:rPr>
          <w:rFonts w:ascii="Times New Roman" w:hAnsi="Times New Roman" w:cs="Times New Roman"/>
          <w:i/>
          <w:iCs/>
          <w:color w:val="auto"/>
          <w:sz w:val="22"/>
          <w:szCs w:val="22"/>
          <w:lang w:val="en-US"/>
        </w:rPr>
        <w:t xml:space="preserve">The Records of the Boards of Customs </w:t>
      </w:r>
      <w:r w:rsidR="00C27755" w:rsidRPr="006C45BF">
        <w:rPr>
          <w:rFonts w:ascii="Times New Roman" w:hAnsi="Times New Roman" w:cs="Times New Roman"/>
          <w:i/>
          <w:iCs/>
          <w:color w:val="auto"/>
          <w:sz w:val="22"/>
          <w:szCs w:val="22"/>
          <w:lang w:val="en-US"/>
        </w:rPr>
        <w:t xml:space="preserve">(Reference: CUST) </w:t>
      </w:r>
      <w:r w:rsidRPr="006C45BF">
        <w:rPr>
          <w:rFonts w:ascii="Times New Roman" w:hAnsi="Times New Roman" w:cs="Times New Roman"/>
          <w:i/>
          <w:iCs/>
          <w:color w:val="auto"/>
          <w:sz w:val="22"/>
          <w:szCs w:val="22"/>
          <w:lang w:val="en-US"/>
        </w:rPr>
        <w:t xml:space="preserve">of the UK </w:t>
      </w:r>
      <w:r w:rsidR="00F1356D" w:rsidRPr="006C45BF">
        <w:rPr>
          <w:rFonts w:ascii="Times New Roman" w:hAnsi="Times New Roman" w:cs="Times New Roman"/>
          <w:i/>
          <w:iCs/>
          <w:color w:val="auto"/>
          <w:sz w:val="22"/>
          <w:szCs w:val="22"/>
          <w:lang w:val="en-US"/>
        </w:rPr>
        <w:t>Government</w:t>
      </w:r>
      <w:r w:rsidR="009A3976" w:rsidRPr="006C45BF">
        <w:rPr>
          <w:rFonts w:ascii="Times New Roman" w:hAnsi="Times New Roman" w:cs="Times New Roman"/>
          <w:i/>
          <w:iCs/>
          <w:color w:val="auto"/>
          <w:sz w:val="22"/>
          <w:szCs w:val="22"/>
          <w:lang w:val="en-US"/>
        </w:rPr>
        <w:t xml:space="preserve"> </w:t>
      </w:r>
      <w:r w:rsidR="00D36053" w:rsidRPr="006C45BF">
        <w:rPr>
          <w:rFonts w:ascii="Times New Roman" w:hAnsi="Times New Roman" w:cs="Times New Roman"/>
          <w:i/>
          <w:iCs/>
          <w:color w:val="auto"/>
          <w:sz w:val="22"/>
          <w:szCs w:val="22"/>
          <w:lang w:val="en-US"/>
        </w:rPr>
        <w:t xml:space="preserve">obtained </w:t>
      </w:r>
      <w:r w:rsidR="009A3976" w:rsidRPr="006C45BF">
        <w:rPr>
          <w:rFonts w:ascii="Times New Roman" w:hAnsi="Times New Roman" w:cs="Times New Roman"/>
          <w:i/>
          <w:iCs/>
          <w:color w:val="auto"/>
          <w:sz w:val="22"/>
          <w:szCs w:val="22"/>
          <w:lang w:val="en-US"/>
        </w:rPr>
        <w:t>from the National Archives</w:t>
      </w:r>
      <w:r w:rsidR="009A3976" w:rsidRPr="006C45BF">
        <w:rPr>
          <w:rFonts w:ascii="Times New Roman" w:hAnsi="Times New Roman" w:cs="Times New Roman"/>
          <w:color w:val="auto"/>
          <w:sz w:val="22"/>
          <w:szCs w:val="22"/>
          <w:lang w:val="en-US"/>
        </w:rPr>
        <w:t xml:space="preserve"> (</w:t>
      </w:r>
      <w:hyperlink r:id="rId15" w:history="1">
        <w:r w:rsidR="009A3976" w:rsidRPr="006C45BF">
          <w:rPr>
            <w:rStyle w:val="Hyperlink"/>
            <w:rFonts w:ascii="Times New Roman" w:hAnsi="Times New Roman" w:cs="Times New Roman"/>
            <w:sz w:val="22"/>
            <w:szCs w:val="22"/>
            <w:lang w:val="en-US"/>
          </w:rPr>
          <w:t>www.nationalarchives.gov.uk/</w:t>
        </w:r>
      </w:hyperlink>
      <w:r w:rsidR="009A3976" w:rsidRPr="006C45BF">
        <w:rPr>
          <w:rFonts w:ascii="Times New Roman" w:hAnsi="Times New Roman" w:cs="Times New Roman"/>
          <w:color w:val="auto"/>
          <w:sz w:val="22"/>
          <w:szCs w:val="22"/>
          <w:lang w:val="en-US"/>
        </w:rPr>
        <w:t>)</w:t>
      </w:r>
      <w:r w:rsidRPr="006C45BF">
        <w:rPr>
          <w:rFonts w:ascii="Times New Roman" w:hAnsi="Times New Roman" w:cs="Times New Roman"/>
          <w:color w:val="auto"/>
          <w:sz w:val="22"/>
          <w:szCs w:val="22"/>
          <w:lang w:val="en-US"/>
        </w:rPr>
        <w:t xml:space="preserve">. </w:t>
      </w:r>
      <w:r w:rsidR="006C45BF" w:rsidRPr="006C45BF">
        <w:rPr>
          <w:rFonts w:ascii="Times New Roman" w:hAnsi="Times New Roman" w:cs="Times New Roman"/>
          <w:color w:val="auto"/>
          <w:sz w:val="22"/>
          <w:szCs w:val="22"/>
          <w:lang w:val="en-US"/>
        </w:rPr>
        <w:t>The CUST 4 division is available in digital format and contains the ledgers of imports to Britain giving, under the names of the exporting countries, the several articles imported from each along with the quantities and official values. These annual records cover the period between 1809 and 1899. From each of these documents was extracted the information on the quantity of train oil and blubber (tuns) imported from South America in order to construct a vector of annual whale catches. Unavoidable uncertainties occur with respect to the whaling methods and the precise date—the latter since the year of export would not necessarily be the year the whale was caught. Although how to address this uncertainty was not apparent, this long-term dataset was nevertheless essential for reconstructing the catches that took place during the second half of the 19th century, which information is absent in the other sources.</w:t>
      </w:r>
    </w:p>
    <w:p w14:paraId="20385C4F" w14:textId="102C6CF8" w:rsidR="00A448BD" w:rsidRPr="006C45BF" w:rsidRDefault="00B031B9" w:rsidP="0022610D">
      <w:pPr>
        <w:pStyle w:val="Default"/>
        <w:numPr>
          <w:ilvl w:val="0"/>
          <w:numId w:val="2"/>
        </w:numPr>
        <w:shd w:val="clear" w:color="auto" w:fill="FFFFFF"/>
        <w:spacing w:line="360" w:lineRule="auto"/>
        <w:ind w:left="0" w:firstLine="0"/>
        <w:rPr>
          <w:rFonts w:ascii="Times New Roman" w:hAnsi="Times New Roman" w:cs="Times New Roman"/>
          <w:color w:val="auto"/>
          <w:sz w:val="22"/>
          <w:szCs w:val="22"/>
          <w:lang w:val="en-US"/>
        </w:rPr>
      </w:pPr>
      <w:r w:rsidRPr="00DC1D21">
        <w:rPr>
          <w:rFonts w:ascii="Times New Roman" w:hAnsi="Times New Roman" w:cs="Times New Roman"/>
          <w:i/>
          <w:iCs/>
          <w:color w:val="auto"/>
          <w:sz w:val="22"/>
          <w:szCs w:val="22"/>
          <w:lang w:val="en-US"/>
        </w:rPr>
        <w:t xml:space="preserve">Historical catch data </w:t>
      </w:r>
      <w:r w:rsidR="000D77A9" w:rsidRPr="00DC1D21">
        <w:rPr>
          <w:rFonts w:ascii="Times New Roman" w:hAnsi="Times New Roman" w:cs="Times New Roman"/>
          <w:i/>
          <w:iCs/>
          <w:color w:val="auto"/>
          <w:sz w:val="22"/>
          <w:szCs w:val="22"/>
          <w:lang w:val="en-US"/>
        </w:rPr>
        <w:t>for the period</w:t>
      </w:r>
      <w:r w:rsidRPr="00DC1D21">
        <w:rPr>
          <w:rFonts w:ascii="Times New Roman" w:hAnsi="Times New Roman" w:cs="Times New Roman"/>
          <w:i/>
          <w:iCs/>
          <w:color w:val="auto"/>
          <w:sz w:val="22"/>
          <w:szCs w:val="22"/>
          <w:lang w:val="en-US"/>
        </w:rPr>
        <w:t xml:space="preserve"> 1907</w:t>
      </w:r>
      <w:r w:rsidR="000D77A9" w:rsidRPr="00DC1D21">
        <w:rPr>
          <w:rFonts w:ascii="Times New Roman" w:hAnsi="Times New Roman" w:cs="Times New Roman"/>
          <w:i/>
          <w:iCs/>
          <w:color w:val="auto"/>
          <w:sz w:val="22"/>
          <w:szCs w:val="22"/>
          <w:lang w:val="en-US"/>
        </w:rPr>
        <w:t>-</w:t>
      </w:r>
      <w:r w:rsidRPr="00DC1D21">
        <w:rPr>
          <w:rFonts w:ascii="Times New Roman" w:hAnsi="Times New Roman" w:cs="Times New Roman"/>
          <w:i/>
          <w:iCs/>
          <w:color w:val="auto"/>
          <w:sz w:val="22"/>
          <w:szCs w:val="22"/>
          <w:lang w:val="en-US"/>
        </w:rPr>
        <w:t xml:space="preserve">1966, computed </w:t>
      </w:r>
      <w:r w:rsidR="00A448BD" w:rsidRPr="00DC1D21">
        <w:rPr>
          <w:rFonts w:ascii="Times New Roman" w:hAnsi="Times New Roman" w:cs="Times New Roman"/>
          <w:i/>
          <w:iCs/>
          <w:color w:val="auto"/>
          <w:sz w:val="22"/>
          <w:szCs w:val="22"/>
          <w:lang w:val="en-US"/>
        </w:rPr>
        <w:t>from the I</w:t>
      </w:r>
      <w:r w:rsidR="005F236A" w:rsidRPr="00DC1D21">
        <w:rPr>
          <w:rFonts w:ascii="Times New Roman" w:hAnsi="Times New Roman" w:cs="Times New Roman"/>
          <w:i/>
          <w:iCs/>
          <w:color w:val="auto"/>
          <w:sz w:val="22"/>
          <w:szCs w:val="22"/>
          <w:lang w:val="en-US"/>
        </w:rPr>
        <w:t xml:space="preserve">nternational </w:t>
      </w:r>
      <w:r w:rsidR="00A448BD" w:rsidRPr="00DC1D21">
        <w:rPr>
          <w:rFonts w:ascii="Times New Roman" w:hAnsi="Times New Roman" w:cs="Times New Roman"/>
          <w:i/>
          <w:iCs/>
          <w:color w:val="auto"/>
          <w:sz w:val="22"/>
          <w:szCs w:val="22"/>
          <w:lang w:val="en-US"/>
        </w:rPr>
        <w:t>W</w:t>
      </w:r>
      <w:r w:rsidR="005F236A" w:rsidRPr="00DC1D21">
        <w:rPr>
          <w:rFonts w:ascii="Times New Roman" w:hAnsi="Times New Roman" w:cs="Times New Roman"/>
          <w:i/>
          <w:iCs/>
          <w:color w:val="auto"/>
          <w:sz w:val="22"/>
          <w:szCs w:val="22"/>
          <w:lang w:val="en-US"/>
        </w:rPr>
        <w:t xml:space="preserve">haling </w:t>
      </w:r>
      <w:r w:rsidR="00A448BD" w:rsidRPr="00DC1D21">
        <w:rPr>
          <w:rFonts w:ascii="Times New Roman" w:hAnsi="Times New Roman" w:cs="Times New Roman"/>
          <w:i/>
          <w:iCs/>
          <w:color w:val="auto"/>
          <w:sz w:val="22"/>
          <w:szCs w:val="22"/>
          <w:lang w:val="en-US"/>
        </w:rPr>
        <w:t>C</w:t>
      </w:r>
      <w:r w:rsidR="005F236A" w:rsidRPr="00DC1D21">
        <w:rPr>
          <w:rFonts w:ascii="Times New Roman" w:hAnsi="Times New Roman" w:cs="Times New Roman"/>
          <w:i/>
          <w:iCs/>
          <w:color w:val="auto"/>
          <w:sz w:val="22"/>
          <w:szCs w:val="22"/>
          <w:lang w:val="en-US"/>
        </w:rPr>
        <w:t>o</w:t>
      </w:r>
      <w:r w:rsidR="000D04C5" w:rsidRPr="00DC1D21">
        <w:rPr>
          <w:rFonts w:ascii="Times New Roman" w:hAnsi="Times New Roman" w:cs="Times New Roman"/>
          <w:i/>
          <w:iCs/>
          <w:color w:val="auto"/>
          <w:sz w:val="22"/>
          <w:szCs w:val="22"/>
          <w:lang w:val="en-US"/>
        </w:rPr>
        <w:t>m</w:t>
      </w:r>
      <w:r w:rsidR="005F236A" w:rsidRPr="00DC1D21">
        <w:rPr>
          <w:rFonts w:ascii="Times New Roman" w:hAnsi="Times New Roman" w:cs="Times New Roman"/>
          <w:i/>
          <w:iCs/>
          <w:color w:val="auto"/>
          <w:sz w:val="22"/>
          <w:szCs w:val="22"/>
          <w:lang w:val="en-US"/>
        </w:rPr>
        <w:t>mission (IWC)</w:t>
      </w:r>
      <w:r w:rsidR="00A448BD" w:rsidRPr="00DC1D21">
        <w:rPr>
          <w:rFonts w:ascii="Times New Roman" w:hAnsi="Times New Roman" w:cs="Times New Roman"/>
          <w:i/>
          <w:iCs/>
          <w:color w:val="auto"/>
          <w:sz w:val="22"/>
          <w:szCs w:val="22"/>
          <w:lang w:val="en-US"/>
        </w:rPr>
        <w:t xml:space="preserve"> catch database</w:t>
      </w:r>
      <w:r w:rsidR="00F874FF" w:rsidRPr="006C45BF">
        <w:rPr>
          <w:rFonts w:ascii="Times New Roman" w:hAnsi="Times New Roman" w:cs="Times New Roman"/>
          <w:color w:val="auto"/>
          <w:sz w:val="22"/>
          <w:szCs w:val="22"/>
          <w:lang w:val="en-US"/>
        </w:rPr>
        <w:t xml:space="preserve"> </w:t>
      </w:r>
      <w:r w:rsidR="00CC7F11" w:rsidRPr="006C45BF">
        <w:rPr>
          <w:rFonts w:ascii="Times New Roman" w:hAnsi="Times New Roman" w:cs="Times New Roman"/>
          <w:color w:val="auto"/>
          <w:sz w:val="22"/>
          <w:szCs w:val="22"/>
          <w:lang w:val="en-US"/>
        </w:rPr>
        <w:t>[7</w:t>
      </w:r>
      <w:r w:rsidR="00FC7651" w:rsidRPr="006C45BF">
        <w:rPr>
          <w:rFonts w:ascii="Times New Roman" w:hAnsi="Times New Roman" w:cs="Times New Roman"/>
          <w:color w:val="auto"/>
          <w:sz w:val="22"/>
          <w:szCs w:val="22"/>
          <w:lang w:val="en-US"/>
        </w:rPr>
        <w:t>6</w:t>
      </w:r>
      <w:r w:rsidR="00CC7F11" w:rsidRPr="006C45BF">
        <w:rPr>
          <w:rFonts w:ascii="Times New Roman" w:hAnsi="Times New Roman" w:cs="Times New Roman"/>
          <w:color w:val="auto"/>
          <w:sz w:val="22"/>
          <w:szCs w:val="22"/>
          <w:lang w:val="en-US"/>
        </w:rPr>
        <w:t>]</w:t>
      </w:r>
      <w:r w:rsidR="00FA1CD5" w:rsidRPr="006C45BF">
        <w:rPr>
          <w:rFonts w:ascii="Times New Roman" w:hAnsi="Times New Roman" w:cs="Times New Roman"/>
          <w:color w:val="auto"/>
          <w:sz w:val="22"/>
          <w:szCs w:val="22"/>
          <w:lang w:val="en-US"/>
        </w:rPr>
        <w:t>.</w:t>
      </w:r>
      <w:r w:rsidR="004E2BCD" w:rsidRPr="006C45BF">
        <w:rPr>
          <w:rFonts w:ascii="Times New Roman" w:hAnsi="Times New Roman" w:cs="Times New Roman"/>
          <w:color w:val="auto"/>
          <w:sz w:val="22"/>
          <w:szCs w:val="22"/>
          <w:lang w:val="en-US"/>
        </w:rPr>
        <w:t xml:space="preserve"> </w:t>
      </w:r>
      <w:r w:rsidR="00B43B68">
        <w:rPr>
          <w:rFonts w:ascii="Times New Roman" w:hAnsi="Times New Roman" w:cs="Times New Roman"/>
          <w:color w:val="auto"/>
          <w:sz w:val="22"/>
          <w:szCs w:val="22"/>
          <w:lang w:val="en-US"/>
        </w:rPr>
        <w:t>The data for the i</w:t>
      </w:r>
      <w:r w:rsidR="004E2BCD" w:rsidRPr="006C45BF">
        <w:rPr>
          <w:rFonts w:ascii="Times New Roman" w:hAnsi="Times New Roman" w:cs="Times New Roman"/>
          <w:color w:val="auto"/>
          <w:sz w:val="22"/>
          <w:szCs w:val="22"/>
          <w:lang w:val="en-US"/>
        </w:rPr>
        <w:t xml:space="preserve">llegal Soviet whaling was obtained combing the three available data from </w:t>
      </w:r>
      <w:proofErr w:type="spellStart"/>
      <w:r w:rsidR="004E2BCD" w:rsidRPr="006C45BF">
        <w:rPr>
          <w:rFonts w:ascii="Times New Roman" w:hAnsi="Times New Roman" w:cs="Times New Roman"/>
          <w:color w:val="auto"/>
          <w:sz w:val="22"/>
          <w:szCs w:val="22"/>
          <w:lang w:val="en-US"/>
        </w:rPr>
        <w:t>Tormosov</w:t>
      </w:r>
      <w:proofErr w:type="spellEnd"/>
      <w:r w:rsidR="004E2BCD" w:rsidRPr="006C45BF">
        <w:rPr>
          <w:rFonts w:ascii="Times New Roman" w:hAnsi="Times New Roman" w:cs="Times New Roman"/>
          <w:color w:val="auto"/>
          <w:sz w:val="22"/>
          <w:szCs w:val="22"/>
          <w:lang w:val="en-US"/>
        </w:rPr>
        <w:t xml:space="preserve"> [2</w:t>
      </w:r>
      <w:r w:rsidR="00525758" w:rsidRPr="006C45BF">
        <w:rPr>
          <w:rFonts w:ascii="Times New Roman" w:hAnsi="Times New Roman" w:cs="Times New Roman"/>
          <w:color w:val="auto"/>
          <w:sz w:val="22"/>
          <w:szCs w:val="22"/>
          <w:lang w:val="en-US"/>
        </w:rPr>
        <w:t>5</w:t>
      </w:r>
      <w:r w:rsidR="004E2BCD" w:rsidRPr="006C45BF">
        <w:rPr>
          <w:rFonts w:ascii="Times New Roman" w:hAnsi="Times New Roman" w:cs="Times New Roman"/>
          <w:color w:val="auto"/>
          <w:sz w:val="22"/>
          <w:szCs w:val="22"/>
          <w:lang w:val="en-US"/>
        </w:rPr>
        <w:t xml:space="preserve">] for the </w:t>
      </w:r>
      <w:r w:rsidR="00174546" w:rsidRPr="006C45BF">
        <w:rPr>
          <w:rFonts w:ascii="Times New Roman" w:hAnsi="Times New Roman" w:cs="Times New Roman"/>
          <w:color w:val="auto"/>
          <w:sz w:val="22"/>
          <w:szCs w:val="22"/>
          <w:lang w:val="en-US"/>
        </w:rPr>
        <w:t>south</w:t>
      </w:r>
      <w:r w:rsidR="004E2BCD" w:rsidRPr="006C45BF">
        <w:rPr>
          <w:rFonts w:ascii="Times New Roman" w:hAnsi="Times New Roman" w:cs="Times New Roman"/>
          <w:color w:val="auto"/>
          <w:sz w:val="22"/>
          <w:szCs w:val="22"/>
          <w:lang w:val="en-US"/>
        </w:rPr>
        <w:t>western Atlantic Ocean with this database.</w:t>
      </w:r>
    </w:p>
    <w:p w14:paraId="49E340B5" w14:textId="56417C07" w:rsidR="00321F4D" w:rsidRPr="00A77E36" w:rsidRDefault="006769D0" w:rsidP="00A77E36">
      <w:pPr>
        <w:autoSpaceDE w:val="0"/>
        <w:autoSpaceDN w:val="0"/>
        <w:adjustRightInd w:val="0"/>
        <w:spacing w:after="0" w:line="360" w:lineRule="auto"/>
        <w:ind w:firstLine="284"/>
        <w:rPr>
          <w:rFonts w:ascii="Times New Roman" w:hAnsi="Times New Roman" w:cs="Times New Roman"/>
          <w:lang w:val="en-US"/>
        </w:rPr>
      </w:pPr>
      <w:r>
        <w:rPr>
          <w:rFonts w:ascii="Times New Roman" w:hAnsi="Times New Roman" w:cs="Times New Roman"/>
          <w:lang w:val="en-US"/>
        </w:rPr>
        <w:t>We converted t</w:t>
      </w:r>
      <w:r w:rsidR="00AD4AFF" w:rsidRPr="009E5051">
        <w:rPr>
          <w:rFonts w:ascii="Times New Roman" w:hAnsi="Times New Roman" w:cs="Times New Roman"/>
          <w:lang w:val="en-US"/>
        </w:rPr>
        <w:t xml:space="preserve">he reports of </w:t>
      </w:r>
      <w:r w:rsidR="00FA5348">
        <w:rPr>
          <w:rFonts w:ascii="Times New Roman" w:hAnsi="Times New Roman" w:cs="Times New Roman"/>
          <w:lang w:val="en-US"/>
        </w:rPr>
        <w:t xml:space="preserve">whale </w:t>
      </w:r>
      <w:r w:rsidR="00AD4AFF" w:rsidRPr="009E5051">
        <w:rPr>
          <w:rFonts w:ascii="Times New Roman" w:hAnsi="Times New Roman" w:cs="Times New Roman"/>
          <w:lang w:val="en-US"/>
        </w:rPr>
        <w:t xml:space="preserve">oil to rough numbers of whales using </w:t>
      </w:r>
      <w:r w:rsidR="00B106DE">
        <w:rPr>
          <w:rFonts w:ascii="Times New Roman" w:hAnsi="Times New Roman" w:cs="Times New Roman"/>
          <w:lang w:val="en-US"/>
        </w:rPr>
        <w:t xml:space="preserve">an </w:t>
      </w:r>
      <w:r w:rsidR="00AD4AFF" w:rsidRPr="009E5051">
        <w:rPr>
          <w:rFonts w:ascii="Times New Roman" w:hAnsi="Times New Roman" w:cs="Times New Roman"/>
          <w:lang w:val="en-US"/>
        </w:rPr>
        <w:t xml:space="preserve">average number of </w:t>
      </w:r>
      <w:r w:rsidR="00B106DE">
        <w:rPr>
          <w:rFonts w:ascii="Times New Roman" w:hAnsi="Times New Roman" w:cs="Times New Roman"/>
          <w:lang w:val="en-US"/>
        </w:rPr>
        <w:t xml:space="preserve">60 </w:t>
      </w:r>
      <w:r w:rsidR="00AD4AFF" w:rsidRPr="009E5051">
        <w:rPr>
          <w:rFonts w:ascii="Times New Roman" w:hAnsi="Times New Roman" w:cs="Times New Roman"/>
          <w:lang w:val="en-US"/>
        </w:rPr>
        <w:t xml:space="preserve">barrels </w:t>
      </w:r>
      <w:r w:rsidR="00941730">
        <w:rPr>
          <w:rFonts w:ascii="Times New Roman" w:hAnsi="Times New Roman" w:cs="Times New Roman"/>
          <w:lang w:val="en-US"/>
        </w:rPr>
        <w:t xml:space="preserve">of oil </w:t>
      </w:r>
      <w:r w:rsidR="009F5E77">
        <w:rPr>
          <w:rFonts w:ascii="Times New Roman" w:hAnsi="Times New Roman" w:cs="Times New Roman"/>
          <w:lang w:val="en-US"/>
        </w:rPr>
        <w:t xml:space="preserve">(1 tun = 8 </w:t>
      </w:r>
      <w:r w:rsidR="0048512F">
        <w:rPr>
          <w:rFonts w:ascii="Times New Roman" w:hAnsi="Times New Roman" w:cs="Times New Roman"/>
          <w:lang w:val="en-US"/>
        </w:rPr>
        <w:t>barrel</w:t>
      </w:r>
      <w:r w:rsidR="00FC3C48">
        <w:rPr>
          <w:rFonts w:ascii="Times New Roman" w:hAnsi="Times New Roman" w:cs="Times New Roman"/>
          <w:lang w:val="en-US"/>
        </w:rPr>
        <w:t>s</w:t>
      </w:r>
      <w:r w:rsidR="004F7AEB">
        <w:rPr>
          <w:rFonts w:ascii="Times New Roman" w:hAnsi="Times New Roman" w:cs="Times New Roman"/>
          <w:lang w:val="en-US"/>
        </w:rPr>
        <w:t xml:space="preserve">; </w:t>
      </w:r>
      <w:r w:rsidR="009F5E77">
        <w:rPr>
          <w:rFonts w:ascii="Times New Roman" w:hAnsi="Times New Roman" w:cs="Times New Roman"/>
          <w:lang w:val="en-US"/>
        </w:rPr>
        <w:t>1 cask = 6.5 barrel</w:t>
      </w:r>
      <w:r w:rsidR="00FC3C48">
        <w:rPr>
          <w:rFonts w:ascii="Times New Roman" w:hAnsi="Times New Roman" w:cs="Times New Roman"/>
          <w:lang w:val="en-US"/>
        </w:rPr>
        <w:t>s</w:t>
      </w:r>
      <w:r w:rsidR="009F5E77">
        <w:rPr>
          <w:rFonts w:ascii="Times New Roman" w:hAnsi="Times New Roman" w:cs="Times New Roman"/>
          <w:lang w:val="en-US"/>
        </w:rPr>
        <w:t xml:space="preserve">) </w:t>
      </w:r>
      <w:r w:rsidR="00AD4AFF" w:rsidRPr="009E5051">
        <w:rPr>
          <w:rFonts w:ascii="Times New Roman" w:hAnsi="Times New Roman" w:cs="Times New Roman"/>
          <w:lang w:val="en-US"/>
        </w:rPr>
        <w:t xml:space="preserve">per </w:t>
      </w:r>
      <w:r w:rsidR="006244FF">
        <w:rPr>
          <w:rFonts w:ascii="Times New Roman" w:hAnsi="Times New Roman" w:cs="Times New Roman"/>
          <w:lang w:val="en-US"/>
        </w:rPr>
        <w:t xml:space="preserve">right </w:t>
      </w:r>
      <w:r w:rsidR="00AD4AFF" w:rsidRPr="009E5051">
        <w:rPr>
          <w:rFonts w:ascii="Times New Roman" w:hAnsi="Times New Roman" w:cs="Times New Roman"/>
          <w:lang w:val="en-US"/>
        </w:rPr>
        <w:t xml:space="preserve">whale, </w:t>
      </w:r>
      <w:r w:rsidR="002156E0">
        <w:rPr>
          <w:rFonts w:ascii="Times New Roman" w:hAnsi="Times New Roman" w:cs="Times New Roman"/>
          <w:lang w:val="en-US"/>
        </w:rPr>
        <w:t xml:space="preserve">following Best </w:t>
      </w:r>
      <w:r w:rsidR="00F03720">
        <w:rPr>
          <w:rFonts w:ascii="Times New Roman" w:hAnsi="Times New Roman" w:cs="Times New Roman"/>
          <w:lang w:val="en-US"/>
        </w:rPr>
        <w:t>[4</w:t>
      </w:r>
      <w:r w:rsidR="003979A9">
        <w:rPr>
          <w:rFonts w:ascii="Times New Roman" w:hAnsi="Times New Roman" w:cs="Times New Roman"/>
          <w:lang w:val="en-US"/>
        </w:rPr>
        <w:t>8</w:t>
      </w:r>
      <w:r w:rsidR="00F03720">
        <w:rPr>
          <w:rFonts w:ascii="Times New Roman" w:hAnsi="Times New Roman" w:cs="Times New Roman"/>
          <w:lang w:val="en-US"/>
        </w:rPr>
        <w:t>]</w:t>
      </w:r>
      <w:r w:rsidR="002156E0">
        <w:rPr>
          <w:rFonts w:ascii="Times New Roman" w:hAnsi="Times New Roman" w:cs="Times New Roman"/>
          <w:lang w:val="en-US"/>
        </w:rPr>
        <w:t>.</w:t>
      </w:r>
      <w:r w:rsidR="00767BD1">
        <w:rPr>
          <w:rFonts w:ascii="Times New Roman" w:hAnsi="Times New Roman" w:cs="Times New Roman"/>
          <w:lang w:val="en-US"/>
        </w:rPr>
        <w:t xml:space="preserve"> We then </w:t>
      </w:r>
      <w:r w:rsidR="00B05CA9">
        <w:rPr>
          <w:rFonts w:ascii="Times New Roman" w:hAnsi="Times New Roman" w:cs="Times New Roman"/>
          <w:lang w:val="en-US"/>
        </w:rPr>
        <w:t xml:space="preserve">filtered </w:t>
      </w:r>
      <w:r w:rsidR="00767BD1">
        <w:rPr>
          <w:rFonts w:ascii="Times New Roman" w:hAnsi="Times New Roman" w:cs="Times New Roman"/>
          <w:lang w:val="en-US"/>
        </w:rPr>
        <w:t xml:space="preserve">all records </w:t>
      </w:r>
      <w:r w:rsidR="00B05CA9">
        <w:rPr>
          <w:rFonts w:ascii="Times New Roman" w:hAnsi="Times New Roman" w:cs="Times New Roman"/>
          <w:lang w:val="en-US"/>
        </w:rPr>
        <w:t xml:space="preserve">to select </w:t>
      </w:r>
      <w:r w:rsidR="00EC0FDE">
        <w:rPr>
          <w:rFonts w:ascii="Times New Roman" w:hAnsi="Times New Roman" w:cs="Times New Roman"/>
          <w:lang w:val="en-US"/>
        </w:rPr>
        <w:t>those included in the study area</w:t>
      </w:r>
      <w:r w:rsidR="001573AC">
        <w:rPr>
          <w:rFonts w:ascii="Times New Roman" w:hAnsi="Times New Roman" w:cs="Times New Roman"/>
          <w:lang w:val="en-US"/>
        </w:rPr>
        <w:t xml:space="preserve"> (Fig. 1)</w:t>
      </w:r>
      <w:r w:rsidR="00EC0FDE">
        <w:rPr>
          <w:rFonts w:ascii="Times New Roman" w:hAnsi="Times New Roman" w:cs="Times New Roman"/>
          <w:lang w:val="en-US"/>
        </w:rPr>
        <w:t xml:space="preserve">. </w:t>
      </w:r>
      <w:r w:rsidR="00F643BB">
        <w:rPr>
          <w:rFonts w:ascii="Times New Roman" w:hAnsi="Times New Roman" w:cs="Times New Roman"/>
          <w:lang w:val="en-US"/>
        </w:rPr>
        <w:t xml:space="preserve">This area </w:t>
      </w:r>
      <w:r w:rsidR="003B0ABF">
        <w:rPr>
          <w:rFonts w:ascii="Times New Roman" w:hAnsi="Times New Roman" w:cs="Times New Roman"/>
          <w:lang w:val="en-US"/>
        </w:rPr>
        <w:t>extend</w:t>
      </w:r>
      <w:r w:rsidR="00EA5D86">
        <w:rPr>
          <w:rFonts w:ascii="Times New Roman" w:hAnsi="Times New Roman" w:cs="Times New Roman"/>
          <w:lang w:val="en-US"/>
        </w:rPr>
        <w:t>s</w:t>
      </w:r>
      <w:r w:rsidR="003B0ABF">
        <w:rPr>
          <w:rFonts w:ascii="Times New Roman" w:hAnsi="Times New Roman" w:cs="Times New Roman"/>
          <w:lang w:val="en-US"/>
        </w:rPr>
        <w:t xml:space="preserve"> </w:t>
      </w:r>
      <w:r w:rsidR="000F0BA3">
        <w:rPr>
          <w:rFonts w:ascii="Times New Roman" w:hAnsi="Times New Roman" w:cs="Times New Roman"/>
          <w:lang w:val="en-US"/>
        </w:rPr>
        <w:lastRenderedPageBreak/>
        <w:t xml:space="preserve">west </w:t>
      </w:r>
      <w:r w:rsidR="00C87E31">
        <w:rPr>
          <w:rFonts w:ascii="Times New Roman" w:hAnsi="Times New Roman" w:cs="Times New Roman"/>
          <w:lang w:val="en-US"/>
        </w:rPr>
        <w:t>of 20° W</w:t>
      </w:r>
      <w:r w:rsidR="00EA5D86">
        <w:rPr>
          <w:rFonts w:ascii="Times New Roman" w:hAnsi="Times New Roman" w:cs="Times New Roman"/>
          <w:lang w:val="en-US"/>
        </w:rPr>
        <w:t xml:space="preserve"> from </w:t>
      </w:r>
      <w:r w:rsidR="00382D70" w:rsidRPr="00EE1973">
        <w:rPr>
          <w:rFonts w:ascii="Times New Roman" w:hAnsi="Times New Roman" w:cs="Times New Roman"/>
          <w:lang w:val="en-US"/>
        </w:rPr>
        <w:t>Salvador de Bahia</w:t>
      </w:r>
      <w:r w:rsidR="00E854AE">
        <w:rPr>
          <w:rFonts w:ascii="Times New Roman" w:hAnsi="Times New Roman" w:cs="Times New Roman"/>
          <w:lang w:val="en-US"/>
        </w:rPr>
        <w:t xml:space="preserve"> to </w:t>
      </w:r>
      <w:r w:rsidR="007D2366" w:rsidRPr="0075357F">
        <w:rPr>
          <w:rFonts w:ascii="Times New Roman" w:hAnsi="Times New Roman" w:cs="Times New Roman"/>
          <w:color w:val="222222"/>
          <w:shd w:val="clear" w:color="auto" w:fill="FFFFFF"/>
          <w:lang w:val="en-US"/>
        </w:rPr>
        <w:t>the northern Weddell Sea</w:t>
      </w:r>
      <w:r w:rsidR="0083558A">
        <w:rPr>
          <w:rFonts w:ascii="Times New Roman" w:hAnsi="Times New Roman" w:cs="Times New Roman"/>
          <w:color w:val="222222"/>
          <w:shd w:val="clear" w:color="auto" w:fill="FFFFFF"/>
          <w:lang w:val="en-US"/>
        </w:rPr>
        <w:t xml:space="preserve"> (</w:t>
      </w:r>
      <w:r w:rsidR="007D2366" w:rsidRPr="0075357F">
        <w:rPr>
          <w:rFonts w:ascii="Times New Roman" w:hAnsi="Times New Roman" w:cs="Times New Roman"/>
          <w:color w:val="222222"/>
          <w:shd w:val="clear" w:color="auto" w:fill="FFFFFF"/>
          <w:lang w:val="en-US"/>
        </w:rPr>
        <w:t>Mar de Weddell</w:t>
      </w:r>
      <w:r w:rsidR="0083558A">
        <w:rPr>
          <w:rFonts w:ascii="Times New Roman" w:hAnsi="Times New Roman" w:cs="Times New Roman"/>
          <w:color w:val="222222"/>
          <w:shd w:val="clear" w:color="auto" w:fill="FFFFFF"/>
          <w:lang w:val="en-US"/>
        </w:rPr>
        <w:t>)</w:t>
      </w:r>
      <w:r w:rsidR="00A77E36">
        <w:rPr>
          <w:rFonts w:ascii="Times New Roman" w:hAnsi="Times New Roman" w:cs="Times New Roman"/>
          <w:lang w:val="en-US"/>
        </w:rPr>
        <w:t xml:space="preserve">. </w:t>
      </w:r>
      <w:r w:rsidR="00CF12C1">
        <w:rPr>
          <w:rFonts w:ascii="Times New Roman" w:hAnsi="Times New Roman" w:cs="Times New Roman"/>
          <w:lang w:val="en-US"/>
        </w:rPr>
        <w:t>The</w:t>
      </w:r>
      <w:r w:rsidR="00ED076A">
        <w:rPr>
          <w:rFonts w:ascii="Times New Roman" w:hAnsi="Times New Roman" w:cs="Times New Roman"/>
          <w:lang w:val="en-US"/>
        </w:rPr>
        <w:t xml:space="preserve"> </w:t>
      </w:r>
      <w:r w:rsidR="00825E9C">
        <w:rPr>
          <w:rFonts w:ascii="Times New Roman" w:hAnsi="Times New Roman" w:cs="Times New Roman"/>
          <w:lang w:val="en-US"/>
        </w:rPr>
        <w:t>s</w:t>
      </w:r>
      <w:r w:rsidR="008B0205">
        <w:rPr>
          <w:rFonts w:ascii="Times New Roman" w:hAnsi="Times New Roman" w:cs="Times New Roman"/>
          <w:lang w:val="en-US"/>
        </w:rPr>
        <w:t>election</w:t>
      </w:r>
      <w:r w:rsidR="00A95030">
        <w:rPr>
          <w:rFonts w:ascii="Times New Roman" w:hAnsi="Times New Roman" w:cs="Times New Roman"/>
          <w:lang w:val="en-US"/>
        </w:rPr>
        <w:t xml:space="preserve"> cover</w:t>
      </w:r>
      <w:r w:rsidR="006030C8">
        <w:rPr>
          <w:rFonts w:ascii="Times New Roman" w:hAnsi="Times New Roman" w:cs="Times New Roman"/>
          <w:lang w:val="en-US"/>
        </w:rPr>
        <w:t>ed</w:t>
      </w:r>
      <w:r w:rsidR="00A95030">
        <w:rPr>
          <w:rFonts w:ascii="Times New Roman" w:hAnsi="Times New Roman" w:cs="Times New Roman"/>
          <w:lang w:val="en-US"/>
        </w:rPr>
        <w:t xml:space="preserve"> different periods</w:t>
      </w:r>
      <w:r w:rsidR="005922DF">
        <w:rPr>
          <w:rFonts w:ascii="Times New Roman" w:hAnsi="Times New Roman" w:cs="Times New Roman"/>
          <w:lang w:val="en-US"/>
        </w:rPr>
        <w:t xml:space="preserve"> of whaling operation</w:t>
      </w:r>
      <w:r w:rsidR="009542A3">
        <w:rPr>
          <w:rFonts w:ascii="Times New Roman" w:hAnsi="Times New Roman" w:cs="Times New Roman"/>
          <w:lang w:val="en-US"/>
        </w:rPr>
        <w:t>s</w:t>
      </w:r>
      <w:r w:rsidR="005922DF">
        <w:rPr>
          <w:rFonts w:ascii="Times New Roman" w:hAnsi="Times New Roman" w:cs="Times New Roman"/>
          <w:lang w:val="en-US"/>
        </w:rPr>
        <w:t xml:space="preserve"> although </w:t>
      </w:r>
      <w:r w:rsidR="009542A3">
        <w:rPr>
          <w:rFonts w:ascii="Times New Roman" w:hAnsi="Times New Roman" w:cs="Times New Roman"/>
          <w:lang w:val="en-US"/>
        </w:rPr>
        <w:t xml:space="preserve">certain </w:t>
      </w:r>
      <w:r w:rsidR="005922DF" w:rsidRPr="005922DF">
        <w:rPr>
          <w:rFonts w:ascii="Times New Roman" w:hAnsi="Times New Roman" w:cs="Times New Roman"/>
          <w:lang w:val="en-US"/>
        </w:rPr>
        <w:t xml:space="preserve">catches </w:t>
      </w:r>
      <w:r w:rsidR="00E2536C">
        <w:rPr>
          <w:rFonts w:ascii="Times New Roman" w:hAnsi="Times New Roman" w:cs="Times New Roman"/>
          <w:lang w:val="en-US"/>
        </w:rPr>
        <w:t>were</w:t>
      </w:r>
      <w:r w:rsidR="005922DF" w:rsidRPr="005922DF">
        <w:rPr>
          <w:rFonts w:ascii="Times New Roman" w:hAnsi="Times New Roman" w:cs="Times New Roman"/>
          <w:lang w:val="en-US"/>
        </w:rPr>
        <w:t xml:space="preserve"> duplicated</w:t>
      </w:r>
      <w:r w:rsidR="00EA6F1D">
        <w:rPr>
          <w:rFonts w:ascii="Times New Roman" w:hAnsi="Times New Roman" w:cs="Times New Roman"/>
          <w:lang w:val="en-US"/>
        </w:rPr>
        <w:t xml:space="preserve"> or triplicated</w:t>
      </w:r>
      <w:r w:rsidR="005922DF" w:rsidRPr="005922DF">
        <w:rPr>
          <w:rFonts w:ascii="Times New Roman" w:hAnsi="Times New Roman" w:cs="Times New Roman"/>
          <w:lang w:val="en-US"/>
        </w:rPr>
        <w:t>.</w:t>
      </w:r>
      <w:r w:rsidR="002670F9">
        <w:rPr>
          <w:rFonts w:ascii="Times New Roman" w:hAnsi="Times New Roman" w:cs="Times New Roman"/>
          <w:lang w:val="en-US"/>
        </w:rPr>
        <w:t xml:space="preserve"> </w:t>
      </w:r>
      <w:r w:rsidR="00EA6F1D">
        <w:rPr>
          <w:rFonts w:ascii="Times New Roman" w:hAnsi="Times New Roman" w:cs="Times New Roman"/>
          <w:lang w:val="en-US"/>
        </w:rPr>
        <w:t>F</w:t>
      </w:r>
      <w:r w:rsidR="002670F9">
        <w:rPr>
          <w:rFonts w:ascii="Times New Roman" w:hAnsi="Times New Roman" w:cs="Times New Roman"/>
          <w:lang w:val="en-US"/>
        </w:rPr>
        <w:t>or example</w:t>
      </w:r>
      <w:r w:rsidR="000C1035">
        <w:rPr>
          <w:rFonts w:ascii="Times New Roman" w:hAnsi="Times New Roman" w:cs="Times New Roman"/>
          <w:lang w:val="en-US"/>
        </w:rPr>
        <w:t xml:space="preserve">, </w:t>
      </w:r>
      <w:r w:rsidR="00C64E4C">
        <w:rPr>
          <w:rFonts w:ascii="Times New Roman" w:hAnsi="Times New Roman" w:cs="Times New Roman"/>
          <w:lang w:val="en-US"/>
        </w:rPr>
        <w:t xml:space="preserve">the records </w:t>
      </w:r>
      <w:r w:rsidR="00A773DB">
        <w:rPr>
          <w:rFonts w:ascii="Times New Roman" w:hAnsi="Times New Roman" w:cs="Times New Roman"/>
          <w:lang w:val="en-US"/>
        </w:rPr>
        <w:t xml:space="preserve">for the French </w:t>
      </w:r>
      <w:r w:rsidR="00A773DB" w:rsidRPr="0062251C">
        <w:rPr>
          <w:rFonts w:ascii="Times New Roman" w:hAnsi="Times New Roman" w:cs="Times New Roman"/>
          <w:lang w:val="en-US"/>
        </w:rPr>
        <w:t xml:space="preserve">Offshore </w:t>
      </w:r>
      <w:r w:rsidR="00A773DB">
        <w:rPr>
          <w:rFonts w:ascii="Times New Roman" w:hAnsi="Times New Roman" w:cs="Times New Roman"/>
          <w:lang w:val="en-US"/>
        </w:rPr>
        <w:t xml:space="preserve">fleet </w:t>
      </w:r>
      <w:r w:rsidR="00967CEF">
        <w:rPr>
          <w:rFonts w:ascii="Times New Roman" w:hAnsi="Times New Roman" w:cs="Times New Roman"/>
          <w:lang w:val="en-US"/>
        </w:rPr>
        <w:t xml:space="preserve">were </w:t>
      </w:r>
      <w:r w:rsidR="00CB5861">
        <w:rPr>
          <w:rFonts w:ascii="Times New Roman" w:hAnsi="Times New Roman" w:cs="Times New Roman"/>
          <w:lang w:val="en-US"/>
        </w:rPr>
        <w:t xml:space="preserve">partially </w:t>
      </w:r>
      <w:r w:rsidR="00967CEF">
        <w:rPr>
          <w:rFonts w:ascii="Times New Roman" w:hAnsi="Times New Roman" w:cs="Times New Roman"/>
          <w:lang w:val="en-US"/>
        </w:rPr>
        <w:t xml:space="preserve">covered </w:t>
      </w:r>
      <w:r w:rsidR="008E6BCD">
        <w:rPr>
          <w:rFonts w:ascii="Times New Roman" w:hAnsi="Times New Roman" w:cs="Times New Roman"/>
          <w:lang w:val="en-US"/>
        </w:rPr>
        <w:t>by</w:t>
      </w:r>
      <w:r w:rsidR="00967CEF">
        <w:rPr>
          <w:rFonts w:ascii="Times New Roman" w:hAnsi="Times New Roman" w:cs="Times New Roman"/>
          <w:lang w:val="en-US"/>
        </w:rPr>
        <w:t xml:space="preserve"> </w:t>
      </w:r>
      <w:r w:rsidR="00820128">
        <w:rPr>
          <w:rFonts w:ascii="Times New Roman" w:hAnsi="Times New Roman" w:cs="Times New Roman"/>
          <w:lang w:val="en-US"/>
        </w:rPr>
        <w:t>D</w:t>
      </w:r>
      <w:r w:rsidR="00967CEF" w:rsidRPr="00B85037">
        <w:rPr>
          <w:rFonts w:ascii="Times New Roman" w:hAnsi="Times New Roman" w:cs="Times New Roman"/>
          <w:lang w:val="en-US"/>
        </w:rPr>
        <w:t>u</w:t>
      </w:r>
      <w:r w:rsidR="00820128">
        <w:rPr>
          <w:rFonts w:ascii="Times New Roman" w:hAnsi="Times New Roman" w:cs="Times New Roman"/>
          <w:lang w:val="en-US"/>
        </w:rPr>
        <w:t xml:space="preserve"> </w:t>
      </w:r>
      <w:proofErr w:type="spellStart"/>
      <w:r w:rsidR="00967CEF" w:rsidRPr="00B85037">
        <w:rPr>
          <w:rFonts w:ascii="Times New Roman" w:hAnsi="Times New Roman" w:cs="Times New Roman"/>
          <w:lang w:val="en-US"/>
        </w:rPr>
        <w:t>Pasquier</w:t>
      </w:r>
      <w:proofErr w:type="spellEnd"/>
      <w:r w:rsidR="00967CEF" w:rsidRPr="00B85037">
        <w:rPr>
          <w:rFonts w:ascii="Times New Roman" w:hAnsi="Times New Roman" w:cs="Times New Roman"/>
          <w:lang w:val="en-US"/>
        </w:rPr>
        <w:t xml:space="preserve"> </w:t>
      </w:r>
      <w:r w:rsidR="003B0CA1">
        <w:rPr>
          <w:rFonts w:ascii="Times New Roman" w:hAnsi="Times New Roman" w:cs="Times New Roman"/>
          <w:lang w:val="en-US"/>
        </w:rPr>
        <w:t>[4</w:t>
      </w:r>
      <w:r w:rsidR="000908FD">
        <w:rPr>
          <w:rFonts w:ascii="Times New Roman" w:hAnsi="Times New Roman" w:cs="Times New Roman"/>
          <w:lang w:val="en-US"/>
        </w:rPr>
        <w:t>7</w:t>
      </w:r>
      <w:r w:rsidR="003B0CA1">
        <w:rPr>
          <w:rFonts w:ascii="Times New Roman" w:hAnsi="Times New Roman" w:cs="Times New Roman"/>
          <w:lang w:val="en-US"/>
        </w:rPr>
        <w:t>]</w:t>
      </w:r>
      <w:r w:rsidR="00967CEF">
        <w:rPr>
          <w:rFonts w:ascii="Times New Roman" w:hAnsi="Times New Roman" w:cs="Times New Roman"/>
          <w:lang w:val="en-US"/>
        </w:rPr>
        <w:t xml:space="preserve">, Richards </w:t>
      </w:r>
      <w:r w:rsidR="003B0CA1">
        <w:rPr>
          <w:rFonts w:ascii="Times New Roman" w:hAnsi="Times New Roman" w:cs="Times New Roman"/>
          <w:lang w:val="en-US"/>
        </w:rPr>
        <w:t>[2</w:t>
      </w:r>
      <w:r w:rsidR="000908FD">
        <w:rPr>
          <w:rFonts w:ascii="Times New Roman" w:hAnsi="Times New Roman" w:cs="Times New Roman"/>
          <w:lang w:val="en-US"/>
        </w:rPr>
        <w:t>2</w:t>
      </w:r>
      <w:r w:rsidR="003B0CA1">
        <w:rPr>
          <w:rFonts w:ascii="Times New Roman" w:hAnsi="Times New Roman" w:cs="Times New Roman"/>
          <w:lang w:val="en-US"/>
        </w:rPr>
        <w:t>]</w:t>
      </w:r>
      <w:r w:rsidR="00967CEF">
        <w:rPr>
          <w:rFonts w:ascii="Times New Roman" w:hAnsi="Times New Roman" w:cs="Times New Roman"/>
          <w:lang w:val="en-US"/>
        </w:rPr>
        <w:t xml:space="preserve"> and </w:t>
      </w:r>
      <w:r w:rsidR="008E6BCD">
        <w:rPr>
          <w:rFonts w:ascii="Times New Roman" w:hAnsi="Times New Roman" w:cs="Times New Roman"/>
          <w:lang w:val="en-US"/>
        </w:rPr>
        <w:t xml:space="preserve">the </w:t>
      </w:r>
      <w:r w:rsidR="00412FD1" w:rsidRPr="0062251C">
        <w:rPr>
          <w:rFonts w:ascii="Times New Roman" w:hAnsi="Times New Roman" w:cs="Times New Roman"/>
          <w:lang w:val="en-US"/>
        </w:rPr>
        <w:t xml:space="preserve">French </w:t>
      </w:r>
      <w:r w:rsidR="008E6BCD">
        <w:rPr>
          <w:rFonts w:ascii="Times New Roman" w:hAnsi="Times New Roman" w:cs="Times New Roman"/>
          <w:lang w:val="en-US"/>
        </w:rPr>
        <w:t xml:space="preserve">database </w:t>
      </w:r>
      <w:r w:rsidR="00C64E4C">
        <w:rPr>
          <w:rFonts w:ascii="Times New Roman" w:hAnsi="Times New Roman" w:cs="Times New Roman"/>
          <w:lang w:val="en-US"/>
        </w:rPr>
        <w:t xml:space="preserve">from the </w:t>
      </w:r>
      <w:r w:rsidR="00C64E4C" w:rsidRPr="00CB0296">
        <w:rPr>
          <w:rFonts w:ascii="Times New Roman" w:hAnsi="Times New Roman" w:cs="Times New Roman"/>
          <w:lang w:val="en-US"/>
        </w:rPr>
        <w:t>Whaling History website</w:t>
      </w:r>
      <w:r w:rsidR="004329DB">
        <w:rPr>
          <w:rFonts w:ascii="Times New Roman" w:hAnsi="Times New Roman" w:cs="Times New Roman"/>
          <w:lang w:val="en-US"/>
        </w:rPr>
        <w:t xml:space="preserve"> [7</w:t>
      </w:r>
      <w:r w:rsidR="00C51551">
        <w:rPr>
          <w:rFonts w:ascii="Times New Roman" w:hAnsi="Times New Roman" w:cs="Times New Roman"/>
          <w:lang w:val="en-US"/>
        </w:rPr>
        <w:t>5</w:t>
      </w:r>
      <w:r w:rsidR="004329DB">
        <w:rPr>
          <w:rFonts w:ascii="Times New Roman" w:hAnsi="Times New Roman" w:cs="Times New Roman"/>
          <w:lang w:val="en-US"/>
        </w:rPr>
        <w:t>]</w:t>
      </w:r>
      <w:r w:rsidR="00EB2B07">
        <w:rPr>
          <w:rFonts w:ascii="Times New Roman" w:hAnsi="Times New Roman" w:cs="Times New Roman"/>
          <w:lang w:val="en-US"/>
        </w:rPr>
        <w:t>.</w:t>
      </w:r>
      <w:r w:rsidR="00172AE3">
        <w:rPr>
          <w:rFonts w:ascii="Times New Roman" w:hAnsi="Times New Roman" w:cs="Times New Roman"/>
          <w:lang w:val="en-US"/>
        </w:rPr>
        <w:t xml:space="preserve"> </w:t>
      </w:r>
      <w:r w:rsidR="00904B66">
        <w:rPr>
          <w:rFonts w:ascii="Times New Roman" w:hAnsi="Times New Roman" w:cs="Times New Roman"/>
          <w:lang w:val="en-US"/>
        </w:rPr>
        <w:t>An a</w:t>
      </w:r>
      <w:r w:rsidR="00B11F2D">
        <w:rPr>
          <w:rFonts w:ascii="Times New Roman" w:hAnsi="Times New Roman" w:cs="Times New Roman"/>
          <w:lang w:val="en-US"/>
        </w:rPr>
        <w:t xml:space="preserve">dditional source of uncertainty </w:t>
      </w:r>
      <w:r w:rsidR="00D06D81">
        <w:rPr>
          <w:rFonts w:ascii="Times New Roman" w:hAnsi="Times New Roman" w:cs="Times New Roman"/>
          <w:lang w:val="en-US"/>
        </w:rPr>
        <w:t xml:space="preserve">comes from </w:t>
      </w:r>
      <w:r w:rsidR="00D9275E">
        <w:rPr>
          <w:rFonts w:ascii="Times New Roman" w:hAnsi="Times New Roman" w:cs="Times New Roman"/>
          <w:lang w:val="en-US"/>
        </w:rPr>
        <w:t xml:space="preserve">the </w:t>
      </w:r>
      <w:r w:rsidR="00D75BB5">
        <w:rPr>
          <w:rFonts w:ascii="Times New Roman" w:hAnsi="Times New Roman" w:cs="Times New Roman"/>
          <w:lang w:val="en-US"/>
        </w:rPr>
        <w:t>lack of i</w:t>
      </w:r>
      <w:r w:rsidR="00D9275E">
        <w:rPr>
          <w:rFonts w:ascii="Times New Roman" w:hAnsi="Times New Roman" w:cs="Times New Roman"/>
          <w:lang w:val="en-US"/>
        </w:rPr>
        <w:t>dentification of whale species in the</w:t>
      </w:r>
      <w:r w:rsidR="00321F4D">
        <w:rPr>
          <w:rFonts w:ascii="Times New Roman" w:hAnsi="Times New Roman" w:cs="Times New Roman"/>
          <w:lang w:val="en-US"/>
        </w:rPr>
        <w:t xml:space="preserve"> </w:t>
      </w:r>
      <w:r w:rsidR="00321F4D" w:rsidRPr="00CB0296">
        <w:rPr>
          <w:rFonts w:ascii="Times New Roman" w:hAnsi="Times New Roman"/>
          <w:lang w:val="en-US"/>
        </w:rPr>
        <w:t>British Southern Whale Fishery</w:t>
      </w:r>
      <w:r w:rsidR="00321F4D">
        <w:rPr>
          <w:rFonts w:ascii="Times New Roman" w:hAnsi="Times New Roman"/>
          <w:lang w:val="en-US"/>
        </w:rPr>
        <w:t xml:space="preserve"> database and in the records obtained from the Customs of the UK. </w:t>
      </w:r>
      <w:r w:rsidR="000A33AA">
        <w:rPr>
          <w:rFonts w:ascii="Times New Roman" w:hAnsi="Times New Roman"/>
          <w:lang w:val="en-US"/>
        </w:rPr>
        <w:t>Moreover, t</w:t>
      </w:r>
      <w:r w:rsidR="006B3762" w:rsidRPr="006B3762">
        <w:rPr>
          <w:rFonts w:ascii="Times New Roman" w:hAnsi="Times New Roman"/>
          <w:lang w:val="en-US"/>
        </w:rPr>
        <w:t>h</w:t>
      </w:r>
      <w:r w:rsidR="006B3762">
        <w:rPr>
          <w:rFonts w:ascii="Times New Roman" w:hAnsi="Times New Roman"/>
          <w:lang w:val="en-US"/>
        </w:rPr>
        <w:t xml:space="preserve">e term </w:t>
      </w:r>
      <w:r w:rsidR="006B3762" w:rsidRPr="000A33AA">
        <w:rPr>
          <w:rFonts w:ascii="Times New Roman" w:hAnsi="Times New Roman"/>
          <w:i/>
          <w:iCs/>
          <w:lang w:val="en-US"/>
        </w:rPr>
        <w:t>train oil</w:t>
      </w:r>
      <w:r w:rsidR="0079706E">
        <w:rPr>
          <w:rFonts w:ascii="Times New Roman" w:hAnsi="Times New Roman"/>
          <w:lang w:val="en-US"/>
        </w:rPr>
        <w:t xml:space="preserve"> </w:t>
      </w:r>
      <w:r w:rsidR="0015434C" w:rsidRPr="0015434C">
        <w:rPr>
          <w:rFonts w:ascii="Times New Roman" w:hAnsi="Times New Roman"/>
          <w:lang w:val="en-US"/>
        </w:rPr>
        <w:t xml:space="preserve">probably also </w:t>
      </w:r>
      <w:r w:rsidR="000A33AA">
        <w:rPr>
          <w:rFonts w:ascii="Times New Roman" w:hAnsi="Times New Roman"/>
          <w:lang w:val="en-US"/>
        </w:rPr>
        <w:t xml:space="preserve">included the </w:t>
      </w:r>
      <w:r w:rsidR="006B3762" w:rsidRPr="006B3762">
        <w:rPr>
          <w:rFonts w:ascii="Times New Roman" w:hAnsi="Times New Roman"/>
          <w:lang w:val="en-US"/>
        </w:rPr>
        <w:t>oil from pinnipeds</w:t>
      </w:r>
      <w:r w:rsidR="001575F8">
        <w:rPr>
          <w:rFonts w:ascii="Times New Roman" w:hAnsi="Times New Roman"/>
          <w:lang w:val="en-US"/>
        </w:rPr>
        <w:t xml:space="preserve"> and humpback whales</w:t>
      </w:r>
      <w:r w:rsidR="006B3762" w:rsidRPr="006B3762">
        <w:rPr>
          <w:rFonts w:ascii="Times New Roman" w:hAnsi="Times New Roman"/>
          <w:lang w:val="en-US"/>
        </w:rPr>
        <w:t>.</w:t>
      </w:r>
    </w:p>
    <w:p w14:paraId="0C58A319" w14:textId="488E206C" w:rsidR="00CD73B9" w:rsidRDefault="00CE404B" w:rsidP="00F769C0">
      <w:pPr>
        <w:pStyle w:val="Default"/>
        <w:shd w:val="clear" w:color="auto" w:fill="FFFFFF"/>
        <w:spacing w:line="360" w:lineRule="auto"/>
        <w:ind w:firstLine="284"/>
        <w:rPr>
          <w:rFonts w:ascii="Times New Roman" w:hAnsi="Times New Roman" w:cs="Times New Roman"/>
          <w:color w:val="auto"/>
          <w:sz w:val="22"/>
          <w:szCs w:val="22"/>
          <w:lang w:val="en-US"/>
        </w:rPr>
      </w:pPr>
      <w:r w:rsidRPr="00CE404B">
        <w:rPr>
          <w:rFonts w:ascii="Times New Roman" w:hAnsi="Times New Roman" w:cs="Times New Roman"/>
          <w:color w:val="auto"/>
          <w:sz w:val="22"/>
          <w:szCs w:val="22"/>
          <w:lang w:val="en-US"/>
        </w:rPr>
        <w:t xml:space="preserve">The uncertainties in the catch records were addressed by developing two temporal series of annual catches, a low- and a high–SRW-catch series. We constructed the low series considering the minimum value among overlapped records and excluding the Custom dataset and records with more than one destination. Since only a fraction of the available American offshore whaling logs have been </w:t>
      </w:r>
      <w:proofErr w:type="spellStart"/>
      <w:r w:rsidRPr="00CE404B">
        <w:rPr>
          <w:rFonts w:ascii="Times New Roman" w:hAnsi="Times New Roman" w:cs="Times New Roman"/>
          <w:color w:val="auto"/>
          <w:sz w:val="22"/>
          <w:szCs w:val="22"/>
          <w:lang w:val="en-US"/>
        </w:rPr>
        <w:t>analy</w:t>
      </w:r>
      <w:r w:rsidR="0004024D">
        <w:rPr>
          <w:rFonts w:ascii="Times New Roman" w:hAnsi="Times New Roman" w:cs="Times New Roman"/>
          <w:color w:val="auto"/>
          <w:sz w:val="22"/>
          <w:szCs w:val="22"/>
          <w:lang w:val="en-US"/>
        </w:rPr>
        <w:t>s</w:t>
      </w:r>
      <w:r w:rsidRPr="00CE404B">
        <w:rPr>
          <w:rFonts w:ascii="Times New Roman" w:hAnsi="Times New Roman" w:cs="Times New Roman"/>
          <w:color w:val="auto"/>
          <w:sz w:val="22"/>
          <w:szCs w:val="22"/>
          <w:lang w:val="en-US"/>
        </w:rPr>
        <w:t>ed</w:t>
      </w:r>
      <w:proofErr w:type="spellEnd"/>
      <w:r w:rsidRPr="00CE404B">
        <w:rPr>
          <w:rFonts w:ascii="Times New Roman" w:hAnsi="Times New Roman" w:cs="Times New Roman"/>
          <w:color w:val="auto"/>
          <w:sz w:val="22"/>
          <w:szCs w:val="22"/>
          <w:lang w:val="en-US"/>
        </w:rPr>
        <w:t xml:space="preserve"> in sufficient detail to provide catch information [73], all these records were included in the low-catch series. </w:t>
      </w:r>
      <w:r w:rsidR="00A1143F">
        <w:rPr>
          <w:rFonts w:ascii="Times New Roman" w:hAnsi="Times New Roman" w:cs="Times New Roman"/>
          <w:color w:val="auto"/>
          <w:sz w:val="22"/>
          <w:szCs w:val="22"/>
          <w:lang w:val="en-US"/>
        </w:rPr>
        <w:t>For the high</w:t>
      </w:r>
      <w:r w:rsidR="00847C25">
        <w:rPr>
          <w:rFonts w:ascii="Times New Roman" w:hAnsi="Times New Roman" w:cs="Times New Roman"/>
          <w:color w:val="auto"/>
          <w:sz w:val="22"/>
          <w:szCs w:val="22"/>
          <w:lang w:val="en-US"/>
        </w:rPr>
        <w:t xml:space="preserve">-catch </w:t>
      </w:r>
      <w:r w:rsidR="00A1143F">
        <w:rPr>
          <w:rFonts w:ascii="Times New Roman" w:hAnsi="Times New Roman" w:cs="Times New Roman"/>
          <w:color w:val="auto"/>
          <w:sz w:val="22"/>
          <w:szCs w:val="22"/>
          <w:lang w:val="en-US"/>
        </w:rPr>
        <w:t>series</w:t>
      </w:r>
      <w:r w:rsidR="00F379D1">
        <w:rPr>
          <w:rFonts w:ascii="Times New Roman" w:hAnsi="Times New Roman" w:cs="Times New Roman"/>
          <w:color w:val="auto"/>
          <w:sz w:val="22"/>
          <w:szCs w:val="22"/>
          <w:lang w:val="en-US"/>
        </w:rPr>
        <w:t>,</w:t>
      </w:r>
      <w:r w:rsidR="00A1143F">
        <w:rPr>
          <w:rFonts w:ascii="Times New Roman" w:hAnsi="Times New Roman" w:cs="Times New Roman"/>
          <w:color w:val="auto"/>
          <w:sz w:val="22"/>
          <w:szCs w:val="22"/>
          <w:lang w:val="en-US"/>
        </w:rPr>
        <w:t xml:space="preserve"> </w:t>
      </w:r>
      <w:r w:rsidR="007F45F1">
        <w:rPr>
          <w:rFonts w:ascii="Times New Roman" w:hAnsi="Times New Roman" w:cs="Times New Roman"/>
          <w:color w:val="auto"/>
          <w:sz w:val="22"/>
          <w:szCs w:val="22"/>
          <w:lang w:val="en-US"/>
        </w:rPr>
        <w:t>we</w:t>
      </w:r>
      <w:r w:rsidR="00A1143F">
        <w:rPr>
          <w:rFonts w:ascii="Times New Roman" w:hAnsi="Times New Roman" w:cs="Times New Roman"/>
          <w:color w:val="auto"/>
          <w:sz w:val="22"/>
          <w:szCs w:val="22"/>
          <w:lang w:val="en-US"/>
        </w:rPr>
        <w:t xml:space="preserve"> assumed that all</w:t>
      </w:r>
      <w:r w:rsidR="00F379D1">
        <w:rPr>
          <w:rFonts w:ascii="Times New Roman" w:hAnsi="Times New Roman" w:cs="Times New Roman"/>
          <w:color w:val="auto"/>
          <w:sz w:val="22"/>
          <w:szCs w:val="22"/>
          <w:lang w:val="en-US"/>
        </w:rPr>
        <w:t xml:space="preserve"> </w:t>
      </w:r>
      <w:r w:rsidR="00CD5568">
        <w:rPr>
          <w:rFonts w:ascii="Times New Roman" w:hAnsi="Times New Roman" w:cs="Times New Roman"/>
          <w:color w:val="auto"/>
          <w:sz w:val="22"/>
          <w:szCs w:val="22"/>
          <w:lang w:val="en-US"/>
        </w:rPr>
        <w:t xml:space="preserve">the </w:t>
      </w:r>
      <w:r w:rsidR="0032442C">
        <w:rPr>
          <w:rFonts w:ascii="Times New Roman" w:hAnsi="Times New Roman" w:cs="Times New Roman"/>
          <w:color w:val="auto"/>
          <w:sz w:val="22"/>
          <w:szCs w:val="22"/>
          <w:lang w:val="en-US"/>
        </w:rPr>
        <w:t xml:space="preserve">estimated </w:t>
      </w:r>
      <w:r w:rsidR="00F43E21">
        <w:rPr>
          <w:rFonts w:ascii="Times New Roman" w:hAnsi="Times New Roman" w:cs="Times New Roman"/>
          <w:color w:val="auto"/>
          <w:sz w:val="22"/>
          <w:szCs w:val="22"/>
          <w:lang w:val="en-US"/>
        </w:rPr>
        <w:t xml:space="preserve">catches </w:t>
      </w:r>
      <w:r w:rsidR="008524FA">
        <w:rPr>
          <w:rFonts w:ascii="Times New Roman" w:hAnsi="Times New Roman" w:cs="Times New Roman"/>
          <w:color w:val="auto"/>
          <w:sz w:val="22"/>
          <w:szCs w:val="22"/>
          <w:lang w:val="en-US"/>
        </w:rPr>
        <w:t xml:space="preserve">from the Custom dataset </w:t>
      </w:r>
      <w:r w:rsidR="00F43E21">
        <w:rPr>
          <w:rFonts w:ascii="Times New Roman" w:hAnsi="Times New Roman" w:cs="Times New Roman"/>
          <w:color w:val="auto"/>
          <w:sz w:val="22"/>
          <w:szCs w:val="22"/>
          <w:lang w:val="en-US"/>
        </w:rPr>
        <w:t>corresponded to right whales</w:t>
      </w:r>
      <w:r w:rsidR="006D71EE">
        <w:rPr>
          <w:rFonts w:ascii="Times New Roman" w:hAnsi="Times New Roman" w:cs="Times New Roman"/>
          <w:color w:val="auto"/>
          <w:sz w:val="22"/>
          <w:szCs w:val="22"/>
          <w:lang w:val="en-US"/>
        </w:rPr>
        <w:t xml:space="preserve"> </w:t>
      </w:r>
      <w:r w:rsidR="00970F8F">
        <w:rPr>
          <w:rFonts w:ascii="Times New Roman" w:hAnsi="Times New Roman" w:cs="Times New Roman"/>
          <w:color w:val="auto"/>
          <w:sz w:val="22"/>
          <w:szCs w:val="22"/>
          <w:lang w:val="en-US"/>
        </w:rPr>
        <w:t xml:space="preserve">that were </w:t>
      </w:r>
      <w:r w:rsidR="006D71EE">
        <w:rPr>
          <w:rFonts w:ascii="Times New Roman" w:hAnsi="Times New Roman" w:cs="Times New Roman"/>
          <w:color w:val="auto"/>
          <w:sz w:val="22"/>
          <w:szCs w:val="22"/>
          <w:lang w:val="en-US"/>
        </w:rPr>
        <w:t xml:space="preserve">killed </w:t>
      </w:r>
      <w:r w:rsidR="0083427E">
        <w:rPr>
          <w:rFonts w:ascii="Times New Roman" w:hAnsi="Times New Roman" w:cs="Times New Roman"/>
          <w:color w:val="auto"/>
          <w:sz w:val="22"/>
          <w:szCs w:val="22"/>
          <w:lang w:val="en-US"/>
        </w:rPr>
        <w:t xml:space="preserve">within </w:t>
      </w:r>
      <w:r w:rsidR="006D71EE">
        <w:rPr>
          <w:rFonts w:ascii="Times New Roman" w:hAnsi="Times New Roman" w:cs="Times New Roman"/>
          <w:color w:val="auto"/>
          <w:sz w:val="22"/>
          <w:szCs w:val="22"/>
          <w:lang w:val="en-US"/>
        </w:rPr>
        <w:t>the study area</w:t>
      </w:r>
      <w:r w:rsidR="00F43E21">
        <w:rPr>
          <w:rFonts w:ascii="Times New Roman" w:hAnsi="Times New Roman" w:cs="Times New Roman"/>
          <w:color w:val="auto"/>
          <w:sz w:val="22"/>
          <w:szCs w:val="22"/>
          <w:lang w:val="en-US"/>
        </w:rPr>
        <w:t xml:space="preserve">. </w:t>
      </w:r>
      <w:r w:rsidR="00A1143F">
        <w:rPr>
          <w:rFonts w:ascii="Times New Roman" w:hAnsi="Times New Roman" w:cs="Times New Roman"/>
          <w:color w:val="auto"/>
          <w:sz w:val="22"/>
          <w:szCs w:val="22"/>
          <w:lang w:val="en-US"/>
        </w:rPr>
        <w:t xml:space="preserve"> </w:t>
      </w:r>
      <w:r w:rsidR="00165AED">
        <w:rPr>
          <w:rFonts w:ascii="Times New Roman" w:hAnsi="Times New Roman" w:cs="Times New Roman"/>
          <w:color w:val="auto"/>
          <w:sz w:val="22"/>
          <w:szCs w:val="22"/>
          <w:lang w:val="en-US"/>
        </w:rPr>
        <w:t xml:space="preserve"> </w:t>
      </w:r>
      <w:r w:rsidR="00C540D6">
        <w:rPr>
          <w:rFonts w:ascii="Times New Roman" w:hAnsi="Times New Roman" w:cs="Times New Roman"/>
          <w:color w:val="auto"/>
          <w:sz w:val="22"/>
          <w:szCs w:val="22"/>
          <w:lang w:val="en-US"/>
        </w:rPr>
        <w:t xml:space="preserve"> </w:t>
      </w:r>
      <w:r w:rsidR="00350ACD">
        <w:rPr>
          <w:rFonts w:ascii="Times New Roman" w:hAnsi="Times New Roman" w:cs="Times New Roman"/>
          <w:color w:val="auto"/>
          <w:sz w:val="22"/>
          <w:szCs w:val="22"/>
          <w:lang w:val="en-US"/>
        </w:rPr>
        <w:t xml:space="preserve"> </w:t>
      </w:r>
    </w:p>
    <w:p w14:paraId="63DB2505" w14:textId="7D37D943" w:rsidR="006638B1" w:rsidRPr="002F322A" w:rsidRDefault="000023D5" w:rsidP="00F769C0">
      <w:pPr>
        <w:autoSpaceDE w:val="0"/>
        <w:autoSpaceDN w:val="0"/>
        <w:adjustRightInd w:val="0"/>
        <w:spacing w:after="0" w:line="360" w:lineRule="auto"/>
        <w:ind w:firstLine="284"/>
        <w:rPr>
          <w:rFonts w:ascii="Times New Roman" w:hAnsi="Times New Roman"/>
          <w:lang w:val="en-GB"/>
          <w:rPrChange w:id="2" w:author="PuntLab" w:date="2021-05-22T11:03:00Z">
            <w:rPr>
              <w:rFonts w:ascii="Times New Roman" w:hAnsi="Times New Roman"/>
              <w:lang w:val="en-GB"/>
            </w:rPr>
          </w:rPrChange>
        </w:rPr>
      </w:pPr>
      <w:r>
        <w:rPr>
          <w:rFonts w:ascii="Times New Roman" w:hAnsi="Times New Roman" w:cs="Times New Roman"/>
          <w:lang w:val="en-US"/>
        </w:rPr>
        <w:t>The catch</w:t>
      </w:r>
      <w:r w:rsidR="008156D0">
        <w:rPr>
          <w:rFonts w:ascii="Times New Roman" w:hAnsi="Times New Roman" w:cs="Times New Roman"/>
          <w:lang w:val="en-US"/>
        </w:rPr>
        <w:t xml:space="preserve"> series w</w:t>
      </w:r>
      <w:r w:rsidR="00BC631E">
        <w:rPr>
          <w:rFonts w:ascii="Times New Roman" w:hAnsi="Times New Roman" w:cs="Times New Roman"/>
          <w:lang w:val="en-US"/>
        </w:rPr>
        <w:t xml:space="preserve">ere </w:t>
      </w:r>
      <w:r w:rsidR="00D90D42" w:rsidRPr="00BC631E">
        <w:rPr>
          <w:rFonts w:ascii="Times New Roman" w:hAnsi="Times New Roman" w:cs="Times New Roman"/>
          <w:lang w:val="en-US"/>
        </w:rPr>
        <w:t xml:space="preserve">corrected to account for whales struck by whalers </w:t>
      </w:r>
      <w:r w:rsidR="00116724">
        <w:rPr>
          <w:rFonts w:ascii="Times New Roman" w:hAnsi="Times New Roman"/>
          <w:lang w:val="en-GB"/>
        </w:rPr>
        <w:t>but lost during whaling</w:t>
      </w:r>
      <w:r w:rsidR="00AF367A">
        <w:rPr>
          <w:rFonts w:ascii="Times New Roman" w:hAnsi="Times New Roman"/>
          <w:lang w:val="en-GB"/>
        </w:rPr>
        <w:t xml:space="preserve"> operation. </w:t>
      </w:r>
      <w:r w:rsidR="00D95162">
        <w:rPr>
          <w:rFonts w:ascii="Times New Roman" w:hAnsi="Times New Roman"/>
          <w:lang w:val="en-GB"/>
        </w:rPr>
        <w:t>The</w:t>
      </w:r>
      <w:r w:rsidR="00D95162" w:rsidRPr="00D95162">
        <w:rPr>
          <w:rFonts w:ascii="Times New Roman" w:hAnsi="Times New Roman"/>
          <w:lang w:val="en-GB"/>
        </w:rPr>
        <w:t xml:space="preserve"> ‘struck and lost’ rate</w:t>
      </w:r>
      <w:r w:rsidR="008C7C61">
        <w:rPr>
          <w:rFonts w:ascii="Times New Roman" w:hAnsi="Times New Roman"/>
          <w:lang w:val="en-GB"/>
        </w:rPr>
        <w:t xml:space="preserve"> factor</w:t>
      </w:r>
      <w:r w:rsidR="006F7321">
        <w:rPr>
          <w:rFonts w:ascii="Times New Roman" w:hAnsi="Times New Roman"/>
          <w:lang w:val="en-GB"/>
        </w:rPr>
        <w:t xml:space="preserve"> </w:t>
      </w:r>
      <w:r w:rsidR="00987338">
        <w:rPr>
          <w:rFonts w:ascii="Times New Roman" w:hAnsi="Times New Roman"/>
          <w:lang w:val="en-GB"/>
        </w:rPr>
        <w:t>(</w:t>
      </w:r>
      <m:oMath>
        <m:r>
          <w:rPr>
            <w:rFonts w:ascii="Cambria Math" w:eastAsiaTheme="minorEastAsia" w:hAnsi="Cambria Math" w:cs="Times New Roman"/>
            <w:lang w:val="en-GB"/>
          </w:rPr>
          <m:t>SLR</m:t>
        </m:r>
      </m:oMath>
      <w:r w:rsidR="00987338">
        <w:rPr>
          <w:rFonts w:ascii="Times New Roman" w:hAnsi="Times New Roman"/>
          <w:lang w:val="en-GB"/>
        </w:rPr>
        <w:t xml:space="preserve">) </w:t>
      </w:r>
      <w:r w:rsidR="006F7321">
        <w:rPr>
          <w:rFonts w:ascii="Times New Roman" w:hAnsi="Times New Roman"/>
          <w:lang w:val="en-GB"/>
        </w:rPr>
        <w:t>for the pre-modern period (1</w:t>
      </w:r>
      <w:r w:rsidR="004F0B68">
        <w:rPr>
          <w:rFonts w:ascii="Times New Roman" w:hAnsi="Times New Roman"/>
          <w:lang w:val="en-GB"/>
        </w:rPr>
        <w:t>771</w:t>
      </w:r>
      <w:r w:rsidR="006F7321">
        <w:rPr>
          <w:rFonts w:ascii="Times New Roman" w:hAnsi="Times New Roman"/>
          <w:lang w:val="en-GB"/>
        </w:rPr>
        <w:t>-</w:t>
      </w:r>
      <w:del w:id="3" w:author="PuntLab" w:date="2021-05-22T11:01:00Z">
        <w:r w:rsidR="006F7321" w:rsidDel="002F322A">
          <w:rPr>
            <w:rFonts w:ascii="Times New Roman" w:hAnsi="Times New Roman"/>
            <w:lang w:val="en-GB"/>
          </w:rPr>
          <w:delText>1900</w:delText>
        </w:r>
      </w:del>
      <w:ins w:id="4" w:author="PuntLab" w:date="2021-05-22T11:01:00Z">
        <w:r w:rsidR="002F322A">
          <w:rPr>
            <w:rFonts w:ascii="Times New Roman" w:hAnsi="Times New Roman"/>
            <w:lang w:val="en-GB"/>
          </w:rPr>
          <w:t>1850</w:t>
        </w:r>
      </w:ins>
      <w:r w:rsidR="006F7321">
        <w:rPr>
          <w:rFonts w:ascii="Times New Roman" w:hAnsi="Times New Roman"/>
          <w:lang w:val="en-GB"/>
        </w:rPr>
        <w:t>)</w:t>
      </w:r>
      <w:r w:rsidR="00506108">
        <w:rPr>
          <w:rFonts w:ascii="Times New Roman" w:hAnsi="Times New Roman"/>
          <w:lang w:val="en-GB"/>
        </w:rPr>
        <w:t xml:space="preserve"> </w:t>
      </w:r>
      <w:r w:rsidR="001E28F8">
        <w:rPr>
          <w:rFonts w:ascii="Times New Roman" w:hAnsi="Times New Roman"/>
          <w:lang w:val="en-GB"/>
        </w:rPr>
        <w:t xml:space="preserve">was set </w:t>
      </w:r>
      <w:r w:rsidR="00883ABE">
        <w:rPr>
          <w:rFonts w:ascii="Times New Roman" w:hAnsi="Times New Roman"/>
          <w:lang w:val="en-GB"/>
        </w:rPr>
        <w:t>at</w:t>
      </w:r>
      <w:r w:rsidR="001E28F8">
        <w:rPr>
          <w:rFonts w:ascii="Times New Roman" w:hAnsi="Times New Roman"/>
          <w:lang w:val="en-GB"/>
        </w:rPr>
        <w:t xml:space="preserve"> a value of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1</m:t>
            </m:r>
          </m:sub>
        </m:sSub>
      </m:oMath>
      <w:r w:rsidR="004D6243" w:rsidRPr="00C066ED">
        <w:rPr>
          <w:rFonts w:ascii="Times New Roman" w:hAnsi="Times New Roman"/>
          <w:lang w:val="en-GB"/>
        </w:rPr>
        <w:t xml:space="preserve"> </w:t>
      </w:r>
      <w:ins w:id="5" w:author="PuntLab" w:date="2021-05-22T11:01:00Z">
        <w:r w:rsidR="002F322A">
          <w:rPr>
            <w:rFonts w:ascii="Times New Roman" w:hAnsi="Times New Roman"/>
            <w:lang w:val="en-GB"/>
          </w:rPr>
          <w:t xml:space="preserve">~ </w:t>
        </w:r>
      </w:ins>
      <w:del w:id="6" w:author="PuntLab" w:date="2021-05-22T11:01:00Z">
        <w:r w:rsidR="004D6243" w:rsidDel="002F322A">
          <w:rPr>
            <w:rFonts w:ascii="Times New Roman" w:hAnsi="Times New Roman"/>
            <w:lang w:val="en-GB"/>
          </w:rPr>
          <w:delText>=</w:delText>
        </w:r>
      </w:del>
      <w:proofErr w:type="gramStart"/>
      <w:ins w:id="7" w:author="PuntLab" w:date="2021-05-22T11:01:00Z">
        <w:r w:rsidR="002F322A">
          <w:rPr>
            <w:rFonts w:ascii="Times New Roman" w:hAnsi="Times New Roman"/>
            <w:lang w:val="en-GB"/>
          </w:rPr>
          <w:t>N(</w:t>
        </w:r>
        <w:proofErr w:type="gramEnd"/>
        <w:r w:rsidR="002F322A">
          <w:rPr>
            <w:rFonts w:ascii="Times New Roman" w:hAnsi="Times New Roman"/>
            <w:lang w:val="en-GB"/>
          </w:rPr>
          <w:t>1.6, 0.04)</w:t>
        </w:r>
      </w:ins>
      <w:del w:id="8" w:author="PuntLab" w:date="2021-05-22T11:01:00Z">
        <w:r w:rsidR="003C11E8" w:rsidRPr="00C066ED" w:rsidDel="002F322A">
          <w:rPr>
            <w:rFonts w:ascii="Times New Roman" w:hAnsi="Times New Roman"/>
            <w:lang w:val="en-GB"/>
          </w:rPr>
          <w:delText>1.</w:delText>
        </w:r>
        <w:r w:rsidR="00E2536F" w:rsidDel="002F322A">
          <w:rPr>
            <w:rFonts w:ascii="Times New Roman" w:hAnsi="Times New Roman"/>
            <w:lang w:val="en-GB"/>
          </w:rPr>
          <w:delText>5</w:delText>
        </w:r>
      </w:del>
      <w:r w:rsidR="003C11E8" w:rsidRPr="00C066ED">
        <w:rPr>
          <w:rFonts w:ascii="Times New Roman" w:hAnsi="Times New Roman"/>
          <w:lang w:val="en-GB"/>
        </w:rPr>
        <w:t xml:space="preserve"> </w:t>
      </w:r>
      <w:r w:rsidR="00C172D6" w:rsidRPr="00303015">
        <w:rPr>
          <w:rFonts w:ascii="Times New Roman" w:hAnsi="Times New Roman"/>
          <w:lang w:val="en-US"/>
        </w:rPr>
        <w:t>[</w:t>
      </w:r>
      <w:r w:rsidR="00424F6D" w:rsidRPr="00424F6D">
        <w:rPr>
          <w:rFonts w:ascii="Times New Roman" w:hAnsi="Times New Roman"/>
          <w:lang w:val="en-GB"/>
        </w:rPr>
        <w:t>1/(1 minus the loss rate)</w:t>
      </w:r>
      <w:r w:rsidR="00C172D6">
        <w:rPr>
          <w:rFonts w:ascii="Times New Roman" w:hAnsi="Times New Roman"/>
          <w:lang w:val="en-GB"/>
        </w:rPr>
        <w:t>]</w:t>
      </w:r>
      <w:r w:rsidR="00F2137C">
        <w:rPr>
          <w:rFonts w:ascii="Times New Roman" w:hAnsi="Times New Roman"/>
          <w:lang w:val="en-GB"/>
        </w:rPr>
        <w:t xml:space="preserve">. </w:t>
      </w:r>
      <w:r w:rsidR="00303015">
        <w:rPr>
          <w:rFonts w:ascii="Times New Roman" w:hAnsi="Times New Roman"/>
          <w:lang w:val="en-GB"/>
        </w:rPr>
        <w:t>The average of a</w:t>
      </w:r>
      <w:r w:rsidR="00F2137C">
        <w:rPr>
          <w:rFonts w:ascii="Times New Roman" w:hAnsi="Times New Roman"/>
          <w:lang w:val="en-GB"/>
        </w:rPr>
        <w:t xml:space="preserve">ll </w:t>
      </w:r>
      <w:r w:rsidR="00303015">
        <w:rPr>
          <w:rFonts w:ascii="Times New Roman" w:hAnsi="Times New Roman"/>
          <w:lang w:val="en-GB"/>
        </w:rPr>
        <w:t xml:space="preserve">the </w:t>
      </w:r>
      <w:r w:rsidR="00F2137C">
        <w:rPr>
          <w:rFonts w:ascii="Times New Roman" w:hAnsi="Times New Roman"/>
          <w:lang w:val="en-GB"/>
        </w:rPr>
        <w:t>available struck and loss rate</w:t>
      </w:r>
      <w:r w:rsidR="00DF7061">
        <w:rPr>
          <w:rFonts w:ascii="Times New Roman" w:hAnsi="Times New Roman"/>
          <w:lang w:val="en-GB"/>
        </w:rPr>
        <w:t>s</w:t>
      </w:r>
      <w:r w:rsidR="00F2137C">
        <w:rPr>
          <w:rFonts w:ascii="Times New Roman" w:hAnsi="Times New Roman"/>
          <w:lang w:val="en-GB"/>
        </w:rPr>
        <w:t xml:space="preserve"> [4</w:t>
      </w:r>
      <w:r w:rsidR="009637CA">
        <w:rPr>
          <w:rFonts w:ascii="Times New Roman" w:hAnsi="Times New Roman"/>
          <w:lang w:val="en-GB"/>
        </w:rPr>
        <w:t>7</w:t>
      </w:r>
      <w:r w:rsidR="00F2137C" w:rsidRPr="00A829DB">
        <w:rPr>
          <w:rFonts w:ascii="Times New Roman" w:hAnsi="Times New Roman"/>
          <w:lang w:val="en-GB"/>
        </w:rPr>
        <w:t>,7</w:t>
      </w:r>
      <w:r w:rsidR="004423B7">
        <w:rPr>
          <w:rFonts w:ascii="Times New Roman" w:hAnsi="Times New Roman"/>
          <w:lang w:val="en-GB"/>
        </w:rPr>
        <w:t>7</w:t>
      </w:r>
      <w:r w:rsidR="00F2137C">
        <w:rPr>
          <w:rFonts w:ascii="Times New Roman" w:hAnsi="Times New Roman"/>
          <w:lang w:val="en-GB"/>
        </w:rPr>
        <w:t xml:space="preserve">] </w:t>
      </w:r>
      <w:r w:rsidR="00DF7061">
        <w:rPr>
          <w:rFonts w:ascii="Times New Roman" w:hAnsi="Times New Roman"/>
          <w:lang w:val="en-GB"/>
        </w:rPr>
        <w:t xml:space="preserve">suggested </w:t>
      </w:r>
      <w:r w:rsidR="00FF33B8">
        <w:rPr>
          <w:rFonts w:ascii="Times New Roman" w:hAnsi="Times New Roman"/>
          <w:lang w:val="en-GB"/>
        </w:rPr>
        <w:t>a loss rate close to 35%</w:t>
      </w:r>
      <w:r w:rsidR="00D838FF">
        <w:rPr>
          <w:rFonts w:ascii="Times New Roman" w:hAnsi="Times New Roman"/>
          <w:lang w:val="en-GB"/>
        </w:rPr>
        <w:t xml:space="preserve">, </w:t>
      </w:r>
      <w:r w:rsidR="00D838FF" w:rsidRPr="00F45BBC">
        <w:rPr>
          <w:rFonts w:ascii="Times New Roman" w:hAnsi="Times New Roman"/>
          <w:i/>
          <w:iCs/>
          <w:lang w:val="en-GB"/>
        </w:rPr>
        <w:t>i.e.</w:t>
      </w:r>
      <w:r w:rsidR="00D838FF">
        <w:rPr>
          <w:rFonts w:ascii="Times New Roman" w:hAnsi="Times New Roman"/>
          <w:lang w:val="en-GB"/>
        </w:rPr>
        <w:t>,</w:t>
      </w:r>
      <w:r w:rsidR="00645BFB">
        <w:rPr>
          <w:rFonts w:ascii="Times New Roman" w:hAnsi="Times New Roman"/>
          <w:lang w:val="en-GB"/>
        </w:rPr>
        <w:t xml:space="preserve"> </w:t>
      </w:r>
      <w:r w:rsidR="00645BFB" w:rsidRPr="00645BFB">
        <w:rPr>
          <w:rFonts w:ascii="Times New Roman" w:hAnsi="Times New Roman"/>
          <w:lang w:val="en-GB"/>
        </w:rPr>
        <w:t>the rate at which right whales were struck but lost</w:t>
      </w:r>
      <w:r w:rsidR="00645BFB">
        <w:rPr>
          <w:rFonts w:ascii="Times New Roman" w:hAnsi="Times New Roman"/>
          <w:lang w:val="en-GB"/>
        </w:rPr>
        <w:t xml:space="preserve">. </w:t>
      </w:r>
      <w:r w:rsidR="002F302A">
        <w:rPr>
          <w:rFonts w:ascii="Times New Roman" w:hAnsi="Times New Roman"/>
          <w:lang w:val="en-GB"/>
        </w:rPr>
        <w:t>F</w:t>
      </w:r>
      <w:r w:rsidR="007F4EB7">
        <w:rPr>
          <w:rFonts w:ascii="Times New Roman" w:hAnsi="Times New Roman"/>
          <w:lang w:val="en-GB"/>
        </w:rPr>
        <w:t>or the modern whaling period (1</w:t>
      </w:r>
      <w:ins w:id="9" w:author="PuntLab" w:date="2021-05-22T11:02:00Z">
        <w:r w:rsidR="002F322A">
          <w:rPr>
            <w:rFonts w:ascii="Times New Roman" w:hAnsi="Times New Roman"/>
            <w:lang w:val="en-GB"/>
          </w:rPr>
          <w:t>8</w:t>
        </w:r>
      </w:ins>
      <w:del w:id="10" w:author="PuntLab" w:date="2021-05-22T11:02:00Z">
        <w:r w:rsidR="007F4EB7" w:rsidDel="002F322A">
          <w:rPr>
            <w:rFonts w:ascii="Times New Roman" w:hAnsi="Times New Roman"/>
            <w:lang w:val="en-GB"/>
          </w:rPr>
          <w:delText>9</w:delText>
        </w:r>
      </w:del>
      <w:ins w:id="11" w:author="PuntLab" w:date="2021-05-22T11:02:00Z">
        <w:r w:rsidR="002F322A">
          <w:rPr>
            <w:rFonts w:ascii="Times New Roman" w:hAnsi="Times New Roman"/>
            <w:lang w:val="en-GB"/>
          </w:rPr>
          <w:t>51</w:t>
        </w:r>
      </w:ins>
      <w:del w:id="12" w:author="PuntLab" w:date="2021-05-22T11:02:00Z">
        <w:r w:rsidR="007F4EB7" w:rsidDel="002F322A">
          <w:rPr>
            <w:rFonts w:ascii="Times New Roman" w:hAnsi="Times New Roman"/>
            <w:lang w:val="en-GB"/>
          </w:rPr>
          <w:delText>00</w:delText>
        </w:r>
      </w:del>
      <w:r w:rsidR="007F4EB7">
        <w:rPr>
          <w:rFonts w:ascii="Times New Roman" w:hAnsi="Times New Roman"/>
          <w:lang w:val="en-GB"/>
        </w:rPr>
        <w:t>-</w:t>
      </w:r>
      <w:r w:rsidR="009C7E24">
        <w:rPr>
          <w:rFonts w:ascii="Times New Roman" w:hAnsi="Times New Roman"/>
          <w:lang w:val="en-GB"/>
        </w:rPr>
        <w:t>1973)</w:t>
      </w:r>
      <w:r w:rsidR="00805942">
        <w:rPr>
          <w:rFonts w:ascii="Times New Roman" w:hAnsi="Times New Roman"/>
          <w:lang w:val="en-GB"/>
        </w:rPr>
        <w:t xml:space="preserve">, </w:t>
      </w:r>
      <w:r w:rsidR="00661931">
        <w:rPr>
          <w:rFonts w:ascii="Times New Roman" w:hAnsi="Times New Roman"/>
          <w:lang w:val="en-GB"/>
        </w:rPr>
        <w:t xml:space="preserve">the </w:t>
      </w:r>
      <w:r w:rsidR="00805942">
        <w:rPr>
          <w:rFonts w:ascii="Times New Roman" w:hAnsi="Times New Roman"/>
          <w:lang w:val="en-GB"/>
        </w:rPr>
        <w:t xml:space="preserve">catches were corrected upward </w:t>
      </w:r>
      <w:r w:rsidR="00D0270B">
        <w:rPr>
          <w:rFonts w:ascii="Times New Roman" w:hAnsi="Times New Roman"/>
          <w:lang w:val="en-GB"/>
        </w:rPr>
        <w:t xml:space="preserve">through the use of </w:t>
      </w:r>
      <w:r w:rsidR="00805942">
        <w:rPr>
          <w:rFonts w:ascii="Times New Roman" w:hAnsi="Times New Roman"/>
          <w:lang w:val="en-GB"/>
        </w:rPr>
        <w:t xml:space="preserve">a factor of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2</m:t>
            </m:r>
          </m:sub>
        </m:sSub>
      </m:oMath>
      <w:r w:rsidR="00AB78B2" w:rsidRPr="00C066ED">
        <w:rPr>
          <w:rFonts w:ascii="Times New Roman" w:hAnsi="Times New Roman"/>
          <w:lang w:val="en-GB"/>
        </w:rPr>
        <w:t xml:space="preserve"> </w:t>
      </w:r>
      <w:ins w:id="13" w:author="PuntLab" w:date="2021-05-22T11:02:00Z">
        <w:r w:rsidR="002F322A">
          <w:rPr>
            <w:rFonts w:ascii="Times New Roman" w:hAnsi="Times New Roman"/>
            <w:lang w:val="en-GB"/>
          </w:rPr>
          <w:t xml:space="preserve">~ </w:t>
        </w:r>
        <w:proofErr w:type="gramStart"/>
        <w:r w:rsidR="002F322A">
          <w:rPr>
            <w:rFonts w:ascii="Times New Roman" w:hAnsi="Times New Roman"/>
            <w:lang w:val="en-GB"/>
          </w:rPr>
          <w:t>N(</w:t>
        </w:r>
        <w:proofErr w:type="gramEnd"/>
        <w:r w:rsidR="002F322A">
          <w:rPr>
            <w:rFonts w:ascii="Times New Roman" w:hAnsi="Times New Roman"/>
            <w:lang w:val="en-GB"/>
          </w:rPr>
          <w:t xml:space="preserve">1.09, 0.04) </w:t>
        </w:r>
      </w:ins>
      <w:del w:id="14" w:author="PuntLab" w:date="2021-05-22T11:02:00Z">
        <w:r w:rsidR="00AB78B2" w:rsidDel="002F322A">
          <w:rPr>
            <w:rFonts w:ascii="Times New Roman" w:hAnsi="Times New Roman"/>
            <w:lang w:val="en-GB"/>
          </w:rPr>
          <w:delText>=</w:delText>
        </w:r>
        <w:r w:rsidR="00DA1995" w:rsidDel="002F322A">
          <w:rPr>
            <w:rFonts w:ascii="Times New Roman" w:hAnsi="Times New Roman"/>
            <w:lang w:val="en-GB"/>
          </w:rPr>
          <w:delText>1.0185 (SE = 0.0028)</w:delText>
        </w:r>
      </w:del>
      <w:r w:rsidR="00DA1995">
        <w:rPr>
          <w:rFonts w:ascii="Times New Roman" w:hAnsi="Times New Roman"/>
          <w:lang w:val="en-GB"/>
        </w:rPr>
        <w:t xml:space="preserve"> </w:t>
      </w:r>
      <w:r w:rsidR="008F2A22">
        <w:rPr>
          <w:rFonts w:ascii="Times New Roman" w:hAnsi="Times New Roman"/>
          <w:lang w:val="en-GB"/>
        </w:rPr>
        <w:t>[</w:t>
      </w:r>
      <w:r w:rsidR="008F2A22" w:rsidRPr="00BE2E77">
        <w:rPr>
          <w:rFonts w:ascii="Times New Roman" w:hAnsi="Times New Roman"/>
          <w:lang w:val="en-GB"/>
        </w:rPr>
        <w:t>78</w:t>
      </w:r>
      <w:r w:rsidR="008F2A22">
        <w:rPr>
          <w:rFonts w:ascii="Times New Roman" w:hAnsi="Times New Roman"/>
          <w:lang w:val="en-GB"/>
        </w:rPr>
        <w:t>]</w:t>
      </w:r>
      <w:r w:rsidR="00A10B7C">
        <w:rPr>
          <w:rFonts w:ascii="Times New Roman" w:hAnsi="Times New Roman"/>
          <w:lang w:val="en-GB"/>
        </w:rPr>
        <w:t xml:space="preserve">. </w:t>
      </w:r>
      <w:ins w:id="15" w:author="PuntLab" w:date="2021-05-22T11:02:00Z">
        <w:r w:rsidR="002F322A">
          <w:rPr>
            <w:rFonts w:ascii="Times New Roman" w:hAnsi="Times New Roman"/>
            <w:lang w:val="en-GB"/>
          </w:rPr>
          <w:t xml:space="preserve">No </w:t>
        </w:r>
      </w:ins>
      <w:ins w:id="16" w:author="PuntLab" w:date="2021-05-22T11:03:00Z">
        <w:r w:rsidR="002F322A">
          <w:rPr>
            <w:rFonts w:ascii="Times New Roman" w:hAnsi="Times New Roman"/>
            <w:i/>
            <w:lang w:val="en-GB"/>
          </w:rPr>
          <w:t>SLR</w:t>
        </w:r>
        <w:r w:rsidR="002F322A">
          <w:rPr>
            <w:rFonts w:ascii="Times New Roman" w:hAnsi="Times New Roman"/>
            <w:lang w:val="en-GB"/>
          </w:rPr>
          <w:t>s were used for 1648-1770 and 1974-present.</w:t>
        </w:r>
      </w:ins>
    </w:p>
    <w:p w14:paraId="4EB3CF6A" w14:textId="6328FE1B" w:rsidR="00EC73D1" w:rsidRDefault="00EC73D1" w:rsidP="00F769C0">
      <w:pPr>
        <w:autoSpaceDE w:val="0"/>
        <w:autoSpaceDN w:val="0"/>
        <w:adjustRightInd w:val="0"/>
        <w:spacing w:after="0" w:line="360" w:lineRule="auto"/>
        <w:ind w:firstLine="284"/>
        <w:rPr>
          <w:rFonts w:ascii="Times New Roman" w:hAnsi="Times New Roman"/>
          <w:lang w:val="en-GB"/>
        </w:rPr>
      </w:pPr>
    </w:p>
    <w:p w14:paraId="36A94187" w14:textId="1CD347CB" w:rsidR="00EC73D1" w:rsidRPr="00DB3006" w:rsidRDefault="00A71F9A" w:rsidP="00F769C0">
      <w:pPr>
        <w:autoSpaceDE w:val="0"/>
        <w:autoSpaceDN w:val="0"/>
        <w:adjustRightInd w:val="0"/>
        <w:spacing w:after="0" w:line="360" w:lineRule="auto"/>
        <w:rPr>
          <w:rFonts w:ascii="Times New Roman" w:hAnsi="Times New Roman"/>
          <w:i/>
          <w:iCs/>
          <w:lang w:val="en-US"/>
        </w:rPr>
      </w:pPr>
      <w:ins w:id="17" w:author="PuntLab" w:date="2021-05-22T10:56:00Z">
        <w:r>
          <w:rPr>
            <w:rFonts w:ascii="Times New Roman" w:hAnsi="Times New Roman"/>
            <w:i/>
            <w:iCs/>
            <w:lang w:val="en-US"/>
          </w:rPr>
          <w:t>E</w:t>
        </w:r>
      </w:ins>
      <w:ins w:id="18" w:author="PuntLab" w:date="2021-05-22T10:57:00Z">
        <w:r>
          <w:rPr>
            <w:rFonts w:ascii="Times New Roman" w:hAnsi="Times New Roman"/>
            <w:i/>
            <w:iCs/>
            <w:lang w:val="en-US"/>
          </w:rPr>
          <w:t>stimates of r</w:t>
        </w:r>
      </w:ins>
      <w:ins w:id="19" w:author="PuntLab" w:date="2021-05-22T10:48:00Z">
        <w:r w:rsidR="00C26930">
          <w:rPr>
            <w:rFonts w:ascii="Times New Roman" w:hAnsi="Times New Roman"/>
            <w:i/>
            <w:iCs/>
            <w:lang w:val="en-US"/>
          </w:rPr>
          <w:t>elative a</w:t>
        </w:r>
      </w:ins>
      <w:del w:id="20" w:author="PuntLab" w:date="2021-05-22T10:48:00Z">
        <w:r w:rsidR="005C554A" w:rsidRPr="00DB3006" w:rsidDel="00C26930">
          <w:rPr>
            <w:rFonts w:ascii="Times New Roman" w:hAnsi="Times New Roman"/>
            <w:i/>
            <w:iCs/>
            <w:lang w:val="en-US"/>
          </w:rPr>
          <w:delText>A</w:delText>
        </w:r>
      </w:del>
      <w:r w:rsidR="005C554A" w:rsidRPr="00DB3006">
        <w:rPr>
          <w:rFonts w:ascii="Times New Roman" w:hAnsi="Times New Roman"/>
          <w:i/>
          <w:iCs/>
          <w:lang w:val="en-US"/>
        </w:rPr>
        <w:t>bundance</w:t>
      </w:r>
      <w:del w:id="21" w:author="PuntLab" w:date="2021-05-22T10:57:00Z">
        <w:r w:rsidR="005C554A" w:rsidRPr="00DB3006" w:rsidDel="00A71F9A">
          <w:rPr>
            <w:rFonts w:ascii="Times New Roman" w:hAnsi="Times New Roman"/>
            <w:i/>
            <w:iCs/>
            <w:lang w:val="en-US"/>
          </w:rPr>
          <w:delText xml:space="preserve"> estimates</w:delText>
        </w:r>
      </w:del>
    </w:p>
    <w:p w14:paraId="3CEF1473" w14:textId="081C33EE" w:rsidR="0033440B" w:rsidRDefault="004848A5" w:rsidP="00F769C0">
      <w:pPr>
        <w:autoSpaceDE w:val="0"/>
        <w:autoSpaceDN w:val="0"/>
        <w:adjustRightInd w:val="0"/>
        <w:spacing w:after="0" w:line="360" w:lineRule="auto"/>
        <w:ind w:firstLine="284"/>
        <w:rPr>
          <w:rFonts w:ascii="Times New Roman" w:hAnsi="Times New Roman" w:cs="Times New Roman"/>
          <w:lang w:val="en-GB"/>
        </w:rPr>
      </w:pPr>
      <w:del w:id="22" w:author="PuntLab" w:date="2021-05-22T10:48:00Z">
        <w:r w:rsidRPr="004848A5" w:rsidDel="00C26930">
          <w:rPr>
            <w:rFonts w:ascii="Times New Roman" w:hAnsi="Times New Roman" w:cs="Times New Roman"/>
            <w:lang w:val="en-US"/>
          </w:rPr>
          <w:delText xml:space="preserve">The </w:delText>
        </w:r>
      </w:del>
      <w:ins w:id="23" w:author="PuntLab" w:date="2021-05-22T10:48:00Z">
        <w:r w:rsidR="00C26930">
          <w:rPr>
            <w:rFonts w:ascii="Times New Roman" w:hAnsi="Times New Roman" w:cs="Times New Roman"/>
            <w:lang w:val="en-US"/>
          </w:rPr>
          <w:t>E</w:t>
        </w:r>
      </w:ins>
      <w:del w:id="24" w:author="PuntLab" w:date="2021-05-22T10:48:00Z">
        <w:r w:rsidRPr="004848A5" w:rsidDel="00C26930">
          <w:rPr>
            <w:rFonts w:ascii="Times New Roman" w:hAnsi="Times New Roman" w:cs="Times New Roman"/>
            <w:lang w:val="en-US"/>
          </w:rPr>
          <w:delText>e</w:delText>
        </w:r>
      </w:del>
      <w:r w:rsidRPr="004848A5">
        <w:rPr>
          <w:rFonts w:ascii="Times New Roman" w:hAnsi="Times New Roman" w:cs="Times New Roman"/>
          <w:lang w:val="en-US"/>
        </w:rPr>
        <w:t>stimates of</w:t>
      </w:r>
      <w:ins w:id="25" w:author="PuntLab" w:date="2021-05-22T10:48:00Z">
        <w:r w:rsidR="00C26930">
          <w:rPr>
            <w:rFonts w:ascii="Times New Roman" w:hAnsi="Times New Roman" w:cs="Times New Roman"/>
            <w:lang w:val="en-US"/>
          </w:rPr>
          <w:t xml:space="preserve"> relative</w:t>
        </w:r>
      </w:ins>
      <w:r w:rsidRPr="004848A5">
        <w:rPr>
          <w:rFonts w:ascii="Times New Roman" w:hAnsi="Times New Roman" w:cs="Times New Roman"/>
          <w:lang w:val="en-US"/>
        </w:rPr>
        <w:t xml:space="preserve"> abundance were </w:t>
      </w:r>
      <w:del w:id="26" w:author="PuntLab" w:date="2021-05-22T10:48:00Z">
        <w:r w:rsidRPr="004848A5" w:rsidDel="00C26930">
          <w:rPr>
            <w:rFonts w:ascii="Times New Roman" w:hAnsi="Times New Roman" w:cs="Times New Roman"/>
            <w:lang w:val="en-US"/>
          </w:rPr>
          <w:delText xml:space="preserve">done </w:delText>
        </w:r>
      </w:del>
      <w:ins w:id="27" w:author="PuntLab" w:date="2021-05-22T10:48:00Z">
        <w:r w:rsidR="00C26930">
          <w:rPr>
            <w:rFonts w:ascii="Times New Roman" w:hAnsi="Times New Roman" w:cs="Times New Roman"/>
            <w:lang w:val="en-US"/>
          </w:rPr>
          <w:t>calculated</w:t>
        </w:r>
        <w:r w:rsidR="00C26930" w:rsidRPr="004848A5">
          <w:rPr>
            <w:rFonts w:ascii="Times New Roman" w:hAnsi="Times New Roman" w:cs="Times New Roman"/>
            <w:lang w:val="en-US"/>
          </w:rPr>
          <w:t xml:space="preserve"> </w:t>
        </w:r>
      </w:ins>
      <w:del w:id="28" w:author="PuntLab" w:date="2021-05-22T10:51:00Z">
        <w:r w:rsidRPr="004848A5" w:rsidDel="00C26930">
          <w:rPr>
            <w:rFonts w:ascii="Times New Roman" w:hAnsi="Times New Roman" w:cs="Times New Roman"/>
            <w:lang w:val="en-US"/>
          </w:rPr>
          <w:delText>in two steps</w:delText>
        </w:r>
      </w:del>
      <w:ins w:id="29" w:author="PuntLab" w:date="2021-05-22T10:51:00Z">
        <w:r w:rsidR="00C26930">
          <w:rPr>
            <w:rFonts w:ascii="Times New Roman" w:hAnsi="Times New Roman" w:cs="Times New Roman"/>
            <w:lang w:val="en-US"/>
          </w:rPr>
          <w:t xml:space="preserve">using a </w:t>
        </w:r>
        <w:proofErr w:type="gramStart"/>
        <w:r w:rsidR="00C26930">
          <w:rPr>
            <w:rFonts w:ascii="Times New Roman" w:hAnsi="Times New Roman" w:cs="Times New Roman"/>
            <w:lang w:val="en-US"/>
          </w:rPr>
          <w:t>two stage</w:t>
        </w:r>
        <w:proofErr w:type="gramEnd"/>
        <w:r w:rsidR="00C26930">
          <w:rPr>
            <w:rFonts w:ascii="Times New Roman" w:hAnsi="Times New Roman" w:cs="Times New Roman"/>
            <w:lang w:val="en-US"/>
          </w:rPr>
          <w:t xml:space="preserve"> approach</w:t>
        </w:r>
      </w:ins>
      <w:r w:rsidRPr="004848A5">
        <w:rPr>
          <w:rFonts w:ascii="Times New Roman" w:hAnsi="Times New Roman" w:cs="Times New Roman"/>
          <w:lang w:val="en-US"/>
        </w:rPr>
        <w:t>. First, an aerial-survey protocol as described in Crespo et al. [35] was performed</w:t>
      </w:r>
      <w:ins w:id="30" w:author="PuntLab" w:date="2021-05-22T11:35:00Z">
        <w:r w:rsidR="00993E0B">
          <w:rPr>
            <w:rFonts w:ascii="Times New Roman" w:hAnsi="Times New Roman" w:cs="Times New Roman"/>
            <w:lang w:val="en-US"/>
          </w:rPr>
          <w:t xml:space="preserve"> in </w:t>
        </w:r>
        <w:commentRangeStart w:id="31"/>
        <w:r w:rsidR="00993E0B">
          <w:rPr>
            <w:rFonts w:ascii="Times New Roman" w:hAnsi="Times New Roman" w:cs="Times New Roman"/>
            <w:lang w:val="en-US"/>
          </w:rPr>
          <w:t>1999, 2000, and 2005-2019</w:t>
        </w:r>
        <w:commentRangeEnd w:id="31"/>
        <w:r w:rsidR="00993E0B">
          <w:rPr>
            <w:rStyle w:val="CommentReference"/>
          </w:rPr>
          <w:commentReference w:id="31"/>
        </w:r>
      </w:ins>
      <w:r w:rsidRPr="004848A5">
        <w:rPr>
          <w:rFonts w:ascii="Times New Roman" w:hAnsi="Times New Roman" w:cs="Times New Roman"/>
          <w:lang w:val="en-US"/>
        </w:rPr>
        <w:t xml:space="preserve">. Stated succinctly, the procedure was the following: A monitoring area was defined from the south of </w:t>
      </w:r>
      <w:proofErr w:type="spellStart"/>
      <w:r w:rsidRPr="004848A5">
        <w:rPr>
          <w:rFonts w:ascii="Times New Roman" w:hAnsi="Times New Roman" w:cs="Times New Roman"/>
          <w:lang w:val="en-US"/>
        </w:rPr>
        <w:t>Península</w:t>
      </w:r>
      <w:proofErr w:type="spellEnd"/>
      <w:r w:rsidRPr="004848A5">
        <w:rPr>
          <w:rFonts w:ascii="Times New Roman" w:hAnsi="Times New Roman" w:cs="Times New Roman"/>
          <w:lang w:val="en-US"/>
        </w:rPr>
        <w:t xml:space="preserve"> Valdés to the limit of the main concentration area, </w:t>
      </w:r>
      <w:proofErr w:type="spellStart"/>
      <w:r w:rsidRPr="004848A5">
        <w:rPr>
          <w:rFonts w:ascii="Times New Roman" w:hAnsi="Times New Roman" w:cs="Times New Roman"/>
          <w:lang w:val="en-US"/>
        </w:rPr>
        <w:t>totalling</w:t>
      </w:r>
      <w:proofErr w:type="spellEnd"/>
      <w:r w:rsidRPr="004848A5">
        <w:rPr>
          <w:rFonts w:ascii="Times New Roman" w:hAnsi="Times New Roman" w:cs="Times New Roman"/>
          <w:lang w:val="en-US"/>
        </w:rPr>
        <w:t xml:space="preserve"> a coastal strip 620 km in length. Between 2 and 8 flights were made each year depending on the weather conditions and the financial support. </w:t>
      </w:r>
      <w:del w:id="32" w:author="PuntLab" w:date="2021-05-22T10:48:00Z">
        <w:r w:rsidRPr="004848A5" w:rsidDel="00C26930">
          <w:rPr>
            <w:rFonts w:ascii="Times New Roman" w:hAnsi="Times New Roman" w:cs="Times New Roman"/>
            <w:lang w:val="en-US"/>
          </w:rPr>
          <w:delText xml:space="preserve">The </w:delText>
        </w:r>
      </w:del>
      <w:ins w:id="33" w:author="PuntLab" w:date="2021-05-22T10:49:00Z">
        <w:r w:rsidR="00C26930">
          <w:rPr>
            <w:rFonts w:ascii="Times New Roman" w:hAnsi="Times New Roman" w:cs="Times New Roman"/>
            <w:lang w:val="en-US"/>
          </w:rPr>
          <w:t>R</w:t>
        </w:r>
      </w:ins>
      <w:del w:id="34" w:author="PuntLab" w:date="2021-05-22T10:49:00Z">
        <w:r w:rsidRPr="004848A5" w:rsidDel="00C26930">
          <w:rPr>
            <w:rFonts w:ascii="Times New Roman" w:hAnsi="Times New Roman" w:cs="Times New Roman"/>
            <w:lang w:val="en-US"/>
          </w:rPr>
          <w:delText>r</w:delText>
        </w:r>
      </w:del>
      <w:r w:rsidRPr="004848A5">
        <w:rPr>
          <w:rFonts w:ascii="Times New Roman" w:hAnsi="Times New Roman" w:cs="Times New Roman"/>
          <w:lang w:val="en-US"/>
        </w:rPr>
        <w:t xml:space="preserve">elative abundance was estimated by counting the total number of whales within the monitoring area and using the methods described in Crespo et al. [35]. Flights were carried out between </w:t>
      </w:r>
      <w:commentRangeStart w:id="35"/>
      <w:r w:rsidRPr="004848A5">
        <w:rPr>
          <w:rFonts w:ascii="Times New Roman" w:hAnsi="Times New Roman" w:cs="Times New Roman"/>
          <w:lang w:val="en-US"/>
        </w:rPr>
        <w:t>May 199</w:t>
      </w:r>
      <w:ins w:id="36" w:author="PuntLab" w:date="2021-05-22T10:53:00Z">
        <w:r w:rsidR="00CB1569">
          <w:rPr>
            <w:rFonts w:ascii="Times New Roman" w:hAnsi="Times New Roman" w:cs="Times New Roman"/>
            <w:lang w:val="en-US"/>
          </w:rPr>
          <w:t>9</w:t>
        </w:r>
      </w:ins>
      <w:del w:id="37" w:author="PuntLab" w:date="2021-05-22T10:53:00Z">
        <w:r w:rsidRPr="004848A5" w:rsidDel="00CB1569">
          <w:rPr>
            <w:rFonts w:ascii="Times New Roman" w:hAnsi="Times New Roman" w:cs="Times New Roman"/>
            <w:lang w:val="en-US"/>
          </w:rPr>
          <w:delText>8</w:delText>
        </w:r>
      </w:del>
      <w:r w:rsidRPr="004848A5">
        <w:rPr>
          <w:rFonts w:ascii="Times New Roman" w:hAnsi="Times New Roman" w:cs="Times New Roman"/>
          <w:lang w:val="en-US"/>
        </w:rPr>
        <w:t xml:space="preserve"> and </w:t>
      </w:r>
      <w:del w:id="38" w:author="PuntLab" w:date="2021-05-22T10:53:00Z">
        <w:r w:rsidRPr="004848A5" w:rsidDel="00CB1569">
          <w:rPr>
            <w:rFonts w:ascii="Times New Roman" w:hAnsi="Times New Roman" w:cs="Times New Roman"/>
            <w:lang w:val="en-US"/>
          </w:rPr>
          <w:delText xml:space="preserve">November </w:delText>
        </w:r>
      </w:del>
      <w:ins w:id="39" w:author="PuntLab" w:date="2021-05-22T10:53:00Z">
        <w:r w:rsidR="00CB1569">
          <w:rPr>
            <w:rFonts w:ascii="Times New Roman" w:hAnsi="Times New Roman" w:cs="Times New Roman"/>
            <w:lang w:val="en-US"/>
          </w:rPr>
          <w:t>October</w:t>
        </w:r>
        <w:r w:rsidR="00CB1569" w:rsidRPr="004848A5">
          <w:rPr>
            <w:rFonts w:ascii="Times New Roman" w:hAnsi="Times New Roman" w:cs="Times New Roman"/>
            <w:lang w:val="en-US"/>
          </w:rPr>
          <w:t xml:space="preserve"> </w:t>
        </w:r>
      </w:ins>
      <w:r w:rsidRPr="004848A5">
        <w:rPr>
          <w:rFonts w:ascii="Times New Roman" w:hAnsi="Times New Roman" w:cs="Times New Roman"/>
          <w:lang w:val="en-US"/>
        </w:rPr>
        <w:t>201</w:t>
      </w:r>
      <w:ins w:id="40" w:author="PuntLab" w:date="2021-05-22T10:52:00Z">
        <w:r w:rsidR="00C26930">
          <w:rPr>
            <w:rFonts w:ascii="Times New Roman" w:hAnsi="Times New Roman" w:cs="Times New Roman"/>
            <w:lang w:val="en-US"/>
          </w:rPr>
          <w:t>9</w:t>
        </w:r>
      </w:ins>
      <w:commentRangeEnd w:id="35"/>
      <w:ins w:id="41" w:author="PuntLab" w:date="2021-05-22T11:34:00Z">
        <w:r w:rsidR="00655605">
          <w:rPr>
            <w:rStyle w:val="CommentReference"/>
          </w:rPr>
          <w:commentReference w:id="35"/>
        </w:r>
      </w:ins>
      <w:del w:id="42" w:author="PuntLab" w:date="2021-05-22T10:52:00Z">
        <w:r w:rsidRPr="004848A5" w:rsidDel="00C26930">
          <w:rPr>
            <w:rFonts w:ascii="Times New Roman" w:hAnsi="Times New Roman" w:cs="Times New Roman"/>
            <w:lang w:val="en-US"/>
          </w:rPr>
          <w:delText>7</w:delText>
        </w:r>
      </w:del>
      <w:r w:rsidRPr="004848A5">
        <w:rPr>
          <w:rFonts w:ascii="Times New Roman" w:hAnsi="Times New Roman" w:cs="Times New Roman"/>
          <w:lang w:val="en-US"/>
        </w:rPr>
        <w:t xml:space="preserve">. The total number of whales in the area per day was estimated for each year through the generalized-linear-model (GLM) procedure because that method can accurately assess the parameters for the cumulative data, such as the censuses for the SRW </w:t>
      </w:r>
      <w:r w:rsidR="002101AF">
        <w:rPr>
          <w:rFonts w:ascii="Times New Roman" w:hAnsi="Times New Roman" w:cs="Times New Roman"/>
          <w:lang w:val="en-US"/>
        </w:rPr>
        <w:t>[</w:t>
      </w:r>
      <w:r w:rsidR="00E83C90">
        <w:rPr>
          <w:rFonts w:ascii="Times New Roman" w:hAnsi="Times New Roman" w:cs="Times New Roman"/>
          <w:lang w:val="en-US"/>
        </w:rPr>
        <w:t>79,80,81</w:t>
      </w:r>
      <w:r w:rsidR="002101AF">
        <w:rPr>
          <w:rFonts w:ascii="Times New Roman" w:hAnsi="Times New Roman" w:cs="Times New Roman"/>
          <w:lang w:val="en-US"/>
        </w:rPr>
        <w:t>]</w:t>
      </w:r>
      <w:r w:rsidR="0033440B" w:rsidRPr="004D5109">
        <w:rPr>
          <w:rFonts w:ascii="Times New Roman" w:hAnsi="Times New Roman" w:cs="Times New Roman"/>
          <w:lang w:val="en-US"/>
        </w:rPr>
        <w:t xml:space="preserve">. As predictor variables, we included </w:t>
      </w:r>
      <w:del w:id="43" w:author="PuntLab" w:date="2021-05-22T10:53:00Z">
        <w:r w:rsidR="0033440B" w:rsidRPr="004D5109" w:rsidDel="00CB1569">
          <w:rPr>
            <w:rFonts w:ascii="Times New Roman" w:hAnsi="Times New Roman" w:cs="Times New Roman"/>
            <w:lang w:val="en-US"/>
          </w:rPr>
          <w:delText xml:space="preserve">the </w:delText>
        </w:r>
      </w:del>
      <w:r w:rsidR="0033440B" w:rsidRPr="004D5109">
        <w:rPr>
          <w:rFonts w:ascii="Times New Roman" w:hAnsi="Times New Roman" w:cs="Times New Roman"/>
          <w:lang w:val="en-US"/>
        </w:rPr>
        <w:t>Year</w:t>
      </w:r>
      <w:ins w:id="44" w:author="PuntLab" w:date="2021-05-22T10:49:00Z">
        <w:r w:rsidR="00C26930">
          <w:rPr>
            <w:rFonts w:ascii="Times New Roman" w:hAnsi="Times New Roman" w:cs="Times New Roman"/>
            <w:lang w:val="en-US"/>
          </w:rPr>
          <w:t xml:space="preserve"> (categorical)</w:t>
        </w:r>
      </w:ins>
      <w:r w:rsidR="0033440B" w:rsidRPr="004D5109">
        <w:rPr>
          <w:rFonts w:ascii="Times New Roman" w:hAnsi="Times New Roman" w:cs="Times New Roman"/>
          <w:lang w:val="en-US"/>
        </w:rPr>
        <w:t xml:space="preserve">, </w:t>
      </w:r>
      <w:del w:id="45" w:author="PuntLab" w:date="2021-05-22T10:53:00Z">
        <w:r w:rsidR="0033440B" w:rsidRPr="004D5109" w:rsidDel="00CB1569">
          <w:rPr>
            <w:rFonts w:ascii="Times New Roman" w:hAnsi="Times New Roman" w:cs="Times New Roman"/>
            <w:lang w:val="en-US"/>
          </w:rPr>
          <w:delText xml:space="preserve">the </w:delText>
        </w:r>
      </w:del>
      <w:r w:rsidR="0033440B" w:rsidRPr="004D5109">
        <w:rPr>
          <w:rFonts w:ascii="Times New Roman" w:hAnsi="Times New Roman" w:cs="Times New Roman"/>
          <w:lang w:val="en-US"/>
        </w:rPr>
        <w:t>Julian day</w:t>
      </w:r>
      <w:ins w:id="46" w:author="PuntLab" w:date="2021-05-22T10:49:00Z">
        <w:r w:rsidR="00C26930">
          <w:rPr>
            <w:rFonts w:ascii="Times New Roman" w:hAnsi="Times New Roman" w:cs="Times New Roman"/>
            <w:lang w:val="en-US"/>
          </w:rPr>
          <w:t xml:space="preserve"> (continuous)</w:t>
        </w:r>
      </w:ins>
      <w:r w:rsidR="0033440B" w:rsidRPr="004D5109">
        <w:rPr>
          <w:rFonts w:ascii="Times New Roman" w:hAnsi="Times New Roman" w:cs="Times New Roman"/>
          <w:lang w:val="en-US"/>
        </w:rPr>
        <w:t>, and Julian day^2</w:t>
      </w:r>
      <w:ins w:id="47" w:author="PuntLab" w:date="2021-05-22T10:49:00Z">
        <w:r w:rsidR="00C26930">
          <w:rPr>
            <w:rFonts w:ascii="Times New Roman" w:hAnsi="Times New Roman" w:cs="Times New Roman"/>
            <w:lang w:val="en-US"/>
          </w:rPr>
          <w:t xml:space="preserve"> (</w:t>
        </w:r>
      </w:ins>
      <w:ins w:id="48" w:author="PuntLab" w:date="2021-05-22T10:53:00Z">
        <w:r w:rsidR="00CB1569">
          <w:rPr>
            <w:rFonts w:ascii="Times New Roman" w:hAnsi="Times New Roman" w:cs="Times New Roman"/>
            <w:lang w:val="en-US"/>
          </w:rPr>
          <w:t>continuous</w:t>
        </w:r>
      </w:ins>
      <w:ins w:id="49" w:author="PuntLab" w:date="2021-05-22T10:49:00Z">
        <w:r w:rsidR="00C26930">
          <w:rPr>
            <w:rFonts w:ascii="Times New Roman" w:hAnsi="Times New Roman" w:cs="Times New Roman"/>
            <w:lang w:val="en-US"/>
          </w:rPr>
          <w:t>)</w:t>
        </w:r>
      </w:ins>
      <w:r w:rsidR="0033440B" w:rsidRPr="004D5109">
        <w:rPr>
          <w:rFonts w:ascii="Times New Roman" w:hAnsi="Times New Roman" w:cs="Times New Roman"/>
          <w:lang w:val="en-US"/>
        </w:rPr>
        <w:t xml:space="preserve">, allowing the models to </w:t>
      </w:r>
      <w:r w:rsidR="0033440B" w:rsidRPr="004D5109">
        <w:rPr>
          <w:rFonts w:ascii="Times New Roman" w:hAnsi="Times New Roman" w:cs="Times New Roman"/>
          <w:lang w:val="en-US"/>
        </w:rPr>
        <w:lastRenderedPageBreak/>
        <w:t xml:space="preserve">explore a nonlinear relationship </w:t>
      </w:r>
      <w:r w:rsidR="00180EA8">
        <w:rPr>
          <w:rFonts w:ascii="Times New Roman" w:hAnsi="Times New Roman" w:cs="Times New Roman"/>
          <w:lang w:val="en-US"/>
        </w:rPr>
        <w:t xml:space="preserve">resulting from </w:t>
      </w:r>
      <w:r w:rsidR="0033440B" w:rsidRPr="004D5109">
        <w:rPr>
          <w:rFonts w:ascii="Times New Roman" w:hAnsi="Times New Roman" w:cs="Times New Roman"/>
          <w:lang w:val="en-US"/>
        </w:rPr>
        <w:t xml:space="preserve">the seasonal variation. </w:t>
      </w:r>
      <w:ins w:id="50" w:author="PuntLab" w:date="2021-05-22T10:50:00Z">
        <w:r w:rsidR="00C26930">
          <w:rPr>
            <w:rFonts w:ascii="Times New Roman" w:hAnsi="Times New Roman" w:cs="Times New Roman"/>
            <w:lang w:val="en-US"/>
          </w:rPr>
          <w:t xml:space="preserve">We assumed a negative binomial distribution and log link and estimated parameters </w:t>
        </w:r>
      </w:ins>
      <w:del w:id="51" w:author="PuntLab" w:date="2021-05-22T10:50:00Z">
        <w:r w:rsidR="00D82CCA" w:rsidDel="00C26930">
          <w:rPr>
            <w:rFonts w:ascii="Times New Roman" w:hAnsi="Times New Roman" w:cs="Times New Roman"/>
            <w:lang w:val="en-US"/>
          </w:rPr>
          <w:delText xml:space="preserve">We </w:delText>
        </w:r>
        <w:r w:rsidR="0033440B" w:rsidRPr="004D5109" w:rsidDel="00C26930">
          <w:rPr>
            <w:rFonts w:ascii="Times New Roman" w:hAnsi="Times New Roman" w:cs="Times New Roman"/>
            <w:lang w:val="en-US"/>
          </w:rPr>
          <w:delText xml:space="preserve">selected </w:delText>
        </w:r>
        <w:r w:rsidR="00D82CCA" w:rsidDel="00C26930">
          <w:rPr>
            <w:rFonts w:ascii="Times New Roman" w:hAnsi="Times New Roman" w:cs="Times New Roman"/>
            <w:lang w:val="en-US"/>
          </w:rPr>
          <w:delText xml:space="preserve">models </w:delText>
        </w:r>
        <w:r w:rsidR="0033440B" w:rsidRPr="004D5109" w:rsidDel="00C26930">
          <w:rPr>
            <w:rFonts w:ascii="Times New Roman" w:hAnsi="Times New Roman" w:cs="Times New Roman"/>
            <w:lang w:val="en-US"/>
          </w:rPr>
          <w:delText>using Akaike Information Criteria (AIC)</w:delText>
        </w:r>
        <w:r w:rsidR="00083970" w:rsidDel="00C26930">
          <w:rPr>
            <w:rFonts w:ascii="Times New Roman" w:hAnsi="Times New Roman" w:cs="Times New Roman"/>
            <w:lang w:val="en-US"/>
          </w:rPr>
          <w:delText xml:space="preserve"> and modelled all</w:delText>
        </w:r>
        <w:r w:rsidR="0033440B" w:rsidRPr="004D5109" w:rsidDel="00C26930">
          <w:rPr>
            <w:rFonts w:ascii="Times New Roman" w:hAnsi="Times New Roman" w:cs="Times New Roman"/>
            <w:lang w:val="en-US"/>
          </w:rPr>
          <w:delText xml:space="preserve"> the response variables within the same frame using</w:delText>
        </w:r>
      </w:del>
      <w:ins w:id="52" w:author="PuntLab" w:date="2021-05-22T10:50:00Z">
        <w:r w:rsidR="00C26930">
          <w:rPr>
            <w:rFonts w:ascii="Times New Roman" w:hAnsi="Times New Roman" w:cs="Times New Roman"/>
            <w:lang w:val="en-US"/>
          </w:rPr>
          <w:t>using</w:t>
        </w:r>
      </w:ins>
      <w:r w:rsidR="0033440B" w:rsidRPr="004D5109">
        <w:rPr>
          <w:rFonts w:ascii="Times New Roman" w:hAnsi="Times New Roman" w:cs="Times New Roman"/>
          <w:lang w:val="en-US"/>
        </w:rPr>
        <w:t xml:space="preserve"> the </w:t>
      </w:r>
      <w:del w:id="53" w:author="PuntLab" w:date="2021-05-22T10:50:00Z">
        <w:r w:rsidR="0033440B" w:rsidRPr="004D5109" w:rsidDel="00C26930">
          <w:rPr>
            <w:rFonts w:ascii="Times New Roman" w:hAnsi="Times New Roman" w:cs="Times New Roman"/>
            <w:lang w:val="en-US"/>
          </w:rPr>
          <w:delText xml:space="preserve">package </w:delText>
        </w:r>
      </w:del>
      <w:r w:rsidR="0033440B" w:rsidRPr="004D5109">
        <w:rPr>
          <w:rFonts w:ascii="Times New Roman" w:hAnsi="Times New Roman" w:cs="Times New Roman"/>
          <w:lang w:val="en-US"/>
        </w:rPr>
        <w:t>MASS</w:t>
      </w:r>
      <w:ins w:id="54" w:author="PuntLab" w:date="2021-05-22T10:50:00Z">
        <w:r w:rsidR="00C26930">
          <w:rPr>
            <w:rFonts w:ascii="Times New Roman" w:hAnsi="Times New Roman" w:cs="Times New Roman"/>
            <w:lang w:val="en-US"/>
          </w:rPr>
          <w:t xml:space="preserve"> package</w:t>
        </w:r>
      </w:ins>
      <w:r w:rsidR="0033440B" w:rsidRPr="004D5109">
        <w:rPr>
          <w:rFonts w:ascii="Times New Roman" w:hAnsi="Times New Roman" w:cs="Times New Roman"/>
          <w:lang w:val="en-US"/>
        </w:rPr>
        <w:t xml:space="preserve"> in</w:t>
      </w:r>
      <w:ins w:id="55" w:author="PuntLab" w:date="2021-05-22T10:50:00Z">
        <w:r w:rsidR="00C26930">
          <w:rPr>
            <w:rFonts w:ascii="Times New Roman" w:hAnsi="Times New Roman" w:cs="Times New Roman"/>
            <w:lang w:val="en-US"/>
          </w:rPr>
          <w:t xml:space="preserve"> the</w:t>
        </w:r>
      </w:ins>
      <w:r w:rsidR="0033440B" w:rsidRPr="004D5109">
        <w:rPr>
          <w:rFonts w:ascii="Times New Roman" w:hAnsi="Times New Roman" w:cs="Times New Roman"/>
          <w:lang w:val="en-US"/>
        </w:rPr>
        <w:t xml:space="preserve"> R </w:t>
      </w:r>
      <w:del w:id="56" w:author="PuntLab" w:date="2021-05-22T10:50:00Z">
        <w:r w:rsidR="0033440B" w:rsidRPr="004D5109" w:rsidDel="00C26930">
          <w:rPr>
            <w:rFonts w:ascii="Times New Roman" w:hAnsi="Times New Roman" w:cs="Times New Roman"/>
            <w:lang w:val="en-US"/>
          </w:rPr>
          <w:delText xml:space="preserve">software </w:delText>
        </w:r>
      </w:del>
      <w:ins w:id="57" w:author="PuntLab" w:date="2021-05-22T10:50:00Z">
        <w:r w:rsidR="00C26930">
          <w:rPr>
            <w:rFonts w:ascii="Times New Roman" w:hAnsi="Times New Roman" w:cs="Times New Roman"/>
            <w:lang w:val="en-US"/>
          </w:rPr>
          <w:t xml:space="preserve">Statistical Environment </w:t>
        </w:r>
        <w:r w:rsidR="00C26930" w:rsidRPr="004D5109">
          <w:rPr>
            <w:rFonts w:ascii="Times New Roman" w:hAnsi="Times New Roman" w:cs="Times New Roman"/>
            <w:lang w:val="en-US"/>
          </w:rPr>
          <w:t xml:space="preserve"> </w:t>
        </w:r>
      </w:ins>
      <w:r w:rsidR="00A4008F">
        <w:rPr>
          <w:rFonts w:ascii="Times New Roman" w:hAnsi="Times New Roman" w:cs="Times New Roman"/>
          <w:lang w:val="en-US"/>
        </w:rPr>
        <w:t>[82]</w:t>
      </w:r>
      <w:r w:rsidR="0033440B" w:rsidRPr="004D5109">
        <w:rPr>
          <w:rFonts w:ascii="Times New Roman" w:hAnsi="Times New Roman" w:cs="Times New Roman"/>
          <w:lang w:val="en-US"/>
        </w:rPr>
        <w:t xml:space="preserve">. </w:t>
      </w:r>
      <w:r w:rsidR="003952E1" w:rsidRPr="003952E1">
        <w:rPr>
          <w:rFonts w:ascii="Times New Roman" w:hAnsi="Times New Roman" w:cs="Times New Roman"/>
          <w:lang w:val="en-US"/>
        </w:rPr>
        <w:t xml:space="preserve">The second step, employing the parameters </w:t>
      </w:r>
      <w:del w:id="58" w:author="PuntLab" w:date="2021-05-22T10:51:00Z">
        <w:r w:rsidR="003952E1" w:rsidRPr="003952E1" w:rsidDel="00C26930">
          <w:rPr>
            <w:rFonts w:ascii="Times New Roman" w:hAnsi="Times New Roman" w:cs="Times New Roman"/>
            <w:lang w:val="en-US"/>
          </w:rPr>
          <w:delText>of the best supported</w:delText>
        </w:r>
      </w:del>
      <w:ins w:id="59" w:author="PuntLab" w:date="2021-05-22T10:51:00Z">
        <w:r w:rsidR="00C26930">
          <w:rPr>
            <w:rFonts w:ascii="Times New Roman" w:hAnsi="Times New Roman" w:cs="Times New Roman"/>
            <w:lang w:val="en-US"/>
          </w:rPr>
          <w:t>of the</w:t>
        </w:r>
      </w:ins>
      <w:r w:rsidR="003952E1" w:rsidRPr="003952E1">
        <w:rPr>
          <w:rFonts w:ascii="Times New Roman" w:hAnsi="Times New Roman" w:cs="Times New Roman"/>
          <w:lang w:val="en-US"/>
        </w:rPr>
        <w:t xml:space="preserve"> GLM, involved the use of the estimated daily number of whales for each year to build a</w:t>
      </w:r>
      <w:del w:id="60" w:author="PuntLab" w:date="2021-05-22T10:54:00Z">
        <w:r w:rsidR="003952E1" w:rsidRPr="003952E1" w:rsidDel="00CB1569">
          <w:rPr>
            <w:rFonts w:ascii="Times New Roman" w:hAnsi="Times New Roman" w:cs="Times New Roman"/>
            <w:lang w:val="en-US"/>
          </w:rPr>
          <w:delText>n</w:delText>
        </w:r>
      </w:del>
      <w:r w:rsidR="003952E1" w:rsidRPr="003952E1">
        <w:rPr>
          <w:rFonts w:ascii="Times New Roman" w:hAnsi="Times New Roman" w:cs="Times New Roman"/>
          <w:lang w:val="en-US"/>
        </w:rPr>
        <w:t xml:space="preserve"> cumulative curve that assessed the number of whales that came into the breeding ground each year</w:t>
      </w:r>
      <w:r w:rsidR="0033440B" w:rsidRPr="004D5109">
        <w:rPr>
          <w:rFonts w:ascii="Times New Roman" w:hAnsi="Times New Roman" w:cs="Times New Roman"/>
          <w:lang w:val="en-GB"/>
        </w:rPr>
        <w:t>:</w:t>
      </w:r>
    </w:p>
    <w:p w14:paraId="1847EB52" w14:textId="77777777" w:rsidR="0082291E" w:rsidRDefault="0082291E" w:rsidP="00F769C0">
      <w:pPr>
        <w:autoSpaceDE w:val="0"/>
        <w:autoSpaceDN w:val="0"/>
        <w:adjustRightInd w:val="0"/>
        <w:spacing w:after="0" w:line="360" w:lineRule="auto"/>
        <w:rPr>
          <w:rFonts w:ascii="Times New Roman" w:hAnsi="Times New Roman" w:cs="Times New Roman"/>
          <w:lang w:val="en-GB"/>
        </w:rPr>
      </w:pPr>
    </w:p>
    <w:p w14:paraId="29898D87" w14:textId="326829B3" w:rsidR="0082291E" w:rsidRPr="008C1004" w:rsidRDefault="00781C17" w:rsidP="00F769C0">
      <w:pPr>
        <w:autoSpaceDE w:val="0"/>
        <w:autoSpaceDN w:val="0"/>
        <w:adjustRightInd w:val="0"/>
        <w:spacing w:after="0" w:line="360" w:lineRule="auto"/>
        <w:rPr>
          <w:rFonts w:ascii="Times New Roman" w:eastAsiaTheme="minorEastAsia" w:hAnsi="Times New Roman" w:cs="Times New Roman"/>
          <w:lang w:val="en-GB"/>
        </w:rPr>
      </w:pPr>
      <w:r>
        <w:rPr>
          <w:rFonts w:ascii="Times New Roman" w:hAnsi="Times New Roman" w:cs="Times New Roman"/>
          <w:lang w:val="en-GB"/>
        </w:rPr>
        <w:tab/>
      </w:r>
      <w:r>
        <w:rPr>
          <w:rFonts w:ascii="Times New Roman" w:hAnsi="Times New Roman" w:cs="Times New Roman"/>
          <w:lang w:val="en-GB"/>
        </w:rPr>
        <w:tab/>
      </w:r>
      <m:oMath>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t,y</m:t>
            </m:r>
          </m:sub>
        </m:sSub>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e</m:t>
            </m:r>
          </m:e>
          <m:sup>
            <m:r>
              <w:rPr>
                <w:rFonts w:ascii="Cambria Math" w:hAnsi="Cambria Math" w:cs="Times New Roman"/>
                <w:lang w:val="en-GB"/>
              </w:rPr>
              <m:t>-a+</m:t>
            </m:r>
            <m:sSub>
              <m:sSubPr>
                <m:ctrlPr>
                  <w:ins w:id="61" w:author="PuntLab" w:date="2021-05-22T10:51:00Z">
                    <w:rPr>
                      <w:rFonts w:ascii="Cambria Math" w:hAnsi="Cambria Math" w:cs="Times New Roman"/>
                      <w:i/>
                      <w:lang w:val="en-GB"/>
                    </w:rPr>
                  </w:ins>
                </m:ctrlPr>
              </m:sSubPr>
              <m:e>
                <m:r>
                  <w:ins w:id="62" w:author="PuntLab" w:date="2021-05-22T10:51:00Z">
                    <w:rPr>
                      <w:rFonts w:ascii="Cambria Math" w:hAnsi="Cambria Math" w:cs="Times New Roman"/>
                      <w:lang w:val="en-GB"/>
                    </w:rPr>
                    <m:t>b</m:t>
                  </w:ins>
                </m:r>
              </m:e>
              <m:sub>
                <m:r>
                  <w:ins w:id="63" w:author="PuntLab" w:date="2021-05-22T10:51:00Z">
                    <w:rPr>
                      <w:rFonts w:ascii="Cambria Math" w:hAnsi="Cambria Math" w:cs="Times New Roman"/>
                      <w:lang w:val="en-GB"/>
                    </w:rPr>
                    <m:t>y</m:t>
                  </w:ins>
                </m:r>
              </m:sub>
            </m:sSub>
            <m:r>
              <w:del w:id="64" w:author="PuntLab" w:date="2021-05-22T10:51:00Z">
                <w:rPr>
                  <w:rFonts w:ascii="Cambria Math" w:hAnsi="Cambria Math" w:cs="Times New Roman"/>
                  <w:lang w:val="en-GB"/>
                </w:rPr>
                <m:t>by</m:t>
              </w:del>
            </m:r>
            <m:r>
              <w:rPr>
                <w:rFonts w:ascii="Cambria Math" w:hAnsi="Cambria Math" w:cs="Times New Roman"/>
                <w:lang w:val="en-GB"/>
              </w:rPr>
              <m:t>+ct-d</m:t>
            </m:r>
            <m:sSup>
              <m:sSupPr>
                <m:ctrlPr>
                  <w:rPr>
                    <w:rFonts w:ascii="Cambria Math" w:hAnsi="Cambria Math" w:cs="Times New Roman"/>
                    <w:i/>
                    <w:lang w:val="en-GB"/>
                  </w:rPr>
                </m:ctrlPr>
              </m:sSupPr>
              <m:e>
                <m:r>
                  <w:rPr>
                    <w:rFonts w:ascii="Cambria Math" w:hAnsi="Cambria Math" w:cs="Times New Roman"/>
                    <w:lang w:val="en-GB"/>
                  </w:rPr>
                  <m:t>t</m:t>
                </m:r>
              </m:e>
              <m:sup>
                <m:r>
                  <w:rPr>
                    <w:rFonts w:ascii="Cambria Math" w:hAnsi="Cambria Math" w:cs="Times New Roman"/>
                    <w:lang w:val="en-GB"/>
                  </w:rPr>
                  <m:t>2</m:t>
                </m:r>
              </m:sup>
            </m:sSup>
          </m:sup>
        </m:sSup>
        <m:r>
          <w:rPr>
            <w:rFonts w:ascii="Cambria Math" w:hAnsi="Cambria Math" w:cs="Times New Roman"/>
            <w:lang w:val="en-GB"/>
          </w:rPr>
          <m:t xml:space="preserve">      </m:t>
        </m:r>
        <m:r>
          <w:rPr>
            <w:rFonts w:ascii="Cambria Math" w:eastAsiaTheme="minorEastAsia" w:hAnsi="Cambria Math" w:cs="Times New Roman"/>
            <w:lang w:val="en-GB"/>
          </w:rPr>
          <m:t>1≤</m:t>
        </m:r>
        <m:r>
          <w:rPr>
            <w:rFonts w:ascii="Cambria Math" w:hAnsi="Cambria Math" w:cs="Times New Roman"/>
            <w:color w:val="000000"/>
            <w:lang w:val="en-GB"/>
          </w:rPr>
          <m:t>t</m:t>
        </m:r>
        <m:r>
          <w:rPr>
            <w:rFonts w:ascii="Cambria Math" w:eastAsiaTheme="minorEastAsia" w:hAnsi="Cambria Math" w:cs="Times New Roman"/>
            <w:lang w:val="en-GB"/>
          </w:rPr>
          <m:t>≤320</m:t>
        </m:r>
        <w:commentRangeStart w:id="65"/>
        <m:r>
          <w:rPr>
            <w:rFonts w:ascii="Cambria Math" w:eastAsiaTheme="minorEastAsia" w:hAnsi="Cambria Math" w:cs="Times New Roman"/>
            <w:lang w:val="en-GB"/>
          </w:rPr>
          <m:t>,   199</m:t>
        </m:r>
        <m:r>
          <w:ins w:id="66" w:author="PuntLab" w:date="2021-05-22T10:52:00Z">
            <w:rPr>
              <w:rFonts w:ascii="Cambria Math" w:eastAsiaTheme="minorEastAsia" w:hAnsi="Cambria Math" w:cs="Times New Roman"/>
              <w:lang w:val="en-GB"/>
            </w:rPr>
            <m:t>9</m:t>
          </w:ins>
        </m:r>
        <m:r>
          <w:del w:id="67" w:author="PuntLab" w:date="2021-05-22T10:52:00Z">
            <w:rPr>
              <w:rFonts w:ascii="Cambria Math" w:eastAsiaTheme="minorEastAsia" w:hAnsi="Cambria Math" w:cs="Times New Roman"/>
              <w:lang w:val="en-GB"/>
            </w:rPr>
            <m:t>8</m:t>
          </w:del>
        </m:r>
        <m:r>
          <w:rPr>
            <w:rFonts w:ascii="Cambria Math" w:eastAsiaTheme="minorEastAsia" w:hAnsi="Cambria Math" w:cs="Times New Roman"/>
            <w:lang w:val="en-GB"/>
          </w:rPr>
          <m:t>≤</m:t>
        </m:r>
        <m:r>
          <w:rPr>
            <w:rFonts w:ascii="Cambria Math" w:hAnsi="Cambria Math" w:cs="Times New Roman"/>
            <w:color w:val="000000"/>
            <w:lang w:val="en-GB"/>
          </w:rPr>
          <m:t>y</m:t>
        </m:r>
        <m:r>
          <w:rPr>
            <w:rFonts w:ascii="Cambria Math" w:eastAsiaTheme="minorEastAsia" w:hAnsi="Cambria Math" w:cs="Times New Roman"/>
            <w:lang w:val="en-GB"/>
          </w:rPr>
          <m:t>≤201</m:t>
        </m:r>
      </m:oMath>
      <w:ins w:id="68" w:author="PuntLab" w:date="2021-05-22T10:52:00Z">
        <w:r w:rsidR="00C26930">
          <w:rPr>
            <w:rFonts w:ascii="Times New Roman" w:eastAsiaTheme="minorEastAsia" w:hAnsi="Times New Roman" w:cs="Times New Roman"/>
            <w:lang w:val="en-GB"/>
          </w:rPr>
          <w:t>9</w:t>
        </w:r>
        <w:commentRangeEnd w:id="65"/>
        <m:oMath>
          <m:r>
            <m:rPr>
              <m:sty m:val="p"/>
            </m:rPr>
            <w:rPr>
              <w:rStyle w:val="CommentReference"/>
              <w:rFonts w:ascii="Cambria Math" w:hAnsi="Cambria Math"/>
              <w:rPrChange w:id="69" w:author="PuntLab" w:date="2021-05-22T10:52:00Z">
                <w:rPr>
                  <w:rStyle w:val="CommentReference"/>
                </w:rPr>
              </w:rPrChange>
            </w:rPr>
            <w:commentReference w:id="65"/>
          </m:r>
        </m:oMath>
      </w:ins>
      <m:oMath>
        <m:r>
          <w:del w:id="70" w:author="PuntLab" w:date="2021-05-22T10:52:00Z">
            <w:rPr>
              <w:rFonts w:ascii="Cambria Math" w:eastAsiaTheme="minorEastAsia" w:hAnsi="Cambria Math" w:cs="Times New Roman"/>
              <w:lang w:val="en-GB"/>
            </w:rPr>
            <m:t>7</m:t>
          </w:del>
        </m:r>
      </m:oMath>
    </w:p>
    <w:p w14:paraId="73B98C5E" w14:textId="77777777" w:rsidR="00E957B4" w:rsidRPr="00C32DEF" w:rsidRDefault="00E957B4" w:rsidP="00F769C0">
      <w:pPr>
        <w:autoSpaceDE w:val="0"/>
        <w:autoSpaceDN w:val="0"/>
        <w:adjustRightInd w:val="0"/>
        <w:spacing w:after="0" w:line="360" w:lineRule="auto"/>
        <w:rPr>
          <w:rFonts w:ascii="Times New Roman" w:hAnsi="Times New Roman" w:cs="Times New Roman"/>
          <w:lang w:val="en-GB"/>
        </w:rPr>
      </w:pPr>
    </w:p>
    <w:p w14:paraId="31DE91BE" w14:textId="341EA7EA" w:rsidR="0033440B" w:rsidRPr="004D5109" w:rsidRDefault="00DC7CB1" w:rsidP="00F769C0">
      <w:pPr>
        <w:spacing w:after="0" w:line="360" w:lineRule="auto"/>
        <w:jc w:val="both"/>
        <w:rPr>
          <w:rFonts w:ascii="Times New Roman" w:hAnsi="Times New Roman" w:cs="Times New Roman"/>
          <w:lang w:val="en-GB"/>
        </w:rPr>
      </w:pPr>
      <w:r>
        <w:rPr>
          <w:rFonts w:ascii="Times New Roman" w:hAnsi="Times New Roman" w:cs="Times New Roman"/>
          <w:lang w:val="en-GB"/>
        </w:rPr>
        <w:t>w</w:t>
      </w:r>
      <w:r w:rsidR="0033440B" w:rsidRPr="004D5109">
        <w:rPr>
          <w:rFonts w:ascii="Times New Roman" w:hAnsi="Times New Roman" w:cs="Times New Roman"/>
          <w:lang w:val="en-GB"/>
        </w:rPr>
        <w:t xml:space="preserve">here </w:t>
      </w:r>
      <m:oMath>
        <m:r>
          <w:rPr>
            <w:rFonts w:ascii="Cambria Math" w:hAnsi="Cambria Math" w:cs="Times New Roman"/>
            <w:color w:val="000000"/>
            <w:lang w:val="en-GB"/>
          </w:rPr>
          <m:t>t</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lang w:val="en-GB"/>
        </w:rPr>
        <w:t xml:space="preserve">is the Julian day and </w:t>
      </w:r>
      <m:oMath>
        <m:r>
          <w:rPr>
            <w:rFonts w:ascii="Cambria Math" w:hAnsi="Cambria Math" w:cs="Times New Roman"/>
            <w:lang w:val="en-GB"/>
          </w:rPr>
          <m:t>y</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lang w:val="en-GB"/>
        </w:rPr>
        <w:t>the year</w:t>
      </w:r>
      <w:r w:rsidR="00B14D8A">
        <w:rPr>
          <w:rFonts w:ascii="Times New Roman" w:hAnsi="Times New Roman" w:cs="Times New Roman"/>
          <w:lang w:val="en-GB"/>
        </w:rPr>
        <w:t>,</w:t>
      </w:r>
      <w:r w:rsidR="0033440B" w:rsidRPr="004D5109">
        <w:rPr>
          <w:rFonts w:ascii="Times New Roman" w:hAnsi="Times New Roman" w:cs="Times New Roman"/>
          <w:lang w:val="en-GB"/>
        </w:rPr>
        <w:t xml:space="preserve"> </w:t>
      </w:r>
      <m:oMath>
        <m:r>
          <w:rPr>
            <w:rFonts w:ascii="Cambria Math" w:hAnsi="Cambria Math" w:cs="Times New Roman"/>
            <w:lang w:val="en-GB"/>
          </w:rPr>
          <m:t>W</m:t>
        </m:r>
      </m:oMath>
      <w:r w:rsidR="0033440B" w:rsidRPr="004D5109">
        <w:rPr>
          <w:rFonts w:ascii="Times New Roman" w:hAnsi="Times New Roman" w:cs="Times New Roman"/>
          <w:lang w:val="en-GB"/>
        </w:rPr>
        <w:t xml:space="preserve"> is the estimated number of whales </w:t>
      </w:r>
      <w:r w:rsidR="00341C39">
        <w:rPr>
          <w:rFonts w:ascii="Times New Roman" w:hAnsi="Times New Roman" w:cs="Times New Roman"/>
          <w:lang w:val="en-GB"/>
        </w:rPr>
        <w:t>o</w:t>
      </w:r>
      <w:r w:rsidR="0033440B" w:rsidRPr="004D5109">
        <w:rPr>
          <w:rFonts w:ascii="Times New Roman" w:hAnsi="Times New Roman" w:cs="Times New Roman"/>
          <w:lang w:val="en-GB"/>
        </w:rPr>
        <w:t xml:space="preserve">n Julian day </w:t>
      </w:r>
      <m:oMath>
        <m:r>
          <w:rPr>
            <w:rFonts w:ascii="Cambria Math" w:hAnsi="Cambria Math" w:cs="Times New Roman"/>
            <w:color w:val="000000"/>
            <w:lang w:val="en-GB"/>
          </w:rPr>
          <m:t>t</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lang w:val="en-GB"/>
        </w:rPr>
        <w:t xml:space="preserve">for the year </w:t>
      </w:r>
      <m:oMath>
        <m:r>
          <w:rPr>
            <w:rFonts w:ascii="Cambria Math" w:hAnsi="Cambria Math" w:cs="Times New Roman"/>
            <w:color w:val="000000"/>
            <w:lang w:val="en-GB"/>
          </w:rPr>
          <m:t>y</m:t>
        </m:r>
      </m:oMath>
      <w:r w:rsidR="0033440B" w:rsidRPr="004D5109">
        <w:rPr>
          <w:rFonts w:ascii="Times New Roman" w:hAnsi="Times New Roman" w:cs="Times New Roman"/>
          <w:lang w:val="en-GB"/>
        </w:rPr>
        <w:t xml:space="preserve">. As the whales come to the area in April, </w:t>
      </w:r>
      <w:r w:rsidR="00A07429">
        <w:rPr>
          <w:rFonts w:ascii="Times New Roman" w:hAnsi="Times New Roman" w:cs="Times New Roman"/>
          <w:lang w:val="en-GB"/>
        </w:rPr>
        <w:t xml:space="preserve">we </w:t>
      </w:r>
      <w:r w:rsidR="0033440B" w:rsidRPr="004D5109">
        <w:rPr>
          <w:rFonts w:ascii="Times New Roman" w:hAnsi="Times New Roman" w:cs="Times New Roman"/>
          <w:lang w:val="en-GB"/>
        </w:rPr>
        <w:t>assumed that</w:t>
      </w:r>
      <w:r w:rsidR="00CD590A">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t,y</m:t>
            </m:r>
          </m:sub>
        </m:sSub>
        <m:r>
          <w:rPr>
            <w:rFonts w:ascii="Cambria Math" w:hAnsi="Cambria Math" w:cs="Times New Roman"/>
            <w:lang w:val="en-GB"/>
          </w:rPr>
          <m:t>=0</m:t>
        </m:r>
      </m:oMath>
      <w:r w:rsidR="0033440B" w:rsidRPr="004D5109">
        <w:rPr>
          <w:rFonts w:ascii="Times New Roman" w:hAnsi="Times New Roman" w:cs="Times New Roman"/>
          <w:lang w:val="en-GB"/>
        </w:rPr>
        <w:t xml:space="preserve"> for the range</w:t>
      </w:r>
      <w:r w:rsidR="008A778F">
        <w:rPr>
          <w:rFonts w:ascii="Times New Roman" w:hAnsi="Times New Roman" w:cs="Times New Roman"/>
          <w:lang w:val="en-GB"/>
        </w:rPr>
        <w:t xml:space="preserve"> </w:t>
      </w:r>
      <m:oMath>
        <m:r>
          <w:rPr>
            <w:rFonts w:ascii="Cambria Math" w:eastAsiaTheme="minorEastAsia" w:hAnsi="Cambria Math" w:cs="Times New Roman"/>
            <w:lang w:val="en-GB"/>
          </w:rPr>
          <m:t>1≤</m:t>
        </m:r>
        <m:r>
          <w:rPr>
            <w:rFonts w:ascii="Cambria Math" w:hAnsi="Cambria Math" w:cs="Times New Roman"/>
            <w:color w:val="000000"/>
            <w:lang w:val="en-GB"/>
          </w:rPr>
          <m:t>t</m:t>
        </m:r>
        <m:r>
          <w:rPr>
            <w:rFonts w:ascii="Cambria Math" w:eastAsiaTheme="minorEastAsia" w:hAnsi="Cambria Math" w:cs="Times New Roman"/>
            <w:lang w:val="en-GB"/>
          </w:rPr>
          <m:t>≤99</m:t>
        </m:r>
      </m:oMath>
      <w:r w:rsidR="0033440B" w:rsidRPr="004D5109">
        <w:rPr>
          <w:rFonts w:ascii="Times New Roman" w:hAnsi="Times New Roman" w:cs="Times New Roman"/>
          <w:lang w:val="en-GB"/>
        </w:rPr>
        <w:t xml:space="preserve">. The values for </w:t>
      </w:r>
      <m:oMath>
        <m:r>
          <w:rPr>
            <w:rFonts w:ascii="Cambria Math" w:hAnsi="Cambria Math" w:cs="Times New Roman"/>
            <w:lang w:val="en-GB"/>
          </w:rPr>
          <m:t>a</m:t>
        </m:r>
      </m:oMath>
      <w:r w:rsidR="0033440B" w:rsidRPr="004D5109">
        <w:rPr>
          <w:rFonts w:ascii="Times New Roman" w:hAnsi="Times New Roman" w:cs="Times New Roman"/>
          <w:lang w:val="en-GB"/>
        </w:rPr>
        <w:t xml:space="preserve">, </w:t>
      </w:r>
      <m:oMath>
        <m:r>
          <w:rPr>
            <w:rFonts w:ascii="Cambria Math" w:hAnsi="Cambria Math" w:cs="Times New Roman"/>
            <w:lang w:val="en-GB"/>
          </w:rPr>
          <m:t>b</m:t>
        </m:r>
      </m:oMath>
      <w:r w:rsidR="0033440B" w:rsidRPr="004D5109">
        <w:rPr>
          <w:rFonts w:ascii="Times New Roman" w:hAnsi="Times New Roman" w:cs="Times New Roman"/>
          <w:lang w:val="en-GB"/>
        </w:rPr>
        <w:t xml:space="preserve">, </w:t>
      </w:r>
      <m:oMath>
        <m:r>
          <w:rPr>
            <w:rFonts w:ascii="Cambria Math" w:hAnsi="Cambria Math" w:cs="Times New Roman"/>
            <w:lang w:val="en-GB"/>
          </w:rPr>
          <m:t>c</m:t>
        </m:r>
      </m:oMath>
      <w:r w:rsidR="0033440B" w:rsidRPr="004D5109">
        <w:rPr>
          <w:rFonts w:ascii="Times New Roman" w:hAnsi="Times New Roman" w:cs="Times New Roman"/>
          <w:i/>
          <w:lang w:val="en-GB"/>
        </w:rPr>
        <w:t xml:space="preserve"> </w:t>
      </w:r>
      <w:r w:rsidR="002F5950">
        <w:rPr>
          <w:rFonts w:ascii="Times New Roman" w:hAnsi="Times New Roman" w:cs="Times New Roman"/>
          <w:lang w:val="en-GB"/>
        </w:rPr>
        <w:t>and</w:t>
      </w:r>
      <w:r w:rsidR="0033440B" w:rsidRPr="004D5109">
        <w:rPr>
          <w:rFonts w:ascii="Times New Roman" w:hAnsi="Times New Roman" w:cs="Times New Roman"/>
          <w:lang w:val="en-GB"/>
        </w:rPr>
        <w:t xml:space="preserve"> </w:t>
      </w:r>
      <m:oMath>
        <m:r>
          <w:rPr>
            <w:rFonts w:ascii="Cambria Math" w:hAnsi="Cambria Math" w:cs="Times New Roman"/>
            <w:lang w:val="en-GB"/>
          </w:rPr>
          <m:t>d</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iCs/>
          <w:lang w:val="en-GB"/>
        </w:rPr>
        <w:t>are</w:t>
      </w:r>
      <w:r w:rsidR="0033440B" w:rsidRPr="004D5109">
        <w:rPr>
          <w:rFonts w:ascii="Times New Roman" w:hAnsi="Times New Roman" w:cs="Times New Roman"/>
          <w:lang w:val="en-GB"/>
        </w:rPr>
        <w:t xml:space="preserve"> the estimates of the GLM. </w:t>
      </w:r>
    </w:p>
    <w:p w14:paraId="428A01F6" w14:textId="076136B7" w:rsidR="0033440B" w:rsidRPr="004D5109" w:rsidRDefault="0033440B" w:rsidP="00F769C0">
      <w:pPr>
        <w:autoSpaceDE w:val="0"/>
        <w:autoSpaceDN w:val="0"/>
        <w:adjustRightInd w:val="0"/>
        <w:spacing w:after="0" w:line="360" w:lineRule="auto"/>
        <w:ind w:firstLine="284"/>
        <w:rPr>
          <w:rFonts w:ascii="Times New Roman" w:hAnsi="Times New Roman" w:cs="Times New Roman"/>
          <w:lang w:val="en-GB"/>
        </w:rPr>
      </w:pPr>
      <w:r w:rsidRPr="004D5109">
        <w:rPr>
          <w:rFonts w:ascii="Times New Roman" w:hAnsi="Times New Roman" w:cs="Times New Roman"/>
          <w:lang w:val="en-GB"/>
        </w:rPr>
        <w:t xml:space="preserve">Any individual whale </w:t>
      </w:r>
      <w:r w:rsidR="00A3668C">
        <w:rPr>
          <w:rFonts w:ascii="Times New Roman" w:hAnsi="Times New Roman" w:cs="Times New Roman"/>
          <w:lang w:val="en-GB"/>
        </w:rPr>
        <w:t xml:space="preserve">will </w:t>
      </w:r>
      <w:r w:rsidRPr="004D5109">
        <w:rPr>
          <w:rFonts w:ascii="Times New Roman" w:hAnsi="Times New Roman" w:cs="Times New Roman"/>
          <w:lang w:val="en-GB"/>
        </w:rPr>
        <w:t xml:space="preserve">remain in the area a certain number of days that </w:t>
      </w:r>
      <w:r w:rsidR="000533A9">
        <w:rPr>
          <w:rFonts w:ascii="Times New Roman" w:hAnsi="Times New Roman" w:cs="Times New Roman"/>
          <w:lang w:val="en-GB"/>
        </w:rPr>
        <w:t xml:space="preserve">will be </w:t>
      </w:r>
      <w:r w:rsidRPr="004D5109">
        <w:rPr>
          <w:rFonts w:ascii="Times New Roman" w:hAnsi="Times New Roman" w:cs="Times New Roman"/>
          <w:lang w:val="en-GB"/>
        </w:rPr>
        <w:t xml:space="preserve">shorter than the whole season, and hence the number of whales </w:t>
      </w:r>
      <w:r w:rsidR="007740CD" w:rsidRPr="004D5109">
        <w:rPr>
          <w:rFonts w:ascii="Times New Roman" w:hAnsi="Times New Roman" w:cs="Times New Roman"/>
          <w:lang w:val="en-GB"/>
        </w:rPr>
        <w:t xml:space="preserve">estimated </w:t>
      </w:r>
      <w:r w:rsidRPr="004D5109">
        <w:rPr>
          <w:rFonts w:ascii="Times New Roman" w:hAnsi="Times New Roman" w:cs="Times New Roman"/>
          <w:lang w:val="en-GB"/>
        </w:rPr>
        <w:t xml:space="preserve">for the Julian day </w:t>
      </w:r>
      <w:r w:rsidRPr="004D5109">
        <w:rPr>
          <w:rFonts w:ascii="Times New Roman" w:hAnsi="Times New Roman" w:cs="Times New Roman"/>
          <w:i/>
          <w:iCs/>
          <w:lang w:val="en-GB"/>
        </w:rPr>
        <w:t>t</w:t>
      </w:r>
      <w:r w:rsidRPr="004D5109">
        <w:rPr>
          <w:rFonts w:ascii="Times New Roman" w:hAnsi="Times New Roman" w:cs="Times New Roman"/>
          <w:lang w:val="en-GB"/>
        </w:rPr>
        <w:t xml:space="preserve"> </w:t>
      </w:r>
      <w:r w:rsidR="00BF7127" w:rsidRPr="004D5109">
        <w:rPr>
          <w:rFonts w:ascii="Times New Roman" w:hAnsi="Times New Roman" w:cs="Times New Roman"/>
          <w:lang w:val="en-GB"/>
        </w:rPr>
        <w:t>can</w:t>
      </w:r>
      <w:r w:rsidR="00BF7127">
        <w:rPr>
          <w:rFonts w:ascii="Times New Roman" w:hAnsi="Times New Roman" w:cs="Times New Roman"/>
          <w:lang w:val="en-GB"/>
        </w:rPr>
        <w:t>not</w:t>
      </w:r>
      <w:r w:rsidRPr="004D5109">
        <w:rPr>
          <w:rFonts w:ascii="Times New Roman" w:hAnsi="Times New Roman" w:cs="Times New Roman"/>
          <w:lang w:val="en-GB"/>
        </w:rPr>
        <w:t xml:space="preserve"> be directly added to the previous day to build the accumulated curve </w:t>
      </w:r>
      <w:r w:rsidR="00C6718C">
        <w:rPr>
          <w:rFonts w:ascii="Times New Roman" w:hAnsi="Times New Roman" w:cs="Times New Roman"/>
          <w:lang w:val="en-GB"/>
        </w:rPr>
        <w:t>since</w:t>
      </w:r>
      <w:r w:rsidRPr="004D5109">
        <w:rPr>
          <w:rFonts w:ascii="Times New Roman" w:hAnsi="Times New Roman" w:cs="Times New Roman"/>
          <w:lang w:val="en-GB"/>
        </w:rPr>
        <w:t xml:space="preserve"> the number of transient whales will be seriously overestimated </w:t>
      </w:r>
      <w:r w:rsidR="00A4008F">
        <w:rPr>
          <w:rFonts w:ascii="Times New Roman" w:hAnsi="Times New Roman" w:cs="Times New Roman"/>
          <w:lang w:val="en-GB"/>
        </w:rPr>
        <w:t>[</w:t>
      </w:r>
      <w:r w:rsidR="00971C81">
        <w:rPr>
          <w:rFonts w:ascii="Times New Roman" w:hAnsi="Times New Roman" w:cs="Times New Roman"/>
          <w:lang w:val="en-GB"/>
        </w:rPr>
        <w:t>83</w:t>
      </w:r>
      <w:r w:rsidR="00A4008F">
        <w:rPr>
          <w:rFonts w:ascii="Times New Roman" w:hAnsi="Times New Roman" w:cs="Times New Roman"/>
          <w:lang w:val="en-GB"/>
        </w:rPr>
        <w:t>]</w:t>
      </w:r>
      <w:r w:rsidR="005F7691">
        <w:rPr>
          <w:rFonts w:ascii="Times New Roman" w:hAnsi="Times New Roman" w:cs="Times New Roman"/>
          <w:lang w:val="en-GB"/>
        </w:rPr>
        <w:t xml:space="preserve"> </w:t>
      </w:r>
      <w:r w:rsidR="005F7691" w:rsidRPr="005F7691">
        <w:rPr>
          <w:rFonts w:ascii="Times New Roman" w:hAnsi="Times New Roman" w:cs="Times New Roman"/>
          <w:lang w:val="en-GB"/>
        </w:rPr>
        <w:t>through a failure to subtract those that have egressed</w:t>
      </w:r>
      <w:r w:rsidRPr="004D5109">
        <w:rPr>
          <w:rFonts w:ascii="Times New Roman" w:hAnsi="Times New Roman" w:cs="Times New Roman"/>
          <w:lang w:val="en-GB"/>
        </w:rPr>
        <w:t xml:space="preserve">. </w:t>
      </w:r>
      <w:r w:rsidR="000968A7">
        <w:rPr>
          <w:rFonts w:ascii="Times New Roman" w:hAnsi="Times New Roman" w:cs="Times New Roman"/>
          <w:lang w:val="en-GB"/>
        </w:rPr>
        <w:t xml:space="preserve">The time </w:t>
      </w:r>
      <w:r w:rsidRPr="004D5109">
        <w:rPr>
          <w:rFonts w:ascii="Times New Roman" w:hAnsi="Times New Roman" w:cs="Times New Roman"/>
          <w:lang w:val="en-GB"/>
        </w:rPr>
        <w:t>any given whale remains in the area is given by a probability distribution</w:t>
      </w:r>
      <w:r w:rsidR="00DF701F">
        <w:rPr>
          <w:rFonts w:ascii="Times New Roman" w:hAnsi="Times New Roman" w:cs="Times New Roman"/>
          <w:lang w:val="en-GB"/>
        </w:rPr>
        <w:t xml:space="preserve"> </w:t>
      </w:r>
      <m:oMath>
        <m:r>
          <w:rPr>
            <w:rFonts w:ascii="Cambria Math" w:hAnsi="Cambria Math" w:cs="Times New Roman"/>
            <w:lang w:val="en-GB"/>
          </w:rPr>
          <m:t>p</m:t>
        </m:r>
        <m:d>
          <m:dPr>
            <m:ctrlPr>
              <w:rPr>
                <w:rFonts w:ascii="Cambria Math" w:hAnsi="Cambria Math" w:cs="Times New Roman"/>
                <w:i/>
                <w:lang w:val="en-GB"/>
              </w:rPr>
            </m:ctrlPr>
          </m:dPr>
          <m:e>
            <m:r>
              <w:rPr>
                <w:rFonts w:ascii="Cambria Math" w:hAnsi="Cambria Math" w:cs="Times New Roman"/>
                <w:lang w:val="en-GB"/>
              </w:rPr>
              <m:t>k</m:t>
            </m:r>
          </m:e>
        </m:d>
      </m:oMath>
      <w:r w:rsidRPr="004D5109">
        <w:rPr>
          <w:rFonts w:ascii="Times New Roman" w:hAnsi="Times New Roman" w:cs="Times New Roman"/>
          <w:lang w:val="en-GB"/>
        </w:rPr>
        <w:t xml:space="preserve">. </w:t>
      </w:r>
      <w:r w:rsidR="00F07077">
        <w:rPr>
          <w:rFonts w:ascii="Times New Roman" w:hAnsi="Times New Roman" w:cs="Times New Roman"/>
          <w:lang w:val="en-GB"/>
        </w:rPr>
        <w:t>We assumed t</w:t>
      </w:r>
      <w:r w:rsidRPr="004D5109">
        <w:rPr>
          <w:rFonts w:ascii="Times New Roman" w:hAnsi="Times New Roman" w:cs="Times New Roman"/>
          <w:lang w:val="en-GB"/>
        </w:rPr>
        <w:t xml:space="preserve">his probability distribution function to be normal </w:t>
      </w:r>
      <m:oMath>
        <m:r>
          <w:rPr>
            <w:rFonts w:ascii="Cambria Math" w:hAnsi="Cambria Math" w:cs="Times New Roman"/>
            <w:lang w:val="en-GB"/>
          </w:rPr>
          <m:t>N</m:t>
        </m:r>
        <m:d>
          <m:dPr>
            <m:ctrlPr>
              <w:rPr>
                <w:rFonts w:ascii="Cambria Math" w:hAnsi="Cambria Math" w:cs="Times New Roman"/>
                <w:i/>
                <w:lang w:val="en-GB"/>
              </w:rPr>
            </m:ctrlPr>
          </m:dPr>
          <m:e>
            <m:r>
              <w:rPr>
                <w:rFonts w:ascii="Cambria Math" w:hAnsi="Cambria Math" w:cs="Times New Roman"/>
                <w:lang w:val="en-GB"/>
              </w:rPr>
              <m:t>μ=60;  σ=8.66</m:t>
            </m:r>
          </m:e>
        </m:d>
      </m:oMath>
      <w:r w:rsidR="00D6455E">
        <w:rPr>
          <w:rFonts w:ascii="Times New Roman" w:eastAsiaTheme="minorEastAsia" w:hAnsi="Times New Roman" w:cs="Times New Roman"/>
          <w:lang w:val="en-GB"/>
        </w:rPr>
        <w:t>;</w:t>
      </w:r>
      <w:r w:rsidRPr="004D5109">
        <w:rPr>
          <w:rFonts w:ascii="Times New Roman" w:eastAsiaTheme="minorEastAsia" w:hAnsi="Times New Roman" w:cs="Times New Roman"/>
          <w:lang w:val="en-GB"/>
        </w:rPr>
        <w:t xml:space="preserve"> </w:t>
      </w:r>
      <w:r w:rsidR="00D6455E">
        <w:rPr>
          <w:rFonts w:ascii="Times New Roman" w:eastAsiaTheme="minorEastAsia" w:hAnsi="Times New Roman" w:cs="Times New Roman"/>
          <w:lang w:val="en-GB"/>
        </w:rPr>
        <w:t xml:space="preserve">furthermore, </w:t>
      </w:r>
      <w:r w:rsidRPr="004D5109">
        <w:rPr>
          <w:rFonts w:ascii="Times New Roman" w:eastAsiaTheme="minorEastAsia" w:hAnsi="Times New Roman" w:cs="Times New Roman"/>
          <w:lang w:val="en-GB"/>
        </w:rPr>
        <w:t xml:space="preserve">the parameters are derived from the only available published information </w:t>
      </w:r>
      <w:r w:rsidR="008B4310">
        <w:rPr>
          <w:rFonts w:ascii="Times New Roman" w:hAnsi="Times New Roman" w:cs="Times New Roman"/>
          <w:lang w:val="en-GB"/>
        </w:rPr>
        <w:t>[83]</w:t>
      </w:r>
      <w:r w:rsidRPr="004D5109">
        <w:rPr>
          <w:rFonts w:ascii="Times New Roman" w:eastAsiaTheme="minorEastAsia" w:hAnsi="Times New Roman" w:cs="Times New Roman"/>
          <w:lang w:val="en-GB"/>
        </w:rPr>
        <w:t xml:space="preserve">. </w:t>
      </w:r>
      <w:r w:rsidR="00CA6945">
        <w:rPr>
          <w:rFonts w:ascii="Times New Roman" w:eastAsiaTheme="minorEastAsia" w:hAnsi="Times New Roman" w:cs="Times New Roman"/>
          <w:lang w:val="en-GB"/>
        </w:rPr>
        <w:t xml:space="preserve">We also assumed </w:t>
      </w:r>
      <w:r w:rsidRPr="004D5109">
        <w:rPr>
          <w:rFonts w:ascii="Times New Roman" w:hAnsi="Times New Roman" w:cs="Times New Roman"/>
          <w:lang w:val="en-GB"/>
        </w:rPr>
        <w:t>that</w:t>
      </w:r>
      <w:r w:rsidR="00E470A4">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oMath>
      <w:r w:rsidRPr="004D5109">
        <w:rPr>
          <w:rFonts w:ascii="Times New Roman" w:hAnsi="Times New Roman" w:cs="Times New Roman"/>
          <w:lang w:val="en-GB"/>
        </w:rPr>
        <w:t xml:space="preserve"> is independent of the day the whale came into the area. </w:t>
      </w:r>
    </w:p>
    <w:p w14:paraId="437A0F56" w14:textId="199F7309" w:rsidR="0033440B" w:rsidRDefault="00A71F9A" w:rsidP="00F769C0">
      <w:pPr>
        <w:autoSpaceDE w:val="0"/>
        <w:autoSpaceDN w:val="0"/>
        <w:adjustRightInd w:val="0"/>
        <w:spacing w:after="0" w:line="360" w:lineRule="auto"/>
        <w:ind w:firstLine="284"/>
        <w:rPr>
          <w:rFonts w:ascii="Times New Roman" w:hAnsi="Times New Roman" w:cs="Times New Roman"/>
          <w:lang w:val="en-GB"/>
        </w:rPr>
      </w:pPr>
      <m:oMath>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oMath>
      <w:r w:rsidR="0033440B" w:rsidRPr="004D5109">
        <w:rPr>
          <w:rFonts w:ascii="Times New Roman" w:hAnsi="Times New Roman" w:cs="Times New Roman"/>
          <w:lang w:val="en-GB"/>
        </w:rPr>
        <w:t xml:space="preserve"> denot</w:t>
      </w:r>
      <w:r w:rsidR="00E722AB">
        <w:rPr>
          <w:rFonts w:ascii="Times New Roman" w:hAnsi="Times New Roman" w:cs="Times New Roman"/>
          <w:lang w:val="en-GB"/>
        </w:rPr>
        <w:t xml:space="preserve">es </w:t>
      </w:r>
      <w:r w:rsidR="0033440B" w:rsidRPr="004D5109">
        <w:rPr>
          <w:rFonts w:ascii="Times New Roman" w:hAnsi="Times New Roman" w:cs="Times New Roman"/>
          <w:lang w:val="en-GB"/>
        </w:rPr>
        <w:t xml:space="preserve">the number of individuals coming into the area </w:t>
      </w:r>
      <w:r w:rsidR="00BA046D">
        <w:rPr>
          <w:rFonts w:ascii="Times New Roman" w:hAnsi="Times New Roman" w:cs="Times New Roman"/>
          <w:lang w:val="en-GB"/>
        </w:rPr>
        <w:t>during</w:t>
      </w:r>
      <w:r w:rsidR="0033440B" w:rsidRPr="004D5109">
        <w:rPr>
          <w:rFonts w:ascii="Times New Roman" w:hAnsi="Times New Roman" w:cs="Times New Roman"/>
          <w:lang w:val="en-GB"/>
        </w:rPr>
        <w:t xml:space="preserve"> the Julian day</w:t>
      </w:r>
      <w:r w:rsidR="00F3603C">
        <w:rPr>
          <w:rFonts w:ascii="Times New Roman" w:hAnsi="Times New Roman" w:cs="Times New Roman"/>
          <w:lang w:val="en-GB"/>
        </w:rPr>
        <w:t xml:space="preserve"> </w:t>
      </w:r>
      <m:oMath>
        <m:r>
          <w:rPr>
            <w:rFonts w:ascii="Cambria Math" w:hAnsi="Cambria Math" w:cs="Times New Roman"/>
            <w:color w:val="000000"/>
            <w:lang w:val="en-GB"/>
          </w:rPr>
          <m:t>t</m:t>
        </m:r>
      </m:oMath>
      <w:r w:rsidR="00987449">
        <w:rPr>
          <w:rFonts w:ascii="Times New Roman" w:eastAsiaTheme="minorEastAsia" w:hAnsi="Times New Roman" w:cs="Times New Roman"/>
          <w:color w:val="000000"/>
          <w:lang w:val="en-GB"/>
        </w:rPr>
        <w:t xml:space="preserve"> </w:t>
      </w:r>
      <m:oMath>
        <m:d>
          <m:dPr>
            <m:ctrlPr>
              <w:rPr>
                <w:rFonts w:ascii="Cambria Math" w:hAnsi="Cambria Math" w:cs="Times New Roman"/>
                <w:i/>
                <w:lang w:val="en-GB"/>
              </w:rPr>
            </m:ctrlPr>
          </m:dPr>
          <m:e>
            <m:r>
              <w:rPr>
                <w:rFonts w:ascii="Cambria Math" w:hAnsi="Cambria Math" w:cs="Times New Roman"/>
                <w:lang w:val="en-GB"/>
              </w:rPr>
              <m:t>t=1, 2, 3,…, 320</m:t>
            </m:r>
          </m:e>
        </m:d>
      </m:oMath>
      <w:r w:rsidR="0033440B" w:rsidRPr="004D5109">
        <w:rPr>
          <w:rFonts w:ascii="Times New Roman" w:hAnsi="Times New Roman" w:cs="Times New Roman"/>
          <w:lang w:val="en-GB"/>
        </w:rPr>
        <w:t xml:space="preserve"> for the year</w:t>
      </w:r>
      <w:r w:rsidR="006B38BC">
        <w:rPr>
          <w:rFonts w:ascii="Times New Roman" w:hAnsi="Times New Roman" w:cs="Times New Roman"/>
          <w:lang w:val="en-GB"/>
        </w:rPr>
        <w:t xml:space="preserve"> </w:t>
      </w:r>
      <m:oMath>
        <m:r>
          <w:rPr>
            <w:rFonts w:ascii="Cambria Math" w:hAnsi="Cambria Math" w:cs="Times New Roman"/>
            <w:lang w:val="en-GB"/>
          </w:rPr>
          <m:t>y</m:t>
        </m:r>
      </m:oMath>
      <w:r w:rsidR="0033440B" w:rsidRPr="004D5109">
        <w:rPr>
          <w:rFonts w:ascii="Times New Roman" w:hAnsi="Times New Roman" w:cs="Times New Roman"/>
          <w:lang w:val="en-GB"/>
        </w:rPr>
        <w:t xml:space="preserve">. </w:t>
      </w:r>
      <w:r w:rsidR="005E4A96">
        <w:rPr>
          <w:rFonts w:ascii="Times New Roman" w:hAnsi="Times New Roman" w:cs="Times New Roman"/>
          <w:lang w:val="en-GB"/>
        </w:rPr>
        <w:t>Thus</w:t>
      </w:r>
      <w:r w:rsidR="0033440B" w:rsidRPr="004D5109">
        <w:rPr>
          <w:rFonts w:ascii="Times New Roman" w:hAnsi="Times New Roman" w:cs="Times New Roman"/>
          <w:lang w:val="en-GB"/>
        </w:rPr>
        <w:t>, if</w:t>
      </w:r>
      <w:r w:rsidR="00847829">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x</m:t>
            </m:r>
          </m:sub>
        </m:sSub>
      </m:oMath>
      <w:r w:rsidR="0033440B" w:rsidRPr="004D5109">
        <w:rPr>
          <w:rFonts w:ascii="Times New Roman" w:hAnsi="Times New Roman" w:cs="Times New Roman"/>
          <w:lang w:val="en-GB"/>
        </w:rPr>
        <w:t xml:space="preserve"> is the accumulated number of whales coming into the area from day </w:t>
      </w:r>
      <m:oMath>
        <m:r>
          <w:rPr>
            <w:rFonts w:ascii="Cambria Math" w:hAnsi="Cambria Math" w:cs="Times New Roman"/>
            <w:lang w:val="en-GB"/>
          </w:rPr>
          <m:t>1</m:t>
        </m:r>
      </m:oMath>
      <w:r w:rsidR="0033440B" w:rsidRPr="004D5109">
        <w:rPr>
          <w:rFonts w:ascii="Times New Roman" w:hAnsi="Times New Roman" w:cs="Times New Roman"/>
          <w:lang w:val="en-GB"/>
        </w:rPr>
        <w:t xml:space="preserve"> until day </w:t>
      </w:r>
      <m:oMath>
        <m:r>
          <w:rPr>
            <w:rFonts w:ascii="Cambria Math" w:hAnsi="Cambria Math" w:cs="Times New Roman"/>
            <w:lang w:val="en-GB"/>
          </w:rPr>
          <m:t>x</m:t>
        </m:r>
      </m:oMath>
      <w:r w:rsidR="00EC3364">
        <w:rPr>
          <w:rFonts w:ascii="Times New Roman" w:eastAsiaTheme="minorEastAsia" w:hAnsi="Times New Roman" w:cs="Times New Roman"/>
          <w:lang w:val="en-GB"/>
        </w:rPr>
        <w:t>,</w:t>
      </w:r>
      <w:r w:rsidR="0033440B" w:rsidRPr="004D5109">
        <w:rPr>
          <w:rFonts w:ascii="Times New Roman" w:hAnsi="Times New Roman" w:cs="Times New Roman"/>
          <w:lang w:val="en-GB"/>
        </w:rPr>
        <w:t xml:space="preserve"> we can </w:t>
      </w:r>
      <w:r w:rsidR="00EC3364">
        <w:rPr>
          <w:rFonts w:ascii="Times New Roman" w:hAnsi="Times New Roman" w:cs="Times New Roman"/>
          <w:lang w:val="en-GB"/>
        </w:rPr>
        <w:t>write</w:t>
      </w:r>
      <w:r w:rsidR="0033440B" w:rsidRPr="004D5109">
        <w:rPr>
          <w:rFonts w:ascii="Times New Roman" w:hAnsi="Times New Roman" w:cs="Times New Roman"/>
          <w:lang w:val="en-GB"/>
        </w:rPr>
        <w:t>:</w:t>
      </w:r>
    </w:p>
    <w:p w14:paraId="12B6C21C" w14:textId="084162F3" w:rsidR="00A90A5E" w:rsidRDefault="00A90A5E" w:rsidP="00F769C0">
      <w:pPr>
        <w:autoSpaceDE w:val="0"/>
        <w:autoSpaceDN w:val="0"/>
        <w:adjustRightInd w:val="0"/>
        <w:spacing w:after="0" w:line="360" w:lineRule="auto"/>
        <w:rPr>
          <w:rFonts w:ascii="Times New Roman" w:hAnsi="Times New Roman" w:cs="Times New Roman"/>
          <w:lang w:val="en-GB"/>
        </w:rPr>
      </w:pPr>
    </w:p>
    <w:p w14:paraId="4F7DAF49" w14:textId="1004B03E" w:rsidR="00A90A5E" w:rsidRPr="004D5109" w:rsidRDefault="00A71F9A" w:rsidP="00F769C0">
      <w:pPr>
        <w:autoSpaceDE w:val="0"/>
        <w:autoSpaceDN w:val="0"/>
        <w:adjustRightInd w:val="0"/>
        <w:spacing w:after="0" w:line="360" w:lineRule="auto"/>
        <w:jc w:val="center"/>
        <w:rPr>
          <w:rFonts w:ascii="Times New Roman"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x,y</m:t>
              </m:r>
            </m:sub>
          </m:sSub>
          <m:r>
            <w:rPr>
              <w:rFonts w:ascii="Cambria Math" w:hAnsi="Cambria Math" w:cs="Times New Roman"/>
              <w:lang w:val="en-GB"/>
            </w:rPr>
            <m:t>=</m:t>
          </m:r>
          <m:nary>
            <m:naryPr>
              <m:chr m:val="∑"/>
              <m:limLoc m:val="undOvr"/>
              <m:ctrlPr>
                <w:rPr>
                  <w:rFonts w:ascii="Cambria Math" w:hAnsi="Cambria Math" w:cs="Times New Roman"/>
                  <w:i/>
                  <w:lang w:val="en-GB"/>
                </w:rPr>
              </m:ctrlPr>
            </m:naryPr>
            <m:sub>
              <m:r>
                <w:rPr>
                  <w:rFonts w:ascii="Cambria Math" w:hAnsi="Cambria Math" w:cs="Times New Roman"/>
                  <w:lang w:val="en-GB"/>
                </w:rPr>
                <m:t>t=1</m:t>
              </m:r>
            </m:sub>
            <m:sup>
              <m:r>
                <w:rPr>
                  <w:rFonts w:ascii="Cambria Math" w:hAnsi="Cambria Math" w:cs="Times New Roman"/>
                  <w:lang w:val="en-GB"/>
                </w:rPr>
                <m:t>x</m:t>
              </m:r>
            </m:sup>
            <m:e>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e>
          </m:nary>
        </m:oMath>
      </m:oMathPara>
    </w:p>
    <w:p w14:paraId="155F14ED" w14:textId="77777777" w:rsidR="00C37CCC" w:rsidRDefault="00C37CCC" w:rsidP="00F769C0">
      <w:pPr>
        <w:spacing w:after="0" w:line="360" w:lineRule="auto"/>
        <w:jc w:val="both"/>
        <w:rPr>
          <w:rFonts w:ascii="Times New Roman" w:hAnsi="Times New Roman" w:cs="Times New Roman"/>
          <w:lang w:val="en-GB"/>
        </w:rPr>
      </w:pPr>
    </w:p>
    <w:p w14:paraId="0E43A899" w14:textId="69EB55F3" w:rsidR="0033440B" w:rsidRDefault="00E84A75" w:rsidP="00F769C0">
      <w:pPr>
        <w:spacing w:after="0" w:line="360" w:lineRule="auto"/>
        <w:ind w:firstLine="284"/>
        <w:jc w:val="both"/>
        <w:rPr>
          <w:rFonts w:ascii="Times New Roman" w:hAnsi="Times New Roman" w:cs="Times New Roman"/>
          <w:lang w:val="en-GB"/>
        </w:rPr>
      </w:pPr>
      <w:r>
        <w:rPr>
          <w:rFonts w:ascii="Times New Roman" w:hAnsi="Times New Roman" w:cs="Times New Roman"/>
          <w:lang w:val="en-GB"/>
        </w:rPr>
        <w:t>Moreover</w:t>
      </w:r>
      <w:r w:rsidR="0033440B" w:rsidRPr="004D5109">
        <w:rPr>
          <w:rFonts w:ascii="Times New Roman" w:hAnsi="Times New Roman" w:cs="Times New Roman"/>
          <w:lang w:val="en-GB"/>
        </w:rPr>
        <w:t>, we can denote</w:t>
      </w:r>
      <w:r w:rsidR="00293F42">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t,y</m:t>
            </m:r>
          </m:sub>
        </m:sSub>
      </m:oMath>
      <w:r w:rsidR="0033440B" w:rsidRPr="004D5109">
        <w:rPr>
          <w:rFonts w:ascii="Times New Roman" w:hAnsi="Times New Roman" w:cs="Times New Roman"/>
          <w:lang w:val="en-GB"/>
        </w:rPr>
        <w:t xml:space="preserve"> </w:t>
      </w:r>
      <w:r w:rsidR="00C91ADE">
        <w:rPr>
          <w:rFonts w:ascii="Times New Roman" w:hAnsi="Times New Roman" w:cs="Times New Roman"/>
          <w:lang w:val="en-GB"/>
        </w:rPr>
        <w:t xml:space="preserve">as indicating </w:t>
      </w:r>
      <w:r w:rsidR="0033440B" w:rsidRPr="004D5109">
        <w:rPr>
          <w:rFonts w:ascii="Times New Roman" w:hAnsi="Times New Roman" w:cs="Times New Roman"/>
          <w:lang w:val="en-GB"/>
        </w:rPr>
        <w:t xml:space="preserve">to the number of whales that leave the area the Julian day </w:t>
      </w:r>
      <m:oMath>
        <m:r>
          <w:rPr>
            <w:rFonts w:ascii="Cambria Math" w:hAnsi="Cambria Math" w:cs="Times New Roman"/>
            <w:color w:val="000000"/>
            <w:lang w:val="en-GB"/>
          </w:rPr>
          <m:t>t</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iCs/>
          <w:lang w:val="en-GB"/>
        </w:rPr>
        <w:t>for the year</w:t>
      </w:r>
      <w:r w:rsidR="0033440B" w:rsidRPr="004D5109">
        <w:rPr>
          <w:rFonts w:ascii="Times New Roman" w:hAnsi="Times New Roman" w:cs="Times New Roman"/>
          <w:lang w:val="en-GB"/>
        </w:rPr>
        <w:t xml:space="preserve"> </w:t>
      </w:r>
      <m:oMath>
        <m:r>
          <w:rPr>
            <w:rFonts w:ascii="Cambria Math" w:hAnsi="Cambria Math" w:cs="Times New Roman"/>
            <w:lang w:val="en-GB"/>
          </w:rPr>
          <m:t>y</m:t>
        </m:r>
      </m:oMath>
      <w:r w:rsidR="0033440B" w:rsidRPr="004D5109">
        <w:rPr>
          <w:rFonts w:ascii="Times New Roman" w:hAnsi="Times New Roman" w:cs="Times New Roman"/>
          <w:lang w:val="en-GB"/>
        </w:rPr>
        <w:t xml:space="preserve">. The </w:t>
      </w:r>
      <w:r w:rsidR="008F391B">
        <w:rPr>
          <w:rFonts w:ascii="Times New Roman" w:hAnsi="Times New Roman" w:cs="Times New Roman"/>
          <w:lang w:val="en-GB"/>
        </w:rPr>
        <w:t xml:space="preserve">outgoing </w:t>
      </w:r>
      <w:r w:rsidR="0033440B" w:rsidRPr="004D5109">
        <w:rPr>
          <w:rFonts w:ascii="Times New Roman" w:hAnsi="Times New Roman" w:cs="Times New Roman"/>
          <w:lang w:val="en-GB"/>
        </w:rPr>
        <w:t xml:space="preserve">function </w:t>
      </w:r>
      <m:oMath>
        <m:r>
          <w:rPr>
            <w:rFonts w:ascii="Cambria Math" w:hAnsi="Cambria Math" w:cs="Times New Roman"/>
            <w:lang w:val="en-GB"/>
          </w:rPr>
          <m:t>S</m:t>
        </m:r>
      </m:oMath>
      <w:r w:rsidR="0033440B" w:rsidRPr="004D5109">
        <w:rPr>
          <w:rFonts w:ascii="Times New Roman" w:hAnsi="Times New Roman" w:cs="Times New Roman"/>
          <w:lang w:val="en-GB"/>
        </w:rPr>
        <w:t xml:space="preserve"> is related to the incoming function by mean</w:t>
      </w:r>
      <w:r w:rsidR="00ED2D00">
        <w:rPr>
          <w:rFonts w:ascii="Times New Roman" w:hAnsi="Times New Roman" w:cs="Times New Roman"/>
          <w:lang w:val="en-GB"/>
        </w:rPr>
        <w:t>s</w:t>
      </w:r>
      <w:r w:rsidR="0033440B" w:rsidRPr="004D5109">
        <w:rPr>
          <w:rFonts w:ascii="Times New Roman" w:hAnsi="Times New Roman" w:cs="Times New Roman"/>
          <w:lang w:val="en-GB"/>
        </w:rPr>
        <w:t xml:space="preserve"> of the</w:t>
      </w:r>
      <w:r w:rsidR="00B06939">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oMath>
      <w:r w:rsidR="0033440B" w:rsidRPr="004D5109">
        <w:rPr>
          <w:rFonts w:ascii="Times New Roman" w:hAnsi="Times New Roman" w:cs="Times New Roman"/>
          <w:lang w:val="en-GB"/>
        </w:rPr>
        <w:t xml:space="preserve"> distribution in the following way:</w:t>
      </w:r>
    </w:p>
    <w:p w14:paraId="18EE153C" w14:textId="00B16CF4" w:rsidR="00F305BA" w:rsidRDefault="00F305BA" w:rsidP="00F769C0">
      <w:pPr>
        <w:spacing w:after="0" w:line="360" w:lineRule="auto"/>
        <w:jc w:val="both"/>
        <w:rPr>
          <w:rFonts w:ascii="Times New Roman" w:hAnsi="Times New Roman" w:cs="Times New Roman"/>
          <w:lang w:val="en-GB"/>
        </w:rPr>
      </w:pPr>
    </w:p>
    <w:p w14:paraId="31AD6B10" w14:textId="5F25B871" w:rsidR="00F305BA" w:rsidRPr="004D5109" w:rsidRDefault="00A71F9A" w:rsidP="00F769C0">
      <w:pPr>
        <w:spacing w:after="0" w:line="360" w:lineRule="auto"/>
        <w:jc w:val="center"/>
        <w:rPr>
          <w:rFonts w:ascii="Times New Roman"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t,y</m:t>
              </m:r>
            </m:sub>
          </m:sSub>
          <m:r>
            <w:rPr>
              <w:rFonts w:ascii="Cambria Math" w:hAnsi="Cambria Math" w:cs="Times New Roman"/>
              <w:lang w:val="en-GB"/>
            </w:rPr>
            <m:t>=</m:t>
          </m:r>
          <m:nary>
            <m:naryPr>
              <m:chr m:val="∑"/>
              <m:limLoc m:val="undOvr"/>
              <m:ctrlPr>
                <w:rPr>
                  <w:rFonts w:ascii="Cambria Math" w:hAnsi="Cambria Math" w:cs="Times New Roman"/>
                  <w:i/>
                  <w:lang w:val="en-GB"/>
                </w:rPr>
              </m:ctrlPr>
            </m:naryPr>
            <m:sub>
              <m:r>
                <w:rPr>
                  <w:rFonts w:ascii="Cambria Math" w:hAnsi="Cambria Math" w:cs="Times New Roman"/>
                  <w:lang w:val="en-GB"/>
                </w:rPr>
                <m:t>k=1</m:t>
              </m:r>
            </m:sub>
            <m:sup>
              <m:r>
                <w:rPr>
                  <w:rFonts w:ascii="Cambria Math" w:hAnsi="Cambria Math" w:cs="Times New Roman"/>
                  <w:lang w:val="en-GB"/>
                </w:rPr>
                <m:t>t</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t-k,y</m:t>
                  </m:r>
                </m:sub>
              </m:sSub>
            </m:e>
          </m:nary>
        </m:oMath>
      </m:oMathPara>
    </w:p>
    <w:p w14:paraId="54A7AB74" w14:textId="70F79B35" w:rsidR="0033440B" w:rsidRPr="004D5109" w:rsidRDefault="0033440B" w:rsidP="00F769C0">
      <w:pPr>
        <w:spacing w:after="0" w:line="360" w:lineRule="auto"/>
        <w:jc w:val="center"/>
        <w:rPr>
          <w:rFonts w:ascii="Times New Roman" w:hAnsi="Times New Roman" w:cs="Times New Roman"/>
        </w:rPr>
      </w:pPr>
    </w:p>
    <w:p w14:paraId="3F6971FC" w14:textId="20054F2C" w:rsidR="0033440B" w:rsidRPr="004D5109" w:rsidRDefault="0033440B" w:rsidP="00F769C0">
      <w:pPr>
        <w:spacing w:after="0" w:line="360" w:lineRule="auto"/>
        <w:jc w:val="both"/>
        <w:rPr>
          <w:rFonts w:ascii="Times New Roman" w:hAnsi="Times New Roman" w:cs="Times New Roman"/>
          <w:lang w:val="en-GB"/>
        </w:rPr>
      </w:pPr>
      <w:r w:rsidRPr="004D5109">
        <w:rPr>
          <w:rFonts w:ascii="Times New Roman" w:hAnsi="Times New Roman" w:cs="Times New Roman"/>
          <w:lang w:val="en-GB"/>
        </w:rPr>
        <w:t xml:space="preserve">where </w:t>
      </w:r>
      <m:oMath>
        <m:r>
          <w:rPr>
            <w:rFonts w:ascii="Cambria Math" w:hAnsi="Cambria Math" w:cs="Times New Roman"/>
            <w:lang w:val="en-GB"/>
          </w:rPr>
          <m:t>t=1, 2,…, 320</m:t>
        </m:r>
      </m:oMath>
      <w:r w:rsidRPr="004D5109">
        <w:rPr>
          <w:rFonts w:ascii="Times New Roman" w:hAnsi="Times New Roman" w:cs="Times New Roman"/>
          <w:lang w:val="en-GB"/>
        </w:rPr>
        <w:t xml:space="preserve">. </w:t>
      </w:r>
      <w:r w:rsidR="008E71FF">
        <w:rPr>
          <w:rFonts w:ascii="Times New Roman" w:hAnsi="Times New Roman" w:cs="Times New Roman"/>
          <w:lang w:val="en-GB"/>
        </w:rPr>
        <w:t>We</w:t>
      </w:r>
      <w:r w:rsidRPr="004D5109">
        <w:rPr>
          <w:rFonts w:ascii="Times New Roman" w:hAnsi="Times New Roman" w:cs="Times New Roman"/>
          <w:lang w:val="en-GB"/>
        </w:rPr>
        <w:t xml:space="preserve"> assumed that</w:t>
      </w:r>
      <w:r w:rsidR="00B869E7">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0,y</m:t>
            </m:r>
          </m:sub>
        </m:sSub>
        <m:r>
          <w:rPr>
            <w:rFonts w:ascii="Cambria Math" w:eastAsiaTheme="minorEastAsia" w:hAnsi="Cambria Math" w:cs="Times New Roman"/>
            <w:lang w:val="en-GB"/>
          </w:rPr>
          <m:t>=0</m:t>
        </m:r>
      </m:oMath>
      <w:r w:rsidRPr="004D5109">
        <w:rPr>
          <w:rFonts w:ascii="Times New Roman" w:hAnsi="Times New Roman" w:cs="Times New Roman"/>
          <w:lang w:val="en-GB"/>
        </w:rPr>
        <w:t>.</w:t>
      </w:r>
    </w:p>
    <w:p w14:paraId="4B469927" w14:textId="2134C0DE" w:rsidR="0033440B" w:rsidRDefault="0033440B" w:rsidP="00F769C0">
      <w:pPr>
        <w:spacing w:after="0" w:line="360" w:lineRule="auto"/>
        <w:ind w:firstLine="284"/>
        <w:jc w:val="both"/>
        <w:rPr>
          <w:rFonts w:ascii="Times New Roman" w:hAnsi="Times New Roman" w:cs="Times New Roman"/>
          <w:lang w:val="en-GB"/>
        </w:rPr>
      </w:pPr>
      <w:r w:rsidRPr="004D5109">
        <w:rPr>
          <w:rFonts w:ascii="Times New Roman" w:hAnsi="Times New Roman" w:cs="Times New Roman"/>
          <w:lang w:val="en-GB"/>
        </w:rPr>
        <w:lastRenderedPageBreak/>
        <w:t xml:space="preserve">Both, the incoming </w:t>
      </w:r>
      <m:oMath>
        <m:r>
          <w:rPr>
            <w:rFonts w:ascii="Cambria Math" w:hAnsi="Cambria Math" w:cs="Times New Roman"/>
            <w:lang w:val="en-GB"/>
          </w:rPr>
          <m:t>E</m:t>
        </m:r>
      </m:oMath>
      <w:r w:rsidRPr="004D5109">
        <w:rPr>
          <w:rFonts w:ascii="Times New Roman" w:hAnsi="Times New Roman" w:cs="Times New Roman"/>
          <w:i/>
          <w:iCs/>
          <w:lang w:val="en-GB"/>
        </w:rPr>
        <w:t xml:space="preserve"> </w:t>
      </w:r>
      <w:r w:rsidRPr="004D5109">
        <w:rPr>
          <w:rFonts w:ascii="Times New Roman" w:hAnsi="Times New Roman" w:cs="Times New Roman"/>
          <w:lang w:val="en-GB"/>
        </w:rPr>
        <w:t xml:space="preserve">and the </w:t>
      </w:r>
      <w:r w:rsidR="0099263C">
        <w:rPr>
          <w:rFonts w:ascii="Times New Roman" w:hAnsi="Times New Roman" w:cs="Times New Roman"/>
          <w:lang w:val="en-GB"/>
        </w:rPr>
        <w:t xml:space="preserve">outgoing </w:t>
      </w:r>
      <m:oMath>
        <m:r>
          <w:rPr>
            <w:rFonts w:ascii="Cambria Math" w:hAnsi="Cambria Math" w:cs="Times New Roman"/>
            <w:lang w:val="en-GB"/>
          </w:rPr>
          <m:t>S</m:t>
        </m:r>
      </m:oMath>
      <w:r w:rsidRPr="004D5109">
        <w:rPr>
          <w:rFonts w:ascii="Times New Roman" w:hAnsi="Times New Roman" w:cs="Times New Roman"/>
          <w:lang w:val="en-GB"/>
        </w:rPr>
        <w:t xml:space="preserve"> functions are related to the estimated number of whales in a particular Julian day </w:t>
      </w:r>
      <m:oMath>
        <m:r>
          <w:rPr>
            <w:rFonts w:ascii="Cambria Math" w:hAnsi="Cambria Math" w:cs="Times New Roman"/>
            <w:lang w:val="en-GB"/>
          </w:rPr>
          <m:t>t</m:t>
        </m:r>
      </m:oMath>
      <w:r w:rsidRPr="004D5109">
        <w:rPr>
          <w:rFonts w:ascii="Times New Roman" w:hAnsi="Times New Roman" w:cs="Times New Roman"/>
          <w:lang w:val="en-GB"/>
        </w:rPr>
        <w:t xml:space="preserve"> for the year </w:t>
      </w:r>
      <m:oMath>
        <m:r>
          <w:rPr>
            <w:rFonts w:ascii="Cambria Math" w:hAnsi="Cambria Math" w:cs="Times New Roman"/>
            <w:lang w:val="en-GB"/>
          </w:rPr>
          <m:t>y</m:t>
        </m:r>
      </m:oMath>
      <w:r w:rsidRPr="004D5109">
        <w:rPr>
          <w:rFonts w:ascii="Times New Roman" w:hAnsi="Times New Roman" w:cs="Times New Roman"/>
          <w:lang w:val="en-GB"/>
        </w:rPr>
        <w:t xml:space="preserve"> with the number of estimated whales </w:t>
      </w:r>
      <m:oMath>
        <m:r>
          <w:rPr>
            <w:rFonts w:ascii="Cambria Math" w:hAnsi="Cambria Math" w:cs="Times New Roman"/>
            <w:lang w:val="en-GB"/>
          </w:rPr>
          <m:t>W</m:t>
        </m:r>
      </m:oMath>
      <w:r w:rsidRPr="004D5109">
        <w:rPr>
          <w:rFonts w:ascii="Times New Roman" w:hAnsi="Times New Roman" w:cs="Times New Roman"/>
          <w:lang w:val="en-GB"/>
        </w:rPr>
        <w:t xml:space="preserve"> the following way:</w:t>
      </w:r>
    </w:p>
    <w:p w14:paraId="7B36D655" w14:textId="7F8B5D44" w:rsidR="00A7777D" w:rsidRPr="004D5109" w:rsidRDefault="00A71F9A" w:rsidP="00F769C0">
      <w:pPr>
        <w:spacing w:after="0" w:line="360" w:lineRule="auto"/>
        <w:jc w:val="center"/>
        <w:rPr>
          <w:rFonts w:ascii="Times New Roman"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t,y</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t,y</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t-1,y</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∆W</m:t>
              </m:r>
            </m:e>
            <m:sub>
              <m:r>
                <w:rPr>
                  <w:rFonts w:ascii="Cambria Math" w:eastAsiaTheme="minorEastAsia" w:hAnsi="Cambria Math" w:cs="Times New Roman"/>
                  <w:lang w:val="en-GB"/>
                </w:rPr>
                <m:t>t,y</m:t>
              </m:r>
            </m:sub>
          </m:sSub>
        </m:oMath>
      </m:oMathPara>
    </w:p>
    <w:p w14:paraId="17B548C1" w14:textId="6AA1EA57" w:rsidR="0033440B" w:rsidRPr="009F3B05" w:rsidRDefault="0033440B" w:rsidP="00F769C0">
      <w:pPr>
        <w:pStyle w:val="MTDisplayEquation"/>
        <w:spacing w:after="0" w:line="360" w:lineRule="auto"/>
        <w:rPr>
          <w:sz w:val="22"/>
          <w:szCs w:val="22"/>
          <w:lang w:val="en-GB"/>
        </w:rPr>
      </w:pPr>
      <w:r w:rsidRPr="004D5109">
        <w:rPr>
          <w:sz w:val="22"/>
          <w:szCs w:val="22"/>
          <w:lang w:val="en-GB"/>
        </w:rPr>
        <w:tab/>
      </w:r>
    </w:p>
    <w:p w14:paraId="20B4D8FA" w14:textId="52758879" w:rsidR="0033440B" w:rsidRDefault="00431810" w:rsidP="00F769C0">
      <w:pPr>
        <w:pStyle w:val="MTDisplayEquation"/>
        <w:spacing w:after="0" w:line="360" w:lineRule="auto"/>
        <w:rPr>
          <w:rFonts w:eastAsiaTheme="minorHAnsi"/>
          <w:sz w:val="22"/>
          <w:szCs w:val="22"/>
          <w:lang w:val="en-GB"/>
        </w:rPr>
      </w:pPr>
      <w:r>
        <w:rPr>
          <w:rFonts w:eastAsiaTheme="minorHAnsi"/>
          <w:sz w:val="22"/>
          <w:szCs w:val="22"/>
          <w:lang w:val="en-GB"/>
        </w:rPr>
        <w:t>hence</w:t>
      </w:r>
      <w:r w:rsidR="0033440B" w:rsidRPr="004D5109">
        <w:rPr>
          <w:rFonts w:eastAsiaTheme="minorHAnsi"/>
          <w:sz w:val="22"/>
          <w:szCs w:val="22"/>
          <w:lang w:val="en-GB"/>
        </w:rPr>
        <w:t xml:space="preserve"> the difference between the number of whales </w:t>
      </w:r>
      <w:r w:rsidR="00083366">
        <w:rPr>
          <w:rFonts w:eastAsiaTheme="minorHAnsi"/>
          <w:sz w:val="22"/>
          <w:szCs w:val="22"/>
          <w:lang w:val="en-GB"/>
        </w:rPr>
        <w:t xml:space="preserve">entering </w:t>
      </w:r>
      <w:r w:rsidR="0033440B" w:rsidRPr="004D5109">
        <w:rPr>
          <w:rFonts w:eastAsiaTheme="minorHAnsi"/>
          <w:sz w:val="22"/>
          <w:szCs w:val="22"/>
          <w:lang w:val="en-GB"/>
        </w:rPr>
        <w:t xml:space="preserve">and leaving </w:t>
      </w:r>
      <w:r w:rsidR="00083366">
        <w:rPr>
          <w:rFonts w:eastAsiaTheme="minorHAnsi"/>
          <w:sz w:val="22"/>
          <w:szCs w:val="22"/>
          <w:lang w:val="en-GB"/>
        </w:rPr>
        <w:t xml:space="preserve">the area </w:t>
      </w:r>
      <w:r w:rsidR="0033440B" w:rsidRPr="004D5109">
        <w:rPr>
          <w:rFonts w:eastAsiaTheme="minorHAnsi"/>
          <w:sz w:val="22"/>
          <w:szCs w:val="22"/>
          <w:lang w:val="en-GB"/>
        </w:rPr>
        <w:t xml:space="preserve">is the same as the difference between the number of estimated whales for any given Julian day </w:t>
      </w:r>
      <w:r w:rsidR="0033440B" w:rsidRPr="004D5109">
        <w:rPr>
          <w:rFonts w:eastAsiaTheme="minorHAnsi"/>
          <w:i/>
          <w:iCs/>
          <w:sz w:val="22"/>
          <w:szCs w:val="22"/>
          <w:lang w:val="en-GB"/>
        </w:rPr>
        <w:t>t</w:t>
      </w:r>
      <w:r w:rsidR="0033440B" w:rsidRPr="004D5109">
        <w:rPr>
          <w:rFonts w:eastAsiaTheme="minorHAnsi"/>
          <w:sz w:val="22"/>
          <w:szCs w:val="22"/>
          <w:lang w:val="en-GB"/>
        </w:rPr>
        <w:t xml:space="preserve"> and th</w:t>
      </w:r>
      <w:r w:rsidR="006774B3">
        <w:rPr>
          <w:rFonts w:eastAsiaTheme="minorHAnsi"/>
          <w:sz w:val="22"/>
          <w:szCs w:val="22"/>
          <w:lang w:val="en-GB"/>
        </w:rPr>
        <w:t>ose</w:t>
      </w:r>
      <w:r w:rsidR="0033440B" w:rsidRPr="004D5109">
        <w:rPr>
          <w:rFonts w:eastAsiaTheme="minorHAnsi"/>
          <w:sz w:val="22"/>
          <w:szCs w:val="22"/>
          <w:lang w:val="en-GB"/>
        </w:rPr>
        <w:t xml:space="preserve"> present the </w:t>
      </w:r>
      <w:r w:rsidR="006774B3">
        <w:rPr>
          <w:rFonts w:eastAsiaTheme="minorHAnsi"/>
          <w:sz w:val="22"/>
          <w:szCs w:val="22"/>
          <w:lang w:val="en-GB"/>
        </w:rPr>
        <w:t xml:space="preserve">previous </w:t>
      </w:r>
      <w:r w:rsidR="0033440B" w:rsidRPr="004D5109">
        <w:rPr>
          <w:rFonts w:eastAsiaTheme="minorHAnsi"/>
          <w:sz w:val="22"/>
          <w:szCs w:val="22"/>
          <w:lang w:val="en-GB"/>
        </w:rPr>
        <w:t xml:space="preserve">day. As we assumed that </w:t>
      </w:r>
      <m:oMath>
        <m:sSub>
          <m:sSubPr>
            <m:ctrlPr>
              <w:rPr>
                <w:rFonts w:ascii="Cambria Math" w:eastAsiaTheme="minorHAnsi" w:hAnsi="Cambria Math"/>
                <w:i/>
                <w:sz w:val="22"/>
                <w:szCs w:val="22"/>
                <w:lang w:val="en-GB"/>
              </w:rPr>
            </m:ctrlPr>
          </m:sSubPr>
          <m:e>
            <m:r>
              <w:rPr>
                <w:rFonts w:ascii="Cambria Math" w:hAnsi="Cambria Math"/>
                <w:sz w:val="22"/>
                <w:szCs w:val="22"/>
                <w:lang w:val="en-GB"/>
              </w:rPr>
              <m:t>W</m:t>
            </m:r>
          </m:e>
          <m:sub>
            <m:r>
              <w:rPr>
                <w:rFonts w:ascii="Cambria Math" w:hAnsi="Cambria Math"/>
                <w:sz w:val="22"/>
                <w:szCs w:val="22"/>
                <w:lang w:val="en-GB"/>
              </w:rPr>
              <m:t>0,y</m:t>
            </m:r>
          </m:sub>
        </m:sSub>
        <m:r>
          <w:rPr>
            <w:rFonts w:ascii="Cambria Math" w:hAnsi="Cambria Math"/>
            <w:sz w:val="22"/>
            <w:szCs w:val="22"/>
            <w:lang w:val="en-GB"/>
          </w:rPr>
          <m:t>=0</m:t>
        </m:r>
      </m:oMath>
      <w:r w:rsidR="0033440B" w:rsidRPr="0037332F">
        <w:rPr>
          <w:sz w:val="22"/>
          <w:szCs w:val="22"/>
          <w:lang w:val="en-US"/>
        </w:rPr>
        <w:t>,</w:t>
      </w:r>
      <w:r w:rsidR="0033440B" w:rsidRPr="004D5109">
        <w:rPr>
          <w:rFonts w:eastAsiaTheme="minorHAnsi"/>
          <w:sz w:val="22"/>
          <w:szCs w:val="22"/>
          <w:lang w:val="en-GB"/>
        </w:rPr>
        <w:t xml:space="preserve"> so </w:t>
      </w:r>
      <w:r w:rsidR="00260CA5">
        <w:rPr>
          <w:rFonts w:eastAsiaTheme="minorHAnsi"/>
          <w:sz w:val="22"/>
          <w:szCs w:val="22"/>
          <w:lang w:val="en-GB"/>
        </w:rPr>
        <w:t>we</w:t>
      </w:r>
      <w:r w:rsidR="0033440B" w:rsidRPr="004D5109">
        <w:rPr>
          <w:rFonts w:eastAsiaTheme="minorHAnsi"/>
          <w:sz w:val="22"/>
          <w:szCs w:val="22"/>
          <w:lang w:val="en-GB"/>
        </w:rPr>
        <w:t xml:space="preserve"> can be </w:t>
      </w:r>
      <w:proofErr w:type="gramStart"/>
      <w:r w:rsidR="0033440B" w:rsidRPr="004D5109">
        <w:rPr>
          <w:rFonts w:eastAsiaTheme="minorHAnsi"/>
          <w:sz w:val="22"/>
          <w:szCs w:val="22"/>
          <w:lang w:val="en-GB"/>
        </w:rPr>
        <w:t>infer</w:t>
      </w:r>
      <w:proofErr w:type="gramEnd"/>
      <w:r w:rsidR="0033440B" w:rsidRPr="004D5109">
        <w:rPr>
          <w:rFonts w:eastAsiaTheme="minorHAnsi"/>
          <w:sz w:val="22"/>
          <w:szCs w:val="22"/>
          <w:lang w:val="en-GB"/>
        </w:rPr>
        <w:t>:</w:t>
      </w:r>
    </w:p>
    <w:p w14:paraId="54F49F86" w14:textId="36E1C9FB" w:rsidR="0033440B" w:rsidRPr="004D5109" w:rsidRDefault="00A71F9A" w:rsidP="00F769C0">
      <w:pPr>
        <w:spacing w:after="0" w:line="360" w:lineRule="auto"/>
        <w:jc w:val="center"/>
      </w:pPr>
      <m:oMathPara>
        <m:oMath>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r>
            <w:rPr>
              <w:rFonts w:ascii="Cambria Math" w:hAnsi="Cambria Math"/>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∆W</m:t>
              </m:r>
            </m:e>
            <m:sub>
              <m:r>
                <w:rPr>
                  <w:rFonts w:ascii="Cambria Math" w:eastAsiaTheme="minorEastAsia" w:hAnsi="Cambria Math" w:cs="Times New Roman"/>
                  <w:lang w:val="en-GB"/>
                </w:rPr>
                <m:t>t,y</m:t>
              </m:r>
            </m:sub>
          </m:sSub>
          <m:r>
            <w:rPr>
              <w:rFonts w:ascii="Cambria Math" w:eastAsiaTheme="minorEastAsia" w:hAnsi="Cambria Math" w:cs="Times New Roman"/>
              <w:lang w:val="en-GB"/>
            </w:rPr>
            <m:t>+</m:t>
          </m:r>
          <m:nary>
            <m:naryPr>
              <m:chr m:val="∑"/>
              <m:limLoc m:val="undOvr"/>
              <m:ctrlPr>
                <w:rPr>
                  <w:rFonts w:ascii="Cambria Math" w:eastAsiaTheme="minorEastAsia" w:hAnsi="Cambria Math" w:cs="Times New Roman"/>
                  <w:i/>
                  <w:lang w:val="en-GB"/>
                </w:rPr>
              </m:ctrlPr>
            </m:naryPr>
            <m:sub>
              <m:r>
                <w:rPr>
                  <w:rFonts w:ascii="Cambria Math" w:eastAsiaTheme="minorEastAsia" w:hAnsi="Cambria Math" w:cs="Times New Roman"/>
                  <w:lang w:val="en-GB"/>
                </w:rPr>
                <m:t>k=1</m:t>
              </m:r>
            </m:sub>
            <m:sup>
              <m:r>
                <w:rPr>
                  <w:rFonts w:ascii="Cambria Math" w:eastAsiaTheme="minorEastAsia" w:hAnsi="Cambria Math" w:cs="Times New Roman"/>
                  <w:lang w:val="en-GB"/>
                </w:rPr>
                <m:t>t</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t-k,y</m:t>
                  </m:r>
                </m:sub>
              </m:sSub>
            </m:e>
          </m:nary>
        </m:oMath>
      </m:oMathPara>
    </w:p>
    <w:p w14:paraId="4798B411" w14:textId="08348127" w:rsidR="0033440B" w:rsidRDefault="00D63FDA" w:rsidP="00F769C0">
      <w:pPr>
        <w:spacing w:after="0" w:line="360" w:lineRule="auto"/>
        <w:rPr>
          <w:rFonts w:ascii="Times New Roman" w:hAnsi="Times New Roman" w:cs="Times New Roman"/>
        </w:rPr>
      </w:pPr>
      <w:proofErr w:type="spellStart"/>
      <w:r>
        <w:rPr>
          <w:rFonts w:ascii="Times New Roman" w:hAnsi="Times New Roman" w:cs="Times New Roman"/>
        </w:rPr>
        <w:t>t</w:t>
      </w:r>
      <w:r w:rsidR="0033440B" w:rsidRPr="004D5109">
        <w:rPr>
          <w:rFonts w:ascii="Times New Roman" w:hAnsi="Times New Roman" w:cs="Times New Roman"/>
        </w:rPr>
        <w:t>hen</w:t>
      </w:r>
      <w:proofErr w:type="spellEnd"/>
      <w:r w:rsidR="0033440B" w:rsidRPr="004D5109">
        <w:rPr>
          <w:rFonts w:ascii="Times New Roman" w:hAnsi="Times New Roman" w:cs="Times New Roman"/>
        </w:rPr>
        <w:t>,</w:t>
      </w:r>
    </w:p>
    <w:p w14:paraId="614B5ADB" w14:textId="7AE0505E" w:rsidR="00D16B5C" w:rsidRPr="00AB1039" w:rsidRDefault="00A71F9A" w:rsidP="00F769C0">
      <w:pPr>
        <w:spacing w:after="0" w:line="360" w:lineRule="auto"/>
        <w:rPr>
          <w:rFonts w:ascii="Times New Roman" w:eastAsiaTheme="minorEastAsia" w:hAnsi="Times New Roman" w:cs="Times New Roman"/>
        </w:rPr>
      </w:pPr>
      <m:oMathPara>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x,y</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x</m:t>
              </m:r>
            </m:sup>
            <m:e>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r>
                <w:rPr>
                  <w:rFonts w:ascii="Cambria Math" w:hAnsi="Cambria Math" w:cs="Times New Roman"/>
                </w:rPr>
                <m:t>=</m:t>
              </m:r>
            </m:e>
          </m:nary>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x</m:t>
              </m:r>
            </m:sup>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∆W</m:t>
                  </m:r>
                </m:e>
                <m:sub>
                  <m:r>
                    <w:rPr>
                      <w:rFonts w:ascii="Cambria Math" w:eastAsiaTheme="minorEastAsia" w:hAnsi="Cambria Math" w:cs="Times New Roman"/>
                      <w:lang w:val="en-GB"/>
                    </w:rPr>
                    <m:t>t,y</m:t>
                  </m:r>
                </m:sub>
              </m:sSub>
            </m:e>
          </m:nary>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x</m:t>
              </m:r>
            </m:sup>
            <m:e>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k=1</m:t>
                  </m:r>
                </m:sub>
                <m:sup>
                  <m:r>
                    <w:rPr>
                      <w:rFonts w:ascii="Cambria Math" w:eastAsiaTheme="minorEastAsia" w:hAnsi="Cambria Math" w:cs="Times New Roman"/>
                    </w:rPr>
                    <m:t>t</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t-k,y</m:t>
                      </m:r>
                    </m:sub>
                  </m:sSub>
                </m:e>
              </m:nary>
            </m:e>
          </m:nary>
          <m:r>
            <w:rPr>
              <w:rFonts w:ascii="Cambria Math" w:eastAsiaTheme="minorEastAsia" w:hAnsi="Cambria Math" w:cs="Times New Roman"/>
            </w:rPr>
            <m:t>=</m:t>
          </m:r>
        </m:oMath>
      </m:oMathPara>
    </w:p>
    <w:p w14:paraId="4A18C1C6" w14:textId="77777777" w:rsidR="00AB1039" w:rsidRPr="00AB1039" w:rsidRDefault="00AB1039" w:rsidP="00F769C0">
      <w:pPr>
        <w:spacing w:after="0" w:line="360" w:lineRule="auto"/>
        <w:rPr>
          <w:rFonts w:ascii="Times New Roman" w:eastAsiaTheme="minorEastAsia" w:hAnsi="Times New Roman" w:cs="Times New Roman"/>
        </w:rPr>
      </w:pPr>
    </w:p>
    <w:p w14:paraId="03EF3000" w14:textId="694A619D" w:rsidR="00AB1039" w:rsidRPr="000C7C08" w:rsidRDefault="00AB1039" w:rsidP="00F769C0">
      <w:pPr>
        <w:spacing w:after="0" w:line="360" w:lineRule="auto"/>
        <w:rPr>
          <w:rFonts w:ascii="Times New Roman" w:eastAsiaTheme="minorEastAsia" w:hAnsi="Times New Roman" w:cs="Times New Roman"/>
        </w:rPr>
      </w:pPr>
      <m:oMathPara>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x,y</m:t>
              </m:r>
            </m:sub>
          </m:sSub>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k=1</m:t>
              </m:r>
            </m:sub>
            <m:sup>
              <m:r>
                <w:rPr>
                  <w:rFonts w:ascii="Cambria Math" w:eastAsiaTheme="minorEastAsia" w:hAnsi="Cambria Math" w:cs="Times New Roman"/>
                </w:rPr>
                <m:t>x</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e>
          </m:nary>
          <m:d>
            <m:dPr>
              <m:ctrlPr>
                <w:rPr>
                  <w:rFonts w:ascii="Cambria Math" w:eastAsiaTheme="minorEastAsia" w:hAnsi="Cambria Math" w:cs="Times New Roman"/>
                  <w:i/>
                </w:rPr>
              </m:ctrlPr>
            </m:dPr>
            <m:e>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x-k</m:t>
                  </m:r>
                </m:sup>
                <m:e>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e>
              </m:nary>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x,y</m:t>
              </m:r>
            </m:sub>
          </m:sSub>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k=1</m:t>
              </m:r>
            </m:sub>
            <m:sup>
              <m:r>
                <w:rPr>
                  <w:rFonts w:ascii="Cambria Math" w:eastAsiaTheme="minorEastAsia" w:hAnsi="Cambria Math" w:cs="Times New Roman"/>
                </w:rPr>
                <m:t>x</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x-k,y</m:t>
                  </m:r>
                </m:sub>
              </m:sSub>
            </m:e>
          </m:nary>
        </m:oMath>
      </m:oMathPara>
    </w:p>
    <w:p w14:paraId="4840C897" w14:textId="4698BEB1" w:rsidR="0033440B" w:rsidRPr="004D5109" w:rsidRDefault="0033440B" w:rsidP="00F769C0">
      <w:pPr>
        <w:spacing w:after="0" w:line="360" w:lineRule="auto"/>
        <w:jc w:val="center"/>
        <w:rPr>
          <w:rFonts w:ascii="Times New Roman" w:hAnsi="Times New Roman" w:cs="Times New Roman"/>
        </w:rPr>
      </w:pPr>
    </w:p>
    <w:p w14:paraId="785C2F94" w14:textId="6FD2AB17" w:rsidR="0033440B" w:rsidRDefault="0033440B" w:rsidP="00F769C0">
      <w:pPr>
        <w:pStyle w:val="MTDisplayEquation"/>
        <w:spacing w:after="0" w:line="360" w:lineRule="auto"/>
        <w:rPr>
          <w:rFonts w:eastAsiaTheme="minorHAnsi"/>
          <w:sz w:val="22"/>
          <w:szCs w:val="22"/>
          <w:lang w:val="en-GB"/>
        </w:rPr>
      </w:pPr>
      <w:r w:rsidRPr="004D5109">
        <w:rPr>
          <w:rFonts w:eastAsiaTheme="minorHAnsi"/>
          <w:sz w:val="22"/>
          <w:szCs w:val="22"/>
          <w:lang w:val="en-GB"/>
        </w:rPr>
        <w:t>The final formulation for the accumulated number of whales is</w:t>
      </w:r>
      <w:r w:rsidR="003911F5">
        <w:rPr>
          <w:rFonts w:eastAsiaTheme="minorHAnsi"/>
          <w:sz w:val="22"/>
          <w:szCs w:val="22"/>
          <w:lang w:val="en-GB"/>
        </w:rPr>
        <w:t>:</w:t>
      </w:r>
    </w:p>
    <w:p w14:paraId="0806E63D" w14:textId="656CE740" w:rsidR="00145691" w:rsidRPr="00145691" w:rsidRDefault="00A71F9A" w:rsidP="00F769C0">
      <w:pPr>
        <w:spacing w:after="0" w:line="360" w:lineRule="auto"/>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x,y</m:t>
              </m:r>
            </m:sub>
          </m:sSub>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k=1</m:t>
              </m:r>
            </m:sub>
            <m:sup>
              <m:r>
                <w:rPr>
                  <w:rFonts w:ascii="Cambria Math" w:hAnsi="Cambria Math"/>
                  <w:lang w:val="en-GB"/>
                </w:rPr>
                <m:t>x</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x-k,y</m:t>
                  </m:r>
                </m:sub>
              </m:sSub>
            </m:e>
          </m:nary>
        </m:oMath>
      </m:oMathPara>
    </w:p>
    <w:p w14:paraId="75EA085E" w14:textId="3B75ECB2" w:rsidR="008E0C49" w:rsidRDefault="00CF5A83" w:rsidP="00F769C0">
      <w:pPr>
        <w:spacing w:after="0" w:line="360" w:lineRule="auto"/>
        <w:ind w:firstLine="284"/>
        <w:rPr>
          <w:ins w:id="71" w:author="PuntLab" w:date="2021-05-22T11:45:00Z"/>
          <w:rFonts w:ascii="Times New Roman" w:eastAsiaTheme="minorEastAsia" w:hAnsi="Times New Roman" w:cs="Times New Roman"/>
          <w:lang w:val="en-US"/>
        </w:rPr>
      </w:pPr>
      <w:r>
        <w:rPr>
          <w:rFonts w:ascii="Times New Roman" w:hAnsi="Times New Roman" w:cs="Times New Roman"/>
          <w:lang w:val="en-GB"/>
        </w:rPr>
        <w:t>If we assum</w:t>
      </w:r>
      <w:r w:rsidR="00C64E76">
        <w:rPr>
          <w:rFonts w:ascii="Times New Roman" w:hAnsi="Times New Roman" w:cs="Times New Roman"/>
          <w:lang w:val="en-GB"/>
        </w:rPr>
        <w:t xml:space="preserve">e </w:t>
      </w:r>
      <w:r w:rsidR="0033440B" w:rsidRPr="004D5109">
        <w:rPr>
          <w:rFonts w:ascii="Times New Roman" w:hAnsi="Times New Roman" w:cs="Times New Roman"/>
          <w:lang w:val="en-GB"/>
        </w:rPr>
        <w:t>that</w:t>
      </w:r>
      <w:r w:rsidR="00332324">
        <w:rPr>
          <w:rFonts w:ascii="Times New Roman" w:hAnsi="Times New Roman" w:cs="Times New Roman"/>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0,y</m:t>
            </m:r>
          </m:sub>
        </m:sSub>
        <m:r>
          <w:rPr>
            <w:rFonts w:ascii="Cambria Math" w:hAnsi="Cambria Math"/>
            <w:lang w:val="en-GB"/>
          </w:rPr>
          <m:t>=0</m:t>
        </m:r>
      </m:oMath>
      <w:r w:rsidR="0033440B" w:rsidRPr="004D5109">
        <w:rPr>
          <w:rFonts w:ascii="Times New Roman" w:hAnsi="Times New Roman" w:cs="Times New Roman"/>
          <w:lang w:val="en-GB"/>
        </w:rPr>
        <w:t>, within the range of</w:t>
      </w:r>
      <m:oMath>
        <m:r>
          <w:rPr>
            <w:rFonts w:ascii="Cambria Math" w:hAnsi="Cambria Math" w:cs="Times New Roman"/>
            <w:lang w:val="en-GB"/>
          </w:rPr>
          <m:t xml:space="preserve"> </m:t>
        </m:r>
        <m:r>
          <w:rPr>
            <w:rFonts w:ascii="Cambria Math" w:eastAsiaTheme="minorEastAsia" w:hAnsi="Cambria Math" w:cs="Times New Roman"/>
            <w:lang w:val="en-GB"/>
          </w:rPr>
          <m:t>1≤</m:t>
        </m:r>
        <m:r>
          <w:rPr>
            <w:rFonts w:ascii="Cambria Math" w:hAnsi="Cambria Math" w:cs="Times New Roman"/>
            <w:color w:val="000000"/>
            <w:lang w:val="en-GB"/>
          </w:rPr>
          <m:t>x</m:t>
        </m:r>
        <m:r>
          <w:rPr>
            <w:rFonts w:ascii="Cambria Math" w:eastAsiaTheme="minorEastAsia" w:hAnsi="Cambria Math" w:cs="Times New Roman"/>
            <w:lang w:val="en-GB"/>
          </w:rPr>
          <m:t>≤320</m:t>
        </m:r>
      </m:oMath>
      <w:r w:rsidR="0033440B" w:rsidRPr="004D5109">
        <w:rPr>
          <w:rFonts w:ascii="Times New Roman" w:hAnsi="Times New Roman" w:cs="Times New Roman"/>
          <w:lang w:val="en-GB"/>
        </w:rPr>
        <w:t xml:space="preserve"> for </w:t>
      </w:r>
      <m:oMath>
        <m:r>
          <w:rPr>
            <w:rFonts w:ascii="Cambria Math" w:hAnsi="Cambria Math" w:cs="Times New Roman"/>
            <w:lang w:val="en-GB"/>
          </w:rPr>
          <m:t>x</m:t>
        </m:r>
      </m:oMath>
      <w:r w:rsidR="0033440B" w:rsidRPr="004D5109">
        <w:rPr>
          <w:rFonts w:ascii="Times New Roman" w:hAnsi="Times New Roman" w:cs="Times New Roman"/>
          <w:lang w:val="en-GB"/>
        </w:rPr>
        <w:t xml:space="preserve"> and between</w:t>
      </w:r>
      <w:r w:rsidR="00731313">
        <w:rPr>
          <w:rFonts w:ascii="Times New Roman" w:hAnsi="Times New Roman" w:cs="Times New Roman"/>
          <w:lang w:val="en-GB"/>
        </w:rPr>
        <w:t xml:space="preserve"> </w:t>
      </w:r>
      <m:oMath>
        <m:r>
          <w:rPr>
            <w:rFonts w:ascii="Cambria Math" w:eastAsiaTheme="minorEastAsia" w:hAnsi="Cambria Math" w:cs="Times New Roman"/>
            <w:lang w:val="en-GB"/>
          </w:rPr>
          <m:t>199</m:t>
        </m:r>
        <m:r>
          <w:ins w:id="72" w:author="PuntLab" w:date="2021-05-22T11:34:00Z">
            <w:rPr>
              <w:rFonts w:ascii="Cambria Math" w:eastAsiaTheme="minorEastAsia" w:hAnsi="Cambria Math" w:cs="Times New Roman"/>
              <w:lang w:val="en-GB"/>
            </w:rPr>
            <m:t>9</m:t>
          </w:ins>
        </m:r>
        <m:r>
          <w:del w:id="73" w:author="PuntLab" w:date="2021-05-22T11:34:00Z">
            <w:rPr>
              <w:rFonts w:ascii="Cambria Math" w:eastAsiaTheme="minorEastAsia" w:hAnsi="Cambria Math" w:cs="Times New Roman"/>
              <w:lang w:val="en-GB"/>
            </w:rPr>
            <m:t>8</m:t>
          </w:del>
        </m:r>
        <m:r>
          <w:rPr>
            <w:rFonts w:ascii="Cambria Math" w:eastAsiaTheme="minorEastAsia" w:hAnsi="Cambria Math" w:cs="Times New Roman"/>
            <w:lang w:val="en-GB"/>
          </w:rPr>
          <m:t>≤</m:t>
        </m:r>
        <m:r>
          <w:rPr>
            <w:rFonts w:ascii="Cambria Math" w:hAnsi="Cambria Math" w:cs="Times New Roman"/>
            <w:color w:val="000000"/>
            <w:lang w:val="en-GB"/>
          </w:rPr>
          <m:t>y</m:t>
        </m:r>
        <m:r>
          <w:rPr>
            <w:rFonts w:ascii="Cambria Math" w:eastAsiaTheme="minorEastAsia" w:hAnsi="Cambria Math" w:cs="Times New Roman"/>
            <w:lang w:val="en-GB"/>
          </w:rPr>
          <m:t>≤201</m:t>
        </m:r>
        <m:r>
          <w:ins w:id="74" w:author="PuntLab" w:date="2021-05-22T10:55:00Z">
            <w:rPr>
              <w:rFonts w:ascii="Cambria Math" w:eastAsiaTheme="minorEastAsia" w:hAnsi="Cambria Math" w:cs="Times New Roman"/>
              <w:lang w:val="en-GB"/>
            </w:rPr>
            <m:t>9</m:t>
          </w:ins>
        </m:r>
        <m:r>
          <w:del w:id="75" w:author="PuntLab" w:date="2021-05-22T10:55:00Z">
            <w:rPr>
              <w:rFonts w:ascii="Cambria Math" w:eastAsiaTheme="minorEastAsia" w:hAnsi="Cambria Math" w:cs="Times New Roman"/>
              <w:lang w:val="en-GB"/>
            </w:rPr>
            <m:t>7</m:t>
          </w:del>
        </m:r>
      </m:oMath>
      <w:r w:rsidR="00731313" w:rsidRPr="004D5109">
        <w:rPr>
          <w:rFonts w:ascii="Times New Roman" w:hAnsi="Times New Roman" w:cs="Times New Roman"/>
          <w:lang w:val="en-GB"/>
        </w:rPr>
        <w:t xml:space="preserve"> </w:t>
      </w:r>
      <w:r w:rsidR="0033440B" w:rsidRPr="004D5109">
        <w:rPr>
          <w:rFonts w:ascii="Times New Roman" w:hAnsi="Times New Roman" w:cs="Times New Roman"/>
          <w:lang w:val="en-GB"/>
        </w:rPr>
        <w:t xml:space="preserve">for the year </w:t>
      </w:r>
      <m:oMath>
        <m:r>
          <w:rPr>
            <w:rFonts w:ascii="Cambria Math" w:hAnsi="Cambria Math"/>
            <w:lang w:val="en-GB"/>
          </w:rPr>
          <m:t>y</m:t>
        </m:r>
      </m:oMath>
      <w:r w:rsidR="0033440B" w:rsidRPr="004D5109">
        <w:rPr>
          <w:rFonts w:ascii="Times New Roman" w:hAnsi="Times New Roman" w:cs="Times New Roman"/>
          <w:lang w:val="en-GB"/>
        </w:rPr>
        <w:t xml:space="preserve">, this function </w:t>
      </w:r>
      <w:r w:rsidR="00563D83">
        <w:rPr>
          <w:rFonts w:ascii="Times New Roman" w:hAnsi="Times New Roman" w:cs="Times New Roman"/>
          <w:lang w:val="en-GB"/>
        </w:rPr>
        <w:t>enables an</w:t>
      </w:r>
      <w:r w:rsidR="0033440B" w:rsidRPr="004D5109">
        <w:rPr>
          <w:rFonts w:ascii="Times New Roman" w:hAnsi="Times New Roman" w:cs="Times New Roman"/>
          <w:lang w:val="en-GB"/>
        </w:rPr>
        <w:t xml:space="preserve"> estimation of the accumulated number of whales</w:t>
      </w:r>
      <w:r w:rsidR="000644D9">
        <w:rPr>
          <w:rFonts w:ascii="Times New Roman" w:hAnsi="Times New Roman" w:cs="Times New Roman"/>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x,y</m:t>
            </m:r>
          </m:sub>
        </m:sSub>
      </m:oMath>
      <w:r w:rsidR="000644D9" w:rsidRPr="000644D9">
        <w:rPr>
          <w:rFonts w:ascii="Times New Roman" w:hAnsi="Times New Roman" w:cs="Times New Roman"/>
          <w:noProof/>
          <w:position w:val="-10"/>
          <w:lang w:val="en-US"/>
        </w:rPr>
        <w:t xml:space="preserve"> </w:t>
      </w:r>
      <w:r w:rsidR="00BB16FE">
        <w:rPr>
          <w:rFonts w:ascii="Times New Roman" w:hAnsi="Times New Roman" w:cs="Times New Roman"/>
          <w:lang w:val="en-GB"/>
        </w:rPr>
        <w:t xml:space="preserve">through the use of </w:t>
      </w:r>
      <w:r w:rsidR="0033440B" w:rsidRPr="004D5109">
        <w:rPr>
          <w:rFonts w:ascii="Times New Roman" w:hAnsi="Times New Roman" w:cs="Times New Roman"/>
          <w:lang w:val="en-GB"/>
        </w:rPr>
        <w:t>the number of estimated whales for a given Julian day and the preceding one</w:t>
      </w:r>
      <w:r w:rsidR="000529D0">
        <w:rPr>
          <w:rFonts w:ascii="Times New Roman" w:hAnsi="Times New Roman" w:cs="Times New Roman"/>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x-k,y</m:t>
            </m:r>
          </m:sub>
        </m:sSub>
        <m:r>
          <w:rPr>
            <w:rFonts w:ascii="Cambria Math" w:eastAsiaTheme="minorEastAsia" w:hAnsi="Cambria Math" w:cs="Times New Roman"/>
            <w:lang w:val="en-GB"/>
          </w:rPr>
          <m:t>, 1≤k≤x</m:t>
        </m:r>
      </m:oMath>
      <w:r w:rsidR="000529D0">
        <w:rPr>
          <w:rFonts w:ascii="Times New Roman" w:eastAsiaTheme="minorEastAsia" w:hAnsi="Times New Roman" w:cs="Times New Roman"/>
          <w:lang w:val="en-GB"/>
        </w:rPr>
        <w:t>)</w:t>
      </w:r>
      <w:r w:rsidR="00680681">
        <w:rPr>
          <w:rFonts w:ascii="Times New Roman" w:eastAsiaTheme="minorEastAsia" w:hAnsi="Times New Roman" w:cs="Times New Roman"/>
          <w:lang w:val="en-GB"/>
        </w:rPr>
        <w:t xml:space="preserve"> (Table S1)</w:t>
      </w:r>
      <w:r w:rsidR="000529D0">
        <w:rPr>
          <w:rFonts w:ascii="Times New Roman" w:eastAsiaTheme="minorEastAsia" w:hAnsi="Times New Roman" w:cs="Times New Roman"/>
          <w:lang w:val="en-GB"/>
        </w:rPr>
        <w:t xml:space="preserve">. </w:t>
      </w:r>
      <w:del w:id="76" w:author="PuntLab" w:date="2021-05-22T11:03:00Z">
        <w:r w:rsidR="004052E6" w:rsidDel="004268B5">
          <w:rPr>
            <w:rFonts w:ascii="Times New Roman" w:eastAsiaTheme="minorEastAsia" w:hAnsi="Times New Roman" w:cs="Times New Roman"/>
            <w:lang w:val="en-GB"/>
          </w:rPr>
          <w:delText>We need to state that</w:delText>
        </w:r>
        <w:r w:rsidR="004052E6" w:rsidDel="004268B5">
          <w:rPr>
            <w:rFonts w:ascii="Times New Roman" w:hAnsi="Times New Roman" w:cs="Times New Roman"/>
            <w:lang w:val="en-GB"/>
          </w:rPr>
          <w:delText xml:space="preserve">, </w:delText>
        </w:r>
        <w:r w:rsidR="002C2F7C" w:rsidDel="004268B5">
          <w:rPr>
            <w:rFonts w:ascii="Times New Roman" w:hAnsi="Times New Roman" w:cs="Times New Roman"/>
            <w:lang w:val="en-GB"/>
          </w:rPr>
          <w:delText>because of</w:delText>
        </w:r>
      </w:del>
      <w:ins w:id="77" w:author="PuntLab" w:date="2021-05-22T11:03:00Z">
        <w:r w:rsidR="004268B5">
          <w:rPr>
            <w:rFonts w:ascii="Times New Roman" w:eastAsiaTheme="minorEastAsia" w:hAnsi="Times New Roman" w:cs="Times New Roman"/>
            <w:lang w:val="en-GB"/>
          </w:rPr>
          <w:t>Given</w:t>
        </w:r>
      </w:ins>
      <w:r w:rsidR="002C2F7C">
        <w:rPr>
          <w:rFonts w:ascii="Times New Roman" w:hAnsi="Times New Roman" w:cs="Times New Roman"/>
          <w:lang w:val="en-GB"/>
        </w:rPr>
        <w:t xml:space="preserve"> the </w:t>
      </w:r>
      <w:del w:id="78" w:author="PuntLab" w:date="2021-05-22T11:03:00Z">
        <w:r w:rsidR="002C2F7C" w:rsidDel="004268B5">
          <w:rPr>
            <w:rFonts w:ascii="Times New Roman" w:hAnsi="Times New Roman" w:cs="Times New Roman"/>
            <w:lang w:val="en-GB"/>
          </w:rPr>
          <w:delText xml:space="preserve">slight </w:delText>
        </w:r>
      </w:del>
      <w:ins w:id="79" w:author="PuntLab" w:date="2021-05-22T11:03:00Z">
        <w:r w:rsidR="004268B5">
          <w:rPr>
            <w:rFonts w:ascii="Times New Roman" w:hAnsi="Times New Roman" w:cs="Times New Roman"/>
            <w:lang w:val="en-GB"/>
          </w:rPr>
          <w:t>sm</w:t>
        </w:r>
      </w:ins>
      <w:ins w:id="80" w:author="PuntLab" w:date="2021-05-22T11:04:00Z">
        <w:r w:rsidR="004268B5">
          <w:rPr>
            <w:rFonts w:ascii="Times New Roman" w:hAnsi="Times New Roman" w:cs="Times New Roman"/>
            <w:lang w:val="en-GB"/>
          </w:rPr>
          <w:t>all</w:t>
        </w:r>
      </w:ins>
      <w:ins w:id="81" w:author="PuntLab" w:date="2021-05-22T11:03:00Z">
        <w:r w:rsidR="004268B5">
          <w:rPr>
            <w:rFonts w:ascii="Times New Roman" w:hAnsi="Times New Roman" w:cs="Times New Roman"/>
            <w:lang w:val="en-GB"/>
          </w:rPr>
          <w:t xml:space="preserve"> </w:t>
        </w:r>
      </w:ins>
      <w:del w:id="82" w:author="PuntLab" w:date="2021-05-22T11:04:00Z">
        <w:r w:rsidR="0033440B" w:rsidRPr="004D5109" w:rsidDel="004268B5">
          <w:rPr>
            <w:rFonts w:ascii="Times New Roman" w:hAnsi="Times New Roman" w:cs="Times New Roman"/>
            <w:lang w:val="en-GB"/>
          </w:rPr>
          <w:delText xml:space="preserve">chances </w:delText>
        </w:r>
      </w:del>
      <w:ins w:id="83" w:author="PuntLab" w:date="2021-05-22T11:04:00Z">
        <w:r w:rsidR="004268B5">
          <w:rPr>
            <w:rFonts w:ascii="Times New Roman" w:hAnsi="Times New Roman" w:cs="Times New Roman"/>
            <w:lang w:val="en-GB"/>
          </w:rPr>
          <w:t>probability of</w:t>
        </w:r>
        <w:r w:rsidR="004268B5" w:rsidRPr="004D5109">
          <w:rPr>
            <w:rFonts w:ascii="Times New Roman" w:hAnsi="Times New Roman" w:cs="Times New Roman"/>
            <w:lang w:val="en-GB"/>
          </w:rPr>
          <w:t xml:space="preserve"> </w:t>
        </w:r>
      </w:ins>
      <w:del w:id="84" w:author="PuntLab" w:date="2021-05-22T11:04:00Z">
        <w:r w:rsidR="0033440B" w:rsidRPr="004D5109" w:rsidDel="004268B5">
          <w:rPr>
            <w:rFonts w:ascii="Times New Roman" w:hAnsi="Times New Roman" w:cs="Times New Roman"/>
            <w:lang w:val="en-GB"/>
          </w:rPr>
          <w:delText xml:space="preserve">that </w:delText>
        </w:r>
      </w:del>
      <w:r w:rsidR="0033440B" w:rsidRPr="004D5109">
        <w:rPr>
          <w:rFonts w:ascii="Times New Roman" w:hAnsi="Times New Roman" w:cs="Times New Roman"/>
          <w:lang w:val="en-GB"/>
        </w:rPr>
        <w:t xml:space="preserve">new whales </w:t>
      </w:r>
      <w:del w:id="85" w:author="PuntLab" w:date="2021-05-22T11:04:00Z">
        <w:r w:rsidR="0033440B" w:rsidRPr="004D5109" w:rsidDel="004268B5">
          <w:rPr>
            <w:rFonts w:ascii="Times New Roman" w:hAnsi="Times New Roman" w:cs="Times New Roman"/>
            <w:lang w:val="en-GB"/>
          </w:rPr>
          <w:delText xml:space="preserve">come </w:delText>
        </w:r>
      </w:del>
      <w:ins w:id="86" w:author="PuntLab" w:date="2021-05-22T11:04:00Z">
        <w:r w:rsidR="004268B5">
          <w:rPr>
            <w:rFonts w:ascii="Times New Roman" w:hAnsi="Times New Roman" w:cs="Times New Roman"/>
            <w:lang w:val="en-GB"/>
          </w:rPr>
          <w:t>entering</w:t>
        </w:r>
        <w:r w:rsidR="004268B5" w:rsidRPr="004D5109">
          <w:rPr>
            <w:rFonts w:ascii="Times New Roman" w:hAnsi="Times New Roman" w:cs="Times New Roman"/>
            <w:lang w:val="en-GB"/>
          </w:rPr>
          <w:t xml:space="preserve"> </w:t>
        </w:r>
      </w:ins>
      <w:del w:id="87" w:author="PuntLab" w:date="2021-05-22T11:04:00Z">
        <w:r w:rsidR="0033440B" w:rsidRPr="004D5109" w:rsidDel="004268B5">
          <w:rPr>
            <w:rFonts w:ascii="Times New Roman" w:hAnsi="Times New Roman" w:cs="Times New Roman"/>
            <w:lang w:val="en-GB"/>
          </w:rPr>
          <w:delText xml:space="preserve">into </w:delText>
        </w:r>
      </w:del>
      <w:r w:rsidR="0033440B" w:rsidRPr="004D5109">
        <w:rPr>
          <w:rFonts w:ascii="Times New Roman" w:hAnsi="Times New Roman" w:cs="Times New Roman"/>
          <w:lang w:val="en-GB"/>
        </w:rPr>
        <w:t>the area after mid-November</w:t>
      </w:r>
      <w:r w:rsidR="00D76DC3">
        <w:rPr>
          <w:rFonts w:ascii="Times New Roman" w:hAnsi="Times New Roman" w:cs="Times New Roman"/>
          <w:lang w:val="en-GB"/>
        </w:rPr>
        <w:t>,</w:t>
      </w:r>
      <w:r w:rsidR="0033440B" w:rsidRPr="004D5109">
        <w:rPr>
          <w:rFonts w:ascii="Times New Roman" w:hAnsi="Times New Roman" w:cs="Times New Roman"/>
          <w:lang w:val="en-GB"/>
        </w:rPr>
        <w:t xml:space="preserve"> we </w:t>
      </w:r>
      <w:del w:id="88" w:author="PuntLab" w:date="2021-05-22T11:04:00Z">
        <w:r w:rsidR="0033440B" w:rsidRPr="004D5109" w:rsidDel="004268B5">
          <w:rPr>
            <w:rFonts w:ascii="Times New Roman" w:hAnsi="Times New Roman" w:cs="Times New Roman"/>
            <w:lang w:val="en-GB"/>
          </w:rPr>
          <w:delText xml:space="preserve">can </w:delText>
        </w:r>
      </w:del>
      <w:r w:rsidR="0033440B" w:rsidRPr="004D5109">
        <w:rPr>
          <w:rFonts w:ascii="Times New Roman" w:hAnsi="Times New Roman" w:cs="Times New Roman"/>
          <w:lang w:val="en-GB"/>
        </w:rPr>
        <w:t>set the following restriction</w:t>
      </w:r>
      <w:r w:rsidR="008E0C49">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x</m:t>
            </m:r>
          </m:sub>
        </m:sSub>
        <m:r>
          <w:rPr>
            <w:rFonts w:ascii="Cambria Math" w:eastAsiaTheme="minorEastAsia" w:hAnsi="Cambria Math" w:cs="Times New Roman"/>
            <w:lang w:val="en-US"/>
          </w:rPr>
          <m:t>=</m:t>
        </m:r>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320</m:t>
            </m:r>
          </m:sub>
        </m:sSub>
        <m:r>
          <w:rPr>
            <w:rFonts w:ascii="Cambria Math" w:eastAsiaTheme="minorEastAsia" w:hAnsi="Cambria Math" w:cs="Times New Roman"/>
            <w:lang w:val="en-US"/>
          </w:rPr>
          <m:t>, 320≤</m:t>
        </m:r>
        <m:r>
          <w:rPr>
            <w:rFonts w:ascii="Cambria Math" w:eastAsiaTheme="minorEastAsia" w:hAnsi="Cambria Math" w:cs="Times New Roman"/>
          </w:rPr>
          <m:t>x</m:t>
        </m:r>
        <m:r>
          <w:rPr>
            <w:rFonts w:ascii="Cambria Math" w:eastAsiaTheme="minorEastAsia" w:hAnsi="Cambria Math" w:cs="Times New Roman"/>
            <w:lang w:val="en-US"/>
          </w:rPr>
          <m:t>≤365</m:t>
        </m:r>
      </m:oMath>
      <w:r w:rsidR="008E0C49" w:rsidRPr="008E0C49">
        <w:rPr>
          <w:rFonts w:ascii="Times New Roman" w:eastAsiaTheme="minorEastAsia" w:hAnsi="Times New Roman" w:cs="Times New Roman"/>
          <w:lang w:val="en-US"/>
        </w:rPr>
        <w:t>.</w:t>
      </w:r>
    </w:p>
    <w:p w14:paraId="426F2950" w14:textId="75109254" w:rsidR="002C4250" w:rsidRDefault="002C4250" w:rsidP="00F769C0">
      <w:pPr>
        <w:spacing w:after="0" w:line="360" w:lineRule="auto"/>
        <w:ind w:firstLine="284"/>
        <w:rPr>
          <w:ins w:id="89" w:author="PuntLab" w:date="2021-05-22T11:45:00Z"/>
          <w:rFonts w:ascii="Times New Roman" w:eastAsiaTheme="minorEastAsia" w:hAnsi="Times New Roman" w:cs="Times New Roman"/>
          <w:lang w:val="en-US"/>
        </w:rPr>
      </w:pPr>
    </w:p>
    <w:p w14:paraId="17CA8D9D" w14:textId="5E484BE9" w:rsidR="002C4250" w:rsidRPr="002C4250" w:rsidRDefault="002C4250" w:rsidP="002C4250">
      <w:pPr>
        <w:spacing w:after="0" w:line="360" w:lineRule="auto"/>
        <w:rPr>
          <w:ins w:id="90" w:author="PuntLab" w:date="2021-05-22T11:09:00Z"/>
          <w:rFonts w:ascii="Times New Roman" w:eastAsiaTheme="minorEastAsia" w:hAnsi="Times New Roman" w:cs="Times New Roman"/>
          <w:lang w:val="en-US"/>
          <w:rPrChange w:id="91" w:author="PuntLab" w:date="2021-05-22T11:45:00Z">
            <w:rPr>
              <w:ins w:id="92" w:author="PuntLab" w:date="2021-05-22T11:09:00Z"/>
              <w:rFonts w:ascii="Times New Roman" w:eastAsiaTheme="minorEastAsia" w:hAnsi="Times New Roman" w:cs="Times New Roman"/>
              <w:lang w:val="en-US"/>
            </w:rPr>
          </w:rPrChange>
        </w:rPr>
        <w:pPrChange w:id="93" w:author="PuntLab" w:date="2021-05-22T11:45:00Z">
          <w:pPr>
            <w:spacing w:after="0" w:line="360" w:lineRule="auto"/>
            <w:ind w:firstLine="284"/>
          </w:pPr>
        </w:pPrChange>
      </w:pPr>
      <w:ins w:id="94" w:author="PuntLab" w:date="2021-05-22T11:45:00Z">
        <w:r w:rsidRPr="002C4250">
          <w:rPr>
            <w:rFonts w:ascii="Times New Roman" w:eastAsiaTheme="minorEastAsia" w:hAnsi="Times New Roman" w:cs="Times New Roman"/>
            <w:highlight w:val="yellow"/>
            <w:lang w:val="en-US"/>
            <w:rPrChange w:id="95" w:author="PuntLab" w:date="2021-05-22T11:46:00Z">
              <w:rPr>
                <w:rFonts w:ascii="Times New Roman" w:eastAsiaTheme="minorEastAsia" w:hAnsi="Times New Roman" w:cs="Times New Roman"/>
                <w:lang w:val="en-US"/>
              </w:rPr>
            </w:rPrChange>
          </w:rPr>
          <w:t>OTHER INDICES OF RELATIVE ABUNDANCE D</w:t>
        </w:r>
      </w:ins>
      <w:ins w:id="96" w:author="PuntLab" w:date="2021-05-22T11:46:00Z">
        <w:r w:rsidRPr="002C4250">
          <w:rPr>
            <w:rFonts w:ascii="Times New Roman" w:eastAsiaTheme="minorEastAsia" w:hAnsi="Times New Roman" w:cs="Times New Roman"/>
            <w:highlight w:val="yellow"/>
            <w:lang w:val="en-US"/>
            <w:rPrChange w:id="97" w:author="PuntLab" w:date="2021-05-22T11:46:00Z">
              <w:rPr>
                <w:rFonts w:ascii="Times New Roman" w:eastAsiaTheme="minorEastAsia" w:hAnsi="Times New Roman" w:cs="Times New Roman"/>
                <w:lang w:val="en-US"/>
              </w:rPr>
            </w:rPrChange>
          </w:rPr>
          <w:t>ESCRIPTION</w:t>
        </w:r>
      </w:ins>
    </w:p>
    <w:p w14:paraId="18EAAC22" w14:textId="71FA817E" w:rsidR="00EF343A" w:rsidRDefault="00EF343A" w:rsidP="00F769C0">
      <w:pPr>
        <w:spacing w:after="0" w:line="360" w:lineRule="auto"/>
        <w:ind w:firstLine="284"/>
        <w:rPr>
          <w:ins w:id="98" w:author="PuntLab" w:date="2021-05-22T11:09:00Z"/>
          <w:rFonts w:ascii="Times New Roman" w:eastAsiaTheme="minorEastAsia" w:hAnsi="Times New Roman" w:cs="Times New Roman"/>
          <w:lang w:val="en-US"/>
        </w:rPr>
      </w:pPr>
    </w:p>
    <w:p w14:paraId="3246BB61" w14:textId="577698B0" w:rsidR="00EF343A" w:rsidRDefault="00EF343A" w:rsidP="00EF343A">
      <w:pPr>
        <w:spacing w:after="0" w:line="360" w:lineRule="auto"/>
        <w:rPr>
          <w:ins w:id="99" w:author="PuntLab" w:date="2021-05-22T11:09:00Z"/>
          <w:rFonts w:ascii="Times New Roman" w:eastAsiaTheme="minorEastAsia" w:hAnsi="Times New Roman" w:cs="Times New Roman"/>
          <w:lang w:val="en-US"/>
        </w:rPr>
      </w:pPr>
      <w:ins w:id="100" w:author="PuntLab" w:date="2021-05-22T11:09:00Z">
        <w:r>
          <w:rPr>
            <w:rFonts w:ascii="Times New Roman" w:eastAsiaTheme="minorEastAsia" w:hAnsi="Times New Roman" w:cs="Times New Roman"/>
            <w:i/>
            <w:lang w:val="en-US"/>
          </w:rPr>
          <w:t>Estimates of absolute abundance</w:t>
        </w:r>
      </w:ins>
    </w:p>
    <w:p w14:paraId="7BCC8601" w14:textId="600E9F5B" w:rsidR="00EC1A56" w:rsidRPr="00EC1A56" w:rsidRDefault="006B6EA9" w:rsidP="00EF343A">
      <w:pPr>
        <w:spacing w:after="0" w:line="360" w:lineRule="auto"/>
        <w:rPr>
          <w:rFonts w:ascii="Times New Roman" w:eastAsiaTheme="minorEastAsia" w:hAnsi="Times New Roman" w:cs="Times New Roman"/>
          <w:lang w:val="en-US"/>
          <w:rPrChange w:id="101" w:author="PuntLab" w:date="2021-05-22T11:10:00Z">
            <w:rPr>
              <w:rFonts w:ascii="Times New Roman" w:eastAsiaTheme="minorEastAsia" w:hAnsi="Times New Roman" w:cs="Times New Roman"/>
              <w:lang w:val="en-US"/>
            </w:rPr>
          </w:rPrChange>
        </w:rPr>
        <w:pPrChange w:id="102" w:author="PuntLab" w:date="2021-05-22T11:09:00Z">
          <w:pPr>
            <w:spacing w:after="0" w:line="360" w:lineRule="auto"/>
            <w:ind w:firstLine="284"/>
          </w:pPr>
        </w:pPrChange>
      </w:pPr>
      <w:ins w:id="103" w:author="PuntLab" w:date="2021-05-22T11:10:00Z">
        <w:r>
          <w:rPr>
            <w:rFonts w:ascii="Times New Roman" w:eastAsiaTheme="minorEastAsia" w:hAnsi="Times New Roman" w:cs="Times New Roman"/>
            <w:lang w:val="en-US"/>
          </w:rPr>
          <w:t xml:space="preserve">Estimated absolute abundance for 2010 of 4,245 (SE: 245) was taken from the IWC </w:t>
        </w:r>
        <w:r w:rsidRPr="00CD525B">
          <w:rPr>
            <w:rFonts w:ascii="Times New Roman" w:eastAsiaTheme="minorEastAsia" w:hAnsi="Times New Roman" w:cs="Times New Roman"/>
            <w:highlight w:val="yellow"/>
            <w:lang w:val="en-US"/>
            <w:rPrChange w:id="104" w:author="PuntLab" w:date="2021-05-22T11:11:00Z">
              <w:rPr>
                <w:rFonts w:ascii="Times New Roman" w:eastAsiaTheme="minorEastAsia" w:hAnsi="Times New Roman" w:cs="Times New Roman"/>
                <w:lang w:val="en-US"/>
              </w:rPr>
            </w:rPrChange>
          </w:rPr>
          <w:t>(SOURCE).</w:t>
        </w:r>
      </w:ins>
    </w:p>
    <w:p w14:paraId="7E970230" w14:textId="130F02C4" w:rsidR="00C772AC" w:rsidRPr="00A022EE" w:rsidDel="00A71F9A" w:rsidRDefault="00C772AC" w:rsidP="00F769C0">
      <w:pPr>
        <w:spacing w:after="0" w:line="360" w:lineRule="auto"/>
        <w:ind w:firstLine="284"/>
        <w:rPr>
          <w:del w:id="105" w:author="PuntLab" w:date="2021-05-22T10:56:00Z"/>
          <w:rFonts w:ascii="Times New Roman" w:eastAsiaTheme="minorEastAsia" w:hAnsi="Times New Roman" w:cs="Times New Roman"/>
          <w:lang w:val="en-US"/>
        </w:rPr>
      </w:pPr>
      <w:del w:id="106" w:author="PuntLab" w:date="2021-05-22T10:56:00Z">
        <w:r w:rsidRPr="00A022EE" w:rsidDel="00A71F9A">
          <w:rPr>
            <w:rFonts w:ascii="Times New Roman" w:eastAsiaTheme="minorEastAsia" w:hAnsi="Times New Roman" w:cs="Times New Roman"/>
            <w:lang w:val="en-US"/>
          </w:rPr>
          <w:delText xml:space="preserve">Abundance estimates </w:delText>
        </w:r>
        <w:r w:rsidR="005E3D15" w:rsidDel="00A71F9A">
          <w:rPr>
            <w:rFonts w:ascii="Times New Roman" w:eastAsiaTheme="minorEastAsia" w:hAnsi="Times New Roman" w:cs="Times New Roman"/>
            <w:lang w:val="en-US"/>
          </w:rPr>
          <w:delText xml:space="preserve">of SRWs </w:delText>
        </w:r>
        <w:r w:rsidRPr="00A022EE" w:rsidDel="00A71F9A">
          <w:rPr>
            <w:rFonts w:ascii="Times New Roman" w:eastAsiaTheme="minorEastAsia" w:hAnsi="Times New Roman" w:cs="Times New Roman"/>
            <w:lang w:val="en-US"/>
          </w:rPr>
          <w:delText>for</w:delText>
        </w:r>
        <w:r w:rsidR="00064ABA" w:rsidDel="00A71F9A">
          <w:rPr>
            <w:rFonts w:ascii="Times New Roman" w:eastAsiaTheme="minorEastAsia" w:hAnsi="Times New Roman" w:cs="Times New Roman"/>
            <w:lang w:val="en-US"/>
          </w:rPr>
          <w:delText xml:space="preserve"> </w:delText>
        </w:r>
        <w:r w:rsidR="003B3B56" w:rsidDel="00A71F9A">
          <w:rPr>
            <w:rFonts w:ascii="Times New Roman" w:eastAsiaTheme="minorEastAsia" w:hAnsi="Times New Roman" w:cs="Times New Roman"/>
            <w:lang w:val="en-US"/>
          </w:rPr>
          <w:delText xml:space="preserve">1971-1973, </w:delText>
        </w:r>
        <w:r w:rsidR="00A022EE" w:rsidRPr="00A022EE" w:rsidDel="00A71F9A">
          <w:rPr>
            <w:rFonts w:ascii="Times New Roman" w:eastAsiaTheme="minorEastAsia" w:hAnsi="Times New Roman" w:cs="Times New Roman"/>
            <w:lang w:val="en-US"/>
          </w:rPr>
          <w:delText>1981, 1982, 2018 and 2019 wer</w:delText>
        </w:r>
        <w:r w:rsidR="00A022EE" w:rsidDel="00A71F9A">
          <w:rPr>
            <w:rFonts w:ascii="Times New Roman" w:eastAsiaTheme="minorEastAsia" w:hAnsi="Times New Roman" w:cs="Times New Roman"/>
            <w:lang w:val="en-US"/>
          </w:rPr>
          <w:delText>e used to validate the model</w:delText>
        </w:r>
        <w:r w:rsidR="000C4F76" w:rsidDel="00A71F9A">
          <w:rPr>
            <w:rFonts w:ascii="Times New Roman" w:eastAsiaTheme="minorEastAsia" w:hAnsi="Times New Roman" w:cs="Times New Roman"/>
            <w:lang w:val="en-US"/>
          </w:rPr>
          <w:delText>´s</w:delText>
        </w:r>
        <w:r w:rsidR="00A022EE" w:rsidDel="00A71F9A">
          <w:rPr>
            <w:rFonts w:ascii="Times New Roman" w:eastAsiaTheme="minorEastAsia" w:hAnsi="Times New Roman" w:cs="Times New Roman"/>
            <w:lang w:val="en-US"/>
          </w:rPr>
          <w:delText xml:space="preserve"> output</w:delText>
        </w:r>
        <w:r w:rsidR="000C4F76" w:rsidDel="00A71F9A">
          <w:rPr>
            <w:rFonts w:ascii="Times New Roman" w:eastAsiaTheme="minorEastAsia" w:hAnsi="Times New Roman" w:cs="Times New Roman"/>
            <w:lang w:val="en-US"/>
          </w:rPr>
          <w:delText xml:space="preserve"> values</w:delText>
        </w:r>
        <w:r w:rsidR="00A022EE" w:rsidDel="00A71F9A">
          <w:rPr>
            <w:rFonts w:ascii="Times New Roman" w:eastAsiaTheme="minorEastAsia" w:hAnsi="Times New Roman" w:cs="Times New Roman"/>
            <w:lang w:val="en-US"/>
          </w:rPr>
          <w:delText xml:space="preserve"> and were not included in modelling </w:delText>
        </w:r>
        <w:r w:rsidR="000C4F76" w:rsidRPr="000C4F76" w:rsidDel="00A71F9A">
          <w:rPr>
            <w:rFonts w:ascii="Times New Roman" w:eastAsiaTheme="minorEastAsia" w:hAnsi="Times New Roman" w:cs="Times New Roman"/>
            <w:i/>
            <w:iCs/>
            <w:lang w:val="en-US"/>
          </w:rPr>
          <w:delText>per se</w:delText>
        </w:r>
        <w:r w:rsidR="00A022EE" w:rsidDel="00A71F9A">
          <w:rPr>
            <w:rFonts w:ascii="Times New Roman" w:eastAsiaTheme="minorEastAsia" w:hAnsi="Times New Roman" w:cs="Times New Roman"/>
            <w:lang w:val="en-US"/>
          </w:rPr>
          <w:delText xml:space="preserve">. </w:delText>
        </w:r>
      </w:del>
    </w:p>
    <w:p w14:paraId="48BEE206" w14:textId="26CE1C9E" w:rsidR="00FA54FA" w:rsidRDefault="00FA54FA" w:rsidP="00F769C0">
      <w:pPr>
        <w:spacing w:after="0" w:line="360" w:lineRule="auto"/>
        <w:rPr>
          <w:rFonts w:ascii="Times New Roman" w:hAnsi="Times New Roman" w:cs="Times New Roman"/>
          <w:lang w:val="en-US"/>
        </w:rPr>
      </w:pPr>
    </w:p>
    <w:p w14:paraId="1BB6C22C" w14:textId="31DCA957" w:rsidR="00F80E31" w:rsidRDefault="00D018EB" w:rsidP="00F769C0">
      <w:pPr>
        <w:spacing w:after="0" w:line="360" w:lineRule="auto"/>
        <w:rPr>
          <w:rFonts w:ascii="Times New Roman" w:hAnsi="Times New Roman" w:cs="Times New Roman"/>
          <w:i/>
          <w:iCs/>
          <w:lang w:val="en-US"/>
        </w:rPr>
      </w:pPr>
      <w:r w:rsidRPr="00DB3006">
        <w:rPr>
          <w:rFonts w:ascii="Times New Roman" w:hAnsi="Times New Roman" w:cs="Times New Roman"/>
          <w:i/>
          <w:iCs/>
          <w:lang w:val="en-US"/>
        </w:rPr>
        <w:t>Population dynamics modelling</w:t>
      </w:r>
    </w:p>
    <w:p w14:paraId="509E4557" w14:textId="6BB80313" w:rsidR="00264A0B" w:rsidRDefault="0000570C" w:rsidP="00264A0B">
      <w:pPr>
        <w:autoSpaceDE w:val="0"/>
        <w:autoSpaceDN w:val="0"/>
        <w:adjustRightInd w:val="0"/>
        <w:spacing w:after="0" w:line="360" w:lineRule="auto"/>
        <w:ind w:firstLine="284"/>
        <w:rPr>
          <w:rFonts w:ascii="Times New Roman" w:hAnsi="Times New Roman" w:cs="Times New Roman"/>
          <w:color w:val="000000"/>
          <w:lang w:val="en-US"/>
        </w:rPr>
      </w:pPr>
      <w:r w:rsidRPr="0000570C">
        <w:rPr>
          <w:rFonts w:ascii="Times New Roman" w:hAnsi="Times New Roman" w:cs="Times New Roman"/>
          <w:lang w:val="en-US"/>
        </w:rPr>
        <w:lastRenderedPageBreak/>
        <w:t>The population dynamics of the SRW from the southwestern Atlantic Ocean was modelled via an age- and sex-aggregated density-dependent model. The model was implemented in a Bayesian state-space framework. This approach is regarded as a powerful tool for modelling time-varying abundance indices because such an implementation simultaneously accounts for both stochastic variability (the state model) and stochastic</w:t>
      </w:r>
      <w:r w:rsidR="00AD571D">
        <w:rPr>
          <w:rFonts w:ascii="Times New Roman" w:hAnsi="Times New Roman" w:cs="Times New Roman"/>
          <w:lang w:val="en-US"/>
        </w:rPr>
        <w:t xml:space="preserve"> </w:t>
      </w:r>
      <w:r w:rsidRPr="0000570C">
        <w:rPr>
          <w:rFonts w:ascii="Times New Roman" w:hAnsi="Times New Roman" w:cs="Times New Roman"/>
          <w:lang w:val="en-US"/>
        </w:rPr>
        <w:t xml:space="preserve">measurement error (the observation model) [4,84]. </w:t>
      </w:r>
      <w:r w:rsidR="0044239C">
        <w:rPr>
          <w:rFonts w:ascii="Times New Roman" w:hAnsi="Times New Roman" w:cs="Times New Roman"/>
          <w:lang w:val="en-US"/>
        </w:rPr>
        <w:t>T</w:t>
      </w:r>
      <w:r w:rsidRPr="0000570C">
        <w:rPr>
          <w:rFonts w:ascii="Times New Roman" w:hAnsi="Times New Roman" w:cs="Times New Roman"/>
          <w:lang w:val="en-US"/>
        </w:rPr>
        <w:t>he state model accounts for the unobservable stochasticity in the evolution of the animal population over time and with changes in environmental conditions, while the observation model takes into consideration the imperfect detection and sampling variations. Simpler approaches that ignore either noise process or observation error may be biased and may also suggest density</w:t>
      </w:r>
      <w:r w:rsidR="00E670C7">
        <w:rPr>
          <w:rFonts w:ascii="Times New Roman" w:hAnsi="Times New Roman" w:cs="Times New Roman"/>
          <w:lang w:val="en-US"/>
        </w:rPr>
        <w:t>-</w:t>
      </w:r>
      <w:r w:rsidRPr="0000570C">
        <w:rPr>
          <w:rFonts w:ascii="Times New Roman" w:hAnsi="Times New Roman" w:cs="Times New Roman"/>
          <w:lang w:val="en-US"/>
        </w:rPr>
        <w:t xml:space="preserve">dependence when the latter is not present [85]. With this approach, all the identifiable sources of uncertainty related to the mathematical representation of the biological system were addressed in producing the posterior distribution of the parameters. </w:t>
      </w:r>
      <w:r w:rsidR="00BF0CFA">
        <w:rPr>
          <w:rFonts w:ascii="Times New Roman" w:hAnsi="Times New Roman" w:cs="Times New Roman"/>
          <w:lang w:val="en-US"/>
        </w:rPr>
        <w:t>The k</w:t>
      </w:r>
      <w:r w:rsidR="00264A0B" w:rsidRPr="008F1ED4">
        <w:rPr>
          <w:rFonts w:ascii="Times New Roman" w:hAnsi="Times New Roman" w:cs="Times New Roman"/>
          <w:color w:val="000000"/>
          <w:lang w:val="en-US"/>
        </w:rPr>
        <w:t xml:space="preserve">ey population parameters </w:t>
      </w:r>
      <w:r w:rsidR="003D0D24">
        <w:rPr>
          <w:rFonts w:ascii="Times New Roman" w:hAnsi="Times New Roman" w:cs="Times New Roman"/>
          <w:color w:val="000000"/>
          <w:lang w:val="en-US"/>
        </w:rPr>
        <w:t xml:space="preserve">comprise the </w:t>
      </w:r>
      <w:r w:rsidR="00264A0B" w:rsidRPr="008F1ED4">
        <w:rPr>
          <w:rFonts w:ascii="Times New Roman" w:hAnsi="Times New Roman" w:cs="Times New Roman"/>
          <w:color w:val="000000"/>
          <w:lang w:val="en-US"/>
        </w:rPr>
        <w:t>carrying capacity (</w:t>
      </w:r>
      <m:oMath>
        <m:r>
          <w:rPr>
            <w:rFonts w:ascii="Cambria Math" w:hAnsi="Cambria Math" w:cs="Times New Roman"/>
            <w:color w:val="000000"/>
            <w:lang w:val="en-US"/>
          </w:rPr>
          <m:t>K</m:t>
        </m:r>
      </m:oMath>
      <w:r w:rsidR="00264A0B" w:rsidRPr="008F1ED4">
        <w:rPr>
          <w:rFonts w:ascii="Times New Roman" w:hAnsi="Times New Roman" w:cs="Times New Roman"/>
          <w:color w:val="000000"/>
          <w:lang w:val="en-US"/>
        </w:rPr>
        <w:t>), the maximum rate of increase (</w:t>
      </w:r>
      <m:oMath>
        <m:sSub>
          <m:sSubPr>
            <m:ctrlPr>
              <w:rPr>
                <w:rFonts w:ascii="Cambria Math" w:hAnsi="Cambria Math" w:cs="Times New Roman"/>
                <w:i/>
                <w:color w:val="000000"/>
                <w:lang w:val="en-US"/>
              </w:rPr>
            </m:ctrlPr>
          </m:sSubPr>
          <m:e>
            <m:r>
              <w:rPr>
                <w:rFonts w:ascii="Cambria Math" w:hAnsi="Cambria Math" w:cs="Times New Roman"/>
                <w:color w:val="000000"/>
                <w:lang w:val="en-US"/>
              </w:rPr>
              <m:t>R</m:t>
            </m:r>
          </m:e>
          <m:sub>
            <m:r>
              <w:rPr>
                <w:rFonts w:ascii="Cambria Math" w:hAnsi="Cambria Math" w:cs="Times New Roman"/>
                <w:color w:val="000000"/>
                <w:lang w:val="en-US"/>
              </w:rPr>
              <m:t>max</m:t>
            </m:r>
          </m:sub>
        </m:sSub>
      </m:oMath>
      <w:r w:rsidR="00264A0B" w:rsidRPr="008F1ED4">
        <w:rPr>
          <w:rFonts w:ascii="Times New Roman" w:hAnsi="Times New Roman" w:cs="Times New Roman"/>
          <w:color w:val="000000"/>
          <w:lang w:val="en-US"/>
        </w:rPr>
        <w:t>),</w:t>
      </w:r>
      <w:ins w:id="107" w:author="PuntLab" w:date="2021-05-22T11:17:00Z">
        <w:r w:rsidR="00A053A3">
          <w:rPr>
            <w:rFonts w:ascii="Times New Roman" w:hAnsi="Times New Roman" w:cs="Times New Roman"/>
            <w:color w:val="000000"/>
            <w:lang w:val="en-US"/>
          </w:rPr>
          <w:t xml:space="preserve"> the</w:t>
        </w:r>
      </w:ins>
      <w:r w:rsidR="00264A0B" w:rsidRPr="008F1ED4">
        <w:rPr>
          <w:rFonts w:ascii="Times New Roman" w:hAnsi="Times New Roman" w:cs="Times New Roman"/>
          <w:color w:val="000000"/>
          <w:lang w:val="en-US"/>
        </w:rPr>
        <w:t xml:space="preserve"> </w:t>
      </w:r>
      <w:ins w:id="108" w:author="PuntLab" w:date="2021-05-22T11:17:00Z">
        <w:r w:rsidR="00A053A3" w:rsidRPr="00A053A3">
          <w:rPr>
            <w:rFonts w:ascii="Times New Roman" w:hAnsi="Times New Roman" w:cs="Times New Roman"/>
            <w:color w:val="000000"/>
            <w:lang w:val="en-US"/>
          </w:rPr>
          <w:t xml:space="preserve">proportion of </w:t>
        </w:r>
        <w:r w:rsidR="00A053A3" w:rsidRPr="00A053A3">
          <w:rPr>
            <w:rFonts w:ascii="Times New Roman" w:hAnsi="Times New Roman" w:cs="Times New Roman"/>
            <w:i/>
            <w:color w:val="000000"/>
            <w:lang w:val="en-US"/>
            <w:rPrChange w:id="109" w:author="PuntLab" w:date="2021-05-22T11:17:00Z">
              <w:rPr>
                <w:rFonts w:ascii="Times New Roman" w:hAnsi="Times New Roman" w:cs="Times New Roman"/>
                <w:color w:val="000000"/>
                <w:lang w:val="en-US"/>
              </w:rPr>
            </w:rPrChange>
          </w:rPr>
          <w:t>K</w:t>
        </w:r>
        <w:r w:rsidR="00A053A3" w:rsidRPr="00A053A3">
          <w:rPr>
            <w:rFonts w:ascii="Times New Roman" w:hAnsi="Times New Roman" w:cs="Times New Roman"/>
            <w:color w:val="000000"/>
            <w:lang w:val="en-US"/>
          </w:rPr>
          <w:t xml:space="preserve"> at which maximum production is achieved</w:t>
        </w:r>
        <w:r w:rsidR="00A053A3">
          <w:rPr>
            <w:rFonts w:ascii="Times New Roman" w:hAnsi="Times New Roman" w:cs="Times New Roman"/>
            <w:color w:val="000000"/>
            <w:lang w:val="en-US"/>
          </w:rPr>
          <w:t xml:space="preserve"> (</w:t>
        </w:r>
        <w:proofErr w:type="spellStart"/>
        <w:r w:rsidR="00A053A3" w:rsidRPr="00A053A3">
          <w:rPr>
            <w:rFonts w:ascii="Times New Roman" w:hAnsi="Times New Roman" w:cs="Times New Roman"/>
            <w:i/>
            <w:color w:val="000000"/>
            <w:lang w:val="en-US"/>
            <w:rPrChange w:id="110" w:author="PuntLab" w:date="2021-05-22T11:17:00Z">
              <w:rPr>
                <w:rFonts w:ascii="Times New Roman" w:hAnsi="Times New Roman" w:cs="Times New Roman"/>
                <w:color w:val="000000"/>
                <w:lang w:val="en-US"/>
              </w:rPr>
            </w:rPrChange>
          </w:rPr>
          <w:t>Pmsy</w:t>
        </w:r>
        <w:proofErr w:type="spellEnd"/>
        <w:r w:rsidR="00A053A3">
          <w:rPr>
            <w:rFonts w:ascii="Times New Roman" w:hAnsi="Times New Roman" w:cs="Times New Roman"/>
            <w:color w:val="000000"/>
            <w:lang w:val="en-US"/>
          </w:rPr>
          <w:t>)</w:t>
        </w:r>
      </w:ins>
      <w:ins w:id="111" w:author="PuntLab" w:date="2021-05-22T11:11:00Z">
        <w:r w:rsidR="00A053A3">
          <w:rPr>
            <w:rFonts w:ascii="Times New Roman" w:hAnsi="Times New Roman" w:cs="Times New Roman"/>
            <w:color w:val="000000"/>
            <w:lang w:val="en-US"/>
          </w:rPr>
          <w:t xml:space="preserve">, </w:t>
        </w:r>
      </w:ins>
      <w:r w:rsidR="00264A0B" w:rsidRPr="008F1ED4">
        <w:rPr>
          <w:rFonts w:ascii="Times New Roman" w:hAnsi="Times New Roman" w:cs="Times New Roman"/>
          <w:color w:val="000000"/>
          <w:lang w:val="en-US"/>
        </w:rPr>
        <w:t xml:space="preserve">and </w:t>
      </w:r>
      <w:r w:rsidR="00FE38F0">
        <w:rPr>
          <w:rFonts w:ascii="Times New Roman" w:hAnsi="Times New Roman" w:cs="Times New Roman"/>
          <w:color w:val="000000"/>
          <w:lang w:val="en-US"/>
        </w:rPr>
        <w:t xml:space="preserve">the </w:t>
      </w:r>
      <w:r w:rsidR="00264A0B" w:rsidRPr="008F1ED4">
        <w:rPr>
          <w:rFonts w:ascii="Times New Roman" w:hAnsi="Times New Roman" w:cs="Times New Roman"/>
          <w:color w:val="000000"/>
          <w:lang w:val="en-US"/>
        </w:rPr>
        <w:t xml:space="preserve">predictions of population abundance. The annual abundances were treated as unobserved random variables in the Bayesian modelling framework. </w:t>
      </w:r>
      <w:r w:rsidR="00264A0B" w:rsidRPr="008F1ED4">
        <w:rPr>
          <w:rFonts w:ascii="Times New Roman" w:hAnsi="Times New Roman" w:cs="Times New Roman"/>
          <w:lang w:val="en-US"/>
        </w:rPr>
        <w:t>The model was run for the period 16</w:t>
      </w:r>
      <w:ins w:id="112" w:author="PuntLab" w:date="2021-05-22T11:08:00Z">
        <w:r w:rsidR="0030592A">
          <w:rPr>
            <w:rFonts w:ascii="Times New Roman" w:hAnsi="Times New Roman" w:cs="Times New Roman"/>
            <w:lang w:val="en-US"/>
          </w:rPr>
          <w:t>48</w:t>
        </w:r>
      </w:ins>
      <w:del w:id="113" w:author="PuntLab" w:date="2021-05-22T11:08:00Z">
        <w:r w:rsidR="00264A0B" w:rsidRPr="008F1ED4" w:rsidDel="0030592A">
          <w:rPr>
            <w:rFonts w:ascii="Times New Roman" w:hAnsi="Times New Roman" w:cs="Times New Roman"/>
            <w:lang w:val="en-US"/>
          </w:rPr>
          <w:delText>50</w:delText>
        </w:r>
      </w:del>
      <w:r w:rsidR="00264A0B" w:rsidRPr="008F1ED4">
        <w:rPr>
          <w:rFonts w:ascii="Times New Roman" w:hAnsi="Times New Roman" w:cs="Times New Roman"/>
          <w:lang w:val="en-US"/>
        </w:rPr>
        <w:t>–201</w:t>
      </w:r>
      <w:ins w:id="114" w:author="PuntLab" w:date="2021-05-22T11:08:00Z">
        <w:r w:rsidR="0030592A">
          <w:rPr>
            <w:rFonts w:ascii="Times New Roman" w:hAnsi="Times New Roman" w:cs="Times New Roman"/>
            <w:lang w:val="en-US"/>
          </w:rPr>
          <w:t>9</w:t>
        </w:r>
      </w:ins>
      <w:del w:id="115" w:author="PuntLab" w:date="2021-05-22T11:08:00Z">
        <w:r w:rsidR="00264A0B" w:rsidRPr="008F1ED4" w:rsidDel="0030592A">
          <w:rPr>
            <w:rFonts w:ascii="Times New Roman" w:hAnsi="Times New Roman" w:cs="Times New Roman"/>
            <w:lang w:val="en-US"/>
          </w:rPr>
          <w:delText>7</w:delText>
        </w:r>
      </w:del>
      <w:r w:rsidR="00264A0B" w:rsidRPr="008F1ED4">
        <w:rPr>
          <w:rFonts w:ascii="Times New Roman" w:hAnsi="Times New Roman" w:cs="Times New Roman"/>
          <w:lang w:val="en-US"/>
        </w:rPr>
        <w:t xml:space="preserve"> and projected forward to 20</w:t>
      </w:r>
      <w:ins w:id="116" w:author="PuntLab" w:date="2021-05-22T11:08:00Z">
        <w:r w:rsidR="0030592A">
          <w:rPr>
            <w:rFonts w:ascii="Times New Roman" w:hAnsi="Times New Roman" w:cs="Times New Roman"/>
            <w:lang w:val="en-US"/>
          </w:rPr>
          <w:t>30</w:t>
        </w:r>
      </w:ins>
      <w:del w:id="117" w:author="PuntLab" w:date="2021-05-22T11:08:00Z">
        <w:r w:rsidR="00264A0B" w:rsidRPr="008F1ED4" w:rsidDel="0030592A">
          <w:rPr>
            <w:rFonts w:ascii="Times New Roman" w:hAnsi="Times New Roman" w:cs="Times New Roman"/>
            <w:lang w:val="en-US"/>
          </w:rPr>
          <w:delText>27</w:delText>
        </w:r>
      </w:del>
      <w:r w:rsidR="00264A0B" w:rsidRPr="008F1ED4">
        <w:rPr>
          <w:rFonts w:ascii="Times New Roman" w:hAnsi="Times New Roman" w:cs="Times New Roman"/>
          <w:color w:val="000000"/>
          <w:lang w:val="en-US"/>
        </w:rPr>
        <w:t xml:space="preserve">. </w:t>
      </w:r>
      <w:r w:rsidR="00350782">
        <w:rPr>
          <w:rFonts w:ascii="Times New Roman" w:hAnsi="Times New Roman" w:cs="Times New Roman"/>
          <w:color w:val="000000"/>
          <w:lang w:val="en-US"/>
        </w:rPr>
        <w:t xml:space="preserve">The </w:t>
      </w:r>
      <w:r w:rsidR="00264A0B" w:rsidRPr="008F1ED4">
        <w:rPr>
          <w:rFonts w:ascii="Times New Roman" w:hAnsi="Times New Roman" w:cs="Times New Roman"/>
          <w:color w:val="000000"/>
          <w:lang w:val="en-US"/>
        </w:rPr>
        <w:t>input</w:t>
      </w:r>
      <w:r w:rsidR="00E50087">
        <w:rPr>
          <w:rFonts w:ascii="Times New Roman" w:hAnsi="Times New Roman" w:cs="Times New Roman"/>
          <w:color w:val="000000"/>
          <w:lang w:val="en-US"/>
        </w:rPr>
        <w:t xml:space="preserve"> of data</w:t>
      </w:r>
      <w:r w:rsidR="00264A0B" w:rsidRPr="008F1ED4">
        <w:rPr>
          <w:rFonts w:ascii="Times New Roman" w:hAnsi="Times New Roman" w:cs="Times New Roman"/>
          <w:color w:val="000000"/>
          <w:lang w:val="en-US"/>
        </w:rPr>
        <w:t xml:space="preserve"> for this model included annual</w:t>
      </w:r>
      <w:r w:rsidR="005445D2">
        <w:rPr>
          <w:rFonts w:ascii="Times New Roman" w:hAnsi="Times New Roman" w:cs="Times New Roman"/>
          <w:color w:val="000000"/>
          <w:lang w:val="en-US"/>
        </w:rPr>
        <w:t>-</w:t>
      </w:r>
      <w:r w:rsidR="00264A0B" w:rsidRPr="008F1ED4">
        <w:rPr>
          <w:rFonts w:ascii="Times New Roman" w:hAnsi="Times New Roman" w:cs="Times New Roman"/>
          <w:color w:val="000000"/>
          <w:lang w:val="en-US"/>
        </w:rPr>
        <w:t>catch records</w:t>
      </w:r>
      <w:ins w:id="118" w:author="PuntLab" w:date="2021-05-22T11:08:00Z">
        <w:r w:rsidR="0030592A">
          <w:rPr>
            <w:rFonts w:ascii="Times New Roman" w:hAnsi="Times New Roman" w:cs="Times New Roman"/>
            <w:color w:val="000000"/>
            <w:lang w:val="en-US"/>
          </w:rPr>
          <w:t xml:space="preserve">, relative </w:t>
        </w:r>
      </w:ins>
      <w:del w:id="119" w:author="PuntLab" w:date="2021-05-22T11:08:00Z">
        <w:r w:rsidR="00264A0B" w:rsidRPr="008F1ED4" w:rsidDel="0030592A">
          <w:rPr>
            <w:rFonts w:ascii="Times New Roman" w:hAnsi="Times New Roman" w:cs="Times New Roman"/>
            <w:color w:val="000000"/>
            <w:lang w:val="en-US"/>
          </w:rPr>
          <w:delText xml:space="preserve"> and current </w:delText>
        </w:r>
      </w:del>
      <w:r w:rsidR="00264A0B" w:rsidRPr="008F1ED4">
        <w:rPr>
          <w:rFonts w:ascii="Times New Roman" w:hAnsi="Times New Roman" w:cs="Times New Roman"/>
          <w:color w:val="000000"/>
          <w:lang w:val="en-US"/>
        </w:rPr>
        <w:t>abundance estimates</w:t>
      </w:r>
      <w:ins w:id="120" w:author="PuntLab" w:date="2021-05-22T11:08:00Z">
        <w:r w:rsidR="0030592A">
          <w:rPr>
            <w:rFonts w:ascii="Times New Roman" w:hAnsi="Times New Roman" w:cs="Times New Roman"/>
            <w:color w:val="000000"/>
            <w:lang w:val="en-US"/>
          </w:rPr>
          <w:t xml:space="preserve"> (accumulated number</w:t>
        </w:r>
      </w:ins>
      <w:ins w:id="121" w:author="PuntLab" w:date="2021-05-22T11:09:00Z">
        <w:r w:rsidR="0030592A">
          <w:rPr>
            <w:rFonts w:ascii="Times New Roman" w:hAnsi="Times New Roman" w:cs="Times New Roman"/>
            <w:color w:val="000000"/>
            <w:lang w:val="en-US"/>
          </w:rPr>
          <w:t>s of whales), and estimated absolute abundance in 2010</w:t>
        </w:r>
      </w:ins>
      <w:r w:rsidR="00264A0B" w:rsidRPr="008F1ED4">
        <w:rPr>
          <w:rFonts w:ascii="Times New Roman" w:hAnsi="Times New Roman" w:cs="Times New Roman"/>
          <w:color w:val="000000"/>
          <w:lang w:val="en-US"/>
        </w:rPr>
        <w:t xml:space="preserve">. Different modelling scenarios were proposed to test the sensitivity of model outputs to the available data and </w:t>
      </w:r>
      <w:r w:rsidR="005445D2">
        <w:rPr>
          <w:rFonts w:ascii="Times New Roman" w:hAnsi="Times New Roman" w:cs="Times New Roman"/>
          <w:color w:val="000000"/>
          <w:lang w:val="en-US"/>
        </w:rPr>
        <w:t xml:space="preserve">the </w:t>
      </w:r>
      <w:r w:rsidR="00264A0B" w:rsidRPr="008F1ED4">
        <w:rPr>
          <w:rFonts w:ascii="Times New Roman" w:hAnsi="Times New Roman" w:cs="Times New Roman"/>
          <w:color w:val="000000"/>
          <w:lang w:val="en-US"/>
        </w:rPr>
        <w:t>assumptions</w:t>
      </w:r>
      <w:r w:rsidR="005445D2">
        <w:rPr>
          <w:rFonts w:ascii="Times New Roman" w:hAnsi="Times New Roman" w:cs="Times New Roman"/>
          <w:color w:val="000000"/>
          <w:lang w:val="en-US"/>
        </w:rPr>
        <w:t xml:space="preserve"> of the model</w:t>
      </w:r>
      <w:r w:rsidR="00264A0B" w:rsidRPr="008F1ED4">
        <w:rPr>
          <w:rFonts w:ascii="Times New Roman" w:hAnsi="Times New Roman" w:cs="Times New Roman"/>
          <w:color w:val="000000"/>
          <w:lang w:val="en-US"/>
        </w:rPr>
        <w:t>.</w:t>
      </w:r>
    </w:p>
    <w:p w14:paraId="661A1B9A" w14:textId="2869DC36" w:rsidR="007B4B39" w:rsidRDefault="00211073" w:rsidP="00F769C0">
      <w:pPr>
        <w:spacing w:after="0" w:line="360" w:lineRule="auto"/>
        <w:ind w:firstLine="284"/>
        <w:rPr>
          <w:rFonts w:ascii="Times New Roman" w:hAnsi="Times New Roman" w:cs="Times New Roman"/>
          <w:lang w:val="en-US"/>
        </w:rPr>
      </w:pPr>
      <w:r w:rsidRPr="00432CB8">
        <w:rPr>
          <w:rFonts w:ascii="Times New Roman" w:hAnsi="Times New Roman" w:cs="Times New Roman"/>
          <w:lang w:val="en-US"/>
        </w:rPr>
        <w:t xml:space="preserve">The basic population dynamic process was modelled </w:t>
      </w:r>
      <w:r w:rsidR="00F1593F">
        <w:rPr>
          <w:rFonts w:ascii="Times New Roman" w:hAnsi="Times New Roman" w:cs="Times New Roman"/>
          <w:lang w:val="en-US"/>
        </w:rPr>
        <w:t xml:space="preserve">by means of </w:t>
      </w:r>
      <w:r w:rsidRPr="00432CB8">
        <w:rPr>
          <w:rFonts w:ascii="Times New Roman" w:hAnsi="Times New Roman" w:cs="Times New Roman"/>
          <w:lang w:val="en-US"/>
        </w:rPr>
        <w:t>the following discrete formulation:</w:t>
      </w:r>
    </w:p>
    <w:p w14:paraId="1038D9F8" w14:textId="77777777" w:rsidR="002246F9" w:rsidRPr="00432CB8" w:rsidRDefault="002246F9" w:rsidP="00F769C0">
      <w:pPr>
        <w:spacing w:after="0" w:line="360" w:lineRule="auto"/>
        <w:rPr>
          <w:rFonts w:ascii="Times New Roman" w:hAnsi="Times New Roman" w:cs="Times New Roman"/>
          <w:lang w:val="en-US"/>
        </w:rPr>
      </w:pPr>
    </w:p>
    <w:p w14:paraId="7FE53133" w14:textId="470E1B3D" w:rsidR="002246F9" w:rsidRPr="00D9116F" w:rsidRDefault="00A71F9A" w:rsidP="00F769C0">
      <w:pPr>
        <w:spacing w:after="0" w:line="360" w:lineRule="auto"/>
        <w:ind w:firstLine="284"/>
        <w:jc w:val="cente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y+1</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r>
            <w:rPr>
              <w:rFonts w:ascii="Cambria Math" w:hAnsi="Cambria Math" w:cs="Times New Roman"/>
              <w:lang w:val="en-GB"/>
            </w:rPr>
            <m:t>+f</m:t>
          </m:r>
          <m:d>
            <m:dPr>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e>
          </m:d>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y</m:t>
              </m:r>
            </m:sub>
          </m:sSub>
        </m:oMath>
      </m:oMathPara>
    </w:p>
    <w:p w14:paraId="47552D4C" w14:textId="77777777" w:rsidR="00D9116F" w:rsidRPr="00432CB8" w:rsidRDefault="00D9116F" w:rsidP="00F769C0">
      <w:pPr>
        <w:spacing w:after="0" w:line="360" w:lineRule="auto"/>
        <w:ind w:firstLine="284"/>
        <w:jc w:val="center"/>
        <w:rPr>
          <w:rFonts w:ascii="Times New Roman" w:hAnsi="Times New Roman" w:cs="Times New Roman"/>
          <w:lang w:val="en-GB"/>
        </w:rPr>
      </w:pPr>
    </w:p>
    <w:p w14:paraId="3BC50588" w14:textId="7579A318" w:rsidR="00C36156" w:rsidRDefault="00C36156" w:rsidP="00F769C0">
      <w:pPr>
        <w:spacing w:after="0" w:line="360" w:lineRule="auto"/>
        <w:rPr>
          <w:rFonts w:ascii="Times New Roman" w:hAnsi="Times New Roman" w:cs="Times New Roman"/>
          <w:lang w:val="en-GB"/>
        </w:rPr>
      </w:pPr>
      <w:r w:rsidRPr="00432CB8">
        <w:rPr>
          <w:rFonts w:ascii="Times New Roman" w:hAnsi="Times New Roman" w:cs="Times New Roman"/>
          <w:lang w:val="en-GB"/>
        </w:rPr>
        <w:t xml:space="preserve">where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oMath>
      <w:r w:rsidRPr="00432CB8">
        <w:rPr>
          <w:rFonts w:ascii="Times New Roman" w:hAnsi="Times New Roman" w:cs="Times New Roman"/>
          <w:lang w:val="en-GB"/>
        </w:rPr>
        <w:t xml:space="preserve"> </w:t>
      </w:r>
      <w:r w:rsidRPr="00432CB8">
        <w:rPr>
          <w:rFonts w:ascii="Times New Roman" w:hAnsi="Times New Roman" w:cs="Times New Roman"/>
          <w:color w:val="000000"/>
          <w:lang w:val="en-GB"/>
        </w:rPr>
        <w:t xml:space="preserve">is the unknown underlying state variable </w:t>
      </w:r>
      <w:r w:rsidRPr="00432CB8">
        <w:rPr>
          <w:rFonts w:ascii="Times New Roman" w:hAnsi="Times New Roman" w:cs="Times New Roman"/>
          <w:lang w:val="en-GB"/>
        </w:rPr>
        <w:t xml:space="preserve">in year </w:t>
      </w:r>
      <m:oMath>
        <m:r>
          <w:rPr>
            <w:rFonts w:ascii="Cambria Math" w:hAnsi="Cambria Math" w:cs="Times New Roman"/>
            <w:lang w:val="en-GB"/>
          </w:rPr>
          <m:t>y</m:t>
        </m:r>
      </m:oMath>
      <w:r w:rsidRPr="00432CB8">
        <w:rPr>
          <w:rFonts w:ascii="Times New Roman" w:hAnsi="Times New Roman" w:cs="Times New Roman"/>
          <w:color w:val="000000"/>
          <w:lang w:val="en-GB"/>
        </w:rPr>
        <w:t xml:space="preserve"> (in this </w:t>
      </w:r>
      <w:r w:rsidR="00F9228D">
        <w:rPr>
          <w:rFonts w:ascii="Times New Roman" w:hAnsi="Times New Roman" w:cs="Times New Roman"/>
          <w:color w:val="000000"/>
          <w:lang w:val="en-GB"/>
        </w:rPr>
        <w:t>instance</w:t>
      </w:r>
      <w:r w:rsidRPr="00432CB8">
        <w:rPr>
          <w:rFonts w:ascii="Times New Roman" w:hAnsi="Times New Roman" w:cs="Times New Roman"/>
          <w:color w:val="000000"/>
          <w:lang w:val="en-GB"/>
        </w:rPr>
        <w:t xml:space="preserve">, the unobserved annual abundance for the </w:t>
      </w:r>
      <w:r w:rsidR="00DA7324">
        <w:rPr>
          <w:rFonts w:ascii="Times New Roman" w:hAnsi="Times New Roman" w:cs="Times New Roman"/>
          <w:color w:val="000000"/>
          <w:lang w:val="en-GB"/>
        </w:rPr>
        <w:t>SRW</w:t>
      </w:r>
      <w:r w:rsidRPr="00432CB8">
        <w:rPr>
          <w:rFonts w:ascii="Times New Roman" w:hAnsi="Times New Roman" w:cs="Times New Roman"/>
          <w:color w:val="000000"/>
          <w:lang w:val="en-GB"/>
        </w:rPr>
        <w:t xml:space="preserve"> population exposed to </w:t>
      </w:r>
      <w:r w:rsidR="006F1A89">
        <w:rPr>
          <w:rFonts w:ascii="Times New Roman" w:hAnsi="Times New Roman" w:cs="Times New Roman"/>
          <w:color w:val="000000"/>
          <w:lang w:val="en-GB"/>
        </w:rPr>
        <w:t>whaling</w:t>
      </w:r>
      <w:r w:rsidRPr="00432CB8">
        <w:rPr>
          <w:rFonts w:ascii="Times New Roman" w:hAnsi="Times New Roman" w:cs="Times New Roman"/>
          <w:color w:val="000000"/>
          <w:lang w:val="en-GB"/>
        </w:rPr>
        <w:t xml:space="preserve">, </w:t>
      </w:r>
      <m:oMath>
        <m:r>
          <w:rPr>
            <w:rFonts w:ascii="Cambria Math" w:hAnsi="Cambria Math" w:cs="Times New Roman"/>
            <w:color w:val="000000"/>
            <w:lang w:val="en-GB"/>
          </w:rPr>
          <m:t>y</m:t>
        </m:r>
      </m:oMath>
      <w:r w:rsidRPr="00432CB8">
        <w:rPr>
          <w:rFonts w:ascii="Times New Roman" w:hAnsi="Times New Roman" w:cs="Times New Roman"/>
          <w:color w:val="000000"/>
          <w:lang w:val="en-GB"/>
        </w:rPr>
        <w:t xml:space="preserve"> = 1</w:t>
      </w:r>
      <w:r w:rsidR="006F1A89">
        <w:rPr>
          <w:rFonts w:ascii="Times New Roman" w:hAnsi="Times New Roman" w:cs="Times New Roman"/>
          <w:color w:val="000000"/>
          <w:lang w:val="en-GB"/>
        </w:rPr>
        <w:t>6</w:t>
      </w:r>
      <w:ins w:id="122" w:author="PuntLab" w:date="2021-05-22T11:11:00Z">
        <w:r w:rsidR="00D721D0">
          <w:rPr>
            <w:rFonts w:ascii="Times New Roman" w:hAnsi="Times New Roman" w:cs="Times New Roman"/>
            <w:color w:val="000000"/>
            <w:lang w:val="en-GB"/>
          </w:rPr>
          <w:t>48</w:t>
        </w:r>
      </w:ins>
      <w:del w:id="123" w:author="PuntLab" w:date="2021-05-22T11:11:00Z">
        <w:r w:rsidR="006F1A89" w:rsidDel="00D721D0">
          <w:rPr>
            <w:rFonts w:ascii="Times New Roman" w:hAnsi="Times New Roman" w:cs="Times New Roman"/>
            <w:color w:val="000000"/>
            <w:lang w:val="en-GB"/>
          </w:rPr>
          <w:delText>50</w:delText>
        </w:r>
      </w:del>
      <w:r w:rsidRPr="00432CB8">
        <w:rPr>
          <w:rFonts w:ascii="Times New Roman" w:hAnsi="Times New Roman" w:cs="Times New Roman"/>
          <w:color w:val="000000"/>
          <w:lang w:val="en-GB"/>
        </w:rPr>
        <w:t>,..., 201</w:t>
      </w:r>
      <w:ins w:id="124" w:author="PuntLab" w:date="2021-05-22T11:11:00Z">
        <w:r w:rsidR="00D721D0">
          <w:rPr>
            <w:rFonts w:ascii="Times New Roman" w:hAnsi="Times New Roman" w:cs="Times New Roman"/>
            <w:color w:val="000000"/>
            <w:lang w:val="en-GB"/>
          </w:rPr>
          <w:t>9</w:t>
        </w:r>
      </w:ins>
      <w:del w:id="125" w:author="PuntLab" w:date="2021-05-22T11:11:00Z">
        <w:r w:rsidR="006F1A89" w:rsidDel="00D721D0">
          <w:rPr>
            <w:rFonts w:ascii="Times New Roman" w:hAnsi="Times New Roman" w:cs="Times New Roman"/>
            <w:color w:val="000000"/>
            <w:lang w:val="en-GB"/>
          </w:rPr>
          <w:delText>7</w:delText>
        </w:r>
      </w:del>
      <w:r w:rsidRPr="00432CB8">
        <w:rPr>
          <w:rFonts w:ascii="Times New Roman" w:hAnsi="Times New Roman" w:cs="Times New Roman"/>
          <w:color w:val="000000"/>
          <w:lang w:val="en-GB"/>
        </w:rPr>
        <w:t>)</w:t>
      </w:r>
      <w:r w:rsidRPr="00432CB8">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y</m:t>
            </m:r>
          </m:sub>
        </m:sSub>
      </m:oMath>
      <w:r w:rsidRPr="00432CB8">
        <w:rPr>
          <w:rFonts w:ascii="Times New Roman" w:eastAsiaTheme="minorEastAsia" w:hAnsi="Times New Roman" w:cs="Times New Roman"/>
          <w:lang w:val="en-GB"/>
        </w:rPr>
        <w:t xml:space="preserve"> </w:t>
      </w:r>
      <w:r w:rsidRPr="00432CB8">
        <w:rPr>
          <w:rFonts w:ascii="Times New Roman" w:hAnsi="Times New Roman" w:cs="Times New Roman"/>
          <w:lang w:val="en-GB"/>
        </w:rPr>
        <w:t xml:space="preserve">the number of </w:t>
      </w:r>
      <w:r w:rsidR="00E44BBF">
        <w:rPr>
          <w:rFonts w:ascii="Times New Roman" w:hAnsi="Times New Roman" w:cs="Times New Roman"/>
          <w:lang w:val="en-GB"/>
        </w:rPr>
        <w:t xml:space="preserve">individuals </w:t>
      </w:r>
      <w:r w:rsidRPr="00432CB8">
        <w:rPr>
          <w:rFonts w:ascii="Times New Roman" w:hAnsi="Times New Roman" w:cs="Times New Roman"/>
          <w:lang w:val="en-GB"/>
        </w:rPr>
        <w:t xml:space="preserve">removed by commercial </w:t>
      </w:r>
      <w:r w:rsidR="009B7B38">
        <w:rPr>
          <w:rFonts w:ascii="Times New Roman" w:hAnsi="Times New Roman" w:cs="Times New Roman"/>
          <w:lang w:val="en-GB"/>
        </w:rPr>
        <w:t xml:space="preserve">whaling </w:t>
      </w:r>
      <w:r w:rsidRPr="00432CB8">
        <w:rPr>
          <w:rFonts w:ascii="Times New Roman" w:hAnsi="Times New Roman" w:cs="Times New Roman"/>
          <w:lang w:val="en-GB"/>
        </w:rPr>
        <w:t xml:space="preserve">in year </w:t>
      </w:r>
      <m:oMath>
        <m:r>
          <w:rPr>
            <w:rFonts w:ascii="Cambria Math" w:hAnsi="Cambria Math" w:cs="Times New Roman"/>
            <w:lang w:val="en-GB"/>
          </w:rPr>
          <m:t>y</m:t>
        </m:r>
      </m:oMath>
      <w:r w:rsidR="00233B70">
        <w:rPr>
          <w:rFonts w:ascii="Times New Roman" w:eastAsiaTheme="minorEastAsia" w:hAnsi="Times New Roman" w:cs="Times New Roman"/>
          <w:lang w:val="en-GB"/>
        </w:rPr>
        <w:t>,</w:t>
      </w:r>
      <w:r w:rsidR="00071DA6" w:rsidRPr="00071DA6">
        <w:rPr>
          <w:lang w:val="en-US"/>
        </w:rPr>
        <w:t xml:space="preserve">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y</m:t>
            </m:r>
          </m:sub>
        </m:sSub>
      </m:oMath>
      <w:r w:rsidR="00071DA6" w:rsidRPr="00071DA6">
        <w:rPr>
          <w:rFonts w:ascii="Times New Roman" w:eastAsiaTheme="minorEastAsia" w:hAnsi="Times New Roman" w:cs="Times New Roman"/>
          <w:lang w:val="en-GB"/>
        </w:rPr>
        <w:t xml:space="preserve"> </w:t>
      </w:r>
      <w:r w:rsidR="00C72717">
        <w:rPr>
          <w:rFonts w:ascii="Times New Roman" w:eastAsiaTheme="minorEastAsia" w:hAnsi="Times New Roman" w:cs="Times New Roman"/>
          <w:lang w:val="en-GB"/>
        </w:rPr>
        <w:t xml:space="preserve">the </w:t>
      </w:r>
      <w:r w:rsidR="00071DA6" w:rsidRPr="00071DA6">
        <w:rPr>
          <w:rFonts w:ascii="Times New Roman" w:eastAsiaTheme="minorEastAsia" w:hAnsi="Times New Roman" w:cs="Times New Roman"/>
          <w:lang w:val="en-GB"/>
        </w:rPr>
        <w:t>correction factor for the year (</w:t>
      </w:r>
      <m:oMath>
        <m:r>
          <w:rPr>
            <w:rFonts w:ascii="Cambria Math" w:eastAsiaTheme="minorEastAsia" w:hAnsi="Cambria Math" w:cs="Times New Roman"/>
            <w:lang w:val="en-GB"/>
          </w:rPr>
          <m:t>y</m:t>
        </m:r>
      </m:oMath>
      <w:r w:rsidR="00071DA6" w:rsidRPr="00071DA6">
        <w:rPr>
          <w:rFonts w:ascii="Times New Roman" w:eastAsiaTheme="minorEastAsia" w:hAnsi="Times New Roman" w:cs="Times New Roman"/>
          <w:lang w:val="en-GB"/>
        </w:rPr>
        <w:t>) to account for whales that were</w:t>
      </w:r>
      <w:r w:rsidR="00864ACA">
        <w:rPr>
          <w:rFonts w:ascii="Times New Roman" w:eastAsiaTheme="minorEastAsia" w:hAnsi="Times New Roman" w:cs="Times New Roman"/>
          <w:lang w:val="en-GB"/>
        </w:rPr>
        <w:t xml:space="preserve"> </w:t>
      </w:r>
      <w:r w:rsidR="00071DA6" w:rsidRPr="00071DA6">
        <w:rPr>
          <w:rFonts w:ascii="Times New Roman" w:eastAsiaTheme="minorEastAsia" w:hAnsi="Times New Roman" w:cs="Times New Roman"/>
          <w:lang w:val="en-GB"/>
        </w:rPr>
        <w:t>struck and lost</w:t>
      </w:r>
      <w:r w:rsidR="00C72717">
        <w:rPr>
          <w:rFonts w:ascii="Times New Roman" w:eastAsiaTheme="minorEastAsia" w:hAnsi="Times New Roman" w:cs="Times New Roman"/>
          <w:lang w:val="en-GB"/>
        </w:rPr>
        <w:t>,</w:t>
      </w:r>
      <w:r w:rsidRPr="00432CB8">
        <w:rPr>
          <w:rFonts w:ascii="Times New Roman" w:hAnsi="Times New Roman" w:cs="Times New Roman"/>
          <w:lang w:val="en-GB"/>
        </w:rPr>
        <w:t xml:space="preserve"> and </w:t>
      </w:r>
      <m:oMath>
        <m:r>
          <w:rPr>
            <w:rFonts w:ascii="Cambria Math" w:hAnsi="Cambria Math" w:cs="Times New Roman"/>
            <w:lang w:val="en-GB"/>
          </w:rPr>
          <m:t>f</m:t>
        </m:r>
        <m:d>
          <m:dPr>
            <m:ctrlPr>
              <w:rPr>
                <w:rFonts w:ascii="Cambria Math" w:hAnsi="Cambria Math" w:cs="Times New Roman"/>
                <w:i/>
                <w:lang w:val="en-GB"/>
              </w:rPr>
            </m:ctrlPr>
          </m:dPr>
          <m:e>
            <m:r>
              <w:rPr>
                <w:rFonts w:ascii="Cambria Math" w:hAnsi="Cambria Math" w:cs="Times New Roman"/>
                <w:lang w:val="en-GB"/>
              </w:rPr>
              <m:t>∙</m:t>
            </m:r>
          </m:e>
        </m:d>
      </m:oMath>
      <w:r w:rsidRPr="00432CB8">
        <w:rPr>
          <w:rFonts w:ascii="Times New Roman" w:hAnsi="Times New Roman" w:cs="Times New Roman"/>
          <w:lang w:val="en-GB"/>
        </w:rPr>
        <w:t xml:space="preserve"> a surplus</w:t>
      </w:r>
      <w:r w:rsidR="00165447">
        <w:rPr>
          <w:rFonts w:ascii="Times New Roman" w:hAnsi="Times New Roman" w:cs="Times New Roman"/>
          <w:lang w:val="en-GB"/>
        </w:rPr>
        <w:t>-</w:t>
      </w:r>
      <w:r w:rsidRPr="00432CB8">
        <w:rPr>
          <w:rFonts w:ascii="Times New Roman" w:hAnsi="Times New Roman" w:cs="Times New Roman"/>
          <w:lang w:val="en-GB"/>
        </w:rPr>
        <w:t xml:space="preserve">production function. </w:t>
      </w:r>
      <w:r w:rsidRPr="00432CB8">
        <w:rPr>
          <w:rFonts w:ascii="Times New Roman" w:hAnsi="Times New Roman" w:cs="Times New Roman"/>
          <w:color w:val="000000"/>
          <w:lang w:val="en-GB"/>
        </w:rPr>
        <w:t xml:space="preserve">This function </w:t>
      </w:r>
      <w:r w:rsidRPr="00432CB8">
        <w:rPr>
          <w:rFonts w:ascii="Times New Roman" w:hAnsi="Times New Roman" w:cs="Times New Roman"/>
          <w:lang w:val="en-GB"/>
        </w:rPr>
        <w:t xml:space="preserve">was specified as the following generalized </w:t>
      </w:r>
      <w:r w:rsidRPr="00432CB8">
        <w:rPr>
          <w:rFonts w:ascii="Times New Roman" w:hAnsi="Times New Roman" w:cs="Times New Roman"/>
          <w:color w:val="000000"/>
          <w:lang w:val="en-GB"/>
        </w:rPr>
        <w:t>theta-</w:t>
      </w:r>
      <w:r w:rsidRPr="00432CB8">
        <w:rPr>
          <w:rFonts w:ascii="Times New Roman" w:hAnsi="Times New Roman" w:cs="Times New Roman"/>
          <w:lang w:val="en-GB"/>
        </w:rPr>
        <w:t>logistic equation</w:t>
      </w:r>
      <w:r w:rsidR="008861DF">
        <w:rPr>
          <w:rFonts w:ascii="Times New Roman" w:hAnsi="Times New Roman" w:cs="Times New Roman"/>
          <w:lang w:val="en-GB"/>
        </w:rPr>
        <w:t xml:space="preserve"> </w:t>
      </w:r>
      <w:r w:rsidR="00FC19BA">
        <w:rPr>
          <w:rFonts w:ascii="Times New Roman" w:hAnsi="Times New Roman" w:cs="Times New Roman"/>
          <w:lang w:val="en-GB"/>
        </w:rPr>
        <w:t>[8</w:t>
      </w:r>
      <w:r w:rsidR="008A5F30">
        <w:rPr>
          <w:rFonts w:ascii="Times New Roman" w:hAnsi="Times New Roman" w:cs="Times New Roman"/>
          <w:lang w:val="en-GB"/>
        </w:rPr>
        <w:t>6</w:t>
      </w:r>
      <w:r w:rsidR="00FC19BA">
        <w:rPr>
          <w:rFonts w:ascii="Times New Roman" w:hAnsi="Times New Roman" w:cs="Times New Roman"/>
          <w:lang w:val="en-GB"/>
        </w:rPr>
        <w:t>]</w:t>
      </w:r>
      <w:r w:rsidRPr="00432CB8">
        <w:rPr>
          <w:rFonts w:ascii="Times New Roman" w:hAnsi="Times New Roman" w:cs="Times New Roman"/>
          <w:lang w:val="en-GB"/>
        </w:rPr>
        <w:t>:</w:t>
      </w:r>
    </w:p>
    <w:p w14:paraId="5ECA9184" w14:textId="77777777" w:rsidR="00BF17C4" w:rsidRPr="00432CB8" w:rsidRDefault="00BF17C4" w:rsidP="00F769C0">
      <w:pPr>
        <w:spacing w:after="0" w:line="360" w:lineRule="auto"/>
        <w:rPr>
          <w:rFonts w:ascii="Times New Roman" w:hAnsi="Times New Roman" w:cs="Times New Roman"/>
          <w:lang w:val="en-GB"/>
        </w:rPr>
      </w:pPr>
    </w:p>
    <w:p w14:paraId="785D83E5" w14:textId="15B4F975" w:rsidR="00BF17C4" w:rsidRPr="00F2025A" w:rsidRDefault="00A71F9A" w:rsidP="00F769C0">
      <w:pPr>
        <w:spacing w:after="0" w:line="360" w:lineRule="auto"/>
        <w:ind w:firstLine="708"/>
        <w:jc w:val="cente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f</m:t>
              </m:r>
              <m:d>
                <m:dPr>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e>
              </m:d>
              <m:r>
                <w:rPr>
                  <w:rFonts w:ascii="Cambria Math" w:hAnsi="Cambria Math" w:cs="Times New Roman"/>
                  <w:lang w:val="en-GB"/>
                </w:rPr>
                <m:t>=R</m:t>
              </m:r>
            </m:e>
            <m:sub>
              <m:r>
                <w:rPr>
                  <w:rFonts w:ascii="Cambria Math" w:hAnsi="Cambria Math" w:cs="Times New Roman"/>
                  <w:lang w:val="en-GB"/>
                </w:rPr>
                <m:t>max</m:t>
              </m:r>
            </m:sub>
          </m:sSub>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d>
            <m:dPr>
              <m:begChr m:val="["/>
              <m:endChr m:val="]"/>
              <m:ctrlPr>
                <w:rPr>
                  <w:rFonts w:ascii="Cambria Math" w:hAnsi="Cambria Math" w:cs="Times New Roman"/>
                  <w:i/>
                  <w:lang w:val="en-GB"/>
                </w:rPr>
              </m:ctrlPr>
            </m:dPr>
            <m:e>
              <m:r>
                <w:rPr>
                  <w:rFonts w:ascii="Cambria Math" w:hAnsi="Cambria Math" w:cs="Times New Roman"/>
                  <w:lang w:val="en-GB"/>
                </w:rPr>
                <m:t>1-</m:t>
              </m:r>
              <m:sSup>
                <m:sSupPr>
                  <m:ctrlPr>
                    <w:rPr>
                      <w:rFonts w:ascii="Cambria Math" w:hAnsi="Cambria Math" w:cs="Times New Roman"/>
                      <w:i/>
                      <w:lang w:val="en-GB"/>
                    </w:rPr>
                  </m:ctrlPr>
                </m:sSupPr>
                <m:e>
                  <m:d>
                    <m:dPr>
                      <m:ctrlPr>
                        <w:rPr>
                          <w:rFonts w:ascii="Cambria Math" w:hAnsi="Cambria Math" w:cs="Times New Roman"/>
                          <w:i/>
                          <w:lang w:val="en-GB"/>
                        </w:rPr>
                      </m:ctrlPr>
                    </m:dPr>
                    <m:e>
                      <m:f>
                        <m:fP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num>
                        <m:den>
                          <m:r>
                            <w:rPr>
                              <w:rFonts w:ascii="Cambria Math" w:hAnsi="Cambria Math" w:cs="Times New Roman"/>
                              <w:lang w:val="en-GB"/>
                            </w:rPr>
                            <m:t>K</m:t>
                          </m:r>
                        </m:den>
                      </m:f>
                    </m:e>
                  </m:d>
                </m:e>
                <m:sup>
                  <m:r>
                    <w:rPr>
                      <w:rFonts w:ascii="Cambria Math" w:hAnsi="Cambria Math" w:cs="Times New Roman"/>
                      <w:lang w:val="en-GB"/>
                    </w:rPr>
                    <m:t>z</m:t>
                  </m:r>
                </m:sup>
              </m:sSup>
            </m:e>
          </m:d>
        </m:oMath>
      </m:oMathPara>
    </w:p>
    <w:p w14:paraId="4F963A5A" w14:textId="77777777" w:rsidR="00F2025A" w:rsidRPr="00432CB8" w:rsidRDefault="00F2025A" w:rsidP="00F769C0">
      <w:pPr>
        <w:spacing w:after="0" w:line="360" w:lineRule="auto"/>
        <w:ind w:firstLine="708"/>
        <w:jc w:val="center"/>
        <w:rPr>
          <w:rFonts w:ascii="Times New Roman" w:hAnsi="Times New Roman" w:cs="Times New Roman"/>
          <w:lang w:val="en-GB"/>
        </w:rPr>
      </w:pPr>
    </w:p>
    <w:p w14:paraId="7FE35E35" w14:textId="1CC2F57F" w:rsidR="00DC37D1" w:rsidRDefault="00C36156" w:rsidP="00DC37D1">
      <w:pPr>
        <w:spacing w:after="0" w:line="360" w:lineRule="auto"/>
        <w:rPr>
          <w:rFonts w:ascii="Times New Roman" w:hAnsi="Times New Roman" w:cs="Times New Roman"/>
          <w:lang w:val="en-GB"/>
        </w:rPr>
      </w:pPr>
      <w:r w:rsidRPr="00432CB8">
        <w:rPr>
          <w:rFonts w:ascii="Times New Roman" w:eastAsiaTheme="minorEastAsia" w:hAnsi="Times New Roman" w:cs="Times New Roman"/>
          <w:lang w:val="en-GB"/>
        </w:rPr>
        <w:lastRenderedPageBreak/>
        <w:t xml:space="preserve">where </w:t>
      </w:r>
      <m:oMath>
        <m:sSub>
          <m:sSubPr>
            <m:ctrlPr>
              <w:rPr>
                <w:rFonts w:ascii="Cambria Math" w:hAnsi="Cambria Math" w:cs="Times New Roman"/>
                <w:i/>
                <w:lang w:val="en-GB"/>
              </w:rPr>
            </m:ctrlPr>
          </m:sSubPr>
          <m:e>
            <m:r>
              <w:rPr>
                <w:rFonts w:ascii="Cambria Math" w:hAnsi="Cambria Math" w:cs="Times New Roman"/>
                <w:lang w:val="en-GB"/>
              </w:rPr>
              <m:t>R</m:t>
            </m:r>
          </m:e>
          <m:sub>
            <m:r>
              <w:rPr>
                <w:rFonts w:ascii="Cambria Math" w:hAnsi="Cambria Math" w:cs="Times New Roman"/>
                <w:lang w:val="en-GB"/>
              </w:rPr>
              <m:t>max</m:t>
            </m:r>
          </m:sub>
        </m:sSub>
      </m:oMath>
      <w:r w:rsidRPr="00432CB8">
        <w:rPr>
          <w:rFonts w:ascii="Times New Roman" w:hAnsi="Times New Roman" w:cs="Times New Roman"/>
          <w:lang w:val="en-GB"/>
        </w:rPr>
        <w:t xml:space="preserve"> is the maximum rate of increase (</w:t>
      </w:r>
      <w:r w:rsidRPr="00171934">
        <w:rPr>
          <w:rFonts w:ascii="Times New Roman" w:hAnsi="Times New Roman" w:cs="Times New Roman"/>
          <w:i/>
          <w:iCs/>
          <w:lang w:val="en-GB"/>
        </w:rPr>
        <w:t>i.e</w:t>
      </w:r>
      <w:r w:rsidRPr="00432CB8">
        <w:rPr>
          <w:rFonts w:ascii="Times New Roman" w:hAnsi="Times New Roman" w:cs="Times New Roman"/>
          <w:lang w:val="en-GB"/>
        </w:rPr>
        <w:t xml:space="preserve">., the intrinsic population growth rate when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r>
          <w:rPr>
            <w:rFonts w:ascii="Cambria Math" w:hAnsi="Cambria Math" w:cs="Times New Roman"/>
            <w:lang w:val="en-GB"/>
          </w:rPr>
          <m:t>~</m:t>
        </m:r>
      </m:oMath>
      <w:r w:rsidRPr="00432CB8">
        <w:rPr>
          <w:rFonts w:ascii="Times New Roman" w:hAnsi="Times New Roman" w:cs="Times New Roman"/>
          <w:lang w:val="en-GB"/>
        </w:rPr>
        <w:t xml:space="preserve"> 0), </w:t>
      </w:r>
      <m:oMath>
        <m:r>
          <w:rPr>
            <w:rFonts w:ascii="Cambria Math" w:hAnsi="Cambria Math" w:cs="Times New Roman"/>
            <w:lang w:val="en-GB"/>
          </w:rPr>
          <m:t>K</m:t>
        </m:r>
      </m:oMath>
      <w:r w:rsidRPr="00432CB8">
        <w:rPr>
          <w:rFonts w:ascii="Times New Roman" w:hAnsi="Times New Roman" w:cs="Times New Roman"/>
          <w:lang w:val="en-GB"/>
        </w:rPr>
        <w:t xml:space="preserve"> the carrying capacity</w:t>
      </w:r>
      <w:r w:rsidR="00E30BA8">
        <w:rPr>
          <w:rFonts w:ascii="Times New Roman" w:hAnsi="Times New Roman" w:cs="Times New Roman"/>
          <w:lang w:val="en-GB"/>
        </w:rPr>
        <w:t>,</w:t>
      </w:r>
      <w:r w:rsidRPr="00432CB8">
        <w:rPr>
          <w:rFonts w:ascii="Times New Roman" w:hAnsi="Times New Roman" w:cs="Times New Roman"/>
          <w:lang w:val="en-GB"/>
        </w:rPr>
        <w:t xml:space="preserve"> and </w:t>
      </w:r>
      <m:oMath>
        <m:r>
          <w:rPr>
            <w:rFonts w:ascii="Cambria Math" w:hAnsi="Cambria Math" w:cs="Times New Roman"/>
            <w:lang w:val="en-GB"/>
          </w:rPr>
          <m:t>z</m:t>
        </m:r>
      </m:oMath>
      <w:r w:rsidRPr="00432CB8">
        <w:rPr>
          <w:rFonts w:ascii="Times New Roman" w:hAnsi="Times New Roman" w:cs="Times New Roman"/>
          <w:lang w:val="en-GB"/>
        </w:rPr>
        <w:t xml:space="preserve"> a shape parameter that controls the level of nonlinearity in the density-dependence.</w:t>
      </w:r>
      <w:r w:rsidR="00DC37D1">
        <w:rPr>
          <w:rFonts w:ascii="Times New Roman" w:hAnsi="Times New Roman" w:cs="Times New Roman"/>
          <w:lang w:val="en-GB"/>
        </w:rPr>
        <w:t xml:space="preserve"> This parameter </w:t>
      </w:r>
      <w:r w:rsidR="00DC37D1" w:rsidRPr="00DC37D1">
        <w:rPr>
          <w:rFonts w:ascii="Times New Roman" w:hAnsi="Times New Roman" w:cs="Times New Roman"/>
          <w:lang w:val="en-GB"/>
        </w:rPr>
        <w:t xml:space="preserve">was </w:t>
      </w:r>
      <w:del w:id="126" w:author="PuntLab" w:date="2021-05-22T11:18:00Z">
        <w:r w:rsidR="00DC37D1" w:rsidRPr="00DC37D1" w:rsidDel="0030576A">
          <w:rPr>
            <w:rFonts w:ascii="Times New Roman" w:hAnsi="Times New Roman" w:cs="Times New Roman"/>
            <w:lang w:val="en-GB"/>
          </w:rPr>
          <w:delText xml:space="preserve">set to 2.39, which </w:delText>
        </w:r>
        <w:r w:rsidR="00E30BA8" w:rsidDel="0030576A">
          <w:rPr>
            <w:rFonts w:ascii="Times New Roman" w:hAnsi="Times New Roman" w:cs="Times New Roman"/>
            <w:lang w:val="en-GB"/>
          </w:rPr>
          <w:delText xml:space="preserve">value </w:delText>
        </w:r>
        <w:r w:rsidR="00DC37D1" w:rsidRPr="00DC37D1" w:rsidDel="0030576A">
          <w:rPr>
            <w:rFonts w:ascii="Times New Roman" w:hAnsi="Times New Roman" w:cs="Times New Roman"/>
            <w:lang w:val="en-GB"/>
          </w:rPr>
          <w:delText xml:space="preserve">results in a maximum productivity at 60% of </w:delText>
        </w:r>
        <w:r w:rsidR="00B67B0B" w:rsidDel="0030576A">
          <w:rPr>
            <w:rFonts w:ascii="Times New Roman" w:hAnsi="Times New Roman" w:cs="Times New Roman"/>
            <w:lang w:val="en-GB"/>
          </w:rPr>
          <w:delText xml:space="preserve">the </w:delText>
        </w:r>
        <w:r w:rsidR="00DC37D1" w:rsidRPr="00DC37D1" w:rsidDel="0030576A">
          <w:rPr>
            <w:rFonts w:ascii="Times New Roman" w:hAnsi="Times New Roman" w:cs="Times New Roman"/>
            <w:lang w:val="en-GB"/>
          </w:rPr>
          <w:delText>carrying</w:delText>
        </w:r>
        <w:r w:rsidR="00DC37D1" w:rsidDel="0030576A">
          <w:rPr>
            <w:rFonts w:ascii="Times New Roman" w:hAnsi="Times New Roman" w:cs="Times New Roman"/>
            <w:lang w:val="en-GB"/>
          </w:rPr>
          <w:delText xml:space="preserve"> </w:delText>
        </w:r>
        <w:r w:rsidR="00DC37D1" w:rsidRPr="00DC37D1" w:rsidDel="0030576A">
          <w:rPr>
            <w:rFonts w:ascii="Times New Roman" w:hAnsi="Times New Roman" w:cs="Times New Roman"/>
            <w:lang w:val="en-GB"/>
          </w:rPr>
          <w:delText>capacity, as conventionally assumed by the IWC [</w:delText>
        </w:r>
        <w:r w:rsidR="00A72856" w:rsidDel="0030576A">
          <w:rPr>
            <w:rFonts w:ascii="Times New Roman" w:hAnsi="Times New Roman" w:cs="Times New Roman"/>
            <w:lang w:val="en-GB"/>
          </w:rPr>
          <w:delText>87,88</w:delText>
        </w:r>
        <w:r w:rsidR="00DC37D1" w:rsidRPr="00DC37D1" w:rsidDel="0030576A">
          <w:rPr>
            <w:rFonts w:ascii="Times New Roman" w:hAnsi="Times New Roman" w:cs="Times New Roman"/>
            <w:lang w:val="en-GB"/>
          </w:rPr>
          <w:delText>]</w:delText>
        </w:r>
      </w:del>
      <w:ins w:id="127" w:author="PuntLab" w:date="2021-05-22T11:18:00Z">
        <w:r w:rsidR="0030576A">
          <w:rPr>
            <w:rFonts w:ascii="Times New Roman" w:hAnsi="Times New Roman" w:cs="Times New Roman"/>
            <w:lang w:val="en-GB"/>
          </w:rPr>
          <w:t xml:space="preserve">calculated analytically from </w:t>
        </w:r>
        <w:proofErr w:type="spellStart"/>
        <w:r w:rsidR="0030576A" w:rsidRPr="00991A8B">
          <w:rPr>
            <w:rFonts w:ascii="Times New Roman" w:hAnsi="Times New Roman" w:cs="Times New Roman"/>
            <w:i/>
            <w:lang w:val="en-GB"/>
            <w:rPrChange w:id="128" w:author="PuntLab" w:date="2021-05-22T11:19:00Z">
              <w:rPr>
                <w:rFonts w:ascii="Times New Roman" w:hAnsi="Times New Roman" w:cs="Times New Roman"/>
                <w:lang w:val="en-GB"/>
              </w:rPr>
            </w:rPrChange>
          </w:rPr>
          <w:t>P</w:t>
        </w:r>
      </w:ins>
      <w:ins w:id="129" w:author="PuntLab" w:date="2021-05-22T11:19:00Z">
        <w:r w:rsidR="0030576A" w:rsidRPr="00991A8B">
          <w:rPr>
            <w:rFonts w:ascii="Times New Roman" w:hAnsi="Times New Roman" w:cs="Times New Roman"/>
            <w:i/>
            <w:lang w:val="en-GB"/>
            <w:rPrChange w:id="130" w:author="PuntLab" w:date="2021-05-22T11:19:00Z">
              <w:rPr>
                <w:rFonts w:ascii="Times New Roman" w:hAnsi="Times New Roman" w:cs="Times New Roman"/>
                <w:lang w:val="en-GB"/>
              </w:rPr>
            </w:rPrChange>
          </w:rPr>
          <w:t>msy</w:t>
        </w:r>
      </w:ins>
      <w:proofErr w:type="spellEnd"/>
      <w:r w:rsidR="00DC37D1" w:rsidRPr="00DC37D1">
        <w:rPr>
          <w:rFonts w:ascii="Times New Roman" w:hAnsi="Times New Roman" w:cs="Times New Roman"/>
          <w:lang w:val="en-GB"/>
        </w:rPr>
        <w:t>.</w:t>
      </w:r>
    </w:p>
    <w:p w14:paraId="2D80360E" w14:textId="3BD305B6" w:rsidR="000D503D" w:rsidRDefault="00437C57" w:rsidP="00F769C0">
      <w:pPr>
        <w:spacing w:after="0" w:line="360" w:lineRule="auto"/>
        <w:ind w:firstLine="284"/>
        <w:rPr>
          <w:rFonts w:ascii="Times New Roman" w:eastAsiaTheme="minorEastAsia" w:hAnsi="Times New Roman" w:cs="Times New Roman"/>
          <w:lang w:val="en-GB"/>
        </w:rPr>
      </w:pPr>
      <w:r>
        <w:rPr>
          <w:rFonts w:ascii="Times New Roman" w:hAnsi="Times New Roman" w:cs="Times New Roman"/>
          <w:lang w:val="en-GB"/>
        </w:rPr>
        <w:t xml:space="preserve">The </w:t>
      </w:r>
      <w:r w:rsidR="000D503D">
        <w:rPr>
          <w:rFonts w:ascii="Times New Roman" w:hAnsi="Times New Roman" w:cs="Times New Roman"/>
          <w:lang w:val="en-GB"/>
        </w:rPr>
        <w:t>two</w:t>
      </w:r>
      <w:r w:rsidR="00DD7215">
        <w:rPr>
          <w:rFonts w:ascii="Times New Roman" w:hAnsi="Times New Roman" w:cs="Times New Roman"/>
          <w:lang w:val="en-GB"/>
        </w:rPr>
        <w:t xml:space="preserve"> estimated</w:t>
      </w:r>
      <w:r w:rsidR="000D503D">
        <w:rPr>
          <w:rFonts w:ascii="Times New Roman" w:hAnsi="Times New Roman" w:cs="Times New Roman"/>
          <w:lang w:val="en-GB"/>
        </w:rPr>
        <w:t xml:space="preserve"> </w:t>
      </w:r>
      <w:r w:rsidR="000D503D">
        <w:rPr>
          <w:rFonts w:ascii="Times New Roman" w:hAnsi="Times New Roman" w:cs="Times New Roman"/>
          <w:lang w:val="en-US"/>
        </w:rPr>
        <w:t>time-series of annual catches</w:t>
      </w:r>
      <w:r w:rsidR="003633BC">
        <w:rPr>
          <w:rFonts w:ascii="Times New Roman" w:hAnsi="Times New Roman" w:cs="Times New Roman"/>
          <w:lang w:val="en-US"/>
        </w:rPr>
        <w:t>,</w:t>
      </w:r>
      <w:r w:rsidR="003633BC" w:rsidRPr="003633BC">
        <w:rPr>
          <w:lang w:val="en-US"/>
        </w:rPr>
        <w:t xml:space="preserve"> </w:t>
      </w:r>
      <w:r w:rsidR="003633BC" w:rsidRPr="003633BC">
        <w:rPr>
          <w:rFonts w:ascii="Times New Roman" w:hAnsi="Times New Roman" w:cs="Times New Roman"/>
          <w:lang w:val="en-US"/>
        </w:rPr>
        <w:t>given uncertainty in the number of landed whales</w:t>
      </w:r>
      <w:r w:rsidR="003633BC">
        <w:rPr>
          <w:rFonts w:ascii="Times New Roman" w:hAnsi="Times New Roman" w:cs="Times New Roman"/>
          <w:lang w:val="en-US"/>
        </w:rPr>
        <w:t>,</w:t>
      </w:r>
      <w:r w:rsidR="000D503D">
        <w:rPr>
          <w:rFonts w:ascii="Times New Roman" w:hAnsi="Times New Roman" w:cs="Times New Roman"/>
          <w:lang w:val="en-US"/>
        </w:rPr>
        <w:t xml:space="preserve"> were combined to estimate </w:t>
      </w:r>
      <m:oMath>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y</m:t>
            </m:r>
          </m:sub>
        </m:sSub>
      </m:oMath>
      <w:r w:rsidR="009B2208">
        <w:rPr>
          <w:rFonts w:ascii="Times New Roman" w:eastAsiaTheme="minorEastAsia" w:hAnsi="Times New Roman" w:cs="Times New Roman"/>
          <w:lang w:val="en-GB"/>
        </w:rPr>
        <w:t xml:space="preserve"> </w:t>
      </w:r>
      <w:r w:rsidR="007B7418">
        <w:rPr>
          <w:rFonts w:ascii="Times New Roman" w:eastAsiaTheme="minorEastAsia" w:hAnsi="Times New Roman" w:cs="Times New Roman"/>
          <w:lang w:val="en-GB"/>
        </w:rPr>
        <w:t>according to</w:t>
      </w:r>
      <w:r w:rsidR="00DB02B2">
        <w:rPr>
          <w:rFonts w:ascii="Times New Roman" w:eastAsiaTheme="minorEastAsia" w:hAnsi="Times New Roman" w:cs="Times New Roman"/>
          <w:lang w:val="en-GB"/>
        </w:rPr>
        <w:t xml:space="preserve"> </w:t>
      </w:r>
      <w:proofErr w:type="spellStart"/>
      <w:r w:rsidR="00DB02B2">
        <w:rPr>
          <w:rFonts w:ascii="Times New Roman" w:eastAsiaTheme="minorEastAsia" w:hAnsi="Times New Roman" w:cs="Times New Roman"/>
          <w:lang w:val="en-GB"/>
        </w:rPr>
        <w:t>Zerbini</w:t>
      </w:r>
      <w:proofErr w:type="spellEnd"/>
      <w:r w:rsidR="00DB02B2">
        <w:rPr>
          <w:rFonts w:ascii="Times New Roman" w:eastAsiaTheme="minorEastAsia" w:hAnsi="Times New Roman" w:cs="Times New Roman"/>
          <w:lang w:val="en-GB"/>
        </w:rPr>
        <w:t xml:space="preserve"> et al. </w:t>
      </w:r>
      <w:r w:rsidR="00404F20">
        <w:rPr>
          <w:rFonts w:ascii="Times New Roman" w:eastAsiaTheme="minorEastAsia" w:hAnsi="Times New Roman" w:cs="Times New Roman"/>
          <w:lang w:val="en-GB"/>
        </w:rPr>
        <w:t>[</w:t>
      </w:r>
      <w:r w:rsidR="002D7392">
        <w:rPr>
          <w:rFonts w:ascii="Times New Roman" w:eastAsiaTheme="minorEastAsia" w:hAnsi="Times New Roman" w:cs="Times New Roman"/>
          <w:lang w:val="en-GB"/>
        </w:rPr>
        <w:t>89</w:t>
      </w:r>
      <w:r w:rsidR="00404F20">
        <w:rPr>
          <w:rFonts w:ascii="Times New Roman" w:eastAsiaTheme="minorEastAsia" w:hAnsi="Times New Roman" w:cs="Times New Roman"/>
          <w:lang w:val="en-GB"/>
        </w:rPr>
        <w:t>]</w:t>
      </w:r>
      <w:r w:rsidR="007B7418">
        <w:rPr>
          <w:rFonts w:ascii="Times New Roman" w:eastAsiaTheme="minorEastAsia" w:hAnsi="Times New Roman" w:cs="Times New Roman"/>
          <w:lang w:val="en-GB"/>
        </w:rPr>
        <w:t>:</w:t>
      </w:r>
    </w:p>
    <w:p w14:paraId="0D069601" w14:textId="50B56D91" w:rsidR="002613A2" w:rsidRDefault="002613A2" w:rsidP="00F769C0">
      <w:pPr>
        <w:spacing w:after="0" w:line="360" w:lineRule="auto"/>
        <w:rPr>
          <w:rFonts w:ascii="Times New Roman" w:eastAsiaTheme="minorEastAsia" w:hAnsi="Times New Roman" w:cs="Times New Roman"/>
          <w:lang w:val="en-GB"/>
        </w:rPr>
      </w:pPr>
    </w:p>
    <w:p w14:paraId="3A34A86F" w14:textId="5CC5D664" w:rsidR="002613A2" w:rsidRDefault="00A71F9A" w:rsidP="00F769C0">
      <w:pPr>
        <w:spacing w:after="0" w:line="360" w:lineRule="auto"/>
        <w:ind w:firstLine="708"/>
        <w:jc w:val="center"/>
        <w:rPr>
          <w:rFonts w:ascii="Times New Roman" w:eastAsiaTheme="minorEastAsia" w:hAnsi="Times New Roman" w:cs="Times New Roman"/>
          <w:lang w:val="en-GB"/>
        </w:rPr>
      </w:pPr>
      <m:oMathPara>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y,min</m:t>
              </m:r>
            </m:sub>
          </m:sSub>
          <m:r>
            <w:rPr>
              <w:rFonts w:ascii="Cambria Math" w:eastAsiaTheme="minorEastAsia" w:hAnsi="Cambria Math" w:cs="Times New Roman"/>
              <w:lang w:val="en-GB"/>
            </w:rPr>
            <m:t>+π*</m:t>
          </m:r>
          <m:d>
            <m:dPr>
              <m:ctrlPr>
                <w:rPr>
                  <w:rFonts w:ascii="Cambria Math" w:eastAsiaTheme="minorEastAsia" w:hAnsi="Cambria Math" w:cs="Times New Roman"/>
                  <w:i/>
                  <w:lang w:val="en-GB"/>
                </w:rPr>
              </m:ctrlPr>
            </m:dPr>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y,max</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y,min</m:t>
                  </m:r>
                </m:sub>
              </m:sSub>
            </m:e>
          </m:d>
        </m:oMath>
      </m:oMathPara>
    </w:p>
    <w:p w14:paraId="27C93A72" w14:textId="77777777" w:rsidR="00665A50" w:rsidRDefault="00665A50" w:rsidP="00F769C0">
      <w:pPr>
        <w:spacing w:after="0" w:line="360" w:lineRule="auto"/>
        <w:rPr>
          <w:rFonts w:ascii="Times New Roman" w:eastAsiaTheme="minorEastAsia" w:hAnsi="Times New Roman" w:cs="Times New Roman"/>
          <w:lang w:val="en-GB"/>
        </w:rPr>
      </w:pPr>
    </w:p>
    <w:p w14:paraId="7312BA4D" w14:textId="7113C2DF" w:rsidR="004B7C0A" w:rsidRDefault="00A07620" w:rsidP="00F769C0">
      <w:pPr>
        <w:spacing w:after="0" w:line="360" w:lineRule="auto"/>
        <w:rPr>
          <w:rFonts w:ascii="Times New Roman" w:hAnsi="Times New Roman" w:cs="Times New Roman"/>
          <w:lang w:val="en-US"/>
        </w:rPr>
      </w:pPr>
      <w:r w:rsidRPr="00176241">
        <w:rPr>
          <w:rFonts w:ascii="Times New Roman" w:hAnsi="Times New Roman" w:cs="Times New Roman"/>
          <w:lang w:val="en-US"/>
        </w:rPr>
        <w:t xml:space="preserve">where </w:t>
      </w:r>
      <m:oMath>
        <m:r>
          <w:rPr>
            <w:rFonts w:ascii="Cambria Math" w:hAnsi="Cambria Math" w:cs="Times New Roman"/>
            <w:lang w:val="en-US"/>
          </w:rPr>
          <m:t>π</m:t>
        </m:r>
      </m:oMath>
      <w:r w:rsidR="007A62FF">
        <w:rPr>
          <w:rFonts w:ascii="Times New Roman" w:hAnsi="Times New Roman" w:cs="Times New Roman"/>
          <w:lang w:val="en-US"/>
        </w:rPr>
        <w:t>,</w:t>
      </w:r>
      <w:r w:rsidR="00E527C3">
        <w:rPr>
          <w:rFonts w:ascii="Times New Roman" w:hAnsi="Times New Roman" w:cs="Times New Roman"/>
          <w:lang w:val="en-US"/>
        </w:rPr>
        <w:t xml:space="preserve"> the catch parameter</w:t>
      </w:r>
      <w:r w:rsidR="007A62FF">
        <w:rPr>
          <w:rFonts w:ascii="Times New Roman" w:hAnsi="Times New Roman" w:cs="Times New Roman"/>
          <w:lang w:val="en-US"/>
        </w:rPr>
        <w:t>,</w:t>
      </w:r>
      <w:r w:rsidR="00E527C3">
        <w:rPr>
          <w:rFonts w:ascii="Times New Roman" w:hAnsi="Times New Roman" w:cs="Times New Roman"/>
          <w:lang w:val="en-US"/>
        </w:rPr>
        <w:t xml:space="preserve"> </w:t>
      </w:r>
      <w:r w:rsidR="00F60136" w:rsidRPr="00176241">
        <w:rPr>
          <w:rFonts w:ascii="Times New Roman" w:hAnsi="Times New Roman" w:cs="Times New Roman"/>
          <w:lang w:val="en-US"/>
        </w:rPr>
        <w:t>determines the true landings</w:t>
      </w:r>
      <w:r w:rsidR="007A62FF">
        <w:rPr>
          <w:rFonts w:ascii="Times New Roman" w:hAnsi="Times New Roman" w:cs="Times New Roman"/>
          <w:lang w:val="en-US"/>
        </w:rPr>
        <w:t xml:space="preserve"> and</w:t>
      </w:r>
      <w:r w:rsidR="00F60136">
        <w:rPr>
          <w:rFonts w:ascii="Times New Roman" w:hAnsi="Times New Roman" w:cs="Times New Roman"/>
          <w:lang w:val="en-US"/>
        </w:rPr>
        <w:t xml:space="preserve">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y,min</m:t>
            </m:r>
          </m:sub>
        </m:sSub>
      </m:oMath>
      <w:r w:rsidR="00F60136">
        <w:rPr>
          <w:rFonts w:ascii="Times New Roman" w:eastAsiaTheme="minorEastAsia" w:hAnsi="Times New Roman" w:cs="Times New Roman"/>
          <w:lang w:val="en-GB"/>
        </w:rPr>
        <w:t xml:space="preserve"> and</w:t>
      </w:r>
      <w:r w:rsidR="00F60136">
        <w:rPr>
          <w:rFonts w:ascii="Times New Roman" w:hAnsi="Times New Roman" w:cs="Times New Roman"/>
          <w:lang w:val="en-US"/>
        </w:rPr>
        <w:t xml:space="preserve">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y,max</m:t>
            </m:r>
          </m:sub>
        </m:sSub>
      </m:oMath>
      <w:r w:rsidR="00326EBB">
        <w:rPr>
          <w:rFonts w:ascii="AdvTT4dbafa8d" w:hAnsi="AdvTT4dbafa8d" w:cs="AdvTT4dbafa8d"/>
          <w:color w:val="231F20"/>
          <w:sz w:val="12"/>
          <w:szCs w:val="12"/>
          <w:lang w:val="en-GB"/>
        </w:rPr>
        <w:t xml:space="preserve"> </w:t>
      </w:r>
      <w:r w:rsidR="00176241" w:rsidRPr="00326EBB">
        <w:rPr>
          <w:rFonts w:ascii="Times New Roman" w:hAnsi="Times New Roman" w:cs="Times New Roman"/>
          <w:lang w:val="en-US"/>
        </w:rPr>
        <w:t>correspond, respectively, to the minimum and maximum total estimated catch in</w:t>
      </w:r>
      <w:r w:rsidR="00D415CE">
        <w:rPr>
          <w:rFonts w:ascii="Times New Roman" w:hAnsi="Times New Roman" w:cs="Times New Roman"/>
          <w:lang w:val="en-US"/>
        </w:rPr>
        <w:t xml:space="preserve"> </w:t>
      </w:r>
      <w:r w:rsidR="004B7C0A">
        <w:rPr>
          <w:rFonts w:ascii="Times New Roman" w:hAnsi="Times New Roman" w:cs="Times New Roman"/>
          <w:lang w:val="en-US"/>
        </w:rPr>
        <w:t>year</w:t>
      </w:r>
      <w:r w:rsidR="00A175C6">
        <w:rPr>
          <w:rFonts w:ascii="Times New Roman" w:hAnsi="Times New Roman" w:cs="Times New Roman"/>
          <w:lang w:val="en-US"/>
        </w:rPr>
        <w:t xml:space="preserve"> </w:t>
      </w:r>
      <m:oMath>
        <m:r>
          <w:rPr>
            <w:rFonts w:ascii="Cambria Math" w:hAnsi="Cambria Math" w:cs="Times New Roman"/>
            <w:lang w:val="en-US"/>
          </w:rPr>
          <m:t>y</m:t>
        </m:r>
      </m:oMath>
      <w:r w:rsidR="006B07B2">
        <w:rPr>
          <w:rFonts w:ascii="Times New Roman" w:hAnsi="Times New Roman" w:cs="Times New Roman"/>
          <w:lang w:val="en-US"/>
        </w:rPr>
        <w:t>.</w:t>
      </w:r>
    </w:p>
    <w:p w14:paraId="73FDF6A9" w14:textId="00E0317C" w:rsidR="00C36156" w:rsidRDefault="004726B7" w:rsidP="00F769C0">
      <w:pPr>
        <w:spacing w:after="0" w:line="360" w:lineRule="auto"/>
        <w:ind w:firstLine="284"/>
        <w:rPr>
          <w:rFonts w:ascii="Times New Roman" w:hAnsi="Times New Roman" w:cs="Times New Roman"/>
          <w:color w:val="000000"/>
          <w:lang w:val="en-GB"/>
        </w:rPr>
      </w:pPr>
      <w:del w:id="131" w:author="PuntLab" w:date="2021-05-22T11:19:00Z">
        <w:r w:rsidDel="001D2FB6">
          <w:rPr>
            <w:rFonts w:ascii="Times New Roman" w:hAnsi="Times New Roman" w:cs="Times New Roman"/>
            <w:color w:val="000000"/>
            <w:lang w:val="en-GB"/>
          </w:rPr>
          <w:delText>T</w:delText>
        </w:r>
        <w:r w:rsidR="00C36156" w:rsidRPr="00432CB8" w:rsidDel="001D2FB6">
          <w:rPr>
            <w:rFonts w:ascii="Times New Roman" w:hAnsi="Times New Roman" w:cs="Times New Roman"/>
            <w:color w:val="000000"/>
            <w:lang w:val="en-GB"/>
          </w:rPr>
          <w:delText>he logistic model was reparametrized in terms of relative abundance</w:delText>
        </w:r>
        <w:r w:rsidR="00E576D4" w:rsidDel="001D2FB6">
          <w:rPr>
            <w:rFonts w:ascii="Times New Roman" w:hAnsi="Times New Roman" w:cs="Times New Roman"/>
            <w:color w:val="000000"/>
            <w:lang w:val="en-GB"/>
          </w:rPr>
          <w:delText xml:space="preserve"> or depletion</w:delText>
        </w:r>
        <w:r w:rsidR="00C36156" w:rsidRPr="00432CB8" w:rsidDel="001D2FB6">
          <w:rPr>
            <w:rFonts w:ascii="Times New Roman" w:hAnsi="Times New Roman" w:cs="Times New Roman"/>
            <w:color w:val="000000"/>
            <w:lang w:val="en-GB"/>
          </w:rPr>
          <w:delText xml:space="preserve"> (</w:delText>
        </w:r>
        <m:oMath>
          <m:sSub>
            <m:sSubPr>
              <m:ctrlPr>
                <w:rPr>
                  <w:rFonts w:ascii="Cambria Math" w:hAnsi="Cambria Math" w:cs="Times New Roman"/>
                  <w:i/>
                  <w:color w:val="000000"/>
                  <w:lang w:val="en-GB"/>
                </w:rPr>
              </m:ctrlPr>
            </m:sSubPr>
            <m:e>
              <m:r>
                <w:rPr>
                  <w:rFonts w:ascii="Cambria Math" w:hAnsi="Cambria Math" w:cs="Times New Roman"/>
                  <w:color w:val="000000"/>
                  <w:lang w:val="en-GB"/>
                </w:rPr>
                <m:t>P</m:t>
              </m:r>
            </m:e>
            <m:sub>
              <m:r>
                <w:rPr>
                  <w:rFonts w:ascii="Cambria Math" w:hAnsi="Cambria Math" w:cs="Times New Roman"/>
                  <w:color w:val="000000"/>
                  <w:lang w:val="en-GB"/>
                </w:rPr>
                <m:t>y</m:t>
              </m:r>
            </m:sub>
          </m:sSub>
          <m:r>
            <w:rPr>
              <w:rFonts w:ascii="Cambria Math" w:hAnsi="Cambria Math" w:cs="Times New Roman"/>
              <w:color w:val="000000"/>
              <w:lang w:val="en-GB"/>
            </w:rPr>
            <m:t>=</m:t>
          </m:r>
          <m:f>
            <m:fP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num>
            <m:den>
              <m:r>
                <w:rPr>
                  <w:rFonts w:ascii="Cambria Math" w:hAnsi="Cambria Math" w:cs="Times New Roman"/>
                  <w:lang w:val="en-GB"/>
                </w:rPr>
                <m:t>K</m:t>
              </m:r>
            </m:den>
          </m:f>
        </m:oMath>
        <w:r w:rsidR="00C36156" w:rsidRPr="00432CB8" w:rsidDel="001D2FB6">
          <w:rPr>
            <w:rFonts w:ascii="Times New Roman" w:hAnsi="Times New Roman" w:cs="Times New Roman"/>
            <w:color w:val="000000"/>
            <w:lang w:val="en-GB"/>
          </w:rPr>
          <w:delText xml:space="preserve">) to improve the efficiency of the Markov Chain Monte Carlo (MCMC) algorithm used to estimate parameters and to reduce parameter correlations (see </w:delText>
        </w:r>
        <w:r w:rsidR="0003710B" w:rsidDel="001D2FB6">
          <w:rPr>
            <w:rFonts w:ascii="Times New Roman" w:hAnsi="Times New Roman" w:cs="Times New Roman"/>
            <w:color w:val="000000"/>
            <w:lang w:val="en-GB"/>
          </w:rPr>
          <w:delText>[</w:delText>
        </w:r>
        <w:r w:rsidR="0046293E" w:rsidDel="001D2FB6">
          <w:rPr>
            <w:rFonts w:ascii="Times New Roman" w:hAnsi="Times New Roman" w:cs="Times New Roman"/>
            <w:color w:val="000000"/>
            <w:lang w:val="en-GB"/>
          </w:rPr>
          <w:delText>90</w:delText>
        </w:r>
        <w:r w:rsidR="0003710B" w:rsidDel="001D2FB6">
          <w:rPr>
            <w:rFonts w:ascii="Times New Roman" w:hAnsi="Times New Roman" w:cs="Times New Roman"/>
            <w:color w:val="000000"/>
            <w:lang w:val="en-GB"/>
          </w:rPr>
          <w:delText>]</w:delText>
        </w:r>
        <w:r w:rsidR="00C36156" w:rsidRPr="00432CB8" w:rsidDel="001D2FB6">
          <w:rPr>
            <w:rFonts w:ascii="Times New Roman" w:hAnsi="Times New Roman" w:cs="Times New Roman"/>
            <w:color w:val="000000"/>
            <w:lang w:val="en-GB"/>
          </w:rPr>
          <w:delText xml:space="preserve">). </w:delText>
        </w:r>
      </w:del>
      <w:r w:rsidR="00C36156" w:rsidRPr="00432CB8">
        <w:rPr>
          <w:rFonts w:ascii="Times New Roman" w:hAnsi="Times New Roman" w:cs="Times New Roman"/>
          <w:color w:val="000000"/>
          <w:lang w:val="en-GB"/>
        </w:rPr>
        <w:t xml:space="preserve">Process error was accounted for in the state process by assuming independent and </w:t>
      </w:r>
      <w:r w:rsidR="00C36156" w:rsidRPr="00432CB8">
        <w:rPr>
          <w:rFonts w:ascii="Times New Roman" w:eastAsiaTheme="minorEastAsia" w:hAnsi="Times New Roman" w:cs="Times New Roman"/>
          <w:lang w:val="en-GB"/>
        </w:rPr>
        <w:t xml:space="preserve">multiplicative </w:t>
      </w:r>
      <w:r w:rsidR="00C36156" w:rsidRPr="00432CB8">
        <w:rPr>
          <w:rFonts w:ascii="Times New Roman" w:hAnsi="Times New Roman" w:cs="Times New Roman"/>
          <w:color w:val="000000"/>
          <w:lang w:val="en-GB"/>
        </w:rPr>
        <w:t>lognormal error structures</w:t>
      </w:r>
      <w:r w:rsidR="00D65670">
        <w:rPr>
          <w:rFonts w:ascii="Times New Roman" w:hAnsi="Times New Roman" w:cs="Times New Roman"/>
          <w:color w:val="000000"/>
          <w:lang w:val="en-GB"/>
        </w:rPr>
        <w:t xml:space="preserve"> with </w:t>
      </w:r>
      <w:r w:rsidR="008A5ED4">
        <w:rPr>
          <w:rFonts w:ascii="Times New Roman" w:hAnsi="Times New Roman" w:cs="Times New Roman"/>
          <w:color w:val="000000"/>
          <w:lang w:val="en-GB"/>
        </w:rPr>
        <w:t xml:space="preserve">the </w:t>
      </w:r>
      <w:r w:rsidR="00D65670">
        <w:rPr>
          <w:rFonts w:ascii="Times New Roman" w:hAnsi="Times New Roman" w:cs="Times New Roman"/>
          <w:color w:val="000000"/>
          <w:lang w:val="en-GB"/>
        </w:rPr>
        <w:t>variance parameter</w:t>
      </w:r>
      <w:r w:rsidR="00D008D3">
        <w:rPr>
          <w:rFonts w:ascii="Times New Roman" w:hAnsi="Times New Roman" w:cs="Times New Roman"/>
          <w:color w:val="000000"/>
          <w:lang w:val="en-GB"/>
        </w:rPr>
        <w:t xml:space="preserve"> </w:t>
      </w:r>
      <m:oMath>
        <m:sSup>
          <m:sSupPr>
            <m:ctrlPr>
              <w:rPr>
                <w:rFonts w:ascii="Cambria Math" w:hAnsi="Cambria Math" w:cs="Times New Roman"/>
                <w:i/>
                <w:lang w:val="en-GB"/>
              </w:rPr>
            </m:ctrlPr>
          </m:sSupPr>
          <m:e>
            <m:r>
              <w:rPr>
                <w:rFonts w:ascii="Cambria Math" w:hAnsi="Cambria Math" w:cs="Times New Roman"/>
                <w:lang w:val="en-GB"/>
              </w:rPr>
              <m:t>σ</m:t>
            </m:r>
          </m:e>
          <m:sup>
            <m:r>
              <w:rPr>
                <w:rFonts w:ascii="Cambria Math" w:hAnsi="Cambria Math" w:cs="Times New Roman"/>
                <w:lang w:val="en-GB"/>
              </w:rPr>
              <m:t>2</m:t>
            </m:r>
          </m:sup>
        </m:sSup>
      </m:oMath>
      <w:r w:rsidR="00D65670">
        <w:rPr>
          <w:rFonts w:ascii="Times New Roman" w:hAnsi="Times New Roman" w:cs="Times New Roman"/>
          <w:color w:val="000000"/>
          <w:lang w:val="en-GB"/>
        </w:rPr>
        <w:t xml:space="preserve"> </w:t>
      </w:r>
      <w:r w:rsidR="0003710B">
        <w:rPr>
          <w:rFonts w:ascii="Times New Roman" w:hAnsi="Times New Roman" w:cs="Times New Roman"/>
          <w:color w:val="000000"/>
          <w:lang w:val="en-GB"/>
        </w:rPr>
        <w:t>[</w:t>
      </w:r>
      <w:r w:rsidR="00357570">
        <w:rPr>
          <w:rFonts w:ascii="Times New Roman" w:hAnsi="Times New Roman" w:cs="Times New Roman"/>
          <w:color w:val="000000"/>
          <w:lang w:val="en-GB"/>
        </w:rPr>
        <w:t>91</w:t>
      </w:r>
      <w:r w:rsidR="0003710B">
        <w:rPr>
          <w:rFonts w:ascii="Times New Roman" w:hAnsi="Times New Roman" w:cs="Times New Roman"/>
          <w:color w:val="000000"/>
          <w:lang w:val="en-GB"/>
        </w:rPr>
        <w:t>]</w:t>
      </w:r>
      <w:r w:rsidR="00D008D3" w:rsidRPr="00D008D3">
        <w:rPr>
          <w:rFonts w:ascii="Times New Roman" w:hAnsi="Times New Roman" w:cs="Times New Roman"/>
          <w:color w:val="000000"/>
          <w:lang w:val="en-GB"/>
        </w:rPr>
        <w:t>.</w:t>
      </w:r>
      <w:r w:rsidR="00287FE4">
        <w:rPr>
          <w:rFonts w:ascii="Times New Roman" w:hAnsi="Times New Roman" w:cs="Times New Roman"/>
          <w:color w:val="000000"/>
          <w:lang w:val="en-GB"/>
        </w:rPr>
        <w:t xml:space="preserve"> </w:t>
      </w:r>
      <w:r w:rsidR="00287FE4" w:rsidRPr="00432CB8">
        <w:rPr>
          <w:rFonts w:ascii="Times New Roman" w:hAnsi="Times New Roman" w:cs="Times New Roman"/>
          <w:lang w:val="en-GB"/>
        </w:rPr>
        <w:t>This model also assumed that th</w:t>
      </w:r>
      <w:r w:rsidR="00287FE4">
        <w:rPr>
          <w:rFonts w:ascii="Times New Roman" w:hAnsi="Times New Roman" w:cs="Times New Roman"/>
          <w:lang w:val="en-GB"/>
        </w:rPr>
        <w:t>e</w:t>
      </w:r>
      <w:r w:rsidR="00287FE4" w:rsidRPr="00E1081F">
        <w:rPr>
          <w:rFonts w:ascii="Times New Roman" w:hAnsi="Times New Roman" w:cs="Times New Roman"/>
          <w:lang w:val="en-US"/>
        </w:rPr>
        <w:t xml:space="preserve"> pre-</w:t>
      </w:r>
      <w:r w:rsidR="00287FE4">
        <w:rPr>
          <w:rFonts w:ascii="Times New Roman" w:hAnsi="Times New Roman" w:cs="Times New Roman"/>
          <w:lang w:val="en-US"/>
        </w:rPr>
        <w:t>exploitation</w:t>
      </w:r>
      <w:r w:rsidR="00287FE4" w:rsidRPr="00E1081F">
        <w:rPr>
          <w:rFonts w:ascii="Times New Roman" w:hAnsi="Times New Roman" w:cs="Times New Roman"/>
          <w:lang w:val="en-US"/>
        </w:rPr>
        <w:t xml:space="preserve"> population was at the environmental carrying capacity</w:t>
      </w:r>
      <w:r w:rsidR="00287FE4" w:rsidRPr="002219A3">
        <w:rPr>
          <w:rFonts w:ascii="Times New Roman" w:hAnsi="Times New Roman" w:cs="Times New Roman"/>
          <w:color w:val="000000"/>
          <w:lang w:val="en-US"/>
        </w:rPr>
        <w:t xml:space="preserve"> </w:t>
      </w:r>
      <w:r w:rsidR="00957411">
        <w:rPr>
          <w:rFonts w:ascii="Times New Roman" w:hAnsi="Times New Roman" w:cs="Times New Roman"/>
          <w:color w:val="000000"/>
          <w:lang w:val="en-US"/>
        </w:rPr>
        <w:t>before</w:t>
      </w:r>
      <w:r w:rsidR="00287FE4" w:rsidRPr="002219A3">
        <w:rPr>
          <w:rFonts w:ascii="Times New Roman" w:hAnsi="Times New Roman" w:cs="Times New Roman"/>
          <w:color w:val="000000"/>
          <w:lang w:val="en-US"/>
        </w:rPr>
        <w:t xml:space="preserve"> </w:t>
      </w:r>
      <w:r w:rsidR="00287FE4">
        <w:rPr>
          <w:rFonts w:ascii="Times New Roman" w:hAnsi="Times New Roman" w:cs="Times New Roman"/>
          <w:color w:val="000000"/>
          <w:lang w:val="en-US"/>
        </w:rPr>
        <w:t xml:space="preserve">the beginning of whaling operations in 1678 </w:t>
      </w:r>
      <w:r w:rsidR="00287FE4" w:rsidRPr="00432CB8">
        <w:rPr>
          <w:rFonts w:ascii="Times New Roman" w:hAnsi="Times New Roman" w:cs="Times New Roman"/>
          <w:lang w:val="en-GB"/>
        </w:rPr>
        <w:t xml:space="preserve">(i.e.,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16</m:t>
            </m:r>
            <m:r>
              <w:ins w:id="132" w:author="PuntLab" w:date="2021-05-22T11:19:00Z">
                <w:rPr>
                  <w:rFonts w:ascii="Cambria Math" w:hAnsi="Cambria Math" w:cs="Times New Roman"/>
                  <w:lang w:val="en-GB"/>
                </w:rPr>
                <m:t>48</m:t>
              </w:ins>
            </m:r>
            <m:r>
              <w:del w:id="133" w:author="PuntLab" w:date="2021-05-22T11:19:00Z">
                <w:rPr>
                  <w:rFonts w:ascii="Cambria Math" w:hAnsi="Cambria Math" w:cs="Times New Roman"/>
                  <w:lang w:val="en-GB"/>
                </w:rPr>
                <m:t>50</m:t>
              </w:del>
            </m:r>
            <m:r>
              <w:rPr>
                <w:rFonts w:ascii="Cambria Math" w:hAnsi="Cambria Math" w:cs="Times New Roman"/>
                <w:lang w:val="en-GB"/>
              </w:rPr>
              <m:t>-1677</m:t>
            </m:r>
          </m:sub>
        </m:sSub>
        <m:r>
          <w:rPr>
            <w:rFonts w:ascii="Cambria Math" w:hAnsi="Cambria Math" w:cs="Times New Roman"/>
            <w:lang w:val="en-GB"/>
          </w:rPr>
          <m:t>=</m:t>
        </m:r>
        <m:r>
          <w:rPr>
            <w:rFonts w:ascii="Cambria Math" w:eastAsiaTheme="minorEastAsia" w:hAnsi="Cambria Math" w:cs="Times New Roman"/>
            <w:lang w:val="en-GB"/>
          </w:rPr>
          <m:t>K</m:t>
        </m:r>
      </m:oMath>
      <w:r w:rsidR="00287FE4" w:rsidRPr="00432CB8">
        <w:rPr>
          <w:rFonts w:ascii="Times New Roman" w:hAnsi="Times New Roman" w:cs="Times New Roman"/>
          <w:lang w:val="en-GB"/>
        </w:rPr>
        <w:t>)</w:t>
      </w:r>
      <w:r w:rsidR="003579FF">
        <w:rPr>
          <w:rFonts w:ascii="Times New Roman" w:hAnsi="Times New Roman" w:cs="Times New Roman"/>
          <w:lang w:val="en-GB"/>
        </w:rPr>
        <w:t xml:space="preserve">. </w:t>
      </w:r>
      <w:r w:rsidR="00661097">
        <w:rPr>
          <w:rFonts w:ascii="Times New Roman" w:hAnsi="Times New Roman" w:cs="Times New Roman"/>
          <w:lang w:val="en-GB"/>
        </w:rPr>
        <w:t>The m</w:t>
      </w:r>
      <w:r w:rsidR="00294740" w:rsidRPr="00294740">
        <w:rPr>
          <w:rFonts w:ascii="Times New Roman" w:hAnsi="Times New Roman" w:cs="Times New Roman"/>
          <w:lang w:val="en-GB"/>
        </w:rPr>
        <w:t xml:space="preserve">edian </w:t>
      </w:r>
      <w:r w:rsidR="003F1C6B">
        <w:rPr>
          <w:rFonts w:ascii="Times New Roman" w:hAnsi="Times New Roman" w:cs="Times New Roman"/>
          <w:lang w:val="en-GB"/>
        </w:rPr>
        <w:t xml:space="preserve">population </w:t>
      </w:r>
      <w:del w:id="134" w:author="PuntLab" w:date="2021-05-22T11:23:00Z">
        <w:r w:rsidR="00294740" w:rsidRPr="00294740" w:rsidDel="000A714D">
          <w:rPr>
            <w:rFonts w:ascii="Times New Roman" w:hAnsi="Times New Roman" w:cs="Times New Roman"/>
            <w:lang w:val="en-GB"/>
          </w:rPr>
          <w:delText xml:space="preserve">depletion </w:delText>
        </w:r>
      </w:del>
      <w:ins w:id="135" w:author="PuntLab" w:date="2021-05-22T11:23:00Z">
        <w:r w:rsidR="000A714D">
          <w:rPr>
            <w:rFonts w:ascii="Times New Roman" w:hAnsi="Times New Roman" w:cs="Times New Roman"/>
            <w:lang w:val="en-GB"/>
          </w:rPr>
          <w:t>abundance</w:t>
        </w:r>
        <w:r w:rsidR="000A714D" w:rsidRPr="00294740">
          <w:rPr>
            <w:rFonts w:ascii="Times New Roman" w:hAnsi="Times New Roman" w:cs="Times New Roman"/>
            <w:lang w:val="en-GB"/>
          </w:rPr>
          <w:t xml:space="preserve"> </w:t>
        </w:r>
      </w:ins>
      <w:r w:rsidR="00294740" w:rsidRPr="00294740">
        <w:rPr>
          <w:rFonts w:ascii="Times New Roman" w:hAnsi="Times New Roman" w:cs="Times New Roman"/>
          <w:lang w:val="en-GB"/>
        </w:rPr>
        <w:t xml:space="preserve">in year </w:t>
      </w:r>
      <m:oMath>
        <m:r>
          <w:rPr>
            <w:rFonts w:ascii="Cambria Math" w:hAnsi="Cambria Math" w:cs="Times New Roman"/>
            <w:lang w:val="en-GB"/>
          </w:rPr>
          <m:t>y</m:t>
        </m:r>
      </m:oMath>
      <w:r w:rsidR="00294740" w:rsidRPr="00294740">
        <w:rPr>
          <w:rFonts w:ascii="Times New Roman" w:hAnsi="Times New Roman" w:cs="Times New Roman"/>
          <w:lang w:val="en-GB"/>
        </w:rPr>
        <w:t xml:space="preserve"> is </w:t>
      </w:r>
      <m:oMath>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ins w:id="136" w:author="PuntLab" w:date="2021-05-22T11:23:00Z">
                    <w:rPr>
                      <w:rFonts w:ascii="Cambria Math" w:hAnsi="Cambria Math" w:cs="Times New Roman"/>
                      <w:lang w:val="en-GB"/>
                    </w:rPr>
                    <m:t>N</m:t>
                  </w:ins>
                </m:r>
                <m:r>
                  <w:del w:id="137" w:author="PuntLab" w:date="2021-05-22T11:23:00Z">
                    <w:rPr>
                      <w:rFonts w:ascii="Cambria Math" w:hAnsi="Cambria Math" w:cs="Times New Roman"/>
                      <w:lang w:val="en-GB"/>
                    </w:rPr>
                    <m:t>P</m:t>
                  </w:del>
                </m:r>
              </m:e>
            </m:acc>
          </m:e>
          <m:sub>
            <m:r>
              <w:rPr>
                <w:rFonts w:ascii="Cambria Math" w:hAnsi="Cambria Math" w:cs="Times New Roman"/>
                <w:lang w:val="en-GB"/>
              </w:rPr>
              <m:t>y</m:t>
            </m:r>
          </m:sub>
        </m:sSub>
      </m:oMath>
      <w:r w:rsidR="00294740" w:rsidRPr="00294740">
        <w:rPr>
          <w:rFonts w:ascii="Times New Roman" w:hAnsi="Times New Roman" w:cs="Times New Roman"/>
          <w:lang w:val="en-GB"/>
        </w:rPr>
        <w:t xml:space="preserve"> .</w:t>
      </w:r>
      <w:r w:rsidR="00294740">
        <w:rPr>
          <w:rFonts w:ascii="Times New Roman" w:hAnsi="Times New Roman" w:cs="Times New Roman"/>
          <w:lang w:val="en-GB"/>
        </w:rPr>
        <w:t xml:space="preserve"> </w:t>
      </w:r>
      <w:r w:rsidR="00723E31" w:rsidRPr="00723E31">
        <w:rPr>
          <w:rFonts w:ascii="Times New Roman" w:hAnsi="Times New Roman" w:cs="Times New Roman"/>
          <w:lang w:val="en-GB"/>
        </w:rPr>
        <w:t xml:space="preserve">To avoid estimates of negative </w:t>
      </w:r>
      <w:del w:id="138" w:author="PuntLab" w:date="2021-05-22T11:23:00Z">
        <w:r w:rsidR="00723E31" w:rsidRPr="00723E31" w:rsidDel="000A714D">
          <w:rPr>
            <w:rFonts w:ascii="Times New Roman" w:hAnsi="Times New Roman" w:cs="Times New Roman"/>
            <w:lang w:val="en-GB"/>
          </w:rPr>
          <w:delText xml:space="preserve">depletion </w:delText>
        </w:r>
      </w:del>
      <w:ins w:id="139" w:author="PuntLab" w:date="2021-05-22T11:23:00Z">
        <w:r w:rsidR="000A714D">
          <w:rPr>
            <w:rFonts w:ascii="Times New Roman" w:hAnsi="Times New Roman" w:cs="Times New Roman"/>
            <w:lang w:val="en-GB"/>
          </w:rPr>
          <w:t>abundance</w:t>
        </w:r>
        <w:r w:rsidR="000A714D" w:rsidRPr="00723E31">
          <w:rPr>
            <w:rFonts w:ascii="Times New Roman" w:hAnsi="Times New Roman" w:cs="Times New Roman"/>
            <w:lang w:val="en-GB"/>
          </w:rPr>
          <w:t xml:space="preserve"> </w:t>
        </w:r>
      </w:ins>
      <w:r w:rsidR="00723E31" w:rsidRPr="00723E31">
        <w:rPr>
          <w:rFonts w:ascii="Times New Roman" w:hAnsi="Times New Roman" w:cs="Times New Roman"/>
          <w:lang w:val="en-GB"/>
        </w:rPr>
        <w:t>and attempting to take</w:t>
      </w:r>
      <w:r w:rsidR="00723E31">
        <w:rPr>
          <w:rFonts w:ascii="Times New Roman" w:hAnsi="Times New Roman" w:cs="Times New Roman"/>
          <w:lang w:val="en-GB"/>
        </w:rPr>
        <w:t xml:space="preserve"> </w:t>
      </w:r>
      <w:r w:rsidR="00723E31" w:rsidRPr="00723E31">
        <w:rPr>
          <w:rFonts w:ascii="Times New Roman" w:hAnsi="Times New Roman" w:cs="Times New Roman"/>
          <w:lang w:val="en-GB"/>
        </w:rPr>
        <w:t>the log of a negative number, a lower bound</w:t>
      </w:r>
      <w:r w:rsidR="002B44F0">
        <w:rPr>
          <w:rFonts w:ascii="Times New Roman" w:hAnsi="Times New Roman" w:cs="Times New Roman"/>
          <w:lang w:val="en-GB"/>
        </w:rPr>
        <w:t>ary</w:t>
      </w:r>
      <w:r w:rsidR="00723E31" w:rsidRPr="00723E31">
        <w:rPr>
          <w:rFonts w:ascii="Times New Roman" w:hAnsi="Times New Roman" w:cs="Times New Roman"/>
          <w:lang w:val="en-GB"/>
        </w:rPr>
        <w:t xml:space="preserve"> of 0</w:t>
      </w:r>
      <w:ins w:id="140" w:author="PuntLab" w:date="2021-05-22T11:23:00Z">
        <w:r w:rsidR="000A714D">
          <w:rPr>
            <w:rFonts w:ascii="Times New Roman" w:hAnsi="Times New Roman" w:cs="Times New Roman"/>
            <w:lang w:val="en-GB"/>
          </w:rPr>
          <w:t xml:space="preserve"> </w:t>
        </w:r>
      </w:ins>
      <w:del w:id="141" w:author="PuntLab" w:date="2021-05-22T11:23:00Z">
        <w:r w:rsidR="00723E31" w:rsidRPr="00723E31" w:rsidDel="000A714D">
          <w:rPr>
            <w:rFonts w:ascii="Times New Roman" w:hAnsi="Times New Roman" w:cs="Times New Roman"/>
            <w:lang w:val="en-GB"/>
          </w:rPr>
          <w:delText xml:space="preserve">.001 </w:delText>
        </w:r>
      </w:del>
      <w:r w:rsidR="00C66297">
        <w:rPr>
          <w:rFonts w:ascii="Times New Roman" w:hAnsi="Times New Roman" w:cs="Times New Roman"/>
          <w:lang w:val="en-GB"/>
        </w:rPr>
        <w:t>was</w:t>
      </w:r>
      <w:r w:rsidR="00723E31" w:rsidRPr="00723E31">
        <w:rPr>
          <w:rFonts w:ascii="Times New Roman" w:hAnsi="Times New Roman" w:cs="Times New Roman"/>
          <w:lang w:val="en-GB"/>
        </w:rPr>
        <w:t xml:space="preserve"> placed on </w:t>
      </w:r>
      <m:oMath>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ins w:id="142" w:author="PuntLab" w:date="2021-05-22T11:23:00Z">
                    <w:rPr>
                      <w:rFonts w:ascii="Cambria Math" w:hAnsi="Cambria Math" w:cs="Times New Roman"/>
                      <w:lang w:val="en-GB"/>
                    </w:rPr>
                    <m:t>N</m:t>
                  </w:ins>
                </m:r>
                <m:r>
                  <w:del w:id="143" w:author="PuntLab" w:date="2021-05-22T11:23:00Z">
                    <w:rPr>
                      <w:rFonts w:ascii="Cambria Math" w:hAnsi="Cambria Math" w:cs="Times New Roman"/>
                      <w:lang w:val="en-GB"/>
                    </w:rPr>
                    <m:t>P</m:t>
                  </w:del>
                </m:r>
              </m:e>
            </m:acc>
          </m:e>
          <m:sub>
            <m:r>
              <w:rPr>
                <w:rFonts w:ascii="Cambria Math" w:hAnsi="Cambria Math" w:cs="Times New Roman"/>
                <w:lang w:val="en-GB"/>
              </w:rPr>
              <m:t>y</m:t>
            </m:r>
          </m:sub>
        </m:sSub>
      </m:oMath>
      <w:r w:rsidR="00483D7E">
        <w:rPr>
          <w:rFonts w:ascii="Times New Roman" w:hAnsi="Times New Roman" w:cs="Times New Roman"/>
          <w:lang w:val="en-GB"/>
        </w:rPr>
        <w:t xml:space="preserve"> </w:t>
      </w:r>
      <w:r w:rsidR="0003710B">
        <w:rPr>
          <w:rFonts w:ascii="Times New Roman" w:hAnsi="Times New Roman" w:cs="Times New Roman"/>
          <w:lang w:val="en-GB"/>
        </w:rPr>
        <w:t>[</w:t>
      </w:r>
      <w:r w:rsidR="00200C24">
        <w:rPr>
          <w:rFonts w:ascii="Times New Roman" w:hAnsi="Times New Roman" w:cs="Times New Roman"/>
          <w:lang w:val="en-GB"/>
        </w:rPr>
        <w:t>92</w:t>
      </w:r>
      <w:r w:rsidR="0003710B">
        <w:rPr>
          <w:rFonts w:ascii="Times New Roman" w:hAnsi="Times New Roman" w:cs="Times New Roman"/>
          <w:lang w:val="en-GB"/>
        </w:rPr>
        <w:t>]</w:t>
      </w:r>
      <w:r w:rsidR="0058176A">
        <w:rPr>
          <w:rFonts w:ascii="Times New Roman" w:hAnsi="Times New Roman" w:cs="Times New Roman"/>
          <w:lang w:val="en-GB"/>
        </w:rPr>
        <w:t xml:space="preserve">. </w:t>
      </w:r>
      <w:r w:rsidR="00C36156" w:rsidRPr="00432CB8">
        <w:rPr>
          <w:rFonts w:ascii="Times New Roman" w:hAnsi="Times New Roman" w:cs="Times New Roman"/>
          <w:color w:val="000000"/>
          <w:lang w:val="en-GB"/>
        </w:rPr>
        <w:t xml:space="preserve">Therefore, the state </w:t>
      </w:r>
      <w:r w:rsidR="00C36156" w:rsidRPr="00432CB8">
        <w:rPr>
          <w:rFonts w:ascii="Times New Roman" w:eastAsiaTheme="minorEastAsia" w:hAnsi="Times New Roman" w:cs="Times New Roman"/>
          <w:color w:val="000000"/>
          <w:lang w:val="en-GB"/>
        </w:rPr>
        <w:t xml:space="preserve">process </w:t>
      </w:r>
      <w:r w:rsidR="00C36156" w:rsidRPr="00432CB8">
        <w:rPr>
          <w:rFonts w:ascii="Times New Roman" w:hAnsi="Times New Roman" w:cs="Times New Roman"/>
          <w:color w:val="000000"/>
          <w:lang w:val="en-GB"/>
        </w:rPr>
        <w:t xml:space="preserve">was assumed to follow a </w:t>
      </w:r>
      <w:r w:rsidR="002246E9">
        <w:rPr>
          <w:rFonts w:ascii="Times New Roman" w:hAnsi="Times New Roman" w:cs="Times New Roman"/>
          <w:color w:val="000000"/>
          <w:lang w:val="en-GB"/>
        </w:rPr>
        <w:t xml:space="preserve">centred </w:t>
      </w:r>
      <w:r w:rsidR="00C36156" w:rsidRPr="00432CB8">
        <w:rPr>
          <w:rFonts w:ascii="Times New Roman" w:hAnsi="Times New Roman" w:cs="Times New Roman"/>
          <w:color w:val="000000"/>
          <w:lang w:val="en-GB"/>
        </w:rPr>
        <w:t xml:space="preserve">stochastic transition model as: </w:t>
      </w:r>
    </w:p>
    <w:p w14:paraId="73B96D21" w14:textId="77777777" w:rsidR="00760891" w:rsidRPr="00432CB8" w:rsidRDefault="00760891" w:rsidP="00F769C0">
      <w:pPr>
        <w:tabs>
          <w:tab w:val="left" w:pos="7655"/>
        </w:tabs>
        <w:spacing w:after="0" w:line="360" w:lineRule="auto"/>
        <w:rPr>
          <w:rFonts w:ascii="Times New Roman" w:hAnsi="Times New Roman" w:cs="Times New Roman"/>
          <w:color w:val="000000"/>
          <w:lang w:val="en-GB"/>
        </w:rPr>
      </w:pPr>
    </w:p>
    <w:p w14:paraId="573FA07D" w14:textId="199D3621" w:rsidR="00C11785" w:rsidRPr="00F83205" w:rsidRDefault="00A71F9A" w:rsidP="00F769C0">
      <w:pPr>
        <w:spacing w:after="0" w:line="360" w:lineRule="auto"/>
        <w:ind w:firstLine="284"/>
        <w:jc w:val="cente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ins w:id="144" w:author="PuntLab" w:date="2021-05-22T11:23:00Z">
                      <w:rPr>
                        <w:rFonts w:ascii="Cambria Math" w:hAnsi="Cambria Math" w:cs="Times New Roman"/>
                        <w:lang w:val="en-GB"/>
                      </w:rPr>
                      <m:t>N</m:t>
                    </w:ins>
                  </m:r>
                  <m:r>
                    <w:del w:id="145" w:author="PuntLab" w:date="2021-05-22T11:23:00Z">
                      <w:rPr>
                        <w:rFonts w:ascii="Cambria Math" w:hAnsi="Cambria Math" w:cs="Times New Roman"/>
                        <w:lang w:val="en-GB"/>
                      </w:rPr>
                      <m:t>P</m:t>
                    </w:del>
                  </m:r>
                </m:e>
              </m:acc>
            </m:e>
            <m:sub>
              <m:r>
                <w:rPr>
                  <w:rFonts w:ascii="Cambria Math" w:hAnsi="Cambria Math" w:cs="Times New Roman"/>
                  <w:lang w:val="en-GB"/>
                </w:rPr>
                <m:t>1650-1677</m:t>
              </m:r>
            </m:sub>
          </m:sSub>
          <m:r>
            <w:rPr>
              <w:rFonts w:ascii="Cambria Math" w:hAnsi="Cambria Math" w:cs="Times New Roman"/>
              <w:lang w:val="en-GB"/>
            </w:rPr>
            <m:t>=</m:t>
          </m:r>
          <m:r>
            <w:ins w:id="146" w:author="PuntLab" w:date="2021-05-22T11:23:00Z">
              <w:rPr>
                <w:rFonts w:ascii="Cambria Math" w:eastAsiaTheme="minorEastAsia" w:hAnsi="Cambria Math" w:cs="Times New Roman"/>
                <w:lang w:val="en-GB"/>
              </w:rPr>
              <m:t>K</m:t>
            </w:ins>
          </m:r>
          <m:r>
            <w:del w:id="147" w:author="PuntLab" w:date="2021-05-22T11:23:00Z">
              <w:rPr>
                <w:rFonts w:ascii="Cambria Math" w:eastAsiaTheme="minorEastAsia" w:hAnsi="Cambria Math" w:cs="Times New Roman"/>
                <w:lang w:val="en-GB"/>
              </w:rPr>
              <m:t>1</m:t>
            </w:del>
          </m:r>
        </m:oMath>
      </m:oMathPara>
    </w:p>
    <w:p w14:paraId="5C74BA37" w14:textId="77777777" w:rsidR="00F83205" w:rsidRDefault="00F83205" w:rsidP="00F769C0">
      <w:pPr>
        <w:spacing w:after="0" w:line="360" w:lineRule="auto"/>
        <w:ind w:firstLine="284"/>
        <w:jc w:val="center"/>
        <w:rPr>
          <w:rFonts w:ascii="Times New Roman" w:eastAsiaTheme="minorEastAsia" w:hAnsi="Times New Roman" w:cs="Times New Roman"/>
          <w:lang w:val="en-GB"/>
        </w:rPr>
      </w:pPr>
    </w:p>
    <w:p w14:paraId="43A55506" w14:textId="28E13F15" w:rsidR="00C36156" w:rsidRDefault="00A71F9A" w:rsidP="00F769C0">
      <w:pPr>
        <w:spacing w:after="0" w:line="360" w:lineRule="auto"/>
        <w:ind w:firstLine="284"/>
        <w:jc w:val="center"/>
        <w:rPr>
          <w:rFonts w:ascii="Times New Roman" w:eastAsiaTheme="minorEastAsia" w:hAnsi="Times New Roman" w:cs="Times New Roman"/>
          <w:lang w:val="en-GB"/>
        </w:rPr>
      </w:pPr>
      <m:oMath>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ins w:id="148" w:author="PuntLab" w:date="2021-05-22T11:24:00Z">
                    <w:rPr>
                      <w:rFonts w:ascii="Cambria Math" w:hAnsi="Cambria Math" w:cs="Times New Roman"/>
                      <w:lang w:val="en-GB"/>
                    </w:rPr>
                    <m:t>N</m:t>
                  </w:ins>
                </m:r>
                <m:r>
                  <w:del w:id="149" w:author="PuntLab" w:date="2021-05-22T11:24:00Z">
                    <w:rPr>
                      <w:rFonts w:ascii="Cambria Math" w:hAnsi="Cambria Math" w:cs="Times New Roman"/>
                      <w:lang w:val="en-GB"/>
                    </w:rPr>
                    <m:t>P</m:t>
                  </w:del>
                </m:r>
              </m:e>
            </m:acc>
          </m:e>
          <m:sub>
            <m:r>
              <w:rPr>
                <w:rFonts w:ascii="Cambria Math" w:hAnsi="Cambria Math" w:cs="Times New Roman"/>
                <w:lang w:val="en-GB"/>
              </w:rPr>
              <m:t>y+1</m:t>
            </m:r>
          </m:sub>
        </m:sSub>
        <m:r>
          <w:rPr>
            <w:rFonts w:ascii="Cambria Math" w:hAnsi="Cambria Math" w:cs="Times New Roman"/>
            <w:lang w:val="en-GB"/>
          </w:rPr>
          <m:t>=</m:t>
        </m:r>
        <m:r>
          <w:ins w:id="150" w:author="PuntLab" w:date="2021-05-22T11:25:00Z">
            <m:rPr>
              <m:sty m:val="p"/>
            </m:rPr>
            <w:rPr>
              <w:rFonts w:ascii="Cambria Math" w:hAnsi="Cambria Math" w:cs="Times New Roman"/>
              <w:lang w:val="en-GB"/>
            </w:rPr>
            <m:t>max</m:t>
          </w:ins>
        </m:r>
        <m:d>
          <m:dPr>
            <m:begChr m:val="{"/>
            <m:endChr m:val=""/>
            <m:ctrlPr>
              <w:ins w:id="151" w:author="PuntLab" w:date="2021-05-22T11:25:00Z">
                <w:rPr>
                  <w:rFonts w:ascii="Cambria Math" w:hAnsi="Cambria Math" w:cs="Times New Roman"/>
                  <w:lang w:val="en-GB"/>
                </w:rPr>
              </w:ins>
            </m:ctrlPr>
          </m:dPr>
          <m:e>
            <m:r>
              <w:ins w:id="152" w:author="PuntLab" w:date="2021-05-22T11:25:00Z">
                <w:rPr>
                  <w:rFonts w:ascii="Cambria Math" w:hAnsi="Cambria Math" w:cs="Times New Roman"/>
                  <w:lang w:val="en-GB"/>
                </w:rPr>
                <m:t xml:space="preserve">0, </m:t>
              </w:ins>
            </m:r>
            <m:sSub>
              <m:sSubPr>
                <m:ctrlPr>
                  <w:ins w:id="153" w:author="PuntLab" w:date="2021-05-22T11:25:00Z">
                    <w:rPr>
                      <w:rFonts w:ascii="Cambria Math" w:hAnsi="Cambria Math" w:cs="Times New Roman"/>
                      <w:i/>
                      <w:lang w:val="en-GB"/>
                    </w:rPr>
                  </w:ins>
                </m:ctrlPr>
              </m:sSubPr>
              <m:e>
                <m:r>
                  <w:ins w:id="154" w:author="PuntLab" w:date="2021-05-22T11:25:00Z">
                    <w:rPr>
                      <w:rFonts w:ascii="Cambria Math" w:hAnsi="Cambria Math" w:cs="Times New Roman"/>
                      <w:lang w:val="en-GB"/>
                    </w:rPr>
                    <m:t>N</m:t>
                  </w:ins>
                </m:r>
              </m:e>
              <m:sub>
                <m:r>
                  <w:ins w:id="155" w:author="PuntLab" w:date="2021-05-22T11:25:00Z">
                    <w:rPr>
                      <w:rFonts w:ascii="Cambria Math" w:hAnsi="Cambria Math" w:cs="Times New Roman"/>
                      <w:lang w:val="en-GB"/>
                    </w:rPr>
                    <m:t>y</m:t>
                  </w:ins>
                </m:r>
              </m:sub>
            </m:sSub>
            <m:r>
              <w:ins w:id="156" w:author="PuntLab" w:date="2021-05-22T11:25:00Z">
                <w:rPr>
                  <w:rFonts w:ascii="Cambria Math" w:hAnsi="Cambria Math" w:cs="Times New Roman"/>
                  <w:lang w:val="en-GB"/>
                </w:rPr>
                <m:t>+f</m:t>
              </w:ins>
            </m:r>
            <m:d>
              <m:dPr>
                <m:ctrlPr>
                  <w:ins w:id="157" w:author="PuntLab" w:date="2021-05-22T11:25:00Z">
                    <w:rPr>
                      <w:rFonts w:ascii="Cambria Math" w:hAnsi="Cambria Math" w:cs="Times New Roman"/>
                      <w:i/>
                      <w:lang w:val="en-GB"/>
                    </w:rPr>
                  </w:ins>
                </m:ctrlPr>
              </m:dPr>
              <m:e>
                <m:sSub>
                  <m:sSubPr>
                    <m:ctrlPr>
                      <w:ins w:id="158" w:author="PuntLab" w:date="2021-05-22T11:25:00Z">
                        <w:rPr>
                          <w:rFonts w:ascii="Cambria Math" w:hAnsi="Cambria Math" w:cs="Times New Roman"/>
                          <w:i/>
                          <w:lang w:val="en-GB"/>
                        </w:rPr>
                      </w:ins>
                    </m:ctrlPr>
                  </m:sSubPr>
                  <m:e>
                    <m:r>
                      <w:ins w:id="159" w:author="PuntLab" w:date="2021-05-22T11:25:00Z">
                        <w:rPr>
                          <w:rFonts w:ascii="Cambria Math" w:hAnsi="Cambria Math" w:cs="Times New Roman"/>
                          <w:lang w:val="en-GB"/>
                        </w:rPr>
                        <m:t>N</m:t>
                      </w:ins>
                    </m:r>
                  </m:e>
                  <m:sub>
                    <m:r>
                      <w:ins w:id="160" w:author="PuntLab" w:date="2021-05-22T11:25:00Z">
                        <w:rPr>
                          <w:rFonts w:ascii="Cambria Math" w:hAnsi="Cambria Math" w:cs="Times New Roman"/>
                          <w:lang w:val="en-GB"/>
                        </w:rPr>
                        <m:t>y</m:t>
                      </w:ins>
                    </m:r>
                  </m:sub>
                </m:sSub>
              </m:e>
            </m:d>
            <m:r>
              <w:ins w:id="161" w:author="PuntLab" w:date="2021-05-22T11:25:00Z">
                <w:rPr>
                  <w:rFonts w:ascii="Cambria Math" w:eastAsiaTheme="minorEastAsia" w:hAnsi="Cambria Math" w:cs="Times New Roman"/>
                  <w:lang w:val="en-GB"/>
                </w:rPr>
                <m:t>-</m:t>
              </w:ins>
            </m:r>
            <m:sSub>
              <m:sSubPr>
                <m:ctrlPr>
                  <w:ins w:id="162" w:author="PuntLab" w:date="2021-05-22T11:26:00Z">
                    <w:rPr>
                      <w:rFonts w:ascii="Cambria Math" w:eastAsiaTheme="minorEastAsia" w:hAnsi="Cambria Math" w:cs="Times New Roman"/>
                      <w:i/>
                      <w:lang w:val="en-GB"/>
                    </w:rPr>
                  </w:ins>
                </m:ctrlPr>
              </m:sSubPr>
              <m:e>
                <m:r>
                  <w:ins w:id="163" w:author="PuntLab" w:date="2021-05-22T11:26:00Z">
                    <w:rPr>
                      <w:rFonts w:ascii="Cambria Math" w:eastAsiaTheme="minorEastAsia" w:hAnsi="Cambria Math" w:cs="Times New Roman"/>
                      <w:lang w:val="en-GB"/>
                    </w:rPr>
                    <m:t>C</m:t>
                  </w:ins>
                </m:r>
              </m:e>
              <m:sub>
                <m:r>
                  <w:ins w:id="164" w:author="PuntLab" w:date="2021-05-22T11:26:00Z">
                    <w:rPr>
                      <w:rFonts w:ascii="Cambria Math" w:eastAsiaTheme="minorEastAsia" w:hAnsi="Cambria Math" w:cs="Times New Roman"/>
                      <w:lang w:val="en-GB"/>
                    </w:rPr>
                    <m:t>y</m:t>
                  </w:ins>
                </m:r>
              </m:sub>
            </m:sSub>
            <m:r>
              <w:ins w:id="165" w:author="PuntLab" w:date="2021-05-22T11:26:00Z">
                <w:rPr>
                  <w:rFonts w:ascii="Cambria Math" w:eastAsiaTheme="minorEastAsia" w:hAnsi="Cambria Math" w:cs="Times New Roman"/>
                  <w:lang w:val="en-GB"/>
                </w:rPr>
                <m:t>*</m:t>
              </w:ins>
            </m:r>
            <m:sSub>
              <m:sSubPr>
                <m:ctrlPr>
                  <w:ins w:id="166" w:author="PuntLab" w:date="2021-05-22T11:26:00Z">
                    <w:rPr>
                      <w:rFonts w:ascii="Cambria Math" w:eastAsiaTheme="minorEastAsia" w:hAnsi="Cambria Math" w:cs="Times New Roman"/>
                      <w:i/>
                      <w:lang w:val="en-GB"/>
                    </w:rPr>
                  </w:ins>
                </m:ctrlPr>
              </m:sSubPr>
              <m:e>
                <m:r>
                  <w:ins w:id="167" w:author="PuntLab" w:date="2021-05-22T11:26:00Z">
                    <w:rPr>
                      <w:rFonts w:ascii="Cambria Math" w:eastAsiaTheme="minorEastAsia" w:hAnsi="Cambria Math" w:cs="Times New Roman"/>
                      <w:lang w:val="en-GB"/>
                    </w:rPr>
                    <m:t>SLR</m:t>
                  </w:ins>
                </m:r>
              </m:e>
              <m:sub>
                <m:r>
                  <w:ins w:id="168" w:author="PuntLab" w:date="2021-05-22T11:26:00Z">
                    <w:rPr>
                      <w:rFonts w:ascii="Cambria Math" w:eastAsiaTheme="minorEastAsia" w:hAnsi="Cambria Math" w:cs="Times New Roman"/>
                      <w:lang w:val="en-GB"/>
                    </w:rPr>
                    <m:t>y</m:t>
                  </w:ins>
                </m:r>
              </m:sub>
            </m:sSub>
          </m:e>
        </m:d>
        <m:r>
          <w:del w:id="169" w:author="PuntLab" w:date="2021-05-22T11:25:00Z">
            <m:rPr>
              <m:sty m:val="p"/>
            </m:rPr>
            <w:rPr>
              <w:rFonts w:ascii="Cambria Math" w:hAnsi="Cambria Math" w:cs="Times New Roman"/>
              <w:lang w:val="en-GB"/>
            </w:rPr>
            <m:t>max</m:t>
          </w:del>
        </m:r>
        <m:d>
          <m:dPr>
            <m:begChr m:val="{"/>
            <m:endChr m:val=""/>
            <m:ctrlPr>
              <w:del w:id="170" w:author="PuntLab" w:date="2021-05-22T11:25:00Z">
                <w:rPr>
                  <w:rFonts w:ascii="Cambria Math" w:hAnsi="Cambria Math" w:cs="Times New Roman"/>
                  <w:i/>
                  <w:lang w:val="en-GB"/>
                </w:rPr>
              </w:del>
            </m:ctrlPr>
          </m:dPr>
          <m:e>
            <m:eqArr>
              <m:eqArrPr>
                <m:ctrlPr>
                  <w:del w:id="171" w:author="PuntLab" w:date="2021-05-22T11:24:00Z">
                    <w:rPr>
                      <w:rFonts w:ascii="Cambria Math" w:hAnsi="Cambria Math" w:cs="Times New Roman"/>
                      <w:i/>
                      <w:lang w:val="en-GB"/>
                    </w:rPr>
                  </w:del>
                </m:ctrlPr>
              </m:eqArrPr>
              <m:e>
                <m:sSub>
                  <m:sSubPr>
                    <m:ctrlPr>
                      <w:del w:id="172" w:author="PuntLab" w:date="2021-05-22T11:24:00Z">
                        <w:rPr>
                          <w:rFonts w:ascii="Cambria Math" w:hAnsi="Cambria Math" w:cs="Times New Roman"/>
                          <w:i/>
                          <w:lang w:val="en-GB"/>
                        </w:rPr>
                      </w:del>
                    </m:ctrlPr>
                  </m:sSubPr>
                  <m:e>
                    <m:r>
                      <w:del w:id="173" w:author="PuntLab" w:date="2021-05-22T11:24:00Z">
                        <w:rPr>
                          <w:rFonts w:ascii="Cambria Math" w:hAnsi="Cambria Math" w:cs="Times New Roman"/>
                          <w:lang w:val="en-GB"/>
                        </w:rPr>
                        <m:t>P</m:t>
                      </w:del>
                    </m:r>
                  </m:e>
                  <m:sub>
                    <m:r>
                      <w:del w:id="174" w:author="PuntLab" w:date="2021-05-22T11:24:00Z">
                        <w:rPr>
                          <w:rFonts w:ascii="Cambria Math" w:hAnsi="Cambria Math" w:cs="Times New Roman"/>
                          <w:lang w:val="en-GB"/>
                        </w:rPr>
                        <m:t>y</m:t>
                      </w:del>
                    </m:r>
                  </m:sub>
                </m:sSub>
                <m:r>
                  <w:del w:id="175" w:author="PuntLab" w:date="2021-05-22T11:24:00Z">
                    <w:rPr>
                      <w:rFonts w:ascii="Cambria Math" w:hAnsi="Cambria Math" w:cs="Times New Roman"/>
                      <w:lang w:val="en-GB"/>
                    </w:rPr>
                    <m:t>+</m:t>
                  </w:del>
                </m:r>
                <m:sSub>
                  <m:sSubPr>
                    <m:ctrlPr>
                      <w:del w:id="176" w:author="PuntLab" w:date="2021-05-22T11:24:00Z">
                        <w:rPr>
                          <w:rFonts w:ascii="Cambria Math" w:hAnsi="Cambria Math" w:cs="Times New Roman"/>
                          <w:i/>
                          <w:lang w:val="en-GB"/>
                        </w:rPr>
                      </w:del>
                    </m:ctrlPr>
                  </m:sSubPr>
                  <m:e>
                    <m:r>
                      <w:del w:id="177" w:author="PuntLab" w:date="2021-05-22T11:24:00Z">
                        <w:rPr>
                          <w:rFonts w:ascii="Cambria Math" w:hAnsi="Cambria Math" w:cs="Times New Roman"/>
                          <w:lang w:val="en-GB"/>
                        </w:rPr>
                        <m:t>R</m:t>
                      </w:del>
                    </m:r>
                  </m:e>
                  <m:sub>
                    <m:r>
                      <w:del w:id="178" w:author="PuntLab" w:date="2021-05-22T11:24:00Z">
                        <w:rPr>
                          <w:rFonts w:ascii="Cambria Math" w:hAnsi="Cambria Math" w:cs="Times New Roman"/>
                          <w:lang w:val="en-GB"/>
                        </w:rPr>
                        <m:t>max</m:t>
                      </w:del>
                    </m:r>
                  </m:sub>
                </m:sSub>
                <m:sSub>
                  <m:sSubPr>
                    <m:ctrlPr>
                      <w:del w:id="179" w:author="PuntLab" w:date="2021-05-22T11:24:00Z">
                        <w:rPr>
                          <w:rFonts w:ascii="Cambria Math" w:hAnsi="Cambria Math" w:cs="Times New Roman"/>
                          <w:i/>
                          <w:lang w:val="en-GB"/>
                        </w:rPr>
                      </w:del>
                    </m:ctrlPr>
                  </m:sSubPr>
                  <m:e>
                    <m:r>
                      <w:del w:id="180" w:author="PuntLab" w:date="2021-05-22T11:24:00Z">
                        <w:rPr>
                          <w:rFonts w:ascii="Cambria Math" w:hAnsi="Cambria Math" w:cs="Times New Roman"/>
                          <w:lang w:val="en-GB"/>
                        </w:rPr>
                        <m:t>P</m:t>
                      </w:del>
                    </m:r>
                  </m:e>
                  <m:sub>
                    <m:r>
                      <w:del w:id="181" w:author="PuntLab" w:date="2021-05-22T11:24:00Z">
                        <w:rPr>
                          <w:rFonts w:ascii="Cambria Math" w:hAnsi="Cambria Math" w:cs="Times New Roman"/>
                          <w:lang w:val="en-GB"/>
                        </w:rPr>
                        <m:t>y</m:t>
                      </w:del>
                    </m:r>
                  </m:sub>
                </m:sSub>
                <m:d>
                  <m:dPr>
                    <m:begChr m:val="["/>
                    <m:endChr m:val="]"/>
                    <m:ctrlPr>
                      <w:del w:id="182" w:author="PuntLab" w:date="2021-05-22T11:24:00Z">
                        <w:rPr>
                          <w:rFonts w:ascii="Cambria Math" w:hAnsi="Cambria Math" w:cs="Times New Roman"/>
                          <w:i/>
                          <w:lang w:val="en-GB"/>
                        </w:rPr>
                      </w:del>
                    </m:ctrlPr>
                  </m:dPr>
                  <m:e>
                    <m:r>
                      <w:del w:id="183" w:author="PuntLab" w:date="2021-05-22T11:24:00Z">
                        <w:rPr>
                          <w:rFonts w:ascii="Cambria Math" w:hAnsi="Cambria Math" w:cs="Times New Roman"/>
                          <w:lang w:val="en-GB"/>
                        </w:rPr>
                        <m:t>1-</m:t>
                      </w:del>
                    </m:r>
                    <m:sSubSup>
                      <m:sSubSupPr>
                        <m:ctrlPr>
                          <w:del w:id="184" w:author="PuntLab" w:date="2021-05-22T11:24:00Z">
                            <w:rPr>
                              <w:rFonts w:ascii="Cambria Math" w:hAnsi="Cambria Math" w:cs="Times New Roman"/>
                              <w:i/>
                              <w:lang w:val="en-GB"/>
                            </w:rPr>
                          </w:del>
                        </m:ctrlPr>
                      </m:sSubSupPr>
                      <m:e>
                        <m:r>
                          <w:del w:id="185" w:author="PuntLab" w:date="2021-05-22T11:24:00Z">
                            <w:rPr>
                              <w:rFonts w:ascii="Cambria Math" w:hAnsi="Cambria Math" w:cs="Times New Roman"/>
                              <w:lang w:val="en-GB"/>
                            </w:rPr>
                            <m:t>P</m:t>
                          </w:del>
                        </m:r>
                      </m:e>
                      <m:sub>
                        <m:r>
                          <w:del w:id="186" w:author="PuntLab" w:date="2021-05-22T11:24:00Z">
                            <w:rPr>
                              <w:rFonts w:ascii="Cambria Math" w:hAnsi="Cambria Math" w:cs="Times New Roman"/>
                              <w:lang w:val="en-GB"/>
                            </w:rPr>
                            <m:t>y</m:t>
                          </w:del>
                        </m:r>
                      </m:sub>
                      <m:sup>
                        <m:r>
                          <w:del w:id="187" w:author="PuntLab" w:date="2021-05-22T11:24:00Z">
                            <w:rPr>
                              <w:rFonts w:ascii="Cambria Math" w:hAnsi="Cambria Math" w:cs="Times New Roman"/>
                              <w:lang w:val="en-GB"/>
                            </w:rPr>
                            <m:t>z</m:t>
                          </w:del>
                        </m:r>
                      </m:sup>
                    </m:sSubSup>
                  </m:e>
                </m:d>
                <m:r>
                  <w:del w:id="188" w:author="PuntLab" w:date="2021-05-22T11:24:00Z">
                    <w:rPr>
                      <w:rFonts w:ascii="Cambria Math" w:eastAsiaTheme="minorEastAsia" w:hAnsi="Cambria Math" w:cs="Times New Roman"/>
                      <w:lang w:val="en-GB"/>
                    </w:rPr>
                    <m:t>-</m:t>
                  </w:del>
                </m:r>
                <m:f>
                  <m:fPr>
                    <m:ctrlPr>
                      <w:del w:id="189" w:author="PuntLab" w:date="2021-05-22T11:24:00Z">
                        <w:rPr>
                          <w:rFonts w:ascii="Cambria Math" w:eastAsiaTheme="minorEastAsia" w:hAnsi="Cambria Math" w:cs="Times New Roman"/>
                          <w:i/>
                          <w:lang w:val="en-GB"/>
                        </w:rPr>
                      </w:del>
                    </m:ctrlPr>
                  </m:fPr>
                  <m:num>
                    <m:sSub>
                      <m:sSubPr>
                        <m:ctrlPr>
                          <w:del w:id="190" w:author="PuntLab" w:date="2021-05-22T11:24:00Z">
                            <w:rPr>
                              <w:rFonts w:ascii="Cambria Math" w:eastAsiaTheme="minorEastAsia" w:hAnsi="Cambria Math" w:cs="Times New Roman"/>
                              <w:i/>
                              <w:lang w:val="en-GB"/>
                            </w:rPr>
                          </w:del>
                        </m:ctrlPr>
                      </m:sSubPr>
                      <m:e>
                        <m:r>
                          <w:del w:id="191" w:author="PuntLab" w:date="2021-05-22T11:24:00Z">
                            <w:rPr>
                              <w:rFonts w:ascii="Cambria Math" w:eastAsiaTheme="minorEastAsia" w:hAnsi="Cambria Math" w:cs="Times New Roman"/>
                              <w:lang w:val="en-GB"/>
                            </w:rPr>
                            <m:t>C</m:t>
                          </w:del>
                        </m:r>
                      </m:e>
                      <m:sub>
                        <m:r>
                          <w:del w:id="192" w:author="PuntLab" w:date="2021-05-22T11:24:00Z">
                            <w:rPr>
                              <w:rFonts w:ascii="Cambria Math" w:eastAsiaTheme="minorEastAsia" w:hAnsi="Cambria Math" w:cs="Times New Roman"/>
                              <w:lang w:val="en-GB"/>
                            </w:rPr>
                            <m:t>y</m:t>
                          </w:del>
                        </m:r>
                      </m:sub>
                    </m:sSub>
                    <m:r>
                      <w:del w:id="193" w:author="PuntLab" w:date="2021-05-22T11:24:00Z">
                        <w:rPr>
                          <w:rFonts w:ascii="Cambria Math" w:eastAsiaTheme="minorEastAsia" w:hAnsi="Cambria Math" w:cs="Times New Roman"/>
                          <w:lang w:val="en-GB"/>
                        </w:rPr>
                        <m:t>*</m:t>
                      </w:del>
                    </m:r>
                    <m:sSub>
                      <m:sSubPr>
                        <m:ctrlPr>
                          <w:del w:id="194" w:author="PuntLab" w:date="2021-05-22T11:24:00Z">
                            <w:rPr>
                              <w:rFonts w:ascii="Cambria Math" w:eastAsiaTheme="minorEastAsia" w:hAnsi="Cambria Math" w:cs="Times New Roman"/>
                              <w:i/>
                              <w:lang w:val="en-GB"/>
                            </w:rPr>
                          </w:del>
                        </m:ctrlPr>
                      </m:sSubPr>
                      <m:e>
                        <m:r>
                          <w:del w:id="195" w:author="PuntLab" w:date="2021-05-22T11:24:00Z">
                            <w:rPr>
                              <w:rFonts w:ascii="Cambria Math" w:eastAsiaTheme="minorEastAsia" w:hAnsi="Cambria Math" w:cs="Times New Roman"/>
                              <w:lang w:val="en-GB"/>
                            </w:rPr>
                            <m:t>SLR</m:t>
                          </w:del>
                        </m:r>
                      </m:e>
                      <m:sub>
                        <m:r>
                          <w:del w:id="196" w:author="PuntLab" w:date="2021-05-22T11:24:00Z">
                            <w:rPr>
                              <w:rFonts w:ascii="Cambria Math" w:eastAsiaTheme="minorEastAsia" w:hAnsi="Cambria Math" w:cs="Times New Roman"/>
                              <w:lang w:val="en-GB"/>
                            </w:rPr>
                            <m:t>y</m:t>
                          </w:del>
                        </m:r>
                      </m:sub>
                    </m:sSub>
                  </m:num>
                  <m:den>
                    <m:r>
                      <w:del w:id="197" w:author="PuntLab" w:date="2021-05-22T11:24:00Z">
                        <w:rPr>
                          <w:rFonts w:ascii="Cambria Math" w:eastAsiaTheme="minorEastAsia" w:hAnsi="Cambria Math" w:cs="Times New Roman"/>
                          <w:lang w:val="en-GB"/>
                        </w:rPr>
                        <m:t>K</m:t>
                      </w:del>
                    </m:r>
                  </m:den>
                </m:f>
              </m:e>
              <m:e>
                <m:r>
                  <w:del w:id="198" w:author="PuntLab" w:date="2021-05-22T11:24:00Z">
                    <w:rPr>
                      <w:rFonts w:ascii="Cambria Math" w:hAnsi="Cambria Math" w:cs="Times New Roman"/>
                      <w:lang w:val="en-GB"/>
                    </w:rPr>
                    <m:t xml:space="preserve">0.001                                                                       </m:t>
                  </w:del>
                </m:r>
              </m:e>
            </m:eqArr>
          </m:e>
        </m:d>
      </m:oMath>
      <w:r w:rsidR="00C36156" w:rsidRPr="00432CB8">
        <w:rPr>
          <w:rFonts w:ascii="Times New Roman" w:eastAsiaTheme="minorEastAsia" w:hAnsi="Times New Roman" w:cs="Times New Roman"/>
          <w:lang w:val="en-GB"/>
        </w:rPr>
        <w:tab/>
      </w:r>
      <m:oMath>
        <m:r>
          <m:rPr>
            <m:sty m:val="p"/>
          </m:rPr>
          <w:rPr>
            <w:rFonts w:ascii="Cambria Math" w:eastAsiaTheme="minorEastAsia" w:hAnsi="Cambria Math" w:cs="Times New Roman"/>
            <w:lang w:val="en-GB"/>
          </w:rPr>
          <m:t xml:space="preserve">for </m:t>
        </m:r>
        <m:r>
          <w:rPr>
            <w:rFonts w:ascii="Cambria Math" w:eastAsiaTheme="minorEastAsia" w:hAnsi="Cambria Math" w:cs="Times New Roman"/>
            <w:lang w:val="en-GB"/>
          </w:rPr>
          <m:t>y</m:t>
        </m:r>
        <m:r>
          <m:rPr>
            <m:sty m:val="p"/>
          </m:rPr>
          <w:rPr>
            <w:rFonts w:ascii="Cambria Math" w:eastAsiaTheme="minorEastAsia" w:hAnsi="Cambria Math" w:cs="Times New Roman"/>
            <w:lang w:val="en-GB"/>
          </w:rPr>
          <m:t>&gt;1677</m:t>
        </m:r>
      </m:oMath>
    </w:p>
    <w:p w14:paraId="1BAF345E" w14:textId="288604DB" w:rsidR="00AF0A22" w:rsidRDefault="00AF0A22" w:rsidP="00F769C0">
      <w:pPr>
        <w:spacing w:after="0" w:line="360" w:lineRule="auto"/>
        <w:ind w:firstLine="284"/>
        <w:jc w:val="center"/>
        <w:rPr>
          <w:rFonts w:ascii="Times New Roman" w:eastAsiaTheme="minorEastAsia" w:hAnsi="Times New Roman" w:cs="Times New Roman"/>
          <w:lang w:val="en-GB"/>
        </w:rPr>
      </w:pPr>
    </w:p>
    <w:p w14:paraId="49C0B6E6" w14:textId="02ABCAB6" w:rsidR="00683569" w:rsidRDefault="00A71F9A" w:rsidP="00F769C0">
      <w:pPr>
        <w:spacing w:after="0" w:line="360" w:lineRule="auto"/>
        <w:ind w:firstLine="284"/>
        <w:jc w:val="center"/>
        <w:rPr>
          <w:rFonts w:ascii="Times New Roman" w:eastAsiaTheme="minorEastAsia" w:hAnsi="Times New Roman" w:cs="Times New Roman"/>
          <w:lang w:val="en-GB"/>
        </w:rPr>
      </w:pPr>
      <m:oMath>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sSub>
                  <m:sSubPr>
                    <m:ctrlPr>
                      <w:rPr>
                        <w:rFonts w:ascii="Cambria Math" w:hAnsi="Cambria Math" w:cs="Times New Roman"/>
                        <w:i/>
                        <w:lang w:val="en-GB"/>
                      </w:rPr>
                    </m:ctrlPr>
                  </m:sSubPr>
                  <m:e>
                    <m:r>
                      <w:ins w:id="199" w:author="PuntLab" w:date="2021-05-22T11:27:00Z">
                        <w:rPr>
                          <w:rFonts w:ascii="Cambria Math" w:hAnsi="Cambria Math" w:cs="Times New Roman"/>
                          <w:lang w:val="en-GB"/>
                        </w:rPr>
                        <m:t>N</m:t>
                      </w:ins>
                    </m:r>
                    <m:r>
                      <w:del w:id="200" w:author="PuntLab" w:date="2021-05-22T11:27:00Z">
                        <w:rPr>
                          <w:rFonts w:ascii="Cambria Math" w:hAnsi="Cambria Math" w:cs="Times New Roman"/>
                          <w:lang w:val="en-GB"/>
                        </w:rPr>
                        <m:t>P</m:t>
                      </w:del>
                    </m:r>
                  </m:e>
                  <m:sub>
                    <m:r>
                      <w:rPr>
                        <w:rFonts w:ascii="Cambria Math" w:hAnsi="Cambria Math" w:cs="Times New Roman"/>
                        <w:lang w:val="en-GB"/>
                      </w:rPr>
                      <m:t>y</m:t>
                    </m:r>
                  </m:sub>
                </m:sSub>
              </m:e>
            </m:d>
            <m:acc>
              <m:accPr>
                <m:chr m:val="̃"/>
                <m:ctrlPr>
                  <w:rPr>
                    <w:rFonts w:ascii="Cambria Math" w:hAnsi="Cambria Math" w:cs="Times New Roman"/>
                    <w:i/>
                    <w:lang w:val="en-GB"/>
                  </w:rPr>
                </m:ctrlPr>
              </m:accPr>
              <m:e>
                <m:r>
                  <w:ins w:id="201" w:author="PuntLab" w:date="2021-05-22T11:27:00Z">
                    <w:rPr>
                      <w:rFonts w:ascii="Cambria Math" w:hAnsi="Cambria Math" w:cs="Times New Roman"/>
                      <w:lang w:val="en-GB"/>
                    </w:rPr>
                    <m:t>N</m:t>
                  </w:ins>
                </m:r>
                <m:r>
                  <w:del w:id="202" w:author="PuntLab" w:date="2021-05-22T11:27:00Z">
                    <w:rPr>
                      <w:rFonts w:ascii="Cambria Math" w:hAnsi="Cambria Math" w:cs="Times New Roman"/>
                      <w:lang w:val="en-GB"/>
                    </w:rPr>
                    <m:t>P</m:t>
                  </w:del>
                </m:r>
              </m:e>
            </m:acc>
          </m:e>
          <m:sub>
            <m:r>
              <w:rPr>
                <w:rFonts w:ascii="Cambria Math" w:hAnsi="Cambria Math" w:cs="Times New Roman"/>
                <w:lang w:val="en-GB"/>
              </w:rPr>
              <m:t>y</m:t>
            </m:r>
          </m:sub>
        </m:sSub>
        <m:r>
          <w:rPr>
            <w:rFonts w:ascii="Cambria Math" w:hAnsi="Cambria Math" w:cs="Times New Roman"/>
            <w:lang w:val="en-GB"/>
          </w:rPr>
          <m:t xml:space="preserve"> ~</m:t>
        </m:r>
        <m:r>
          <w:rPr>
            <w:rFonts w:ascii="Cambria Math" w:eastAsiaTheme="minorEastAsia" w:hAnsi="Cambria Math" w:cs="Times New Roman"/>
            <w:lang w:val="en-GB"/>
          </w:rPr>
          <m:t xml:space="preserve">  </m:t>
        </m:r>
        <m:r>
          <m:rPr>
            <m:sty m:val="p"/>
          </m:rPr>
          <w:rPr>
            <w:rFonts w:ascii="Cambria Math" w:eastAsiaTheme="minorEastAsia" w:hAnsi="Cambria Math" w:cs="Times New Roman"/>
            <w:lang w:val="en-GB"/>
          </w:rPr>
          <m:t>log-normal</m:t>
        </m:r>
        <m:d>
          <m:dPr>
            <m:ctrlPr>
              <w:rPr>
                <w:rFonts w:ascii="Cambria Math" w:eastAsiaTheme="minorEastAsia" w:hAnsi="Cambria Math" w:cs="Times New Roman"/>
                <w:i/>
              </w:rPr>
            </m:ctrlPr>
          </m:dPr>
          <m:e>
            <m:r>
              <m:rPr>
                <m:sty m:val="p"/>
              </m:rPr>
              <w:rPr>
                <w:rFonts w:ascii="Cambria Math" w:eastAsiaTheme="minorEastAsia" w:hAnsi="Cambria Math" w:cs="Times New Roman"/>
                <w:lang w:val="en-GB"/>
              </w:rPr>
              <m:t>log</m:t>
            </m:r>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ins w:id="203" w:author="PuntLab" w:date="2021-05-22T11:26:00Z">
                        <w:rPr>
                          <w:rFonts w:ascii="Cambria Math" w:hAnsi="Cambria Math" w:cs="Times New Roman"/>
                          <w:lang w:val="en-GB"/>
                        </w:rPr>
                        <m:t>N</m:t>
                      </w:ins>
                    </m:r>
                    <m:r>
                      <w:del w:id="204" w:author="PuntLab" w:date="2021-05-22T11:26:00Z">
                        <w:rPr>
                          <w:rFonts w:ascii="Cambria Math" w:hAnsi="Cambria Math" w:cs="Times New Roman"/>
                          <w:lang w:val="en-GB"/>
                        </w:rPr>
                        <m:t>P</m:t>
                      </w:del>
                    </m:r>
                  </m:e>
                </m:acc>
              </m:e>
              <m:sub>
                <m:r>
                  <w:rPr>
                    <w:rFonts w:ascii="Cambria Math" w:hAnsi="Cambria Math" w:cs="Times New Roman"/>
                    <w:lang w:val="en-GB"/>
                  </w:rPr>
                  <m:t>y</m:t>
                </m:r>
              </m:sub>
            </m:sSub>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σ</m:t>
                </m:r>
              </m:e>
              <m:sup>
                <m:r>
                  <w:rPr>
                    <w:rFonts w:ascii="Cambria Math" w:hAnsi="Cambria Math" w:cs="Times New Roman"/>
                    <w:lang w:val="en-GB"/>
                  </w:rPr>
                  <m:t>2</m:t>
                </m:r>
              </m:sup>
            </m:sSup>
          </m:e>
        </m:d>
      </m:oMath>
      <w:r w:rsidR="00D00C50" w:rsidRPr="00B92169">
        <w:rPr>
          <w:rFonts w:ascii="Times New Roman" w:eastAsiaTheme="minorEastAsia" w:hAnsi="Times New Roman" w:cs="Times New Roman"/>
          <w:lang w:val="en-GB"/>
        </w:rPr>
        <w:tab/>
      </w:r>
      <m:oMath>
        <m:r>
          <w:rPr>
            <w:rFonts w:ascii="Cambria Math" w:eastAsiaTheme="minorEastAsia" w:hAnsi="Cambria Math" w:cs="Times New Roman"/>
            <w:lang w:val="en-GB"/>
          </w:rPr>
          <m:t>y=16</m:t>
        </m:r>
        <m:r>
          <w:ins w:id="205" w:author="PuntLab" w:date="2021-05-22T11:27:00Z">
            <w:rPr>
              <w:rFonts w:ascii="Cambria Math" w:eastAsiaTheme="minorEastAsia" w:hAnsi="Cambria Math" w:cs="Times New Roman"/>
              <w:lang w:val="en-GB"/>
            </w:rPr>
            <m:t>4</m:t>
          </w:ins>
        </m:r>
        <m:r>
          <w:del w:id="206" w:author="PuntLab" w:date="2021-05-22T11:27:00Z">
            <w:rPr>
              <w:rFonts w:ascii="Cambria Math" w:eastAsiaTheme="minorEastAsia" w:hAnsi="Cambria Math" w:cs="Times New Roman"/>
              <w:lang w:val="en-GB"/>
            </w:rPr>
            <m:t>5</m:t>
          </w:del>
        </m:r>
        <m:r>
          <w:ins w:id="207" w:author="PuntLab" w:date="2021-05-22T11:27:00Z">
            <w:rPr>
              <w:rFonts w:ascii="Cambria Math" w:eastAsiaTheme="minorEastAsia" w:hAnsi="Cambria Math" w:cs="Times New Roman"/>
              <w:lang w:val="en-GB"/>
            </w:rPr>
            <m:t>8</m:t>
          </w:ins>
        </m:r>
        <m:r>
          <w:del w:id="208" w:author="PuntLab" w:date="2021-05-22T11:27:00Z">
            <w:rPr>
              <w:rFonts w:ascii="Cambria Math" w:eastAsiaTheme="minorEastAsia" w:hAnsi="Cambria Math" w:cs="Times New Roman"/>
              <w:lang w:val="en-GB"/>
            </w:rPr>
            <m:t>0</m:t>
          </w:del>
        </m:r>
        <m:r>
          <w:rPr>
            <w:rFonts w:ascii="Cambria Math" w:eastAsiaTheme="minorEastAsia" w:hAnsi="Cambria Math" w:cs="Times New Roman"/>
            <w:lang w:val="en-GB"/>
          </w:rPr>
          <m:t>, 20</m:t>
        </m:r>
        <m:r>
          <w:ins w:id="209" w:author="PuntLab" w:date="2021-05-22T11:29:00Z">
            <w:rPr>
              <w:rFonts w:ascii="Cambria Math" w:eastAsiaTheme="minorEastAsia" w:hAnsi="Cambria Math" w:cs="Times New Roman"/>
              <w:lang w:val="en-GB"/>
            </w:rPr>
            <m:t>30</m:t>
          </w:ins>
        </m:r>
        <m:r>
          <w:del w:id="210" w:author="PuntLab" w:date="2021-05-22T11:29:00Z">
            <w:rPr>
              <w:rFonts w:ascii="Cambria Math" w:eastAsiaTheme="minorEastAsia" w:hAnsi="Cambria Math" w:cs="Times New Roman"/>
              <w:lang w:val="en-GB"/>
            </w:rPr>
            <m:t>27</m:t>
          </w:del>
        </m:r>
      </m:oMath>
    </w:p>
    <w:p w14:paraId="2C7C7C7D" w14:textId="77777777" w:rsidR="00F83205" w:rsidRDefault="00F83205" w:rsidP="00F769C0">
      <w:pPr>
        <w:spacing w:after="0" w:line="360" w:lineRule="auto"/>
        <w:ind w:firstLine="284"/>
        <w:jc w:val="center"/>
        <w:rPr>
          <w:rFonts w:ascii="Times New Roman" w:hAnsi="Times New Roman" w:cs="Times New Roman"/>
          <w:color w:val="000000"/>
          <w:lang w:val="en-GB"/>
        </w:rPr>
      </w:pPr>
    </w:p>
    <w:p w14:paraId="0FDB1CFA" w14:textId="741329C8" w:rsidR="00C36156" w:rsidDel="00324ED2" w:rsidRDefault="00C36156" w:rsidP="00F769C0">
      <w:pPr>
        <w:spacing w:after="0" w:line="360" w:lineRule="auto"/>
        <w:ind w:firstLine="284"/>
        <w:rPr>
          <w:del w:id="211" w:author="PuntLab" w:date="2021-05-22T11:40:00Z"/>
          <w:rFonts w:ascii="Times New Roman" w:eastAsiaTheme="minorEastAsia" w:hAnsi="Times New Roman" w:cs="Times New Roman"/>
          <w:lang w:val="en-GB"/>
        </w:rPr>
      </w:pPr>
      <w:r w:rsidRPr="00432CB8">
        <w:rPr>
          <w:rFonts w:ascii="Times New Roman" w:hAnsi="Times New Roman" w:cs="Times New Roman"/>
          <w:color w:val="000000"/>
          <w:lang w:val="en-GB"/>
        </w:rPr>
        <w:t>The observation proces</w:t>
      </w:r>
      <w:r w:rsidR="005649F3">
        <w:rPr>
          <w:rFonts w:ascii="Times New Roman" w:hAnsi="Times New Roman" w:cs="Times New Roman"/>
          <w:color w:val="000000"/>
          <w:lang w:val="en-GB"/>
        </w:rPr>
        <w:t>s</w:t>
      </w:r>
      <w:r w:rsidRPr="00432CB8">
        <w:rPr>
          <w:rFonts w:ascii="Times New Roman" w:hAnsi="Times New Roman" w:cs="Times New Roman"/>
          <w:color w:val="000000"/>
          <w:lang w:val="en-GB"/>
        </w:rPr>
        <w:t xml:space="preserve"> of the stochastic model assumed that the </w:t>
      </w:r>
      <w:r w:rsidR="00996641" w:rsidRPr="004D5109">
        <w:rPr>
          <w:rFonts w:ascii="Times New Roman" w:hAnsi="Times New Roman" w:cs="Times New Roman"/>
          <w:lang w:val="en-GB"/>
        </w:rPr>
        <w:t>accumulated number of</w:t>
      </w:r>
      <w:r w:rsidR="00AE2730">
        <w:rPr>
          <w:rFonts w:ascii="Times New Roman" w:hAnsi="Times New Roman" w:cs="Times New Roman"/>
          <w:lang w:val="en-GB"/>
        </w:rPr>
        <w:t xml:space="preserve"> </w:t>
      </w:r>
      <w:r w:rsidR="00AE2730">
        <w:rPr>
          <w:rFonts w:ascii="Times New Roman" w:hAnsi="Times New Roman" w:cs="Times New Roman"/>
          <w:color w:val="000000"/>
          <w:lang w:val="en-GB"/>
        </w:rPr>
        <w:t>observed</w:t>
      </w:r>
      <w:r w:rsidR="00996641" w:rsidRPr="004D5109">
        <w:rPr>
          <w:rFonts w:ascii="Times New Roman" w:hAnsi="Times New Roman" w:cs="Times New Roman"/>
          <w:lang w:val="en-GB"/>
        </w:rPr>
        <w:t xml:space="preserve"> </w:t>
      </w:r>
      <w:r w:rsidR="0047094F">
        <w:rPr>
          <w:rFonts w:ascii="Times New Roman" w:hAnsi="Times New Roman" w:cs="Times New Roman"/>
          <w:color w:val="000000"/>
          <w:lang w:val="en-GB"/>
        </w:rPr>
        <w:t xml:space="preserve">right whales </w:t>
      </w:r>
      <w:r w:rsidRPr="00432CB8">
        <w:rPr>
          <w:rFonts w:ascii="Times New Roman" w:hAnsi="Times New Roman" w:cs="Times New Roman"/>
          <w:color w:val="000000"/>
          <w:lang w:val="en-GB"/>
        </w:rPr>
        <w:t>(</w:t>
      </w:r>
      <m:oMath>
        <m:sSub>
          <m:sSubPr>
            <m:ctrlPr>
              <w:rPr>
                <w:rFonts w:ascii="Cambria Math" w:hAnsi="Cambria Math" w:cs="Times New Roman"/>
                <w:i/>
                <w:color w:val="000000"/>
                <w:lang w:val="en-GB"/>
              </w:rPr>
            </m:ctrlPr>
          </m:sSubPr>
          <m:e>
            <m:r>
              <w:rPr>
                <w:rFonts w:ascii="Cambria Math" w:hAnsi="Cambria Math" w:cs="Times New Roman"/>
                <w:color w:val="000000"/>
                <w:lang w:val="en-GB"/>
              </w:rPr>
              <m:t>A</m:t>
            </m:r>
          </m:e>
          <m:sub>
            <m:r>
              <w:rPr>
                <w:rFonts w:ascii="Cambria Math" w:hAnsi="Cambria Math" w:cs="Times New Roman"/>
                <w:color w:val="000000"/>
                <w:lang w:val="en-GB"/>
              </w:rPr>
              <m:t>y</m:t>
            </m:r>
          </m:sub>
        </m:sSub>
        <m:r>
          <w:rPr>
            <w:rFonts w:ascii="Cambria Math" w:hAnsi="Cambria Math" w:cs="Times New Roman"/>
            <w:color w:val="000000"/>
            <w:lang w:val="en-GB"/>
          </w:rPr>
          <m:t>, y=199</m:t>
        </m:r>
        <m:r>
          <w:ins w:id="212" w:author="PuntLab" w:date="2021-05-22T11:27:00Z">
            <w:rPr>
              <w:rFonts w:ascii="Cambria Math" w:hAnsi="Cambria Math" w:cs="Times New Roman"/>
              <w:color w:val="000000"/>
              <w:lang w:val="en-GB"/>
            </w:rPr>
            <m:t>9</m:t>
          </w:ins>
        </m:r>
        <m:r>
          <w:del w:id="213" w:author="PuntLab" w:date="2021-05-22T11:27:00Z">
            <w:rPr>
              <w:rFonts w:ascii="Cambria Math" w:hAnsi="Cambria Math" w:cs="Times New Roman"/>
              <w:color w:val="000000"/>
              <w:lang w:val="en-GB"/>
            </w:rPr>
            <m:t>8</m:t>
          </w:del>
        </m:r>
        <m:r>
          <w:rPr>
            <w:rFonts w:ascii="Cambria Math" w:hAnsi="Cambria Math" w:cs="Times New Roman"/>
            <w:color w:val="000000"/>
            <w:lang w:val="en-GB"/>
          </w:rPr>
          <m:t>,…, 201</m:t>
        </m:r>
        <m:r>
          <w:ins w:id="214" w:author="PuntLab" w:date="2021-05-22T11:27:00Z">
            <w:rPr>
              <w:rFonts w:ascii="Cambria Math" w:hAnsi="Cambria Math" w:cs="Times New Roman"/>
              <w:color w:val="000000"/>
              <w:lang w:val="en-GB"/>
            </w:rPr>
            <m:t>9</m:t>
          </w:ins>
        </m:r>
        <m:r>
          <w:del w:id="215" w:author="PuntLab" w:date="2021-05-22T11:27:00Z">
            <w:rPr>
              <w:rFonts w:ascii="Cambria Math" w:hAnsi="Cambria Math" w:cs="Times New Roman"/>
              <w:color w:val="000000"/>
              <w:lang w:val="en-GB"/>
            </w:rPr>
            <m:t>7</m:t>
          </w:del>
        </m:r>
      </m:oMath>
      <w:r w:rsidR="004B7B84">
        <w:rPr>
          <w:rFonts w:ascii="Times New Roman" w:eastAsiaTheme="minorEastAsia" w:hAnsi="Times New Roman" w:cs="Times New Roman"/>
          <w:color w:val="000000"/>
          <w:lang w:val="en-GB"/>
        </w:rPr>
        <w:t>)</w:t>
      </w:r>
      <w:r w:rsidRPr="00432CB8">
        <w:rPr>
          <w:rFonts w:ascii="Times New Roman" w:hAnsi="Times New Roman" w:cs="Times New Roman"/>
          <w:color w:val="000000"/>
          <w:lang w:val="en-GB"/>
        </w:rPr>
        <w:t xml:space="preserve"> </w:t>
      </w:r>
      <w:del w:id="216" w:author="PuntLab" w:date="2021-05-22T11:28:00Z">
        <w:r w:rsidR="004D1757" w:rsidDel="0025074C">
          <w:rPr>
            <w:rFonts w:ascii="Times New Roman" w:hAnsi="Times New Roman" w:cs="Times New Roman"/>
            <w:color w:val="000000"/>
            <w:lang w:val="en-GB"/>
          </w:rPr>
          <w:delText xml:space="preserve">involved </w:delText>
        </w:r>
        <w:r w:rsidRPr="00432CB8" w:rsidDel="0025074C">
          <w:rPr>
            <w:rFonts w:ascii="Times New Roman" w:hAnsi="Times New Roman" w:cs="Times New Roman"/>
            <w:color w:val="000000"/>
            <w:lang w:val="en-GB"/>
          </w:rPr>
          <w:delText xml:space="preserve">noisy measurements that </w:delText>
        </w:r>
      </w:del>
      <w:r w:rsidR="00E35978">
        <w:rPr>
          <w:rFonts w:ascii="Times New Roman" w:hAnsi="Times New Roman" w:cs="Times New Roman"/>
          <w:color w:val="000000"/>
          <w:lang w:val="en-GB"/>
        </w:rPr>
        <w:t>w</w:t>
      </w:r>
      <w:r w:rsidR="00CF4C05">
        <w:rPr>
          <w:rFonts w:ascii="Times New Roman" w:hAnsi="Times New Roman" w:cs="Times New Roman"/>
          <w:color w:val="000000"/>
          <w:lang w:val="en-GB"/>
        </w:rPr>
        <w:t>ere</w:t>
      </w:r>
      <w:r w:rsidRPr="00432CB8">
        <w:rPr>
          <w:rFonts w:ascii="Times New Roman" w:hAnsi="Times New Roman" w:cs="Times New Roman"/>
          <w:color w:val="000000"/>
          <w:lang w:val="en-GB"/>
        </w:rPr>
        <w:t xml:space="preserve"> </w:t>
      </w:r>
      <w:del w:id="217" w:author="PuntLab" w:date="2021-05-22T11:28:00Z">
        <w:r w:rsidRPr="00432CB8" w:rsidDel="0025074C">
          <w:rPr>
            <w:rFonts w:ascii="Times New Roman" w:hAnsi="Times New Roman" w:cs="Times New Roman"/>
            <w:color w:val="000000"/>
            <w:lang w:val="en-GB"/>
          </w:rPr>
          <w:delText xml:space="preserve">roughly </w:delText>
        </w:r>
      </w:del>
      <w:r w:rsidRPr="00432CB8">
        <w:rPr>
          <w:rFonts w:ascii="Times New Roman" w:hAnsi="Times New Roman" w:cs="Times New Roman"/>
          <w:color w:val="000000"/>
          <w:lang w:val="en-GB"/>
        </w:rPr>
        <w:t>proportional to</w:t>
      </w:r>
      <w:r w:rsidR="008D60D3" w:rsidRPr="008D60D3">
        <w:rPr>
          <w:rFonts w:ascii="Times New Roman" w:hAnsi="Times New Roman" w:cs="Times New Roman"/>
          <w:color w:val="000000"/>
          <w:lang w:val="en-GB"/>
        </w:rPr>
        <w:t xml:space="preserve"> the true abundance </w:t>
      </w:r>
      <w:r w:rsidRPr="00432CB8">
        <w:rPr>
          <w:rFonts w:ascii="Times New Roman" w:hAnsi="Times New Roman" w:cs="Times New Roman"/>
          <w:color w:val="000000"/>
          <w:lang w:val="en-GB"/>
        </w:rPr>
        <w:t>(</w:t>
      </w:r>
      <m:oMath>
        <m:sSub>
          <m:sSubPr>
            <m:ctrlPr>
              <w:rPr>
                <w:rFonts w:ascii="Cambria Math" w:hAnsi="Cambria Math" w:cs="Times New Roman"/>
                <w:i/>
                <w:color w:val="000000"/>
                <w:lang w:val="en-GB"/>
              </w:rPr>
            </m:ctrlPr>
          </m:sSubPr>
          <m:e>
            <m:r>
              <w:rPr>
                <w:rFonts w:ascii="Cambria Math" w:hAnsi="Cambria Math" w:cs="Times New Roman"/>
                <w:color w:val="000000"/>
                <w:lang w:val="en-GB"/>
              </w:rPr>
              <m:t>N</m:t>
            </m:r>
          </m:e>
          <m:sub>
            <m:r>
              <w:rPr>
                <w:rFonts w:ascii="Cambria Math" w:hAnsi="Cambria Math" w:cs="Times New Roman"/>
                <w:color w:val="000000"/>
                <w:lang w:val="en-GB"/>
              </w:rPr>
              <m:t>y</m:t>
            </m:r>
          </m:sub>
        </m:sSub>
      </m:oMath>
      <w:r w:rsidRPr="00432CB8">
        <w:rPr>
          <w:rFonts w:ascii="Times New Roman" w:hAnsi="Times New Roman" w:cs="Times New Roman"/>
          <w:color w:val="000000"/>
          <w:lang w:val="en-GB"/>
        </w:rPr>
        <w:t>)</w:t>
      </w:r>
      <w:r w:rsidR="006E4994">
        <w:rPr>
          <w:rFonts w:ascii="Times New Roman" w:hAnsi="Times New Roman" w:cs="Times New Roman"/>
          <w:color w:val="000000"/>
          <w:lang w:val="en-GB"/>
        </w:rPr>
        <w:t xml:space="preserve"> </w:t>
      </w:r>
      <w:r w:rsidR="006E4994" w:rsidRPr="006E4994">
        <w:rPr>
          <w:rFonts w:ascii="Times New Roman" w:hAnsi="Times New Roman" w:cs="Times New Roman"/>
          <w:color w:val="000000"/>
          <w:lang w:val="en-GB"/>
        </w:rPr>
        <w:t>through the</w:t>
      </w:r>
      <w:r w:rsidR="006E4994">
        <w:rPr>
          <w:rFonts w:ascii="Times New Roman" w:hAnsi="Times New Roman" w:cs="Times New Roman"/>
          <w:color w:val="000000"/>
          <w:lang w:val="en-GB"/>
        </w:rPr>
        <w:t xml:space="preserve"> </w:t>
      </w:r>
      <w:r w:rsidR="006E4994" w:rsidRPr="006E4994">
        <w:rPr>
          <w:rFonts w:ascii="Times New Roman" w:hAnsi="Times New Roman" w:cs="Times New Roman"/>
          <w:color w:val="000000"/>
          <w:lang w:val="en-GB"/>
        </w:rPr>
        <w:t xml:space="preserve">catchability coefficient </w:t>
      </w:r>
      <m:oMath>
        <m:r>
          <w:rPr>
            <w:rFonts w:ascii="Cambria Math" w:hAnsi="Cambria Math" w:cs="Times New Roman"/>
            <w:color w:val="000000"/>
            <w:lang w:val="en-GB"/>
          </w:rPr>
          <m:t>q</m:t>
        </m:r>
      </m:oMath>
      <w:r w:rsidRPr="00432CB8">
        <w:rPr>
          <w:rFonts w:ascii="Times New Roman" w:hAnsi="Times New Roman" w:cs="Times New Roman"/>
          <w:color w:val="000000"/>
          <w:lang w:val="en-GB"/>
        </w:rPr>
        <w:t>.</w:t>
      </w:r>
      <w:ins w:id="218" w:author="PuntLab" w:date="2021-05-22T11:38:00Z">
        <w:r w:rsidR="00EB5168">
          <w:rPr>
            <w:rFonts w:ascii="Times New Roman" w:hAnsi="Times New Roman" w:cs="Times New Roman"/>
            <w:color w:val="000000"/>
            <w:lang w:val="en-GB"/>
          </w:rPr>
          <w:t xml:space="preserve"> </w:t>
        </w:r>
      </w:ins>
      <w:del w:id="219" w:author="PuntLab" w:date="2021-05-22T11:40:00Z">
        <w:r w:rsidRPr="00432CB8" w:rsidDel="00EB5168">
          <w:rPr>
            <w:rFonts w:ascii="Times New Roman" w:hAnsi="Times New Roman" w:cs="Times New Roman"/>
            <w:color w:val="000000"/>
            <w:lang w:val="en-GB"/>
          </w:rPr>
          <w:delText xml:space="preserve"> </w:delText>
        </w:r>
      </w:del>
      <w:r w:rsidR="00514C95">
        <w:rPr>
          <w:rFonts w:ascii="Times New Roman" w:hAnsi="Times New Roman" w:cs="Times New Roman"/>
          <w:color w:val="000000"/>
          <w:lang w:val="en-GB"/>
        </w:rPr>
        <w:t>O</w:t>
      </w:r>
      <w:r w:rsidRPr="00432CB8">
        <w:rPr>
          <w:rFonts w:ascii="Times New Roman" w:hAnsi="Times New Roman" w:cs="Times New Roman"/>
          <w:color w:val="000000"/>
          <w:lang w:val="en-GB"/>
        </w:rPr>
        <w:t>bservation error</w:t>
      </w:r>
      <w:r w:rsidRPr="00432CB8">
        <w:rPr>
          <w:rFonts w:ascii="Times New Roman" w:eastAsiaTheme="minorEastAsia" w:hAnsi="Times New Roman" w:cs="Times New Roman"/>
          <w:color w:val="000000"/>
          <w:lang w:val="en-GB"/>
        </w:rPr>
        <w:t xml:space="preserve"> </w:t>
      </w:r>
      <w:r w:rsidRPr="00432CB8">
        <w:rPr>
          <w:rFonts w:ascii="Times New Roman" w:hAnsi="Times New Roman" w:cs="Times New Roman"/>
          <w:color w:val="000000"/>
          <w:lang w:val="en-GB"/>
        </w:rPr>
        <w:t xml:space="preserve">was accounted for </w:t>
      </w:r>
      <w:del w:id="220" w:author="PuntLab" w:date="2021-05-22T11:28:00Z">
        <w:r w:rsidRPr="00432CB8" w:rsidDel="0025074C">
          <w:rPr>
            <w:rFonts w:ascii="Times New Roman" w:hAnsi="Times New Roman" w:cs="Times New Roman"/>
            <w:color w:val="000000"/>
            <w:lang w:val="en-GB"/>
          </w:rPr>
          <w:delText xml:space="preserve">in the observation process </w:delText>
        </w:r>
      </w:del>
      <w:r w:rsidRPr="00432CB8">
        <w:rPr>
          <w:rFonts w:ascii="Times New Roman" w:hAnsi="Times New Roman" w:cs="Times New Roman"/>
          <w:color w:val="000000"/>
          <w:lang w:val="en-GB"/>
        </w:rPr>
        <w:t xml:space="preserve">by assuming a </w:t>
      </w:r>
      <w:del w:id="221" w:author="PuntLab" w:date="2021-05-22T11:27:00Z">
        <w:r w:rsidRPr="00432CB8" w:rsidDel="0025074C">
          <w:rPr>
            <w:rFonts w:ascii="Times New Roman" w:eastAsiaTheme="minorEastAsia" w:hAnsi="Times New Roman" w:cs="Times New Roman"/>
            <w:lang w:val="en-GB"/>
          </w:rPr>
          <w:delText xml:space="preserve">multiplicative </w:delText>
        </w:r>
      </w:del>
      <w:ins w:id="222" w:author="PuntLab" w:date="2021-05-22T11:27:00Z">
        <w:r w:rsidR="0025074C">
          <w:rPr>
            <w:rFonts w:ascii="Times New Roman" w:eastAsiaTheme="minorEastAsia" w:hAnsi="Times New Roman" w:cs="Times New Roman"/>
            <w:lang w:val="en-GB"/>
          </w:rPr>
          <w:t>multivariate</w:t>
        </w:r>
        <w:r w:rsidR="0025074C" w:rsidRPr="00432CB8">
          <w:rPr>
            <w:rFonts w:ascii="Times New Roman" w:eastAsiaTheme="minorEastAsia" w:hAnsi="Times New Roman" w:cs="Times New Roman"/>
            <w:lang w:val="en-GB"/>
          </w:rPr>
          <w:t xml:space="preserve"> </w:t>
        </w:r>
      </w:ins>
      <w:r w:rsidRPr="00432CB8">
        <w:rPr>
          <w:rFonts w:ascii="Times New Roman" w:hAnsi="Times New Roman" w:cs="Times New Roman"/>
          <w:color w:val="000000"/>
          <w:lang w:val="en-GB"/>
        </w:rPr>
        <w:t>lognormal error structure</w:t>
      </w:r>
      <w:del w:id="223" w:author="PuntLab" w:date="2021-05-22T11:28:00Z">
        <w:r w:rsidR="00E42A16" w:rsidDel="0025074C">
          <w:rPr>
            <w:rFonts w:ascii="Times New Roman" w:hAnsi="Times New Roman" w:cs="Times New Roman"/>
            <w:color w:val="000000"/>
            <w:lang w:val="en-GB"/>
          </w:rPr>
          <w:delText xml:space="preserve"> </w:delText>
        </w:r>
        <w:r w:rsidR="00E42A16" w:rsidRPr="00E42A16" w:rsidDel="0025074C">
          <w:rPr>
            <w:rFonts w:ascii="Times New Roman" w:hAnsi="Times New Roman" w:cs="Times New Roman"/>
            <w:color w:val="000000"/>
            <w:lang w:val="en-GB"/>
          </w:rPr>
          <w:delText>with variance parameter</w:delText>
        </w:r>
        <w:r w:rsidR="00E42A16" w:rsidDel="0025074C">
          <w:rPr>
            <w:rFonts w:ascii="Times New Roman" w:hAnsi="Times New Roman" w:cs="Times New Roman"/>
            <w:color w:val="000000"/>
            <w:lang w:val="en-GB"/>
          </w:rPr>
          <w:delText xml:space="preserve"> </w:delText>
        </w:r>
        <m:oMath>
          <m:sSup>
            <m:sSupPr>
              <m:ctrlPr>
                <w:rPr>
                  <w:rFonts w:ascii="Cambria Math" w:hAnsi="Cambria Math" w:cs="Times New Roman"/>
                  <w:i/>
                  <w:lang w:val="en-GB"/>
                </w:rPr>
              </m:ctrlPr>
            </m:sSupPr>
            <m:e>
              <m:r>
                <w:rPr>
                  <w:rFonts w:ascii="Cambria Math" w:hAnsi="Cambria Math" w:cs="Times New Roman"/>
                  <w:lang w:val="en-GB"/>
                </w:rPr>
                <m:t>τ</m:t>
              </m:r>
            </m:e>
            <m:sup>
              <m:r>
                <w:rPr>
                  <w:rFonts w:ascii="Cambria Math" w:hAnsi="Cambria Math" w:cs="Times New Roman"/>
                  <w:lang w:val="en-GB"/>
                </w:rPr>
                <m:t>2</m:t>
              </m:r>
            </m:sup>
          </m:sSup>
          <m:r>
            <m:rPr>
              <m:sty m:val="p"/>
            </m:rPr>
            <w:rPr>
              <w:rFonts w:ascii="Cambria Math" w:eastAsiaTheme="minorEastAsia" w:hAnsi="Cambria Math" w:cs="Times New Roman"/>
              <w:lang w:val="en-GB"/>
              <w:rPrChange w:id="224" w:author="PuntLab" w:date="2021-05-22T11:28:00Z">
                <w:rPr>
                  <w:rFonts w:ascii="Cambria Math" w:eastAsiaTheme="minorEastAsia" w:hAnsi="Cambria Math" w:cs="Times New Roman"/>
                  <w:lang w:val="en-GB"/>
                </w:rPr>
              </w:rPrChange>
            </w:rPr>
            <m:t>, so that</m:t>
          </m:r>
        </m:oMath>
      </w:del>
      <w:r w:rsidR="007A22E6">
        <w:rPr>
          <w:rFonts w:ascii="Times New Roman" w:eastAsiaTheme="minorEastAsia" w:hAnsi="Times New Roman" w:cs="Times New Roman"/>
          <w:lang w:val="en-GB"/>
        </w:rPr>
        <w:t>:</w:t>
      </w:r>
    </w:p>
    <w:p w14:paraId="7E752EE1" w14:textId="7FCE7E56" w:rsidR="007A22E6" w:rsidRDefault="007A22E6" w:rsidP="00324ED2">
      <w:pPr>
        <w:spacing w:after="0" w:line="360" w:lineRule="auto"/>
        <w:ind w:firstLine="284"/>
        <w:rPr>
          <w:rFonts w:ascii="Times New Roman" w:hAnsi="Times New Roman" w:cs="Times New Roman"/>
          <w:color w:val="000000"/>
          <w:lang w:val="en-GB"/>
        </w:rPr>
        <w:pPrChange w:id="225" w:author="PuntLab" w:date="2021-05-22T11:40:00Z">
          <w:pPr>
            <w:spacing w:after="0" w:line="360" w:lineRule="auto"/>
          </w:pPr>
        </w:pPrChange>
      </w:pPr>
    </w:p>
    <w:p w14:paraId="08A3CFCD" w14:textId="644F20A5" w:rsidR="007A22E6" w:rsidRDefault="00A71F9A" w:rsidP="00F769C0">
      <w:pPr>
        <w:spacing w:after="0" w:line="360" w:lineRule="auto"/>
        <w:jc w:val="center"/>
        <w:rPr>
          <w:ins w:id="226" w:author="PuntLab" w:date="2021-05-22T11:36:00Z"/>
          <w:rFonts w:ascii="Times New Roman" w:eastAsiaTheme="minorEastAsia" w:hAnsi="Times New Roman" w:cs="Times New Roman"/>
          <w:lang w:val="en-GB"/>
        </w:rPr>
      </w:pPr>
      <m:oMath>
        <m:sSub>
          <m:sSubPr>
            <m:ctrlPr>
              <w:rPr>
                <w:rFonts w:ascii="Cambria Math" w:hAnsi="Cambria Math" w:cs="Times New Roman"/>
                <w:b/>
                <w:i/>
                <w:lang w:val="en-GB"/>
                <w:rPrChange w:id="227" w:author="PuntLab" w:date="2021-05-22T11:31:00Z">
                  <w:rPr>
                    <w:rFonts w:ascii="Cambria Math" w:hAnsi="Cambria Math" w:cs="Times New Roman"/>
                    <w:i/>
                    <w:lang w:val="en-GB"/>
                  </w:rPr>
                </w:rPrChange>
              </w:rPr>
            </m:ctrlPr>
          </m:sSubPr>
          <m:e>
            <m:d>
              <m:dPr>
                <m:begChr m:val=""/>
                <m:endChr m:val="|"/>
                <m:ctrlPr>
                  <w:rPr>
                    <w:rFonts w:ascii="Cambria Math" w:hAnsi="Cambria Math" w:cs="Times New Roman"/>
                    <w:b/>
                    <w:i/>
                    <w:lang w:val="en-GB"/>
                    <w:rPrChange w:id="228" w:author="PuntLab" w:date="2021-05-22T11:31:00Z">
                      <w:rPr>
                        <w:rFonts w:ascii="Cambria Math" w:hAnsi="Cambria Math" w:cs="Times New Roman"/>
                        <w:i/>
                        <w:lang w:val="en-GB"/>
                      </w:rPr>
                    </w:rPrChange>
                  </w:rPr>
                </m:ctrlPr>
              </m:dPr>
              <m:e>
                <m:sSub>
                  <m:sSubPr>
                    <m:ctrlPr>
                      <w:rPr>
                        <w:rFonts w:ascii="Cambria Math" w:hAnsi="Cambria Math" w:cs="Times New Roman"/>
                        <w:b/>
                        <w:i/>
                        <w:lang w:val="en-GB"/>
                        <w:rPrChange w:id="229" w:author="PuntLab" w:date="2021-05-22T11:31:00Z">
                          <w:rPr>
                            <w:rFonts w:ascii="Cambria Math" w:hAnsi="Cambria Math" w:cs="Times New Roman"/>
                            <w:i/>
                            <w:lang w:val="en-GB"/>
                          </w:rPr>
                        </w:rPrChange>
                      </w:rPr>
                    </m:ctrlPr>
                  </m:sSubPr>
                  <m:e>
                    <m:r>
                      <m:rPr>
                        <m:sty m:val="bi"/>
                      </m:rPr>
                      <w:rPr>
                        <w:rFonts w:ascii="Cambria Math" w:hAnsi="Cambria Math" w:cs="Times New Roman"/>
                        <w:lang w:val="en-GB"/>
                        <w:rPrChange w:id="230" w:author="PuntLab" w:date="2021-05-22T11:31:00Z">
                          <w:rPr>
                            <w:rFonts w:ascii="Cambria Math" w:hAnsi="Cambria Math" w:cs="Times New Roman"/>
                            <w:lang w:val="en-GB"/>
                          </w:rPr>
                        </w:rPrChange>
                      </w:rPr>
                      <m:t>A</m:t>
                    </m:r>
                  </m:e>
                  <m:sub>
                    <m:r>
                      <m:rPr>
                        <m:sty m:val="bi"/>
                      </m:rPr>
                      <w:rPr>
                        <w:rFonts w:ascii="Cambria Math" w:hAnsi="Cambria Math" w:cs="Times New Roman"/>
                        <w:lang w:val="en-GB"/>
                        <w:rPrChange w:id="231" w:author="PuntLab" w:date="2021-05-22T11:31:00Z">
                          <w:rPr>
                            <w:rFonts w:ascii="Cambria Math" w:hAnsi="Cambria Math" w:cs="Times New Roman"/>
                            <w:lang w:val="en-GB"/>
                          </w:rPr>
                        </w:rPrChange>
                      </w:rPr>
                      <m:t>y</m:t>
                    </m:r>
                  </m:sub>
                </m:sSub>
              </m:e>
            </m:d>
            <m:r>
              <m:rPr>
                <m:sty m:val="bi"/>
              </m:rPr>
              <w:rPr>
                <w:rFonts w:ascii="Cambria Math" w:hAnsi="Cambria Math" w:cs="Times New Roman"/>
                <w:lang w:val="en-GB"/>
                <w:rPrChange w:id="232" w:author="PuntLab" w:date="2021-05-22T11:31:00Z">
                  <w:rPr>
                    <w:rFonts w:ascii="Cambria Math" w:hAnsi="Cambria Math" w:cs="Times New Roman"/>
                    <w:lang w:val="en-GB"/>
                  </w:rPr>
                </w:rPrChange>
              </w:rPr>
              <m:t>N</m:t>
            </m:r>
          </m:e>
          <m:sub>
            <m:r>
              <m:rPr>
                <m:sty m:val="bi"/>
              </m:rPr>
              <w:rPr>
                <w:rFonts w:ascii="Cambria Math" w:hAnsi="Cambria Math" w:cs="Times New Roman"/>
                <w:lang w:val="en-GB"/>
                <w:rPrChange w:id="233" w:author="PuntLab" w:date="2021-05-22T11:31:00Z">
                  <w:rPr>
                    <w:rFonts w:ascii="Cambria Math" w:hAnsi="Cambria Math" w:cs="Times New Roman"/>
                    <w:lang w:val="en-GB"/>
                  </w:rPr>
                </w:rPrChange>
              </w:rPr>
              <m:t>y</m:t>
            </m:r>
          </m:sub>
        </m:sSub>
        <m:r>
          <w:rPr>
            <w:rFonts w:ascii="Cambria Math" w:hAnsi="Cambria Math" w:cs="Times New Roman"/>
            <w:lang w:val="en-GB"/>
          </w:rPr>
          <m:t xml:space="preserve">,q, </m:t>
        </m:r>
        <m:r>
          <w:ins w:id="234" w:author="PuntLab" w:date="2021-05-22T11:29:00Z">
            <m:rPr>
              <m:sty m:val="bi"/>
            </m:rPr>
            <w:rPr>
              <w:rFonts w:ascii="Cambria Math" w:hAnsi="Cambria Math" w:cs="Times New Roman"/>
              <w:lang w:val="en-GB"/>
              <w:rPrChange w:id="235" w:author="PuntLab" w:date="2021-05-22T11:42:00Z">
                <w:rPr>
                  <w:rFonts w:ascii="Cambria Math" w:hAnsi="Cambria Math" w:cs="Times New Roman"/>
                  <w:lang w:val="en-GB"/>
                </w:rPr>
              </w:rPrChange>
            </w:rPr>
            <m:t>Σ</m:t>
          </w:ins>
        </m:r>
        <m:sSup>
          <m:sSupPr>
            <m:ctrlPr>
              <w:del w:id="236" w:author="PuntLab" w:date="2021-05-22T11:29:00Z">
                <w:rPr>
                  <w:rFonts w:ascii="Cambria Math" w:hAnsi="Cambria Math" w:cs="Times New Roman"/>
                  <w:i/>
                  <w:lang w:val="en-GB"/>
                </w:rPr>
              </w:del>
            </m:ctrlPr>
          </m:sSupPr>
          <m:e>
            <m:r>
              <w:del w:id="237" w:author="PuntLab" w:date="2021-05-22T11:29:00Z">
                <w:rPr>
                  <w:rFonts w:ascii="Cambria Math" w:hAnsi="Cambria Math" w:cs="Times New Roman"/>
                  <w:lang w:val="en-GB"/>
                </w:rPr>
                <m:t>τ</m:t>
              </w:del>
            </m:r>
          </m:e>
          <m:sup>
            <m:r>
              <w:del w:id="238" w:author="PuntLab" w:date="2021-05-22T11:29:00Z">
                <w:rPr>
                  <w:rFonts w:ascii="Cambria Math" w:hAnsi="Cambria Math" w:cs="Times New Roman"/>
                  <w:lang w:val="en-GB"/>
                </w:rPr>
                <m:t>2</m:t>
              </w:del>
            </m:r>
          </m:sup>
        </m:sSup>
        <m:r>
          <w:rPr>
            <w:rFonts w:ascii="Cambria Math" w:hAnsi="Cambria Math" w:cs="Times New Roman"/>
            <w:lang w:val="en-GB"/>
          </w:rPr>
          <m:t xml:space="preserve"> ~</m:t>
        </m:r>
        <m:r>
          <m:rPr>
            <m:sty m:val="p"/>
          </m:rPr>
          <w:rPr>
            <w:rFonts w:ascii="Cambria Math" w:eastAsiaTheme="minorEastAsia" w:hAnsi="Cambria Math" w:cs="Times New Roman"/>
            <w:lang w:val="en-GB"/>
          </w:rPr>
          <m:t xml:space="preserve">  log-normal</m:t>
        </m:r>
        <m:d>
          <m:dPr>
            <m:ctrlPr>
              <w:rPr>
                <w:rFonts w:ascii="Cambria Math" w:eastAsiaTheme="minorEastAsia" w:hAnsi="Cambria Math" w:cs="Times New Roman"/>
                <w:iCs/>
                <w:lang w:val="en-GB"/>
              </w:rPr>
            </m:ctrlPr>
          </m:dPr>
          <m:e>
            <m:r>
              <m:rPr>
                <m:sty m:val="p"/>
              </m:rPr>
              <w:rPr>
                <w:rFonts w:ascii="Cambria Math" w:eastAsiaTheme="minorEastAsia" w:hAnsi="Cambria Math" w:cs="Times New Roman"/>
                <w:lang w:val="en-GB"/>
              </w:rPr>
              <m:t>log</m:t>
            </m:r>
            <m:d>
              <m:dPr>
                <m:begChr m:val="["/>
                <m:endChr m:val="]"/>
                <m:ctrlPr>
                  <w:rPr>
                    <w:rFonts w:ascii="Cambria Math" w:hAnsi="Cambria Math" w:cs="Times New Roman"/>
                    <w:i/>
                    <w:lang w:val="en-GB"/>
                  </w:rPr>
                </m:ctrlPr>
              </m:dPr>
              <m:e>
                <m:r>
                  <w:rPr>
                    <w:rFonts w:ascii="Cambria Math" w:hAnsi="Cambria Math" w:cs="Times New Roman"/>
                    <w:lang w:val="en-GB"/>
                  </w:rPr>
                  <m:t>q</m:t>
                </m:r>
                <m:sSub>
                  <m:sSubPr>
                    <m:ctrlPr>
                      <w:rPr>
                        <w:rFonts w:ascii="Cambria Math" w:hAnsi="Cambria Math" w:cs="Times New Roman"/>
                        <w:b/>
                        <w:i/>
                        <w:lang w:val="en-GB"/>
                        <w:rPrChange w:id="239" w:author="PuntLab" w:date="2021-05-22T11:31:00Z">
                          <w:rPr>
                            <w:rFonts w:ascii="Cambria Math" w:hAnsi="Cambria Math" w:cs="Times New Roman"/>
                            <w:i/>
                            <w:lang w:val="en-GB"/>
                          </w:rPr>
                        </w:rPrChange>
                      </w:rPr>
                    </m:ctrlPr>
                  </m:sSubPr>
                  <m:e>
                    <m:r>
                      <m:rPr>
                        <m:sty m:val="bi"/>
                      </m:rPr>
                      <w:rPr>
                        <w:rFonts w:ascii="Cambria Math" w:hAnsi="Cambria Math" w:cs="Times New Roman"/>
                        <w:lang w:val="en-GB"/>
                        <w:rPrChange w:id="240" w:author="PuntLab" w:date="2021-05-22T11:31:00Z">
                          <w:rPr>
                            <w:rFonts w:ascii="Cambria Math" w:hAnsi="Cambria Math" w:cs="Times New Roman"/>
                            <w:lang w:val="en-GB"/>
                          </w:rPr>
                        </w:rPrChange>
                      </w:rPr>
                      <m:t>N</m:t>
                    </m:r>
                  </m:e>
                  <m:sub>
                    <m:r>
                      <m:rPr>
                        <m:sty m:val="bi"/>
                      </m:rPr>
                      <w:rPr>
                        <w:rFonts w:ascii="Cambria Math" w:hAnsi="Cambria Math" w:cs="Times New Roman"/>
                        <w:lang w:val="en-GB"/>
                        <w:rPrChange w:id="241" w:author="PuntLab" w:date="2021-05-22T11:31:00Z">
                          <w:rPr>
                            <w:rFonts w:ascii="Cambria Math" w:hAnsi="Cambria Math" w:cs="Times New Roman"/>
                            <w:lang w:val="en-GB"/>
                          </w:rPr>
                        </w:rPrChange>
                      </w:rPr>
                      <m:t>y</m:t>
                    </m:r>
                  </m:sub>
                </m:sSub>
              </m:e>
            </m:d>
            <m:r>
              <w:rPr>
                <w:rFonts w:ascii="Cambria Math" w:hAnsi="Cambria Math" w:cs="Times New Roman"/>
                <w:lang w:val="en-GB"/>
              </w:rPr>
              <m:t>,</m:t>
            </m:r>
            <m:r>
              <w:ins w:id="242" w:author="PuntLab" w:date="2021-05-22T11:30:00Z">
                <m:rPr>
                  <m:sty m:val="bi"/>
                </m:rPr>
                <w:rPr>
                  <w:rFonts w:ascii="Cambria Math" w:hAnsi="Cambria Math" w:cs="Times New Roman"/>
                  <w:lang w:val="en-GB"/>
                  <w:rPrChange w:id="243" w:author="PuntLab" w:date="2021-05-22T11:42:00Z">
                    <w:rPr>
                      <w:rFonts w:ascii="Cambria Math" w:hAnsi="Cambria Math" w:cs="Times New Roman"/>
                      <w:lang w:val="en-GB"/>
                    </w:rPr>
                  </w:rPrChange>
                </w:rPr>
                <m:t>Σ</m:t>
              </w:ins>
            </m:r>
            <m:sSup>
              <m:sSupPr>
                <m:ctrlPr>
                  <w:del w:id="244" w:author="PuntLab" w:date="2021-05-22T11:30:00Z">
                    <w:rPr>
                      <w:rFonts w:ascii="Cambria Math" w:hAnsi="Cambria Math" w:cs="Times New Roman"/>
                      <w:i/>
                      <w:lang w:val="en-GB"/>
                    </w:rPr>
                  </w:del>
                </m:ctrlPr>
              </m:sSupPr>
              <m:e>
                <m:r>
                  <w:del w:id="245" w:author="PuntLab" w:date="2021-05-22T11:30:00Z">
                    <w:rPr>
                      <w:rFonts w:ascii="Cambria Math" w:hAnsi="Cambria Math" w:cs="Times New Roman"/>
                      <w:lang w:val="en-GB"/>
                    </w:rPr>
                    <m:t>τ</m:t>
                  </w:del>
                </m:r>
              </m:e>
              <m:sup>
                <m:r>
                  <w:del w:id="246" w:author="PuntLab" w:date="2021-05-22T11:30:00Z">
                    <w:rPr>
                      <w:rFonts w:ascii="Cambria Math" w:hAnsi="Cambria Math" w:cs="Times New Roman"/>
                      <w:lang w:val="en-GB"/>
                    </w:rPr>
                    <m:t>2</m:t>
                  </w:del>
                </m:r>
              </m:sup>
            </m:sSup>
          </m:e>
        </m:d>
      </m:oMath>
      <w:del w:id="247" w:author="PuntLab" w:date="2021-05-22T11:29:00Z">
        <w:r w:rsidR="006E4544" w:rsidDel="0025074C">
          <w:rPr>
            <w:rFonts w:ascii="Times New Roman" w:eastAsiaTheme="minorEastAsia" w:hAnsi="Times New Roman" w:cs="Times New Roman"/>
            <w:iCs/>
            <w:lang w:val="en-GB"/>
          </w:rPr>
          <w:tab/>
        </w:r>
        <m:oMath>
          <m:r>
            <w:rPr>
              <w:rFonts w:ascii="Cambria Math" w:eastAsiaTheme="minorEastAsia" w:hAnsi="Cambria Math" w:cs="Times New Roman"/>
              <w:lang w:val="en-GB"/>
            </w:rPr>
            <m:t>y=1650, 2027</m:t>
          </m:r>
        </m:oMath>
      </w:del>
      <w:r w:rsidR="00AD1E66">
        <w:rPr>
          <w:rFonts w:ascii="Times New Roman" w:hAnsi="Times New Roman" w:cs="Times New Roman"/>
          <w:color w:val="000000"/>
          <w:lang w:val="en-GB"/>
        </w:rPr>
        <w:tab/>
      </w:r>
      <m:oMath>
        <m:r>
          <w:ins w:id="248" w:author="PuntLab" w:date="2021-05-22T11:31:00Z">
            <w:rPr>
              <w:rFonts w:ascii="Cambria Math" w:eastAsiaTheme="minorEastAsia" w:hAnsi="Cambria Math" w:cs="Times New Roman"/>
              <w:lang w:val="en-GB"/>
            </w:rPr>
            <m:t>y=1999</m:t>
          </w:ins>
        </m:r>
        <m:r>
          <w:ins w:id="249" w:author="PuntLab" w:date="2021-05-22T11:33:00Z">
            <w:rPr>
              <w:rFonts w:ascii="Cambria Math" w:eastAsiaTheme="minorEastAsia" w:hAnsi="Cambria Math" w:cs="Times New Roman"/>
              <w:lang w:val="en-GB"/>
            </w:rPr>
            <m:t>,2000</m:t>
          </w:ins>
        </m:r>
        <m:r>
          <w:ins w:id="250" w:author="PuntLab" w:date="2021-05-22T11:31:00Z">
            <w:rPr>
              <w:rFonts w:ascii="Cambria Math" w:eastAsiaTheme="minorEastAsia" w:hAnsi="Cambria Math" w:cs="Times New Roman"/>
              <w:lang w:val="en-GB"/>
            </w:rPr>
            <m:t>, 200</m:t>
          </w:ins>
        </m:r>
        <m:r>
          <w:ins w:id="251" w:author="PuntLab" w:date="2021-05-22T11:34:00Z">
            <w:rPr>
              <w:rFonts w:ascii="Cambria Math" w:eastAsiaTheme="minorEastAsia" w:hAnsi="Cambria Math" w:cs="Times New Roman"/>
              <w:lang w:val="en-GB"/>
            </w:rPr>
            <m:t>5-2019</m:t>
          </w:ins>
        </m:r>
      </m:oMath>
    </w:p>
    <w:p w14:paraId="7F8E542B" w14:textId="0F03A8E1" w:rsidR="00BA500B" w:rsidRDefault="00BA500B" w:rsidP="00BA500B">
      <w:pPr>
        <w:spacing w:after="0" w:line="360" w:lineRule="auto"/>
        <w:rPr>
          <w:ins w:id="252" w:author="PuntLab" w:date="2021-05-22T11:40:00Z"/>
          <w:rFonts w:ascii="Times New Roman" w:hAnsi="Times New Roman" w:cs="Times New Roman"/>
          <w:color w:val="000000"/>
          <w:lang w:val="en-GB"/>
        </w:rPr>
      </w:pPr>
      <w:ins w:id="253" w:author="PuntLab" w:date="2021-05-22T11:36:00Z">
        <w:r>
          <w:rPr>
            <w:rFonts w:ascii="Times New Roman" w:hAnsi="Times New Roman" w:cs="Times New Roman"/>
            <w:color w:val="000000"/>
            <w:lang w:val="en-GB"/>
          </w:rPr>
          <w:t>Where</w:t>
        </w:r>
      </w:ins>
      <w:ins w:id="254" w:author="PuntLab" w:date="2021-05-22T11:44:00Z">
        <w:r w:rsidR="009B6436">
          <w:rPr>
            <w:rFonts w:ascii="Times New Roman" w:hAnsi="Times New Roman" w:cs="Times New Roman"/>
            <w:color w:val="000000"/>
            <w:lang w:val="en-GB"/>
          </w:rPr>
          <w:t xml:space="preserve"> </w:t>
        </w:r>
        <m:oMath>
          <m:sSub>
            <m:sSubPr>
              <m:ctrlPr>
                <w:rPr>
                  <w:rFonts w:ascii="Cambria Math" w:hAnsi="Cambria Math" w:cs="Times New Roman"/>
                  <w:b/>
                  <w:i/>
                  <w:lang w:val="en-GB"/>
                </w:rPr>
              </m:ctrlPr>
            </m:sSubPr>
            <m:e>
              <m:r>
                <m:rPr>
                  <m:sty m:val="bi"/>
                </m:rPr>
                <w:rPr>
                  <w:rFonts w:ascii="Cambria Math" w:hAnsi="Cambria Math" w:cs="Times New Roman"/>
                  <w:lang w:val="en-GB"/>
                </w:rPr>
                <m:t>A</m:t>
              </m:r>
            </m:e>
            <m:sub>
              <m:r>
                <m:rPr>
                  <m:sty m:val="bi"/>
                </m:rPr>
                <w:rPr>
                  <w:rFonts w:ascii="Cambria Math" w:hAnsi="Cambria Math" w:cs="Times New Roman"/>
                  <w:lang w:val="en-GB"/>
                </w:rPr>
                <m:t>y</m:t>
              </m:r>
            </m:sub>
          </m:sSub>
        </m:oMath>
        <w:r w:rsidR="009B6436">
          <w:rPr>
            <w:rFonts w:ascii="Times New Roman" w:eastAsiaTheme="minorEastAsia" w:hAnsi="Times New Roman" w:cs="Times New Roman"/>
            <w:b/>
            <w:lang w:val="en-GB"/>
          </w:rPr>
          <w:t xml:space="preserve"> </w:t>
        </w:r>
        <w:r w:rsidR="009B6436" w:rsidRPr="009B6436">
          <w:rPr>
            <w:rFonts w:ascii="Times New Roman" w:eastAsiaTheme="minorEastAsia" w:hAnsi="Times New Roman" w:cs="Times New Roman"/>
            <w:lang w:val="en-GB"/>
            <w:rPrChange w:id="255" w:author="PuntLab" w:date="2021-05-22T11:45:00Z">
              <w:rPr>
                <w:rFonts w:ascii="Times New Roman" w:eastAsiaTheme="minorEastAsia" w:hAnsi="Times New Roman" w:cs="Times New Roman"/>
                <w:b/>
                <w:lang w:val="en-GB"/>
              </w:rPr>
            </w:rPrChange>
          </w:rPr>
          <w:t>and</w:t>
        </w:r>
        <w:r w:rsidR="009B6436">
          <w:rPr>
            <w:rFonts w:ascii="Times New Roman" w:eastAsiaTheme="minorEastAsia" w:hAnsi="Times New Roman" w:cs="Times New Roman"/>
            <w:b/>
            <w:lang w:val="en-GB"/>
          </w:rPr>
          <w:t xml:space="preserve"> </w:t>
        </w:r>
        <m:oMath>
          <m:sSub>
            <m:sSubPr>
              <m:ctrlPr>
                <w:rPr>
                  <w:rFonts w:ascii="Cambria Math" w:hAnsi="Cambria Math" w:cs="Times New Roman"/>
                  <w:b/>
                  <w:i/>
                  <w:lang w:val="en-GB"/>
                </w:rPr>
              </m:ctrlPr>
            </m:sSubPr>
            <m:e>
              <m:r>
                <m:rPr>
                  <m:sty m:val="bi"/>
                </m:rPr>
                <w:rPr>
                  <w:rFonts w:ascii="Cambria Math" w:hAnsi="Cambria Math" w:cs="Times New Roman"/>
                  <w:lang w:val="en-GB"/>
                </w:rPr>
                <m:t>N</m:t>
              </m:r>
            </m:e>
            <m:sub>
              <m:r>
                <m:rPr>
                  <m:sty m:val="bi"/>
                </m:rPr>
                <w:rPr>
                  <w:rFonts w:ascii="Cambria Math" w:hAnsi="Cambria Math" w:cs="Times New Roman"/>
                  <w:lang w:val="en-GB"/>
                </w:rPr>
                <m:t>y</m:t>
              </m:r>
            </m:sub>
          </m:sSub>
        </m:oMath>
        <w:r w:rsidR="009B6436">
          <w:rPr>
            <w:rFonts w:ascii="Times New Roman" w:eastAsiaTheme="minorEastAsia" w:hAnsi="Times New Roman" w:cs="Times New Roman"/>
            <w:b/>
            <w:lang w:val="en-GB"/>
          </w:rPr>
          <w:t xml:space="preserve"> </w:t>
        </w:r>
        <w:r w:rsidR="009B6436" w:rsidRPr="009B6436">
          <w:rPr>
            <w:rFonts w:ascii="Times New Roman" w:eastAsiaTheme="minorEastAsia" w:hAnsi="Times New Roman" w:cs="Times New Roman"/>
            <w:lang w:val="en-GB"/>
            <w:rPrChange w:id="256" w:author="PuntLab" w:date="2021-05-22T11:45:00Z">
              <w:rPr>
                <w:rFonts w:ascii="Times New Roman" w:eastAsiaTheme="minorEastAsia" w:hAnsi="Times New Roman" w:cs="Times New Roman"/>
                <w:b/>
                <w:lang w:val="en-GB"/>
              </w:rPr>
            </w:rPrChange>
          </w:rPr>
          <w:t>are vectors of the accumulated</w:t>
        </w:r>
      </w:ins>
      <w:ins w:id="257" w:author="PuntLab" w:date="2021-05-22T11:45:00Z">
        <w:r w:rsidR="009B6436" w:rsidRPr="009B6436">
          <w:rPr>
            <w:rFonts w:ascii="Times New Roman" w:eastAsiaTheme="minorEastAsia" w:hAnsi="Times New Roman" w:cs="Times New Roman"/>
            <w:lang w:val="en-GB"/>
            <w:rPrChange w:id="258" w:author="PuntLab" w:date="2021-05-22T11:45:00Z">
              <w:rPr>
                <w:rFonts w:ascii="Times New Roman" w:eastAsiaTheme="minorEastAsia" w:hAnsi="Times New Roman" w:cs="Times New Roman"/>
                <w:b/>
                <w:lang w:val="en-GB"/>
              </w:rPr>
            </w:rPrChange>
          </w:rPr>
          <w:t xml:space="preserve"> and estimated</w:t>
        </w:r>
      </w:ins>
      <w:ins w:id="259" w:author="PuntLab" w:date="2021-05-22T11:44:00Z">
        <w:r w:rsidR="009B6436" w:rsidRPr="009B6436">
          <w:rPr>
            <w:rFonts w:ascii="Times New Roman" w:eastAsiaTheme="minorEastAsia" w:hAnsi="Times New Roman" w:cs="Times New Roman"/>
            <w:lang w:val="en-GB"/>
            <w:rPrChange w:id="260" w:author="PuntLab" w:date="2021-05-22T11:45:00Z">
              <w:rPr>
                <w:rFonts w:ascii="Times New Roman" w:eastAsiaTheme="minorEastAsia" w:hAnsi="Times New Roman" w:cs="Times New Roman"/>
                <w:b/>
                <w:lang w:val="en-GB"/>
              </w:rPr>
            </w:rPrChange>
          </w:rPr>
          <w:t xml:space="preserve"> number of observed whales</w:t>
        </w:r>
      </w:ins>
      <w:ins w:id="261" w:author="PuntLab" w:date="2021-05-22T11:45:00Z">
        <w:r w:rsidR="009B6436" w:rsidRPr="009B6436">
          <w:rPr>
            <w:rFonts w:ascii="Times New Roman" w:eastAsiaTheme="minorEastAsia" w:hAnsi="Times New Roman" w:cs="Times New Roman"/>
            <w:lang w:val="en-GB"/>
            <w:rPrChange w:id="262" w:author="PuntLab" w:date="2021-05-22T11:45:00Z">
              <w:rPr>
                <w:rFonts w:ascii="Times New Roman" w:eastAsiaTheme="minorEastAsia" w:hAnsi="Times New Roman" w:cs="Times New Roman"/>
                <w:b/>
                <w:lang w:val="en-GB"/>
              </w:rPr>
            </w:rPrChange>
          </w:rPr>
          <w:t>, respectively. and</w:t>
        </w:r>
      </w:ins>
      <w:ins w:id="263" w:author="PuntLab" w:date="2021-05-22T11:36:00Z">
        <w:r>
          <w:rPr>
            <w:rFonts w:ascii="Times New Roman" w:hAnsi="Times New Roman" w:cs="Times New Roman"/>
            <w:color w:val="000000"/>
            <w:lang w:val="en-GB"/>
          </w:rPr>
          <w:t xml:space="preserve"> </w:t>
        </w:r>
        <m:oMath>
          <m:r>
            <m:rPr>
              <m:sty m:val="bi"/>
            </m:rPr>
            <w:rPr>
              <w:rFonts w:ascii="Cambria Math" w:hAnsi="Cambria Math" w:cs="Times New Roman"/>
              <w:lang w:val="en-GB"/>
              <w:rPrChange w:id="264" w:author="PuntLab" w:date="2021-05-22T11:42:00Z">
                <w:rPr>
                  <w:rFonts w:ascii="Cambria Math" w:hAnsi="Cambria Math" w:cs="Times New Roman"/>
                  <w:lang w:val="en-GB"/>
                </w:rPr>
              </w:rPrChange>
            </w:rPr>
            <m:t>Σ</m:t>
          </m:r>
        </m:oMath>
        <w:r>
          <w:rPr>
            <w:rFonts w:ascii="Times New Roman" w:eastAsiaTheme="minorEastAsia" w:hAnsi="Times New Roman" w:cs="Times New Roman"/>
            <w:b/>
            <w:lang w:val="en-GB"/>
          </w:rPr>
          <w:t xml:space="preserve"> </w:t>
        </w:r>
        <w:r>
          <w:rPr>
            <w:rFonts w:ascii="Times New Roman" w:eastAsiaTheme="minorEastAsia" w:hAnsi="Times New Roman" w:cs="Times New Roman"/>
            <w:lang w:val="en-GB"/>
          </w:rPr>
          <w:t>is the varianc</w:t>
        </w:r>
      </w:ins>
      <w:ins w:id="265" w:author="PuntLab" w:date="2021-05-22T11:37:00Z">
        <w:r>
          <w:rPr>
            <w:rFonts w:ascii="Times New Roman" w:eastAsiaTheme="minorEastAsia" w:hAnsi="Times New Roman" w:cs="Times New Roman"/>
            <w:lang w:val="en-GB"/>
          </w:rPr>
          <w:t xml:space="preserve">e-covariance matrix of the log accumulated number of observed whales calculated </w:t>
        </w:r>
      </w:ins>
      <w:ins w:id="266" w:author="PuntLab" w:date="2021-05-22T11:38:00Z">
        <w:r w:rsidR="00D91848">
          <w:rPr>
            <w:rFonts w:ascii="Times New Roman" w:eastAsiaTheme="minorEastAsia" w:hAnsi="Times New Roman" w:cs="Times New Roman"/>
            <w:lang w:val="en-GB"/>
          </w:rPr>
          <w:t>by numerical simulation</w:t>
        </w:r>
      </w:ins>
      <w:ins w:id="267" w:author="PuntLab" w:date="2021-05-22T11:37:00Z">
        <w:r>
          <w:rPr>
            <w:rFonts w:ascii="Times New Roman" w:eastAsiaTheme="minorEastAsia" w:hAnsi="Times New Roman" w:cs="Times New Roman"/>
            <w:lang w:val="en-GB"/>
          </w:rPr>
          <w:t>.</w:t>
        </w:r>
      </w:ins>
      <w:ins w:id="268" w:author="PuntLab" w:date="2021-05-22T11:40:00Z">
        <w:r w:rsidR="00EB5168">
          <w:rPr>
            <w:rFonts w:ascii="Times New Roman" w:eastAsiaTheme="minorEastAsia" w:hAnsi="Times New Roman" w:cs="Times New Roman"/>
            <w:lang w:val="en-GB"/>
          </w:rPr>
          <w:t xml:space="preserve"> </w:t>
        </w:r>
        <w:r w:rsidR="00EB5168">
          <w:rPr>
            <w:rFonts w:ascii="Times New Roman" w:hAnsi="Times New Roman" w:cs="Times New Roman"/>
            <w:color w:val="000000"/>
            <w:lang w:val="en-GB"/>
          </w:rPr>
          <w:t xml:space="preserve">Catchability was derived numerically assuming a multivariate lognormal distribution following </w:t>
        </w:r>
        <w:commentRangeStart w:id="269"/>
        <w:r w:rsidR="00EB5168">
          <w:rPr>
            <w:rFonts w:ascii="Times New Roman" w:hAnsi="Times New Roman" w:cs="Times New Roman"/>
            <w:color w:val="000000"/>
            <w:lang w:val="en-GB"/>
          </w:rPr>
          <w:t xml:space="preserve">Ludwig &amp; Walters </w:t>
        </w:r>
        <w:commentRangeEnd w:id="269"/>
        <w:r w:rsidR="00EB5168">
          <w:rPr>
            <w:rStyle w:val="CommentReference"/>
          </w:rPr>
          <w:commentReference w:id="269"/>
        </w:r>
        <w:r w:rsidR="00EB5168">
          <w:rPr>
            <w:rFonts w:ascii="Times New Roman" w:hAnsi="Times New Roman" w:cs="Times New Roman"/>
            <w:color w:val="000000"/>
            <w:lang w:val="en-GB"/>
          </w:rPr>
          <w:t xml:space="preserve">(1994): </w:t>
        </w:r>
        <w:r w:rsidR="00EB5168" w:rsidRPr="00432CB8">
          <w:rPr>
            <w:rFonts w:ascii="Times New Roman" w:hAnsi="Times New Roman" w:cs="Times New Roman"/>
            <w:color w:val="000000"/>
            <w:lang w:val="en-GB"/>
          </w:rPr>
          <w:t xml:space="preserve"> </w:t>
        </w:r>
      </w:ins>
    </w:p>
    <w:p w14:paraId="1DE19986" w14:textId="55F4CF8E" w:rsidR="00035C91" w:rsidRPr="00F67988" w:rsidRDefault="00035C91" w:rsidP="00BA500B">
      <w:pPr>
        <w:spacing w:after="0" w:line="360" w:lineRule="auto"/>
        <w:rPr>
          <w:ins w:id="270" w:author="PuntLab" w:date="2021-05-22T11:57:00Z"/>
          <w:rFonts w:ascii="Times New Roman" w:eastAsiaTheme="minorEastAsia" w:hAnsi="Times New Roman" w:cs="Times New Roman"/>
          <w:lang w:val="en-GB"/>
          <w:rPrChange w:id="271" w:author="PuntLab" w:date="2021-05-22T11:57:00Z">
            <w:rPr>
              <w:ins w:id="272" w:author="PuntLab" w:date="2021-05-22T11:57:00Z"/>
              <w:rFonts w:ascii="Times New Roman" w:eastAsiaTheme="minorEastAsia" w:hAnsi="Times New Roman" w:cs="Times New Roman"/>
              <w:lang w:val="en-GB"/>
            </w:rPr>
          </w:rPrChange>
        </w:rPr>
      </w:pPr>
      <m:oMathPara>
        <m:oMath>
          <m:r>
            <w:ins w:id="273" w:author="PuntLab" w:date="2021-05-22T11:40:00Z">
              <w:rPr>
                <w:rFonts w:ascii="Cambria Math" w:hAnsi="Cambria Math" w:cs="Times New Roman"/>
                <w:lang w:val="en-GB"/>
              </w:rPr>
              <m:t>q=</m:t>
            </w:ins>
          </m:r>
          <m:r>
            <m:rPr>
              <m:sty m:val="p"/>
            </m:rPr>
            <w:rPr>
              <w:rFonts w:ascii="Cambria Math" w:hAnsi="Cambria Math" w:cs="Times New Roman"/>
              <w:lang w:val="en-GB"/>
            </w:rPr>
            <m:t>exp⁡</m:t>
          </m:r>
          <m:d>
            <m:dPr>
              <m:ctrlPr>
                <w:ins w:id="274" w:author="PuntLab" w:date="2021-05-22T11:40:00Z">
                  <w:rPr>
                    <w:rFonts w:ascii="Cambria Math" w:hAnsi="Cambria Math" w:cs="Times New Roman"/>
                    <w:i/>
                    <w:lang w:val="en-GB"/>
                  </w:rPr>
                </w:ins>
              </m:ctrlPr>
            </m:dPr>
            <m:e>
              <m:f>
                <m:fPr>
                  <m:type m:val="lin"/>
                  <m:ctrlPr>
                    <w:ins w:id="275" w:author="PuntLab" w:date="2021-05-22T12:53:00Z">
                      <w:rPr>
                        <w:rFonts w:ascii="Cambria Math" w:hAnsi="Cambria Math" w:cs="Times New Roman"/>
                        <w:i/>
                        <w:lang w:val="en-GB"/>
                      </w:rPr>
                    </w:ins>
                  </m:ctrlPr>
                </m:fPr>
                <m:num>
                  <m:nary>
                    <m:naryPr>
                      <m:chr m:val="∑"/>
                      <m:limLoc m:val="undOvr"/>
                      <m:subHide m:val="1"/>
                      <m:supHide m:val="1"/>
                      <m:ctrlPr>
                        <w:ins w:id="276" w:author="PuntLab" w:date="2021-05-22T12:54:00Z">
                          <w:rPr>
                            <w:rFonts w:ascii="Cambria Math" w:hAnsi="Cambria Math" w:cs="Times New Roman"/>
                            <w:i/>
                            <w:lang w:val="en-GB"/>
                          </w:rPr>
                        </w:ins>
                      </m:ctrlPr>
                    </m:naryPr>
                    <m:sub/>
                    <m:sup/>
                    <m:e>
                      <m:sSup>
                        <m:sSupPr>
                          <m:ctrlPr>
                            <w:ins w:id="277" w:author="PuntLab" w:date="2021-05-22T12:54:00Z">
                              <w:rPr>
                                <w:rFonts w:ascii="Cambria Math" w:hAnsi="Cambria Math" w:cs="Times New Roman"/>
                                <w:i/>
                                <w:lang w:val="en-GB"/>
                              </w:rPr>
                            </w:ins>
                          </m:ctrlPr>
                        </m:sSupPr>
                        <m:e>
                          <m:r>
                            <w:ins w:id="278" w:author="PuntLab" w:date="2021-05-22T12:54:00Z">
                              <m:rPr>
                                <m:sty m:val="bi"/>
                              </m:rPr>
                              <w:rPr>
                                <w:rFonts w:ascii="Cambria Math" w:hAnsi="Cambria Math" w:cs="Times New Roman"/>
                                <w:lang w:val="en-GB"/>
                              </w:rPr>
                              <m:t>Σ</m:t>
                            </w:ins>
                          </m:r>
                        </m:e>
                        <m:sup>
                          <m:r>
                            <w:ins w:id="279" w:author="PuntLab" w:date="2021-05-22T12:54:00Z">
                              <w:rPr>
                                <w:rFonts w:ascii="Cambria Math" w:hAnsi="Cambria Math" w:cs="Times New Roman"/>
                                <w:lang w:val="en-GB"/>
                              </w:rPr>
                              <m:t>-1</m:t>
                            </w:ins>
                          </m:r>
                        </m:sup>
                      </m:sSup>
                      <m:r>
                        <w:ins w:id="280" w:author="PuntLab" w:date="2021-05-22T12:54:00Z">
                          <m:rPr>
                            <m:sty m:val="p"/>
                          </m:rPr>
                          <w:rPr>
                            <w:rFonts w:ascii="Cambria Math" w:hAnsi="Cambria Math" w:cs="Times New Roman"/>
                            <w:lang w:val="en-GB"/>
                          </w:rPr>
                          <m:t>ln⁡</m:t>
                        </w:ins>
                      </m:r>
                      <m:d>
                        <m:dPr>
                          <m:ctrlPr>
                            <w:ins w:id="281" w:author="PuntLab" w:date="2021-05-22T12:54:00Z">
                              <w:rPr>
                                <w:rFonts w:ascii="Cambria Math" w:hAnsi="Cambria Math" w:cs="Times New Roman"/>
                                <w:b/>
                                <w:i/>
                                <w:lang w:val="en-GB"/>
                              </w:rPr>
                            </w:ins>
                          </m:ctrlPr>
                        </m:dPr>
                        <m:e>
                          <m:f>
                            <m:fPr>
                              <m:ctrlPr>
                                <w:ins w:id="282" w:author="PuntLab" w:date="2021-05-22T12:54:00Z">
                                  <w:rPr>
                                    <w:rFonts w:ascii="Cambria Math" w:hAnsi="Cambria Math" w:cs="Times New Roman"/>
                                    <w:b/>
                                    <w:i/>
                                    <w:lang w:val="en-GB"/>
                                  </w:rPr>
                                </w:ins>
                              </m:ctrlPr>
                            </m:fPr>
                            <m:num>
                              <m:sSub>
                                <m:sSubPr>
                                  <m:ctrlPr>
                                    <w:ins w:id="283" w:author="PuntLab" w:date="2021-05-22T12:54:00Z">
                                      <w:rPr>
                                        <w:rFonts w:ascii="Cambria Math" w:hAnsi="Cambria Math" w:cs="Times New Roman"/>
                                        <w:b/>
                                        <w:i/>
                                        <w:lang w:val="en-GB"/>
                                      </w:rPr>
                                    </w:ins>
                                  </m:ctrlPr>
                                </m:sSubPr>
                                <m:e>
                                  <m:r>
                                    <w:ins w:id="284" w:author="PuntLab" w:date="2021-05-22T12:54:00Z">
                                      <m:rPr>
                                        <m:sty m:val="bi"/>
                                      </m:rPr>
                                      <w:rPr>
                                        <w:rFonts w:ascii="Cambria Math" w:hAnsi="Cambria Math" w:cs="Times New Roman"/>
                                        <w:lang w:val="en-GB"/>
                                      </w:rPr>
                                      <m:t>A</m:t>
                                    </w:ins>
                                  </m:r>
                                </m:e>
                                <m:sub>
                                  <m:r>
                                    <w:ins w:id="285" w:author="PuntLab" w:date="2021-05-22T12:54:00Z">
                                      <m:rPr>
                                        <m:sty m:val="bi"/>
                                      </m:rPr>
                                      <w:rPr>
                                        <w:rFonts w:ascii="Cambria Math" w:hAnsi="Cambria Math" w:cs="Times New Roman"/>
                                        <w:lang w:val="en-GB"/>
                                      </w:rPr>
                                      <m:t>y</m:t>
                                    </w:ins>
                                  </m:r>
                                </m:sub>
                              </m:sSub>
                            </m:num>
                            <m:den>
                              <m:sSub>
                                <m:sSubPr>
                                  <m:ctrlPr>
                                    <w:ins w:id="286" w:author="PuntLab" w:date="2021-05-22T12:54:00Z">
                                      <w:rPr>
                                        <w:rFonts w:ascii="Cambria Math" w:hAnsi="Cambria Math" w:cs="Times New Roman"/>
                                        <w:b/>
                                        <w:i/>
                                        <w:lang w:val="en-GB"/>
                                      </w:rPr>
                                    </w:ins>
                                  </m:ctrlPr>
                                </m:sSubPr>
                                <m:e>
                                  <m:r>
                                    <w:ins w:id="287" w:author="PuntLab" w:date="2021-05-22T12:54:00Z">
                                      <m:rPr>
                                        <m:sty m:val="bi"/>
                                      </m:rPr>
                                      <w:rPr>
                                        <w:rFonts w:ascii="Cambria Math" w:hAnsi="Cambria Math" w:cs="Times New Roman"/>
                                        <w:lang w:val="en-GB"/>
                                      </w:rPr>
                                      <m:t>N</m:t>
                                    </w:ins>
                                  </m:r>
                                </m:e>
                                <m:sub>
                                  <m:r>
                                    <w:ins w:id="288" w:author="PuntLab" w:date="2021-05-22T12:54:00Z">
                                      <m:rPr>
                                        <m:sty m:val="bi"/>
                                      </m:rPr>
                                      <w:rPr>
                                        <w:rFonts w:ascii="Cambria Math" w:hAnsi="Cambria Math" w:cs="Times New Roman"/>
                                        <w:lang w:val="en-GB"/>
                                      </w:rPr>
                                      <m:t>y</m:t>
                                    </w:ins>
                                  </m:r>
                                </m:sub>
                              </m:sSub>
                            </m:den>
                          </m:f>
                        </m:e>
                      </m:d>
                    </m:e>
                  </m:nary>
                </m:num>
                <m:den>
                  <m:nary>
                    <m:naryPr>
                      <m:chr m:val="∑"/>
                      <m:limLoc m:val="undOvr"/>
                      <m:subHide m:val="1"/>
                      <m:supHide m:val="1"/>
                      <m:ctrlPr>
                        <w:ins w:id="289" w:author="PuntLab" w:date="2021-05-22T12:53:00Z">
                          <w:rPr>
                            <w:rFonts w:ascii="Cambria Math" w:hAnsi="Cambria Math" w:cs="Times New Roman"/>
                            <w:i/>
                            <w:lang w:val="en-GB"/>
                          </w:rPr>
                        </w:ins>
                      </m:ctrlPr>
                    </m:naryPr>
                    <m:sub/>
                    <m:sup/>
                    <m:e>
                      <m:sSup>
                        <m:sSupPr>
                          <m:ctrlPr>
                            <w:ins w:id="290" w:author="PuntLab" w:date="2021-05-22T12:53:00Z">
                              <w:rPr>
                                <w:rFonts w:ascii="Cambria Math" w:hAnsi="Cambria Math" w:cs="Times New Roman"/>
                                <w:i/>
                                <w:lang w:val="en-GB"/>
                              </w:rPr>
                            </w:ins>
                          </m:ctrlPr>
                        </m:sSupPr>
                        <m:e>
                          <m:r>
                            <w:ins w:id="291" w:author="PuntLab" w:date="2021-05-22T12:53:00Z">
                              <m:rPr>
                                <m:sty m:val="bi"/>
                              </m:rPr>
                              <w:rPr>
                                <w:rFonts w:ascii="Cambria Math" w:hAnsi="Cambria Math" w:cs="Times New Roman"/>
                                <w:lang w:val="en-GB"/>
                              </w:rPr>
                              <m:t>Σ</m:t>
                            </w:ins>
                          </m:r>
                        </m:e>
                        <m:sup>
                          <m:r>
                            <w:ins w:id="292" w:author="PuntLab" w:date="2021-05-22T12:53:00Z">
                              <w:rPr>
                                <w:rFonts w:ascii="Cambria Math" w:hAnsi="Cambria Math" w:cs="Times New Roman"/>
                                <w:lang w:val="en-GB"/>
                              </w:rPr>
                              <m:t>-1</m:t>
                            </w:ins>
                          </m:r>
                        </m:sup>
                      </m:sSup>
                    </m:e>
                  </m:nary>
                </m:den>
              </m:f>
            </m:e>
          </m:d>
        </m:oMath>
      </m:oMathPara>
    </w:p>
    <w:p w14:paraId="4A4E272E" w14:textId="08D1BEDF" w:rsidR="00F67988" w:rsidRDefault="00F67988" w:rsidP="00BA500B">
      <w:pPr>
        <w:spacing w:after="0" w:line="360" w:lineRule="auto"/>
        <w:rPr>
          <w:ins w:id="293" w:author="PuntLab" w:date="2021-05-22T11:58:00Z"/>
          <w:rFonts w:ascii="Times New Roman" w:hAnsi="Times New Roman" w:cs="Times New Roman"/>
          <w:color w:val="000000"/>
          <w:lang w:val="en-GB"/>
        </w:rPr>
      </w:pPr>
      <w:ins w:id="294" w:author="PuntLab" w:date="2021-05-22T11:57:00Z">
        <w:r>
          <w:rPr>
            <w:rFonts w:ascii="Times New Roman" w:hAnsi="Times New Roman" w:cs="Times New Roman"/>
            <w:color w:val="000000"/>
            <w:lang w:val="en-GB"/>
          </w:rPr>
          <w:lastRenderedPageBreak/>
          <w:t>Observation error for absolute abundance in 2010 was accounted for by assuming a univa</w:t>
        </w:r>
      </w:ins>
      <w:ins w:id="295" w:author="PuntLab" w:date="2021-05-22T11:58:00Z">
        <w:r>
          <w:rPr>
            <w:rFonts w:ascii="Times New Roman" w:hAnsi="Times New Roman" w:cs="Times New Roman"/>
            <w:color w:val="000000"/>
            <w:lang w:val="en-GB"/>
          </w:rPr>
          <w:t>riate lognormal error structure:</w:t>
        </w:r>
      </w:ins>
    </w:p>
    <w:p w14:paraId="719435B8" w14:textId="7ADEE6F2" w:rsidR="00F67988" w:rsidRPr="009A6169" w:rsidRDefault="00F67988" w:rsidP="00BA500B">
      <w:pPr>
        <w:spacing w:after="0" w:line="360" w:lineRule="auto"/>
        <w:rPr>
          <w:rFonts w:ascii="Times New Roman" w:hAnsi="Times New Roman" w:cs="Times New Roman"/>
          <w:color w:val="000000"/>
          <w:lang w:val="en-GB"/>
          <w:rPrChange w:id="296" w:author="PuntLab" w:date="2021-05-22T12:00:00Z">
            <w:rPr>
              <w:rFonts w:ascii="Times New Roman" w:hAnsi="Times New Roman" w:cs="Times New Roman"/>
              <w:color w:val="000000"/>
              <w:lang w:val="en-GB"/>
            </w:rPr>
          </w:rPrChange>
        </w:rPr>
        <w:pPrChange w:id="297" w:author="PuntLab" w:date="2021-05-22T11:36:00Z">
          <w:pPr>
            <w:spacing w:after="0" w:line="360" w:lineRule="auto"/>
            <w:jc w:val="center"/>
          </w:pPr>
        </w:pPrChange>
      </w:pPr>
      <m:oMathPara>
        <m:oMath>
          <m:sSub>
            <m:sSubPr>
              <m:ctrlPr>
                <w:ins w:id="298" w:author="PuntLab" w:date="2021-05-22T11:58:00Z">
                  <w:rPr>
                    <w:rFonts w:ascii="Cambria Math" w:hAnsi="Cambria Math" w:cs="Times New Roman"/>
                    <w:i/>
                    <w:lang w:val="en-GB"/>
                    <w:rPrChange w:id="299" w:author="PuntLab" w:date="2021-05-22T12:00:00Z">
                      <w:rPr>
                        <w:rFonts w:ascii="Cambria Math" w:hAnsi="Cambria Math" w:cs="Times New Roman"/>
                        <w:b/>
                        <w:i/>
                        <w:lang w:val="en-GB"/>
                      </w:rPr>
                    </w:rPrChange>
                  </w:rPr>
                </w:ins>
              </m:ctrlPr>
            </m:sSubPr>
            <m:e>
              <m:d>
                <m:dPr>
                  <m:begChr m:val=""/>
                  <m:endChr m:val="|"/>
                  <m:ctrlPr>
                    <w:ins w:id="300" w:author="PuntLab" w:date="2021-05-22T11:58:00Z">
                      <w:rPr>
                        <w:rFonts w:ascii="Cambria Math" w:hAnsi="Cambria Math" w:cs="Times New Roman"/>
                        <w:i/>
                        <w:lang w:val="en-GB"/>
                        <w:rPrChange w:id="301" w:author="PuntLab" w:date="2021-05-22T12:00:00Z">
                          <w:rPr>
                            <w:rFonts w:ascii="Cambria Math" w:hAnsi="Cambria Math" w:cs="Times New Roman"/>
                            <w:b/>
                            <w:i/>
                            <w:lang w:val="en-GB"/>
                          </w:rPr>
                        </w:rPrChange>
                      </w:rPr>
                    </w:ins>
                  </m:ctrlPr>
                </m:dPr>
                <m:e>
                  <m:sSub>
                    <m:sSubPr>
                      <m:ctrlPr>
                        <w:ins w:id="302" w:author="PuntLab" w:date="2021-05-22T11:58:00Z">
                          <w:rPr>
                            <w:rFonts w:ascii="Cambria Math" w:hAnsi="Cambria Math" w:cs="Times New Roman"/>
                            <w:i/>
                            <w:lang w:val="en-GB"/>
                            <w:rPrChange w:id="303" w:author="PuntLab" w:date="2021-05-22T12:00:00Z">
                              <w:rPr>
                                <w:rFonts w:ascii="Cambria Math" w:hAnsi="Cambria Math" w:cs="Times New Roman"/>
                                <w:b/>
                                <w:i/>
                                <w:lang w:val="en-GB"/>
                              </w:rPr>
                            </w:rPrChange>
                          </w:rPr>
                        </w:ins>
                      </m:ctrlPr>
                    </m:sSubPr>
                    <m:e>
                      <m:r>
                        <w:ins w:id="304" w:author="PuntLab" w:date="2021-05-22T11:58:00Z">
                          <w:rPr>
                            <w:rFonts w:ascii="Cambria Math" w:hAnsi="Cambria Math" w:cs="Times New Roman"/>
                            <w:lang w:val="en-GB"/>
                            <w:rPrChange w:id="305" w:author="PuntLab" w:date="2021-05-22T12:00:00Z">
                              <w:rPr>
                                <w:rFonts w:ascii="Cambria Math" w:hAnsi="Cambria Math" w:cs="Times New Roman"/>
                                <w:lang w:val="en-GB"/>
                              </w:rPr>
                            </w:rPrChange>
                          </w:rPr>
                          <m:t>A</m:t>
                        </w:ins>
                      </m:r>
                    </m:e>
                    <m:sub>
                      <m:r>
                        <w:ins w:id="306" w:author="PuntLab" w:date="2021-05-22T11:59:00Z">
                          <w:rPr>
                            <w:rFonts w:ascii="Cambria Math" w:hAnsi="Cambria Math" w:cs="Times New Roman"/>
                            <w:lang w:val="en-GB"/>
                            <w:rPrChange w:id="307" w:author="PuntLab" w:date="2021-05-22T12:00:00Z">
                              <w:rPr>
                                <w:rFonts w:ascii="Cambria Math" w:hAnsi="Cambria Math" w:cs="Times New Roman"/>
                                <w:lang w:val="en-GB"/>
                              </w:rPr>
                            </w:rPrChange>
                          </w:rPr>
                          <m:t>2010</m:t>
                        </w:ins>
                      </m:r>
                    </m:sub>
                  </m:sSub>
                </m:e>
              </m:d>
              <m:r>
                <w:ins w:id="308" w:author="PuntLab" w:date="2021-05-22T11:58:00Z">
                  <w:rPr>
                    <w:rFonts w:ascii="Cambria Math" w:hAnsi="Cambria Math" w:cs="Times New Roman"/>
                    <w:lang w:val="en-GB"/>
                    <w:rPrChange w:id="309" w:author="PuntLab" w:date="2021-05-22T12:00:00Z">
                      <w:rPr>
                        <w:rFonts w:ascii="Cambria Math" w:hAnsi="Cambria Math" w:cs="Times New Roman"/>
                        <w:lang w:val="en-GB"/>
                      </w:rPr>
                    </w:rPrChange>
                  </w:rPr>
                  <m:t>N</m:t>
                </w:ins>
              </m:r>
            </m:e>
            <m:sub>
              <m:r>
                <w:ins w:id="310" w:author="PuntLab" w:date="2021-05-22T11:59:00Z">
                  <w:rPr>
                    <w:rFonts w:ascii="Cambria Math" w:hAnsi="Cambria Math" w:cs="Times New Roman"/>
                    <w:lang w:val="en-GB"/>
                    <w:rPrChange w:id="311" w:author="PuntLab" w:date="2021-05-22T12:00:00Z">
                      <w:rPr>
                        <w:rFonts w:ascii="Cambria Math" w:hAnsi="Cambria Math" w:cs="Times New Roman"/>
                        <w:lang w:val="en-GB"/>
                      </w:rPr>
                    </w:rPrChange>
                  </w:rPr>
                  <m:t>2010</m:t>
                </w:ins>
              </m:r>
            </m:sub>
          </m:sSub>
          <m:r>
            <w:ins w:id="312" w:author="PuntLab" w:date="2021-05-22T11:58:00Z">
              <w:rPr>
                <w:rFonts w:ascii="Cambria Math" w:hAnsi="Cambria Math" w:cs="Times New Roman"/>
                <w:lang w:val="en-GB"/>
                <w:rPrChange w:id="313" w:author="PuntLab" w:date="2021-05-22T12:00:00Z">
                  <w:rPr>
                    <w:rFonts w:ascii="Cambria Math" w:hAnsi="Cambria Math" w:cs="Times New Roman"/>
                    <w:lang w:val="en-GB"/>
                  </w:rPr>
                </w:rPrChange>
              </w:rPr>
              <m:t>,</m:t>
            </w:ins>
          </m:r>
          <m:sSup>
            <m:sSupPr>
              <m:ctrlPr>
                <w:ins w:id="314" w:author="PuntLab" w:date="2021-05-22T11:59:00Z">
                  <w:rPr>
                    <w:rFonts w:ascii="Cambria Math" w:hAnsi="Cambria Math" w:cs="Times New Roman"/>
                    <w:i/>
                    <w:lang w:val="en-GB"/>
                    <w:rPrChange w:id="315" w:author="PuntLab" w:date="2021-05-22T12:00:00Z">
                      <w:rPr>
                        <w:rFonts w:ascii="Cambria Math" w:hAnsi="Cambria Math" w:cs="Times New Roman"/>
                        <w:b/>
                        <w:i/>
                        <w:lang w:val="en-GB"/>
                      </w:rPr>
                    </w:rPrChange>
                  </w:rPr>
                </w:ins>
              </m:ctrlPr>
            </m:sSupPr>
            <m:e>
              <m:r>
                <w:ins w:id="316" w:author="PuntLab" w:date="2021-05-22T11:59:00Z">
                  <w:rPr>
                    <w:rFonts w:ascii="Cambria Math" w:hAnsi="Cambria Math" w:cs="Times New Roman"/>
                    <w:lang w:val="en-GB"/>
                    <w:rPrChange w:id="317" w:author="PuntLab" w:date="2021-05-22T12:00:00Z">
                      <w:rPr>
                        <w:rFonts w:ascii="Cambria Math" w:hAnsi="Cambria Math" w:cs="Times New Roman"/>
                        <w:lang w:val="en-GB"/>
                      </w:rPr>
                    </w:rPrChange>
                  </w:rPr>
                  <m:t xml:space="preserve"> τ</m:t>
                </w:ins>
              </m:r>
            </m:e>
            <m:sup>
              <m:r>
                <w:ins w:id="318" w:author="PuntLab" w:date="2021-05-22T12:00:00Z">
                  <w:rPr>
                    <w:rFonts w:ascii="Cambria Math" w:hAnsi="Cambria Math" w:cs="Times New Roman"/>
                    <w:lang w:val="en-GB"/>
                    <w:rPrChange w:id="319" w:author="PuntLab" w:date="2021-05-22T12:00:00Z">
                      <w:rPr>
                        <w:rFonts w:ascii="Cambria Math" w:hAnsi="Cambria Math" w:cs="Times New Roman"/>
                        <w:lang w:val="en-GB"/>
                      </w:rPr>
                    </w:rPrChange>
                  </w:rPr>
                  <m:t>2</m:t>
                </w:ins>
              </m:r>
            </m:sup>
          </m:sSup>
          <m:r>
            <w:ins w:id="320" w:author="PuntLab" w:date="2021-05-22T11:58:00Z">
              <w:rPr>
                <w:rFonts w:ascii="Cambria Math" w:hAnsi="Cambria Math" w:cs="Times New Roman"/>
                <w:lang w:val="en-GB"/>
                <w:rPrChange w:id="321" w:author="PuntLab" w:date="2021-05-22T12:00:00Z">
                  <w:rPr>
                    <w:rFonts w:ascii="Cambria Math" w:hAnsi="Cambria Math" w:cs="Times New Roman"/>
                    <w:lang w:val="en-GB"/>
                  </w:rPr>
                </w:rPrChange>
              </w:rPr>
              <m:t xml:space="preserve"> ~</m:t>
            </w:ins>
          </m:r>
          <m:r>
            <w:ins w:id="322" w:author="PuntLab" w:date="2021-05-22T11:58:00Z">
              <m:rPr>
                <m:sty m:val="p"/>
              </m:rPr>
              <w:rPr>
                <w:rFonts w:ascii="Cambria Math" w:eastAsiaTheme="minorEastAsia" w:hAnsi="Cambria Math" w:cs="Times New Roman"/>
                <w:lang w:val="en-GB"/>
                <w:rPrChange w:id="323" w:author="PuntLab" w:date="2021-05-22T12:00:00Z">
                  <w:rPr>
                    <w:rFonts w:ascii="Cambria Math" w:eastAsiaTheme="minorEastAsia" w:hAnsi="Cambria Math" w:cs="Times New Roman"/>
                    <w:lang w:val="en-GB"/>
                  </w:rPr>
                </w:rPrChange>
              </w:rPr>
              <m:t xml:space="preserve">  log-normal</m:t>
            </w:ins>
          </m:r>
          <m:d>
            <m:dPr>
              <m:ctrlPr>
                <w:ins w:id="324" w:author="PuntLab" w:date="2021-05-22T11:58:00Z">
                  <w:rPr>
                    <w:rFonts w:ascii="Cambria Math" w:eastAsiaTheme="minorEastAsia" w:hAnsi="Cambria Math" w:cs="Times New Roman"/>
                    <w:iCs/>
                    <w:lang w:val="en-GB"/>
                    <w:rPrChange w:id="325" w:author="PuntLab" w:date="2021-05-22T12:00:00Z">
                      <w:rPr>
                        <w:rFonts w:ascii="Cambria Math" w:eastAsiaTheme="minorEastAsia" w:hAnsi="Cambria Math" w:cs="Times New Roman"/>
                        <w:iCs/>
                        <w:lang w:val="en-GB"/>
                      </w:rPr>
                    </w:rPrChange>
                  </w:rPr>
                </w:ins>
              </m:ctrlPr>
            </m:dPr>
            <m:e>
              <m:r>
                <w:ins w:id="326" w:author="PuntLab" w:date="2021-05-22T11:58:00Z">
                  <m:rPr>
                    <m:sty m:val="p"/>
                  </m:rPr>
                  <w:rPr>
                    <w:rFonts w:ascii="Cambria Math" w:eastAsiaTheme="minorEastAsia" w:hAnsi="Cambria Math" w:cs="Times New Roman"/>
                    <w:lang w:val="en-GB"/>
                    <w:rPrChange w:id="327" w:author="PuntLab" w:date="2021-05-22T12:00:00Z">
                      <w:rPr>
                        <w:rFonts w:ascii="Cambria Math" w:eastAsiaTheme="minorEastAsia" w:hAnsi="Cambria Math" w:cs="Times New Roman"/>
                        <w:lang w:val="en-GB"/>
                      </w:rPr>
                    </w:rPrChange>
                  </w:rPr>
                  <m:t>log</m:t>
                </w:ins>
              </m:r>
              <m:d>
                <m:dPr>
                  <m:begChr m:val="["/>
                  <m:endChr m:val="]"/>
                  <m:ctrlPr>
                    <w:ins w:id="328" w:author="PuntLab" w:date="2021-05-22T11:58:00Z">
                      <w:rPr>
                        <w:rFonts w:ascii="Cambria Math" w:hAnsi="Cambria Math" w:cs="Times New Roman"/>
                        <w:i/>
                        <w:lang w:val="en-GB"/>
                        <w:rPrChange w:id="329" w:author="PuntLab" w:date="2021-05-22T12:00:00Z">
                          <w:rPr>
                            <w:rFonts w:ascii="Cambria Math" w:hAnsi="Cambria Math" w:cs="Times New Roman"/>
                            <w:i/>
                            <w:lang w:val="en-GB"/>
                          </w:rPr>
                        </w:rPrChange>
                      </w:rPr>
                    </w:ins>
                  </m:ctrlPr>
                </m:dPr>
                <m:e>
                  <m:sSub>
                    <m:sSubPr>
                      <m:ctrlPr>
                        <w:ins w:id="330" w:author="PuntLab" w:date="2021-05-22T11:58:00Z">
                          <w:rPr>
                            <w:rFonts w:ascii="Cambria Math" w:hAnsi="Cambria Math" w:cs="Times New Roman"/>
                            <w:i/>
                            <w:lang w:val="en-GB"/>
                            <w:rPrChange w:id="331" w:author="PuntLab" w:date="2021-05-22T12:00:00Z">
                              <w:rPr>
                                <w:rFonts w:ascii="Cambria Math" w:hAnsi="Cambria Math" w:cs="Times New Roman"/>
                                <w:b/>
                                <w:i/>
                                <w:lang w:val="en-GB"/>
                              </w:rPr>
                            </w:rPrChange>
                          </w:rPr>
                        </w:ins>
                      </m:ctrlPr>
                    </m:sSubPr>
                    <m:e>
                      <m:r>
                        <w:ins w:id="332" w:author="PuntLab" w:date="2021-05-22T11:58:00Z">
                          <w:rPr>
                            <w:rFonts w:ascii="Cambria Math" w:hAnsi="Cambria Math" w:cs="Times New Roman"/>
                            <w:lang w:val="en-GB"/>
                            <w:rPrChange w:id="333" w:author="PuntLab" w:date="2021-05-22T12:00:00Z">
                              <w:rPr>
                                <w:rFonts w:ascii="Cambria Math" w:hAnsi="Cambria Math" w:cs="Times New Roman"/>
                                <w:lang w:val="en-GB"/>
                              </w:rPr>
                            </w:rPrChange>
                          </w:rPr>
                          <m:t>N</m:t>
                        </w:ins>
                      </m:r>
                    </m:e>
                    <m:sub>
                      <m:r>
                        <w:ins w:id="334" w:author="PuntLab" w:date="2021-05-22T12:00:00Z">
                          <w:rPr>
                            <w:rFonts w:ascii="Cambria Math" w:hAnsi="Cambria Math" w:cs="Times New Roman"/>
                            <w:lang w:val="en-GB"/>
                            <w:rPrChange w:id="335" w:author="PuntLab" w:date="2021-05-22T12:00:00Z">
                              <w:rPr>
                                <w:rFonts w:ascii="Cambria Math" w:hAnsi="Cambria Math" w:cs="Times New Roman"/>
                                <w:lang w:val="en-GB"/>
                              </w:rPr>
                            </w:rPrChange>
                          </w:rPr>
                          <m:t>2010</m:t>
                        </w:ins>
                      </m:r>
                    </m:sub>
                  </m:sSub>
                </m:e>
              </m:d>
              <m:r>
                <w:ins w:id="336" w:author="PuntLab" w:date="2021-05-22T11:58:00Z">
                  <w:rPr>
                    <w:rFonts w:ascii="Cambria Math" w:hAnsi="Cambria Math" w:cs="Times New Roman"/>
                    <w:lang w:val="en-GB"/>
                    <w:rPrChange w:id="337" w:author="PuntLab" w:date="2021-05-22T12:00:00Z">
                      <w:rPr>
                        <w:rFonts w:ascii="Cambria Math" w:hAnsi="Cambria Math" w:cs="Times New Roman"/>
                        <w:lang w:val="en-GB"/>
                      </w:rPr>
                    </w:rPrChange>
                  </w:rPr>
                  <m:t>,</m:t>
                </w:ins>
              </m:r>
              <m:sSup>
                <m:sSupPr>
                  <m:ctrlPr>
                    <w:ins w:id="338" w:author="PuntLab" w:date="2021-05-22T12:00:00Z">
                      <w:rPr>
                        <w:rFonts w:ascii="Cambria Math" w:hAnsi="Cambria Math" w:cs="Times New Roman"/>
                        <w:i/>
                        <w:lang w:val="en-GB"/>
                        <w:rPrChange w:id="339" w:author="PuntLab" w:date="2021-05-22T12:00:00Z">
                          <w:rPr>
                            <w:rFonts w:ascii="Cambria Math" w:hAnsi="Cambria Math" w:cs="Times New Roman"/>
                            <w:b/>
                            <w:i/>
                            <w:lang w:val="en-GB"/>
                          </w:rPr>
                        </w:rPrChange>
                      </w:rPr>
                    </w:ins>
                  </m:ctrlPr>
                </m:sSupPr>
                <m:e>
                  <m:r>
                    <w:ins w:id="340" w:author="PuntLab" w:date="2021-05-22T12:00:00Z">
                      <w:rPr>
                        <w:rFonts w:ascii="Cambria Math" w:hAnsi="Cambria Math" w:cs="Times New Roman"/>
                        <w:lang w:val="en-GB"/>
                        <w:rPrChange w:id="341" w:author="PuntLab" w:date="2021-05-22T12:00:00Z">
                          <w:rPr>
                            <w:rFonts w:ascii="Cambria Math" w:hAnsi="Cambria Math" w:cs="Times New Roman"/>
                            <w:lang w:val="en-GB"/>
                          </w:rPr>
                        </w:rPrChange>
                      </w:rPr>
                      <m:t xml:space="preserve"> τ</m:t>
                    </w:ins>
                  </m:r>
                </m:e>
                <m:sup>
                  <m:r>
                    <w:ins w:id="342" w:author="PuntLab" w:date="2021-05-22T12:00:00Z">
                      <w:rPr>
                        <w:rFonts w:ascii="Cambria Math" w:hAnsi="Cambria Math" w:cs="Times New Roman"/>
                        <w:lang w:val="en-GB"/>
                        <w:rPrChange w:id="343" w:author="PuntLab" w:date="2021-05-22T12:00:00Z">
                          <w:rPr>
                            <w:rFonts w:ascii="Cambria Math" w:hAnsi="Cambria Math" w:cs="Times New Roman"/>
                            <w:lang w:val="en-GB"/>
                          </w:rPr>
                        </w:rPrChange>
                      </w:rPr>
                      <m:t>2</m:t>
                    </w:ins>
                  </m:r>
                </m:sup>
              </m:sSup>
            </m:e>
          </m:d>
        </m:oMath>
      </m:oMathPara>
    </w:p>
    <w:p w14:paraId="0AFD763D" w14:textId="77777777" w:rsidR="000E2B17" w:rsidRPr="00432CB8" w:rsidRDefault="000E2B17" w:rsidP="00F769C0">
      <w:pPr>
        <w:spacing w:after="0" w:line="360" w:lineRule="auto"/>
        <w:jc w:val="center"/>
        <w:rPr>
          <w:rFonts w:ascii="Times New Roman" w:hAnsi="Times New Roman" w:cs="Times New Roman"/>
          <w:color w:val="000000"/>
          <w:lang w:val="en-GB"/>
        </w:rPr>
      </w:pPr>
    </w:p>
    <w:p w14:paraId="240D8D74" w14:textId="38F8FCF5" w:rsidR="00C36156" w:rsidRPr="00DB3006" w:rsidRDefault="005A5B80" w:rsidP="00F769C0">
      <w:pPr>
        <w:spacing w:after="0" w:line="360" w:lineRule="auto"/>
        <w:rPr>
          <w:rFonts w:ascii="Times New Roman" w:hAnsi="Times New Roman" w:cs="Times New Roman"/>
          <w:i/>
          <w:iCs/>
          <w:lang w:val="en-US"/>
        </w:rPr>
      </w:pPr>
      <w:r w:rsidRPr="00DB3006">
        <w:rPr>
          <w:rFonts w:ascii="Times New Roman" w:hAnsi="Times New Roman" w:cs="Times New Roman"/>
          <w:i/>
          <w:iCs/>
          <w:lang w:val="en-US"/>
        </w:rPr>
        <w:t>Parameter estimation</w:t>
      </w:r>
    </w:p>
    <w:p w14:paraId="18633284" w14:textId="22789AB3" w:rsidR="00791D9C" w:rsidRDefault="00AF29C3" w:rsidP="00F769C0">
      <w:pPr>
        <w:spacing w:after="0" w:line="360" w:lineRule="auto"/>
        <w:ind w:firstLine="284"/>
        <w:rPr>
          <w:rFonts w:ascii="Times New Roman" w:hAnsi="Times New Roman" w:cs="Times New Roman"/>
          <w:color w:val="000000"/>
          <w:lang w:val="en-GB"/>
        </w:rPr>
      </w:pPr>
      <w:r>
        <w:rPr>
          <w:rFonts w:ascii="Times New Roman" w:hAnsi="Times New Roman" w:cs="Times New Roman"/>
          <w:color w:val="000000"/>
          <w:lang w:val="en-GB"/>
        </w:rPr>
        <w:t>B</w:t>
      </w:r>
      <w:r w:rsidR="00791D9C" w:rsidRPr="007F434E">
        <w:rPr>
          <w:rFonts w:ascii="Times New Roman" w:hAnsi="Times New Roman" w:cs="Times New Roman"/>
          <w:color w:val="000000"/>
          <w:lang w:val="en-GB"/>
        </w:rPr>
        <w:t xml:space="preserve">ayesian </w:t>
      </w:r>
      <w:r w:rsidR="00791D9C" w:rsidRPr="007F434E">
        <w:rPr>
          <w:rFonts w:ascii="Times New Roman" w:hAnsi="Times New Roman" w:cs="Times New Roman"/>
          <w:lang w:val="en-GB"/>
        </w:rPr>
        <w:t xml:space="preserve">estimation </w:t>
      </w:r>
      <w:r w:rsidR="00791D9C" w:rsidRPr="007F434E">
        <w:rPr>
          <w:rFonts w:ascii="Times New Roman" w:hAnsi="Times New Roman" w:cs="Times New Roman"/>
          <w:color w:val="000000"/>
          <w:lang w:val="en-GB"/>
        </w:rPr>
        <w:t xml:space="preserve">was applied to </w:t>
      </w:r>
      <w:del w:id="344" w:author="PuntLab" w:date="2021-05-22T12:59:00Z">
        <w:r w:rsidR="000B3374" w:rsidDel="00EB13D3">
          <w:rPr>
            <w:rFonts w:ascii="Times New Roman" w:hAnsi="Times New Roman" w:cs="Times New Roman"/>
            <w:color w:val="000000"/>
            <w:lang w:val="en-GB"/>
          </w:rPr>
          <w:delText>compute</w:delText>
        </w:r>
        <w:r w:rsidR="00791D9C" w:rsidRPr="007F434E" w:rsidDel="00EB13D3">
          <w:rPr>
            <w:rFonts w:ascii="Times New Roman" w:hAnsi="Times New Roman" w:cs="Times New Roman"/>
            <w:color w:val="000000"/>
            <w:lang w:val="en-GB"/>
          </w:rPr>
          <w:delText xml:space="preserve"> </w:delText>
        </w:r>
      </w:del>
      <w:ins w:id="345" w:author="PuntLab" w:date="2021-05-22T12:59:00Z">
        <w:r w:rsidR="00EB13D3">
          <w:rPr>
            <w:rFonts w:ascii="Times New Roman" w:hAnsi="Times New Roman" w:cs="Times New Roman"/>
            <w:color w:val="000000"/>
            <w:lang w:val="en-GB"/>
          </w:rPr>
          <w:t>estimate</w:t>
        </w:r>
        <w:r w:rsidR="00EB13D3" w:rsidRPr="007F434E">
          <w:rPr>
            <w:rFonts w:ascii="Times New Roman" w:hAnsi="Times New Roman" w:cs="Times New Roman"/>
            <w:color w:val="000000"/>
            <w:lang w:val="en-GB"/>
          </w:rPr>
          <w:t xml:space="preserve"> </w:t>
        </w:r>
      </w:ins>
      <w:r w:rsidR="00791D9C" w:rsidRPr="007F434E">
        <w:rPr>
          <w:rFonts w:ascii="Times New Roman" w:hAnsi="Times New Roman" w:cs="Times New Roman"/>
          <w:color w:val="000000"/>
          <w:lang w:val="en-GB"/>
        </w:rPr>
        <w:t>both the abundance trajectory (</w:t>
      </w:r>
      <m:oMath>
        <m:sSub>
          <m:sSubPr>
            <m:ctrlPr>
              <w:rPr>
                <w:rFonts w:ascii="Cambria Math" w:eastAsiaTheme="minorEastAsia" w:hAnsi="Cambria Math" w:cs="Times New Roman"/>
                <w:i/>
                <w:color w:val="000000"/>
                <w:lang w:val="en-GB"/>
              </w:rPr>
            </m:ctrlPr>
          </m:sSubPr>
          <m:e>
            <m:r>
              <w:ins w:id="346" w:author="PuntLab" w:date="2021-05-22T11:46:00Z">
                <w:rPr>
                  <w:rFonts w:ascii="Cambria Math" w:eastAsiaTheme="minorEastAsia" w:hAnsi="Cambria Math" w:cs="Times New Roman"/>
                  <w:color w:val="000000"/>
                  <w:lang w:val="en-GB"/>
                </w:rPr>
                <m:t>N</m:t>
              </w:ins>
            </m:r>
            <m:r>
              <w:del w:id="347" w:author="PuntLab" w:date="2021-05-22T11:46:00Z">
                <w:rPr>
                  <w:rFonts w:ascii="Cambria Math" w:eastAsiaTheme="minorEastAsia" w:hAnsi="Cambria Math" w:cs="Times New Roman"/>
                  <w:color w:val="000000"/>
                  <w:lang w:val="en-GB"/>
                </w:rPr>
                <m:t>P</m:t>
              </w:del>
            </m:r>
          </m:e>
          <m:sub>
            <m:r>
              <w:rPr>
                <w:rFonts w:ascii="Cambria Math" w:eastAsiaTheme="minorEastAsia" w:hAnsi="Cambria Math" w:cs="Times New Roman"/>
                <w:color w:val="000000"/>
                <w:lang w:val="en-GB"/>
              </w:rPr>
              <m:t>1</m:t>
            </m:r>
          </m:sub>
        </m:sSub>
        <m:r>
          <w:rPr>
            <w:rFonts w:ascii="Cambria Math" w:eastAsiaTheme="minorEastAsia" w:hAnsi="Cambria Math" w:cs="Times New Roman"/>
            <w:color w:val="000000"/>
            <w:lang w:val="en-GB"/>
          </w:rPr>
          <m:t>,…,</m:t>
        </m:r>
        <m:sSub>
          <m:sSubPr>
            <m:ctrlPr>
              <w:rPr>
                <w:rFonts w:ascii="Cambria Math" w:eastAsiaTheme="minorEastAsia" w:hAnsi="Cambria Math" w:cs="Times New Roman"/>
                <w:i/>
                <w:color w:val="000000"/>
                <w:lang w:val="en-GB"/>
              </w:rPr>
            </m:ctrlPr>
          </m:sSubPr>
          <m:e>
            <m:r>
              <w:ins w:id="348" w:author="PuntLab" w:date="2021-05-22T11:46:00Z">
                <w:rPr>
                  <w:rFonts w:ascii="Cambria Math" w:eastAsiaTheme="minorEastAsia" w:hAnsi="Cambria Math" w:cs="Times New Roman"/>
                  <w:color w:val="000000"/>
                  <w:lang w:val="en-GB"/>
                </w:rPr>
                <m:t>N</m:t>
              </w:ins>
            </m:r>
            <m:r>
              <w:del w:id="349" w:author="PuntLab" w:date="2021-05-22T11:46:00Z">
                <w:rPr>
                  <w:rFonts w:ascii="Cambria Math" w:eastAsiaTheme="minorEastAsia" w:hAnsi="Cambria Math" w:cs="Times New Roman"/>
                  <w:color w:val="000000"/>
                  <w:lang w:val="en-GB"/>
                </w:rPr>
                <m:t>P</m:t>
              </w:del>
            </m:r>
          </m:e>
          <m:sub>
            <m:r>
              <w:rPr>
                <w:rFonts w:ascii="Cambria Math" w:eastAsiaTheme="minorEastAsia" w:hAnsi="Cambria Math" w:cs="Times New Roman"/>
                <w:color w:val="000000"/>
                <w:lang w:val="en-GB"/>
              </w:rPr>
              <m:t>y</m:t>
            </m:r>
          </m:sub>
        </m:sSub>
      </m:oMath>
      <w:r w:rsidR="00791D9C" w:rsidRPr="007F434E">
        <w:rPr>
          <w:rFonts w:ascii="Times New Roman" w:eastAsiaTheme="minorEastAsia" w:hAnsi="Times New Roman" w:cs="Times New Roman"/>
          <w:color w:val="000000"/>
          <w:lang w:val="en-GB"/>
        </w:rPr>
        <w:t xml:space="preserve"> with </w:t>
      </w:r>
      <m:oMath>
        <m:r>
          <w:rPr>
            <w:rFonts w:ascii="Cambria Math" w:eastAsiaTheme="minorEastAsia" w:hAnsi="Cambria Math" w:cs="Times New Roman"/>
            <w:color w:val="000000"/>
            <w:lang w:val="en-GB"/>
          </w:rPr>
          <m:t>y=</m:t>
        </m:r>
      </m:oMath>
      <w:r w:rsidR="00791D9C" w:rsidRPr="007F434E">
        <w:rPr>
          <w:rFonts w:ascii="Times New Roman" w:eastAsiaTheme="minorEastAsia" w:hAnsi="Times New Roman" w:cs="Times New Roman"/>
          <w:color w:val="000000"/>
          <w:lang w:val="en-GB"/>
        </w:rPr>
        <w:t xml:space="preserve"> 1</w:t>
      </w:r>
      <w:r w:rsidR="0051504B">
        <w:rPr>
          <w:rFonts w:ascii="Times New Roman" w:eastAsiaTheme="minorEastAsia" w:hAnsi="Times New Roman" w:cs="Times New Roman"/>
          <w:color w:val="000000"/>
          <w:lang w:val="en-GB"/>
        </w:rPr>
        <w:t>6</w:t>
      </w:r>
      <w:ins w:id="350" w:author="PuntLab" w:date="2021-05-22T11:46:00Z">
        <w:r w:rsidR="00F60A2D">
          <w:rPr>
            <w:rFonts w:ascii="Times New Roman" w:eastAsiaTheme="minorEastAsia" w:hAnsi="Times New Roman" w:cs="Times New Roman"/>
            <w:color w:val="000000"/>
            <w:lang w:val="en-GB"/>
          </w:rPr>
          <w:t>4</w:t>
        </w:r>
      </w:ins>
      <w:del w:id="351" w:author="PuntLab" w:date="2021-05-22T11:46:00Z">
        <w:r w:rsidR="0051504B" w:rsidDel="00F60A2D">
          <w:rPr>
            <w:rFonts w:ascii="Times New Roman" w:eastAsiaTheme="minorEastAsia" w:hAnsi="Times New Roman" w:cs="Times New Roman"/>
            <w:color w:val="000000"/>
            <w:lang w:val="en-GB"/>
          </w:rPr>
          <w:delText>5</w:delText>
        </w:r>
      </w:del>
      <w:ins w:id="352" w:author="PuntLab" w:date="2021-05-22T11:46:00Z">
        <w:r w:rsidR="00F60A2D">
          <w:rPr>
            <w:rFonts w:ascii="Times New Roman" w:eastAsiaTheme="minorEastAsia" w:hAnsi="Times New Roman" w:cs="Times New Roman"/>
            <w:color w:val="000000"/>
            <w:lang w:val="en-GB"/>
          </w:rPr>
          <w:t>8</w:t>
        </w:r>
      </w:ins>
      <w:del w:id="353" w:author="PuntLab" w:date="2021-05-22T11:46:00Z">
        <w:r w:rsidR="0051504B" w:rsidDel="00F60A2D">
          <w:rPr>
            <w:rFonts w:ascii="Times New Roman" w:eastAsiaTheme="minorEastAsia" w:hAnsi="Times New Roman" w:cs="Times New Roman"/>
            <w:color w:val="000000"/>
            <w:lang w:val="en-GB"/>
          </w:rPr>
          <w:delText>0</w:delText>
        </w:r>
      </w:del>
      <w:r w:rsidR="00791D9C" w:rsidRPr="007F434E">
        <w:rPr>
          <w:rFonts w:ascii="Times New Roman" w:eastAsiaTheme="minorEastAsia" w:hAnsi="Times New Roman" w:cs="Times New Roman"/>
          <w:color w:val="000000"/>
          <w:lang w:val="en-GB"/>
        </w:rPr>
        <w:t>-20</w:t>
      </w:r>
      <w:ins w:id="354" w:author="PuntLab" w:date="2021-05-22T11:46:00Z">
        <w:r w:rsidR="00F60A2D">
          <w:rPr>
            <w:rFonts w:ascii="Times New Roman" w:eastAsiaTheme="minorEastAsia" w:hAnsi="Times New Roman" w:cs="Times New Roman"/>
            <w:color w:val="000000"/>
            <w:lang w:val="en-GB"/>
          </w:rPr>
          <w:t>3</w:t>
        </w:r>
      </w:ins>
      <w:del w:id="355" w:author="PuntLab" w:date="2021-05-22T11:46:00Z">
        <w:r w:rsidR="009525A1" w:rsidDel="00F60A2D">
          <w:rPr>
            <w:rFonts w:ascii="Times New Roman" w:eastAsiaTheme="minorEastAsia" w:hAnsi="Times New Roman" w:cs="Times New Roman"/>
            <w:color w:val="000000"/>
            <w:lang w:val="en-GB"/>
          </w:rPr>
          <w:delText>2</w:delText>
        </w:r>
      </w:del>
      <w:ins w:id="356" w:author="PuntLab" w:date="2021-05-22T11:46:00Z">
        <w:r w:rsidR="00F60A2D">
          <w:rPr>
            <w:rFonts w:ascii="Times New Roman" w:eastAsiaTheme="minorEastAsia" w:hAnsi="Times New Roman" w:cs="Times New Roman"/>
            <w:color w:val="000000"/>
            <w:lang w:val="en-GB"/>
          </w:rPr>
          <w:t>0</w:t>
        </w:r>
      </w:ins>
      <w:del w:id="357" w:author="PuntLab" w:date="2021-05-22T11:46:00Z">
        <w:r w:rsidR="009525A1" w:rsidDel="00F60A2D">
          <w:rPr>
            <w:rFonts w:ascii="Times New Roman" w:eastAsiaTheme="minorEastAsia" w:hAnsi="Times New Roman" w:cs="Times New Roman"/>
            <w:color w:val="000000"/>
            <w:lang w:val="en-GB"/>
          </w:rPr>
          <w:delText>7</w:delText>
        </w:r>
      </w:del>
      <w:r w:rsidR="00791D9C" w:rsidRPr="007F434E">
        <w:rPr>
          <w:rFonts w:ascii="Times New Roman" w:eastAsiaTheme="minorEastAsia" w:hAnsi="Times New Roman" w:cs="Times New Roman"/>
          <w:color w:val="000000"/>
          <w:lang w:val="en-GB"/>
        </w:rPr>
        <w:t xml:space="preserve">) </w:t>
      </w:r>
      <w:r w:rsidR="00791D9C" w:rsidRPr="007F434E">
        <w:rPr>
          <w:rFonts w:ascii="Times New Roman" w:hAnsi="Times New Roman" w:cs="Times New Roman"/>
          <w:color w:val="000000"/>
          <w:lang w:val="en-GB"/>
        </w:rPr>
        <w:t>and the uncertainty in the parameter estimates</w:t>
      </w:r>
      <w:ins w:id="358" w:author="PuntLab" w:date="2021-05-22T12:55:00Z">
        <w:r w:rsidR="00EB13D3">
          <w:rPr>
            <w:rFonts w:ascii="Times New Roman" w:hAnsi="Times New Roman" w:cs="Times New Roman"/>
            <w:color w:val="000000"/>
            <w:lang w:val="en-GB"/>
          </w:rPr>
          <w:t xml:space="preserve"> following </w:t>
        </w:r>
      </w:ins>
      <w:ins w:id="359" w:author="PuntLab" w:date="2021-05-22T12:57:00Z">
        <w:r w:rsidR="00EB13D3">
          <w:rPr>
            <w:rFonts w:ascii="Times New Roman" w:hAnsi="Times New Roman" w:cs="Times New Roman"/>
            <w:color w:val="000000"/>
            <w:lang w:val="en-GB"/>
          </w:rPr>
          <w:t>a backwards approach (</w:t>
        </w:r>
        <w:commentRangeStart w:id="360"/>
        <w:r w:rsidR="00EB13D3">
          <w:rPr>
            <w:rFonts w:ascii="Times New Roman" w:hAnsi="Times New Roman" w:cs="Times New Roman"/>
            <w:color w:val="000000"/>
            <w:lang w:val="en-GB"/>
          </w:rPr>
          <w:t>CITE)</w:t>
        </w:r>
        <w:commentRangeEnd w:id="360"/>
        <w:r w:rsidR="00EB13D3">
          <w:rPr>
            <w:rStyle w:val="CommentReference"/>
          </w:rPr>
          <w:commentReference w:id="360"/>
        </w:r>
        <w:r w:rsidR="00EB13D3">
          <w:rPr>
            <w:rFonts w:ascii="Times New Roman" w:hAnsi="Times New Roman" w:cs="Times New Roman"/>
            <w:color w:val="000000"/>
            <w:lang w:val="en-GB"/>
          </w:rPr>
          <w:t xml:space="preserve"> </w:t>
        </w:r>
      </w:ins>
      <w:ins w:id="361" w:author="PuntLab" w:date="2021-05-22T12:58:00Z">
        <w:r w:rsidR="00EB13D3">
          <w:rPr>
            <w:rFonts w:ascii="Times New Roman" w:hAnsi="Times New Roman" w:cs="Times New Roman"/>
            <w:color w:val="000000"/>
            <w:lang w:val="en-GB"/>
          </w:rPr>
          <w:t>using a sampling-importance-resampling (SIR) algorithm implemented by (</w:t>
        </w:r>
        <w:commentRangeStart w:id="362"/>
        <w:r w:rsidR="00EB13D3">
          <w:rPr>
            <w:rFonts w:ascii="Times New Roman" w:hAnsi="Times New Roman" w:cs="Times New Roman"/>
            <w:color w:val="000000"/>
            <w:lang w:val="en-GB"/>
          </w:rPr>
          <w:t>CITE</w:t>
        </w:r>
      </w:ins>
      <w:commentRangeEnd w:id="362"/>
      <w:ins w:id="363" w:author="PuntLab" w:date="2021-05-22T12:59:00Z">
        <w:r w:rsidR="00EB13D3">
          <w:rPr>
            <w:rStyle w:val="CommentReference"/>
          </w:rPr>
          <w:commentReference w:id="362"/>
        </w:r>
      </w:ins>
      <w:ins w:id="364" w:author="PuntLab" w:date="2021-05-22T12:58:00Z">
        <w:r w:rsidR="00EB13D3">
          <w:rPr>
            <w:rFonts w:ascii="Times New Roman" w:hAnsi="Times New Roman" w:cs="Times New Roman"/>
            <w:color w:val="000000"/>
            <w:lang w:val="en-GB"/>
          </w:rPr>
          <w:t>)</w:t>
        </w:r>
      </w:ins>
      <w:r w:rsidR="00791D9C" w:rsidRPr="007F434E">
        <w:rPr>
          <w:rFonts w:ascii="Times New Roman" w:hAnsi="Times New Roman" w:cs="Times New Roman"/>
          <w:color w:val="000000"/>
          <w:lang w:val="en-GB"/>
        </w:rPr>
        <w:t xml:space="preserve">. </w:t>
      </w:r>
      <w:ins w:id="365" w:author="PuntLab" w:date="2021-05-22T12:59:00Z">
        <w:r w:rsidR="00EB13D3">
          <w:rPr>
            <w:rFonts w:ascii="Times New Roman" w:hAnsi="Times New Roman" w:cs="Times New Roman"/>
            <w:color w:val="000000"/>
            <w:lang w:val="en-GB"/>
          </w:rPr>
          <w:t>Rather than estimat</w:t>
        </w:r>
      </w:ins>
      <w:ins w:id="366" w:author="PuntLab" w:date="2021-05-22T13:00:00Z">
        <w:r w:rsidR="00EB13D3">
          <w:rPr>
            <w:rFonts w:ascii="Times New Roman" w:hAnsi="Times New Roman" w:cs="Times New Roman"/>
            <w:color w:val="000000"/>
            <w:lang w:val="en-GB"/>
          </w:rPr>
          <w:t>ing and assigning a pri</w:t>
        </w:r>
      </w:ins>
      <w:ins w:id="367" w:author="PuntLab" w:date="2021-05-22T13:01:00Z">
        <w:r w:rsidR="00EB13D3">
          <w:rPr>
            <w:rFonts w:ascii="Times New Roman" w:hAnsi="Times New Roman" w:cs="Times New Roman"/>
            <w:color w:val="000000"/>
            <w:lang w:val="en-GB"/>
          </w:rPr>
          <w:t>or to</w:t>
        </w:r>
      </w:ins>
      <w:ins w:id="368" w:author="PuntLab" w:date="2021-05-22T12:59:00Z">
        <w:r w:rsidR="00EB13D3">
          <w:rPr>
            <w:rFonts w:ascii="Times New Roman" w:hAnsi="Times New Roman" w:cs="Times New Roman"/>
            <w:color w:val="000000"/>
            <w:lang w:val="en-GB"/>
          </w:rPr>
          <w:t xml:space="preserve"> carryi</w:t>
        </w:r>
      </w:ins>
      <w:ins w:id="369" w:author="PuntLab" w:date="2021-05-22T13:00:00Z">
        <w:r w:rsidR="00EB13D3">
          <w:rPr>
            <w:rFonts w:ascii="Times New Roman" w:hAnsi="Times New Roman" w:cs="Times New Roman"/>
            <w:color w:val="000000"/>
            <w:lang w:val="en-GB"/>
          </w:rPr>
          <w:t>ng capacity (</w:t>
        </w:r>
        <m:oMath>
          <m:r>
            <w:rPr>
              <w:rFonts w:ascii="Cambria Math" w:hAnsi="Cambria Math" w:cs="Times New Roman"/>
              <w:color w:val="000000"/>
              <w:lang w:val="en-GB"/>
            </w:rPr>
            <m:t>K</m:t>
          </m:r>
        </m:oMath>
        <w:r w:rsidR="00EB13D3">
          <w:rPr>
            <w:rFonts w:ascii="Times New Roman" w:eastAsiaTheme="minorEastAsia" w:hAnsi="Times New Roman" w:cs="Times New Roman"/>
            <w:color w:val="000000"/>
            <w:lang w:val="en-GB"/>
          </w:rPr>
          <w:t>)</w:t>
        </w:r>
        <w:r w:rsidR="00EB13D3">
          <w:rPr>
            <w:rFonts w:ascii="Times New Roman" w:hAnsi="Times New Roman" w:cs="Times New Roman"/>
            <w:color w:val="000000"/>
            <w:lang w:val="en-GB"/>
          </w:rPr>
          <w:t xml:space="preserve"> directly, the backwards approach </w:t>
        </w:r>
      </w:ins>
      <w:ins w:id="370" w:author="PuntLab" w:date="2021-05-22T13:02:00Z">
        <w:r w:rsidR="00837285">
          <w:rPr>
            <w:rFonts w:ascii="Times New Roman" w:hAnsi="Times New Roman" w:cs="Times New Roman"/>
            <w:color w:val="000000"/>
            <w:lang w:val="en-GB"/>
          </w:rPr>
          <w:t>assigns</w:t>
        </w:r>
      </w:ins>
      <w:ins w:id="371" w:author="PuntLab" w:date="2021-05-22T13:01:00Z">
        <w:r w:rsidR="00EB13D3">
          <w:rPr>
            <w:rFonts w:ascii="Times New Roman" w:hAnsi="Times New Roman" w:cs="Times New Roman"/>
            <w:color w:val="000000"/>
            <w:lang w:val="en-GB"/>
          </w:rPr>
          <w:t xml:space="preserve"> a prior to a recent abundance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N</m:t>
              </m:r>
            </m:e>
            <m:sub>
              <m:r>
                <w:rPr>
                  <w:rFonts w:ascii="Cambria Math" w:eastAsiaTheme="minorEastAsia" w:hAnsi="Cambria Math" w:cs="Times New Roman"/>
                  <w:lang w:val="en-GB"/>
                </w:rPr>
                <m:t>recent</m:t>
              </m:r>
            </m:sub>
          </m:sSub>
        </m:oMath>
        <w:r w:rsidR="00EB13D3">
          <w:rPr>
            <w:rFonts w:ascii="Times New Roman" w:eastAsiaTheme="minorEastAsia" w:hAnsi="Times New Roman" w:cs="Times New Roman"/>
            <w:lang w:val="en-GB"/>
          </w:rPr>
          <w:t xml:space="preserve"> and back-calculates the abundance trajectory.</w:t>
        </w:r>
        <w:r w:rsidR="00EB13D3">
          <w:rPr>
            <w:rFonts w:ascii="Times New Roman" w:hAnsi="Times New Roman" w:cs="Times New Roman"/>
            <w:color w:val="000000"/>
            <w:lang w:val="en-GB"/>
          </w:rPr>
          <w:t xml:space="preserve"> </w:t>
        </w:r>
      </w:ins>
      <w:r w:rsidR="00791D9C" w:rsidRPr="007F434E">
        <w:rPr>
          <w:rFonts w:ascii="Times New Roman" w:hAnsi="Times New Roman" w:cs="Times New Roman"/>
          <w:color w:val="000000"/>
          <w:lang w:val="en-GB"/>
        </w:rPr>
        <w:t>The</w:t>
      </w:r>
      <w:ins w:id="372" w:author="PuntLab" w:date="2021-05-22T13:01:00Z">
        <w:r w:rsidR="00EB13D3">
          <w:rPr>
            <w:rFonts w:ascii="Times New Roman" w:hAnsi="Times New Roman" w:cs="Times New Roman"/>
            <w:color w:val="000000"/>
            <w:lang w:val="en-GB"/>
          </w:rPr>
          <w:t>refore. the</w:t>
        </w:r>
      </w:ins>
      <w:r w:rsidR="00791D9C" w:rsidRPr="007F434E">
        <w:rPr>
          <w:rFonts w:ascii="Times New Roman" w:hAnsi="Times New Roman" w:cs="Times New Roman"/>
          <w:color w:val="000000"/>
          <w:lang w:val="en-GB"/>
        </w:rPr>
        <w:t xml:space="preserve"> unknown parameters in the model were</w:t>
      </w:r>
      <m:oMath>
        <m:r>
          <w:ins w:id="373" w:author="PuntLab" w:date="2021-05-22T13:01:00Z">
            <w:rPr>
              <w:rFonts w:ascii="Cambria Math" w:hAnsi="Cambria Math" w:cs="Times New Roman"/>
              <w:lang w:val="en-GB"/>
            </w:rPr>
            <m:t xml:space="preserve"> </m:t>
          </w:ins>
        </m:r>
      </m:oMath>
      <w:del w:id="374" w:author="PuntLab" w:date="2021-05-22T13:01:00Z">
        <w:r w:rsidR="00791D9C" w:rsidRPr="007F434E" w:rsidDel="00EB13D3">
          <w:rPr>
            <w:rFonts w:ascii="Times New Roman" w:hAnsi="Times New Roman" w:cs="Times New Roman"/>
            <w:lang w:val="en-GB"/>
          </w:rPr>
          <w:delText xml:space="preserve"> </w:delText>
        </w:r>
      </w:del>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r>
          <m:rPr>
            <m:sty m:val="p"/>
          </m:rPr>
          <w:rPr>
            <w:rFonts w:ascii="Cambria Math" w:eastAsiaTheme="minorEastAsia" w:hAnsi="Cambria Math" w:cs="Times New Roman"/>
            <w:color w:val="000000"/>
            <w:lang w:val="en-GB"/>
          </w:rPr>
          <m:t xml:space="preserve">, </m:t>
        </m:r>
        <m:sSub>
          <m:sSubPr>
            <m:ctrlPr>
              <w:ins w:id="375" w:author="PuntLab" w:date="2021-05-22T12:57:00Z">
                <w:rPr>
                  <w:rFonts w:ascii="Cambria Math" w:eastAsiaTheme="minorEastAsia" w:hAnsi="Cambria Math" w:cs="Times New Roman"/>
                  <w:i/>
                  <w:lang w:val="en-GB"/>
                </w:rPr>
              </w:ins>
            </m:ctrlPr>
          </m:sSubPr>
          <m:e>
            <m:r>
              <w:ins w:id="376" w:author="PuntLab" w:date="2021-05-22T12:57:00Z">
                <w:rPr>
                  <w:rFonts w:ascii="Cambria Math" w:eastAsiaTheme="minorEastAsia" w:hAnsi="Cambria Math" w:cs="Times New Roman"/>
                  <w:lang w:val="en-GB"/>
                </w:rPr>
                <m:t>N</m:t>
              </w:ins>
            </m:r>
          </m:e>
          <m:sub>
            <m:r>
              <w:ins w:id="377" w:author="PuntLab" w:date="2021-05-22T12:57:00Z">
                <w:rPr>
                  <w:rFonts w:ascii="Cambria Math" w:eastAsiaTheme="minorEastAsia" w:hAnsi="Cambria Math" w:cs="Times New Roman"/>
                  <w:lang w:val="en-GB"/>
                </w:rPr>
                <m:t>recent</m:t>
              </w:ins>
            </m:r>
          </m:sub>
        </m:sSub>
        <m:r>
          <w:del w:id="378" w:author="PuntLab" w:date="2021-05-22T12:57:00Z">
            <w:rPr>
              <w:rFonts w:ascii="Cambria Math" w:eastAsiaTheme="minorEastAsia" w:hAnsi="Cambria Math" w:cs="Times New Roman"/>
              <w:color w:val="000000"/>
              <w:lang w:val="en-GB"/>
            </w:rPr>
            <m:t>K</m:t>
          </w:del>
        </m:r>
        <m:r>
          <w:rPr>
            <w:rFonts w:ascii="Cambria Math" w:eastAsiaTheme="minorEastAsia" w:hAnsi="Cambria Math" w:cs="Times New Roman"/>
            <w:color w:val="000000"/>
            <w:lang w:val="en-GB"/>
          </w:rPr>
          <m:t>,</m:t>
        </m:r>
        <w:commentRangeStart w:id="379"/>
        <m:r>
          <w:del w:id="380" w:author="PuntLab" w:date="2021-05-22T11:46:00Z">
            <w:rPr>
              <w:rFonts w:ascii="Cambria Math" w:eastAsiaTheme="minorEastAsia" w:hAnsi="Cambria Math" w:cs="Times New Roman"/>
              <w:color w:val="000000"/>
              <w:lang w:val="en-GB"/>
            </w:rPr>
            <m:t>z</m:t>
          </w:del>
        </m:r>
        <w:commentRangeEnd w:id="379"/>
        <m:r>
          <w:del w:id="381" w:author="PuntLab" w:date="2021-05-22T11:46:00Z">
            <m:rPr>
              <m:sty m:val="p"/>
            </m:rPr>
            <w:rPr>
              <w:rStyle w:val="CommentReference"/>
            </w:rPr>
            <w:commentReference w:id="379"/>
          </w:del>
        </m:r>
        <m:r>
          <w:del w:id="382" w:author="PuntLab" w:date="2021-05-22T11:46:00Z">
            <m:rPr>
              <m:sty m:val="p"/>
            </m:rPr>
            <w:rPr>
              <w:rFonts w:ascii="Cambria Math" w:eastAsiaTheme="minorEastAsia" w:hAnsi="Cambria Math" w:cs="Times New Roman"/>
              <w:color w:val="000000"/>
              <w:lang w:val="en-GB"/>
            </w:rPr>
            <m:t>,</m:t>
          </w:del>
        </m:r>
        <m:r>
          <w:ins w:id="383" w:author="PuntLab" w:date="2021-05-22T11:46:00Z">
            <w:rPr>
              <w:rFonts w:ascii="Cambria Math" w:eastAsiaTheme="minorEastAsia" w:hAnsi="Cambria Math" w:cs="Times New Roman"/>
              <w:color w:val="000000"/>
              <w:lang w:val="en-GB"/>
            </w:rPr>
            <m:t>Pmsy,</m:t>
          </w:ins>
        </m:r>
        <m:r>
          <m:rPr>
            <m:sty m:val="p"/>
          </m:rPr>
          <w:rPr>
            <w:rFonts w:ascii="Cambria Math" w:eastAsiaTheme="minorEastAsia" w:hAnsi="Cambria Math" w:cs="Times New Roman"/>
            <w:color w:val="000000"/>
            <w:lang w:val="en-GB"/>
          </w:rPr>
          <m:t xml:space="preserve"> </m:t>
        </m:r>
        <m:r>
          <w:rPr>
            <w:rFonts w:ascii="Cambria Math" w:eastAsiaTheme="minorEastAsia" w:hAnsi="Cambria Math" w:cs="Times New Roman"/>
            <w:color w:val="000000"/>
            <w:lang w:val="en-GB"/>
          </w:rPr>
          <m:t>q</m:t>
        </m:r>
        <m:r>
          <m:rPr>
            <m:sty m:val="p"/>
          </m:rPr>
          <w:rPr>
            <w:rFonts w:ascii="Cambria Math" w:hAnsi="Cambria Math" w:cs="Times New Roman"/>
            <w:lang w:val="en-GB"/>
          </w:rPr>
          <m:t xml:space="preserve">, </m:t>
        </m:r>
        <m:sSub>
          <m:sSubPr>
            <m:ctrlPr>
              <w:rPr>
                <w:rFonts w:ascii="Cambria Math" w:hAnsi="Cambria Math" w:cs="Times New Roman"/>
                <w:lang w:val="en-GB"/>
              </w:rPr>
            </m:ctrlPr>
          </m:sSubPr>
          <m:e>
            <m:r>
              <w:rPr>
                <w:rFonts w:ascii="Cambria Math" w:hAnsi="Cambria Math" w:cs="Times New Roman"/>
                <w:lang w:val="en-GB"/>
              </w:rPr>
              <m:t>SRL</m:t>
            </m:r>
          </m:e>
          <m:sub>
            <m:r>
              <w:rPr>
                <w:rFonts w:ascii="Cambria Math" w:hAnsi="Cambria Math" w:cs="Times New Roman"/>
                <w:lang w:val="en-GB"/>
              </w:rPr>
              <m:t>1</m:t>
            </m:r>
          </m:sub>
        </m:sSub>
        <m:r>
          <w:rPr>
            <w:rFonts w:ascii="Cambria Math" w:hAnsi="Cambria Math" w:cs="Times New Roman"/>
            <w:lang w:val="en-GB"/>
          </w:rPr>
          <m:t xml:space="preserve">, </m:t>
        </m:r>
        <m:sSub>
          <m:sSubPr>
            <m:ctrlPr>
              <w:rPr>
                <w:rFonts w:ascii="Cambria Math" w:hAnsi="Cambria Math" w:cs="Times New Roman"/>
                <w:i/>
                <w:lang w:val="en-GB"/>
              </w:rPr>
            </m:ctrlPr>
          </m:sSubPr>
          <m:e>
            <m:r>
              <w:rPr>
                <w:rFonts w:ascii="Cambria Math" w:hAnsi="Cambria Math" w:cs="Times New Roman"/>
                <w:lang w:val="en-GB"/>
              </w:rPr>
              <m:t>SRL</m:t>
            </m:r>
          </m:e>
          <m:sub>
            <m:r>
              <w:rPr>
                <w:rFonts w:ascii="Cambria Math" w:hAnsi="Cambria Math" w:cs="Times New Roman"/>
                <w:lang w:val="en-GB"/>
              </w:rPr>
              <m:t>2</m:t>
            </m:r>
          </m:sub>
        </m:sSub>
        <m:r>
          <w:rPr>
            <w:rFonts w:ascii="Cambria Math" w:hAnsi="Cambria Math" w:cs="Times New Roman"/>
            <w:lang w:val="en-GB"/>
          </w:rPr>
          <m:t xml:space="preserve">, </m:t>
        </m:r>
        <m:r>
          <w:rPr>
            <w:rFonts w:ascii="Cambria Math" w:eastAsiaTheme="minorEastAsia" w:hAnsi="Cambria Math" w:cs="Times New Roman"/>
            <w:lang w:val="en-GB"/>
          </w:rPr>
          <m:t xml:space="preserve">π, </m:t>
        </m:r>
        <m:r>
          <w:ins w:id="384" w:author="PuntLab" w:date="2021-05-22T11:47:00Z">
            <w:rPr>
              <w:rFonts w:ascii="Cambria Math" w:eastAsiaTheme="minorEastAsia" w:hAnsi="Cambria Math" w:cs="Times New Roman"/>
              <w:lang w:val="en-GB"/>
            </w:rPr>
            <m:t xml:space="preserve"> </m:t>
          </w:ins>
        </m:r>
        <m:r>
          <w:ins w:id="385" w:author="PuntLab" w:date="2021-05-22T11:47:00Z">
            <m:rPr>
              <m:sty m:val="p"/>
            </m:rPr>
            <w:rPr>
              <w:rFonts w:ascii="Cambria Math" w:eastAsiaTheme="minorEastAsia" w:hAnsi="Cambria Math" w:cs="Times New Roman"/>
              <w:lang w:val="en-GB"/>
              <w:rPrChange w:id="386" w:author="PuntLab" w:date="2021-05-22T11:47:00Z">
                <w:rPr>
                  <w:rFonts w:ascii="Cambria Math" w:eastAsiaTheme="minorEastAsia" w:hAnsi="Cambria Math" w:cs="Times New Roman"/>
                  <w:lang w:val="en-GB"/>
                </w:rPr>
              </w:rPrChange>
            </w:rPr>
            <m:t>and</m:t>
          </w:ins>
        </m:r>
        <m:r>
          <w:ins w:id="387" w:author="PuntLab" w:date="2021-05-22T11:47:00Z">
            <w:rPr>
              <w:rFonts w:ascii="Cambria Math" w:eastAsiaTheme="minorEastAsia" w:hAnsi="Cambria Math" w:cs="Times New Roman"/>
              <w:lang w:val="en-GB"/>
            </w:rPr>
            <m:t xml:space="preserve"> </m:t>
          </w:ins>
        </m:r>
        <m:sSup>
          <m:sSupPr>
            <m:ctrlPr>
              <w:rPr>
                <w:rFonts w:ascii="Cambria Math" w:eastAsiaTheme="minorEastAsia" w:hAnsi="Cambria Math" w:cs="Times New Roman"/>
                <w:i/>
                <w:color w:val="000000"/>
                <w:lang w:val="en-GB"/>
              </w:rPr>
            </m:ctrlPr>
          </m:sSupPr>
          <m:e>
            <m:r>
              <w:rPr>
                <w:rFonts w:ascii="Cambria Math" w:eastAsiaTheme="minorEastAsia" w:hAnsi="Cambria Math" w:cs="Times New Roman"/>
                <w:color w:val="000000"/>
                <w:lang w:val="en-GB"/>
              </w:rPr>
              <m:t>σ</m:t>
            </m:r>
          </m:e>
          <m:sup>
            <m:r>
              <w:rPr>
                <w:rFonts w:ascii="Cambria Math" w:eastAsiaTheme="minorEastAsia" w:hAnsi="Cambria Math" w:cs="Times New Roman"/>
                <w:color w:val="000000"/>
                <w:lang w:val="en-GB"/>
              </w:rPr>
              <m:t>2</m:t>
            </m:r>
          </m:sup>
        </m:sSup>
      </m:oMath>
      <w:del w:id="388" w:author="PuntLab" w:date="2021-05-22T11:47:00Z">
        <w:r w:rsidR="00791D9C" w:rsidRPr="007F434E" w:rsidDel="00007651">
          <w:rPr>
            <w:rFonts w:ascii="Times New Roman" w:eastAsiaTheme="minorEastAsia" w:hAnsi="Times New Roman" w:cs="Times New Roman"/>
            <w:color w:val="000000"/>
            <w:lang w:val="en-GB"/>
          </w:rPr>
          <w:delText xml:space="preserve"> and </w:delText>
        </w:r>
        <m:oMath>
          <m:sSup>
            <m:sSupPr>
              <m:ctrlPr>
                <w:rPr>
                  <w:rFonts w:ascii="Cambria Math" w:eastAsiaTheme="minorEastAsia" w:hAnsi="Cambria Math" w:cs="Times New Roman"/>
                  <w:i/>
                  <w:color w:val="000000"/>
                  <w:lang w:val="en-GB"/>
                </w:rPr>
              </m:ctrlPr>
            </m:sSupPr>
            <m:e>
              <m:r>
                <w:rPr>
                  <w:rFonts w:ascii="Cambria Math" w:eastAsiaTheme="minorEastAsia" w:hAnsi="Cambria Math" w:cs="Times New Roman"/>
                  <w:color w:val="000000"/>
                  <w:lang w:val="en-GB"/>
                </w:rPr>
                <m:t>τ</m:t>
              </m:r>
            </m:e>
            <m:sup>
              <m:r>
                <w:rPr>
                  <w:rFonts w:ascii="Cambria Math" w:eastAsiaTheme="minorEastAsia" w:hAnsi="Cambria Math" w:cs="Times New Roman"/>
                  <w:color w:val="000000"/>
                  <w:lang w:val="en-GB"/>
                </w:rPr>
                <m:t>2</m:t>
              </m:r>
            </m:sup>
          </m:sSup>
        </m:oMath>
      </w:del>
      <w:del w:id="389" w:author="PuntLab" w:date="2021-05-22T11:56:00Z">
        <w:r w:rsidR="007E14D2" w:rsidDel="00656BB6">
          <w:rPr>
            <w:rFonts w:ascii="Times New Roman" w:eastAsiaTheme="minorEastAsia" w:hAnsi="Times New Roman" w:cs="Times New Roman"/>
            <w:color w:val="000000"/>
            <w:lang w:val="en-GB"/>
          </w:rPr>
          <w:delText>;</w:delText>
        </w:r>
        <w:r w:rsidR="00CC3254" w:rsidDel="00656BB6">
          <w:rPr>
            <w:rFonts w:ascii="Times New Roman" w:eastAsiaTheme="minorEastAsia" w:hAnsi="Times New Roman" w:cs="Times New Roman"/>
            <w:color w:val="000000"/>
            <w:lang w:val="en-GB"/>
          </w:rPr>
          <w:delText xml:space="preserve"> </w:delText>
        </w:r>
        <w:r w:rsidR="007E14D2" w:rsidDel="00656BB6">
          <w:rPr>
            <w:rFonts w:ascii="Times New Roman" w:eastAsiaTheme="minorEastAsia" w:hAnsi="Times New Roman" w:cs="Times New Roman"/>
            <w:color w:val="000000"/>
            <w:lang w:val="en-GB"/>
          </w:rPr>
          <w:delText xml:space="preserve">while </w:delText>
        </w:r>
        <m:oMath>
          <m:sSub>
            <m:sSubPr>
              <m:ctrlPr>
                <w:rPr>
                  <w:rFonts w:ascii="Cambria Math" w:hAnsi="Cambria Math" w:cs="Times New Roman"/>
                  <w:b/>
                  <w:i/>
                  <w:color w:val="000000"/>
                  <w:lang w:val="en-GB"/>
                  <w:rPrChange w:id="390" w:author="PuntLab" w:date="2021-05-22T11:47:00Z">
                    <w:rPr>
                      <w:rFonts w:ascii="Cambria Math" w:hAnsi="Cambria Math" w:cs="Times New Roman"/>
                      <w:i/>
                      <w:color w:val="000000"/>
                      <w:lang w:val="en-GB"/>
                    </w:rPr>
                  </w:rPrChange>
                </w:rPr>
              </m:ctrlPr>
            </m:sSubPr>
            <m:e>
              <m:r>
                <m:rPr>
                  <m:sty m:val="bi"/>
                </m:rPr>
                <w:rPr>
                  <w:rFonts w:ascii="Cambria Math" w:hAnsi="Cambria Math" w:cs="Times New Roman"/>
                  <w:color w:val="000000"/>
                  <w:lang w:val="en-GB"/>
                  <w:rPrChange w:id="391" w:author="PuntLab" w:date="2021-05-22T11:47:00Z">
                    <w:rPr>
                      <w:rFonts w:ascii="Cambria Math" w:hAnsi="Cambria Math" w:cs="Times New Roman"/>
                      <w:color w:val="000000"/>
                      <w:lang w:val="en-GB"/>
                    </w:rPr>
                  </w:rPrChange>
                </w:rPr>
                <m:t>A</m:t>
              </m:r>
            </m:e>
            <m:sub>
              <m:r>
                <m:rPr>
                  <m:sty m:val="bi"/>
                </m:rPr>
                <w:rPr>
                  <w:rFonts w:ascii="Cambria Math" w:hAnsi="Cambria Math" w:cs="Times New Roman"/>
                  <w:color w:val="000000"/>
                  <w:lang w:val="en-GB"/>
                  <w:rPrChange w:id="392" w:author="PuntLab" w:date="2021-05-22T11:47:00Z">
                    <w:rPr>
                      <w:rFonts w:ascii="Cambria Math" w:hAnsi="Cambria Math" w:cs="Times New Roman"/>
                      <w:color w:val="000000"/>
                      <w:lang w:val="en-GB"/>
                    </w:rPr>
                  </w:rPrChange>
                </w:rPr>
                <m:t>y</m:t>
              </m:r>
            </m:sub>
          </m:sSub>
        </m:oMath>
        <w:r w:rsidR="00CC3254" w:rsidRPr="007F434E" w:rsidDel="00656BB6">
          <w:rPr>
            <w:rFonts w:ascii="Times New Roman" w:eastAsiaTheme="minorEastAsia" w:hAnsi="Times New Roman" w:cs="Times New Roman"/>
            <w:color w:val="000000"/>
            <w:lang w:val="en-GB"/>
          </w:rPr>
          <w:delText xml:space="preserve"> was the </w:delText>
        </w:r>
        <w:r w:rsidR="00CC3254" w:rsidRPr="007F434E" w:rsidDel="00656BB6">
          <w:rPr>
            <w:rFonts w:ascii="Times New Roman" w:hAnsi="Times New Roman" w:cs="Times New Roman"/>
            <w:color w:val="000000"/>
            <w:lang w:val="en-GB"/>
          </w:rPr>
          <w:delText>observed vector</w:delText>
        </w:r>
        <w:r w:rsidR="00846118" w:rsidDel="00656BB6">
          <w:rPr>
            <w:rFonts w:ascii="Times New Roman" w:hAnsi="Times New Roman" w:cs="Times New Roman"/>
            <w:color w:val="000000"/>
            <w:lang w:val="en-GB"/>
          </w:rPr>
          <w:delText xml:space="preserve"> (</w:delText>
        </w:r>
        <w:r w:rsidR="00846118" w:rsidRPr="004D5109" w:rsidDel="00656BB6">
          <w:rPr>
            <w:rFonts w:ascii="Times New Roman" w:hAnsi="Times New Roman" w:cs="Times New Roman"/>
            <w:lang w:val="en-GB"/>
          </w:rPr>
          <w:delText>the accumulated number of whales</w:delText>
        </w:r>
        <w:r w:rsidR="00846118" w:rsidDel="00656BB6">
          <w:rPr>
            <w:rFonts w:ascii="Times New Roman" w:hAnsi="Times New Roman" w:cs="Times New Roman"/>
            <w:lang w:val="en-GB"/>
          </w:rPr>
          <w:delText>)</w:delText>
        </w:r>
      </w:del>
      <w:r w:rsidR="00791D9C" w:rsidRPr="007F434E">
        <w:rPr>
          <w:rFonts w:ascii="Times New Roman" w:eastAsiaTheme="minorEastAsia" w:hAnsi="Times New Roman" w:cs="Times New Roman"/>
          <w:color w:val="000000"/>
          <w:lang w:val="en-GB"/>
        </w:rPr>
        <w:t>.</w:t>
      </w:r>
      <w:r w:rsidR="00791D9C" w:rsidRPr="007F434E">
        <w:rPr>
          <w:rFonts w:ascii="Times New Roman" w:hAnsi="Times New Roman" w:cs="Times New Roman"/>
          <w:color w:val="000000"/>
          <w:lang w:val="en-GB"/>
        </w:rPr>
        <w:t xml:space="preserve"> </w:t>
      </w:r>
      <w:ins w:id="393" w:author="PuntLab" w:date="2021-05-22T13:02:00Z">
        <w:r w:rsidR="00837285">
          <w:rPr>
            <w:rFonts w:ascii="Times New Roman" w:hAnsi="Times New Roman" w:cs="Times New Roman"/>
            <w:color w:val="000000"/>
            <w:lang w:val="en-GB"/>
          </w:rPr>
          <w:t>Priors for base cas</w:t>
        </w:r>
      </w:ins>
      <w:ins w:id="394" w:author="PuntLab" w:date="2021-05-22T13:03:00Z">
        <w:r w:rsidR="00837285">
          <w:rPr>
            <w:rFonts w:ascii="Times New Roman" w:hAnsi="Times New Roman" w:cs="Times New Roman"/>
            <w:color w:val="000000"/>
            <w:lang w:val="en-GB"/>
          </w:rPr>
          <w:t>e and sensitivity models are described below. A total of 10,000 posterior draws were generated for each model.</w:t>
        </w:r>
      </w:ins>
    </w:p>
    <w:p w14:paraId="43102CD6" w14:textId="51C23570" w:rsidR="006B3688" w:rsidRPr="007A3275" w:rsidRDefault="00771212" w:rsidP="007A3275">
      <w:pPr>
        <w:autoSpaceDE w:val="0"/>
        <w:autoSpaceDN w:val="0"/>
        <w:adjustRightInd w:val="0"/>
        <w:spacing w:after="0" w:line="360" w:lineRule="auto"/>
        <w:ind w:firstLine="284"/>
        <w:rPr>
          <w:rFonts w:ascii="Times New Roman" w:hAnsi="Times New Roman" w:cs="Times New Roman"/>
          <w:lang w:val="en-GB"/>
        </w:rPr>
      </w:pPr>
      <w:r w:rsidRPr="004F3061">
        <w:rPr>
          <w:rFonts w:ascii="Times New Roman" w:hAnsi="Times New Roman" w:cs="Times New Roman"/>
          <w:lang w:val="en-GB"/>
        </w:rPr>
        <w:t>In</w:t>
      </w:r>
      <w:r w:rsidR="008E4E9B" w:rsidRPr="004F3061">
        <w:rPr>
          <w:rFonts w:ascii="Times New Roman" w:hAnsi="Times New Roman" w:cs="Times New Roman"/>
          <w:lang w:val="en-GB"/>
        </w:rPr>
        <w:t xml:space="preserve"> </w:t>
      </w:r>
      <w:r w:rsidR="00A8409C">
        <w:rPr>
          <w:rFonts w:ascii="Times New Roman" w:hAnsi="Times New Roman" w:cs="Times New Roman"/>
          <w:lang w:val="en-GB"/>
        </w:rPr>
        <w:t>o</w:t>
      </w:r>
      <w:r w:rsidR="00A60599">
        <w:rPr>
          <w:rFonts w:ascii="Times New Roman" w:hAnsi="Times New Roman" w:cs="Times New Roman"/>
          <w:lang w:val="en-GB"/>
        </w:rPr>
        <w:t>ur</w:t>
      </w:r>
      <w:r w:rsidR="008E4E9B" w:rsidRPr="004F3061">
        <w:rPr>
          <w:rFonts w:ascii="Times New Roman" w:hAnsi="Times New Roman" w:cs="Times New Roman"/>
          <w:lang w:val="en-GB"/>
        </w:rPr>
        <w:t xml:space="preserve"> </w:t>
      </w:r>
      <w:r w:rsidR="00EF063B" w:rsidRPr="004F3061">
        <w:rPr>
          <w:rFonts w:ascii="Times New Roman" w:hAnsi="Times New Roman" w:cs="Times New Roman"/>
          <w:lang w:val="en-GB"/>
        </w:rPr>
        <w:t>Base</w:t>
      </w:r>
      <w:r w:rsidR="008E4E9B" w:rsidRPr="004F3061">
        <w:rPr>
          <w:rFonts w:ascii="Times New Roman" w:hAnsi="Times New Roman" w:cs="Times New Roman"/>
          <w:lang w:val="en-GB"/>
        </w:rPr>
        <w:t xml:space="preserve"> Case</w:t>
      </w:r>
      <w:r w:rsidR="0031013D" w:rsidRPr="004F3061">
        <w:rPr>
          <w:rFonts w:ascii="Times New Roman" w:hAnsi="Times New Roman" w:cs="Times New Roman"/>
          <w:lang w:val="en-GB"/>
        </w:rPr>
        <w:t xml:space="preserve"> </w:t>
      </w:r>
      <w:r w:rsidR="00BF0A49">
        <w:rPr>
          <w:rFonts w:ascii="Times New Roman" w:hAnsi="Times New Roman" w:cs="Times New Roman"/>
          <w:lang w:val="en-GB"/>
        </w:rPr>
        <w:t>model</w:t>
      </w:r>
      <w:r w:rsidR="008E4E9B" w:rsidRPr="004F3061">
        <w:rPr>
          <w:rFonts w:ascii="Times New Roman" w:hAnsi="Times New Roman" w:cs="Times New Roman"/>
          <w:lang w:val="en-GB"/>
        </w:rPr>
        <w:t>, v</w:t>
      </w:r>
      <w:r w:rsidR="00AA6675" w:rsidRPr="004F3061">
        <w:rPr>
          <w:rFonts w:ascii="Times New Roman" w:hAnsi="Times New Roman" w:cs="Times New Roman"/>
          <w:lang w:val="en-GB"/>
        </w:rPr>
        <w:t xml:space="preserve">aguely informative prior distributions </w:t>
      </w:r>
      <w:r w:rsidR="00D56058" w:rsidRPr="004F3061">
        <w:rPr>
          <w:rFonts w:ascii="Times New Roman" w:hAnsi="Times New Roman" w:cs="Times New Roman"/>
          <w:lang w:val="en-GB"/>
        </w:rPr>
        <w:t xml:space="preserve">were used </w:t>
      </w:r>
      <w:r w:rsidR="00AA6675" w:rsidRPr="004F3061">
        <w:rPr>
          <w:rFonts w:ascii="Times New Roman" w:hAnsi="Times New Roman" w:cs="Times New Roman"/>
          <w:lang w:val="en-GB"/>
        </w:rPr>
        <w:t>for</w:t>
      </w:r>
      <w:r w:rsidR="005122EC" w:rsidRPr="004F3061">
        <w:rPr>
          <w:rFonts w:ascii="Times New Roman" w:hAnsi="Times New Roman" w:cs="Times New Roman"/>
          <w:lang w:val="en-GB"/>
        </w:rPr>
        <w:t xml:space="preserve"> model </w:t>
      </w:r>
      <w:r w:rsidR="00AA6675" w:rsidRPr="004F3061">
        <w:rPr>
          <w:rFonts w:ascii="Times New Roman" w:hAnsi="Times New Roman" w:cs="Times New Roman"/>
          <w:lang w:val="en-GB"/>
        </w:rPr>
        <w:t>parameters</w:t>
      </w:r>
      <w:r w:rsidR="00685714" w:rsidRPr="004F3061">
        <w:rPr>
          <w:rFonts w:ascii="Times New Roman" w:hAnsi="Times New Roman" w:cs="Times New Roman"/>
          <w:lang w:val="en-GB"/>
        </w:rPr>
        <w:t xml:space="preserve">, </w:t>
      </w:r>
      <w:r w:rsidR="00AA6675" w:rsidRPr="004F3061">
        <w:rPr>
          <w:rFonts w:ascii="Times New Roman" w:hAnsi="Times New Roman" w:cs="Times New Roman"/>
          <w:lang w:val="en-GB"/>
        </w:rPr>
        <w:t xml:space="preserve">centred at plausible </w:t>
      </w:r>
      <w:r w:rsidR="00676C6F" w:rsidRPr="004F3061">
        <w:rPr>
          <w:rFonts w:ascii="Times New Roman" w:hAnsi="Times New Roman" w:cs="Times New Roman"/>
          <w:lang w:val="en-GB"/>
        </w:rPr>
        <w:t>values,</w:t>
      </w:r>
      <w:r w:rsidR="00AA6675" w:rsidRPr="004F3061">
        <w:rPr>
          <w:rFonts w:ascii="Times New Roman" w:hAnsi="Times New Roman" w:cs="Times New Roman"/>
          <w:lang w:val="en-GB"/>
        </w:rPr>
        <w:t xml:space="preserve"> and constrained within realistic biological bounds (Table</w:t>
      </w:r>
      <w:r w:rsidR="00A0350E" w:rsidRPr="004F3061">
        <w:rPr>
          <w:rFonts w:ascii="Times New Roman" w:hAnsi="Times New Roman" w:cs="Times New Roman"/>
          <w:lang w:val="en-GB"/>
        </w:rPr>
        <w:t xml:space="preserve"> 1</w:t>
      </w:r>
      <w:r w:rsidR="00AA6675" w:rsidRPr="004F3061">
        <w:rPr>
          <w:rFonts w:ascii="Times New Roman" w:hAnsi="Times New Roman" w:cs="Times New Roman"/>
          <w:lang w:val="en-GB"/>
        </w:rPr>
        <w:t xml:space="preserve">). </w:t>
      </w:r>
      <w:r w:rsidR="00901DDA">
        <w:rPr>
          <w:rFonts w:ascii="Times New Roman" w:hAnsi="Times New Roman" w:cs="Times New Roman"/>
          <w:lang w:val="en-GB"/>
        </w:rPr>
        <w:t xml:space="preserve">Owing </w:t>
      </w:r>
      <w:r w:rsidR="003B416D">
        <w:rPr>
          <w:rFonts w:ascii="Times New Roman" w:hAnsi="Times New Roman" w:cs="Times New Roman"/>
          <w:lang w:val="en-GB"/>
        </w:rPr>
        <w:t xml:space="preserve">to </w:t>
      </w:r>
      <w:r w:rsidR="00E12ED1" w:rsidRPr="006274AA">
        <w:rPr>
          <w:rFonts w:ascii="Times New Roman" w:hAnsi="Times New Roman" w:cs="Times New Roman"/>
          <w:lang w:val="en-GB"/>
        </w:rPr>
        <w:t xml:space="preserve">uncertainty about an appropriate prior mean for </w:t>
      </w:r>
      <m:oMath>
        <m:sSub>
          <m:sSubPr>
            <m:ctrlPr>
              <w:rPr>
                <w:rFonts w:ascii="Cambria Math" w:hAnsi="Cambria Math" w:cs="Times New Roman"/>
                <w:lang w:val="en-GB"/>
              </w:rPr>
            </m:ctrlPr>
          </m:sSubPr>
          <m:e>
            <m:r>
              <w:rPr>
                <w:rFonts w:ascii="Cambria Math" w:hAnsi="Cambria Math" w:cs="Times New Roman"/>
                <w:lang w:val="en-GB"/>
              </w:rPr>
              <m:t>R</m:t>
            </m:r>
          </m:e>
          <m:sub>
            <m:r>
              <w:rPr>
                <w:rFonts w:ascii="Cambria Math" w:hAnsi="Cambria Math" w:cs="Times New Roman"/>
                <w:lang w:val="en-GB"/>
              </w:rPr>
              <m:t>max</m:t>
            </m:r>
          </m:sub>
        </m:sSub>
      </m:oMath>
      <w:r w:rsidR="00E12ED1" w:rsidRPr="006274AA">
        <w:rPr>
          <w:rFonts w:ascii="Times New Roman" w:hAnsi="Times New Roman" w:cs="Times New Roman"/>
          <w:lang w:val="en-GB"/>
        </w:rPr>
        <w:t>, a uniform prior distribution spanning 0</w:t>
      </w:r>
      <w:del w:id="395" w:author="PuntLab" w:date="2021-05-22T12:54:00Z">
        <w:r w:rsidR="00E12ED1" w:rsidRPr="006274AA" w:rsidDel="00D41850">
          <w:rPr>
            <w:rFonts w:ascii="Times New Roman" w:hAnsi="Times New Roman" w:cs="Times New Roman"/>
            <w:lang w:val="en-GB"/>
          </w:rPr>
          <w:delText>.01</w:delText>
        </w:r>
      </w:del>
      <w:r w:rsidR="00E12ED1" w:rsidRPr="006274AA">
        <w:rPr>
          <w:rFonts w:ascii="Times New Roman" w:hAnsi="Times New Roman" w:cs="Times New Roman"/>
          <w:lang w:val="en-GB"/>
        </w:rPr>
        <w:t xml:space="preserve"> – 0.1</w:t>
      </w:r>
      <w:r w:rsidR="00C54956" w:rsidRPr="006274AA">
        <w:rPr>
          <w:rFonts w:ascii="Times New Roman" w:hAnsi="Times New Roman" w:cs="Times New Roman"/>
          <w:lang w:val="en-GB"/>
        </w:rPr>
        <w:t>1</w:t>
      </w:r>
      <w:r w:rsidR="008B41DD">
        <w:rPr>
          <w:rFonts w:ascii="Times New Roman" w:hAnsi="Times New Roman" w:cs="Times New Roman"/>
          <w:lang w:val="en-GB"/>
        </w:rPr>
        <w:t xml:space="preserve"> was chosen</w:t>
      </w:r>
      <w:r w:rsidR="00E12ED1" w:rsidRPr="006274AA">
        <w:rPr>
          <w:rFonts w:ascii="Times New Roman" w:hAnsi="Times New Roman" w:cs="Times New Roman"/>
          <w:lang w:val="en-GB"/>
        </w:rPr>
        <w:t xml:space="preserve">. The uniform prior </w:t>
      </w:r>
      <w:r w:rsidR="001133DB">
        <w:rPr>
          <w:rFonts w:ascii="Times New Roman" w:hAnsi="Times New Roman" w:cs="Times New Roman"/>
          <w:lang w:val="en-GB"/>
        </w:rPr>
        <w:t xml:space="preserve">distribution </w:t>
      </w:r>
      <w:r w:rsidR="00E12ED1" w:rsidRPr="006274AA">
        <w:rPr>
          <w:rFonts w:ascii="Times New Roman" w:hAnsi="Times New Roman" w:cs="Times New Roman"/>
          <w:lang w:val="en-GB"/>
        </w:rPr>
        <w:t>was restricted to a maximum</w:t>
      </w:r>
      <w:r w:rsidR="00E12ED1">
        <w:rPr>
          <w:rFonts w:ascii="Times New Roman" w:eastAsiaTheme="minorEastAsia" w:hAnsi="Times New Roman" w:cs="Times New Roman"/>
          <w:color w:val="000000"/>
          <w:lang w:val="en-GB"/>
        </w:rPr>
        <w:t xml:space="preserve"> </w:t>
      </w:r>
      <w:r w:rsidR="00E12ED1" w:rsidRPr="00A9360A">
        <w:rPr>
          <w:rFonts w:ascii="Times New Roman" w:eastAsiaTheme="minorEastAsia" w:hAnsi="Times New Roman" w:cs="Times New Roman"/>
          <w:color w:val="000000"/>
          <w:lang w:val="en-GB"/>
        </w:rPr>
        <w:t xml:space="preserve">value of </w:t>
      </w:r>
      <w:r w:rsidR="00E12ED1">
        <w:rPr>
          <w:rFonts w:ascii="Times New Roman" w:eastAsiaTheme="minorEastAsia" w:hAnsi="Times New Roman" w:cs="Times New Roman"/>
          <w:color w:val="000000"/>
          <w:lang w:val="en-GB"/>
        </w:rPr>
        <w:t>0.11</w:t>
      </w:r>
      <w:r w:rsidR="00E12ED1" w:rsidRPr="00A9360A">
        <w:rPr>
          <w:rFonts w:ascii="Times New Roman" w:eastAsiaTheme="minorEastAsia" w:hAnsi="Times New Roman" w:cs="Times New Roman"/>
          <w:color w:val="000000"/>
          <w:lang w:val="en-GB"/>
        </w:rPr>
        <w:t>, based on the maximum biologically possible rate of</w:t>
      </w:r>
      <w:r w:rsidR="00E12ED1">
        <w:rPr>
          <w:rFonts w:ascii="Times New Roman" w:eastAsiaTheme="minorEastAsia" w:hAnsi="Times New Roman" w:cs="Times New Roman"/>
          <w:color w:val="000000"/>
          <w:lang w:val="en-GB"/>
        </w:rPr>
        <w:t xml:space="preserve"> </w:t>
      </w:r>
      <w:r w:rsidR="00E12ED1" w:rsidRPr="00A9360A">
        <w:rPr>
          <w:rFonts w:ascii="Times New Roman" w:eastAsiaTheme="minorEastAsia" w:hAnsi="Times New Roman" w:cs="Times New Roman"/>
          <w:color w:val="000000"/>
          <w:lang w:val="en-GB"/>
        </w:rPr>
        <w:t>increase</w:t>
      </w:r>
      <w:r w:rsidR="00E12ED1">
        <w:rPr>
          <w:rFonts w:ascii="Times New Roman" w:eastAsiaTheme="minorEastAsia" w:hAnsi="Times New Roman" w:cs="Times New Roman"/>
          <w:color w:val="000000"/>
          <w:lang w:val="en-GB"/>
        </w:rPr>
        <w:t xml:space="preserve"> </w:t>
      </w:r>
      <w:r w:rsidR="00E12ED1" w:rsidRPr="00941200">
        <w:rPr>
          <w:rFonts w:ascii="Times New Roman" w:eastAsiaTheme="minorEastAsia" w:hAnsi="Times New Roman" w:cs="Times New Roman"/>
          <w:color w:val="000000"/>
          <w:lang w:val="en-US"/>
        </w:rPr>
        <w:t>[</w:t>
      </w:r>
      <w:r w:rsidR="004B5A90">
        <w:rPr>
          <w:rFonts w:ascii="Times New Roman" w:eastAsiaTheme="minorEastAsia" w:hAnsi="Times New Roman" w:cs="Times New Roman"/>
          <w:color w:val="000000"/>
          <w:lang w:val="en-US"/>
        </w:rPr>
        <w:t>93</w:t>
      </w:r>
      <w:r w:rsidR="00E12ED1">
        <w:rPr>
          <w:rFonts w:ascii="Times New Roman" w:eastAsiaTheme="minorEastAsia" w:hAnsi="Times New Roman" w:cs="Times New Roman"/>
          <w:color w:val="000000"/>
          <w:lang w:val="en-US"/>
        </w:rPr>
        <w:t>]</w:t>
      </w:r>
      <w:r w:rsidR="00E12ED1" w:rsidRPr="00A9360A">
        <w:rPr>
          <w:rFonts w:ascii="Times New Roman" w:eastAsiaTheme="minorEastAsia" w:hAnsi="Times New Roman" w:cs="Times New Roman"/>
          <w:color w:val="000000"/>
          <w:lang w:val="en-GB"/>
        </w:rPr>
        <w:t>.</w:t>
      </w:r>
      <w:r w:rsidR="007A3275">
        <w:rPr>
          <w:rFonts w:ascii="Times New Roman" w:hAnsi="Times New Roman" w:cs="Times New Roman"/>
          <w:lang w:val="en-GB"/>
        </w:rPr>
        <w:t xml:space="preserve"> </w:t>
      </w:r>
      <w:r w:rsidR="00426B8B" w:rsidRPr="00157D88">
        <w:rPr>
          <w:rFonts w:ascii="Times New Roman" w:eastAsiaTheme="minorEastAsia" w:hAnsi="Times New Roman" w:cs="Times New Roman"/>
          <w:lang w:val="en-GB"/>
        </w:rPr>
        <w:t xml:space="preserve">A </w:t>
      </w:r>
      <w:r w:rsidR="006F4B35" w:rsidRPr="00157D88">
        <w:rPr>
          <w:rFonts w:ascii="Times New Roman" w:eastAsiaTheme="minorEastAsia" w:hAnsi="Times New Roman" w:cs="Times New Roman"/>
          <w:lang w:val="en-GB"/>
        </w:rPr>
        <w:t xml:space="preserve">uniform distribution </w:t>
      </w:r>
      <w:r w:rsidR="006F4B35" w:rsidRPr="00157D88">
        <w:rPr>
          <w:rFonts w:ascii="Times New Roman" w:hAnsi="Times New Roman" w:cs="Times New Roman"/>
          <w:lang w:val="en-GB"/>
        </w:rPr>
        <w:t xml:space="preserve">over the interval </w:t>
      </w:r>
      <w:r w:rsidR="00A66D56">
        <w:rPr>
          <w:rFonts w:ascii="Times New Roman" w:hAnsi="Times New Roman" w:cs="Times New Roman"/>
          <w:lang w:val="en-GB"/>
        </w:rPr>
        <w:t>1</w:t>
      </w:r>
      <w:r w:rsidR="006F4B35" w:rsidRPr="00157D88">
        <w:rPr>
          <w:rFonts w:ascii="Times New Roman" w:hAnsi="Times New Roman" w:cs="Times New Roman"/>
          <w:lang w:val="en-GB"/>
        </w:rPr>
        <w:t>0</w:t>
      </w:r>
      <w:ins w:id="396" w:author="PuntLab" w:date="2021-05-22T12:54:00Z">
        <w:r w:rsidR="00991425">
          <w:rPr>
            <w:rFonts w:ascii="Times New Roman" w:hAnsi="Times New Roman" w:cs="Times New Roman"/>
            <w:lang w:val="en-GB"/>
          </w:rPr>
          <w:t>0</w:t>
        </w:r>
      </w:ins>
      <w:r w:rsidR="006F4B35" w:rsidRPr="00157D88">
        <w:rPr>
          <w:rFonts w:ascii="Times New Roman" w:hAnsi="Times New Roman" w:cs="Times New Roman"/>
          <w:lang w:val="en-GB"/>
        </w:rPr>
        <w:t>-</w:t>
      </w:r>
      <w:ins w:id="397" w:author="PuntLab" w:date="2021-05-22T12:54:00Z">
        <w:r w:rsidR="00991425">
          <w:rPr>
            <w:rFonts w:ascii="Times New Roman" w:hAnsi="Times New Roman" w:cs="Times New Roman"/>
            <w:lang w:val="en-GB"/>
          </w:rPr>
          <w:t>10,00</w:t>
        </w:r>
      </w:ins>
      <w:del w:id="398" w:author="PuntLab" w:date="2021-05-22T12:54:00Z">
        <w:r w:rsidR="006D6224" w:rsidDel="00991425">
          <w:rPr>
            <w:rFonts w:ascii="Times New Roman" w:hAnsi="Times New Roman" w:cs="Times New Roman"/>
            <w:lang w:val="en-GB"/>
          </w:rPr>
          <w:delText>6</w:delText>
        </w:r>
      </w:del>
      <w:r w:rsidR="006F4B35" w:rsidRPr="00157D88">
        <w:rPr>
          <w:rFonts w:ascii="Times New Roman" w:hAnsi="Times New Roman" w:cs="Times New Roman"/>
          <w:lang w:val="en-GB"/>
        </w:rPr>
        <w:t xml:space="preserve">0 </w:t>
      </w:r>
      <w:del w:id="399" w:author="PuntLab" w:date="2021-05-22T12:55:00Z">
        <w:r w:rsidR="006F4B35" w:rsidRPr="00157D88" w:rsidDel="00991425">
          <w:rPr>
            <w:rFonts w:ascii="Times New Roman" w:hAnsi="Times New Roman" w:cs="Times New Roman"/>
            <w:lang w:val="en-GB"/>
          </w:rPr>
          <w:delText>(x1</w:delText>
        </w:r>
        <w:r w:rsidR="00DA27F8" w:rsidDel="00991425">
          <w:rPr>
            <w:rFonts w:ascii="Times New Roman" w:hAnsi="Times New Roman" w:cs="Times New Roman"/>
            <w:lang w:val="en-GB"/>
          </w:rPr>
          <w:delText>,</w:delText>
        </w:r>
        <w:r w:rsidR="006F4B35" w:rsidRPr="00157D88" w:rsidDel="00991425">
          <w:rPr>
            <w:rFonts w:ascii="Times New Roman" w:hAnsi="Times New Roman" w:cs="Times New Roman"/>
            <w:lang w:val="en-GB"/>
          </w:rPr>
          <w:delText>000)</w:delText>
        </w:r>
        <w:r w:rsidR="00EF743E" w:rsidRPr="00157D88" w:rsidDel="00991425">
          <w:rPr>
            <w:rFonts w:ascii="Times New Roman" w:eastAsiaTheme="minorEastAsia" w:hAnsi="Times New Roman" w:cs="Times New Roman"/>
            <w:lang w:val="en-GB"/>
          </w:rPr>
          <w:delText xml:space="preserve"> </w:delText>
        </w:r>
      </w:del>
      <w:r w:rsidR="00426B8B" w:rsidRPr="00157D88">
        <w:rPr>
          <w:rFonts w:ascii="Times New Roman" w:hAnsi="Times New Roman" w:cs="Times New Roman"/>
          <w:lang w:val="en-GB"/>
        </w:rPr>
        <w:t xml:space="preserve">was used to describe the prior for </w:t>
      </w:r>
      <m:oMath>
        <m:sSub>
          <m:sSubPr>
            <m:ctrlPr>
              <w:ins w:id="400" w:author="PuntLab" w:date="2021-05-22T12:56:00Z">
                <w:rPr>
                  <w:rFonts w:ascii="Cambria Math" w:eastAsiaTheme="minorEastAsia" w:hAnsi="Cambria Math" w:cs="Times New Roman"/>
                  <w:i/>
                  <w:lang w:val="en-GB"/>
                </w:rPr>
              </w:ins>
            </m:ctrlPr>
          </m:sSubPr>
          <m:e>
            <m:r>
              <w:ins w:id="401" w:author="PuntLab" w:date="2021-05-22T12:56:00Z">
                <w:rPr>
                  <w:rFonts w:ascii="Cambria Math" w:eastAsiaTheme="minorEastAsia" w:hAnsi="Cambria Math" w:cs="Times New Roman"/>
                  <w:lang w:val="en-GB"/>
                </w:rPr>
                <m:t>N</m:t>
              </w:ins>
            </m:r>
          </m:e>
          <m:sub>
            <m:r>
              <w:ins w:id="402" w:author="PuntLab" w:date="2021-05-22T12:56:00Z">
                <w:rPr>
                  <w:rFonts w:ascii="Cambria Math" w:eastAsiaTheme="minorEastAsia" w:hAnsi="Cambria Math" w:cs="Times New Roman"/>
                  <w:lang w:val="en-GB"/>
                </w:rPr>
                <m:t>recent</m:t>
              </w:ins>
            </m:r>
          </m:sub>
        </m:sSub>
        <m:r>
          <w:del w:id="403" w:author="PuntLab" w:date="2021-05-22T12:55:00Z">
            <w:rPr>
              <w:rFonts w:ascii="Cambria Math" w:eastAsiaTheme="minorEastAsia" w:hAnsi="Cambria Math" w:cs="Times New Roman"/>
              <w:lang w:val="en-GB"/>
            </w:rPr>
            <m:t>K</m:t>
          </w:del>
        </m:r>
      </m:oMath>
      <w:r w:rsidR="00426B8B" w:rsidRPr="00157D88">
        <w:rPr>
          <w:rFonts w:ascii="Times New Roman" w:hAnsi="Times New Roman" w:cs="Times New Roman"/>
          <w:lang w:val="en-GB"/>
        </w:rPr>
        <w:t xml:space="preserve"> </w:t>
      </w:r>
      <w:ins w:id="404" w:author="PuntLab" w:date="2021-05-22T12:55:00Z">
        <w:r w:rsidR="00991425">
          <w:rPr>
            <w:rFonts w:ascii="Times New Roman" w:hAnsi="Times New Roman" w:cs="Times New Roman"/>
            <w:lang w:val="en-GB"/>
          </w:rPr>
          <w:t xml:space="preserve">in 2019 </w:t>
        </w:r>
      </w:ins>
      <w:r w:rsidR="00E36A52" w:rsidRPr="00157D88">
        <w:rPr>
          <w:rFonts w:ascii="Times New Roman" w:hAnsi="Times New Roman" w:cs="Times New Roman"/>
          <w:lang w:val="en-GB"/>
        </w:rPr>
        <w:t>(Table 1)</w:t>
      </w:r>
      <w:r w:rsidR="00BB114C" w:rsidRPr="00157D88">
        <w:rPr>
          <w:rFonts w:ascii="Times New Roman" w:hAnsi="Times New Roman" w:cs="Times New Roman"/>
          <w:lang w:val="en-GB"/>
        </w:rPr>
        <w:t xml:space="preserve">. </w:t>
      </w:r>
      <w:commentRangeStart w:id="405"/>
      <w:del w:id="406" w:author="PuntLab" w:date="2021-05-22T12:55:00Z">
        <w:r w:rsidR="00ED1C75" w:rsidRPr="005F45E4" w:rsidDel="00410BD1">
          <w:rPr>
            <w:rFonts w:ascii="Times New Roman" w:eastAsiaTheme="minorEastAsia" w:hAnsi="Times New Roman" w:cs="Times New Roman"/>
            <w:lang w:val="en-GB"/>
          </w:rPr>
          <w:delText>T</w:delText>
        </w:r>
        <w:r w:rsidR="00ED1C75" w:rsidRPr="005F45E4" w:rsidDel="00410BD1">
          <w:rPr>
            <w:rFonts w:ascii="Times New Roman" w:hAnsi="Times New Roman" w:cs="Times New Roman"/>
            <w:lang w:val="en-GB"/>
          </w:rPr>
          <w:delText>he prior distribution for the</w:delText>
        </w:r>
        <w:r w:rsidR="00CE4625" w:rsidRPr="005F45E4" w:rsidDel="00410BD1">
          <w:rPr>
            <w:rFonts w:ascii="Times New Roman" w:hAnsi="Times New Roman" w:cs="Times New Roman"/>
            <w:lang w:val="en-GB"/>
          </w:rPr>
          <w:delText xml:space="preserve"> catchability coefficient</w:delText>
        </w:r>
        <w:r w:rsidR="0076298C" w:rsidRPr="005F45E4" w:rsidDel="00410BD1">
          <w:rPr>
            <w:rFonts w:ascii="Times New Roman" w:hAnsi="Times New Roman" w:cs="Times New Roman"/>
            <w:lang w:val="en-GB"/>
          </w:rPr>
          <w:delText xml:space="preserve"> </w:delText>
        </w:r>
        <m:oMath>
          <m:r>
            <w:rPr>
              <w:rFonts w:ascii="Cambria Math" w:eastAsiaTheme="minorEastAsia" w:hAnsi="Cambria Math" w:cs="Times New Roman"/>
              <w:lang w:val="en-GB"/>
            </w:rPr>
            <m:t>q</m:t>
          </m:r>
        </m:oMath>
        <w:r w:rsidR="006B5E0B" w:rsidRPr="005F45E4" w:rsidDel="00410BD1">
          <w:rPr>
            <w:rFonts w:ascii="Times New Roman" w:eastAsiaTheme="minorEastAsia" w:hAnsi="Times New Roman" w:cs="Times New Roman"/>
            <w:lang w:val="en-GB"/>
          </w:rPr>
          <w:delText xml:space="preserve"> </w:delText>
        </w:r>
        <w:r w:rsidR="00A773F3" w:rsidRPr="005F45E4" w:rsidDel="00410BD1">
          <w:rPr>
            <w:rFonts w:ascii="Times New Roman" w:eastAsiaTheme="minorEastAsia" w:hAnsi="Times New Roman" w:cs="Times New Roman"/>
            <w:lang w:val="en-GB"/>
          </w:rPr>
          <w:delText xml:space="preserve">was </w:delText>
        </w:r>
        <w:r w:rsidR="0062470F" w:rsidDel="00410BD1">
          <w:rPr>
            <w:rFonts w:ascii="Times New Roman" w:eastAsiaTheme="minorEastAsia" w:hAnsi="Times New Roman" w:cs="Times New Roman"/>
            <w:lang w:val="en-GB"/>
          </w:rPr>
          <w:delText>computed</w:delText>
        </w:r>
        <w:r w:rsidR="00A773F3" w:rsidRPr="005F45E4" w:rsidDel="00410BD1">
          <w:rPr>
            <w:rFonts w:ascii="Times New Roman" w:eastAsiaTheme="minorEastAsia" w:hAnsi="Times New Roman" w:cs="Times New Roman"/>
            <w:lang w:val="en-GB"/>
          </w:rPr>
          <w:delText xml:space="preserve"> </w:delText>
        </w:r>
        <w:r w:rsidR="00856A9E" w:rsidRPr="005F45E4" w:rsidDel="00410BD1">
          <w:rPr>
            <w:rFonts w:ascii="Times New Roman" w:eastAsiaTheme="minorEastAsia" w:hAnsi="Times New Roman" w:cs="Times New Roman"/>
            <w:lang w:val="en-GB"/>
          </w:rPr>
          <w:delText xml:space="preserve">by </w:delText>
        </w:r>
        <w:r w:rsidR="00F72346" w:rsidRPr="005F45E4" w:rsidDel="00410BD1">
          <w:rPr>
            <w:rFonts w:ascii="Times New Roman" w:eastAsiaTheme="minorEastAsia" w:hAnsi="Times New Roman" w:cs="Times New Roman"/>
            <w:lang w:val="en-GB"/>
          </w:rPr>
          <w:delText xml:space="preserve">comparing the </w:delText>
        </w:r>
        <w:r w:rsidR="00C1177E" w:rsidRPr="005F45E4" w:rsidDel="00410BD1">
          <w:rPr>
            <w:rFonts w:ascii="Times New Roman" w:eastAsiaTheme="minorEastAsia" w:hAnsi="Times New Roman" w:cs="Times New Roman"/>
            <w:lang w:val="en-GB"/>
          </w:rPr>
          <w:delText xml:space="preserve">observed relative abundance </w:delText>
        </w:r>
        <w:r w:rsidR="00DA27F8" w:rsidDel="00410BD1">
          <w:rPr>
            <w:rFonts w:ascii="Times New Roman" w:eastAsiaTheme="minorEastAsia" w:hAnsi="Times New Roman" w:cs="Times New Roman"/>
            <w:lang w:val="en-GB"/>
          </w:rPr>
          <w:delText>to</w:delText>
        </w:r>
        <w:r w:rsidR="00C1177E" w:rsidRPr="005F45E4" w:rsidDel="00410BD1">
          <w:rPr>
            <w:rFonts w:ascii="Times New Roman" w:eastAsiaTheme="minorEastAsia" w:hAnsi="Times New Roman" w:cs="Times New Roman"/>
            <w:lang w:val="en-GB"/>
          </w:rPr>
          <w:delText xml:space="preserve"> the </w:delText>
        </w:r>
        <w:r w:rsidR="00A052E4" w:rsidDel="00410BD1">
          <w:rPr>
            <w:rFonts w:ascii="Times New Roman" w:eastAsiaTheme="minorEastAsia" w:hAnsi="Times New Roman" w:cs="Times New Roman"/>
            <w:lang w:val="en-GB"/>
          </w:rPr>
          <w:delText xml:space="preserve">absolute </w:delText>
        </w:r>
        <w:r w:rsidR="00F72346" w:rsidRPr="005F45E4" w:rsidDel="00410BD1">
          <w:rPr>
            <w:rFonts w:ascii="Times New Roman" w:eastAsiaTheme="minorEastAsia" w:hAnsi="Times New Roman" w:cs="Times New Roman"/>
            <w:lang w:val="en-GB"/>
          </w:rPr>
          <w:delText xml:space="preserve">abundance estimate provided </w:delText>
        </w:r>
        <w:r w:rsidR="00DA27F8" w:rsidDel="00410BD1">
          <w:rPr>
            <w:rFonts w:ascii="Times New Roman" w:eastAsiaTheme="minorEastAsia" w:hAnsi="Times New Roman" w:cs="Times New Roman"/>
            <w:lang w:val="en-GB"/>
          </w:rPr>
          <w:delText>by</w:delText>
        </w:r>
        <w:r w:rsidR="00F72346" w:rsidRPr="005F45E4" w:rsidDel="00410BD1">
          <w:rPr>
            <w:rFonts w:ascii="Times New Roman" w:eastAsiaTheme="minorEastAsia" w:hAnsi="Times New Roman" w:cs="Times New Roman"/>
            <w:lang w:val="en-GB"/>
          </w:rPr>
          <w:delText xml:space="preserve"> </w:delText>
        </w:r>
        <w:r w:rsidR="00856A9E" w:rsidRPr="005F45E4" w:rsidDel="00410BD1">
          <w:rPr>
            <w:rFonts w:ascii="Times New Roman" w:eastAsiaTheme="minorEastAsia" w:hAnsi="Times New Roman" w:cs="Times New Roman"/>
            <w:lang w:val="en-GB"/>
          </w:rPr>
          <w:delText xml:space="preserve">the </w:delText>
        </w:r>
        <w:r w:rsidR="00F72346" w:rsidRPr="005F45E4" w:rsidDel="00410BD1">
          <w:rPr>
            <w:rFonts w:ascii="Times New Roman" w:eastAsiaTheme="minorEastAsia" w:hAnsi="Times New Roman" w:cs="Times New Roman"/>
            <w:lang w:val="en-GB"/>
          </w:rPr>
          <w:delText>IWC [</w:delText>
        </w:r>
        <w:r w:rsidR="00A50ECC" w:rsidRPr="00DB40E0" w:rsidDel="00410BD1">
          <w:rPr>
            <w:rFonts w:ascii="Times New Roman" w:eastAsiaTheme="minorEastAsia" w:hAnsi="Times New Roman" w:cs="Times New Roman"/>
            <w:lang w:val="en-GB"/>
          </w:rPr>
          <w:delText>26</w:delText>
        </w:r>
        <w:r w:rsidR="00F72346" w:rsidRPr="005F45E4" w:rsidDel="00410BD1">
          <w:rPr>
            <w:rFonts w:ascii="Times New Roman" w:eastAsiaTheme="minorEastAsia" w:hAnsi="Times New Roman" w:cs="Times New Roman"/>
            <w:lang w:val="en-GB"/>
          </w:rPr>
          <w:delText>]</w:delText>
        </w:r>
        <w:r w:rsidR="009B1543" w:rsidDel="00410BD1">
          <w:rPr>
            <w:rFonts w:ascii="Times New Roman" w:eastAsiaTheme="minorEastAsia" w:hAnsi="Times New Roman" w:cs="Times New Roman"/>
            <w:lang w:val="en-GB"/>
          </w:rPr>
          <w:delText>. In this assessment</w:delText>
        </w:r>
        <w:r w:rsidR="00F92A69" w:rsidDel="00410BD1">
          <w:rPr>
            <w:rFonts w:ascii="Times New Roman" w:eastAsiaTheme="minorEastAsia" w:hAnsi="Times New Roman" w:cs="Times New Roman"/>
            <w:lang w:val="en-GB"/>
          </w:rPr>
          <w:delText>,</w:delText>
        </w:r>
        <w:r w:rsidR="009B1543" w:rsidDel="00410BD1">
          <w:rPr>
            <w:rFonts w:ascii="Times New Roman" w:eastAsiaTheme="minorEastAsia" w:hAnsi="Times New Roman" w:cs="Times New Roman"/>
            <w:lang w:val="en-GB"/>
          </w:rPr>
          <w:delText xml:space="preserve"> </w:delText>
        </w:r>
        <w:r w:rsidR="004E3754" w:rsidRPr="005F45E4" w:rsidDel="00410BD1">
          <w:rPr>
            <w:rFonts w:ascii="Times New Roman" w:eastAsiaTheme="minorEastAsia" w:hAnsi="Times New Roman" w:cs="Times New Roman"/>
            <w:lang w:val="en-GB"/>
          </w:rPr>
          <w:delText xml:space="preserve">a total population size of 4,245 (95% </w:delText>
        </w:r>
        <w:r w:rsidR="00A34B01" w:rsidDel="00410BD1">
          <w:rPr>
            <w:rFonts w:ascii="Times New Roman" w:eastAsiaTheme="minorEastAsia" w:hAnsi="Times New Roman" w:cs="Times New Roman"/>
            <w:lang w:val="en-GB"/>
          </w:rPr>
          <w:delText>C</w:delText>
        </w:r>
        <w:r w:rsidR="004E3754" w:rsidRPr="005F45E4" w:rsidDel="00410BD1">
          <w:rPr>
            <w:rFonts w:ascii="Times New Roman" w:eastAsiaTheme="minorEastAsia" w:hAnsi="Times New Roman" w:cs="Times New Roman"/>
            <w:lang w:val="en-GB"/>
          </w:rPr>
          <w:delText>I 3,765, 4,725) whales including calves was estimated</w:delText>
        </w:r>
        <w:r w:rsidR="009B1543" w:rsidDel="00410BD1">
          <w:rPr>
            <w:rFonts w:ascii="Times New Roman" w:eastAsiaTheme="minorEastAsia" w:hAnsi="Times New Roman" w:cs="Times New Roman"/>
            <w:lang w:val="en-GB"/>
          </w:rPr>
          <w:delText xml:space="preserve"> in 2010</w:delText>
        </w:r>
        <w:r w:rsidR="004E3754" w:rsidRPr="005F45E4" w:rsidDel="00410BD1">
          <w:rPr>
            <w:rFonts w:ascii="Times New Roman" w:eastAsiaTheme="minorEastAsia" w:hAnsi="Times New Roman" w:cs="Times New Roman"/>
            <w:lang w:val="en-GB"/>
          </w:rPr>
          <w:delText>.</w:delText>
        </w:r>
        <w:r w:rsidR="005B7FCE" w:rsidRPr="005F45E4" w:rsidDel="00410BD1">
          <w:rPr>
            <w:rFonts w:ascii="Times New Roman" w:eastAsiaTheme="minorEastAsia" w:hAnsi="Times New Roman" w:cs="Times New Roman"/>
            <w:lang w:val="en-GB"/>
          </w:rPr>
          <w:delText xml:space="preserve"> This comparison suggests that </w:delText>
        </w:r>
        <w:r w:rsidR="00481854" w:rsidDel="00410BD1">
          <w:rPr>
            <w:rFonts w:ascii="Times New Roman" w:eastAsiaTheme="minorEastAsia" w:hAnsi="Times New Roman" w:cs="Times New Roman"/>
            <w:lang w:val="en-GB"/>
          </w:rPr>
          <w:delText>indivi</w:delText>
        </w:r>
        <w:r w:rsidR="004B4D0F" w:rsidDel="00410BD1">
          <w:rPr>
            <w:rFonts w:ascii="Times New Roman" w:eastAsiaTheme="minorEastAsia" w:hAnsi="Times New Roman" w:cs="Times New Roman"/>
            <w:lang w:val="en-GB"/>
          </w:rPr>
          <w:delText>d</w:delText>
        </w:r>
        <w:r w:rsidR="00481854" w:rsidDel="00410BD1">
          <w:rPr>
            <w:rFonts w:ascii="Times New Roman" w:eastAsiaTheme="minorEastAsia" w:hAnsi="Times New Roman" w:cs="Times New Roman"/>
            <w:lang w:val="en-GB"/>
          </w:rPr>
          <w:delText xml:space="preserve">uals </w:delText>
        </w:r>
        <w:r w:rsidR="00A773F3" w:rsidRPr="005F45E4" w:rsidDel="00410BD1">
          <w:rPr>
            <w:rFonts w:ascii="Times New Roman" w:eastAsiaTheme="minorEastAsia" w:hAnsi="Times New Roman" w:cs="Times New Roman"/>
            <w:lang w:val="en-GB"/>
          </w:rPr>
          <w:delText xml:space="preserve">observed </w:delText>
        </w:r>
        <w:r w:rsidR="00836995" w:rsidRPr="005F45E4" w:rsidDel="00410BD1">
          <w:rPr>
            <w:rFonts w:ascii="Times New Roman" w:eastAsiaTheme="minorEastAsia" w:hAnsi="Times New Roman" w:cs="Times New Roman"/>
            <w:lang w:val="en-GB"/>
          </w:rPr>
          <w:delText xml:space="preserve">annually </w:delText>
        </w:r>
        <w:r w:rsidR="00FE27F5" w:rsidRPr="005F45E4" w:rsidDel="00410BD1">
          <w:rPr>
            <w:rFonts w:ascii="Times New Roman" w:eastAsiaTheme="minorEastAsia" w:hAnsi="Times New Roman" w:cs="Times New Roman"/>
            <w:lang w:val="en-GB"/>
          </w:rPr>
          <w:delText xml:space="preserve">in Península Valdés </w:delText>
        </w:r>
        <w:r w:rsidR="00A773F3" w:rsidRPr="005F45E4" w:rsidDel="00410BD1">
          <w:rPr>
            <w:rFonts w:ascii="Times New Roman" w:eastAsiaTheme="minorEastAsia" w:hAnsi="Times New Roman" w:cs="Times New Roman"/>
            <w:lang w:val="en-GB"/>
          </w:rPr>
          <w:delText xml:space="preserve">account for </w:delText>
        </w:r>
        <w:r w:rsidR="005B7FCE" w:rsidRPr="005F45E4" w:rsidDel="00410BD1">
          <w:rPr>
            <w:rFonts w:ascii="Times New Roman" w:eastAsiaTheme="minorEastAsia" w:hAnsi="Times New Roman" w:cs="Times New Roman"/>
            <w:lang w:val="en-GB"/>
          </w:rPr>
          <w:delText>40</w:delText>
        </w:r>
        <w:r w:rsidR="006E6A8B" w:rsidDel="00410BD1">
          <w:rPr>
            <w:rFonts w:ascii="Times New Roman" w:eastAsiaTheme="minorEastAsia" w:hAnsi="Times New Roman" w:cs="Times New Roman"/>
            <w:lang w:val="en-GB"/>
          </w:rPr>
          <w:delText>-50</w:delText>
        </w:r>
        <w:r w:rsidR="005B7FCE" w:rsidRPr="005F45E4" w:rsidDel="00410BD1">
          <w:rPr>
            <w:rFonts w:ascii="Times New Roman" w:eastAsiaTheme="minorEastAsia" w:hAnsi="Times New Roman" w:cs="Times New Roman"/>
            <w:lang w:val="en-GB"/>
          </w:rPr>
          <w:delText xml:space="preserve">% </w:delText>
        </w:r>
        <w:r w:rsidR="00CE4625" w:rsidRPr="005F45E4" w:rsidDel="00410BD1">
          <w:rPr>
            <w:rFonts w:ascii="Times New Roman" w:eastAsiaTheme="minorEastAsia" w:hAnsi="Times New Roman" w:cs="Times New Roman"/>
            <w:lang w:val="en-GB"/>
          </w:rPr>
          <w:delText xml:space="preserve">of </w:delText>
        </w:r>
        <w:r w:rsidR="00BD2B76" w:rsidRPr="005F45E4" w:rsidDel="00410BD1">
          <w:rPr>
            <w:rFonts w:ascii="Times New Roman" w:eastAsiaTheme="minorEastAsia" w:hAnsi="Times New Roman" w:cs="Times New Roman"/>
            <w:lang w:val="en-GB"/>
          </w:rPr>
          <w:delText>the t</w:delText>
        </w:r>
        <w:r w:rsidR="00CE4625" w:rsidRPr="005F45E4" w:rsidDel="00410BD1">
          <w:rPr>
            <w:rFonts w:ascii="Times New Roman" w:eastAsiaTheme="minorEastAsia" w:hAnsi="Times New Roman" w:cs="Times New Roman"/>
            <w:lang w:val="en-GB"/>
          </w:rPr>
          <w:delText>otal populatio</w:delText>
        </w:r>
        <w:r w:rsidR="002221E0" w:rsidRPr="005F45E4" w:rsidDel="00410BD1">
          <w:rPr>
            <w:rFonts w:ascii="Times New Roman" w:eastAsiaTheme="minorEastAsia" w:hAnsi="Times New Roman" w:cs="Times New Roman"/>
            <w:lang w:val="en-GB"/>
          </w:rPr>
          <w:delText>n</w:delText>
        </w:r>
        <w:r w:rsidR="00C308BF" w:rsidRPr="005F45E4" w:rsidDel="00410BD1">
          <w:rPr>
            <w:rFonts w:ascii="Times New Roman" w:eastAsiaTheme="minorEastAsia" w:hAnsi="Times New Roman" w:cs="Times New Roman"/>
            <w:lang w:val="en-GB"/>
          </w:rPr>
          <w:delText xml:space="preserve"> </w:delText>
        </w:r>
        <w:r w:rsidR="003663FF" w:rsidRPr="005F45E4" w:rsidDel="00410BD1">
          <w:rPr>
            <w:rFonts w:ascii="Times New Roman" w:eastAsiaTheme="minorEastAsia" w:hAnsi="Times New Roman" w:cs="Times New Roman"/>
            <w:lang w:val="en-GB"/>
          </w:rPr>
          <w:delText>of</w:delText>
        </w:r>
        <w:r w:rsidR="00ED1C75" w:rsidRPr="005F45E4" w:rsidDel="00410BD1">
          <w:rPr>
            <w:rFonts w:ascii="Times New Roman" w:eastAsiaTheme="minorEastAsia" w:hAnsi="Times New Roman" w:cs="Times New Roman"/>
            <w:lang w:val="en-GB"/>
          </w:rPr>
          <w:delText xml:space="preserve"> the </w:delText>
        </w:r>
        <w:r w:rsidR="007C0DDC" w:rsidDel="00410BD1">
          <w:rPr>
            <w:rFonts w:ascii="Times New Roman" w:eastAsiaTheme="minorEastAsia" w:hAnsi="Times New Roman" w:cs="Times New Roman"/>
            <w:lang w:val="en-GB"/>
          </w:rPr>
          <w:delText>south</w:delText>
        </w:r>
        <w:r w:rsidR="00ED1C75" w:rsidRPr="005F45E4" w:rsidDel="00410BD1">
          <w:rPr>
            <w:rFonts w:ascii="Times New Roman" w:eastAsiaTheme="minorEastAsia" w:hAnsi="Times New Roman" w:cs="Times New Roman"/>
            <w:lang w:val="en-GB"/>
          </w:rPr>
          <w:delText>western Atlantic Ocean</w:delText>
        </w:r>
        <w:r w:rsidR="00C308BF" w:rsidRPr="005F45E4" w:rsidDel="00410BD1">
          <w:rPr>
            <w:rFonts w:ascii="Times New Roman" w:eastAsiaTheme="minorEastAsia" w:hAnsi="Times New Roman" w:cs="Times New Roman"/>
            <w:lang w:val="en-GB"/>
          </w:rPr>
          <w:delText>.</w:delText>
        </w:r>
        <w:r w:rsidR="0064679B" w:rsidRPr="005F45E4" w:rsidDel="00410BD1">
          <w:rPr>
            <w:rFonts w:ascii="Times New Roman" w:eastAsiaTheme="minorEastAsia" w:hAnsi="Times New Roman" w:cs="Times New Roman"/>
            <w:lang w:val="en-GB"/>
          </w:rPr>
          <w:delText xml:space="preserve"> </w:delText>
        </w:r>
        <w:r w:rsidR="0064679B" w:rsidRPr="005F45E4" w:rsidDel="00410BD1">
          <w:rPr>
            <w:rFonts w:ascii="Times New Roman" w:hAnsi="Times New Roman" w:cs="Times New Roman"/>
            <w:lang w:val="en-US"/>
          </w:rPr>
          <w:delText>A</w:delText>
        </w:r>
        <w:r w:rsidR="00A773F3" w:rsidRPr="005F45E4" w:rsidDel="00410BD1">
          <w:rPr>
            <w:rFonts w:ascii="Times New Roman" w:hAnsi="Times New Roman" w:cs="Times New Roman"/>
            <w:lang w:val="en-GB"/>
          </w:rPr>
          <w:delText xml:space="preserve"> </w:delText>
        </w:r>
        <w:r w:rsidR="007D35D1" w:rsidDel="00410BD1">
          <w:rPr>
            <w:rFonts w:ascii="Times New Roman" w:hAnsi="Times New Roman" w:cs="Times New Roman"/>
            <w:lang w:val="en-GB"/>
          </w:rPr>
          <w:delText xml:space="preserve">diffuse </w:delText>
        </w:r>
        <w:r w:rsidR="0095353E" w:rsidDel="00410BD1">
          <w:rPr>
            <w:rFonts w:ascii="Times New Roman" w:hAnsi="Times New Roman" w:cs="Times New Roman"/>
            <w:lang w:val="en-GB"/>
          </w:rPr>
          <w:delText xml:space="preserve">normal </w:delText>
        </w:r>
        <w:r w:rsidR="00A773F3" w:rsidRPr="005F45E4" w:rsidDel="00410BD1">
          <w:rPr>
            <w:rFonts w:ascii="Times New Roman" w:hAnsi="Times New Roman" w:cs="Times New Roman"/>
            <w:lang w:val="en-GB"/>
          </w:rPr>
          <w:delText xml:space="preserve">distribution </w:delText>
        </w:r>
        <w:r w:rsidR="0095353E" w:rsidDel="00410BD1">
          <w:rPr>
            <w:rFonts w:ascii="Times New Roman" w:hAnsi="Times New Roman" w:cs="Times New Roman"/>
            <w:lang w:val="en-GB"/>
          </w:rPr>
          <w:delText xml:space="preserve">truncated between 0 and 1 </w:delText>
        </w:r>
        <w:r w:rsidR="00A773F3" w:rsidRPr="005F45E4" w:rsidDel="00410BD1">
          <w:rPr>
            <w:rFonts w:ascii="Times New Roman" w:hAnsi="Times New Roman" w:cs="Times New Roman"/>
            <w:lang w:val="en-GB"/>
          </w:rPr>
          <w:delText xml:space="preserve">was assigned to </w:delText>
        </w:r>
        <m:oMath>
          <m:r>
            <w:rPr>
              <w:rFonts w:ascii="Cambria Math" w:eastAsiaTheme="minorEastAsia" w:hAnsi="Cambria Math" w:cs="Times New Roman"/>
              <w:lang w:val="en-GB"/>
            </w:rPr>
            <m:t>q</m:t>
          </m:r>
        </m:oMath>
        <w:r w:rsidR="00D2038C" w:rsidRPr="005F45E4" w:rsidDel="00410BD1">
          <w:rPr>
            <w:rFonts w:ascii="Times New Roman" w:eastAsiaTheme="minorEastAsia" w:hAnsi="Times New Roman" w:cs="Times New Roman"/>
            <w:lang w:val="en-GB"/>
          </w:rPr>
          <w:delText xml:space="preserve"> </w:delText>
        </w:r>
        <w:r w:rsidR="0027748D" w:rsidRPr="005F45E4" w:rsidDel="00410BD1">
          <w:rPr>
            <w:rFonts w:ascii="Times New Roman" w:hAnsi="Times New Roman" w:cs="Times New Roman"/>
            <w:lang w:val="en-GB"/>
          </w:rPr>
          <w:delText>(Table 1)</w:delText>
        </w:r>
        <w:r w:rsidR="00A773F3" w:rsidRPr="005F45E4" w:rsidDel="00410BD1">
          <w:rPr>
            <w:rFonts w:ascii="Times New Roman" w:hAnsi="Times New Roman" w:cs="Times New Roman"/>
            <w:lang w:val="en-GB"/>
          </w:rPr>
          <w:delText>.</w:delText>
        </w:r>
        <w:r w:rsidR="00905C4E" w:rsidRPr="005F45E4" w:rsidDel="00410BD1">
          <w:rPr>
            <w:rFonts w:ascii="Times New Roman" w:hAnsi="Times New Roman" w:cs="Times New Roman"/>
            <w:lang w:val="en-GB"/>
          </w:rPr>
          <w:delText xml:space="preserve"> </w:delText>
        </w:r>
        <w:commentRangeEnd w:id="405"/>
        <w:r w:rsidR="002250E0" w:rsidDel="00410BD1">
          <w:rPr>
            <w:rStyle w:val="CommentReference"/>
          </w:rPr>
          <w:commentReference w:id="405"/>
        </w:r>
      </w:del>
      <w:r w:rsidR="00B86B75" w:rsidRPr="00085F3B">
        <w:rPr>
          <w:rFonts w:ascii="Times New Roman" w:hAnsi="Times New Roman"/>
          <w:lang w:val="en-GB"/>
        </w:rPr>
        <w:t xml:space="preserve">The ‘struck and lost’ rate factors for </w:t>
      </w:r>
      <w:r w:rsidR="00A64DA6" w:rsidRPr="00085F3B">
        <w:rPr>
          <w:rFonts w:ascii="Times New Roman" w:hAnsi="Times New Roman"/>
          <w:lang w:val="en-GB"/>
        </w:rPr>
        <w:t>pre-modern and modern</w:t>
      </w:r>
      <w:r w:rsidR="00B86B75" w:rsidRPr="00085F3B">
        <w:rPr>
          <w:rFonts w:ascii="Times New Roman" w:hAnsi="Times New Roman"/>
          <w:lang w:val="en-GB"/>
        </w:rPr>
        <w:t xml:space="preserve"> </w:t>
      </w:r>
      <w:r w:rsidR="00A64DA6" w:rsidRPr="00085F3B">
        <w:rPr>
          <w:rFonts w:ascii="Times New Roman" w:hAnsi="Times New Roman"/>
          <w:lang w:val="en-GB"/>
        </w:rPr>
        <w:t>era</w:t>
      </w:r>
      <w:r w:rsidR="00472319">
        <w:rPr>
          <w:rFonts w:ascii="Times New Roman" w:hAnsi="Times New Roman"/>
          <w:lang w:val="en-GB"/>
        </w:rPr>
        <w:t>s</w:t>
      </w:r>
      <w:r w:rsidR="00A64DA6" w:rsidRPr="00085F3B">
        <w:rPr>
          <w:rFonts w:ascii="Times New Roman" w:hAnsi="Times New Roman"/>
          <w:lang w:val="en-GB"/>
        </w:rPr>
        <w:t xml:space="preserve"> </w:t>
      </w:r>
      <w:r w:rsidR="00B86B75" w:rsidRPr="00085F3B">
        <w:rPr>
          <w:rFonts w:ascii="Times New Roman" w:hAnsi="Times New Roman"/>
          <w:lang w:val="en-GB"/>
        </w:rPr>
        <w:t>(</w:t>
      </w:r>
      <m:oMath>
        <m:sSub>
          <m:sSubPr>
            <m:ctrlPr>
              <w:rPr>
                <w:rFonts w:ascii="Cambria Math" w:hAnsi="Cambria Math" w:cs="Times New Roman"/>
                <w:lang w:val="en-GB"/>
              </w:rPr>
            </m:ctrlPr>
          </m:sSubPr>
          <m:e>
            <m:r>
              <w:rPr>
                <w:rFonts w:ascii="Cambria Math" w:hAnsi="Cambria Math" w:cs="Times New Roman"/>
                <w:lang w:val="en-GB"/>
              </w:rPr>
              <m:t>SRL</m:t>
            </m:r>
          </m:e>
          <m:sub>
            <m:r>
              <w:rPr>
                <w:rFonts w:ascii="Cambria Math" w:hAnsi="Cambria Math" w:cs="Times New Roman"/>
                <w:lang w:val="en-GB"/>
              </w:rPr>
              <m:t>1</m:t>
            </m:r>
          </m:sub>
        </m:sSub>
        <m:r>
          <w:rPr>
            <w:rFonts w:ascii="Cambria Math" w:hAnsi="Cambria Math" w:cs="Times New Roman"/>
            <w:lang w:val="en-GB"/>
          </w:rPr>
          <m:t xml:space="preserve">, </m:t>
        </m:r>
        <m:sSub>
          <m:sSubPr>
            <m:ctrlPr>
              <w:rPr>
                <w:rFonts w:ascii="Cambria Math" w:hAnsi="Cambria Math" w:cs="Times New Roman"/>
                <w:i/>
                <w:lang w:val="en-GB"/>
              </w:rPr>
            </m:ctrlPr>
          </m:sSubPr>
          <m:e>
            <m:r>
              <w:rPr>
                <w:rFonts w:ascii="Cambria Math" w:hAnsi="Cambria Math" w:cs="Times New Roman"/>
                <w:lang w:val="en-GB"/>
              </w:rPr>
              <m:t>SRL</m:t>
            </m:r>
          </m:e>
          <m:sub>
            <m:r>
              <w:rPr>
                <w:rFonts w:ascii="Cambria Math" w:hAnsi="Cambria Math" w:cs="Times New Roman"/>
                <w:lang w:val="en-GB"/>
              </w:rPr>
              <m:t>2</m:t>
            </m:r>
          </m:sub>
        </m:sSub>
      </m:oMath>
      <w:r w:rsidR="00B86B75" w:rsidRPr="00085F3B">
        <w:rPr>
          <w:rFonts w:ascii="Times New Roman" w:eastAsiaTheme="minorEastAsia" w:hAnsi="Times New Roman"/>
          <w:lang w:val="en-GB"/>
        </w:rPr>
        <w:t xml:space="preserve">) </w:t>
      </w:r>
      <w:r w:rsidR="00B86B75" w:rsidRPr="00085F3B">
        <w:rPr>
          <w:rFonts w:ascii="Times New Roman" w:hAnsi="Times New Roman" w:cs="Times New Roman"/>
          <w:lang w:val="en-GB"/>
        </w:rPr>
        <w:t>were</w:t>
      </w:r>
      <w:r w:rsidR="00A824A0" w:rsidRPr="00085F3B">
        <w:rPr>
          <w:rFonts w:ascii="Times New Roman" w:hAnsi="Times New Roman" w:cs="Times New Roman"/>
          <w:lang w:val="en-GB"/>
        </w:rPr>
        <w:t xml:space="preserve"> </w:t>
      </w:r>
      <w:r w:rsidR="006E3BBC" w:rsidRPr="00085F3B">
        <w:rPr>
          <w:rFonts w:ascii="Times New Roman" w:hAnsi="Times New Roman" w:cs="Times New Roman"/>
          <w:lang w:val="en-GB"/>
        </w:rPr>
        <w:t>assumed to be normally distributed</w:t>
      </w:r>
      <w:ins w:id="407" w:author="PuntLab" w:date="2021-05-22T13:04:00Z">
        <w:r w:rsidR="008E0167">
          <w:rPr>
            <w:rFonts w:ascii="Times New Roman" w:hAnsi="Times New Roman" w:cs="Times New Roman"/>
            <w:lang w:val="en-GB"/>
          </w:rPr>
          <w:t xml:space="preserve"> (described above)</w:t>
        </w:r>
      </w:ins>
      <w:r w:rsidR="006E3BBC" w:rsidRPr="003112E8">
        <w:rPr>
          <w:rFonts w:ascii="Times New Roman" w:hAnsi="Times New Roman" w:cs="Times New Roman"/>
          <w:lang w:val="en-GB"/>
        </w:rPr>
        <w:t>.</w:t>
      </w:r>
      <w:r w:rsidR="00EE3D01" w:rsidRPr="003112E8">
        <w:rPr>
          <w:rFonts w:ascii="Times New Roman" w:hAnsi="Times New Roman" w:cs="Times New Roman"/>
          <w:lang w:val="en-GB"/>
        </w:rPr>
        <w:t xml:space="preserve"> A uniform prior was imposed on </w:t>
      </w:r>
      <m:oMath>
        <m:r>
          <w:rPr>
            <w:rFonts w:ascii="Cambria Math" w:eastAsiaTheme="minorEastAsia" w:hAnsi="Cambria Math" w:cs="Times New Roman"/>
            <w:lang w:val="en-GB"/>
          </w:rPr>
          <m:t>π</m:t>
        </m:r>
      </m:oMath>
      <w:r w:rsidR="00EE3D01" w:rsidRPr="003112E8">
        <w:rPr>
          <w:rFonts w:ascii="Times New Roman" w:hAnsi="Times New Roman" w:cs="Times New Roman"/>
          <w:lang w:val="en-GB"/>
        </w:rPr>
        <w:t xml:space="preserve"> spanning 0–1. </w:t>
      </w:r>
      <w:ins w:id="408" w:author="PuntLab" w:date="2021-05-22T13:04:00Z">
        <w:r w:rsidR="008E0167">
          <w:rPr>
            <w:rFonts w:ascii="Times New Roman" w:hAnsi="Times New Roman" w:cs="Times New Roman"/>
            <w:lang w:val="en-GB"/>
          </w:rPr>
          <w:t xml:space="preserve">The prior </w:t>
        </w:r>
      </w:ins>
      <w:del w:id="409" w:author="PuntLab" w:date="2021-05-22T13:04:00Z">
        <w:r w:rsidR="006B3688" w:rsidRPr="003112E8" w:rsidDel="008E0167">
          <w:rPr>
            <w:rFonts w:ascii="Times New Roman" w:hAnsi="Times New Roman" w:cs="Times New Roman"/>
            <w:lang w:val="en-GB"/>
          </w:rPr>
          <w:delText xml:space="preserve">Priors </w:delText>
        </w:r>
      </w:del>
      <w:r w:rsidR="006B3688" w:rsidRPr="00253AF9">
        <w:rPr>
          <w:rFonts w:ascii="Times New Roman" w:hAnsi="Times New Roman" w:cs="Times New Roman"/>
          <w:lang w:val="en-GB"/>
        </w:rPr>
        <w:t xml:space="preserve">for the process error variance </w:t>
      </w:r>
      <m:oMath>
        <m:r>
          <w:rPr>
            <w:rFonts w:ascii="Cambria Math" w:hAnsi="Cambria Math" w:cs="Times New Roman"/>
            <w:lang w:val="en-GB"/>
          </w:rPr>
          <m:t>p</m:t>
        </m:r>
        <m:d>
          <m:dPr>
            <m:ctrlPr>
              <w:rPr>
                <w:rFonts w:ascii="Cambria Math" w:hAnsi="Cambria Math" w:cs="Times New Roman"/>
                <w:i/>
                <w:lang w:val="en-GB"/>
              </w:rPr>
            </m:ctrlPr>
          </m:dPr>
          <m:e>
            <m:sSup>
              <m:sSupPr>
                <m:ctrlPr>
                  <w:rPr>
                    <w:rFonts w:ascii="Cambria Math" w:eastAsiaTheme="minorEastAsia" w:hAnsi="Cambria Math" w:cs="Times New Roman"/>
                    <w:i/>
                    <w:lang w:val="en-GB"/>
                  </w:rPr>
                </m:ctrlPr>
              </m:sSupPr>
              <m:e>
                <m:r>
                  <w:rPr>
                    <w:rFonts w:ascii="Cambria Math" w:eastAsiaTheme="minorEastAsia" w:hAnsi="Cambria Math" w:cs="Times New Roman"/>
                    <w:lang w:val="en-GB"/>
                  </w:rPr>
                  <m:t>σ</m:t>
                </m:r>
              </m:e>
              <m:sup>
                <m:r>
                  <w:rPr>
                    <w:rFonts w:ascii="Cambria Math" w:eastAsiaTheme="minorEastAsia" w:hAnsi="Cambria Math" w:cs="Times New Roman"/>
                    <w:lang w:val="en-GB"/>
                  </w:rPr>
                  <m:t>2</m:t>
                </m:r>
              </m:sup>
            </m:sSup>
            <m:ctrlPr>
              <w:rPr>
                <w:rFonts w:ascii="Cambria Math" w:eastAsiaTheme="minorEastAsia" w:hAnsi="Cambria Math" w:cs="Times New Roman"/>
                <w:i/>
                <w:lang w:val="en-GB"/>
              </w:rPr>
            </m:ctrlPr>
          </m:e>
        </m:d>
      </m:oMath>
      <w:r w:rsidR="006B3688" w:rsidRPr="00253AF9">
        <w:rPr>
          <w:rFonts w:ascii="Times New Roman" w:hAnsi="Times New Roman" w:cs="Times New Roman"/>
          <w:lang w:val="en-GB"/>
        </w:rPr>
        <w:t xml:space="preserve"> </w:t>
      </w:r>
      <w:del w:id="410" w:author="PuntLab" w:date="2021-05-22T13:04:00Z">
        <w:r w:rsidR="006B3688" w:rsidRPr="00253AF9" w:rsidDel="008E0167">
          <w:rPr>
            <w:rFonts w:ascii="Times New Roman" w:hAnsi="Times New Roman" w:cs="Times New Roman"/>
            <w:lang w:val="en-GB"/>
          </w:rPr>
          <w:delText xml:space="preserve">and observation error variance </w:delText>
        </w:r>
        <m:oMath>
          <m:r>
            <w:rPr>
              <w:rFonts w:ascii="Cambria Math" w:hAnsi="Cambria Math" w:cs="Times New Roman"/>
              <w:lang w:val="en-GB"/>
            </w:rPr>
            <m:t>p</m:t>
          </m:r>
          <m:d>
            <m:dPr>
              <m:ctrlPr>
                <w:rPr>
                  <w:rFonts w:ascii="Cambria Math" w:hAnsi="Cambria Math" w:cs="Times New Roman"/>
                  <w:i/>
                  <w:lang w:val="en-GB"/>
                </w:rPr>
              </m:ctrlPr>
            </m:dPr>
            <m:e>
              <m:sSup>
                <m:sSupPr>
                  <m:ctrlPr>
                    <w:rPr>
                      <w:rFonts w:ascii="Cambria Math" w:eastAsiaTheme="minorEastAsia" w:hAnsi="Cambria Math" w:cs="Times New Roman"/>
                      <w:i/>
                      <w:lang w:val="en-GB"/>
                    </w:rPr>
                  </m:ctrlPr>
                </m:sSupPr>
                <m:e>
                  <m:r>
                    <w:rPr>
                      <w:rFonts w:ascii="Cambria Math" w:eastAsiaTheme="minorEastAsia" w:hAnsi="Cambria Math" w:cs="Times New Roman"/>
                      <w:lang w:val="en-GB"/>
                    </w:rPr>
                    <m:t>τ</m:t>
                  </m:r>
                </m:e>
                <m:sup>
                  <m:r>
                    <w:rPr>
                      <w:rFonts w:ascii="Cambria Math" w:eastAsiaTheme="minorEastAsia" w:hAnsi="Cambria Math" w:cs="Times New Roman"/>
                      <w:lang w:val="en-GB"/>
                    </w:rPr>
                    <m:t>2</m:t>
                  </m:r>
                </m:sup>
              </m:sSup>
              <m:ctrlPr>
                <w:rPr>
                  <w:rFonts w:ascii="Cambria Math" w:eastAsiaTheme="minorEastAsia" w:hAnsi="Cambria Math" w:cs="Times New Roman"/>
                  <w:i/>
                  <w:lang w:val="en-GB"/>
                </w:rPr>
              </m:ctrlPr>
            </m:e>
          </m:d>
        </m:oMath>
        <w:r w:rsidR="006B3688" w:rsidRPr="00253AF9" w:rsidDel="008E0167">
          <w:rPr>
            <w:rFonts w:ascii="Times New Roman" w:hAnsi="Times New Roman" w:cs="Times New Roman"/>
            <w:lang w:val="en-GB"/>
          </w:rPr>
          <w:delText xml:space="preserve"> were</w:delText>
        </w:r>
      </w:del>
      <w:ins w:id="411" w:author="PuntLab" w:date="2021-05-22T13:04:00Z">
        <w:r w:rsidR="008E0167">
          <w:rPr>
            <w:rFonts w:ascii="Times New Roman" w:hAnsi="Times New Roman" w:cs="Times New Roman"/>
            <w:lang w:val="en-GB"/>
          </w:rPr>
          <w:t>was</w:t>
        </w:r>
      </w:ins>
      <w:r w:rsidR="006B3688" w:rsidRPr="00253AF9">
        <w:rPr>
          <w:rFonts w:ascii="Times New Roman" w:hAnsi="Times New Roman" w:cs="Times New Roman"/>
          <w:lang w:val="en-GB"/>
        </w:rPr>
        <w:t xml:space="preserve"> chosen to be diffuse inverse-gamma </w:t>
      </w:r>
      <w:r w:rsidR="006B3688" w:rsidRPr="007F434E">
        <w:rPr>
          <w:rFonts w:ascii="Times New Roman" w:hAnsi="Times New Roman" w:cs="Times New Roman"/>
          <w:color w:val="000000"/>
          <w:lang w:val="en-GB"/>
        </w:rPr>
        <w:t>distributions</w:t>
      </w:r>
      <w:r w:rsidR="0069105F">
        <w:rPr>
          <w:rFonts w:ascii="Times New Roman" w:hAnsi="Times New Roman" w:cs="Times New Roman"/>
          <w:color w:val="000000"/>
          <w:lang w:val="en-GB"/>
        </w:rPr>
        <w:t xml:space="preserve"> (Table 1)</w:t>
      </w:r>
      <w:r w:rsidR="006B3688" w:rsidRPr="007F434E">
        <w:rPr>
          <w:rFonts w:ascii="Times New Roman" w:hAnsi="Times New Roman" w:cs="Times New Roman"/>
          <w:color w:val="000000"/>
          <w:lang w:val="en-GB"/>
        </w:rPr>
        <w:t xml:space="preserve">. The choice of this distribution implied that the parameters </w:t>
      </w:r>
      <w:r w:rsidR="002E2144">
        <w:rPr>
          <w:rFonts w:ascii="Times New Roman" w:hAnsi="Times New Roman" w:cs="Times New Roman"/>
          <w:color w:val="000000"/>
          <w:lang w:val="en-GB"/>
        </w:rPr>
        <w:t>were</w:t>
      </w:r>
      <w:r w:rsidR="006B3688" w:rsidRPr="007F434E">
        <w:rPr>
          <w:rFonts w:ascii="Times New Roman" w:hAnsi="Times New Roman" w:cs="Times New Roman"/>
          <w:color w:val="000000"/>
          <w:lang w:val="en-GB"/>
        </w:rPr>
        <w:t xml:space="preserve"> approximately uniform </w:t>
      </w:r>
      <w:r w:rsidR="00B63ADF">
        <w:rPr>
          <w:rFonts w:ascii="Times New Roman" w:hAnsi="Times New Roman" w:cs="Times New Roman"/>
          <w:color w:val="000000"/>
          <w:lang w:val="en-GB"/>
        </w:rPr>
        <w:t>i</w:t>
      </w:r>
      <w:r w:rsidR="006B3688" w:rsidRPr="007F434E">
        <w:rPr>
          <w:rFonts w:ascii="Times New Roman" w:hAnsi="Times New Roman" w:cs="Times New Roman"/>
          <w:color w:val="000000"/>
          <w:lang w:val="en-GB"/>
        </w:rPr>
        <w:t>n ln(x)</w:t>
      </w:r>
      <w:r w:rsidR="006E2FD9" w:rsidRPr="006E2FD9">
        <w:rPr>
          <w:rFonts w:ascii="Times" w:hAnsi="Times" w:cs="Times"/>
          <w:color w:val="0000FF"/>
          <w:sz w:val="26"/>
          <w:szCs w:val="26"/>
          <w:lang w:val="en-GB"/>
        </w:rPr>
        <w:t xml:space="preserve"> </w:t>
      </w:r>
      <w:r w:rsidR="006E2FD9" w:rsidRPr="006E2FD9">
        <w:rPr>
          <w:rFonts w:ascii="Times" w:hAnsi="Times" w:cs="Times"/>
          <w:sz w:val="26"/>
          <w:szCs w:val="26"/>
          <w:lang w:val="en-GB"/>
        </w:rPr>
        <w:t>—</w:t>
      </w:r>
      <w:r w:rsidR="006B3688" w:rsidRPr="007F434E">
        <w:rPr>
          <w:rFonts w:ascii="Times New Roman" w:hAnsi="Times New Roman" w:cs="Times New Roman"/>
          <w:color w:val="000000"/>
          <w:lang w:val="en-GB"/>
        </w:rPr>
        <w:t>Jeffrey’s prior</w:t>
      </w:r>
      <w:r w:rsidR="006E2FD9" w:rsidRPr="006E2FD9">
        <w:rPr>
          <w:rFonts w:ascii="Times" w:hAnsi="Times" w:cs="Times"/>
          <w:sz w:val="26"/>
          <w:szCs w:val="26"/>
          <w:lang w:val="en-GB"/>
        </w:rPr>
        <w:t>—</w:t>
      </w:r>
      <w:r w:rsidR="006B3688" w:rsidRPr="007F434E">
        <w:rPr>
          <w:rFonts w:ascii="Times New Roman" w:hAnsi="Times New Roman" w:cs="Times New Roman"/>
          <w:color w:val="000000"/>
          <w:lang w:val="en-GB"/>
        </w:rPr>
        <w:t xml:space="preserve">and have the property that lower weights are assigned to higher values of </w:t>
      </w:r>
      <m:oMath>
        <m:sSup>
          <m:sSupPr>
            <m:ctrlPr>
              <w:rPr>
                <w:rFonts w:ascii="Cambria Math" w:eastAsiaTheme="minorEastAsia" w:hAnsi="Cambria Math" w:cs="Times New Roman"/>
                <w:i/>
                <w:color w:val="000000"/>
                <w:lang w:val="en-GB"/>
              </w:rPr>
            </m:ctrlPr>
          </m:sSupPr>
          <m:e>
            <m:r>
              <w:rPr>
                <w:rFonts w:ascii="Cambria Math" w:eastAsiaTheme="minorEastAsia" w:hAnsi="Cambria Math" w:cs="Times New Roman"/>
                <w:color w:val="000000"/>
                <w:lang w:val="en-GB"/>
              </w:rPr>
              <m:t>σ</m:t>
            </m:r>
          </m:e>
          <m:sup>
            <m:r>
              <w:rPr>
                <w:rFonts w:ascii="Cambria Math" w:eastAsiaTheme="minorEastAsia" w:hAnsi="Cambria Math" w:cs="Times New Roman"/>
                <w:color w:val="000000"/>
                <w:lang w:val="en-GB"/>
              </w:rPr>
              <m:t>2</m:t>
            </m:r>
          </m:sup>
        </m:sSup>
      </m:oMath>
      <w:del w:id="412" w:author="PuntLab" w:date="2021-05-22T13:05:00Z">
        <w:r w:rsidR="006B3688" w:rsidRPr="007F434E" w:rsidDel="001E18F7">
          <w:rPr>
            <w:rFonts w:ascii="Times New Roman" w:eastAsiaTheme="minorEastAsia" w:hAnsi="Times New Roman" w:cs="Times New Roman"/>
            <w:color w:val="000000"/>
            <w:lang w:val="en-GB"/>
          </w:rPr>
          <w:delText xml:space="preserve"> and </w:delText>
        </w:r>
        <m:oMath>
          <m:sSup>
            <m:sSupPr>
              <m:ctrlPr>
                <w:rPr>
                  <w:rFonts w:ascii="Cambria Math" w:eastAsiaTheme="minorEastAsia" w:hAnsi="Cambria Math" w:cs="Times New Roman"/>
                  <w:i/>
                  <w:color w:val="000000"/>
                  <w:lang w:val="en-GB"/>
                </w:rPr>
              </m:ctrlPr>
            </m:sSupPr>
            <m:e>
              <m:r>
                <w:rPr>
                  <w:rFonts w:ascii="Cambria Math" w:eastAsiaTheme="minorEastAsia" w:hAnsi="Cambria Math" w:cs="Times New Roman"/>
                  <w:color w:val="000000"/>
                  <w:lang w:val="en-GB"/>
                </w:rPr>
                <m:t>τ</m:t>
              </m:r>
            </m:e>
            <m:sup>
              <m:r>
                <w:rPr>
                  <w:rFonts w:ascii="Cambria Math" w:eastAsiaTheme="minorEastAsia" w:hAnsi="Cambria Math" w:cs="Times New Roman"/>
                  <w:color w:val="000000"/>
                  <w:lang w:val="en-GB"/>
                </w:rPr>
                <m:t>2</m:t>
              </m:r>
            </m:sup>
          </m:sSup>
        </m:oMath>
      </w:del>
      <w:r w:rsidR="006B3688" w:rsidRPr="007F434E">
        <w:rPr>
          <w:rFonts w:ascii="Times New Roman" w:hAnsi="Times New Roman" w:cs="Times New Roman"/>
          <w:color w:val="000000"/>
          <w:lang w:val="en-GB"/>
        </w:rPr>
        <w:t xml:space="preserve">, which </w:t>
      </w:r>
      <w:r w:rsidR="00482DDC">
        <w:rPr>
          <w:rFonts w:ascii="Times New Roman" w:hAnsi="Times New Roman" w:cs="Times New Roman"/>
          <w:color w:val="000000"/>
          <w:lang w:val="en-GB"/>
        </w:rPr>
        <w:t xml:space="preserve">choice </w:t>
      </w:r>
      <w:r w:rsidR="006B3688" w:rsidRPr="007F434E">
        <w:rPr>
          <w:rFonts w:ascii="Times New Roman" w:hAnsi="Times New Roman" w:cs="Times New Roman"/>
          <w:color w:val="000000"/>
          <w:lang w:val="en-GB"/>
        </w:rPr>
        <w:t xml:space="preserve">helps to prevent implausibly large posterior values of </w:t>
      </w:r>
      <m:oMath>
        <m:sSup>
          <m:sSupPr>
            <m:ctrlPr>
              <w:rPr>
                <w:rFonts w:ascii="Cambria Math" w:eastAsiaTheme="minorEastAsia" w:hAnsi="Cambria Math" w:cs="Times New Roman"/>
                <w:i/>
                <w:color w:val="000000"/>
                <w:lang w:val="en-GB"/>
              </w:rPr>
            </m:ctrlPr>
          </m:sSupPr>
          <m:e>
            <m:r>
              <w:rPr>
                <w:rFonts w:ascii="Cambria Math" w:eastAsiaTheme="minorEastAsia" w:hAnsi="Cambria Math" w:cs="Times New Roman"/>
                <w:color w:val="000000"/>
                <w:lang w:val="en-GB"/>
              </w:rPr>
              <m:t>σ</m:t>
            </m:r>
          </m:e>
          <m:sup>
            <m:r>
              <w:rPr>
                <w:rFonts w:ascii="Cambria Math" w:eastAsiaTheme="minorEastAsia" w:hAnsi="Cambria Math" w:cs="Times New Roman"/>
                <w:color w:val="000000"/>
                <w:lang w:val="en-GB"/>
              </w:rPr>
              <m:t>2</m:t>
            </m:r>
          </m:sup>
        </m:sSup>
      </m:oMath>
      <w:r w:rsidR="006B3688" w:rsidRPr="007F434E">
        <w:rPr>
          <w:rFonts w:ascii="Times New Roman" w:eastAsiaTheme="minorEastAsia" w:hAnsi="Times New Roman" w:cs="Times New Roman"/>
          <w:color w:val="000000"/>
          <w:lang w:val="en-GB"/>
        </w:rPr>
        <w:t xml:space="preserve"> </w:t>
      </w:r>
      <w:del w:id="413" w:author="PuntLab" w:date="2021-05-22T13:05:00Z">
        <w:r w:rsidR="006B3688" w:rsidRPr="007F434E" w:rsidDel="001E18F7">
          <w:rPr>
            <w:rFonts w:ascii="Times New Roman" w:eastAsiaTheme="minorEastAsia" w:hAnsi="Times New Roman" w:cs="Times New Roman"/>
            <w:color w:val="000000"/>
            <w:lang w:val="en-GB"/>
          </w:rPr>
          <w:delText xml:space="preserve">and </w:delText>
        </w:r>
        <m:oMath>
          <m:sSup>
            <m:sSupPr>
              <m:ctrlPr>
                <w:rPr>
                  <w:rFonts w:ascii="Cambria Math" w:eastAsiaTheme="minorEastAsia" w:hAnsi="Cambria Math" w:cs="Times New Roman"/>
                  <w:i/>
                  <w:color w:val="000000"/>
                  <w:lang w:val="en-GB"/>
                </w:rPr>
              </m:ctrlPr>
            </m:sSupPr>
            <m:e>
              <m:r>
                <w:rPr>
                  <w:rFonts w:ascii="Cambria Math" w:eastAsiaTheme="minorEastAsia" w:hAnsi="Cambria Math" w:cs="Times New Roman"/>
                  <w:color w:val="000000"/>
                  <w:lang w:val="en-GB"/>
                </w:rPr>
                <m:t>τ</m:t>
              </m:r>
            </m:e>
            <m:sup>
              <m:r>
                <w:rPr>
                  <w:rFonts w:ascii="Cambria Math" w:eastAsiaTheme="minorEastAsia" w:hAnsi="Cambria Math" w:cs="Times New Roman"/>
                  <w:color w:val="000000"/>
                  <w:lang w:val="en-GB"/>
                </w:rPr>
                <m:t>2</m:t>
              </m:r>
            </m:sup>
          </m:sSup>
        </m:oMath>
        <w:r w:rsidR="00DB7965" w:rsidDel="001E18F7">
          <w:rPr>
            <w:rFonts w:ascii="Times New Roman" w:eastAsiaTheme="minorEastAsia" w:hAnsi="Times New Roman" w:cs="Times New Roman"/>
            <w:color w:val="000000"/>
            <w:lang w:val="en-GB"/>
          </w:rPr>
          <w:delText xml:space="preserve"> </w:delText>
        </w:r>
      </w:del>
      <w:r w:rsidR="00791765">
        <w:rPr>
          <w:rFonts w:ascii="Times New Roman" w:eastAsiaTheme="minorEastAsia" w:hAnsi="Times New Roman" w:cs="Times New Roman"/>
          <w:color w:val="000000"/>
          <w:lang w:val="en-GB"/>
        </w:rPr>
        <w:t>[9</w:t>
      </w:r>
      <w:r w:rsidR="00274C11">
        <w:rPr>
          <w:rFonts w:ascii="Times New Roman" w:eastAsiaTheme="minorEastAsia" w:hAnsi="Times New Roman" w:cs="Times New Roman"/>
          <w:color w:val="000000"/>
          <w:lang w:val="en-GB"/>
        </w:rPr>
        <w:t>4</w:t>
      </w:r>
      <w:r w:rsidR="00791765">
        <w:rPr>
          <w:rFonts w:ascii="Times New Roman" w:eastAsiaTheme="minorEastAsia" w:hAnsi="Times New Roman" w:cs="Times New Roman"/>
          <w:color w:val="000000"/>
          <w:lang w:val="en-GB"/>
        </w:rPr>
        <w:t>]</w:t>
      </w:r>
      <w:r w:rsidR="006B3688" w:rsidRPr="007F434E">
        <w:rPr>
          <w:rFonts w:ascii="Times New Roman" w:hAnsi="Times New Roman" w:cs="Times New Roman"/>
          <w:color w:val="000000"/>
          <w:lang w:val="en-GB"/>
        </w:rPr>
        <w:t>. As a result, inferences based on the gamma assumption were scale</w:t>
      </w:r>
      <w:r w:rsidR="00263C39">
        <w:rPr>
          <w:rFonts w:ascii="Times New Roman" w:hAnsi="Times New Roman" w:cs="Times New Roman"/>
          <w:color w:val="000000"/>
          <w:lang w:val="en-GB"/>
        </w:rPr>
        <w:t>-</w:t>
      </w:r>
      <w:r w:rsidR="006B3688" w:rsidRPr="007F434E">
        <w:rPr>
          <w:rFonts w:ascii="Times New Roman" w:hAnsi="Times New Roman" w:cs="Times New Roman"/>
          <w:color w:val="000000"/>
          <w:lang w:val="en-GB"/>
        </w:rPr>
        <w:t xml:space="preserve">invariant and </w:t>
      </w:r>
      <w:r w:rsidR="00263C39">
        <w:rPr>
          <w:rFonts w:ascii="Times New Roman" w:hAnsi="Times New Roman" w:cs="Times New Roman"/>
          <w:color w:val="000000"/>
          <w:lang w:val="en-GB"/>
        </w:rPr>
        <w:t xml:space="preserve">thus </w:t>
      </w:r>
      <w:r w:rsidR="006B3688" w:rsidRPr="007F434E">
        <w:rPr>
          <w:rFonts w:ascii="Times New Roman" w:hAnsi="Times New Roman" w:cs="Times New Roman"/>
          <w:color w:val="000000"/>
          <w:lang w:val="en-GB"/>
        </w:rPr>
        <w:t xml:space="preserve">would not be affected by changing the scale of the variance parameter. </w:t>
      </w:r>
    </w:p>
    <w:p w14:paraId="64974E66" w14:textId="0C8C2752" w:rsidR="00B80679" w:rsidDel="001E18F7" w:rsidRDefault="008E7B15" w:rsidP="00F769C0">
      <w:pPr>
        <w:autoSpaceDE w:val="0"/>
        <w:autoSpaceDN w:val="0"/>
        <w:adjustRightInd w:val="0"/>
        <w:spacing w:after="0" w:line="360" w:lineRule="auto"/>
        <w:ind w:firstLine="284"/>
        <w:rPr>
          <w:del w:id="414" w:author="PuntLab" w:date="2021-05-22T13:05:00Z"/>
          <w:rFonts w:ascii="Times New Roman" w:hAnsi="Times New Roman" w:cs="Times New Roman"/>
          <w:lang w:val="en-GB"/>
        </w:rPr>
      </w:pPr>
      <w:del w:id="415" w:author="PuntLab" w:date="2021-05-22T13:05:00Z">
        <w:r w:rsidDel="001E18F7">
          <w:rPr>
            <w:rFonts w:ascii="Times New Roman" w:hAnsi="Times New Roman" w:cs="Times New Roman"/>
            <w:color w:val="000000"/>
            <w:lang w:val="en-GB"/>
          </w:rPr>
          <w:delText xml:space="preserve">The </w:delText>
        </w:r>
        <w:r w:rsidR="002E74CD" w:rsidDel="001E18F7">
          <w:rPr>
            <w:rFonts w:ascii="Times New Roman" w:hAnsi="Times New Roman" w:cs="Times New Roman"/>
            <w:color w:val="000000"/>
            <w:lang w:val="en-GB"/>
          </w:rPr>
          <w:delText xml:space="preserve">estimates of </w:delText>
        </w:r>
        <w:r w:rsidR="00FB038D" w:rsidDel="001E18F7">
          <w:rPr>
            <w:rFonts w:ascii="Times New Roman" w:hAnsi="Times New Roman" w:cs="Times New Roman"/>
            <w:color w:val="000000"/>
            <w:lang w:val="en-GB"/>
          </w:rPr>
          <w:delText xml:space="preserve">the parameters of </w:delText>
        </w:r>
        <w:r w:rsidR="005F0084" w:rsidDel="001E18F7">
          <w:rPr>
            <w:rFonts w:ascii="Times New Roman" w:hAnsi="Times New Roman" w:cs="Times New Roman"/>
            <w:color w:val="000000"/>
            <w:lang w:val="en-GB"/>
          </w:rPr>
          <w:delText>population dynamic</w:delText>
        </w:r>
        <w:r w:rsidR="004E7B67" w:rsidDel="001E18F7">
          <w:rPr>
            <w:rFonts w:ascii="Times New Roman" w:hAnsi="Times New Roman" w:cs="Times New Roman"/>
            <w:color w:val="000000"/>
            <w:lang w:val="en-GB"/>
          </w:rPr>
          <w:delText>s</w:delText>
        </w:r>
        <w:r w:rsidR="009A0E4C" w:rsidDel="001E18F7">
          <w:rPr>
            <w:rFonts w:ascii="Times New Roman" w:hAnsi="Times New Roman" w:cs="Times New Roman"/>
            <w:color w:val="000000"/>
            <w:lang w:val="en-GB"/>
          </w:rPr>
          <w:delText xml:space="preserve">, </w:delText>
        </w:r>
        <w:r w:rsidR="009A0E4C" w:rsidRPr="007F434E" w:rsidDel="001E18F7">
          <w:rPr>
            <w:rFonts w:ascii="Times New Roman" w:hAnsi="Times New Roman" w:cs="Times New Roman"/>
            <w:color w:val="000000"/>
            <w:lang w:val="en-GB"/>
          </w:rPr>
          <w:delText>full posterior distributions</w:delText>
        </w:r>
        <w:r w:rsidR="008F3415" w:rsidDel="001E18F7">
          <w:rPr>
            <w:rFonts w:ascii="Times New Roman" w:hAnsi="Times New Roman" w:cs="Times New Roman"/>
            <w:color w:val="000000"/>
            <w:lang w:val="en-GB"/>
          </w:rPr>
          <w:delText>,</w:delText>
        </w:r>
        <w:r w:rsidR="009A0E4C" w:rsidRPr="007F434E" w:rsidDel="001E18F7">
          <w:rPr>
            <w:rFonts w:ascii="Times New Roman" w:hAnsi="Times New Roman" w:cs="Times New Roman"/>
            <w:color w:val="000000"/>
            <w:lang w:val="en-GB"/>
          </w:rPr>
          <w:delText xml:space="preserve"> and</w:delText>
        </w:r>
        <w:r w:rsidR="008F3415" w:rsidDel="001E18F7">
          <w:rPr>
            <w:rFonts w:ascii="Times New Roman" w:hAnsi="Times New Roman" w:cs="Times New Roman"/>
            <w:color w:val="000000"/>
            <w:lang w:val="en-GB"/>
          </w:rPr>
          <w:delText xml:space="preserve"> the</w:delText>
        </w:r>
        <w:r w:rsidR="009A0E4C" w:rsidRPr="007F434E" w:rsidDel="001E18F7">
          <w:rPr>
            <w:rFonts w:ascii="Times New Roman" w:hAnsi="Times New Roman" w:cs="Times New Roman"/>
            <w:color w:val="000000"/>
            <w:lang w:val="en-GB"/>
          </w:rPr>
          <w:delText xml:space="preserve"> states</w:delText>
        </w:r>
        <w:r w:rsidR="009A0E4C" w:rsidDel="001E18F7">
          <w:rPr>
            <w:rFonts w:ascii="Times New Roman" w:hAnsi="Times New Roman" w:cs="Times New Roman"/>
            <w:color w:val="000000"/>
            <w:lang w:val="en-GB"/>
          </w:rPr>
          <w:delText xml:space="preserve"> </w:delText>
        </w:r>
        <w:r w:rsidR="009A0E4C" w:rsidRPr="007F434E" w:rsidDel="001E18F7">
          <w:rPr>
            <w:rFonts w:ascii="Times New Roman" w:hAnsi="Times New Roman" w:cs="Times New Roman"/>
            <w:color w:val="000000"/>
            <w:lang w:val="en-GB"/>
          </w:rPr>
          <w:delText xml:space="preserve">were approximated </w:delText>
        </w:r>
        <w:r w:rsidR="008F3415" w:rsidDel="001E18F7">
          <w:rPr>
            <w:rFonts w:ascii="Times New Roman" w:hAnsi="Times New Roman" w:cs="Times New Roman"/>
            <w:color w:val="000000"/>
            <w:lang w:val="en-GB"/>
          </w:rPr>
          <w:delText xml:space="preserve">by means of </w:delText>
        </w:r>
        <w:r w:rsidR="009A0E4C" w:rsidRPr="007F434E" w:rsidDel="001E18F7">
          <w:rPr>
            <w:rFonts w:ascii="Times New Roman" w:hAnsi="Times New Roman" w:cs="Times New Roman"/>
            <w:color w:val="000000"/>
            <w:lang w:val="en-GB"/>
          </w:rPr>
          <w:delText>Markov Chain Monte Carlo (MCMC) techniques</w:delText>
        </w:r>
        <w:r w:rsidR="0041777C" w:rsidDel="001E18F7">
          <w:rPr>
            <w:rFonts w:ascii="Times New Roman" w:hAnsi="Times New Roman" w:cs="Times New Roman"/>
            <w:color w:val="000000"/>
            <w:lang w:val="en-GB"/>
          </w:rPr>
          <w:delText>.</w:delText>
        </w:r>
        <w:r w:rsidR="00667F43" w:rsidDel="001E18F7">
          <w:rPr>
            <w:rFonts w:ascii="Times New Roman" w:hAnsi="Times New Roman" w:cs="Times New Roman"/>
            <w:color w:val="000000"/>
            <w:lang w:val="en-GB"/>
          </w:rPr>
          <w:delText xml:space="preserve"> </w:delText>
        </w:r>
        <w:r w:rsidR="006C4D47" w:rsidDel="001E18F7">
          <w:rPr>
            <w:rFonts w:ascii="Times New Roman" w:hAnsi="Times New Roman" w:cs="Times New Roman"/>
            <w:color w:val="000000"/>
            <w:lang w:val="en-GB"/>
          </w:rPr>
          <w:delText xml:space="preserve">All </w:delText>
        </w:r>
        <w:r w:rsidR="00FA3D7E" w:rsidDel="001E18F7">
          <w:rPr>
            <w:rFonts w:ascii="Times New Roman" w:hAnsi="Times New Roman" w:cs="Times New Roman"/>
            <w:color w:val="000000"/>
            <w:lang w:val="en-GB"/>
          </w:rPr>
          <w:delText xml:space="preserve">the </w:delText>
        </w:r>
        <w:r w:rsidR="0010548E" w:rsidRPr="0010548E" w:rsidDel="001E18F7">
          <w:rPr>
            <w:rFonts w:ascii="Times New Roman" w:hAnsi="Times New Roman" w:cs="Times New Roman"/>
            <w:color w:val="000000"/>
            <w:lang w:val="en-GB"/>
          </w:rPr>
          <w:delText xml:space="preserve">Bayesian </w:delText>
        </w:r>
        <w:r w:rsidR="006C4D47" w:rsidDel="001E18F7">
          <w:rPr>
            <w:rFonts w:ascii="Times New Roman" w:hAnsi="Times New Roman" w:cs="Times New Roman"/>
            <w:color w:val="000000"/>
            <w:lang w:val="en-GB"/>
          </w:rPr>
          <w:delText>estimat</w:delText>
        </w:r>
        <w:r w:rsidR="00BA6EF7" w:rsidDel="001E18F7">
          <w:rPr>
            <w:rFonts w:ascii="Times New Roman" w:hAnsi="Times New Roman" w:cs="Times New Roman"/>
            <w:color w:val="000000"/>
            <w:lang w:val="en-GB"/>
          </w:rPr>
          <w:delText>es</w:delText>
        </w:r>
        <w:r w:rsidR="006C4D47" w:rsidDel="001E18F7">
          <w:rPr>
            <w:rFonts w:ascii="Times New Roman" w:hAnsi="Times New Roman" w:cs="Times New Roman"/>
            <w:color w:val="000000"/>
            <w:lang w:val="en-GB"/>
          </w:rPr>
          <w:delText xml:space="preserve"> </w:delText>
        </w:r>
        <w:r w:rsidR="00BB244E" w:rsidDel="001E18F7">
          <w:rPr>
            <w:rFonts w:ascii="Times New Roman" w:hAnsi="Times New Roman" w:cs="Times New Roman"/>
            <w:color w:val="000000"/>
            <w:lang w:val="en-GB"/>
          </w:rPr>
          <w:delText xml:space="preserve">were performed </w:delText>
        </w:r>
        <w:r w:rsidR="00664DAE" w:rsidDel="001E18F7">
          <w:rPr>
            <w:rFonts w:ascii="Times New Roman" w:hAnsi="Times New Roman" w:cs="Times New Roman"/>
            <w:color w:val="000000"/>
            <w:lang w:val="en-GB"/>
          </w:rPr>
          <w:delText xml:space="preserve">through the use of </w:delText>
        </w:r>
        <w:r w:rsidR="0010548E" w:rsidRPr="0010548E" w:rsidDel="001E18F7">
          <w:rPr>
            <w:rFonts w:ascii="Times New Roman" w:hAnsi="Times New Roman" w:cs="Times New Roman"/>
            <w:color w:val="000000"/>
            <w:lang w:val="en-GB"/>
          </w:rPr>
          <w:delText xml:space="preserve">the WinBUGS </w:delText>
        </w:r>
        <w:r w:rsidR="00B264AF" w:rsidDel="001E18F7">
          <w:rPr>
            <w:rFonts w:ascii="Times New Roman" w:hAnsi="Times New Roman" w:cs="Times New Roman"/>
            <w:color w:val="000000"/>
            <w:lang w:val="en-GB"/>
          </w:rPr>
          <w:delText>[9</w:delText>
        </w:r>
        <w:r w:rsidR="00D17F59" w:rsidDel="001E18F7">
          <w:rPr>
            <w:rFonts w:ascii="Times New Roman" w:hAnsi="Times New Roman" w:cs="Times New Roman"/>
            <w:color w:val="000000"/>
            <w:lang w:val="en-GB"/>
          </w:rPr>
          <w:delText>5,96</w:delText>
        </w:r>
        <w:r w:rsidR="00B264AF" w:rsidDel="001E18F7">
          <w:rPr>
            <w:rFonts w:ascii="Times New Roman" w:hAnsi="Times New Roman" w:cs="Times New Roman"/>
            <w:color w:val="000000"/>
            <w:lang w:val="en-GB"/>
          </w:rPr>
          <w:delText>]</w:delText>
        </w:r>
        <w:r w:rsidR="006E3F19" w:rsidDel="001E18F7">
          <w:rPr>
            <w:rFonts w:ascii="Times New Roman" w:hAnsi="Times New Roman" w:cs="Times New Roman"/>
            <w:color w:val="000000"/>
            <w:lang w:val="en-GB"/>
          </w:rPr>
          <w:delText xml:space="preserve"> </w:delText>
        </w:r>
        <w:r w:rsidR="0010548E" w:rsidRPr="0010548E" w:rsidDel="001E18F7">
          <w:rPr>
            <w:rFonts w:ascii="Times New Roman" w:hAnsi="Times New Roman" w:cs="Times New Roman"/>
            <w:color w:val="000000"/>
            <w:lang w:val="en-GB"/>
          </w:rPr>
          <w:delText xml:space="preserve">code </w:delText>
        </w:r>
        <w:r w:rsidR="009C6BFE" w:rsidDel="001E18F7">
          <w:rPr>
            <w:rFonts w:ascii="Times New Roman" w:hAnsi="Times New Roman" w:cs="Times New Roman"/>
            <w:color w:val="000000"/>
            <w:lang w:val="en-GB"/>
          </w:rPr>
          <w:delText xml:space="preserve">adapted </w:delText>
        </w:r>
        <w:r w:rsidR="008053B8" w:rsidDel="001E18F7">
          <w:rPr>
            <w:rFonts w:ascii="Times New Roman" w:hAnsi="Times New Roman" w:cs="Times New Roman"/>
            <w:color w:val="000000"/>
            <w:lang w:val="en-GB"/>
          </w:rPr>
          <w:delText xml:space="preserve">from Romero et al. </w:delText>
        </w:r>
        <w:r w:rsidR="002E05DC" w:rsidDel="001E18F7">
          <w:rPr>
            <w:rFonts w:ascii="Times New Roman" w:hAnsi="Times New Roman" w:cs="Times New Roman"/>
            <w:color w:val="000000"/>
            <w:lang w:val="en-GB"/>
          </w:rPr>
          <w:delText>[9</w:delText>
        </w:r>
        <w:r w:rsidR="00DA7C8E" w:rsidDel="001E18F7">
          <w:rPr>
            <w:rFonts w:ascii="Times New Roman" w:hAnsi="Times New Roman" w:cs="Times New Roman"/>
            <w:color w:val="000000"/>
            <w:lang w:val="en-GB"/>
          </w:rPr>
          <w:delText>7</w:delText>
        </w:r>
        <w:r w:rsidR="002E05DC" w:rsidDel="001E18F7">
          <w:rPr>
            <w:rFonts w:ascii="Times New Roman" w:hAnsi="Times New Roman" w:cs="Times New Roman"/>
            <w:color w:val="000000"/>
            <w:lang w:val="en-GB"/>
          </w:rPr>
          <w:delText>]</w:delText>
        </w:r>
        <w:r w:rsidR="008053B8" w:rsidDel="001E18F7">
          <w:rPr>
            <w:rFonts w:ascii="Times New Roman" w:hAnsi="Times New Roman" w:cs="Times New Roman"/>
            <w:color w:val="000000"/>
            <w:lang w:val="en-GB"/>
          </w:rPr>
          <w:delText xml:space="preserve"> </w:delText>
        </w:r>
        <w:r w:rsidR="00BB244E" w:rsidDel="001E18F7">
          <w:rPr>
            <w:rFonts w:ascii="Times New Roman" w:hAnsi="Times New Roman" w:cs="Times New Roman"/>
            <w:color w:val="000000"/>
            <w:lang w:val="en-GB"/>
          </w:rPr>
          <w:delText xml:space="preserve">and </w:delText>
        </w:r>
        <w:r w:rsidR="00BB244E" w:rsidRPr="007F434E" w:rsidDel="001E18F7">
          <w:rPr>
            <w:rFonts w:ascii="Times New Roman" w:hAnsi="Times New Roman" w:cs="Times New Roman"/>
            <w:color w:val="000000"/>
            <w:lang w:val="en-GB"/>
          </w:rPr>
          <w:delText>implemented with the R programming language</w:delText>
        </w:r>
        <w:r w:rsidR="00074DC0" w:rsidDel="001E18F7">
          <w:rPr>
            <w:rFonts w:ascii="Times New Roman" w:hAnsi="Times New Roman" w:cs="Times New Roman"/>
            <w:color w:val="000000"/>
            <w:lang w:val="en-GB"/>
          </w:rPr>
          <w:delText xml:space="preserve"> </w:delText>
        </w:r>
        <w:r w:rsidR="00B264AF" w:rsidDel="001E18F7">
          <w:rPr>
            <w:rFonts w:ascii="Times New Roman" w:hAnsi="Times New Roman" w:cs="Times New Roman"/>
            <w:color w:val="000000"/>
            <w:lang w:val="en-GB"/>
          </w:rPr>
          <w:delText>[82]</w:delText>
        </w:r>
        <w:r w:rsidR="00BB244E" w:rsidRPr="007F434E" w:rsidDel="001E18F7">
          <w:rPr>
            <w:rFonts w:ascii="Times New Roman" w:hAnsi="Times New Roman" w:cs="Times New Roman"/>
            <w:color w:val="000000"/>
            <w:lang w:val="en-GB"/>
          </w:rPr>
          <w:delText xml:space="preserve"> through the</w:delText>
        </w:r>
        <w:r w:rsidR="00FA4EDE" w:rsidDel="001E18F7">
          <w:rPr>
            <w:rFonts w:ascii="Times New Roman" w:hAnsi="Times New Roman" w:cs="Times New Roman"/>
            <w:color w:val="000000"/>
            <w:lang w:val="en-GB"/>
          </w:rPr>
          <w:delText xml:space="preserve"> use of the</w:delText>
        </w:r>
        <w:r w:rsidR="00BB244E" w:rsidRPr="007F434E" w:rsidDel="001E18F7">
          <w:rPr>
            <w:rFonts w:ascii="Times New Roman" w:hAnsi="Times New Roman" w:cs="Times New Roman"/>
            <w:color w:val="000000"/>
            <w:lang w:val="en-GB"/>
          </w:rPr>
          <w:delText xml:space="preserve"> R2WinBUGS package</w:delText>
        </w:r>
        <w:r w:rsidR="00B3170C" w:rsidDel="001E18F7">
          <w:rPr>
            <w:rFonts w:ascii="Times New Roman" w:hAnsi="Times New Roman" w:cs="Times New Roman"/>
            <w:color w:val="000000"/>
            <w:lang w:val="en-GB"/>
          </w:rPr>
          <w:delText xml:space="preserve"> </w:delText>
        </w:r>
        <w:r w:rsidR="005B6D68" w:rsidDel="001E18F7">
          <w:rPr>
            <w:rFonts w:ascii="Times New Roman" w:hAnsi="Times New Roman" w:cs="Times New Roman"/>
            <w:color w:val="000000"/>
            <w:lang w:val="en-GB"/>
          </w:rPr>
          <w:delText>[9</w:delText>
        </w:r>
        <w:r w:rsidR="00332261" w:rsidDel="001E18F7">
          <w:rPr>
            <w:rFonts w:ascii="Times New Roman" w:hAnsi="Times New Roman" w:cs="Times New Roman"/>
            <w:color w:val="000000"/>
            <w:lang w:val="en-GB"/>
          </w:rPr>
          <w:delText>8</w:delText>
        </w:r>
        <w:r w:rsidR="005B6D68" w:rsidDel="001E18F7">
          <w:rPr>
            <w:rFonts w:ascii="Times New Roman" w:hAnsi="Times New Roman" w:cs="Times New Roman"/>
            <w:color w:val="000000"/>
            <w:lang w:val="en-GB"/>
          </w:rPr>
          <w:delText>]</w:delText>
        </w:r>
        <w:r w:rsidR="00B3170C" w:rsidDel="001E18F7">
          <w:rPr>
            <w:rFonts w:ascii="Times New Roman" w:hAnsi="Times New Roman" w:cs="Times New Roman"/>
            <w:color w:val="000000"/>
            <w:lang w:val="en-GB"/>
          </w:rPr>
          <w:delText xml:space="preserve">. </w:delText>
        </w:r>
        <w:r w:rsidR="00F530AF" w:rsidRPr="00585C66" w:rsidDel="001E18F7">
          <w:rPr>
            <w:rFonts w:ascii="Times New Roman" w:hAnsi="Times New Roman" w:cs="Times New Roman"/>
            <w:color w:val="000000"/>
            <w:lang w:val="en-GB"/>
          </w:rPr>
          <w:delText xml:space="preserve">In all </w:delText>
        </w:r>
        <w:r w:rsidR="00A93FAA" w:rsidDel="001E18F7">
          <w:rPr>
            <w:rFonts w:ascii="Times New Roman" w:hAnsi="Times New Roman" w:cs="Times New Roman"/>
            <w:color w:val="000000"/>
            <w:lang w:val="en-GB"/>
          </w:rPr>
          <w:delText xml:space="preserve">the </w:delText>
        </w:r>
        <w:r w:rsidR="00F530AF" w:rsidRPr="00585C66" w:rsidDel="001E18F7">
          <w:rPr>
            <w:rFonts w:ascii="Times New Roman" w:hAnsi="Times New Roman" w:cs="Times New Roman"/>
            <w:color w:val="000000"/>
            <w:lang w:val="en-GB"/>
          </w:rPr>
          <w:delText xml:space="preserve">MCMC simulations, </w:delText>
        </w:r>
        <w:r w:rsidR="00F530AF" w:rsidDel="001E18F7">
          <w:rPr>
            <w:rFonts w:ascii="Times New Roman" w:hAnsi="Times New Roman" w:cs="Times New Roman"/>
            <w:color w:val="000000"/>
            <w:lang w:val="en-GB"/>
          </w:rPr>
          <w:delText>t</w:delText>
        </w:r>
        <w:r w:rsidR="00B66A32" w:rsidRPr="00B66A32" w:rsidDel="001E18F7">
          <w:rPr>
            <w:rFonts w:ascii="Times New Roman" w:hAnsi="Times New Roman" w:cs="Times New Roman"/>
            <w:color w:val="000000"/>
            <w:lang w:val="en-GB"/>
          </w:rPr>
          <w:delText>hree chains</w:delText>
        </w:r>
        <w:r w:rsidR="00B66A32" w:rsidDel="001E18F7">
          <w:rPr>
            <w:rFonts w:ascii="Times New Roman" w:hAnsi="Times New Roman" w:cs="Times New Roman"/>
            <w:color w:val="000000"/>
            <w:lang w:val="en-GB"/>
          </w:rPr>
          <w:delText xml:space="preserve"> were </w:delText>
        </w:r>
        <w:r w:rsidR="00B66A32" w:rsidRPr="00B66A32" w:rsidDel="001E18F7">
          <w:rPr>
            <w:rFonts w:ascii="Times New Roman" w:hAnsi="Times New Roman" w:cs="Times New Roman"/>
            <w:color w:val="000000"/>
            <w:lang w:val="en-GB"/>
          </w:rPr>
          <w:delText>deploy</w:delText>
        </w:r>
        <w:r w:rsidR="00B66A32" w:rsidDel="001E18F7">
          <w:rPr>
            <w:rFonts w:ascii="Times New Roman" w:hAnsi="Times New Roman" w:cs="Times New Roman"/>
            <w:color w:val="000000"/>
            <w:lang w:val="en-GB"/>
          </w:rPr>
          <w:delText>ed</w:delText>
        </w:r>
        <w:r w:rsidR="000C21D7" w:rsidDel="001E18F7">
          <w:rPr>
            <w:rFonts w:ascii="Times New Roman" w:hAnsi="Times New Roman" w:cs="Times New Roman"/>
            <w:color w:val="000000"/>
            <w:lang w:val="en-GB"/>
          </w:rPr>
          <w:delText xml:space="preserve"> </w:delText>
        </w:r>
        <w:r w:rsidR="000C21D7" w:rsidRPr="00585C66" w:rsidDel="001E18F7">
          <w:rPr>
            <w:rFonts w:ascii="Times New Roman" w:hAnsi="Times New Roman" w:cs="Times New Roman"/>
            <w:color w:val="000000"/>
            <w:lang w:val="en-GB"/>
          </w:rPr>
          <w:delText>for 1,000,000 iterations</w:delText>
        </w:r>
        <w:r w:rsidR="00B47A05" w:rsidDel="001E18F7">
          <w:rPr>
            <w:rFonts w:ascii="Times New Roman" w:hAnsi="Times New Roman" w:cs="Times New Roman"/>
            <w:color w:val="000000"/>
            <w:lang w:val="en-GB"/>
          </w:rPr>
          <w:delText xml:space="preserve"> </w:delText>
        </w:r>
        <w:r w:rsidR="00B47A05" w:rsidRPr="00B66A32" w:rsidDel="001E18F7">
          <w:rPr>
            <w:rFonts w:ascii="Times New Roman" w:hAnsi="Times New Roman" w:cs="Times New Roman"/>
            <w:color w:val="000000"/>
            <w:lang w:val="en-GB"/>
          </w:rPr>
          <w:delText>thinned at a ratio 1:</w:delText>
        </w:r>
        <w:r w:rsidR="00B47A05" w:rsidDel="001E18F7">
          <w:rPr>
            <w:rFonts w:ascii="Times New Roman" w:hAnsi="Times New Roman" w:cs="Times New Roman"/>
            <w:color w:val="000000"/>
            <w:lang w:val="en-GB"/>
          </w:rPr>
          <w:delText>50</w:delText>
        </w:r>
        <w:r w:rsidR="00261D71" w:rsidDel="001E18F7">
          <w:rPr>
            <w:rFonts w:ascii="Times New Roman" w:hAnsi="Times New Roman" w:cs="Times New Roman"/>
            <w:color w:val="000000"/>
            <w:lang w:val="en-GB"/>
          </w:rPr>
          <w:delText xml:space="preserve"> (</w:delText>
        </w:r>
        <w:r w:rsidR="00261D71" w:rsidRPr="00261D71" w:rsidDel="001E18F7">
          <w:rPr>
            <w:rFonts w:ascii="Times New Roman" w:hAnsi="Times New Roman" w:cs="Times New Roman"/>
            <w:color w:val="000000"/>
            <w:lang w:val="en-GB"/>
          </w:rPr>
          <w:delText>for</w:delText>
        </w:r>
        <w:r w:rsidR="00261D71" w:rsidDel="001E18F7">
          <w:rPr>
            <w:rFonts w:ascii="Times New Roman" w:hAnsi="Times New Roman" w:cs="Times New Roman"/>
            <w:color w:val="000000"/>
            <w:lang w:val="en-GB"/>
          </w:rPr>
          <w:delText xml:space="preserve"> </w:delText>
        </w:r>
        <w:r w:rsidR="00261D71" w:rsidRPr="00261D71" w:rsidDel="001E18F7">
          <w:rPr>
            <w:rFonts w:ascii="Times New Roman" w:hAnsi="Times New Roman" w:cs="Times New Roman"/>
            <w:color w:val="000000"/>
            <w:lang w:val="en-GB"/>
          </w:rPr>
          <w:delText>reducing sample autocorrelation</w:delText>
        </w:r>
        <w:r w:rsidR="00261D71" w:rsidDel="001E18F7">
          <w:rPr>
            <w:rFonts w:ascii="Times New Roman" w:hAnsi="Times New Roman" w:cs="Times New Roman"/>
            <w:color w:val="000000"/>
            <w:lang w:val="en-GB"/>
          </w:rPr>
          <w:delText>)</w:delText>
        </w:r>
        <w:r w:rsidR="00B66A32" w:rsidDel="001E18F7">
          <w:rPr>
            <w:rFonts w:ascii="Times New Roman" w:hAnsi="Times New Roman" w:cs="Times New Roman"/>
            <w:color w:val="000000"/>
            <w:lang w:val="en-GB"/>
          </w:rPr>
          <w:delText xml:space="preserve">, </w:delText>
        </w:r>
        <w:r w:rsidR="00B66A32" w:rsidRPr="00B66A32" w:rsidDel="001E18F7">
          <w:rPr>
            <w:rFonts w:ascii="Times New Roman" w:hAnsi="Times New Roman" w:cs="Times New Roman"/>
            <w:color w:val="000000"/>
            <w:lang w:val="en-GB"/>
          </w:rPr>
          <w:delText>each with a burn-in stage of 1</w:delText>
        </w:r>
        <w:r w:rsidR="000C20FE" w:rsidDel="001E18F7">
          <w:rPr>
            <w:rFonts w:ascii="Times New Roman" w:hAnsi="Times New Roman" w:cs="Times New Roman"/>
            <w:color w:val="000000"/>
            <w:lang w:val="en-GB"/>
          </w:rPr>
          <w:delText>0</w:delText>
        </w:r>
        <w:r w:rsidR="00B66A32" w:rsidRPr="00B66A32" w:rsidDel="001E18F7">
          <w:rPr>
            <w:rFonts w:ascii="Times New Roman" w:hAnsi="Times New Roman" w:cs="Times New Roman"/>
            <w:color w:val="000000"/>
            <w:lang w:val="en-GB"/>
          </w:rPr>
          <w:delText>,000 iterations</w:delText>
        </w:r>
        <w:r w:rsidR="00A61CD5" w:rsidDel="001E18F7">
          <w:rPr>
            <w:rFonts w:ascii="Times New Roman" w:hAnsi="Times New Roman" w:cs="Times New Roman"/>
            <w:color w:val="000000"/>
            <w:lang w:val="en-GB"/>
          </w:rPr>
          <w:delText>.</w:delText>
        </w:r>
        <w:r w:rsidR="00424497" w:rsidDel="001E18F7">
          <w:rPr>
            <w:rFonts w:ascii="Times New Roman" w:hAnsi="Times New Roman" w:cs="Times New Roman"/>
            <w:color w:val="000000"/>
            <w:lang w:val="en-GB"/>
          </w:rPr>
          <w:delText xml:space="preserve"> For </w:delText>
        </w:r>
        <w:r w:rsidR="00424497" w:rsidRPr="00424497" w:rsidDel="001E18F7">
          <w:rPr>
            <w:rFonts w:ascii="Times New Roman" w:hAnsi="Times New Roman" w:cs="Times New Roman"/>
            <w:color w:val="000000"/>
            <w:lang w:val="en-GB"/>
          </w:rPr>
          <w:delText>diagnostics</w:delText>
        </w:r>
        <w:r w:rsidR="00B80679" w:rsidRPr="00424497" w:rsidDel="001E18F7">
          <w:rPr>
            <w:rFonts w:ascii="Times New Roman" w:hAnsi="Times New Roman" w:cs="Times New Roman"/>
            <w:color w:val="000000"/>
            <w:lang w:val="en-GB"/>
          </w:rPr>
          <w:delText xml:space="preserve"> convergence</w:delText>
        </w:r>
        <w:r w:rsidR="001939A5" w:rsidDel="001E18F7">
          <w:rPr>
            <w:rFonts w:ascii="Times New Roman" w:hAnsi="Times New Roman" w:cs="Times New Roman"/>
            <w:color w:val="000000"/>
            <w:lang w:val="en-GB"/>
          </w:rPr>
          <w:delText>,</w:delText>
        </w:r>
        <w:r w:rsidR="00B80679" w:rsidRPr="00424497" w:rsidDel="001E18F7">
          <w:rPr>
            <w:rFonts w:ascii="Times New Roman" w:hAnsi="Times New Roman" w:cs="Times New Roman"/>
            <w:color w:val="000000"/>
            <w:lang w:val="en-GB"/>
          </w:rPr>
          <w:delText xml:space="preserve"> </w:delText>
        </w:r>
        <w:r w:rsidR="00424497" w:rsidRPr="00424497" w:rsidDel="001E18F7">
          <w:rPr>
            <w:rFonts w:ascii="Times New Roman" w:hAnsi="Times New Roman" w:cs="Times New Roman"/>
            <w:color w:val="000000"/>
            <w:lang w:val="en-GB"/>
          </w:rPr>
          <w:delText xml:space="preserve">the CODA package </w:delText>
        </w:r>
        <w:r w:rsidR="006316D5" w:rsidDel="001E18F7">
          <w:rPr>
            <w:rFonts w:ascii="Times New Roman" w:hAnsi="Times New Roman" w:cs="Times New Roman"/>
            <w:color w:val="000000"/>
            <w:lang w:val="en-GB"/>
          </w:rPr>
          <w:delText>[9</w:delText>
        </w:r>
        <w:r w:rsidR="0077236F" w:rsidDel="001E18F7">
          <w:rPr>
            <w:rFonts w:ascii="Times New Roman" w:hAnsi="Times New Roman" w:cs="Times New Roman"/>
            <w:color w:val="000000"/>
            <w:lang w:val="en-GB"/>
          </w:rPr>
          <w:delText>9,100</w:delText>
        </w:r>
        <w:r w:rsidR="006316D5" w:rsidDel="001E18F7">
          <w:rPr>
            <w:rFonts w:ascii="Times New Roman" w:hAnsi="Times New Roman" w:cs="Times New Roman"/>
            <w:color w:val="000000"/>
            <w:lang w:val="en-GB"/>
          </w:rPr>
          <w:delText>]</w:delText>
        </w:r>
        <w:r w:rsidR="002D3AE3" w:rsidDel="001E18F7">
          <w:rPr>
            <w:rFonts w:ascii="Times New Roman" w:hAnsi="Times New Roman" w:cs="Times New Roman"/>
            <w:color w:val="000000"/>
            <w:lang w:val="en-GB"/>
          </w:rPr>
          <w:delText xml:space="preserve"> </w:delText>
        </w:r>
        <w:r w:rsidR="00424497" w:rsidRPr="00424497" w:rsidDel="001E18F7">
          <w:rPr>
            <w:rFonts w:ascii="Times New Roman" w:hAnsi="Times New Roman" w:cs="Times New Roman"/>
            <w:color w:val="000000"/>
            <w:lang w:val="en-GB"/>
          </w:rPr>
          <w:delText>for R</w:delText>
        </w:r>
        <w:r w:rsidR="00424497" w:rsidDel="001E18F7">
          <w:rPr>
            <w:rFonts w:ascii="Times New Roman" w:hAnsi="Times New Roman" w:cs="Times New Roman"/>
            <w:color w:val="000000"/>
            <w:lang w:val="en-GB"/>
          </w:rPr>
          <w:delText xml:space="preserve"> was used</w:delText>
        </w:r>
        <w:r w:rsidR="002E74CD" w:rsidDel="001E18F7">
          <w:rPr>
            <w:rFonts w:ascii="Times New Roman" w:hAnsi="Times New Roman" w:cs="Times New Roman"/>
            <w:color w:val="000000"/>
            <w:lang w:val="en-GB"/>
          </w:rPr>
          <w:delText xml:space="preserve">, </w:delText>
        </w:r>
        <w:r w:rsidR="008A66C6" w:rsidDel="001E18F7">
          <w:rPr>
            <w:rFonts w:ascii="Times New Roman" w:hAnsi="Times New Roman" w:cs="Times New Roman"/>
            <w:color w:val="000000"/>
            <w:lang w:val="en-GB"/>
          </w:rPr>
          <w:delText xml:space="preserve">by </w:delText>
        </w:r>
        <w:r w:rsidR="00B80679" w:rsidRPr="00424497" w:rsidDel="001E18F7">
          <w:rPr>
            <w:rFonts w:ascii="Times New Roman" w:hAnsi="Times New Roman" w:cs="Times New Roman"/>
            <w:color w:val="000000"/>
            <w:lang w:val="en-GB"/>
          </w:rPr>
          <w:delText xml:space="preserve">adopting the Gelman-Rubin </w:delText>
        </w:r>
        <w:r w:rsidR="00B80679" w:rsidRPr="00424497" w:rsidDel="001E18F7">
          <w:rPr>
            <w:rFonts w:ascii="Times New Roman" w:hAnsi="Times New Roman" w:cs="Times New Roman"/>
            <w:lang w:val="en-GB"/>
          </w:rPr>
          <w:delText>diagnostic</w:delText>
        </w:r>
        <w:r w:rsidR="00B80679" w:rsidRPr="00424497" w:rsidDel="001E18F7">
          <w:rPr>
            <w:rFonts w:ascii="Times New Roman" w:hAnsi="Times New Roman" w:cs="Times New Roman"/>
            <w:color w:val="000000"/>
            <w:lang w:val="en-GB"/>
          </w:rPr>
          <w:delText xml:space="preserve"> (</w:delText>
        </w:r>
        <m:oMath>
          <m:acc>
            <m:accPr>
              <m:ctrlPr>
                <w:rPr>
                  <w:rFonts w:ascii="Cambria Math" w:hAnsi="Cambria Math" w:cs="Times New Roman"/>
                  <w:i/>
                  <w:lang w:val="en-GB"/>
                </w:rPr>
              </m:ctrlPr>
            </m:accPr>
            <m:e>
              <m:r>
                <w:rPr>
                  <w:rFonts w:ascii="Cambria Math" w:hAnsi="Cambria Math" w:cs="Times New Roman"/>
                  <w:lang w:val="en-GB"/>
                </w:rPr>
                <m:t>R</m:t>
              </m:r>
            </m:e>
          </m:acc>
          <m:r>
            <w:rPr>
              <w:rFonts w:ascii="Cambria Math" w:hAnsi="Cambria Math" w:cs="Times New Roman"/>
              <w:color w:val="000000"/>
              <w:lang w:val="en-GB"/>
            </w:rPr>
            <m:t>=</m:t>
          </m:r>
        </m:oMath>
        <w:r w:rsidR="00B80679" w:rsidRPr="00424497" w:rsidDel="001E18F7">
          <w:rPr>
            <w:rFonts w:ascii="Times New Roman" w:hAnsi="Times New Roman" w:cs="Times New Roman"/>
            <w:color w:val="000000"/>
            <w:lang w:val="en-GB"/>
          </w:rPr>
          <w:delText xml:space="preserve"> 1.05 for all variables)</w:delText>
        </w:r>
        <w:r w:rsidR="00D700B2" w:rsidDel="001E18F7">
          <w:rPr>
            <w:rFonts w:ascii="Times New Roman" w:hAnsi="Times New Roman" w:cs="Times New Roman"/>
            <w:color w:val="000000"/>
            <w:lang w:val="en-GB"/>
          </w:rPr>
          <w:delText xml:space="preserve"> </w:delText>
        </w:r>
        <w:r w:rsidR="00933914" w:rsidDel="001E18F7">
          <w:rPr>
            <w:rFonts w:ascii="Times New Roman" w:hAnsi="Times New Roman" w:cs="Times New Roman"/>
            <w:color w:val="000000"/>
            <w:lang w:val="en-GB"/>
          </w:rPr>
          <w:delText>[</w:delText>
        </w:r>
        <w:r w:rsidR="008C7BD0" w:rsidDel="001E18F7">
          <w:rPr>
            <w:rFonts w:ascii="Times New Roman" w:hAnsi="Times New Roman" w:cs="Times New Roman"/>
            <w:color w:val="000000"/>
            <w:lang w:val="en-GB"/>
          </w:rPr>
          <w:delText>101,102</w:delText>
        </w:r>
        <w:r w:rsidR="00933914" w:rsidDel="001E18F7">
          <w:rPr>
            <w:rFonts w:ascii="Times New Roman" w:hAnsi="Times New Roman" w:cs="Times New Roman"/>
            <w:color w:val="000000"/>
            <w:lang w:val="en-GB"/>
          </w:rPr>
          <w:delText>]</w:delText>
        </w:r>
        <w:r w:rsidR="00B80679" w:rsidRPr="00424497" w:rsidDel="001E18F7">
          <w:rPr>
            <w:rFonts w:ascii="Times New Roman" w:hAnsi="Times New Roman" w:cs="Times New Roman"/>
            <w:color w:val="000000"/>
            <w:lang w:val="en-GB"/>
          </w:rPr>
          <w:delText xml:space="preserve">. </w:delText>
        </w:r>
        <w:r w:rsidR="00260AF5" w:rsidDel="001E18F7">
          <w:rPr>
            <w:rFonts w:ascii="Times New Roman" w:hAnsi="Times New Roman" w:cs="Times New Roman"/>
            <w:color w:val="000000"/>
            <w:lang w:val="en-GB"/>
          </w:rPr>
          <w:delText xml:space="preserve">The </w:delText>
        </w:r>
        <w:r w:rsidR="00260AF5" w:rsidRPr="00424497" w:rsidDel="001E18F7">
          <w:rPr>
            <w:rFonts w:ascii="Times New Roman" w:hAnsi="Times New Roman" w:cs="Times New Roman"/>
            <w:color w:val="000000"/>
            <w:lang w:val="en-GB"/>
          </w:rPr>
          <w:delText>autocorrelation plot for key parameters</w:delText>
        </w:r>
        <w:r w:rsidR="00260AF5" w:rsidDel="001E18F7">
          <w:rPr>
            <w:rFonts w:ascii="Times New Roman" w:hAnsi="Times New Roman" w:cs="Times New Roman"/>
            <w:color w:val="000000"/>
            <w:lang w:val="en-GB"/>
          </w:rPr>
          <w:delText xml:space="preserve"> wa</w:delText>
        </w:r>
        <w:r w:rsidR="00216F3E" w:rsidDel="001E18F7">
          <w:rPr>
            <w:rFonts w:ascii="Times New Roman" w:hAnsi="Times New Roman" w:cs="Times New Roman"/>
            <w:color w:val="000000"/>
            <w:lang w:val="en-GB"/>
          </w:rPr>
          <w:delText xml:space="preserve">s obtained and </w:delText>
        </w:r>
        <w:r w:rsidR="0081362C" w:rsidDel="001E18F7">
          <w:rPr>
            <w:rFonts w:ascii="Times New Roman" w:hAnsi="Times New Roman" w:cs="Times New Roman"/>
            <w:color w:val="000000"/>
            <w:lang w:val="en-GB"/>
          </w:rPr>
          <w:delText xml:space="preserve">the </w:delText>
        </w:r>
        <w:r w:rsidR="00B80679" w:rsidRPr="00424497" w:rsidDel="001E18F7">
          <w:rPr>
            <w:rFonts w:ascii="Times New Roman" w:hAnsi="Times New Roman" w:cs="Times New Roman"/>
            <w:lang w:val="en-GB"/>
          </w:rPr>
          <w:delText>Bayesian credib</w:delText>
        </w:r>
        <w:r w:rsidR="008C1DF8" w:rsidDel="001E18F7">
          <w:rPr>
            <w:rFonts w:ascii="Times New Roman" w:hAnsi="Times New Roman" w:cs="Times New Roman"/>
            <w:lang w:val="en-GB"/>
          </w:rPr>
          <w:delText>le</w:delText>
        </w:r>
        <w:r w:rsidR="00B80679" w:rsidRPr="00424497" w:rsidDel="001E18F7">
          <w:rPr>
            <w:rFonts w:ascii="Times New Roman" w:hAnsi="Times New Roman" w:cs="Times New Roman"/>
            <w:lang w:val="en-GB"/>
          </w:rPr>
          <w:delText xml:space="preserve"> intervals </w:delText>
        </w:r>
        <w:r w:rsidR="00336A68" w:rsidDel="001E18F7">
          <w:rPr>
            <w:rFonts w:ascii="Times New Roman" w:hAnsi="Times New Roman" w:cs="Times New Roman"/>
            <w:lang w:val="en-GB"/>
          </w:rPr>
          <w:delText xml:space="preserve">(CI) </w:delText>
        </w:r>
        <w:r w:rsidR="00B80679" w:rsidRPr="00424497" w:rsidDel="001E18F7">
          <w:rPr>
            <w:rFonts w:ascii="Times New Roman" w:hAnsi="Times New Roman" w:cs="Times New Roman"/>
            <w:lang w:val="en-GB"/>
          </w:rPr>
          <w:delText>for all parameters were estimated by calculating the 2.5</w:delText>
        </w:r>
        <w:r w:rsidR="00B80679" w:rsidRPr="00424497" w:rsidDel="001E18F7">
          <w:rPr>
            <w:rFonts w:ascii="Times New Roman" w:hAnsi="Times New Roman" w:cs="Times New Roman"/>
            <w:vertAlign w:val="superscript"/>
            <w:lang w:val="en-GB"/>
          </w:rPr>
          <w:delText>th</w:delText>
        </w:r>
        <w:r w:rsidR="00B80679" w:rsidRPr="00424497" w:rsidDel="001E18F7">
          <w:rPr>
            <w:rFonts w:ascii="Times New Roman" w:hAnsi="Times New Roman" w:cs="Times New Roman"/>
            <w:lang w:val="en-GB"/>
          </w:rPr>
          <w:delText xml:space="preserve"> and 97.5</w:delText>
        </w:r>
        <w:r w:rsidR="00B80679" w:rsidRPr="00424497" w:rsidDel="001E18F7">
          <w:rPr>
            <w:rFonts w:ascii="Times New Roman" w:hAnsi="Times New Roman" w:cs="Times New Roman"/>
            <w:vertAlign w:val="superscript"/>
            <w:lang w:val="en-GB"/>
          </w:rPr>
          <w:delText>th</w:delText>
        </w:r>
        <w:r w:rsidR="00B80679" w:rsidRPr="00424497" w:rsidDel="001E18F7">
          <w:rPr>
            <w:rFonts w:ascii="Times New Roman" w:hAnsi="Times New Roman" w:cs="Times New Roman"/>
            <w:lang w:val="en-GB"/>
          </w:rPr>
          <w:delText xml:space="preserve"> percentiles of the posterior distributions generated in WinBUGS.</w:delText>
        </w:r>
      </w:del>
    </w:p>
    <w:p w14:paraId="1757F935" w14:textId="394163D8" w:rsidR="002C5667" w:rsidRPr="00424497" w:rsidRDefault="009226CF" w:rsidP="00F769C0">
      <w:pPr>
        <w:autoSpaceDE w:val="0"/>
        <w:autoSpaceDN w:val="0"/>
        <w:adjustRightInd w:val="0"/>
        <w:spacing w:after="0" w:line="360" w:lineRule="auto"/>
        <w:ind w:firstLine="284"/>
        <w:rPr>
          <w:rFonts w:ascii="Times New Roman" w:hAnsi="Times New Roman" w:cs="Times New Roman"/>
          <w:color w:val="000000"/>
          <w:lang w:val="en-GB"/>
        </w:rPr>
      </w:pPr>
      <w:r w:rsidRPr="009226CF">
        <w:rPr>
          <w:rFonts w:ascii="Times New Roman" w:hAnsi="Times New Roman" w:cs="Times New Roman"/>
          <w:lang w:val="en-GB"/>
        </w:rPr>
        <w:t xml:space="preserve">A useful diagnostic from a Bayesian numerical integration is the so-called </w:t>
      </w:r>
      <w:r w:rsidRPr="00AF06E3">
        <w:rPr>
          <w:rFonts w:ascii="Times New Roman" w:hAnsi="Times New Roman" w:cs="Times New Roman"/>
          <w:i/>
          <w:iCs/>
          <w:lang w:val="en-GB"/>
        </w:rPr>
        <w:t>post-model-pre-data</w:t>
      </w:r>
      <w:r w:rsidRPr="009226CF">
        <w:rPr>
          <w:rFonts w:ascii="Times New Roman" w:hAnsi="Times New Roman" w:cs="Times New Roman"/>
          <w:lang w:val="en-GB"/>
        </w:rPr>
        <w:t xml:space="preserve"> distribution. The</w:t>
      </w:r>
      <w:r w:rsidR="0007238D">
        <w:rPr>
          <w:rFonts w:ascii="Times New Roman" w:hAnsi="Times New Roman" w:cs="Times New Roman"/>
          <w:lang w:val="en-GB"/>
        </w:rPr>
        <w:t>se</w:t>
      </w:r>
      <w:r w:rsidRPr="009226CF">
        <w:rPr>
          <w:rFonts w:ascii="Times New Roman" w:hAnsi="Times New Roman" w:cs="Times New Roman"/>
          <w:lang w:val="en-GB"/>
        </w:rPr>
        <w:t xml:space="preserve"> distributions </w:t>
      </w:r>
      <w:r w:rsidR="0007238D">
        <w:rPr>
          <w:rFonts w:ascii="Times New Roman" w:hAnsi="Times New Roman" w:cs="Times New Roman"/>
          <w:lang w:val="en-GB"/>
        </w:rPr>
        <w:t xml:space="preserve">reveal </w:t>
      </w:r>
      <w:r w:rsidRPr="009226CF">
        <w:rPr>
          <w:rFonts w:ascii="Times New Roman" w:hAnsi="Times New Roman" w:cs="Times New Roman"/>
          <w:lang w:val="en-GB"/>
        </w:rPr>
        <w:t xml:space="preserve">how the priors interact with a model given the catch data but before the model is fitted to an abundance index. This </w:t>
      </w:r>
      <w:r w:rsidR="00837A03">
        <w:rPr>
          <w:rFonts w:ascii="Times New Roman" w:hAnsi="Times New Roman" w:cs="Times New Roman"/>
          <w:lang w:val="en-GB"/>
        </w:rPr>
        <w:t xml:space="preserve">approach enables </w:t>
      </w:r>
      <w:r w:rsidRPr="009226CF">
        <w:rPr>
          <w:rFonts w:ascii="Times New Roman" w:hAnsi="Times New Roman" w:cs="Times New Roman"/>
          <w:lang w:val="en-GB"/>
        </w:rPr>
        <w:t xml:space="preserve">evaluation of the extent to which fitting the model to abundance index data updates the distributions determined by the interaction of the priors and inputted catch records within the model formulation. The post-model-pre-data distribution </w:t>
      </w:r>
      <w:del w:id="416" w:author="PuntLab" w:date="2021-05-22T13:05:00Z">
        <w:r w:rsidRPr="009226CF" w:rsidDel="00FE669F">
          <w:rPr>
            <w:rFonts w:ascii="Times New Roman" w:hAnsi="Times New Roman" w:cs="Times New Roman"/>
            <w:lang w:val="en-GB"/>
          </w:rPr>
          <w:delText xml:space="preserve">was estimated in the final time-step and </w:delText>
        </w:r>
      </w:del>
      <w:r w:rsidR="00240209">
        <w:rPr>
          <w:rFonts w:ascii="Times New Roman" w:hAnsi="Times New Roman" w:cs="Times New Roman"/>
          <w:lang w:val="en-GB"/>
        </w:rPr>
        <w:t xml:space="preserve">was </w:t>
      </w:r>
      <w:del w:id="417" w:author="PuntLab" w:date="2021-05-22T13:05:00Z">
        <w:r w:rsidRPr="009226CF" w:rsidDel="00FE669F">
          <w:rPr>
            <w:rFonts w:ascii="Times New Roman" w:hAnsi="Times New Roman" w:cs="Times New Roman"/>
            <w:lang w:val="en-GB"/>
          </w:rPr>
          <w:delText xml:space="preserve">later </w:delText>
        </w:r>
      </w:del>
      <w:r w:rsidRPr="009226CF">
        <w:rPr>
          <w:rFonts w:ascii="Times New Roman" w:hAnsi="Times New Roman" w:cs="Times New Roman"/>
          <w:lang w:val="en-GB"/>
        </w:rPr>
        <w:t xml:space="preserve">compared </w:t>
      </w:r>
      <w:del w:id="418" w:author="PuntLab" w:date="2021-05-22T13:05:00Z">
        <w:r w:rsidRPr="009226CF" w:rsidDel="00FE669F">
          <w:rPr>
            <w:rFonts w:ascii="Times New Roman" w:hAnsi="Times New Roman" w:cs="Times New Roman"/>
            <w:lang w:val="en-GB"/>
          </w:rPr>
          <w:delText xml:space="preserve">it </w:delText>
        </w:r>
      </w:del>
      <w:r w:rsidRPr="009226CF">
        <w:rPr>
          <w:rFonts w:ascii="Times New Roman" w:hAnsi="Times New Roman" w:cs="Times New Roman"/>
          <w:lang w:val="en-GB"/>
        </w:rPr>
        <w:t xml:space="preserve">to the posterior distribution to </w:t>
      </w:r>
      <w:r w:rsidR="00240209">
        <w:rPr>
          <w:rFonts w:ascii="Times New Roman" w:hAnsi="Times New Roman" w:cs="Times New Roman"/>
          <w:lang w:val="en-GB"/>
        </w:rPr>
        <w:t xml:space="preserve">indicate </w:t>
      </w:r>
      <w:r w:rsidRPr="009226CF">
        <w:rPr>
          <w:rFonts w:ascii="Times New Roman" w:hAnsi="Times New Roman" w:cs="Times New Roman"/>
          <w:lang w:val="en-GB"/>
        </w:rPr>
        <w:t>the extent of posterior updating on each parameter.</w:t>
      </w:r>
    </w:p>
    <w:p w14:paraId="39B9E970" w14:textId="2C3D44D5" w:rsidR="00C6170A" w:rsidRDefault="00C6170A" w:rsidP="00F769C0">
      <w:pPr>
        <w:spacing w:after="0" w:line="360" w:lineRule="auto"/>
        <w:rPr>
          <w:rFonts w:ascii="Times New Roman" w:hAnsi="Times New Roman" w:cs="Times New Roman"/>
          <w:lang w:val="en-GB"/>
        </w:rPr>
      </w:pPr>
    </w:p>
    <w:p w14:paraId="45865C5F" w14:textId="1C9696BA" w:rsidR="00C6170A" w:rsidRPr="000D14FA" w:rsidRDefault="00C6170A" w:rsidP="00F769C0">
      <w:pPr>
        <w:spacing w:after="0" w:line="360" w:lineRule="auto"/>
        <w:rPr>
          <w:rFonts w:ascii="Times New Roman" w:hAnsi="Times New Roman" w:cs="Times New Roman"/>
          <w:i/>
          <w:iCs/>
          <w:color w:val="000000"/>
          <w:lang w:val="en-GB"/>
        </w:rPr>
      </w:pPr>
      <w:r w:rsidRPr="000D14FA">
        <w:rPr>
          <w:rFonts w:ascii="Times New Roman" w:hAnsi="Times New Roman" w:cs="Times New Roman"/>
          <w:i/>
          <w:iCs/>
          <w:color w:val="000000"/>
          <w:lang w:val="en-GB"/>
        </w:rPr>
        <w:t>Sensitivity analysis</w:t>
      </w:r>
    </w:p>
    <w:p w14:paraId="393550BB" w14:textId="5082F2AC" w:rsidR="0081292A" w:rsidDel="000B4D72" w:rsidRDefault="007D36E3" w:rsidP="000B4D72">
      <w:pPr>
        <w:autoSpaceDE w:val="0"/>
        <w:autoSpaceDN w:val="0"/>
        <w:adjustRightInd w:val="0"/>
        <w:spacing w:after="0" w:line="360" w:lineRule="auto"/>
        <w:ind w:firstLine="284"/>
        <w:rPr>
          <w:del w:id="419" w:author="PuntLab" w:date="2021-05-22T13:11:00Z"/>
          <w:rFonts w:ascii="Times New Roman" w:hAnsi="Times New Roman" w:cs="Times New Roman"/>
          <w:lang w:val="en-GB"/>
        </w:rPr>
        <w:pPrChange w:id="420" w:author="PuntLab" w:date="2021-05-22T13:11:00Z">
          <w:pPr>
            <w:autoSpaceDE w:val="0"/>
            <w:autoSpaceDN w:val="0"/>
            <w:adjustRightInd w:val="0"/>
            <w:spacing w:after="0" w:line="360" w:lineRule="auto"/>
            <w:ind w:firstLine="284"/>
          </w:pPr>
        </w:pPrChange>
      </w:pPr>
      <w:r w:rsidRPr="00FE40C6">
        <w:rPr>
          <w:rFonts w:ascii="Times New Roman" w:hAnsi="Times New Roman" w:cs="Times New Roman"/>
          <w:lang w:val="en-GB"/>
        </w:rPr>
        <w:lastRenderedPageBreak/>
        <w:t xml:space="preserve">Model sensitivity to </w:t>
      </w:r>
      <w:r w:rsidR="002D4DF9">
        <w:rPr>
          <w:rFonts w:ascii="Times New Roman" w:hAnsi="Times New Roman" w:cs="Times New Roman"/>
          <w:lang w:val="en-GB"/>
        </w:rPr>
        <w:t xml:space="preserve">the </w:t>
      </w:r>
      <w:r w:rsidRPr="00FE40C6">
        <w:rPr>
          <w:rFonts w:ascii="Times New Roman" w:hAnsi="Times New Roman" w:cs="Times New Roman"/>
          <w:lang w:val="en-GB"/>
        </w:rPr>
        <w:t>prior</w:t>
      </w:r>
      <w:r w:rsidR="00FE40C6" w:rsidRPr="00FE40C6">
        <w:rPr>
          <w:rFonts w:ascii="Times New Roman" w:hAnsi="Times New Roman" w:cs="Times New Roman"/>
          <w:lang w:val="en-GB"/>
        </w:rPr>
        <w:t xml:space="preserve"> </w:t>
      </w:r>
      <w:r w:rsidR="004A1F11" w:rsidRPr="007F434E">
        <w:rPr>
          <w:rFonts w:ascii="Times New Roman" w:hAnsi="Times New Roman" w:cs="Times New Roman"/>
          <w:color w:val="000000"/>
          <w:lang w:val="en-GB"/>
        </w:rPr>
        <w:t>probability specifications</w:t>
      </w:r>
      <w:r w:rsidR="004A1F11">
        <w:rPr>
          <w:rFonts w:ascii="Times New Roman" w:hAnsi="Times New Roman" w:cs="Times New Roman"/>
          <w:lang w:val="en-GB"/>
        </w:rPr>
        <w:t xml:space="preserve"> </w:t>
      </w:r>
      <w:r w:rsidR="00E13C50">
        <w:rPr>
          <w:rFonts w:ascii="Times New Roman" w:hAnsi="Times New Roman" w:cs="Times New Roman"/>
          <w:lang w:val="en-GB"/>
        </w:rPr>
        <w:t xml:space="preserve">and </w:t>
      </w:r>
      <w:r w:rsidR="0068054D">
        <w:rPr>
          <w:rFonts w:ascii="Times New Roman" w:hAnsi="Times New Roman" w:cs="Times New Roman"/>
          <w:lang w:val="en-GB"/>
        </w:rPr>
        <w:t xml:space="preserve">the </w:t>
      </w:r>
      <w:r w:rsidR="00E13C50" w:rsidRPr="00E13C50">
        <w:rPr>
          <w:rFonts w:ascii="Times New Roman" w:hAnsi="Times New Roman" w:cs="Times New Roman"/>
          <w:lang w:val="en-GB"/>
        </w:rPr>
        <w:t xml:space="preserve">input data </w:t>
      </w:r>
      <w:r w:rsidRPr="00FE40C6">
        <w:rPr>
          <w:rFonts w:ascii="Times New Roman" w:hAnsi="Times New Roman" w:cs="Times New Roman"/>
          <w:lang w:val="en-GB"/>
        </w:rPr>
        <w:t xml:space="preserve">was evaluated by </w:t>
      </w:r>
      <w:r w:rsidR="00900FC4">
        <w:rPr>
          <w:rFonts w:ascii="Times New Roman" w:hAnsi="Times New Roman" w:cs="Times New Roman"/>
          <w:lang w:val="en-GB"/>
        </w:rPr>
        <w:t xml:space="preserve">exploring </w:t>
      </w:r>
      <w:del w:id="421" w:author="PuntLab" w:date="2021-05-22T13:06:00Z">
        <w:r w:rsidR="00BF5282" w:rsidDel="0098776B">
          <w:rPr>
            <w:rFonts w:ascii="Times New Roman" w:hAnsi="Times New Roman" w:cs="Times New Roman"/>
            <w:lang w:val="en-GB"/>
          </w:rPr>
          <w:delText>nine</w:delText>
        </w:r>
        <w:r w:rsidR="003C592B" w:rsidDel="0098776B">
          <w:rPr>
            <w:rFonts w:ascii="Times New Roman" w:hAnsi="Times New Roman" w:cs="Times New Roman"/>
            <w:lang w:val="en-GB"/>
          </w:rPr>
          <w:delText xml:space="preserve"> </w:delText>
        </w:r>
      </w:del>
      <w:ins w:id="422" w:author="PuntLab" w:date="2021-05-22T13:06:00Z">
        <w:r w:rsidR="0098776B">
          <w:rPr>
            <w:rFonts w:ascii="Times New Roman" w:hAnsi="Times New Roman" w:cs="Times New Roman"/>
            <w:lang w:val="en-GB"/>
          </w:rPr>
          <w:t>eight</w:t>
        </w:r>
        <w:r w:rsidR="0098776B">
          <w:rPr>
            <w:rFonts w:ascii="Times New Roman" w:hAnsi="Times New Roman" w:cs="Times New Roman"/>
            <w:lang w:val="en-GB"/>
          </w:rPr>
          <w:t xml:space="preserve"> </w:t>
        </w:r>
      </w:ins>
      <w:r w:rsidR="00900FC4">
        <w:rPr>
          <w:rFonts w:ascii="Times New Roman" w:hAnsi="Times New Roman" w:cs="Times New Roman"/>
          <w:lang w:val="en-GB"/>
        </w:rPr>
        <w:t>a</w:t>
      </w:r>
      <w:r w:rsidR="00900FC4" w:rsidRPr="00900FC4">
        <w:rPr>
          <w:rFonts w:ascii="Times New Roman" w:hAnsi="Times New Roman" w:cs="Times New Roman"/>
          <w:lang w:val="en-GB"/>
        </w:rPr>
        <w:t>lternative models</w:t>
      </w:r>
      <w:r w:rsidR="00992803">
        <w:rPr>
          <w:rFonts w:ascii="Times New Roman" w:hAnsi="Times New Roman" w:cs="Times New Roman"/>
          <w:lang w:val="en-GB"/>
        </w:rPr>
        <w:t xml:space="preserve"> </w:t>
      </w:r>
      <w:r w:rsidR="00992803" w:rsidRPr="00992803">
        <w:rPr>
          <w:rFonts w:ascii="Times New Roman" w:hAnsi="Times New Roman" w:cs="Times New Roman"/>
          <w:lang w:val="en-GB"/>
        </w:rPr>
        <w:t xml:space="preserve">to the </w:t>
      </w:r>
      <w:r w:rsidR="00215360">
        <w:rPr>
          <w:rFonts w:ascii="Times New Roman" w:hAnsi="Times New Roman" w:cs="Times New Roman"/>
          <w:lang w:val="en-GB"/>
        </w:rPr>
        <w:t>B</w:t>
      </w:r>
      <w:r w:rsidR="00001321">
        <w:rPr>
          <w:rFonts w:ascii="Times New Roman" w:hAnsi="Times New Roman" w:cs="Times New Roman"/>
          <w:lang w:val="en-GB"/>
        </w:rPr>
        <w:t>ase Case</w:t>
      </w:r>
      <w:r w:rsidR="008C6799">
        <w:rPr>
          <w:rFonts w:ascii="Times New Roman" w:hAnsi="Times New Roman" w:cs="Times New Roman"/>
          <w:lang w:val="en-GB"/>
        </w:rPr>
        <w:t xml:space="preserve"> </w:t>
      </w:r>
      <w:r w:rsidR="008F0E60">
        <w:rPr>
          <w:rFonts w:ascii="Times New Roman" w:hAnsi="Times New Roman" w:cs="Times New Roman"/>
          <w:lang w:val="en-GB"/>
        </w:rPr>
        <w:t>s</w:t>
      </w:r>
      <w:r w:rsidR="008C6799">
        <w:rPr>
          <w:rFonts w:ascii="Times New Roman" w:hAnsi="Times New Roman" w:cs="Times New Roman"/>
          <w:lang w:val="en-GB"/>
        </w:rPr>
        <w:t>cenario</w:t>
      </w:r>
      <w:r w:rsidR="00D6272A">
        <w:rPr>
          <w:rFonts w:ascii="Times New Roman" w:hAnsi="Times New Roman" w:cs="Times New Roman"/>
          <w:lang w:val="en-GB"/>
        </w:rPr>
        <w:t>.</w:t>
      </w:r>
      <w:r w:rsidR="00E56B5C">
        <w:rPr>
          <w:rFonts w:ascii="Times New Roman" w:hAnsi="Times New Roman" w:cs="Times New Roman"/>
          <w:lang w:val="en-GB"/>
        </w:rPr>
        <w:t xml:space="preserve"> </w:t>
      </w:r>
      <w:r w:rsidR="00CB3471">
        <w:rPr>
          <w:rFonts w:ascii="Times New Roman" w:hAnsi="Times New Roman" w:cs="Times New Roman"/>
          <w:lang w:val="en-GB"/>
        </w:rPr>
        <w:t>`</w:t>
      </w:r>
      <w:r w:rsidR="00404303">
        <w:rPr>
          <w:rFonts w:ascii="Times New Roman" w:hAnsi="Times New Roman" w:cs="Times New Roman"/>
          <w:lang w:val="en-GB"/>
        </w:rPr>
        <w:t>M</w:t>
      </w:r>
      <w:r w:rsidR="00404303" w:rsidRPr="00404303">
        <w:rPr>
          <w:rFonts w:ascii="Times New Roman" w:hAnsi="Times New Roman" w:cs="Times New Roman"/>
          <w:lang w:val="en-GB"/>
        </w:rPr>
        <w:t>odel assumption</w:t>
      </w:r>
      <w:r w:rsidR="00CB3471">
        <w:rPr>
          <w:rFonts w:ascii="Times New Roman" w:hAnsi="Times New Roman" w:cs="Times New Roman"/>
          <w:lang w:val="en-GB"/>
        </w:rPr>
        <w:t>`</w:t>
      </w:r>
      <w:r w:rsidR="00404303" w:rsidRPr="00404303">
        <w:rPr>
          <w:rFonts w:ascii="Times New Roman" w:hAnsi="Times New Roman" w:cs="Times New Roman"/>
          <w:lang w:val="en-GB"/>
        </w:rPr>
        <w:t xml:space="preserve"> scenarios</w:t>
      </w:r>
      <w:r w:rsidR="00C91610">
        <w:rPr>
          <w:rFonts w:ascii="Times New Roman" w:hAnsi="Times New Roman" w:cs="Times New Roman"/>
          <w:lang w:val="en-GB"/>
        </w:rPr>
        <w:t xml:space="preserve"> a</w:t>
      </w:r>
      <w:r w:rsidR="00504B84">
        <w:rPr>
          <w:rFonts w:ascii="Times New Roman" w:hAnsi="Times New Roman" w:cs="Times New Roman"/>
          <w:lang w:val="en-GB"/>
        </w:rPr>
        <w:t>ssessed variation in the model output</w:t>
      </w:r>
      <w:r w:rsidR="001228B4">
        <w:rPr>
          <w:rFonts w:ascii="Times New Roman" w:hAnsi="Times New Roman" w:cs="Times New Roman"/>
          <w:lang w:val="en-GB"/>
        </w:rPr>
        <w:t>s</w:t>
      </w:r>
      <w:r w:rsidR="00622194">
        <w:rPr>
          <w:rFonts w:ascii="Times New Roman" w:hAnsi="Times New Roman" w:cs="Times New Roman"/>
          <w:lang w:val="en-GB"/>
        </w:rPr>
        <w:t xml:space="preserve"> </w:t>
      </w:r>
      <w:r w:rsidR="00504B84">
        <w:rPr>
          <w:rFonts w:ascii="Times New Roman" w:hAnsi="Times New Roman" w:cs="Times New Roman"/>
          <w:lang w:val="en-GB"/>
        </w:rPr>
        <w:t>when different prior distribution</w:t>
      </w:r>
      <w:r w:rsidR="00743806">
        <w:rPr>
          <w:rFonts w:ascii="Times New Roman" w:hAnsi="Times New Roman" w:cs="Times New Roman"/>
          <w:lang w:val="en-GB"/>
        </w:rPr>
        <w:t>s were specified for</w:t>
      </w:r>
      <w:r w:rsidR="002B7393">
        <w:rPr>
          <w:rFonts w:ascii="Times New Roman" w:hAnsi="Times New Roman" w:cs="Times New Roman"/>
          <w:lang w:val="en-GB"/>
        </w:rPr>
        <w:t xml:space="preserve">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A1472B">
        <w:rPr>
          <w:rFonts w:ascii="Times New Roman" w:hAnsi="Times New Roman" w:cs="Times New Roman"/>
          <w:lang w:val="en-GB"/>
        </w:rPr>
        <w:t xml:space="preserve">, </w:t>
      </w:r>
      <m:oMath>
        <m:sSup>
          <m:sSupPr>
            <m:ctrlPr>
              <w:rPr>
                <w:rFonts w:ascii="Cambria Math" w:eastAsiaTheme="minorEastAsia" w:hAnsi="Cambria Math" w:cs="Times New Roman"/>
                <w:i/>
                <w:color w:val="000000"/>
                <w:lang w:val="en-GB"/>
              </w:rPr>
            </m:ctrlPr>
          </m:sSupPr>
          <m:e>
            <m:r>
              <w:rPr>
                <w:rFonts w:ascii="Cambria Math" w:eastAsiaTheme="minorEastAsia" w:hAnsi="Cambria Math" w:cs="Times New Roman"/>
                <w:color w:val="000000"/>
                <w:lang w:val="en-GB"/>
              </w:rPr>
              <m:t>σ</m:t>
            </m:r>
          </m:e>
          <m:sup>
            <m:r>
              <w:rPr>
                <w:rFonts w:ascii="Cambria Math" w:eastAsiaTheme="minorEastAsia" w:hAnsi="Cambria Math" w:cs="Times New Roman"/>
                <w:color w:val="000000"/>
                <w:lang w:val="en-GB"/>
              </w:rPr>
              <m:t>2</m:t>
            </m:r>
          </m:sup>
        </m:sSup>
      </m:oMath>
      <w:del w:id="423" w:author="PuntLab" w:date="2021-05-22T13:06:00Z">
        <w:r w:rsidR="00A1472B" w:rsidDel="00246A3E">
          <w:rPr>
            <w:rFonts w:ascii="Times New Roman" w:eastAsiaTheme="minorEastAsia" w:hAnsi="Times New Roman" w:cs="Times New Roman"/>
            <w:color w:val="000000"/>
            <w:lang w:val="en-GB"/>
          </w:rPr>
          <w:delText xml:space="preserve">, </w:delText>
        </w:r>
        <m:oMath>
          <m:sSup>
            <m:sSupPr>
              <m:ctrlPr>
                <w:rPr>
                  <w:rFonts w:ascii="Cambria Math" w:eastAsiaTheme="minorEastAsia" w:hAnsi="Cambria Math" w:cs="Times New Roman"/>
                  <w:i/>
                  <w:color w:val="000000"/>
                  <w:lang w:val="en-GB"/>
                </w:rPr>
              </m:ctrlPr>
            </m:sSupPr>
            <m:e>
              <m:r>
                <w:rPr>
                  <w:rFonts w:ascii="Cambria Math" w:eastAsiaTheme="minorEastAsia" w:hAnsi="Cambria Math" w:cs="Times New Roman"/>
                  <w:color w:val="000000"/>
                  <w:lang w:val="en-GB"/>
                </w:rPr>
                <m:t>τ</m:t>
              </m:r>
            </m:e>
            <m:sup>
              <m:r>
                <w:rPr>
                  <w:rFonts w:ascii="Cambria Math" w:eastAsiaTheme="minorEastAsia" w:hAnsi="Cambria Math" w:cs="Times New Roman"/>
                  <w:color w:val="000000"/>
                  <w:lang w:val="en-GB"/>
                </w:rPr>
                <m:t>2</m:t>
              </m:r>
            </m:sup>
          </m:sSup>
        </m:oMath>
      </w:del>
      <w:r w:rsidR="000F54B9">
        <w:rPr>
          <w:rFonts w:ascii="Times New Roman" w:eastAsiaTheme="minorEastAsia" w:hAnsi="Times New Roman" w:cs="Times New Roman"/>
          <w:color w:val="000000"/>
          <w:lang w:val="en-GB"/>
        </w:rPr>
        <w:t xml:space="preserve">, and </w:t>
      </w:r>
      <m:oMath>
        <m:sSub>
          <m:sSubPr>
            <m:ctrlPr>
              <w:ins w:id="424" w:author="PuntLab" w:date="2021-05-22T13:08:00Z">
                <w:rPr>
                  <w:rFonts w:ascii="Cambria Math" w:eastAsiaTheme="minorEastAsia" w:hAnsi="Cambria Math" w:cs="Times New Roman"/>
                  <w:i/>
                  <w:lang w:val="en-GB"/>
                </w:rPr>
              </w:ins>
            </m:ctrlPr>
          </m:sSubPr>
          <m:e>
            <m:r>
              <w:ins w:id="425" w:author="PuntLab" w:date="2021-05-22T13:08:00Z">
                <w:rPr>
                  <w:rFonts w:ascii="Cambria Math" w:eastAsiaTheme="minorEastAsia" w:hAnsi="Cambria Math" w:cs="Times New Roman"/>
                  <w:lang w:val="en-GB"/>
                </w:rPr>
                <m:t>N</m:t>
              </w:ins>
            </m:r>
          </m:e>
          <m:sub>
            <m:r>
              <w:ins w:id="426" w:author="PuntLab" w:date="2021-05-22T13:08:00Z">
                <w:rPr>
                  <w:rFonts w:ascii="Cambria Math" w:eastAsiaTheme="minorEastAsia" w:hAnsi="Cambria Math" w:cs="Times New Roman"/>
                  <w:lang w:val="en-GB"/>
                </w:rPr>
                <m:t>recent</m:t>
              </w:ins>
            </m:r>
          </m:sub>
        </m:sSub>
        <m:r>
          <w:del w:id="427" w:author="PuntLab" w:date="2021-05-22T13:06:00Z">
            <w:rPr>
              <w:rFonts w:ascii="Cambria Math" w:eastAsiaTheme="minorEastAsia" w:hAnsi="Cambria Math" w:cs="Times New Roman"/>
              <w:color w:val="000000"/>
              <w:lang w:val="en-GB"/>
            </w:rPr>
            <m:t>z</m:t>
          </w:del>
        </m:r>
      </m:oMath>
      <w:r w:rsidR="000F54B9">
        <w:rPr>
          <w:rFonts w:ascii="Times New Roman" w:eastAsiaTheme="minorEastAsia" w:hAnsi="Times New Roman" w:cs="Times New Roman"/>
          <w:color w:val="000000"/>
          <w:lang w:val="en-GB"/>
        </w:rPr>
        <w:t>.</w:t>
      </w:r>
      <w:r w:rsidR="009527C6">
        <w:rPr>
          <w:rFonts w:ascii="Times New Roman" w:eastAsiaTheme="minorEastAsia" w:hAnsi="Times New Roman" w:cs="Times New Roman"/>
          <w:color w:val="000000"/>
          <w:lang w:val="en-GB"/>
        </w:rPr>
        <w:t xml:space="preserve"> </w:t>
      </w:r>
      <w:r w:rsidR="00B95E9C" w:rsidRPr="00AD1A9F">
        <w:rPr>
          <w:rFonts w:ascii="Times New Roman" w:hAnsi="Times New Roman" w:cs="Times New Roman"/>
          <w:lang w:val="en-GB"/>
        </w:rPr>
        <w:t xml:space="preserve">Scenario </w:t>
      </w:r>
      <w:proofErr w:type="spellStart"/>
      <w:r w:rsidR="00B95E9C" w:rsidRPr="00AD1A9F">
        <w:rPr>
          <w:rFonts w:ascii="Times New Roman" w:hAnsi="Times New Roman" w:cs="Times New Roman"/>
          <w:lang w:val="en-GB"/>
        </w:rPr>
        <w:t>S</w:t>
      </w:r>
      <w:r w:rsidR="00CA5CCB" w:rsidRPr="00AD1A9F">
        <w:rPr>
          <w:rFonts w:ascii="Times New Roman" w:hAnsi="Times New Roman" w:cs="Times New Roman"/>
          <w:lang w:val="en-GB"/>
        </w:rPr>
        <w:t>c</w:t>
      </w:r>
      <w:r w:rsidR="00B95E9C" w:rsidRPr="00AD1A9F">
        <w:rPr>
          <w:rFonts w:ascii="Times New Roman" w:hAnsi="Times New Roman" w:cs="Times New Roman"/>
          <w:lang w:val="en-GB"/>
        </w:rPr>
        <w:t>en</w:t>
      </w:r>
      <w:proofErr w:type="spellEnd"/>
      <w:r w:rsidR="00B95E9C" w:rsidRPr="00AD1A9F">
        <w:rPr>
          <w:rFonts w:ascii="Times New Roman" w:hAnsi="Times New Roman" w:cs="Times New Roman"/>
          <w:lang w:val="en-GB"/>
        </w:rPr>
        <w:t xml:space="preserve"> 1</w:t>
      </w:r>
      <w:r w:rsidR="00C25416" w:rsidRPr="00AD1A9F">
        <w:rPr>
          <w:rFonts w:ascii="Times New Roman" w:hAnsi="Times New Roman" w:cs="Times New Roman"/>
          <w:lang w:val="en-GB"/>
        </w:rPr>
        <w:t xml:space="preserve"> </w:t>
      </w:r>
      <w:r w:rsidR="000C097C" w:rsidRPr="00AD1A9F">
        <w:rPr>
          <w:rFonts w:ascii="Times New Roman" w:hAnsi="Times New Roman" w:cs="Times New Roman"/>
          <w:lang w:val="en-GB"/>
        </w:rPr>
        <w:t>evaluated</w:t>
      </w:r>
      <w:r w:rsidR="00C25416" w:rsidRPr="00AD1A9F">
        <w:rPr>
          <w:rFonts w:ascii="Times New Roman" w:hAnsi="Times New Roman" w:cs="Times New Roman"/>
          <w:lang w:val="en-GB"/>
        </w:rPr>
        <w:t xml:space="preserve"> </w:t>
      </w:r>
      <w:r w:rsidR="000C097C" w:rsidRPr="00AD1A9F">
        <w:rPr>
          <w:rFonts w:ascii="Times New Roman" w:hAnsi="Times New Roman" w:cs="Times New Roman"/>
          <w:lang w:val="en-GB"/>
        </w:rPr>
        <w:t>variation in the model outputs when a</w:t>
      </w:r>
      <w:r w:rsidR="002B0E3E" w:rsidRPr="00AD1A9F">
        <w:rPr>
          <w:rFonts w:ascii="Times New Roman" w:hAnsi="Times New Roman" w:cs="Times New Roman"/>
          <w:lang w:val="en-GB"/>
        </w:rPr>
        <w:t>n informative</w:t>
      </w:r>
      <w:ins w:id="428" w:author="PuntLab" w:date="2021-05-22T13:06:00Z">
        <w:r w:rsidR="00246A3E">
          <w:rPr>
            <w:rFonts w:ascii="Times New Roman" w:hAnsi="Times New Roman" w:cs="Times New Roman"/>
            <w:lang w:val="en-GB"/>
          </w:rPr>
          <w:t xml:space="preserve"> truncated</w:t>
        </w:r>
      </w:ins>
      <w:r w:rsidR="002B0E3E" w:rsidRPr="00AD1A9F">
        <w:rPr>
          <w:rFonts w:ascii="Times New Roman" w:hAnsi="Times New Roman" w:cs="Times New Roman"/>
          <w:lang w:val="en-GB"/>
        </w:rPr>
        <w:t xml:space="preserve"> </w:t>
      </w:r>
      <w:r w:rsidR="00D91BD0" w:rsidRPr="00AD1A9F">
        <w:rPr>
          <w:rFonts w:ascii="Times New Roman" w:hAnsi="Times New Roman" w:cs="Times New Roman"/>
          <w:lang w:val="en-GB"/>
        </w:rPr>
        <w:t xml:space="preserve">lognormal prior on </w:t>
      </w:r>
      <m:oMath>
        <m:sSub>
          <m:sSubPr>
            <m:ctrlPr>
              <w:rPr>
                <w:rFonts w:ascii="Cambria Math" w:hAnsi="Cambria Math" w:cs="Times New Roman"/>
                <w:lang w:val="en-GB"/>
              </w:rPr>
            </m:ctrlPr>
          </m:sSubPr>
          <m:e>
            <m:r>
              <w:rPr>
                <w:rFonts w:ascii="Cambria Math" w:hAnsi="Cambria Math" w:cs="Times New Roman"/>
                <w:lang w:val="en-GB"/>
              </w:rPr>
              <m:t>R</m:t>
            </m:r>
          </m:e>
          <m:sub>
            <m:r>
              <w:rPr>
                <w:rFonts w:ascii="Cambria Math" w:hAnsi="Cambria Math" w:cs="Times New Roman"/>
                <w:lang w:val="en-GB"/>
              </w:rPr>
              <m:t>max</m:t>
            </m:r>
          </m:sub>
        </m:sSub>
        <m:r>
          <m:rPr>
            <m:sty m:val="p"/>
          </m:rPr>
          <w:rPr>
            <w:rFonts w:ascii="Cambria Math" w:hAnsi="Cambria Math" w:cs="Times New Roman"/>
            <w:lang w:val="en-GB"/>
          </w:rPr>
          <m:t xml:space="preserve"> </m:t>
        </m:r>
      </m:oMath>
      <w:r w:rsidR="00FB4546" w:rsidRPr="00AD1A9F">
        <w:rPr>
          <w:rFonts w:ascii="Times New Roman" w:hAnsi="Times New Roman" w:cs="Times New Roman"/>
          <w:lang w:val="en-GB"/>
        </w:rPr>
        <w:t xml:space="preserve">was used instead of the uniform, non-informative prior. </w:t>
      </w:r>
      <w:r w:rsidR="004629FA" w:rsidRPr="00AD1A9F">
        <w:rPr>
          <w:rFonts w:ascii="Times New Roman" w:hAnsi="Times New Roman" w:cs="Times New Roman"/>
          <w:lang w:val="en-GB"/>
        </w:rPr>
        <w:t>Distribution parameters w</w:t>
      </w:r>
      <w:r w:rsidR="00BB5F06" w:rsidRPr="00AD1A9F">
        <w:rPr>
          <w:rFonts w:ascii="Times New Roman" w:hAnsi="Times New Roman" w:cs="Times New Roman"/>
          <w:lang w:val="en-GB"/>
        </w:rPr>
        <w:t>ere</w:t>
      </w:r>
      <w:r w:rsidR="004629FA" w:rsidRPr="00AD1A9F">
        <w:rPr>
          <w:rFonts w:ascii="Times New Roman" w:hAnsi="Times New Roman" w:cs="Times New Roman"/>
          <w:lang w:val="en-GB"/>
        </w:rPr>
        <w:t xml:space="preserve"> computed from SRW life-history data </w:t>
      </w:r>
      <w:r w:rsidR="00BB5F06" w:rsidRPr="00AD1A9F">
        <w:rPr>
          <w:rFonts w:ascii="Times New Roman" w:hAnsi="Times New Roman" w:cs="Times New Roman"/>
          <w:lang w:val="en-GB"/>
        </w:rPr>
        <w:t>[26,</w:t>
      </w:r>
      <w:r w:rsidR="004F15A5">
        <w:rPr>
          <w:rFonts w:ascii="Times New Roman" w:hAnsi="Times New Roman" w:cs="Times New Roman"/>
          <w:lang w:val="en-GB"/>
        </w:rPr>
        <w:t>93</w:t>
      </w:r>
      <w:r w:rsidR="00BB5F06" w:rsidRPr="00AD1A9F">
        <w:rPr>
          <w:rFonts w:ascii="Times New Roman" w:hAnsi="Times New Roman" w:cs="Times New Roman"/>
          <w:lang w:val="en-GB"/>
        </w:rPr>
        <w:t xml:space="preserve">] </w:t>
      </w:r>
      <w:r w:rsidR="006D5652" w:rsidRPr="00AD1A9F">
        <w:rPr>
          <w:rFonts w:ascii="Times New Roman" w:hAnsi="Times New Roman" w:cs="Times New Roman"/>
          <w:lang w:val="en-GB"/>
        </w:rPr>
        <w:t xml:space="preserve">with </w:t>
      </w:r>
      <w:r w:rsidR="005C65EB">
        <w:rPr>
          <w:rFonts w:ascii="Times New Roman" w:hAnsi="Times New Roman" w:cs="Times New Roman"/>
          <w:lang w:val="en-GB"/>
        </w:rPr>
        <w:t xml:space="preserve">a </w:t>
      </w:r>
      <w:r w:rsidR="006D5652" w:rsidRPr="00AD1A9F">
        <w:rPr>
          <w:rFonts w:ascii="Times New Roman" w:hAnsi="Times New Roman" w:cs="Times New Roman"/>
          <w:lang w:val="en-GB"/>
        </w:rPr>
        <w:t>CV of 50%</w:t>
      </w:r>
      <w:r w:rsidR="00D91BD0" w:rsidRPr="00AD1A9F">
        <w:rPr>
          <w:rFonts w:ascii="Times New Roman" w:hAnsi="Times New Roman" w:cs="Times New Roman"/>
          <w:lang w:val="en-GB"/>
        </w:rPr>
        <w:t xml:space="preserve">, </w:t>
      </w:r>
      <w:r w:rsidR="003C0F74">
        <w:rPr>
          <w:rFonts w:ascii="Times New Roman" w:hAnsi="Times New Roman" w:cs="Times New Roman"/>
          <w:lang w:val="en-GB"/>
        </w:rPr>
        <w:t>e</w:t>
      </w:r>
      <w:r w:rsidR="003761AD">
        <w:rPr>
          <w:rFonts w:ascii="Times New Roman" w:hAnsi="Times New Roman" w:cs="Times New Roman"/>
          <w:lang w:val="en-GB"/>
        </w:rPr>
        <w:t xml:space="preserve">nabling </w:t>
      </w:r>
      <w:r w:rsidR="00D91BD0" w:rsidRPr="00AD1A9F">
        <w:rPr>
          <w:rFonts w:ascii="Times New Roman" w:hAnsi="Times New Roman" w:cs="Times New Roman"/>
          <w:lang w:val="en-GB"/>
        </w:rPr>
        <w:t xml:space="preserve">sufficient flexibility to </w:t>
      </w:r>
      <w:r w:rsidR="00176C14">
        <w:rPr>
          <w:rFonts w:ascii="Times New Roman" w:hAnsi="Times New Roman" w:cs="Times New Roman"/>
          <w:lang w:val="en-GB"/>
        </w:rPr>
        <w:t xml:space="preserve">be able to </w:t>
      </w:r>
      <w:r w:rsidR="00D91BD0" w:rsidRPr="00AD1A9F">
        <w:rPr>
          <w:rFonts w:ascii="Times New Roman" w:hAnsi="Times New Roman" w:cs="Times New Roman"/>
          <w:lang w:val="en-GB"/>
        </w:rPr>
        <w:t xml:space="preserve">estimate the probable value of </w:t>
      </w:r>
      <m:oMath>
        <m:sSub>
          <m:sSubPr>
            <m:ctrlPr>
              <w:rPr>
                <w:rFonts w:ascii="Cambria Math" w:hAnsi="Cambria Math" w:cs="Times New Roman"/>
                <w:lang w:val="en-GB"/>
              </w:rPr>
            </m:ctrlPr>
          </m:sSubPr>
          <m:e>
            <m:r>
              <w:rPr>
                <w:rFonts w:ascii="Cambria Math" w:hAnsi="Cambria Math" w:cs="Times New Roman"/>
                <w:lang w:val="en-GB"/>
              </w:rPr>
              <m:t>R</m:t>
            </m:r>
          </m:e>
          <m:sub>
            <m:r>
              <w:rPr>
                <w:rFonts w:ascii="Cambria Math" w:hAnsi="Cambria Math" w:cs="Times New Roman"/>
                <w:lang w:val="en-GB"/>
              </w:rPr>
              <m:t>max</m:t>
            </m:r>
          </m:sub>
        </m:sSub>
      </m:oMath>
      <w:r w:rsidR="00D91BD0" w:rsidRPr="00AD1A9F">
        <w:rPr>
          <w:rFonts w:ascii="Times New Roman" w:hAnsi="Times New Roman" w:cs="Times New Roman"/>
          <w:lang w:val="en-GB"/>
        </w:rPr>
        <w:t>. This prior was truncated at 11% (maximum plausible)</w:t>
      </w:r>
      <w:r w:rsidR="0086000F" w:rsidRPr="00AD1A9F">
        <w:rPr>
          <w:rFonts w:ascii="Times New Roman" w:hAnsi="Times New Roman" w:cs="Times New Roman"/>
          <w:lang w:val="en-GB"/>
        </w:rPr>
        <w:t xml:space="preserve"> [</w:t>
      </w:r>
      <w:r w:rsidR="00CA6E0C">
        <w:rPr>
          <w:rFonts w:ascii="Times New Roman" w:hAnsi="Times New Roman" w:cs="Times New Roman"/>
          <w:lang w:val="en-GB"/>
        </w:rPr>
        <w:t>93</w:t>
      </w:r>
      <w:r w:rsidR="0086000F" w:rsidRPr="00AD1A9F">
        <w:rPr>
          <w:rFonts w:ascii="Times New Roman" w:hAnsi="Times New Roman" w:cs="Times New Roman"/>
          <w:lang w:val="en-GB"/>
        </w:rPr>
        <w:t>]</w:t>
      </w:r>
      <w:r w:rsidR="00D91BD0" w:rsidRPr="00AD1A9F">
        <w:rPr>
          <w:rFonts w:ascii="Times New Roman" w:hAnsi="Times New Roman" w:cs="Times New Roman"/>
          <w:lang w:val="en-GB"/>
        </w:rPr>
        <w:t xml:space="preserve">. </w:t>
      </w:r>
      <w:r w:rsidR="009E2164" w:rsidRPr="00AD1A9F">
        <w:rPr>
          <w:rFonts w:ascii="Times New Roman" w:hAnsi="Times New Roman" w:cs="Times New Roman"/>
          <w:lang w:val="en-GB"/>
        </w:rPr>
        <w:t xml:space="preserve">In </w:t>
      </w:r>
      <w:r w:rsidR="001A0B3E" w:rsidRPr="00AD1A9F">
        <w:rPr>
          <w:rFonts w:ascii="Times New Roman" w:hAnsi="Times New Roman" w:cs="Times New Roman"/>
          <w:lang w:val="en-GB"/>
        </w:rPr>
        <w:t>scenario</w:t>
      </w:r>
      <w:r w:rsidR="009E2164" w:rsidRPr="00AD1A9F">
        <w:rPr>
          <w:rFonts w:ascii="Times New Roman" w:hAnsi="Times New Roman" w:cs="Times New Roman"/>
          <w:lang w:val="en-GB"/>
        </w:rPr>
        <w:t>s</w:t>
      </w:r>
      <w:r w:rsidR="001A0B3E" w:rsidRPr="00AD1A9F">
        <w:rPr>
          <w:rFonts w:ascii="Times New Roman" w:hAnsi="Times New Roman" w:cs="Times New Roman"/>
          <w:lang w:val="en-GB"/>
        </w:rPr>
        <w:t xml:space="preserve"> </w:t>
      </w:r>
      <w:proofErr w:type="spellStart"/>
      <w:r w:rsidR="009E2164" w:rsidRPr="00AD1A9F">
        <w:rPr>
          <w:rFonts w:ascii="Times New Roman" w:hAnsi="Times New Roman" w:cs="Times New Roman"/>
          <w:lang w:val="en-GB"/>
        </w:rPr>
        <w:t>S</w:t>
      </w:r>
      <w:r w:rsidR="00E97710" w:rsidRPr="00AD1A9F">
        <w:rPr>
          <w:rFonts w:ascii="Times New Roman" w:hAnsi="Times New Roman" w:cs="Times New Roman"/>
          <w:lang w:val="en-GB"/>
        </w:rPr>
        <w:t>c</w:t>
      </w:r>
      <w:r w:rsidR="009E2164" w:rsidRPr="00AD1A9F">
        <w:rPr>
          <w:rFonts w:ascii="Times New Roman" w:hAnsi="Times New Roman" w:cs="Times New Roman"/>
          <w:lang w:val="en-GB"/>
        </w:rPr>
        <w:t>en</w:t>
      </w:r>
      <w:proofErr w:type="spellEnd"/>
      <w:r w:rsidR="009E2164" w:rsidRPr="00AD1A9F">
        <w:rPr>
          <w:rFonts w:ascii="Times New Roman" w:hAnsi="Times New Roman" w:cs="Times New Roman"/>
          <w:lang w:val="en-GB"/>
        </w:rPr>
        <w:t xml:space="preserve"> </w:t>
      </w:r>
      <w:r w:rsidR="000F1F99">
        <w:rPr>
          <w:rFonts w:ascii="Times New Roman" w:hAnsi="Times New Roman" w:cs="Times New Roman"/>
          <w:lang w:val="en-GB"/>
        </w:rPr>
        <w:t>2</w:t>
      </w:r>
      <w:r w:rsidR="009E2164" w:rsidRPr="00AD1A9F">
        <w:rPr>
          <w:rFonts w:ascii="Times New Roman" w:hAnsi="Times New Roman" w:cs="Times New Roman"/>
          <w:lang w:val="en-GB"/>
        </w:rPr>
        <w:t xml:space="preserve"> and </w:t>
      </w:r>
      <w:proofErr w:type="spellStart"/>
      <w:r w:rsidR="009E2164" w:rsidRPr="00AD1A9F">
        <w:rPr>
          <w:rFonts w:ascii="Times New Roman" w:hAnsi="Times New Roman" w:cs="Times New Roman"/>
          <w:lang w:val="en-GB"/>
        </w:rPr>
        <w:t>S</w:t>
      </w:r>
      <w:r w:rsidR="00E97710" w:rsidRPr="00AD1A9F">
        <w:rPr>
          <w:rFonts w:ascii="Times New Roman" w:hAnsi="Times New Roman" w:cs="Times New Roman"/>
          <w:lang w:val="en-GB"/>
        </w:rPr>
        <w:t>c</w:t>
      </w:r>
      <w:r w:rsidR="009E2164" w:rsidRPr="00AD1A9F">
        <w:rPr>
          <w:rFonts w:ascii="Times New Roman" w:hAnsi="Times New Roman" w:cs="Times New Roman"/>
          <w:lang w:val="en-GB"/>
        </w:rPr>
        <w:t>en</w:t>
      </w:r>
      <w:proofErr w:type="spellEnd"/>
      <w:r w:rsidR="009E2164" w:rsidRPr="00AD1A9F">
        <w:rPr>
          <w:rFonts w:ascii="Times New Roman" w:hAnsi="Times New Roman" w:cs="Times New Roman"/>
          <w:lang w:val="en-GB"/>
        </w:rPr>
        <w:t xml:space="preserve"> </w:t>
      </w:r>
      <w:r w:rsidR="000F1F99">
        <w:rPr>
          <w:rFonts w:ascii="Times New Roman" w:hAnsi="Times New Roman" w:cs="Times New Roman"/>
          <w:lang w:val="en-GB"/>
        </w:rPr>
        <w:t>3</w:t>
      </w:r>
      <w:r w:rsidR="001A0B3E" w:rsidRPr="00AD1A9F">
        <w:rPr>
          <w:rFonts w:ascii="Times New Roman" w:hAnsi="Times New Roman" w:cs="Times New Roman"/>
          <w:lang w:val="en-GB"/>
        </w:rPr>
        <w:t>,</w:t>
      </w:r>
      <w:r w:rsidR="0058056A" w:rsidRPr="00AD1A9F">
        <w:rPr>
          <w:rFonts w:ascii="Times New Roman" w:hAnsi="Times New Roman" w:cs="Times New Roman"/>
          <w:lang w:val="en-GB"/>
        </w:rPr>
        <w:t xml:space="preserve"> the inverse-gamma distribution on </w:t>
      </w:r>
      <m:oMath>
        <m:sSup>
          <m:sSupPr>
            <m:ctrlPr>
              <w:rPr>
                <w:rFonts w:ascii="Cambria Math" w:hAnsi="Cambria Math" w:cs="Times New Roman"/>
                <w:lang w:val="en-GB"/>
              </w:rPr>
            </m:ctrlPr>
          </m:sSupPr>
          <m:e>
            <m:r>
              <m:rPr>
                <m:sty m:val="p"/>
              </m:rPr>
              <w:rPr>
                <w:rFonts w:ascii="Cambria Math" w:hAnsi="Cambria Math" w:cs="Times New Roman"/>
                <w:lang w:val="en-GB"/>
              </w:rPr>
              <m:t>σ</m:t>
            </m:r>
          </m:e>
          <m:sup>
            <m:r>
              <m:rPr>
                <m:sty m:val="p"/>
              </m:rPr>
              <w:rPr>
                <w:rFonts w:ascii="Cambria Math" w:hAnsi="Cambria Math" w:cs="Times New Roman"/>
                <w:lang w:val="en-GB"/>
              </w:rPr>
              <m:t>2</m:t>
            </m:r>
          </m:sup>
        </m:sSup>
      </m:oMath>
      <w:r w:rsidR="0058056A" w:rsidRPr="00AD1A9F">
        <w:rPr>
          <w:rFonts w:ascii="Times New Roman" w:hAnsi="Times New Roman" w:cs="Times New Roman"/>
          <w:lang w:val="en-GB"/>
        </w:rPr>
        <w:t xml:space="preserve"> </w:t>
      </w:r>
      <w:r w:rsidR="00DE0A05" w:rsidRPr="00AD1A9F">
        <w:rPr>
          <w:rFonts w:ascii="Times New Roman" w:hAnsi="Times New Roman" w:cs="Times New Roman"/>
          <w:lang w:val="en-GB"/>
        </w:rPr>
        <w:t xml:space="preserve">was moved </w:t>
      </w:r>
      <w:r w:rsidR="0058056A" w:rsidRPr="00AD1A9F">
        <w:rPr>
          <w:rFonts w:ascii="Times New Roman" w:hAnsi="Times New Roman" w:cs="Times New Roman"/>
          <w:lang w:val="en-GB"/>
        </w:rPr>
        <w:t>to half</w:t>
      </w:r>
      <w:r w:rsidR="00DE0A05" w:rsidRPr="00AD1A9F">
        <w:rPr>
          <w:rFonts w:ascii="Times New Roman" w:hAnsi="Times New Roman" w:cs="Times New Roman"/>
          <w:lang w:val="en-GB"/>
        </w:rPr>
        <w:t xml:space="preserve"> and </w:t>
      </w:r>
      <w:r w:rsidR="0058056A" w:rsidRPr="00AD1A9F">
        <w:rPr>
          <w:rFonts w:ascii="Times New Roman" w:hAnsi="Times New Roman" w:cs="Times New Roman"/>
          <w:lang w:val="en-GB"/>
        </w:rPr>
        <w:t>double</w:t>
      </w:r>
      <w:r w:rsidR="0058056A" w:rsidRPr="0058056A">
        <w:rPr>
          <w:rFonts w:ascii="Times New Roman" w:hAnsi="Times New Roman" w:cs="Times New Roman"/>
          <w:color w:val="000000"/>
          <w:lang w:val="en-GB"/>
        </w:rPr>
        <w:t xml:space="preserve"> </w:t>
      </w:r>
      <w:r w:rsidR="00FD2447">
        <w:rPr>
          <w:rFonts w:ascii="Times New Roman" w:hAnsi="Times New Roman" w:cs="Times New Roman"/>
          <w:color w:val="000000"/>
          <w:lang w:val="en-GB"/>
        </w:rPr>
        <w:t xml:space="preserve">from </w:t>
      </w:r>
      <w:r w:rsidR="0058056A" w:rsidRPr="0058056A">
        <w:rPr>
          <w:rFonts w:ascii="Times New Roman" w:hAnsi="Times New Roman" w:cs="Times New Roman"/>
          <w:color w:val="000000"/>
          <w:lang w:val="en-GB"/>
        </w:rPr>
        <w:t>the baseline</w:t>
      </w:r>
      <w:r w:rsidR="00DE0A05">
        <w:rPr>
          <w:rFonts w:ascii="Times New Roman" w:hAnsi="Times New Roman" w:cs="Times New Roman"/>
          <w:color w:val="000000"/>
          <w:lang w:val="en-GB"/>
        </w:rPr>
        <w:t xml:space="preserve">, </w:t>
      </w:r>
      <w:r w:rsidR="00525F39">
        <w:rPr>
          <w:rFonts w:ascii="Times New Roman" w:hAnsi="Times New Roman" w:cs="Times New Roman"/>
          <w:color w:val="000000"/>
          <w:lang w:val="en-GB"/>
        </w:rPr>
        <w:t>respectively</w:t>
      </w:r>
      <w:r w:rsidR="0058056A" w:rsidRPr="0058056A">
        <w:rPr>
          <w:rFonts w:ascii="Times New Roman" w:hAnsi="Times New Roman" w:cs="Times New Roman"/>
          <w:color w:val="000000"/>
          <w:lang w:val="en-GB"/>
        </w:rPr>
        <w:t>.</w:t>
      </w:r>
      <w:r w:rsidR="006C19A0">
        <w:rPr>
          <w:rFonts w:ascii="Times New Roman" w:hAnsi="Times New Roman" w:cs="Times New Roman"/>
          <w:color w:val="000000"/>
          <w:lang w:val="en-GB"/>
        </w:rPr>
        <w:t xml:space="preserve"> </w:t>
      </w:r>
      <w:ins w:id="429" w:author="PuntLab" w:date="2021-05-22T13:09:00Z">
        <w:r w:rsidR="00C12D13">
          <w:rPr>
            <w:rFonts w:ascii="Times New Roman" w:hAnsi="Times New Roman" w:cs="Times New Roman"/>
            <w:color w:val="000000"/>
            <w:lang w:val="en-GB"/>
          </w:rPr>
          <w:t xml:space="preserve">In </w:t>
        </w:r>
        <w:proofErr w:type="spellStart"/>
        <w:r w:rsidR="00C12D13">
          <w:rPr>
            <w:rFonts w:ascii="Times New Roman" w:hAnsi="Times New Roman" w:cs="Times New Roman"/>
            <w:color w:val="000000"/>
            <w:lang w:val="en-GB"/>
          </w:rPr>
          <w:t>Scen</w:t>
        </w:r>
        <w:proofErr w:type="spellEnd"/>
        <w:r w:rsidR="00C12D13">
          <w:rPr>
            <w:rFonts w:ascii="Times New Roman" w:hAnsi="Times New Roman" w:cs="Times New Roman"/>
            <w:color w:val="000000"/>
            <w:lang w:val="en-GB"/>
          </w:rPr>
          <w:t xml:space="preserve"> 4, a uniform prior from 100 to 10,000 was used for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N</m:t>
              </m:r>
            </m:e>
            <m:sub>
              <m:r>
                <w:rPr>
                  <w:rFonts w:ascii="Cambria Math" w:eastAsiaTheme="minorEastAsia" w:hAnsi="Cambria Math" w:cs="Times New Roman"/>
                  <w:lang w:val="en-GB"/>
                </w:rPr>
                <m:t>recent</m:t>
              </m:r>
            </m:sub>
          </m:sSub>
        </m:oMath>
        <w:commentRangeStart w:id="430"/>
        <w:r w:rsidR="00C12D13">
          <w:rPr>
            <w:rFonts w:ascii="Times New Roman" w:eastAsiaTheme="minorEastAsia" w:hAnsi="Times New Roman" w:cs="Times New Roman"/>
            <w:lang w:val="en-GB"/>
          </w:rPr>
          <w:t xml:space="preserve"> for 2004</w:t>
        </w:r>
        <w:commentRangeEnd w:id="430"/>
        <w:r w:rsidR="00C12D13">
          <w:rPr>
            <w:rStyle w:val="CommentReference"/>
          </w:rPr>
          <w:commentReference w:id="430"/>
        </w:r>
        <w:r w:rsidR="00C12D13">
          <w:rPr>
            <w:rFonts w:ascii="Times New Roman" w:eastAsiaTheme="minorEastAsia" w:hAnsi="Times New Roman" w:cs="Times New Roman"/>
            <w:lang w:val="en-GB"/>
          </w:rPr>
          <w:t>.</w:t>
        </w:r>
        <w:r w:rsidR="00C12D13">
          <w:rPr>
            <w:rFonts w:ascii="Times New Roman" w:hAnsi="Times New Roman" w:cs="Times New Roman"/>
            <w:color w:val="000000"/>
            <w:lang w:val="en-GB"/>
          </w:rPr>
          <w:t xml:space="preserve"> </w:t>
        </w:r>
      </w:ins>
      <w:del w:id="431" w:author="PuntLab" w:date="2021-05-22T13:07:00Z">
        <w:r w:rsidR="00D57649" w:rsidDel="00246A3E">
          <w:rPr>
            <w:rFonts w:ascii="Times New Roman" w:hAnsi="Times New Roman" w:cs="Times New Roman"/>
            <w:color w:val="000000"/>
            <w:lang w:val="en-GB"/>
          </w:rPr>
          <w:delText>T</w:delText>
        </w:r>
        <w:r w:rsidR="002C16B1" w:rsidDel="00246A3E">
          <w:rPr>
            <w:rFonts w:ascii="Times New Roman" w:hAnsi="Times New Roman" w:cs="Times New Roman"/>
            <w:color w:val="000000"/>
            <w:lang w:val="en-GB"/>
          </w:rPr>
          <w:delText xml:space="preserve">he </w:delText>
        </w:r>
        <w:r w:rsidR="00873DC6" w:rsidDel="00246A3E">
          <w:rPr>
            <w:rFonts w:ascii="Times New Roman" w:hAnsi="Times New Roman" w:cs="Times New Roman"/>
            <w:color w:val="000000"/>
            <w:lang w:val="en-GB"/>
          </w:rPr>
          <w:delText xml:space="preserve">effect of change </w:delText>
        </w:r>
        <w:r w:rsidR="00207665" w:rsidDel="00246A3E">
          <w:rPr>
            <w:rFonts w:ascii="Times New Roman" w:hAnsi="Times New Roman" w:cs="Times New Roman"/>
            <w:color w:val="000000"/>
            <w:lang w:val="en-GB"/>
          </w:rPr>
          <w:delText>in the</w:delText>
        </w:r>
        <w:r w:rsidR="00873DC6" w:rsidDel="00246A3E">
          <w:rPr>
            <w:rFonts w:ascii="Times New Roman" w:hAnsi="Times New Roman" w:cs="Times New Roman"/>
            <w:color w:val="000000"/>
            <w:lang w:val="en-GB"/>
          </w:rPr>
          <w:delText xml:space="preserve"> </w:delText>
        </w:r>
        <w:r w:rsidR="002C16B1" w:rsidDel="00246A3E">
          <w:rPr>
            <w:rFonts w:ascii="Times New Roman" w:hAnsi="Times New Roman" w:cs="Times New Roman"/>
            <w:color w:val="000000"/>
            <w:lang w:val="en-GB"/>
          </w:rPr>
          <w:delText xml:space="preserve">prior distribution on </w:delText>
        </w:r>
        <m:oMath>
          <m:sSup>
            <m:sSupPr>
              <m:ctrlPr>
                <w:rPr>
                  <w:rFonts w:ascii="Cambria Math" w:hAnsi="Cambria Math" w:cs="Times New Roman"/>
                  <w:color w:val="000000"/>
                  <w:lang w:val="en-GB"/>
                </w:rPr>
              </m:ctrlPr>
            </m:sSupPr>
            <m:e>
              <m:r>
                <m:rPr>
                  <m:sty m:val="p"/>
                </m:rPr>
                <w:rPr>
                  <w:rFonts w:ascii="Cambria Math" w:hAnsi="Cambria Math" w:cs="Times New Roman"/>
                  <w:color w:val="000000"/>
                  <w:lang w:val="en-GB"/>
                </w:rPr>
                <m:t>τ</m:t>
              </m:r>
            </m:e>
            <m:sup>
              <m:r>
                <m:rPr>
                  <m:sty m:val="p"/>
                </m:rPr>
                <w:rPr>
                  <w:rFonts w:ascii="Cambria Math" w:hAnsi="Cambria Math" w:cs="Times New Roman"/>
                  <w:color w:val="000000"/>
                  <w:lang w:val="en-GB"/>
                </w:rPr>
                <m:t>2</m:t>
              </m:r>
            </m:sup>
          </m:sSup>
        </m:oMath>
        <w:r w:rsidR="002C16B1" w:rsidDel="00246A3E">
          <w:rPr>
            <w:rFonts w:ascii="Times New Roman" w:eastAsiaTheme="minorEastAsia" w:hAnsi="Times New Roman" w:cs="Times New Roman"/>
            <w:color w:val="000000"/>
            <w:lang w:val="en-GB"/>
          </w:rPr>
          <w:delText xml:space="preserve"> </w:delText>
        </w:r>
        <w:r w:rsidR="00873DC6" w:rsidDel="00246A3E">
          <w:rPr>
            <w:rFonts w:ascii="Times New Roman" w:eastAsiaTheme="minorEastAsia" w:hAnsi="Times New Roman" w:cs="Times New Roman"/>
            <w:color w:val="000000"/>
            <w:lang w:val="en-GB"/>
          </w:rPr>
          <w:delText>was asse</w:delText>
        </w:r>
        <w:r w:rsidR="00847C19" w:rsidDel="00246A3E">
          <w:rPr>
            <w:rFonts w:ascii="Times New Roman" w:eastAsiaTheme="minorEastAsia" w:hAnsi="Times New Roman" w:cs="Times New Roman"/>
            <w:color w:val="000000"/>
            <w:lang w:val="en-GB"/>
          </w:rPr>
          <w:delText>ss</w:delText>
        </w:r>
        <w:r w:rsidR="00873DC6" w:rsidDel="00246A3E">
          <w:rPr>
            <w:rFonts w:ascii="Times New Roman" w:eastAsiaTheme="minorEastAsia" w:hAnsi="Times New Roman" w:cs="Times New Roman"/>
            <w:color w:val="000000"/>
            <w:lang w:val="en-GB"/>
          </w:rPr>
          <w:delText>ed in S</w:delText>
        </w:r>
        <w:r w:rsidR="00E97710" w:rsidDel="00246A3E">
          <w:rPr>
            <w:rFonts w:ascii="Times New Roman" w:eastAsiaTheme="minorEastAsia" w:hAnsi="Times New Roman" w:cs="Times New Roman"/>
            <w:color w:val="000000"/>
            <w:lang w:val="en-GB"/>
          </w:rPr>
          <w:delText>c</w:delText>
        </w:r>
        <w:r w:rsidR="00873DC6" w:rsidDel="00246A3E">
          <w:rPr>
            <w:rFonts w:ascii="Times New Roman" w:eastAsiaTheme="minorEastAsia" w:hAnsi="Times New Roman" w:cs="Times New Roman"/>
            <w:color w:val="000000"/>
            <w:lang w:val="en-GB"/>
          </w:rPr>
          <w:delText xml:space="preserve">en </w:delText>
        </w:r>
        <w:r w:rsidR="000F1F99" w:rsidDel="00246A3E">
          <w:rPr>
            <w:rFonts w:ascii="Times New Roman" w:eastAsiaTheme="minorEastAsia" w:hAnsi="Times New Roman" w:cs="Times New Roman"/>
            <w:color w:val="000000"/>
            <w:lang w:val="en-GB"/>
          </w:rPr>
          <w:delText>4</w:delText>
        </w:r>
        <w:r w:rsidR="00847C19" w:rsidDel="00246A3E">
          <w:rPr>
            <w:rFonts w:ascii="Times New Roman" w:eastAsiaTheme="minorEastAsia" w:hAnsi="Times New Roman" w:cs="Times New Roman"/>
            <w:color w:val="000000"/>
            <w:lang w:val="en-GB"/>
          </w:rPr>
          <w:delText xml:space="preserve"> </w:delText>
        </w:r>
        <w:r w:rsidR="00041D07" w:rsidDel="00246A3E">
          <w:rPr>
            <w:rFonts w:ascii="Times New Roman" w:eastAsiaTheme="minorEastAsia" w:hAnsi="Times New Roman" w:cs="Times New Roman"/>
            <w:color w:val="000000"/>
            <w:lang w:val="en-GB"/>
          </w:rPr>
          <w:delText xml:space="preserve">(half) </w:delText>
        </w:r>
        <w:r w:rsidR="00847C19" w:rsidDel="00246A3E">
          <w:rPr>
            <w:rFonts w:ascii="Times New Roman" w:eastAsiaTheme="minorEastAsia" w:hAnsi="Times New Roman" w:cs="Times New Roman"/>
            <w:color w:val="000000"/>
            <w:lang w:val="en-GB"/>
          </w:rPr>
          <w:delText>and S</w:delText>
        </w:r>
        <w:r w:rsidR="00E97710" w:rsidDel="00246A3E">
          <w:rPr>
            <w:rFonts w:ascii="Times New Roman" w:eastAsiaTheme="minorEastAsia" w:hAnsi="Times New Roman" w:cs="Times New Roman"/>
            <w:color w:val="000000"/>
            <w:lang w:val="en-GB"/>
          </w:rPr>
          <w:delText>c</w:delText>
        </w:r>
        <w:r w:rsidR="00847C19" w:rsidDel="00246A3E">
          <w:rPr>
            <w:rFonts w:ascii="Times New Roman" w:eastAsiaTheme="minorEastAsia" w:hAnsi="Times New Roman" w:cs="Times New Roman"/>
            <w:color w:val="000000"/>
            <w:lang w:val="en-GB"/>
          </w:rPr>
          <w:delText xml:space="preserve">en </w:delText>
        </w:r>
        <w:r w:rsidR="000F1F99" w:rsidDel="00246A3E">
          <w:rPr>
            <w:rFonts w:ascii="Times New Roman" w:eastAsiaTheme="minorEastAsia" w:hAnsi="Times New Roman" w:cs="Times New Roman"/>
            <w:color w:val="000000"/>
            <w:lang w:val="en-GB"/>
          </w:rPr>
          <w:delText>5</w:delText>
        </w:r>
        <w:r w:rsidR="00041D07" w:rsidDel="00246A3E">
          <w:rPr>
            <w:rFonts w:ascii="Times New Roman" w:eastAsiaTheme="minorEastAsia" w:hAnsi="Times New Roman" w:cs="Times New Roman"/>
            <w:color w:val="000000"/>
            <w:lang w:val="en-GB"/>
          </w:rPr>
          <w:delText xml:space="preserve"> (double). </w:delText>
        </w:r>
        <w:r w:rsidR="008276B2" w:rsidDel="00246A3E">
          <w:rPr>
            <w:rFonts w:ascii="Times New Roman" w:eastAsiaTheme="minorEastAsia" w:hAnsi="Times New Roman" w:cs="Times New Roman"/>
            <w:color w:val="000000"/>
            <w:lang w:val="en-GB"/>
          </w:rPr>
          <w:delText>Finally,</w:delText>
        </w:r>
        <w:r w:rsidR="00A9360A" w:rsidDel="00246A3E">
          <w:rPr>
            <w:rFonts w:ascii="Times New Roman" w:eastAsiaTheme="minorEastAsia" w:hAnsi="Times New Roman" w:cs="Times New Roman"/>
            <w:color w:val="000000"/>
            <w:lang w:val="en-GB"/>
          </w:rPr>
          <w:delText xml:space="preserve"> </w:delText>
        </w:r>
        <w:r w:rsidR="00536209" w:rsidDel="00246A3E">
          <w:rPr>
            <w:rFonts w:ascii="Times New Roman" w:eastAsiaTheme="minorEastAsia" w:hAnsi="Times New Roman" w:cs="Times New Roman"/>
            <w:color w:val="000000"/>
            <w:lang w:val="en-GB"/>
          </w:rPr>
          <w:delText>In S</w:delText>
        </w:r>
        <w:r w:rsidR="00E97710" w:rsidDel="00246A3E">
          <w:rPr>
            <w:rFonts w:ascii="Times New Roman" w:eastAsiaTheme="minorEastAsia" w:hAnsi="Times New Roman" w:cs="Times New Roman"/>
            <w:color w:val="000000"/>
            <w:lang w:val="en-GB"/>
          </w:rPr>
          <w:delText>c</w:delText>
        </w:r>
        <w:r w:rsidR="00536209" w:rsidDel="00246A3E">
          <w:rPr>
            <w:rFonts w:ascii="Times New Roman" w:eastAsiaTheme="minorEastAsia" w:hAnsi="Times New Roman" w:cs="Times New Roman"/>
            <w:color w:val="000000"/>
            <w:lang w:val="en-GB"/>
          </w:rPr>
          <w:delText xml:space="preserve">en </w:delText>
        </w:r>
        <w:r w:rsidR="00153C6F" w:rsidDel="00246A3E">
          <w:rPr>
            <w:rFonts w:ascii="Times New Roman" w:eastAsiaTheme="minorEastAsia" w:hAnsi="Times New Roman" w:cs="Times New Roman"/>
            <w:color w:val="000000"/>
            <w:lang w:val="en-GB"/>
          </w:rPr>
          <w:delText>6</w:delText>
        </w:r>
        <w:r w:rsidR="00536209" w:rsidDel="00246A3E">
          <w:rPr>
            <w:rFonts w:ascii="Times New Roman" w:eastAsiaTheme="minorEastAsia" w:hAnsi="Times New Roman" w:cs="Times New Roman"/>
            <w:color w:val="000000"/>
            <w:lang w:val="en-GB"/>
          </w:rPr>
          <w:delText xml:space="preserve">, </w:delText>
        </w:r>
        <w:r w:rsidR="00536209" w:rsidRPr="007F434E" w:rsidDel="00246A3E">
          <w:rPr>
            <w:rFonts w:ascii="Times New Roman" w:hAnsi="Times New Roman" w:cs="Times New Roman"/>
            <w:color w:val="000000"/>
            <w:lang w:val="en-GB"/>
          </w:rPr>
          <w:delText xml:space="preserve">a </w:delText>
        </w:r>
        <w:r w:rsidR="00B1183D" w:rsidDel="00246A3E">
          <w:rPr>
            <w:rFonts w:ascii="Times New Roman" w:hAnsi="Times New Roman" w:cs="Times New Roman"/>
            <w:color w:val="000000"/>
            <w:lang w:val="en-GB"/>
          </w:rPr>
          <w:delText xml:space="preserve">value of </w:delText>
        </w:r>
        <m:oMath>
          <m:r>
            <w:rPr>
              <w:rFonts w:ascii="Cambria Math" w:hAnsi="Cambria Math" w:cs="Times New Roman"/>
              <w:color w:val="000000"/>
              <w:lang w:val="en-GB"/>
            </w:rPr>
            <m:t>z</m:t>
          </m:r>
        </m:oMath>
        <w:r w:rsidR="00706436" w:rsidDel="00246A3E">
          <w:rPr>
            <w:rFonts w:ascii="Times New Roman" w:eastAsiaTheme="minorEastAsia" w:hAnsi="Times New Roman" w:cs="Times New Roman"/>
            <w:color w:val="000000"/>
            <w:lang w:val="en-GB"/>
          </w:rPr>
          <w:delText xml:space="preserve"> </w:delText>
        </w:r>
        <w:r w:rsidR="00EB37AC" w:rsidDel="00246A3E">
          <w:rPr>
            <w:rFonts w:ascii="Times New Roman" w:eastAsiaTheme="minorEastAsia" w:hAnsi="Times New Roman" w:cs="Times New Roman"/>
            <w:color w:val="000000"/>
            <w:lang w:val="en-GB"/>
          </w:rPr>
          <w:delText xml:space="preserve">= 5.04 </w:delText>
        </w:r>
        <w:r w:rsidR="00706436" w:rsidRPr="0033220B" w:rsidDel="00246A3E">
          <w:rPr>
            <w:rFonts w:ascii="Times New Roman" w:eastAsiaTheme="minorEastAsia" w:hAnsi="Times New Roman" w:cs="Times New Roman"/>
            <w:lang w:val="en-GB"/>
          </w:rPr>
          <w:delText xml:space="preserve">was imposed </w:delText>
        </w:r>
        <w:r w:rsidR="0012279F" w:rsidDel="00246A3E">
          <w:rPr>
            <w:rFonts w:ascii="Times New Roman" w:eastAsiaTheme="minorEastAsia" w:hAnsi="Times New Roman" w:cs="Times New Roman"/>
            <w:lang w:val="en-GB"/>
          </w:rPr>
          <w:delText xml:space="preserve">with the </w:delText>
        </w:r>
        <w:r w:rsidR="00B1183D" w:rsidRPr="00B1183D" w:rsidDel="00246A3E">
          <w:rPr>
            <w:rFonts w:ascii="Times New Roman" w:hAnsi="Times New Roman" w:cs="Times New Roman"/>
            <w:color w:val="000000"/>
            <w:lang w:val="en-GB"/>
          </w:rPr>
          <w:delText>assum</w:delText>
        </w:r>
        <w:r w:rsidR="0012279F" w:rsidDel="00246A3E">
          <w:rPr>
            <w:rFonts w:ascii="Times New Roman" w:hAnsi="Times New Roman" w:cs="Times New Roman"/>
            <w:color w:val="000000"/>
            <w:lang w:val="en-GB"/>
          </w:rPr>
          <w:delText xml:space="preserve">ption </w:delText>
        </w:r>
        <w:r w:rsidR="00B1183D" w:rsidRPr="00B1183D" w:rsidDel="00246A3E">
          <w:rPr>
            <w:rFonts w:ascii="Times New Roman" w:hAnsi="Times New Roman" w:cs="Times New Roman"/>
            <w:color w:val="000000"/>
            <w:lang w:val="en-GB"/>
          </w:rPr>
          <w:delText>that</w:delText>
        </w:r>
        <w:r w:rsidR="00092782" w:rsidDel="00246A3E">
          <w:rPr>
            <w:rFonts w:ascii="Times New Roman" w:hAnsi="Times New Roman" w:cs="Times New Roman"/>
            <w:color w:val="000000"/>
            <w:lang w:val="en-GB"/>
          </w:rPr>
          <w:delText xml:space="preserve"> the maximum productivity</w:delText>
        </w:r>
        <w:r w:rsidR="00B1183D" w:rsidRPr="00B1183D" w:rsidDel="00246A3E">
          <w:rPr>
            <w:rFonts w:ascii="Times New Roman" w:hAnsi="Times New Roman" w:cs="Times New Roman"/>
            <w:color w:val="000000"/>
            <w:lang w:val="en-GB"/>
          </w:rPr>
          <w:delText xml:space="preserve"> </w:delText>
        </w:r>
        <w:r w:rsidR="00905190" w:rsidRPr="00B1183D" w:rsidDel="00246A3E">
          <w:rPr>
            <w:rFonts w:ascii="Times New Roman" w:hAnsi="Times New Roman" w:cs="Times New Roman"/>
            <w:color w:val="000000"/>
            <w:lang w:val="en-GB"/>
          </w:rPr>
          <w:delText>occur</w:delText>
        </w:r>
        <w:r w:rsidR="00905190" w:rsidDel="00246A3E">
          <w:rPr>
            <w:rFonts w:ascii="Times New Roman" w:hAnsi="Times New Roman" w:cs="Times New Roman"/>
            <w:color w:val="000000"/>
            <w:lang w:val="en-GB"/>
          </w:rPr>
          <w:delText>red</w:delText>
        </w:r>
        <w:r w:rsidR="00B1183D" w:rsidRPr="00B1183D" w:rsidDel="00246A3E">
          <w:rPr>
            <w:rFonts w:ascii="Times New Roman" w:hAnsi="Times New Roman" w:cs="Times New Roman"/>
            <w:color w:val="000000"/>
            <w:lang w:val="en-GB"/>
          </w:rPr>
          <w:delText xml:space="preserve"> at 70% of </w:delText>
        </w:r>
        <m:oMath>
          <m:r>
            <w:rPr>
              <w:rFonts w:ascii="Cambria Math" w:eastAsiaTheme="minorEastAsia" w:hAnsi="Cambria Math" w:cs="Times New Roman"/>
              <w:color w:val="000000"/>
              <w:lang w:val="en-GB"/>
            </w:rPr>
            <m:t>K</m:t>
          </m:r>
        </m:oMath>
        <w:r w:rsidR="00092782" w:rsidDel="00246A3E">
          <w:rPr>
            <w:rFonts w:ascii="Times New Roman" w:eastAsiaTheme="minorEastAsia" w:hAnsi="Times New Roman" w:cs="Times New Roman"/>
            <w:color w:val="000000"/>
            <w:lang w:val="en-GB"/>
          </w:rPr>
          <w:delText>.</w:delText>
        </w:r>
        <w:r w:rsidR="003E7131" w:rsidDel="00246A3E">
          <w:rPr>
            <w:rFonts w:ascii="Times New Roman" w:eastAsiaTheme="minorEastAsia" w:hAnsi="Times New Roman" w:cs="Times New Roman"/>
            <w:color w:val="000000"/>
            <w:lang w:val="en-GB"/>
          </w:rPr>
          <w:delText xml:space="preserve"> </w:delText>
        </w:r>
      </w:del>
      <w:r w:rsidR="00904509">
        <w:rPr>
          <w:rFonts w:ascii="Times New Roman" w:hAnsi="Times New Roman" w:cs="Times New Roman"/>
          <w:lang w:val="en-GB"/>
        </w:rPr>
        <w:t>T</w:t>
      </w:r>
      <w:r w:rsidR="00D70FEA" w:rsidRPr="00BC679D">
        <w:rPr>
          <w:rFonts w:ascii="Times New Roman" w:hAnsi="Times New Roman" w:cs="Times New Roman"/>
          <w:lang w:val="en-GB"/>
        </w:rPr>
        <w:t>he</w:t>
      </w:r>
      <w:r w:rsidR="00BC679D">
        <w:rPr>
          <w:rFonts w:ascii="Times New Roman" w:hAnsi="Times New Roman" w:cs="Times New Roman"/>
          <w:lang w:val="en-GB"/>
        </w:rPr>
        <w:t xml:space="preserve"> </w:t>
      </w:r>
      <w:r w:rsidR="00800111">
        <w:rPr>
          <w:rFonts w:ascii="Times New Roman" w:hAnsi="Times New Roman" w:cs="Times New Roman"/>
          <w:lang w:val="en-GB"/>
        </w:rPr>
        <w:t>`C</w:t>
      </w:r>
      <w:r w:rsidR="00350B78">
        <w:rPr>
          <w:rFonts w:ascii="Times New Roman" w:hAnsi="Times New Roman" w:cs="Times New Roman"/>
          <w:lang w:val="en-GB"/>
        </w:rPr>
        <w:t>atch</w:t>
      </w:r>
      <w:r w:rsidR="00800111">
        <w:rPr>
          <w:rFonts w:ascii="Times New Roman" w:hAnsi="Times New Roman" w:cs="Times New Roman"/>
          <w:lang w:val="en-GB"/>
        </w:rPr>
        <w:t>`</w:t>
      </w:r>
      <w:r w:rsidR="00D70FEA" w:rsidRPr="00BC679D">
        <w:rPr>
          <w:rFonts w:ascii="Times New Roman" w:hAnsi="Times New Roman" w:cs="Times New Roman"/>
          <w:lang w:val="en-GB"/>
        </w:rPr>
        <w:t xml:space="preserve"> scenarios investigated the effects </w:t>
      </w:r>
      <w:r w:rsidR="0056332D">
        <w:rPr>
          <w:rFonts w:ascii="Times New Roman" w:hAnsi="Times New Roman" w:cs="Times New Roman"/>
          <w:lang w:val="en-GB"/>
        </w:rPr>
        <w:t xml:space="preserve">when </w:t>
      </w:r>
      <w:r w:rsidR="0056332D" w:rsidRPr="0081292A">
        <w:rPr>
          <w:rFonts w:ascii="Times New Roman" w:hAnsi="Times New Roman" w:cs="Times New Roman"/>
          <w:lang w:val="en-GB"/>
        </w:rPr>
        <w:t>struck-and-lost rates</w:t>
      </w:r>
      <w:r w:rsidR="0056332D">
        <w:rPr>
          <w:rFonts w:ascii="Times New Roman" w:hAnsi="Times New Roman" w:cs="Times New Roman"/>
          <w:lang w:val="en-GB"/>
        </w:rPr>
        <w:t xml:space="preserve"> were excluded</w:t>
      </w:r>
      <w:r w:rsidR="00071A40">
        <w:rPr>
          <w:rFonts w:ascii="Times New Roman" w:hAnsi="Times New Roman" w:cs="Times New Roman"/>
          <w:lang w:val="en-GB"/>
        </w:rPr>
        <w:t xml:space="preserve"> (</w:t>
      </w:r>
      <w:proofErr w:type="spellStart"/>
      <w:r w:rsidR="00071A40">
        <w:rPr>
          <w:rFonts w:ascii="Times New Roman" w:hAnsi="Times New Roman" w:cs="Times New Roman"/>
          <w:lang w:val="en-GB"/>
        </w:rPr>
        <w:t>S</w:t>
      </w:r>
      <w:r w:rsidR="00E97710">
        <w:rPr>
          <w:rFonts w:ascii="Times New Roman" w:hAnsi="Times New Roman" w:cs="Times New Roman"/>
          <w:lang w:val="en-GB"/>
        </w:rPr>
        <w:t>c</w:t>
      </w:r>
      <w:r w:rsidR="00071A40">
        <w:rPr>
          <w:rFonts w:ascii="Times New Roman" w:hAnsi="Times New Roman" w:cs="Times New Roman"/>
          <w:lang w:val="en-GB"/>
        </w:rPr>
        <w:t>en</w:t>
      </w:r>
      <w:proofErr w:type="spellEnd"/>
      <w:r w:rsidR="00A86795">
        <w:rPr>
          <w:rFonts w:ascii="Times New Roman" w:hAnsi="Times New Roman" w:cs="Times New Roman"/>
          <w:lang w:val="en-GB"/>
        </w:rPr>
        <w:t xml:space="preserve"> </w:t>
      </w:r>
      <w:ins w:id="432" w:author="PuntLab" w:date="2021-05-22T13:10:00Z">
        <w:r w:rsidR="00C12D13">
          <w:rPr>
            <w:rFonts w:ascii="Times New Roman" w:hAnsi="Times New Roman" w:cs="Times New Roman"/>
            <w:lang w:val="en-GB"/>
          </w:rPr>
          <w:t>5</w:t>
        </w:r>
      </w:ins>
      <w:del w:id="433" w:author="PuntLab" w:date="2021-05-22T13:07:00Z">
        <w:r w:rsidR="00BF5282" w:rsidDel="00246A3E">
          <w:rPr>
            <w:rFonts w:ascii="Times New Roman" w:hAnsi="Times New Roman" w:cs="Times New Roman"/>
            <w:lang w:val="en-GB"/>
          </w:rPr>
          <w:delText>7</w:delText>
        </w:r>
      </w:del>
      <w:r w:rsidR="00071A40">
        <w:rPr>
          <w:rFonts w:ascii="Times New Roman" w:hAnsi="Times New Roman" w:cs="Times New Roman"/>
          <w:lang w:val="en-GB"/>
        </w:rPr>
        <w:t>)</w:t>
      </w:r>
      <w:r w:rsidR="0056332D">
        <w:rPr>
          <w:rFonts w:ascii="Times New Roman" w:hAnsi="Times New Roman" w:cs="Times New Roman"/>
          <w:lang w:val="en-GB"/>
        </w:rPr>
        <w:t>, and</w:t>
      </w:r>
      <w:r w:rsidR="0056332D" w:rsidRPr="00F52513">
        <w:rPr>
          <w:rFonts w:ascii="Times New Roman" w:hAnsi="Times New Roman" w:cs="Times New Roman"/>
          <w:lang w:val="en-GB"/>
        </w:rPr>
        <w:t xml:space="preserve"> </w:t>
      </w:r>
      <w:r w:rsidR="00F52513" w:rsidRPr="00F52513">
        <w:rPr>
          <w:rFonts w:ascii="Times New Roman" w:hAnsi="Times New Roman" w:cs="Times New Roman"/>
          <w:lang w:val="en-GB"/>
        </w:rPr>
        <w:t xml:space="preserve">when only </w:t>
      </w:r>
      <w:r w:rsidR="00151A69">
        <w:rPr>
          <w:rFonts w:ascii="Times New Roman" w:hAnsi="Times New Roman" w:cs="Times New Roman"/>
          <w:lang w:val="en-GB"/>
        </w:rPr>
        <w:t xml:space="preserve">the </w:t>
      </w:r>
      <w:r w:rsidR="00F52513" w:rsidRPr="00F52513">
        <w:rPr>
          <w:rFonts w:ascii="Times New Roman" w:hAnsi="Times New Roman" w:cs="Times New Roman"/>
          <w:lang w:val="en-GB"/>
        </w:rPr>
        <w:t>low</w:t>
      </w:r>
      <w:del w:id="434" w:author="PuntLab" w:date="2021-05-22T13:10:00Z">
        <w:r w:rsidR="004B097B" w:rsidDel="00C12D13">
          <w:rPr>
            <w:rFonts w:ascii="Times New Roman" w:hAnsi="Times New Roman" w:cs="Times New Roman"/>
            <w:lang w:val="en-GB"/>
          </w:rPr>
          <w:delText>-</w:delText>
        </w:r>
      </w:del>
      <w:r w:rsidR="00F52513" w:rsidRPr="00F52513">
        <w:rPr>
          <w:rFonts w:ascii="Times New Roman" w:hAnsi="Times New Roman" w:cs="Times New Roman"/>
          <w:lang w:val="en-GB"/>
        </w:rPr>
        <w:t xml:space="preserve"> </w:t>
      </w:r>
      <w:r w:rsidR="00071A40">
        <w:rPr>
          <w:rFonts w:ascii="Times New Roman" w:hAnsi="Times New Roman" w:cs="Times New Roman"/>
          <w:lang w:val="en-GB"/>
        </w:rPr>
        <w:t>(</w:t>
      </w:r>
      <w:proofErr w:type="spellStart"/>
      <w:r w:rsidR="00071A40">
        <w:rPr>
          <w:rFonts w:ascii="Times New Roman" w:hAnsi="Times New Roman" w:cs="Times New Roman"/>
          <w:lang w:val="en-GB"/>
        </w:rPr>
        <w:t>S</w:t>
      </w:r>
      <w:r w:rsidR="00E97710">
        <w:rPr>
          <w:rFonts w:ascii="Times New Roman" w:hAnsi="Times New Roman" w:cs="Times New Roman"/>
          <w:lang w:val="en-GB"/>
        </w:rPr>
        <w:t>c</w:t>
      </w:r>
      <w:r w:rsidR="00071A40">
        <w:rPr>
          <w:rFonts w:ascii="Times New Roman" w:hAnsi="Times New Roman" w:cs="Times New Roman"/>
          <w:lang w:val="en-GB"/>
        </w:rPr>
        <w:t>en</w:t>
      </w:r>
      <w:proofErr w:type="spellEnd"/>
      <w:r w:rsidR="00A86795">
        <w:rPr>
          <w:rFonts w:ascii="Times New Roman" w:hAnsi="Times New Roman" w:cs="Times New Roman"/>
          <w:lang w:val="en-GB"/>
        </w:rPr>
        <w:t xml:space="preserve"> </w:t>
      </w:r>
      <w:ins w:id="435" w:author="PuntLab" w:date="2021-05-22T13:10:00Z">
        <w:r w:rsidR="00C12D13">
          <w:rPr>
            <w:rFonts w:ascii="Times New Roman" w:hAnsi="Times New Roman" w:cs="Times New Roman"/>
            <w:lang w:val="en-GB"/>
          </w:rPr>
          <w:t>6</w:t>
        </w:r>
      </w:ins>
      <w:del w:id="436" w:author="PuntLab" w:date="2021-05-22T13:07:00Z">
        <w:r w:rsidR="003B0086" w:rsidDel="00246A3E">
          <w:rPr>
            <w:rFonts w:ascii="Times New Roman" w:hAnsi="Times New Roman" w:cs="Times New Roman"/>
            <w:lang w:val="en-GB"/>
          </w:rPr>
          <w:delText>8</w:delText>
        </w:r>
      </w:del>
      <w:r w:rsidR="00071A40">
        <w:rPr>
          <w:rFonts w:ascii="Times New Roman" w:hAnsi="Times New Roman" w:cs="Times New Roman"/>
          <w:lang w:val="en-GB"/>
        </w:rPr>
        <w:t xml:space="preserve">) </w:t>
      </w:r>
      <w:r w:rsidR="00F52513" w:rsidRPr="00F52513">
        <w:rPr>
          <w:rFonts w:ascii="Times New Roman" w:hAnsi="Times New Roman" w:cs="Times New Roman"/>
          <w:lang w:val="en-GB"/>
        </w:rPr>
        <w:t xml:space="preserve">or </w:t>
      </w:r>
      <w:r w:rsidR="00151A69">
        <w:rPr>
          <w:rFonts w:ascii="Times New Roman" w:hAnsi="Times New Roman" w:cs="Times New Roman"/>
          <w:lang w:val="en-GB"/>
        </w:rPr>
        <w:t xml:space="preserve">the </w:t>
      </w:r>
      <w:r w:rsidR="00F52513" w:rsidRPr="00F52513">
        <w:rPr>
          <w:rFonts w:ascii="Times New Roman" w:hAnsi="Times New Roman" w:cs="Times New Roman"/>
          <w:lang w:val="en-GB"/>
        </w:rPr>
        <w:t>high</w:t>
      </w:r>
      <w:r w:rsidR="004B097B">
        <w:rPr>
          <w:rFonts w:ascii="Times New Roman" w:hAnsi="Times New Roman" w:cs="Times New Roman"/>
          <w:lang w:val="en-GB"/>
        </w:rPr>
        <w:t>-</w:t>
      </w:r>
      <w:r w:rsidR="00F52513" w:rsidRPr="00F52513">
        <w:rPr>
          <w:rFonts w:ascii="Times New Roman" w:hAnsi="Times New Roman" w:cs="Times New Roman"/>
          <w:lang w:val="en-GB"/>
        </w:rPr>
        <w:t xml:space="preserve"> </w:t>
      </w:r>
      <w:r w:rsidR="00071A40">
        <w:rPr>
          <w:rFonts w:ascii="Times New Roman" w:hAnsi="Times New Roman" w:cs="Times New Roman"/>
          <w:lang w:val="en-GB"/>
        </w:rPr>
        <w:t>(</w:t>
      </w:r>
      <w:proofErr w:type="spellStart"/>
      <w:r w:rsidR="00071A40">
        <w:rPr>
          <w:rFonts w:ascii="Times New Roman" w:hAnsi="Times New Roman" w:cs="Times New Roman"/>
          <w:lang w:val="en-GB"/>
        </w:rPr>
        <w:t>S</w:t>
      </w:r>
      <w:r w:rsidR="00E97710">
        <w:rPr>
          <w:rFonts w:ascii="Times New Roman" w:hAnsi="Times New Roman" w:cs="Times New Roman"/>
          <w:lang w:val="en-GB"/>
        </w:rPr>
        <w:t>c</w:t>
      </w:r>
      <w:r w:rsidR="00071A40">
        <w:rPr>
          <w:rFonts w:ascii="Times New Roman" w:hAnsi="Times New Roman" w:cs="Times New Roman"/>
          <w:lang w:val="en-GB"/>
        </w:rPr>
        <w:t>en</w:t>
      </w:r>
      <w:proofErr w:type="spellEnd"/>
      <w:r w:rsidR="00A86795">
        <w:rPr>
          <w:rFonts w:ascii="Times New Roman" w:hAnsi="Times New Roman" w:cs="Times New Roman"/>
          <w:lang w:val="en-GB"/>
        </w:rPr>
        <w:t xml:space="preserve"> </w:t>
      </w:r>
      <w:ins w:id="437" w:author="PuntLab" w:date="2021-05-22T13:10:00Z">
        <w:r w:rsidR="00C12D13">
          <w:rPr>
            <w:rFonts w:ascii="Times New Roman" w:hAnsi="Times New Roman" w:cs="Times New Roman"/>
            <w:lang w:val="en-GB"/>
          </w:rPr>
          <w:t>7</w:t>
        </w:r>
      </w:ins>
      <w:del w:id="438" w:author="PuntLab" w:date="2021-05-22T13:07:00Z">
        <w:r w:rsidR="003B0086" w:rsidDel="00246A3E">
          <w:rPr>
            <w:rFonts w:ascii="Times New Roman" w:hAnsi="Times New Roman" w:cs="Times New Roman"/>
            <w:lang w:val="en-GB"/>
          </w:rPr>
          <w:delText>9</w:delText>
        </w:r>
      </w:del>
      <w:r w:rsidR="00071A40">
        <w:rPr>
          <w:rFonts w:ascii="Times New Roman" w:hAnsi="Times New Roman" w:cs="Times New Roman"/>
          <w:lang w:val="en-GB"/>
        </w:rPr>
        <w:t xml:space="preserve">) </w:t>
      </w:r>
      <w:r w:rsidR="00F52513" w:rsidRPr="00F52513">
        <w:rPr>
          <w:rFonts w:ascii="Times New Roman" w:hAnsi="Times New Roman" w:cs="Times New Roman"/>
          <w:lang w:val="en-GB"/>
        </w:rPr>
        <w:t>catch series was considered</w:t>
      </w:r>
      <w:r w:rsidR="003E7137">
        <w:rPr>
          <w:rFonts w:ascii="Times New Roman" w:hAnsi="Times New Roman" w:cs="Times New Roman"/>
          <w:lang w:val="en-GB"/>
        </w:rPr>
        <w:t xml:space="preserve">. </w:t>
      </w:r>
      <w:ins w:id="439" w:author="PuntLab" w:date="2021-05-22T13:10:00Z">
        <w:r w:rsidR="00C12D13">
          <w:rPr>
            <w:rFonts w:ascii="Times New Roman" w:hAnsi="Times New Roman" w:cs="Times New Roman"/>
            <w:lang w:val="en-GB"/>
          </w:rPr>
          <w:t xml:space="preserve">The </w:t>
        </w:r>
        <w:r w:rsidR="00C12D13">
          <w:rPr>
            <w:rFonts w:ascii="Times New Roman" w:hAnsi="Times New Roman" w:cs="Times New Roman"/>
            <w:lang w:val="en-GB"/>
          </w:rPr>
          <w:t>`</w:t>
        </w:r>
        <w:r w:rsidR="00C12D13">
          <w:rPr>
            <w:rFonts w:ascii="Times New Roman" w:hAnsi="Times New Roman" w:cs="Times New Roman"/>
            <w:lang w:val="en-GB"/>
          </w:rPr>
          <w:t xml:space="preserve">relative </w:t>
        </w:r>
        <w:commentRangeStart w:id="440"/>
        <w:r w:rsidR="00C12D13">
          <w:rPr>
            <w:rFonts w:ascii="Times New Roman" w:hAnsi="Times New Roman" w:cs="Times New Roman"/>
            <w:lang w:val="en-GB"/>
          </w:rPr>
          <w:t>abundance</w:t>
        </w:r>
        <w:r w:rsidR="00C12D13">
          <w:rPr>
            <w:rFonts w:ascii="Times New Roman" w:hAnsi="Times New Roman" w:cs="Times New Roman"/>
            <w:lang w:val="en-GB"/>
          </w:rPr>
          <w:t>`</w:t>
        </w:r>
        <w:r w:rsidR="00C12D13">
          <w:rPr>
            <w:rFonts w:ascii="Times New Roman" w:hAnsi="Times New Roman" w:cs="Times New Roman"/>
            <w:lang w:val="en-GB"/>
          </w:rPr>
          <w:t xml:space="preserve"> scenario (</w:t>
        </w:r>
        <w:proofErr w:type="spellStart"/>
        <w:r w:rsidR="00C12D13">
          <w:rPr>
            <w:rFonts w:ascii="Times New Roman" w:hAnsi="Times New Roman" w:cs="Times New Roman"/>
            <w:lang w:val="en-GB"/>
          </w:rPr>
          <w:t>Scen</w:t>
        </w:r>
        <w:proofErr w:type="spellEnd"/>
        <w:r w:rsidR="00C12D13">
          <w:rPr>
            <w:rFonts w:ascii="Times New Roman" w:hAnsi="Times New Roman" w:cs="Times New Roman"/>
            <w:lang w:val="en-GB"/>
          </w:rPr>
          <w:t xml:space="preserve"> 8) investigated the impact of</w:t>
        </w:r>
      </w:ins>
      <w:ins w:id="441" w:author="PuntLab" w:date="2021-05-22T13:11:00Z">
        <w:r w:rsidR="00C12D13">
          <w:rPr>
            <w:rFonts w:ascii="Times New Roman" w:hAnsi="Times New Roman" w:cs="Times New Roman"/>
            <w:lang w:val="en-GB"/>
          </w:rPr>
          <w:t xml:space="preserve"> an alternative</w:t>
        </w:r>
      </w:ins>
      <w:ins w:id="442" w:author="PuntLab" w:date="2021-05-22T13:10:00Z">
        <w:r w:rsidR="00C12D13">
          <w:rPr>
            <w:rFonts w:ascii="Times New Roman" w:hAnsi="Times New Roman" w:cs="Times New Roman"/>
            <w:lang w:val="en-GB"/>
          </w:rPr>
          <w:t xml:space="preserve"> relative abun</w:t>
        </w:r>
      </w:ins>
      <w:ins w:id="443" w:author="PuntLab" w:date="2021-05-22T13:11:00Z">
        <w:r w:rsidR="00C12D13">
          <w:rPr>
            <w:rFonts w:ascii="Times New Roman" w:hAnsi="Times New Roman" w:cs="Times New Roman"/>
            <w:lang w:val="en-GB"/>
          </w:rPr>
          <w:t>dance estimate.</w:t>
        </w:r>
        <w:commentRangeEnd w:id="440"/>
        <w:r w:rsidR="00C12D13">
          <w:rPr>
            <w:rStyle w:val="CommentReference"/>
          </w:rPr>
          <w:commentReference w:id="440"/>
        </w:r>
      </w:ins>
    </w:p>
    <w:p w14:paraId="5AD96DBB" w14:textId="520F0860" w:rsidR="006F5FC2" w:rsidRDefault="00832C07" w:rsidP="000B4D72">
      <w:pPr>
        <w:autoSpaceDE w:val="0"/>
        <w:autoSpaceDN w:val="0"/>
        <w:adjustRightInd w:val="0"/>
        <w:spacing w:after="0" w:line="360" w:lineRule="auto"/>
        <w:ind w:firstLine="284"/>
        <w:rPr>
          <w:rFonts w:ascii="Times New Roman" w:hAnsi="Times New Roman" w:cs="Times New Roman"/>
          <w:lang w:val="en-GB"/>
        </w:rPr>
        <w:pPrChange w:id="444" w:author="PuntLab" w:date="2021-05-22T13:11:00Z">
          <w:pPr>
            <w:autoSpaceDE w:val="0"/>
            <w:autoSpaceDN w:val="0"/>
            <w:adjustRightInd w:val="0"/>
            <w:spacing w:after="0" w:line="360" w:lineRule="auto"/>
            <w:ind w:firstLine="284"/>
          </w:pPr>
        </w:pPrChange>
      </w:pPr>
      <w:del w:id="445" w:author="PuntLab" w:date="2021-05-22T13:11:00Z">
        <w:r w:rsidRPr="00832C07" w:rsidDel="000B4D72">
          <w:rPr>
            <w:rFonts w:ascii="Times New Roman" w:hAnsi="Times New Roman" w:cs="Times New Roman"/>
            <w:lang w:val="en-GB"/>
          </w:rPr>
          <w:delText>An additional run was performed to implement a backward approach that involved the relative-abundance data and included two absolute-abundance estimates available from the IWC [26] in order to perform an external check assessment.</w:delText>
        </w:r>
        <w:r w:rsidR="00F736FD" w:rsidDel="000B4D72">
          <w:rPr>
            <w:rFonts w:ascii="Times New Roman" w:hAnsi="Times New Roman" w:cs="Times New Roman"/>
            <w:lang w:val="en-GB"/>
          </w:rPr>
          <w:delText xml:space="preserve"> </w:delText>
        </w:r>
        <w:r w:rsidR="00B37A1C" w:rsidDel="000B4D72">
          <w:rPr>
            <w:rFonts w:ascii="Times New Roman" w:hAnsi="Times New Roman" w:cs="Times New Roman"/>
            <w:lang w:val="en-GB"/>
          </w:rPr>
          <w:delText>This</w:delText>
        </w:r>
        <w:r w:rsidR="00ED7289" w:rsidDel="000B4D72">
          <w:rPr>
            <w:rFonts w:ascii="Times New Roman" w:hAnsi="Times New Roman" w:cs="Times New Roman"/>
            <w:lang w:val="en-GB"/>
          </w:rPr>
          <w:delText xml:space="preserve"> approach </w:delText>
        </w:r>
        <w:r w:rsidR="00B804CD" w:rsidDel="000B4D72">
          <w:rPr>
            <w:rFonts w:ascii="Times New Roman" w:hAnsi="Times New Roman" w:cs="Times New Roman"/>
            <w:lang w:val="en-GB"/>
          </w:rPr>
          <w:delText xml:space="preserve">does not require </w:delText>
        </w:r>
        <w:r w:rsidR="00B804CD" w:rsidRPr="00B804CD" w:rsidDel="000B4D72">
          <w:rPr>
            <w:rFonts w:ascii="Times New Roman" w:hAnsi="Times New Roman" w:cs="Times New Roman"/>
            <w:color w:val="222222"/>
            <w:shd w:val="clear" w:color="auto" w:fill="FFFFFF"/>
            <w:lang w:val="en-US"/>
          </w:rPr>
          <w:delText xml:space="preserve">an explicit prior </w:delText>
        </w:r>
        <w:r w:rsidR="002701DC" w:rsidDel="000B4D72">
          <w:rPr>
            <w:rFonts w:ascii="Times New Roman" w:hAnsi="Times New Roman" w:cs="Times New Roman"/>
            <w:color w:val="222222"/>
            <w:shd w:val="clear" w:color="auto" w:fill="FFFFFF"/>
            <w:lang w:val="en-US"/>
          </w:rPr>
          <w:delText>for the</w:delText>
        </w:r>
        <w:r w:rsidR="00B804CD" w:rsidRPr="00B804CD" w:rsidDel="000B4D72">
          <w:rPr>
            <w:rFonts w:ascii="Times New Roman" w:hAnsi="Times New Roman" w:cs="Times New Roman"/>
            <w:color w:val="222222"/>
            <w:shd w:val="clear" w:color="auto" w:fill="FFFFFF"/>
            <w:lang w:val="en-US"/>
          </w:rPr>
          <w:delText xml:space="preserve"> carrying capacity</w:delText>
        </w:r>
        <w:r w:rsidR="00976B2F" w:rsidDel="000B4D72">
          <w:rPr>
            <w:rFonts w:ascii="Times New Roman" w:hAnsi="Times New Roman" w:cs="Times New Roman"/>
            <w:color w:val="222222"/>
            <w:shd w:val="clear" w:color="auto" w:fill="FFFFFF"/>
            <w:lang w:val="en-US"/>
          </w:rPr>
          <w:delText xml:space="preserve"> </w:delText>
        </w:r>
        <w:r w:rsidR="00603AC0" w:rsidDel="000B4D72">
          <w:rPr>
            <w:rFonts w:ascii="Times New Roman" w:hAnsi="Times New Roman" w:cs="Times New Roman"/>
            <w:color w:val="222222"/>
            <w:shd w:val="clear" w:color="auto" w:fill="FFFFFF"/>
            <w:lang w:val="en-US"/>
          </w:rPr>
          <w:delText xml:space="preserve">as </w:delText>
        </w:r>
        <w:r w:rsidR="00A07ABC" w:rsidDel="000B4D72">
          <w:rPr>
            <w:rFonts w:ascii="Times New Roman" w:hAnsi="Times New Roman" w:cs="Times New Roman"/>
            <w:color w:val="222222"/>
            <w:shd w:val="clear" w:color="auto" w:fill="FFFFFF"/>
            <w:lang w:val="en-US"/>
          </w:rPr>
          <w:delText xml:space="preserve">in </w:delText>
        </w:r>
        <w:r w:rsidR="00603AC0" w:rsidDel="000B4D72">
          <w:rPr>
            <w:rFonts w:ascii="Times New Roman" w:hAnsi="Times New Roman" w:cs="Times New Roman"/>
            <w:color w:val="222222"/>
            <w:shd w:val="clear" w:color="auto" w:fill="FFFFFF"/>
            <w:lang w:val="en-US"/>
          </w:rPr>
          <w:delText xml:space="preserve">the </w:delText>
        </w:r>
        <w:r w:rsidR="00976B2F" w:rsidDel="000B4D72">
          <w:rPr>
            <w:rFonts w:ascii="Times New Roman" w:hAnsi="Times New Roman" w:cs="Times New Roman"/>
            <w:color w:val="222222"/>
            <w:shd w:val="clear" w:color="auto" w:fill="FFFFFF"/>
            <w:lang w:val="en-US"/>
          </w:rPr>
          <w:delText xml:space="preserve">forward </w:delText>
        </w:r>
        <w:r w:rsidR="00BF7EA3" w:rsidDel="000B4D72">
          <w:rPr>
            <w:rFonts w:ascii="Times New Roman" w:hAnsi="Times New Roman" w:cs="Times New Roman"/>
            <w:color w:val="222222"/>
            <w:shd w:val="clear" w:color="auto" w:fill="FFFFFF"/>
            <w:lang w:val="en-US"/>
          </w:rPr>
          <w:delText xml:space="preserve">approach </w:delText>
        </w:r>
        <w:r w:rsidR="00BF7EA3" w:rsidRPr="00BF7EA3" w:rsidDel="000B4D72">
          <w:rPr>
            <w:rFonts w:ascii="Times New Roman" w:hAnsi="Times New Roman" w:cs="Times New Roman"/>
            <w:lang w:val="en-GB"/>
          </w:rPr>
          <w:delText>and</w:delText>
        </w:r>
        <w:r w:rsidR="006D26D4" w:rsidRPr="00BF7EA3" w:rsidDel="000B4D72">
          <w:rPr>
            <w:rFonts w:ascii="Times New Roman" w:hAnsi="Times New Roman" w:cs="Times New Roman"/>
            <w:lang w:val="en-GB"/>
          </w:rPr>
          <w:delText xml:space="preserve"> </w:delText>
        </w:r>
        <w:r w:rsidR="00673AA3" w:rsidDel="000B4D72">
          <w:rPr>
            <w:rFonts w:ascii="Times New Roman" w:hAnsi="Times New Roman" w:cs="Times New Roman"/>
            <w:lang w:val="en-GB"/>
          </w:rPr>
          <w:delText xml:space="preserve">enables </w:delText>
        </w:r>
        <w:r w:rsidR="006F5FC2" w:rsidRPr="00BF7EA3" w:rsidDel="000B4D72">
          <w:rPr>
            <w:rFonts w:ascii="Times New Roman" w:hAnsi="Times New Roman" w:cs="Times New Roman"/>
            <w:lang w:val="en-GB"/>
          </w:rPr>
          <w:delText xml:space="preserve">the recent available abundance and trend data to drive the estimation of </w:delText>
        </w:r>
        <m:oMath>
          <m:r>
            <w:rPr>
              <w:rFonts w:ascii="Cambria Math" w:hAnsi="Cambria Math" w:cs="Times New Roman"/>
              <w:lang w:val="en-GB"/>
            </w:rPr>
            <m:t>K</m:t>
          </m:r>
        </m:oMath>
        <w:r w:rsidR="00313F16" w:rsidRPr="00BF7EA3" w:rsidDel="000B4D72">
          <w:rPr>
            <w:rFonts w:ascii="Times New Roman" w:hAnsi="Times New Roman" w:cs="Times New Roman"/>
            <w:lang w:val="en-GB"/>
          </w:rPr>
          <w:delText xml:space="preserve">. </w:delText>
        </w:r>
        <w:r w:rsidR="00E96A77" w:rsidDel="000B4D72">
          <w:rPr>
            <w:rFonts w:ascii="Times New Roman" w:hAnsi="Times New Roman" w:cs="Times New Roman"/>
            <w:lang w:val="en-GB"/>
          </w:rPr>
          <w:delText>To perform this analysis</w:delText>
        </w:r>
        <w:r w:rsidR="00F64F90" w:rsidDel="000B4D72">
          <w:rPr>
            <w:rFonts w:ascii="Times New Roman" w:hAnsi="Times New Roman" w:cs="Times New Roman"/>
            <w:lang w:val="en-GB"/>
          </w:rPr>
          <w:delText xml:space="preserve">, </w:delText>
        </w:r>
        <w:r w:rsidR="00D34A19" w:rsidDel="000B4D72">
          <w:rPr>
            <w:rFonts w:ascii="Times New Roman" w:hAnsi="Times New Roman" w:cs="Times New Roman"/>
            <w:lang w:val="en-GB"/>
          </w:rPr>
          <w:delText xml:space="preserve">the </w:delText>
        </w:r>
        <w:r w:rsidR="00027A35" w:rsidDel="000B4D72">
          <w:rPr>
            <w:rFonts w:ascii="Times New Roman" w:hAnsi="Times New Roman" w:cs="Times New Roman"/>
            <w:lang w:val="en-GB"/>
          </w:rPr>
          <w:delText>script</w:delText>
        </w:r>
        <w:r w:rsidR="00EA65C9" w:rsidDel="000B4D72">
          <w:rPr>
            <w:rFonts w:ascii="Times New Roman" w:hAnsi="Times New Roman" w:cs="Times New Roman"/>
            <w:lang w:val="en-GB"/>
          </w:rPr>
          <w:delText>s</w:delText>
        </w:r>
        <w:r w:rsidR="00027A35" w:rsidDel="000B4D72">
          <w:rPr>
            <w:rFonts w:ascii="Times New Roman" w:hAnsi="Times New Roman" w:cs="Times New Roman"/>
            <w:lang w:val="en-GB"/>
          </w:rPr>
          <w:delText xml:space="preserve"> available from Zerbini et al. [</w:delText>
        </w:r>
        <w:r w:rsidR="00ED7CE4" w:rsidDel="000B4D72">
          <w:rPr>
            <w:rFonts w:ascii="Times New Roman" w:hAnsi="Times New Roman" w:cs="Times New Roman"/>
            <w:lang w:val="en-GB"/>
          </w:rPr>
          <w:delText>8</w:delText>
        </w:r>
        <w:r w:rsidR="00A90271" w:rsidDel="000B4D72">
          <w:rPr>
            <w:rFonts w:ascii="Times New Roman" w:hAnsi="Times New Roman" w:cs="Times New Roman"/>
            <w:lang w:val="en-GB"/>
          </w:rPr>
          <w:delText>9</w:delText>
        </w:r>
        <w:r w:rsidR="00ED7CE4" w:rsidDel="000B4D72">
          <w:rPr>
            <w:rFonts w:ascii="Times New Roman" w:hAnsi="Times New Roman" w:cs="Times New Roman"/>
            <w:lang w:val="en-GB"/>
          </w:rPr>
          <w:delText>,</w:delText>
        </w:r>
        <w:r w:rsidR="00BE2023" w:rsidDel="000B4D72">
          <w:rPr>
            <w:rFonts w:ascii="Times New Roman" w:hAnsi="Times New Roman" w:cs="Times New Roman"/>
            <w:lang w:val="en-GB"/>
          </w:rPr>
          <w:delText>103</w:delText>
        </w:r>
        <w:r w:rsidR="00027A35" w:rsidDel="000B4D72">
          <w:rPr>
            <w:rFonts w:ascii="Times New Roman" w:hAnsi="Times New Roman" w:cs="Times New Roman"/>
            <w:lang w:val="en-GB"/>
          </w:rPr>
          <w:delText>]</w:delText>
        </w:r>
        <w:r w:rsidR="00573091" w:rsidDel="000B4D72">
          <w:rPr>
            <w:rFonts w:ascii="Times New Roman" w:hAnsi="Times New Roman" w:cs="Times New Roman"/>
            <w:lang w:val="en-GB"/>
          </w:rPr>
          <w:delText xml:space="preserve"> w</w:delText>
        </w:r>
        <w:r w:rsidR="00EA65C9" w:rsidDel="000B4D72">
          <w:rPr>
            <w:rFonts w:ascii="Times New Roman" w:hAnsi="Times New Roman" w:cs="Times New Roman"/>
            <w:lang w:val="en-GB"/>
          </w:rPr>
          <w:delText>ere</w:delText>
        </w:r>
        <w:r w:rsidR="00573091" w:rsidDel="000B4D72">
          <w:rPr>
            <w:rFonts w:ascii="Times New Roman" w:hAnsi="Times New Roman" w:cs="Times New Roman"/>
            <w:lang w:val="en-GB"/>
          </w:rPr>
          <w:delText xml:space="preserve"> used.</w:delText>
        </w:r>
        <w:r w:rsidR="00264A94" w:rsidDel="000B4D72">
          <w:rPr>
            <w:rFonts w:ascii="Times New Roman" w:hAnsi="Times New Roman" w:cs="Times New Roman"/>
            <w:lang w:val="en-GB"/>
          </w:rPr>
          <w:delText xml:space="preserve"> A detailed description of this method is </w:delText>
        </w:r>
        <w:r w:rsidR="00046AA6" w:rsidDel="000B4D72">
          <w:rPr>
            <w:rFonts w:ascii="Times New Roman" w:hAnsi="Times New Roman" w:cs="Times New Roman"/>
            <w:lang w:val="en-GB"/>
          </w:rPr>
          <w:delText>provided</w:delText>
        </w:r>
        <w:r w:rsidR="00264A94" w:rsidDel="000B4D72">
          <w:rPr>
            <w:rFonts w:ascii="Times New Roman" w:hAnsi="Times New Roman" w:cs="Times New Roman"/>
            <w:lang w:val="en-GB"/>
          </w:rPr>
          <w:delText xml:space="preserve"> in </w:delText>
        </w:r>
        <w:r w:rsidR="00046AA6" w:rsidDel="000B4D72">
          <w:rPr>
            <w:rFonts w:ascii="Times New Roman" w:hAnsi="Times New Roman" w:cs="Times New Roman"/>
            <w:lang w:val="en-GB"/>
          </w:rPr>
          <w:delText xml:space="preserve">the </w:delText>
        </w:r>
        <w:r w:rsidR="00264A94" w:rsidDel="000B4D72">
          <w:rPr>
            <w:rFonts w:ascii="Times New Roman" w:hAnsi="Times New Roman" w:cs="Times New Roman"/>
            <w:lang w:val="en-GB"/>
          </w:rPr>
          <w:delText>Supplementary Material.</w:delText>
        </w:r>
      </w:del>
    </w:p>
    <w:p w14:paraId="651911B9" w14:textId="77777777" w:rsidR="00264A94" w:rsidRDefault="00264A94" w:rsidP="00F769C0">
      <w:pPr>
        <w:autoSpaceDE w:val="0"/>
        <w:autoSpaceDN w:val="0"/>
        <w:adjustRightInd w:val="0"/>
        <w:spacing w:after="0" w:line="360" w:lineRule="auto"/>
        <w:rPr>
          <w:rFonts w:ascii="Times New Roman" w:eastAsiaTheme="minorEastAsia" w:hAnsi="Times New Roman" w:cs="Times New Roman"/>
          <w:i/>
          <w:iCs/>
          <w:color w:val="000000"/>
          <w:lang w:val="en-GB"/>
        </w:rPr>
      </w:pPr>
    </w:p>
    <w:p w14:paraId="61AC8349" w14:textId="702F63EB" w:rsidR="00AC4BBD" w:rsidRPr="000D14FA" w:rsidRDefault="002F7427" w:rsidP="00F769C0">
      <w:pPr>
        <w:autoSpaceDE w:val="0"/>
        <w:autoSpaceDN w:val="0"/>
        <w:adjustRightInd w:val="0"/>
        <w:spacing w:after="0" w:line="360" w:lineRule="auto"/>
        <w:rPr>
          <w:rFonts w:ascii="Times New Roman" w:eastAsiaTheme="minorEastAsia" w:hAnsi="Times New Roman" w:cs="Times New Roman"/>
          <w:i/>
          <w:iCs/>
          <w:color w:val="000000"/>
          <w:lang w:val="en-GB"/>
        </w:rPr>
      </w:pPr>
      <w:r w:rsidRPr="000D14FA">
        <w:rPr>
          <w:rFonts w:ascii="Times New Roman" w:eastAsiaTheme="minorEastAsia" w:hAnsi="Times New Roman" w:cs="Times New Roman"/>
          <w:i/>
          <w:iCs/>
          <w:color w:val="000000"/>
          <w:lang w:val="en-GB"/>
        </w:rPr>
        <w:t>Model uncertainty</w:t>
      </w:r>
    </w:p>
    <w:p w14:paraId="2B8AFB61" w14:textId="1BDB494A" w:rsidR="007747F3" w:rsidRDefault="00791D9C" w:rsidP="00C26B63">
      <w:pPr>
        <w:autoSpaceDE w:val="0"/>
        <w:autoSpaceDN w:val="0"/>
        <w:adjustRightInd w:val="0"/>
        <w:spacing w:after="0" w:line="360" w:lineRule="auto"/>
        <w:ind w:firstLine="284"/>
        <w:rPr>
          <w:rFonts w:ascii="Times New Roman" w:hAnsi="Times New Roman" w:cs="Times New Roman"/>
          <w:color w:val="000000"/>
          <w:lang w:val="en-GB"/>
        </w:rPr>
      </w:pPr>
      <w:r w:rsidRPr="007F434E">
        <w:rPr>
          <w:rFonts w:ascii="Times New Roman" w:hAnsi="Times New Roman" w:cs="Times New Roman"/>
          <w:color w:val="000000"/>
          <w:lang w:val="en-GB"/>
        </w:rPr>
        <w:t xml:space="preserve">The goodness-of-fit of the competing models was inferred by the Deviance Information </w:t>
      </w:r>
      <w:r w:rsidRPr="00F45DDF">
        <w:rPr>
          <w:rFonts w:ascii="Times New Roman" w:hAnsi="Times New Roman" w:cs="Times New Roman"/>
          <w:color w:val="000000"/>
          <w:lang w:val="en-GB"/>
        </w:rPr>
        <w:t>Criterion (</w:t>
      </w:r>
      <w:r w:rsidRPr="00F45DDF">
        <w:rPr>
          <w:rFonts w:ascii="Times New Roman" w:hAnsi="Times New Roman" w:cs="Times New Roman"/>
          <w:i/>
          <w:color w:val="000000"/>
          <w:lang w:val="en-GB"/>
        </w:rPr>
        <w:t>DIC</w:t>
      </w:r>
      <w:r w:rsidRPr="00F45DDF">
        <w:rPr>
          <w:rFonts w:ascii="Times New Roman" w:hAnsi="Times New Roman" w:cs="Times New Roman"/>
          <w:color w:val="000000"/>
          <w:lang w:val="en-GB"/>
        </w:rPr>
        <w:t>)</w:t>
      </w:r>
      <w:r w:rsidR="004F6C59" w:rsidRPr="00F45DDF">
        <w:rPr>
          <w:rFonts w:ascii="Times New Roman" w:hAnsi="Times New Roman" w:cs="Times New Roman"/>
          <w:color w:val="000000"/>
          <w:lang w:val="en-GB"/>
        </w:rPr>
        <w:t xml:space="preserve"> </w:t>
      </w:r>
      <w:r w:rsidR="00945F1F">
        <w:rPr>
          <w:rFonts w:ascii="Times New Roman" w:hAnsi="Times New Roman" w:cs="Times New Roman"/>
          <w:color w:val="000000"/>
          <w:lang w:val="en-GB"/>
        </w:rPr>
        <w:t>[</w:t>
      </w:r>
      <w:r w:rsidR="00046A6D">
        <w:rPr>
          <w:rFonts w:ascii="Times New Roman" w:hAnsi="Times New Roman" w:cs="Times New Roman"/>
          <w:color w:val="000000"/>
          <w:lang w:val="en-GB"/>
        </w:rPr>
        <w:t>104</w:t>
      </w:r>
      <w:r w:rsidR="00945F1F">
        <w:rPr>
          <w:rFonts w:ascii="Times New Roman" w:hAnsi="Times New Roman" w:cs="Times New Roman"/>
          <w:color w:val="000000"/>
          <w:lang w:val="en-GB"/>
        </w:rPr>
        <w:t>]</w:t>
      </w:r>
      <w:r w:rsidRPr="00F45DDF">
        <w:rPr>
          <w:rFonts w:ascii="Times New Roman" w:hAnsi="Times New Roman" w:cs="Times New Roman"/>
          <w:color w:val="000000"/>
          <w:lang w:val="en-GB"/>
        </w:rPr>
        <w:t xml:space="preserve">. </w:t>
      </w:r>
      <w:r w:rsidR="00F45DDF" w:rsidRPr="00F45DDF">
        <w:rPr>
          <w:rFonts w:ascii="Times New Roman" w:hAnsi="Times New Roman" w:cs="Times New Roman"/>
          <w:lang w:val="en-GB"/>
        </w:rPr>
        <w:t>The estimator of model complexity</w:t>
      </w:r>
      <w:r w:rsidR="00D51BCF">
        <w:rPr>
          <w:rFonts w:ascii="Times New Roman" w:hAnsi="Times New Roman" w:cs="Times New Roman"/>
          <w:lang w:val="en-GB"/>
        </w:rPr>
        <w:t xml:space="preserve"> was</w:t>
      </w:r>
      <w:r w:rsidR="00F45DDF" w:rsidRPr="00F45DDF">
        <w:rPr>
          <w:rFonts w:ascii="Times New Roman" w:hAnsi="Times New Roman" w:cs="Times New Roman"/>
          <w:lang w:val="en-GB"/>
        </w:rPr>
        <w:t xml:space="preserve"> </w:t>
      </w:r>
      <m:oMath>
        <m:r>
          <w:rPr>
            <w:rFonts w:ascii="Cambria Math" w:hAnsi="Cambria Math" w:cs="Times New Roman"/>
            <w:lang w:val="en-GB"/>
          </w:rPr>
          <m:t>pV=</m:t>
        </m:r>
        <m:f>
          <m:fPr>
            <m:ctrlPr>
              <w:rPr>
                <w:rFonts w:ascii="Cambria Math" w:hAnsi="Cambria Math" w:cs="Times New Roman"/>
                <w:i/>
                <w:lang w:val="en-GB"/>
              </w:rPr>
            </m:ctrlPr>
          </m:fPr>
          <m:num>
            <m:r>
              <w:rPr>
                <w:rFonts w:ascii="Cambria Math" w:hAnsi="Cambria Math" w:cs="Times New Roman"/>
                <w:lang w:val="en-GB"/>
              </w:rPr>
              <m:t>1</m:t>
            </m:r>
          </m:num>
          <m:den>
            <m:r>
              <w:rPr>
                <w:rFonts w:ascii="Cambria Math" w:hAnsi="Cambria Math" w:cs="Times New Roman"/>
                <w:lang w:val="en-GB"/>
              </w:rPr>
              <m:t>2</m:t>
            </m:r>
          </m:den>
        </m:f>
        <m:r>
          <w:rPr>
            <w:rFonts w:ascii="Cambria Math" w:hAnsi="Cambria Math" w:cs="Times New Roman"/>
            <w:lang w:val="en-GB"/>
          </w:rPr>
          <m:t>Var</m:t>
        </m:r>
        <m:d>
          <m:dPr>
            <m:ctrlPr>
              <w:rPr>
                <w:rFonts w:ascii="Cambria Math" w:hAnsi="Cambria Math" w:cs="Times New Roman"/>
                <w:i/>
                <w:lang w:val="en-GB"/>
              </w:rPr>
            </m:ctrlPr>
          </m:dPr>
          <m:e>
            <m:acc>
              <m:accPr>
                <m:chr m:val="̅"/>
                <m:ctrlPr>
                  <w:rPr>
                    <w:rFonts w:ascii="Cambria Math" w:hAnsi="Cambria Math" w:cs="Times New Roman"/>
                    <w:i/>
                    <w:lang w:val="en-GB"/>
                  </w:rPr>
                </m:ctrlPr>
              </m:accPr>
              <m:e>
                <m:r>
                  <w:rPr>
                    <w:rFonts w:ascii="Cambria Math" w:hAnsi="Cambria Math" w:cs="Times New Roman"/>
                    <w:lang w:val="en-GB"/>
                  </w:rPr>
                  <m:t>D</m:t>
                </m:r>
              </m:e>
            </m:acc>
          </m:e>
        </m:d>
      </m:oMath>
      <w:r w:rsidR="00F45DDF" w:rsidRPr="00F45DDF">
        <w:rPr>
          <w:rFonts w:ascii="Times New Roman" w:hAnsi="Times New Roman" w:cs="Times New Roman"/>
          <w:lang w:val="en-GB"/>
        </w:rPr>
        <w:t xml:space="preserve">, where </w:t>
      </w:r>
      <m:oMath>
        <m:acc>
          <m:accPr>
            <m:chr m:val="̅"/>
            <m:ctrlPr>
              <w:rPr>
                <w:rFonts w:ascii="Cambria Math" w:hAnsi="Cambria Math" w:cs="Times New Roman"/>
                <w:i/>
                <w:lang w:val="en-GB"/>
              </w:rPr>
            </m:ctrlPr>
          </m:accPr>
          <m:e>
            <m:r>
              <w:rPr>
                <w:rFonts w:ascii="Cambria Math" w:hAnsi="Cambria Math" w:cs="Times New Roman"/>
                <w:lang w:val="en-GB"/>
              </w:rPr>
              <m:t>D</m:t>
            </m:r>
          </m:e>
        </m:acc>
      </m:oMath>
      <w:r w:rsidR="00F45DDF" w:rsidRPr="00F45DDF">
        <w:rPr>
          <w:rFonts w:ascii="Times New Roman" w:hAnsi="Times New Roman" w:cs="Times New Roman"/>
          <w:lang w:val="en-GB"/>
        </w:rPr>
        <w:t xml:space="preserve"> is the posterior mean of the deviance. </w:t>
      </w:r>
      <w:r w:rsidR="009974F0" w:rsidRPr="00F45DDF">
        <w:rPr>
          <w:rFonts w:ascii="Times New Roman" w:hAnsi="Times New Roman" w:cs="Times New Roman"/>
          <w:color w:val="000000"/>
          <w:lang w:val="en-GB"/>
        </w:rPr>
        <w:t xml:space="preserve">The consistency between the model and the data was checked </w:t>
      </w:r>
      <w:r w:rsidR="00AC6DED">
        <w:rPr>
          <w:rFonts w:ascii="Times New Roman" w:hAnsi="Times New Roman" w:cs="Times New Roman"/>
          <w:color w:val="000000"/>
          <w:lang w:val="en-GB"/>
        </w:rPr>
        <w:t xml:space="preserve">by the </w:t>
      </w:r>
      <w:r w:rsidR="009974F0" w:rsidRPr="00F45DDF">
        <w:rPr>
          <w:rFonts w:ascii="Times New Roman" w:hAnsi="Times New Roman" w:cs="Times New Roman"/>
          <w:color w:val="000000"/>
          <w:lang w:val="en-GB"/>
        </w:rPr>
        <w:t>Bayesian posterior</w:t>
      </w:r>
      <w:r w:rsidR="005F16DC">
        <w:rPr>
          <w:rFonts w:ascii="Times New Roman" w:hAnsi="Times New Roman" w:cs="Times New Roman"/>
          <w:color w:val="000000"/>
          <w:lang w:val="en-GB"/>
        </w:rPr>
        <w:t>-</w:t>
      </w:r>
      <w:r w:rsidR="009974F0" w:rsidRPr="007F434E">
        <w:rPr>
          <w:rFonts w:ascii="Times New Roman" w:hAnsi="Times New Roman" w:cs="Times New Roman"/>
          <w:color w:val="000000"/>
          <w:lang w:val="en-GB"/>
        </w:rPr>
        <w:t>predictive</w:t>
      </w:r>
      <w:r w:rsidR="005F16DC">
        <w:rPr>
          <w:rFonts w:ascii="Times New Roman" w:hAnsi="Times New Roman" w:cs="Times New Roman"/>
          <w:color w:val="000000"/>
          <w:lang w:val="en-GB"/>
        </w:rPr>
        <w:t>-</w:t>
      </w:r>
      <w:r w:rsidR="009974F0" w:rsidRPr="007F434E">
        <w:rPr>
          <w:rFonts w:ascii="Times New Roman" w:hAnsi="Times New Roman" w:cs="Times New Roman"/>
          <w:color w:val="000000"/>
          <w:lang w:val="en-GB"/>
        </w:rPr>
        <w:t>checking procedures</w:t>
      </w:r>
      <w:r w:rsidR="00D4183F">
        <w:rPr>
          <w:rFonts w:ascii="Times New Roman" w:hAnsi="Times New Roman" w:cs="Times New Roman"/>
          <w:color w:val="000000"/>
          <w:vertAlign w:val="superscript"/>
          <w:lang w:val="en-GB"/>
        </w:rPr>
        <w:t xml:space="preserve"> </w:t>
      </w:r>
      <w:r w:rsidR="009974F0" w:rsidRPr="007F434E">
        <w:rPr>
          <w:rFonts w:ascii="Times New Roman" w:hAnsi="Times New Roman" w:cs="Times New Roman"/>
          <w:color w:val="000000"/>
          <w:lang w:val="en-GB"/>
        </w:rPr>
        <w:t xml:space="preserve">designed to check the ability of the model </w:t>
      </w:r>
      <w:proofErr w:type="gramStart"/>
      <w:r w:rsidR="009974F0" w:rsidRPr="007F434E">
        <w:rPr>
          <w:rFonts w:ascii="Times New Roman" w:hAnsi="Times New Roman" w:cs="Times New Roman"/>
          <w:i/>
          <w:color w:val="000000"/>
          <w:lang w:val="en-GB"/>
        </w:rPr>
        <w:t>a posteriori</w:t>
      </w:r>
      <w:proofErr w:type="gramEnd"/>
      <w:r w:rsidR="009974F0" w:rsidRPr="007F434E">
        <w:rPr>
          <w:rFonts w:ascii="Times New Roman" w:hAnsi="Times New Roman" w:cs="Times New Roman"/>
          <w:color w:val="000000"/>
          <w:lang w:val="en-GB"/>
        </w:rPr>
        <w:t xml:space="preserve"> to replicate abundance data similar to those observed. </w:t>
      </w:r>
      <w:r w:rsidR="00A13B18">
        <w:rPr>
          <w:rFonts w:ascii="Times New Roman" w:hAnsi="Times New Roman" w:cs="Times New Roman"/>
          <w:color w:val="000000"/>
          <w:lang w:val="en-GB"/>
        </w:rPr>
        <w:t>T</w:t>
      </w:r>
      <w:r w:rsidR="009974F0" w:rsidRPr="007F434E">
        <w:rPr>
          <w:rFonts w:ascii="Times New Roman" w:hAnsi="Times New Roman" w:cs="Times New Roman"/>
          <w:color w:val="000000"/>
          <w:lang w:val="en-GB"/>
        </w:rPr>
        <w:t xml:space="preserve">he Bayesian </w:t>
      </w:r>
      <w:r w:rsidR="009974F0" w:rsidRPr="007F434E">
        <w:rPr>
          <w:rFonts w:ascii="Times New Roman" w:hAnsi="Times New Roman" w:cs="Times New Roman"/>
          <w:i/>
          <w:color w:val="000000"/>
          <w:lang w:val="en-GB"/>
        </w:rPr>
        <w:t>p</w:t>
      </w:r>
      <w:r w:rsidR="009974F0" w:rsidRPr="007F434E">
        <w:rPr>
          <w:rFonts w:ascii="Times New Roman" w:hAnsi="Times New Roman" w:cs="Times New Roman"/>
          <w:color w:val="000000"/>
          <w:lang w:val="en-GB"/>
        </w:rPr>
        <w:t>-value</w:t>
      </w:r>
      <w:r w:rsidR="0078665B">
        <w:rPr>
          <w:rFonts w:ascii="Times New Roman" w:hAnsi="Times New Roman" w:cs="Times New Roman"/>
          <w:color w:val="000000"/>
          <w:lang w:val="en-GB"/>
        </w:rPr>
        <w:t xml:space="preserve"> was calculated to assess </w:t>
      </w:r>
      <w:r w:rsidR="009974F0" w:rsidRPr="007F434E">
        <w:rPr>
          <w:rFonts w:ascii="Times New Roman" w:hAnsi="Times New Roman" w:cs="Times New Roman"/>
          <w:color w:val="000000"/>
          <w:lang w:val="en-GB"/>
        </w:rPr>
        <w:t xml:space="preserve">the probability that the </w:t>
      </w:r>
      <w:r w:rsidR="000C2B71" w:rsidRPr="000C2B71">
        <w:rPr>
          <w:rFonts w:ascii="Times New Roman" w:hAnsi="Times New Roman" w:cs="Times New Roman"/>
          <w:color w:val="000000"/>
          <w:lang w:val="en-GB"/>
        </w:rPr>
        <w:t>posterior predictive</w:t>
      </w:r>
      <w:r w:rsidR="000C2B71">
        <w:rPr>
          <w:rFonts w:ascii="Times New Roman" w:hAnsi="Times New Roman" w:cs="Times New Roman"/>
          <w:color w:val="000000"/>
          <w:lang w:val="en-GB"/>
        </w:rPr>
        <w:t xml:space="preserve"> </w:t>
      </w:r>
      <w:r w:rsidR="000C2B71" w:rsidRPr="000C2B71">
        <w:rPr>
          <w:rFonts w:ascii="Times New Roman" w:hAnsi="Times New Roman" w:cs="Times New Roman"/>
          <w:color w:val="000000"/>
          <w:lang w:val="en-GB"/>
        </w:rPr>
        <w:t>replicates</w:t>
      </w:r>
      <w:r w:rsidR="009974F0" w:rsidRPr="007F434E">
        <w:rPr>
          <w:rFonts w:ascii="Times New Roman" w:hAnsi="Times New Roman" w:cs="Times New Roman"/>
          <w:color w:val="000000"/>
          <w:lang w:val="en-GB"/>
        </w:rPr>
        <w:t xml:space="preserve"> could be as extreme as or more </w:t>
      </w:r>
      <w:r w:rsidR="00570AE3">
        <w:rPr>
          <w:rFonts w:ascii="Times New Roman" w:hAnsi="Times New Roman" w:cs="Times New Roman"/>
          <w:color w:val="000000"/>
          <w:lang w:val="en-GB"/>
        </w:rPr>
        <w:t xml:space="preserve">so </w:t>
      </w:r>
      <w:r w:rsidR="009974F0" w:rsidRPr="007F434E">
        <w:rPr>
          <w:rFonts w:ascii="Times New Roman" w:hAnsi="Times New Roman" w:cs="Times New Roman"/>
          <w:color w:val="000000"/>
          <w:lang w:val="en-GB"/>
        </w:rPr>
        <w:t>than the observed data</w:t>
      </w:r>
      <w:r w:rsidR="00D113F3">
        <w:rPr>
          <w:rFonts w:ascii="Times New Roman" w:hAnsi="Times New Roman" w:cs="Times New Roman"/>
          <w:color w:val="000000"/>
          <w:lang w:val="en-GB"/>
        </w:rPr>
        <w:t xml:space="preserve"> </w:t>
      </w:r>
      <w:r w:rsidR="00B34879">
        <w:rPr>
          <w:rFonts w:ascii="Times New Roman" w:hAnsi="Times New Roman" w:cs="Times New Roman"/>
          <w:color w:val="000000"/>
          <w:lang w:val="en-GB"/>
        </w:rPr>
        <w:t>[</w:t>
      </w:r>
      <w:r w:rsidR="00242C6F">
        <w:rPr>
          <w:rFonts w:ascii="Times New Roman" w:hAnsi="Times New Roman" w:cs="Times New Roman"/>
          <w:color w:val="000000"/>
          <w:lang w:val="en-GB"/>
        </w:rPr>
        <w:t>105</w:t>
      </w:r>
      <w:r w:rsidR="00B34879">
        <w:rPr>
          <w:rFonts w:ascii="Times New Roman" w:hAnsi="Times New Roman" w:cs="Times New Roman"/>
          <w:color w:val="000000"/>
          <w:lang w:val="en-GB"/>
        </w:rPr>
        <w:t>]</w:t>
      </w:r>
      <w:r w:rsidR="009974F0" w:rsidRPr="007F434E">
        <w:rPr>
          <w:rFonts w:ascii="Times New Roman" w:hAnsi="Times New Roman" w:cs="Times New Roman"/>
          <w:color w:val="000000"/>
          <w:lang w:val="en-GB"/>
        </w:rPr>
        <w:t xml:space="preserve">. We assumed a reasonable fit if 0.1 &lt; </w:t>
      </w:r>
      <w:r w:rsidR="009974F0" w:rsidRPr="007F434E">
        <w:rPr>
          <w:rFonts w:ascii="Times New Roman" w:hAnsi="Times New Roman" w:cs="Times New Roman"/>
          <w:i/>
          <w:color w:val="000000"/>
          <w:lang w:val="en-GB"/>
        </w:rPr>
        <w:t>p</w:t>
      </w:r>
      <w:r w:rsidR="009974F0" w:rsidRPr="007F434E">
        <w:rPr>
          <w:rFonts w:ascii="Times New Roman" w:hAnsi="Times New Roman" w:cs="Times New Roman"/>
          <w:color w:val="000000"/>
          <w:lang w:val="en-GB"/>
        </w:rPr>
        <w:t xml:space="preserve">-value &lt; 0.9. </w:t>
      </w:r>
      <w:r w:rsidR="00237DD6">
        <w:rPr>
          <w:rFonts w:ascii="Times New Roman" w:hAnsi="Times New Roman" w:cs="Times New Roman"/>
          <w:color w:val="000000"/>
          <w:lang w:val="en-GB"/>
        </w:rPr>
        <w:t>For</w:t>
      </w:r>
      <w:r w:rsidR="007747F3" w:rsidRPr="007747F3">
        <w:rPr>
          <w:rFonts w:ascii="Times New Roman" w:hAnsi="Times New Roman" w:cs="Times New Roman"/>
          <w:color w:val="000000"/>
          <w:lang w:val="en-GB"/>
        </w:rPr>
        <w:t xml:space="preserve"> each iteration of the MCMC sampling, the posterior predictive distribution of replicated data</w:t>
      </w:r>
      <w:r w:rsidR="007747F3">
        <w:rPr>
          <w:rFonts w:ascii="Times New Roman" w:hAnsi="Times New Roman" w:cs="Times New Roman"/>
          <w:color w:val="000000"/>
          <w:lang w:val="en-GB"/>
        </w:rPr>
        <w:t xml:space="preserve"> </w:t>
      </w:r>
      <w:r w:rsidR="007747F3" w:rsidRPr="007747F3">
        <w:rPr>
          <w:rFonts w:ascii="Times New Roman" w:hAnsi="Times New Roman" w:cs="Times New Roman"/>
          <w:color w:val="000000"/>
          <w:lang w:val="en-GB"/>
        </w:rPr>
        <w:t>w</w:t>
      </w:r>
      <w:r w:rsidR="00237DD6">
        <w:rPr>
          <w:rFonts w:ascii="Times New Roman" w:hAnsi="Times New Roman" w:cs="Times New Roman"/>
          <w:color w:val="000000"/>
          <w:lang w:val="en-GB"/>
        </w:rPr>
        <w:t>as</w:t>
      </w:r>
      <w:r w:rsidR="007747F3" w:rsidRPr="007747F3">
        <w:rPr>
          <w:rFonts w:ascii="Times New Roman" w:hAnsi="Times New Roman" w:cs="Times New Roman"/>
          <w:color w:val="000000"/>
          <w:lang w:val="en-GB"/>
        </w:rPr>
        <w:t xml:space="preserve"> computed</w:t>
      </w:r>
      <w:r w:rsidR="00237DD6">
        <w:rPr>
          <w:rFonts w:ascii="Times New Roman" w:hAnsi="Times New Roman" w:cs="Times New Roman"/>
          <w:color w:val="000000"/>
          <w:lang w:val="en-GB"/>
        </w:rPr>
        <w:t>.</w:t>
      </w:r>
    </w:p>
    <w:p w14:paraId="6B1D1C1D" w14:textId="14FB9048" w:rsidR="00CB4ADC" w:rsidRPr="00750CEE" w:rsidRDefault="00D5397C" w:rsidP="00F769C0">
      <w:pPr>
        <w:autoSpaceDE w:val="0"/>
        <w:autoSpaceDN w:val="0"/>
        <w:adjustRightInd w:val="0"/>
        <w:spacing w:after="0" w:line="360" w:lineRule="auto"/>
        <w:ind w:firstLine="284"/>
        <w:rPr>
          <w:rFonts w:ascii="Times New Roman" w:hAnsi="Times New Roman" w:cs="Times New Roman"/>
          <w:color w:val="000000"/>
          <w:lang w:val="en-GB"/>
        </w:rPr>
      </w:pPr>
      <w:r w:rsidRPr="00D5397C">
        <w:rPr>
          <w:rFonts w:ascii="Times New Roman" w:hAnsi="Times New Roman" w:cs="Times New Roman"/>
          <w:color w:val="000000"/>
          <w:lang w:val="en-GB"/>
        </w:rPr>
        <w:t>After the Bayesian analysis of each model,</w:t>
      </w:r>
      <w:r>
        <w:rPr>
          <w:rFonts w:ascii="Times New Roman" w:hAnsi="Times New Roman" w:cs="Times New Roman"/>
          <w:color w:val="000000"/>
          <w:lang w:val="en-GB"/>
        </w:rPr>
        <w:t xml:space="preserve"> </w:t>
      </w:r>
      <w:r w:rsidR="00495F0B">
        <w:rPr>
          <w:rFonts w:ascii="Times New Roman" w:hAnsi="Times New Roman" w:cs="Times New Roman"/>
          <w:color w:val="000000"/>
          <w:lang w:val="en-GB"/>
        </w:rPr>
        <w:t xml:space="preserve">we performed </w:t>
      </w:r>
      <w:r>
        <w:rPr>
          <w:rFonts w:ascii="Times New Roman" w:hAnsi="Times New Roman" w:cs="Times New Roman"/>
          <w:color w:val="000000"/>
          <w:lang w:val="en-GB"/>
        </w:rPr>
        <w:t>a m</w:t>
      </w:r>
      <w:r w:rsidRPr="00A13987">
        <w:rPr>
          <w:rFonts w:ascii="Times New Roman" w:hAnsi="Times New Roman" w:cs="Times New Roman"/>
          <w:color w:val="000000"/>
          <w:lang w:val="en-GB"/>
        </w:rPr>
        <w:t>ulti-model inference using Bayesian model averaging (BMA)</w:t>
      </w:r>
      <w:r w:rsidRPr="00D5397C">
        <w:rPr>
          <w:rFonts w:ascii="Times New Roman" w:hAnsi="Times New Roman" w:cs="Times New Roman"/>
          <w:color w:val="000000"/>
          <w:lang w:val="en-GB"/>
        </w:rPr>
        <w:t xml:space="preserve"> </w:t>
      </w:r>
      <w:r w:rsidR="002D7F5F">
        <w:rPr>
          <w:rFonts w:ascii="Times New Roman" w:hAnsi="Times New Roman" w:cs="Times New Roman"/>
          <w:color w:val="000000"/>
          <w:lang w:val="en-GB"/>
        </w:rPr>
        <w:t>in order to</w:t>
      </w:r>
      <w:r w:rsidRPr="00D5397C">
        <w:rPr>
          <w:rFonts w:ascii="Times New Roman" w:hAnsi="Times New Roman" w:cs="Times New Roman"/>
          <w:color w:val="000000"/>
          <w:lang w:val="en-GB"/>
        </w:rPr>
        <w:t xml:space="preserve"> balance model goodness of fit and model</w:t>
      </w:r>
      <w:r>
        <w:rPr>
          <w:rFonts w:ascii="Times New Roman" w:hAnsi="Times New Roman" w:cs="Times New Roman"/>
          <w:color w:val="000000"/>
          <w:lang w:val="en-GB"/>
        </w:rPr>
        <w:t xml:space="preserve"> </w:t>
      </w:r>
      <w:r w:rsidRPr="00D5397C">
        <w:rPr>
          <w:rFonts w:ascii="Times New Roman" w:hAnsi="Times New Roman" w:cs="Times New Roman"/>
          <w:color w:val="000000"/>
          <w:lang w:val="en-GB"/>
        </w:rPr>
        <w:t>selection uncertainty</w:t>
      </w:r>
      <w:r w:rsidR="00811AF1">
        <w:rPr>
          <w:rFonts w:ascii="Times New Roman" w:hAnsi="Times New Roman" w:cs="Times New Roman"/>
          <w:color w:val="000000"/>
          <w:lang w:val="en-GB"/>
        </w:rPr>
        <w:t xml:space="preserve">, </w:t>
      </w:r>
      <w:r w:rsidR="007167BF" w:rsidRPr="007167BF">
        <w:rPr>
          <w:rFonts w:ascii="Times New Roman" w:hAnsi="Times New Roman" w:cs="Times New Roman"/>
          <w:color w:val="000000"/>
          <w:lang w:val="en-GB"/>
        </w:rPr>
        <w:t>rather than relying on one ‘true’ model</w:t>
      </w:r>
      <w:r w:rsidR="00BA00E4">
        <w:rPr>
          <w:rFonts w:ascii="Times New Roman" w:hAnsi="Times New Roman" w:cs="Times New Roman"/>
          <w:color w:val="000000"/>
          <w:lang w:val="en-GB"/>
        </w:rPr>
        <w:t xml:space="preserve"> </w:t>
      </w:r>
      <w:r w:rsidR="00A717BC">
        <w:rPr>
          <w:rFonts w:ascii="Times New Roman" w:hAnsi="Times New Roman" w:cs="Times New Roman"/>
          <w:color w:val="000000"/>
          <w:lang w:val="en-GB"/>
        </w:rPr>
        <w:t>[10</w:t>
      </w:r>
      <w:r w:rsidR="00C85B20">
        <w:rPr>
          <w:rFonts w:ascii="Times New Roman" w:hAnsi="Times New Roman" w:cs="Times New Roman"/>
          <w:color w:val="000000"/>
          <w:lang w:val="en-GB"/>
        </w:rPr>
        <w:t>6</w:t>
      </w:r>
      <w:r w:rsidR="00A717BC">
        <w:rPr>
          <w:rFonts w:ascii="Times New Roman" w:hAnsi="Times New Roman" w:cs="Times New Roman"/>
          <w:color w:val="000000"/>
          <w:lang w:val="en-GB"/>
        </w:rPr>
        <w:t>]</w:t>
      </w:r>
      <w:r w:rsidR="00F62EB0" w:rsidRPr="00F92B6B">
        <w:rPr>
          <w:rFonts w:ascii="Times New Roman" w:hAnsi="Times New Roman" w:cs="Times New Roman"/>
          <w:color w:val="000000"/>
          <w:lang w:val="en-GB"/>
        </w:rPr>
        <w:t xml:space="preserve">. </w:t>
      </w:r>
      <w:r w:rsidR="00731873" w:rsidRPr="00731873">
        <w:rPr>
          <w:rFonts w:ascii="Times New Roman" w:hAnsi="Times New Roman" w:cs="Times New Roman"/>
          <w:color w:val="000000"/>
          <w:lang w:val="en-GB"/>
        </w:rPr>
        <w:t>The mean values of the</w:t>
      </w:r>
      <w:r w:rsidR="00731873">
        <w:rPr>
          <w:rFonts w:ascii="Times New Roman" w:hAnsi="Times New Roman" w:cs="Times New Roman"/>
          <w:color w:val="000000"/>
          <w:lang w:val="en-GB"/>
        </w:rPr>
        <w:t xml:space="preserve"> </w:t>
      </w:r>
      <w:r w:rsidR="00731873" w:rsidRPr="00731873">
        <w:rPr>
          <w:rFonts w:ascii="Times New Roman" w:hAnsi="Times New Roman" w:cs="Times New Roman"/>
          <w:color w:val="000000"/>
          <w:lang w:val="en-GB"/>
        </w:rPr>
        <w:t xml:space="preserve">posterior distributions of </w:t>
      </w:r>
      <w:r w:rsidR="009974B8">
        <w:rPr>
          <w:rFonts w:ascii="Times New Roman" w:hAnsi="Times New Roman" w:cs="Times New Roman"/>
          <w:color w:val="000000"/>
          <w:lang w:val="en-GB"/>
        </w:rPr>
        <w:t xml:space="preserve">the </w:t>
      </w:r>
      <w:r w:rsidR="00731873" w:rsidRPr="00731873">
        <w:rPr>
          <w:rFonts w:ascii="Times New Roman" w:hAnsi="Times New Roman" w:cs="Times New Roman"/>
          <w:color w:val="000000"/>
          <w:lang w:val="en-GB"/>
        </w:rPr>
        <w:t>outcomes from the candidate</w:t>
      </w:r>
      <w:r w:rsidR="001648A1">
        <w:rPr>
          <w:rFonts w:ascii="Times New Roman" w:hAnsi="Times New Roman" w:cs="Times New Roman"/>
          <w:color w:val="000000"/>
          <w:lang w:val="en-GB"/>
        </w:rPr>
        <w:t xml:space="preserve"> </w:t>
      </w:r>
      <w:r w:rsidR="00731873" w:rsidRPr="00731873">
        <w:rPr>
          <w:rFonts w:ascii="Times New Roman" w:hAnsi="Times New Roman" w:cs="Times New Roman"/>
          <w:color w:val="000000"/>
          <w:lang w:val="en-GB"/>
        </w:rPr>
        <w:t xml:space="preserve">models were weighted </w:t>
      </w:r>
      <w:r w:rsidR="005905B4">
        <w:rPr>
          <w:rFonts w:ascii="Times New Roman" w:hAnsi="Times New Roman" w:cs="Times New Roman"/>
          <w:color w:val="000000"/>
          <w:lang w:val="en-GB"/>
        </w:rPr>
        <w:t xml:space="preserve">on the basis of </w:t>
      </w:r>
      <w:r w:rsidR="00731873" w:rsidRPr="00731873">
        <w:rPr>
          <w:rFonts w:ascii="Times New Roman" w:hAnsi="Times New Roman" w:cs="Times New Roman"/>
          <w:color w:val="000000"/>
          <w:lang w:val="en-GB"/>
        </w:rPr>
        <w:t xml:space="preserve">their </w:t>
      </w:r>
      <w:r w:rsidR="007B599F" w:rsidRPr="00F45DDF">
        <w:rPr>
          <w:rFonts w:ascii="Times New Roman" w:hAnsi="Times New Roman" w:cs="Times New Roman"/>
          <w:i/>
          <w:color w:val="000000"/>
          <w:lang w:val="en-GB"/>
        </w:rPr>
        <w:t>DIC</w:t>
      </w:r>
      <w:r w:rsidR="00761C9A">
        <w:rPr>
          <w:rFonts w:ascii="Times New Roman" w:hAnsi="Times New Roman" w:cs="Times New Roman"/>
          <w:iCs/>
          <w:color w:val="000000"/>
          <w:lang w:val="en-GB"/>
        </w:rPr>
        <w:t>s</w:t>
      </w:r>
      <w:r w:rsidR="00731873" w:rsidRPr="00731873">
        <w:rPr>
          <w:rFonts w:ascii="Times New Roman" w:hAnsi="Times New Roman" w:cs="Times New Roman"/>
          <w:color w:val="000000"/>
          <w:lang w:val="en-GB"/>
        </w:rPr>
        <w:t>.</w:t>
      </w:r>
      <w:r w:rsidR="00D03877">
        <w:rPr>
          <w:rFonts w:ascii="Times New Roman" w:hAnsi="Times New Roman" w:cs="Times New Roman"/>
          <w:color w:val="000000"/>
          <w:lang w:val="en-GB"/>
        </w:rPr>
        <w:t xml:space="preserve"> </w:t>
      </w:r>
      <w:r w:rsidR="00507687" w:rsidRPr="00507687">
        <w:rPr>
          <w:rFonts w:ascii="Times New Roman" w:hAnsi="Times New Roman" w:cs="Times New Roman"/>
          <w:color w:val="000000"/>
          <w:lang w:val="en-GB"/>
        </w:rPr>
        <w:t xml:space="preserve">According to the </w:t>
      </w:r>
      <w:r w:rsidR="003E25A3">
        <w:rPr>
          <w:rFonts w:ascii="Times New Roman" w:hAnsi="Times New Roman" w:cs="Times New Roman"/>
          <w:color w:val="000000"/>
          <w:lang w:val="en-GB"/>
        </w:rPr>
        <w:t xml:space="preserve">resulting </w:t>
      </w:r>
      <w:r w:rsidR="00507687" w:rsidRPr="00507687">
        <w:rPr>
          <w:rFonts w:ascii="Times New Roman" w:hAnsi="Times New Roman" w:cs="Times New Roman"/>
          <w:color w:val="000000"/>
          <w:lang w:val="en-GB"/>
        </w:rPr>
        <w:t xml:space="preserve">weight of each model, the corresponding proportion of the posterior MCMC runs from each model </w:t>
      </w:r>
      <w:r w:rsidR="0084140F">
        <w:rPr>
          <w:rFonts w:ascii="Times New Roman" w:hAnsi="Times New Roman" w:cs="Times New Roman"/>
          <w:color w:val="000000"/>
          <w:lang w:val="en-GB"/>
        </w:rPr>
        <w:t xml:space="preserve">were selected </w:t>
      </w:r>
      <w:r w:rsidR="004A479A" w:rsidRPr="00507687">
        <w:rPr>
          <w:rFonts w:ascii="Times New Roman" w:hAnsi="Times New Roman" w:cs="Times New Roman"/>
          <w:color w:val="000000"/>
          <w:lang w:val="en-GB"/>
        </w:rPr>
        <w:t xml:space="preserve">randomly </w:t>
      </w:r>
      <w:r w:rsidR="00507687" w:rsidRPr="00507687">
        <w:rPr>
          <w:rFonts w:ascii="Times New Roman" w:hAnsi="Times New Roman" w:cs="Times New Roman"/>
          <w:color w:val="000000"/>
          <w:lang w:val="en-GB"/>
        </w:rPr>
        <w:t xml:space="preserve">and then all the selected posterior MCMC runs </w:t>
      </w:r>
      <w:r w:rsidR="004A479A" w:rsidRPr="00507687">
        <w:rPr>
          <w:rFonts w:ascii="Times New Roman" w:hAnsi="Times New Roman" w:cs="Times New Roman"/>
          <w:color w:val="000000"/>
          <w:lang w:val="en-GB"/>
        </w:rPr>
        <w:t xml:space="preserve">combined </w:t>
      </w:r>
      <w:r w:rsidR="004A479A">
        <w:rPr>
          <w:rFonts w:ascii="Times New Roman" w:hAnsi="Times New Roman" w:cs="Times New Roman"/>
          <w:color w:val="000000"/>
          <w:lang w:val="en-GB"/>
        </w:rPr>
        <w:t xml:space="preserve">to give </w:t>
      </w:r>
      <w:r w:rsidR="00507687" w:rsidRPr="00507687">
        <w:rPr>
          <w:rFonts w:ascii="Times New Roman" w:hAnsi="Times New Roman" w:cs="Times New Roman"/>
          <w:color w:val="000000"/>
          <w:lang w:val="en-GB"/>
        </w:rPr>
        <w:t>the model-averaged MCMC. When weighting the models, models with</w:t>
      </w:r>
      <w:r w:rsidR="00750DA9">
        <w:rPr>
          <w:rFonts w:ascii="Times New Roman" w:hAnsi="Times New Roman" w:cs="Times New Roman"/>
          <w:color w:val="000000"/>
          <w:lang w:val="en-GB"/>
        </w:rPr>
        <w:t xml:space="preserve"> </w:t>
      </w:r>
      <m:oMath>
        <m:r>
          <w:rPr>
            <w:rFonts w:ascii="Cambria Math" w:hAnsi="Cambria Math" w:cs="Times New Roman"/>
            <w:color w:val="000000"/>
            <w:lang w:val="en-GB"/>
          </w:rPr>
          <m:t>∆</m:t>
        </m:r>
      </m:oMath>
      <w:r w:rsidR="007B599F" w:rsidRPr="00F45DDF">
        <w:rPr>
          <w:rFonts w:ascii="Times New Roman" w:hAnsi="Times New Roman" w:cs="Times New Roman"/>
          <w:i/>
          <w:color w:val="000000"/>
          <w:lang w:val="en-GB"/>
        </w:rPr>
        <w:t>DIC</w:t>
      </w:r>
      <w:r w:rsidR="007B599F" w:rsidRPr="00507687">
        <w:rPr>
          <w:rFonts w:ascii="Times New Roman" w:hAnsi="Times New Roman" w:cs="Times New Roman"/>
          <w:color w:val="000000"/>
          <w:lang w:val="en-GB"/>
        </w:rPr>
        <w:t xml:space="preserve"> </w:t>
      </w:r>
      <w:r w:rsidR="00507687" w:rsidRPr="00507687">
        <w:rPr>
          <w:rFonts w:ascii="Times New Roman" w:hAnsi="Times New Roman" w:cs="Times New Roman"/>
          <w:color w:val="000000"/>
          <w:lang w:val="en-GB"/>
        </w:rPr>
        <w:t xml:space="preserve">larger than </w:t>
      </w:r>
      <w:r w:rsidR="00D060C4">
        <w:rPr>
          <w:rFonts w:ascii="Times New Roman" w:hAnsi="Times New Roman" w:cs="Times New Roman"/>
          <w:color w:val="000000"/>
          <w:lang w:val="en-GB"/>
        </w:rPr>
        <w:t>5</w:t>
      </w:r>
      <w:r w:rsidR="00507687" w:rsidRPr="00507687">
        <w:rPr>
          <w:rFonts w:ascii="Times New Roman" w:hAnsi="Times New Roman" w:cs="Times New Roman"/>
          <w:color w:val="000000"/>
          <w:lang w:val="en-GB"/>
        </w:rPr>
        <w:t xml:space="preserve"> were ruled out because of the extremely small weight </w:t>
      </w:r>
      <w:r w:rsidR="00072AF9">
        <w:rPr>
          <w:rFonts w:ascii="Times New Roman" w:hAnsi="Times New Roman" w:cs="Times New Roman"/>
          <w:color w:val="000000"/>
          <w:lang w:val="en-GB"/>
        </w:rPr>
        <w:t>[</w:t>
      </w:r>
      <w:r w:rsidR="00531046">
        <w:rPr>
          <w:rFonts w:ascii="Times New Roman" w:hAnsi="Times New Roman" w:cs="Times New Roman"/>
          <w:color w:val="000000"/>
          <w:lang w:val="en-GB"/>
        </w:rPr>
        <w:t>104</w:t>
      </w:r>
      <w:r w:rsidR="00072AF9">
        <w:rPr>
          <w:rFonts w:ascii="Times New Roman" w:hAnsi="Times New Roman" w:cs="Times New Roman"/>
          <w:color w:val="000000"/>
          <w:lang w:val="en-GB"/>
        </w:rPr>
        <w:t>]</w:t>
      </w:r>
      <w:r w:rsidR="00507687" w:rsidRPr="00507687">
        <w:rPr>
          <w:rFonts w:ascii="Times New Roman" w:hAnsi="Times New Roman" w:cs="Times New Roman"/>
          <w:color w:val="000000"/>
          <w:lang w:val="en-GB"/>
        </w:rPr>
        <w:t>.</w:t>
      </w:r>
      <w:r w:rsidR="00750CEE">
        <w:rPr>
          <w:rFonts w:ascii="Times New Roman" w:hAnsi="Times New Roman" w:cs="Times New Roman"/>
          <w:color w:val="000000"/>
          <w:lang w:val="en-GB"/>
        </w:rPr>
        <w:t xml:space="preserve"> </w:t>
      </w:r>
      <w:r w:rsidR="00CB4ADC" w:rsidRPr="00750CEE">
        <w:rPr>
          <w:rFonts w:ascii="Times New Roman" w:hAnsi="Times New Roman" w:cs="Times New Roman"/>
          <w:color w:val="000000"/>
          <w:lang w:val="en-GB"/>
        </w:rPr>
        <w:t xml:space="preserve">Models </w:t>
      </w:r>
      <w:r w:rsidR="007F1BC4">
        <w:rPr>
          <w:rFonts w:ascii="Times New Roman" w:hAnsi="Times New Roman" w:cs="Times New Roman"/>
          <w:color w:val="000000"/>
          <w:lang w:val="en-GB"/>
        </w:rPr>
        <w:t xml:space="preserve">belonging to </w:t>
      </w:r>
      <w:r w:rsidR="007F1BC4">
        <w:rPr>
          <w:rFonts w:ascii="Times New Roman" w:hAnsi="Times New Roman" w:cs="Times New Roman"/>
          <w:lang w:val="en-GB"/>
        </w:rPr>
        <w:t>t</w:t>
      </w:r>
      <w:r w:rsidR="007F1BC4" w:rsidRPr="00BC679D">
        <w:rPr>
          <w:rFonts w:ascii="Times New Roman" w:hAnsi="Times New Roman" w:cs="Times New Roman"/>
          <w:lang w:val="en-GB"/>
        </w:rPr>
        <w:t>he</w:t>
      </w:r>
      <w:r w:rsidR="007F1BC4">
        <w:rPr>
          <w:rFonts w:ascii="Times New Roman" w:hAnsi="Times New Roman" w:cs="Times New Roman"/>
          <w:lang w:val="en-GB"/>
        </w:rPr>
        <w:t xml:space="preserve"> `Catch`</w:t>
      </w:r>
      <w:r w:rsidR="007F1BC4" w:rsidRPr="00BC679D">
        <w:rPr>
          <w:rFonts w:ascii="Times New Roman" w:hAnsi="Times New Roman" w:cs="Times New Roman"/>
          <w:lang w:val="en-GB"/>
        </w:rPr>
        <w:t xml:space="preserve"> scenarios</w:t>
      </w:r>
      <w:r w:rsidR="007F1BC4">
        <w:rPr>
          <w:rFonts w:ascii="Times New Roman" w:hAnsi="Times New Roman" w:cs="Times New Roman"/>
          <w:lang w:val="en-GB"/>
        </w:rPr>
        <w:t xml:space="preserve"> were </w:t>
      </w:r>
      <w:r w:rsidR="00EE6766">
        <w:rPr>
          <w:rFonts w:ascii="Times New Roman" w:hAnsi="Times New Roman" w:cs="Times New Roman"/>
          <w:color w:val="000000"/>
          <w:lang w:val="en-GB"/>
        </w:rPr>
        <w:t>not included</w:t>
      </w:r>
      <w:r w:rsidR="007F1BC4" w:rsidRPr="00750CEE">
        <w:rPr>
          <w:rFonts w:ascii="Times New Roman" w:hAnsi="Times New Roman" w:cs="Times New Roman"/>
          <w:color w:val="000000"/>
          <w:lang w:val="en-GB"/>
        </w:rPr>
        <w:t xml:space="preserve"> </w:t>
      </w:r>
      <w:r w:rsidR="00EE6766">
        <w:rPr>
          <w:rFonts w:ascii="Times New Roman" w:hAnsi="Times New Roman" w:cs="Times New Roman"/>
          <w:color w:val="000000"/>
          <w:lang w:val="en-GB"/>
        </w:rPr>
        <w:t xml:space="preserve">in </w:t>
      </w:r>
      <w:r w:rsidR="007F1BC4" w:rsidRPr="00750CEE">
        <w:rPr>
          <w:rFonts w:ascii="Times New Roman" w:hAnsi="Times New Roman" w:cs="Times New Roman"/>
          <w:color w:val="000000"/>
          <w:lang w:val="en-GB"/>
        </w:rPr>
        <w:t>model averaging</w:t>
      </w:r>
      <w:r w:rsidR="00CB4ADC" w:rsidRPr="00750CEE">
        <w:rPr>
          <w:rFonts w:ascii="Times New Roman" w:hAnsi="Times New Roman" w:cs="Times New Roman"/>
          <w:color w:val="000000"/>
          <w:lang w:val="en-GB"/>
        </w:rPr>
        <w:t xml:space="preserve"> because </w:t>
      </w:r>
      <w:r w:rsidR="00F04A71">
        <w:rPr>
          <w:rFonts w:ascii="Times New Roman" w:hAnsi="Times New Roman" w:cs="Times New Roman"/>
          <w:color w:val="000000"/>
          <w:lang w:val="en-GB"/>
        </w:rPr>
        <w:t>th</w:t>
      </w:r>
      <w:r w:rsidR="000C2638">
        <w:rPr>
          <w:rFonts w:ascii="Times New Roman" w:hAnsi="Times New Roman" w:cs="Times New Roman"/>
          <w:color w:val="000000"/>
          <w:lang w:val="en-GB"/>
        </w:rPr>
        <w:t>o</w:t>
      </w:r>
      <w:r w:rsidR="00FC2324">
        <w:rPr>
          <w:rFonts w:ascii="Times New Roman" w:hAnsi="Times New Roman" w:cs="Times New Roman"/>
          <w:color w:val="000000"/>
          <w:lang w:val="en-GB"/>
        </w:rPr>
        <w:t xml:space="preserve">se </w:t>
      </w:r>
      <w:r w:rsidR="00080CE2" w:rsidRPr="00FC2324">
        <w:rPr>
          <w:rFonts w:ascii="Times New Roman" w:hAnsi="Times New Roman" w:cs="Times New Roman"/>
          <w:color w:val="000000"/>
          <w:lang w:val="en-GB"/>
        </w:rPr>
        <w:t xml:space="preserve">scenarios excluded plausible data with the </w:t>
      </w:r>
      <w:r w:rsidR="005C2ADF">
        <w:rPr>
          <w:rFonts w:ascii="Times New Roman" w:hAnsi="Times New Roman" w:cs="Times New Roman"/>
          <w:color w:val="000000"/>
          <w:lang w:val="en-GB"/>
        </w:rPr>
        <w:t xml:space="preserve">only </w:t>
      </w:r>
      <w:r w:rsidR="00080CE2" w:rsidRPr="00FC2324">
        <w:rPr>
          <w:rFonts w:ascii="Times New Roman" w:hAnsi="Times New Roman" w:cs="Times New Roman"/>
          <w:color w:val="000000"/>
          <w:lang w:val="en-GB"/>
        </w:rPr>
        <w:t xml:space="preserve">objective </w:t>
      </w:r>
      <w:r w:rsidR="001F4996">
        <w:rPr>
          <w:rFonts w:ascii="Times New Roman" w:hAnsi="Times New Roman" w:cs="Times New Roman"/>
          <w:color w:val="000000"/>
          <w:lang w:val="en-GB"/>
        </w:rPr>
        <w:t xml:space="preserve">being to assess the </w:t>
      </w:r>
      <w:r w:rsidR="00080CE2" w:rsidRPr="00FC2324">
        <w:rPr>
          <w:rFonts w:ascii="Times New Roman" w:hAnsi="Times New Roman" w:cs="Times New Roman"/>
          <w:color w:val="000000"/>
          <w:lang w:val="en-GB"/>
        </w:rPr>
        <w:t>sensitivity of model</w:t>
      </w:r>
      <w:r w:rsidR="00FC2324">
        <w:rPr>
          <w:rFonts w:ascii="Times New Roman" w:hAnsi="Times New Roman" w:cs="Times New Roman"/>
          <w:color w:val="000000"/>
          <w:lang w:val="en-GB"/>
        </w:rPr>
        <w:t xml:space="preserve"> </w:t>
      </w:r>
      <w:r w:rsidR="00080CE2" w:rsidRPr="00FC2324">
        <w:rPr>
          <w:rFonts w:ascii="Times New Roman" w:hAnsi="Times New Roman" w:cs="Times New Roman"/>
          <w:color w:val="000000"/>
          <w:lang w:val="en-GB"/>
        </w:rPr>
        <w:t>outputs</w:t>
      </w:r>
      <w:r w:rsidR="00FC2324">
        <w:rPr>
          <w:rFonts w:ascii="Times New Roman" w:hAnsi="Times New Roman" w:cs="Times New Roman"/>
          <w:color w:val="000000"/>
          <w:lang w:val="en-GB"/>
        </w:rPr>
        <w:t xml:space="preserve">. </w:t>
      </w:r>
    </w:p>
    <w:p w14:paraId="309DE3CA" w14:textId="77777777" w:rsidR="00507687" w:rsidRDefault="00507687" w:rsidP="00F769C0">
      <w:pPr>
        <w:autoSpaceDE w:val="0"/>
        <w:autoSpaceDN w:val="0"/>
        <w:adjustRightInd w:val="0"/>
        <w:spacing w:after="0" w:line="360" w:lineRule="auto"/>
        <w:rPr>
          <w:rFonts w:ascii="Times New Roman" w:hAnsi="Times New Roman" w:cs="Times New Roman"/>
          <w:color w:val="000000"/>
          <w:lang w:val="en-GB"/>
        </w:rPr>
      </w:pPr>
    </w:p>
    <w:p w14:paraId="0ACB1F7E" w14:textId="381CC98C" w:rsidR="00451266" w:rsidRPr="00A3721B" w:rsidRDefault="001C06EF" w:rsidP="00F769C0">
      <w:pPr>
        <w:spacing w:after="0" w:line="360" w:lineRule="auto"/>
        <w:rPr>
          <w:rFonts w:ascii="Times New Roman" w:hAnsi="Times New Roman" w:cs="Times New Roman"/>
          <w:b/>
          <w:bCs/>
          <w:color w:val="000000"/>
          <w:lang w:val="en-US"/>
        </w:rPr>
      </w:pPr>
      <w:r w:rsidRPr="00A3721B">
        <w:rPr>
          <w:rFonts w:ascii="Times New Roman" w:hAnsi="Times New Roman" w:cs="Times New Roman"/>
          <w:b/>
          <w:bCs/>
          <w:color w:val="000000"/>
          <w:lang w:val="en-US"/>
        </w:rPr>
        <w:t>Results</w:t>
      </w:r>
    </w:p>
    <w:p w14:paraId="13EF6D96" w14:textId="77777777" w:rsidR="00775544" w:rsidRDefault="00775544" w:rsidP="00566013">
      <w:pPr>
        <w:spacing w:after="0" w:line="360" w:lineRule="auto"/>
        <w:ind w:firstLine="284"/>
        <w:rPr>
          <w:rFonts w:ascii="Times New Roman" w:hAnsi="Times New Roman" w:cs="Times New Roman"/>
          <w:color w:val="000000"/>
          <w:lang w:val="en-US"/>
        </w:rPr>
      </w:pPr>
      <w:r w:rsidRPr="00775544">
        <w:rPr>
          <w:rFonts w:ascii="Times New Roman" w:hAnsi="Times New Roman" w:cs="Times New Roman"/>
          <w:color w:val="000000"/>
          <w:lang w:val="en-US"/>
        </w:rPr>
        <w:t xml:space="preserve">The reconstruction of annual catches suggested that since the mid-17th century the whaling operation had killed between 35,000 to 74,000 SRWs along the east coast of South America, under the scenario of maximal catches (Table S1). The largest number of whales caught occurred from the mid-18th to mid-19th centuries, peaking between 1761–1776. The first stage in the whaling activity involved a monopoly of the Portuguese crown, resulting in an expansion of the </w:t>
      </w:r>
      <w:proofErr w:type="spellStart"/>
      <w:r w:rsidRPr="00775544">
        <w:rPr>
          <w:rFonts w:ascii="Times New Roman" w:hAnsi="Times New Roman" w:cs="Times New Roman"/>
          <w:color w:val="000000"/>
          <w:lang w:val="en-US"/>
        </w:rPr>
        <w:t>armação</w:t>
      </w:r>
      <w:proofErr w:type="spellEnd"/>
      <w:r w:rsidRPr="00775544">
        <w:rPr>
          <w:rFonts w:ascii="Times New Roman" w:hAnsi="Times New Roman" w:cs="Times New Roman"/>
          <w:color w:val="000000"/>
          <w:lang w:val="en-US"/>
        </w:rPr>
        <w:t xml:space="preserve"> (land whaling station) southwards along the Brazilian coast [64,65]. The Brazilian whalers exploited the breeding stock of SRWs from these coastal whaling stations. During the period 1772–1812, American (40% of the total number of identified whaleships), British (49%), French (8.6%), and Spanish (2.4%) whalers dominated the exploitation of SRWs at the Brazil Bank [22]. The catches of the 19th century </w:t>
      </w:r>
      <w:proofErr w:type="gramStart"/>
      <w:r w:rsidRPr="00775544">
        <w:rPr>
          <w:rFonts w:ascii="Times New Roman" w:hAnsi="Times New Roman" w:cs="Times New Roman"/>
          <w:color w:val="000000"/>
          <w:lang w:val="en-US"/>
        </w:rPr>
        <w:t>were</w:t>
      </w:r>
      <w:proofErr w:type="gramEnd"/>
      <w:r w:rsidRPr="00775544">
        <w:rPr>
          <w:rFonts w:ascii="Times New Roman" w:hAnsi="Times New Roman" w:cs="Times New Roman"/>
          <w:color w:val="000000"/>
          <w:lang w:val="en-US"/>
        </w:rPr>
        <w:t xml:space="preserve"> led by the British fleet (50% of total catches), followed by the French (28%) and the Portuguese (0.16%). Relatively few whales were taken during the modern whaling period. Until the advent of international protection in 1935, 40% of the whales caught were taken by Norway, 26% by Argentina, 17% by the UK, and 15% by Chilean whalers. Illegal Soviet catches during the period 1951/52–1971/72 peaked in 1961/1962 when 1,335 whales were caught off the Patagonia [25,76].</w:t>
      </w:r>
    </w:p>
    <w:p w14:paraId="2EB0ED6E" w14:textId="49810A77" w:rsidR="006B200C" w:rsidRPr="00566013" w:rsidRDefault="00F705DE" w:rsidP="00566013">
      <w:pPr>
        <w:spacing w:after="0" w:line="360" w:lineRule="auto"/>
        <w:ind w:firstLine="284"/>
        <w:rPr>
          <w:rFonts w:ascii="Times New Roman" w:hAnsi="Times New Roman" w:cs="Times New Roman"/>
          <w:lang w:val="en-US"/>
        </w:rPr>
      </w:pPr>
      <w:r>
        <w:rPr>
          <w:rFonts w:ascii="Times New Roman" w:hAnsi="Times New Roman" w:cs="Times New Roman"/>
          <w:lang w:val="en-US"/>
        </w:rPr>
        <w:t xml:space="preserve">Overall, the </w:t>
      </w:r>
      <w:r w:rsidRPr="00826ECC">
        <w:rPr>
          <w:rFonts w:ascii="Times New Roman" w:hAnsi="Times New Roman" w:cs="Times New Roman"/>
          <w:lang w:val="en-US"/>
        </w:rPr>
        <w:t>Bayesian population dynamic model</w:t>
      </w:r>
      <w:r>
        <w:rPr>
          <w:rFonts w:ascii="Times New Roman" w:hAnsi="Times New Roman" w:cs="Times New Roman"/>
          <w:lang w:val="en-US"/>
        </w:rPr>
        <w:t xml:space="preserve"> </w:t>
      </w:r>
      <w:r w:rsidR="00B60629" w:rsidRPr="00B60629">
        <w:rPr>
          <w:rFonts w:ascii="Times New Roman" w:hAnsi="Times New Roman" w:cs="Times New Roman"/>
          <w:lang w:val="en-US"/>
        </w:rPr>
        <w:t xml:space="preserve">performed here </w:t>
      </w:r>
      <w:r w:rsidR="00566E1C" w:rsidRPr="00AF4FEA">
        <w:rPr>
          <w:rFonts w:ascii="Times New Roman" w:hAnsi="Times New Roman" w:cs="Times New Roman"/>
          <w:color w:val="000000"/>
          <w:lang w:val="en-GB"/>
        </w:rPr>
        <w:t>provide</w:t>
      </w:r>
      <w:r w:rsidR="000F4F94">
        <w:rPr>
          <w:rFonts w:ascii="Times New Roman" w:hAnsi="Times New Roman" w:cs="Times New Roman"/>
          <w:color w:val="000000"/>
          <w:lang w:val="en-GB"/>
        </w:rPr>
        <w:t>d</w:t>
      </w:r>
      <w:r w:rsidR="00566E1C">
        <w:rPr>
          <w:rFonts w:ascii="Times New Roman" w:hAnsi="Times New Roman" w:cs="Times New Roman"/>
          <w:color w:val="000000"/>
          <w:lang w:val="en-GB"/>
        </w:rPr>
        <w:t xml:space="preserve"> the first </w:t>
      </w:r>
      <w:r w:rsidR="002E38DE">
        <w:rPr>
          <w:rFonts w:ascii="Times New Roman" w:hAnsi="Times New Roman" w:cs="Times New Roman"/>
          <w:color w:val="000000"/>
          <w:lang w:val="en-GB"/>
        </w:rPr>
        <w:t>estimate of pre-exploitation abundance</w:t>
      </w:r>
      <w:r w:rsidR="000F4F94">
        <w:rPr>
          <w:rFonts w:ascii="Times New Roman" w:hAnsi="Times New Roman" w:cs="Times New Roman"/>
          <w:color w:val="000000"/>
          <w:lang w:val="en-GB"/>
        </w:rPr>
        <w:t>s</w:t>
      </w:r>
      <w:r w:rsidR="002E38DE">
        <w:rPr>
          <w:rFonts w:ascii="Times New Roman" w:hAnsi="Times New Roman" w:cs="Times New Roman"/>
          <w:color w:val="000000"/>
          <w:lang w:val="en-GB"/>
        </w:rPr>
        <w:t xml:space="preserve"> </w:t>
      </w:r>
      <w:r w:rsidR="0049787E" w:rsidRPr="00842752">
        <w:rPr>
          <w:rFonts w:ascii="Times New Roman" w:hAnsi="Times New Roman" w:cs="Times New Roman"/>
          <w:color w:val="000000"/>
          <w:lang w:val="en-GB"/>
        </w:rPr>
        <w:t>while predicting reasonable dynamics for the</w:t>
      </w:r>
      <w:r w:rsidR="00AE3895">
        <w:rPr>
          <w:rFonts w:ascii="Times New Roman" w:hAnsi="Times New Roman" w:cs="Times New Roman"/>
          <w:color w:val="000000"/>
          <w:lang w:val="en-GB"/>
        </w:rPr>
        <w:t xml:space="preserve"> SRW </w:t>
      </w:r>
      <w:r w:rsidR="00AE3895">
        <w:rPr>
          <w:rFonts w:ascii="Times New Roman" w:hAnsi="Times New Roman" w:cs="Times New Roman"/>
          <w:color w:val="000000"/>
          <w:lang w:val="en-US"/>
        </w:rPr>
        <w:t xml:space="preserve">from the </w:t>
      </w:r>
      <w:r w:rsidR="00206BCC">
        <w:rPr>
          <w:rFonts w:ascii="Times New Roman" w:hAnsi="Times New Roman" w:cs="Times New Roman"/>
          <w:color w:val="000000"/>
          <w:lang w:val="en-US"/>
        </w:rPr>
        <w:t>south</w:t>
      </w:r>
      <w:r w:rsidR="00AE3895" w:rsidRPr="001D18F3">
        <w:rPr>
          <w:rFonts w:ascii="Times New Roman" w:hAnsi="Times New Roman" w:cs="Times New Roman"/>
          <w:color w:val="000000"/>
          <w:lang w:val="en-US"/>
        </w:rPr>
        <w:t>western Atlantic Ocean</w:t>
      </w:r>
      <w:r w:rsidR="00AE3895">
        <w:rPr>
          <w:rFonts w:ascii="Times New Roman" w:hAnsi="Times New Roman" w:cs="Times New Roman"/>
          <w:color w:val="000000"/>
          <w:lang w:val="en-US"/>
        </w:rPr>
        <w:t xml:space="preserve"> at </w:t>
      </w:r>
      <w:r w:rsidR="000F4F94">
        <w:rPr>
          <w:rFonts w:ascii="Times New Roman" w:hAnsi="Times New Roman" w:cs="Times New Roman"/>
          <w:color w:val="000000"/>
          <w:lang w:val="en-US"/>
        </w:rPr>
        <w:t xml:space="preserve">the </w:t>
      </w:r>
      <w:r w:rsidR="00AE3895">
        <w:rPr>
          <w:rFonts w:ascii="Times New Roman" w:hAnsi="Times New Roman" w:cs="Times New Roman"/>
          <w:color w:val="000000"/>
          <w:lang w:val="en-US"/>
        </w:rPr>
        <w:t>regional level</w:t>
      </w:r>
      <w:r w:rsidR="00EA1301">
        <w:rPr>
          <w:rFonts w:ascii="Times New Roman" w:hAnsi="Times New Roman" w:cs="Times New Roman"/>
          <w:color w:val="000000"/>
          <w:lang w:val="en-GB"/>
        </w:rPr>
        <w:t xml:space="preserve">. </w:t>
      </w:r>
      <w:r w:rsidR="003D1441">
        <w:rPr>
          <w:rFonts w:ascii="Times New Roman" w:hAnsi="Times New Roman" w:cs="Times New Roman"/>
          <w:color w:val="000000"/>
          <w:lang w:val="en-GB"/>
        </w:rPr>
        <w:t xml:space="preserve">Through the use of </w:t>
      </w:r>
      <w:r w:rsidR="00D71C09" w:rsidRPr="00D71C09">
        <w:rPr>
          <w:rFonts w:ascii="Times New Roman" w:hAnsi="Times New Roman" w:cs="Times New Roman"/>
          <w:color w:val="000000"/>
          <w:lang w:val="en-GB"/>
        </w:rPr>
        <w:t>the multi</w:t>
      </w:r>
      <w:r w:rsidR="00D71C09">
        <w:rPr>
          <w:rFonts w:ascii="Times New Roman" w:hAnsi="Times New Roman" w:cs="Times New Roman"/>
          <w:color w:val="000000"/>
          <w:lang w:val="en-GB"/>
        </w:rPr>
        <w:t>-</w:t>
      </w:r>
      <w:r w:rsidR="00D71C09" w:rsidRPr="00D71C09">
        <w:rPr>
          <w:rFonts w:ascii="Times New Roman" w:hAnsi="Times New Roman" w:cs="Times New Roman"/>
          <w:color w:val="000000"/>
          <w:lang w:val="en-GB"/>
        </w:rPr>
        <w:t>model inference procedure</w:t>
      </w:r>
      <w:r w:rsidR="00CB1660">
        <w:rPr>
          <w:rFonts w:ascii="Times New Roman" w:hAnsi="Times New Roman" w:cs="Times New Roman"/>
          <w:color w:val="000000"/>
          <w:lang w:val="en-GB"/>
        </w:rPr>
        <w:t xml:space="preserve">, </w:t>
      </w:r>
      <w:r w:rsidR="002A427E">
        <w:rPr>
          <w:rFonts w:ascii="Times New Roman" w:hAnsi="Times New Roman" w:cs="Times New Roman"/>
          <w:color w:val="000000"/>
          <w:lang w:val="en-GB"/>
        </w:rPr>
        <w:t>five</w:t>
      </w:r>
      <w:r w:rsidR="00C51591">
        <w:rPr>
          <w:rFonts w:ascii="Times New Roman" w:hAnsi="Times New Roman" w:cs="Times New Roman"/>
          <w:color w:val="000000"/>
          <w:lang w:val="en-GB"/>
        </w:rPr>
        <w:t xml:space="preserve"> models were </w:t>
      </w:r>
      <w:r w:rsidR="00E8583D">
        <w:rPr>
          <w:rFonts w:ascii="Times New Roman" w:hAnsi="Times New Roman" w:cs="Times New Roman"/>
          <w:color w:val="000000"/>
          <w:lang w:val="en-GB"/>
        </w:rPr>
        <w:t>selected</w:t>
      </w:r>
      <w:r w:rsidR="0026481B">
        <w:rPr>
          <w:rFonts w:ascii="Times New Roman" w:hAnsi="Times New Roman" w:cs="Times New Roman"/>
          <w:color w:val="000000"/>
          <w:lang w:val="en-GB"/>
        </w:rPr>
        <w:t xml:space="preserve"> to generate </w:t>
      </w:r>
      <w:r w:rsidR="00C62162">
        <w:rPr>
          <w:rFonts w:ascii="Times New Roman" w:hAnsi="Times New Roman" w:cs="Times New Roman"/>
          <w:color w:val="000000"/>
          <w:lang w:val="en-GB"/>
        </w:rPr>
        <w:t>the</w:t>
      </w:r>
      <w:r w:rsidR="00C62162" w:rsidRPr="00C62162">
        <w:rPr>
          <w:rFonts w:ascii="Times New Roman" w:hAnsi="Times New Roman" w:cs="Times New Roman"/>
          <w:color w:val="000000"/>
          <w:lang w:val="en-GB"/>
        </w:rPr>
        <w:t xml:space="preserve"> model-averaged trajectory</w:t>
      </w:r>
      <w:r w:rsidR="0037233C">
        <w:rPr>
          <w:rFonts w:ascii="Times New Roman" w:hAnsi="Times New Roman" w:cs="Times New Roman"/>
          <w:color w:val="000000"/>
          <w:lang w:val="en-GB"/>
        </w:rPr>
        <w:t xml:space="preserve"> (</w:t>
      </w:r>
      <w:r w:rsidR="003D5D26">
        <w:rPr>
          <w:rFonts w:ascii="Times New Roman" w:hAnsi="Times New Roman" w:cs="Times New Roman"/>
          <w:color w:val="000000"/>
          <w:lang w:val="en-GB"/>
        </w:rPr>
        <w:t>Table S</w:t>
      </w:r>
      <w:r w:rsidR="001F5021">
        <w:rPr>
          <w:rFonts w:ascii="Times New Roman" w:hAnsi="Times New Roman" w:cs="Times New Roman"/>
          <w:color w:val="000000"/>
          <w:lang w:val="en-GB"/>
        </w:rPr>
        <w:t>2</w:t>
      </w:r>
      <w:r w:rsidR="003D5D26">
        <w:rPr>
          <w:rFonts w:ascii="Times New Roman" w:hAnsi="Times New Roman" w:cs="Times New Roman"/>
          <w:color w:val="000000"/>
          <w:lang w:val="en-GB"/>
        </w:rPr>
        <w:t xml:space="preserve">, </w:t>
      </w:r>
      <w:r w:rsidR="0037233C">
        <w:rPr>
          <w:rFonts w:ascii="Times New Roman" w:hAnsi="Times New Roman" w:cs="Times New Roman"/>
          <w:color w:val="000000"/>
          <w:lang w:val="en-GB"/>
        </w:rPr>
        <w:t>Fig. 2).</w:t>
      </w:r>
      <w:r w:rsidR="002A427E">
        <w:rPr>
          <w:rFonts w:ascii="Times New Roman" w:hAnsi="Times New Roman" w:cs="Times New Roman"/>
          <w:color w:val="000000"/>
          <w:lang w:val="en-GB"/>
        </w:rPr>
        <w:t xml:space="preserve"> Nevertheless, the </w:t>
      </w:r>
      <w:r w:rsidR="005D62C2">
        <w:rPr>
          <w:rFonts w:ascii="Times New Roman" w:hAnsi="Times New Roman" w:cs="Times New Roman"/>
          <w:color w:val="000000"/>
          <w:lang w:val="en-GB"/>
        </w:rPr>
        <w:t xml:space="preserve">candidate </w:t>
      </w:r>
      <w:r w:rsidR="002A427E">
        <w:rPr>
          <w:rFonts w:ascii="Times New Roman" w:hAnsi="Times New Roman" w:cs="Times New Roman"/>
          <w:color w:val="000000"/>
          <w:lang w:val="en-GB"/>
        </w:rPr>
        <w:t xml:space="preserve">model with </w:t>
      </w:r>
      <w:r w:rsidR="004B61CE" w:rsidRPr="004B61CE">
        <w:rPr>
          <w:rFonts w:ascii="Times New Roman" w:hAnsi="Times New Roman" w:cs="Times New Roman"/>
          <w:color w:val="000000"/>
          <w:lang w:val="en-GB"/>
        </w:rPr>
        <w:t xml:space="preserve">the highest </w:t>
      </w:r>
      <w:r w:rsidR="005D62C2">
        <w:rPr>
          <w:rFonts w:ascii="Times New Roman" w:hAnsi="Times New Roman" w:cs="Times New Roman"/>
          <w:color w:val="000000"/>
          <w:lang w:val="en-GB"/>
        </w:rPr>
        <w:t xml:space="preserve">weight was </w:t>
      </w:r>
      <w:proofErr w:type="spellStart"/>
      <w:r w:rsidR="005D62C2">
        <w:rPr>
          <w:rFonts w:ascii="Times New Roman" w:hAnsi="Times New Roman" w:cs="Times New Roman"/>
          <w:color w:val="000000"/>
          <w:lang w:val="en-GB"/>
        </w:rPr>
        <w:t>Scen</w:t>
      </w:r>
      <w:proofErr w:type="spellEnd"/>
      <w:r w:rsidR="005D62C2">
        <w:rPr>
          <w:rFonts w:ascii="Times New Roman" w:hAnsi="Times New Roman" w:cs="Times New Roman"/>
          <w:color w:val="000000"/>
          <w:lang w:val="en-GB"/>
        </w:rPr>
        <w:t xml:space="preserve"> 4 </w:t>
      </w:r>
      <w:r w:rsidR="007C2A88">
        <w:rPr>
          <w:rFonts w:ascii="Times New Roman" w:hAnsi="Times New Roman" w:cs="Times New Roman"/>
          <w:color w:val="000000"/>
          <w:lang w:val="en-GB"/>
        </w:rPr>
        <w:t xml:space="preserve">(Weight = </w:t>
      </w:r>
      <w:r w:rsidR="007C2A88" w:rsidRPr="007C2A88">
        <w:rPr>
          <w:rFonts w:ascii="Times New Roman" w:hAnsi="Times New Roman" w:cs="Times New Roman"/>
          <w:color w:val="000000"/>
          <w:lang w:val="en-US"/>
        </w:rPr>
        <w:t>0.99</w:t>
      </w:r>
      <w:r w:rsidR="007C2A88">
        <w:rPr>
          <w:rFonts w:ascii="Times New Roman" w:hAnsi="Times New Roman" w:cs="Times New Roman"/>
          <w:color w:val="000000"/>
          <w:lang w:val="en-US"/>
        </w:rPr>
        <w:t>).</w:t>
      </w:r>
      <w:r w:rsidR="00F12071">
        <w:rPr>
          <w:rFonts w:ascii="Times New Roman" w:hAnsi="Times New Roman" w:cs="Times New Roman"/>
          <w:color w:val="000000"/>
          <w:lang w:val="en-US"/>
        </w:rPr>
        <w:t xml:space="preserve"> The e</w:t>
      </w:r>
      <w:proofErr w:type="spellStart"/>
      <w:r w:rsidR="0034684B">
        <w:rPr>
          <w:rFonts w:ascii="Times New Roman" w:hAnsi="Times New Roman" w:cs="Times New Roman"/>
          <w:color w:val="000000"/>
          <w:lang w:val="en-GB"/>
        </w:rPr>
        <w:t>stimated</w:t>
      </w:r>
      <w:proofErr w:type="spellEnd"/>
      <w:r w:rsidR="0034684B">
        <w:rPr>
          <w:rFonts w:ascii="Times New Roman" w:hAnsi="Times New Roman" w:cs="Times New Roman"/>
          <w:color w:val="000000"/>
          <w:lang w:val="en-GB"/>
        </w:rPr>
        <w:t xml:space="preserve"> m</w:t>
      </w:r>
      <w:r w:rsidR="0034684B" w:rsidRPr="001A3E32">
        <w:rPr>
          <w:rFonts w:ascii="Times New Roman" w:hAnsi="Times New Roman" w:cs="Times New Roman"/>
          <w:color w:val="000000"/>
          <w:lang w:val="en-GB"/>
        </w:rPr>
        <w:t>eans</w:t>
      </w:r>
      <w:r w:rsidR="0034684B">
        <w:rPr>
          <w:rFonts w:ascii="Times New Roman" w:hAnsi="Times New Roman" w:cs="Times New Roman"/>
          <w:color w:val="000000"/>
          <w:lang w:val="en-GB"/>
        </w:rPr>
        <w:t xml:space="preserve"> </w:t>
      </w:r>
      <w:r w:rsidR="0034684B" w:rsidRPr="001A3E32">
        <w:rPr>
          <w:rFonts w:ascii="Times New Roman" w:hAnsi="Times New Roman" w:cs="Times New Roman"/>
          <w:color w:val="000000"/>
          <w:lang w:val="en-GB"/>
        </w:rPr>
        <w:t xml:space="preserve">were generally greater than </w:t>
      </w:r>
      <w:r w:rsidR="0047675D">
        <w:rPr>
          <w:rFonts w:ascii="Times New Roman" w:hAnsi="Times New Roman" w:cs="Times New Roman"/>
          <w:color w:val="000000"/>
          <w:lang w:val="en-GB"/>
        </w:rPr>
        <w:t xml:space="preserve">the </w:t>
      </w:r>
      <w:r w:rsidR="0034684B" w:rsidRPr="001A3E32">
        <w:rPr>
          <w:rFonts w:ascii="Times New Roman" w:hAnsi="Times New Roman" w:cs="Times New Roman"/>
          <w:color w:val="000000"/>
          <w:lang w:val="en-GB"/>
        </w:rPr>
        <w:t xml:space="preserve">medians, </w:t>
      </w:r>
      <w:r w:rsidR="0047675D">
        <w:rPr>
          <w:rFonts w:ascii="Times New Roman" w:hAnsi="Times New Roman" w:cs="Times New Roman"/>
          <w:color w:val="000000"/>
          <w:lang w:val="en-GB"/>
        </w:rPr>
        <w:t xml:space="preserve">thus indicating a </w:t>
      </w:r>
      <w:r w:rsidR="0034684B" w:rsidRPr="001A3E32">
        <w:rPr>
          <w:rFonts w:ascii="Times New Roman" w:hAnsi="Times New Roman" w:cs="Times New Roman"/>
          <w:color w:val="000000"/>
          <w:lang w:val="en-GB"/>
        </w:rPr>
        <w:t>positive skewness.</w:t>
      </w:r>
      <w:r w:rsidR="0034684B">
        <w:rPr>
          <w:rFonts w:ascii="Times New Roman" w:hAnsi="Times New Roman" w:cs="Times New Roman"/>
          <w:color w:val="000000"/>
          <w:lang w:val="en-GB"/>
        </w:rPr>
        <w:t xml:space="preserve"> </w:t>
      </w:r>
      <w:r w:rsidR="009A1C5B">
        <w:rPr>
          <w:rFonts w:ascii="Times New Roman" w:hAnsi="Times New Roman" w:cs="Times New Roman"/>
          <w:color w:val="000000"/>
          <w:lang w:val="en-GB"/>
        </w:rPr>
        <w:t>Table 2 summarises t</w:t>
      </w:r>
      <w:r w:rsidR="003002D0" w:rsidRPr="00E124F7">
        <w:rPr>
          <w:rFonts w:ascii="Times New Roman" w:hAnsi="Times New Roman" w:cs="Times New Roman"/>
          <w:color w:val="000000"/>
          <w:lang w:val="en-GB"/>
        </w:rPr>
        <w:t xml:space="preserve">he posterior distributions of the </w:t>
      </w:r>
      <w:r w:rsidR="003002D0">
        <w:rPr>
          <w:rFonts w:ascii="Times New Roman" w:hAnsi="Times New Roman" w:cs="Times New Roman"/>
          <w:color w:val="000000"/>
          <w:lang w:val="en-GB"/>
        </w:rPr>
        <w:t xml:space="preserve">key biological </w:t>
      </w:r>
      <w:r w:rsidR="003002D0" w:rsidRPr="00E124F7">
        <w:rPr>
          <w:rFonts w:ascii="Times New Roman" w:hAnsi="Times New Roman" w:cs="Times New Roman"/>
          <w:color w:val="000000"/>
          <w:lang w:val="en-GB"/>
        </w:rPr>
        <w:t>parameters</w:t>
      </w:r>
      <w:r w:rsidR="003002D0">
        <w:rPr>
          <w:rFonts w:ascii="Times New Roman" w:hAnsi="Times New Roman" w:cs="Times New Roman"/>
          <w:color w:val="000000"/>
          <w:lang w:val="en-GB"/>
        </w:rPr>
        <w:t xml:space="preserve"> </w:t>
      </w:r>
      <w:r w:rsidR="003002D0" w:rsidRPr="00B43A5D">
        <w:rPr>
          <w:rFonts w:ascii="Times New Roman" w:hAnsi="Times New Roman" w:cs="Times New Roman"/>
          <w:color w:val="000000"/>
          <w:lang w:val="en-GB"/>
        </w:rPr>
        <w:t>after model averaging</w:t>
      </w:r>
      <w:r w:rsidR="003002D0" w:rsidRPr="00E124F7">
        <w:rPr>
          <w:rFonts w:ascii="Times New Roman" w:hAnsi="Times New Roman" w:cs="Times New Roman"/>
          <w:color w:val="000000"/>
          <w:lang w:val="en-GB"/>
        </w:rPr>
        <w:t>.</w:t>
      </w:r>
      <w:r w:rsidR="00A72678">
        <w:rPr>
          <w:rFonts w:ascii="Times New Roman" w:hAnsi="Times New Roman" w:cs="Times New Roman"/>
          <w:color w:val="000000"/>
          <w:lang w:val="en-GB"/>
        </w:rPr>
        <w:t xml:space="preserve"> </w:t>
      </w:r>
      <w:r w:rsidR="006847D6">
        <w:rPr>
          <w:rFonts w:ascii="Times New Roman" w:hAnsi="Times New Roman" w:cs="Times New Roman"/>
          <w:color w:val="000000"/>
          <w:lang w:val="en-GB"/>
        </w:rPr>
        <w:t xml:space="preserve">All </w:t>
      </w:r>
      <w:r w:rsidR="00AC6F7B">
        <w:rPr>
          <w:rFonts w:ascii="Times New Roman" w:hAnsi="Times New Roman" w:cs="Times New Roman"/>
          <w:color w:val="000000"/>
          <w:lang w:val="en-GB"/>
        </w:rPr>
        <w:t xml:space="preserve">the </w:t>
      </w:r>
      <w:r w:rsidR="006847D6">
        <w:rPr>
          <w:rFonts w:ascii="Times New Roman" w:hAnsi="Times New Roman" w:cs="Times New Roman"/>
          <w:color w:val="000000"/>
          <w:lang w:val="en-GB"/>
        </w:rPr>
        <w:t xml:space="preserve">parameters </w:t>
      </w:r>
      <w:r w:rsidR="006847D6" w:rsidRPr="00AB54C3">
        <w:rPr>
          <w:rFonts w:ascii="Times New Roman" w:hAnsi="Times New Roman" w:cs="Times New Roman"/>
          <w:color w:val="000000"/>
          <w:lang w:val="en-US"/>
        </w:rPr>
        <w:t>fall within biologically plausible constraints</w:t>
      </w:r>
      <w:r w:rsidR="006847D6">
        <w:rPr>
          <w:rFonts w:ascii="Times New Roman" w:hAnsi="Times New Roman" w:cs="Times New Roman"/>
          <w:color w:val="000000"/>
          <w:lang w:val="en-US"/>
        </w:rPr>
        <w:t xml:space="preserve">. </w:t>
      </w:r>
      <w:r w:rsidR="00033C9D" w:rsidRPr="00033C9D">
        <w:rPr>
          <w:rFonts w:ascii="Times New Roman" w:hAnsi="Times New Roman" w:cs="Times New Roman"/>
          <w:color w:val="000000"/>
          <w:lang w:val="en-GB"/>
        </w:rPr>
        <w:t>The observation error was found</w:t>
      </w:r>
      <w:r w:rsidR="00033C9D">
        <w:rPr>
          <w:rFonts w:ascii="Times New Roman" w:hAnsi="Times New Roman" w:cs="Times New Roman"/>
          <w:color w:val="000000"/>
          <w:lang w:val="en-GB"/>
        </w:rPr>
        <w:t xml:space="preserve"> </w:t>
      </w:r>
      <w:r w:rsidR="00033C9D" w:rsidRPr="00033C9D">
        <w:rPr>
          <w:rFonts w:ascii="Times New Roman" w:hAnsi="Times New Roman" w:cs="Times New Roman"/>
          <w:color w:val="000000"/>
          <w:lang w:val="en-GB"/>
        </w:rPr>
        <w:t>to be slightly greater than the process error</w:t>
      </w:r>
      <w:r w:rsidR="00785B78">
        <w:rPr>
          <w:rFonts w:ascii="Times New Roman" w:hAnsi="Times New Roman" w:cs="Times New Roman"/>
          <w:color w:val="000000"/>
          <w:lang w:val="en-GB"/>
        </w:rPr>
        <w:t>.</w:t>
      </w:r>
      <w:r w:rsidR="00AC6F7B" w:rsidRPr="00AC6F7B">
        <w:rPr>
          <w:lang w:val="en-US"/>
        </w:rPr>
        <w:t xml:space="preserve"> </w:t>
      </w:r>
      <w:r w:rsidR="00AC6F7B" w:rsidRPr="00AC6F7B">
        <w:rPr>
          <w:rFonts w:ascii="Times New Roman" w:hAnsi="Times New Roman" w:cs="Times New Roman"/>
          <w:color w:val="000000"/>
          <w:lang w:val="en-GB"/>
        </w:rPr>
        <w:t xml:space="preserve">That a long-lived, slow-growing, and late-maturing species such as the SRW would display few temporal fluctuations in the aggregated population abundance as reflected in the slightly low process error is not surprising. </w:t>
      </w:r>
      <w:r w:rsidR="00D207E9" w:rsidRPr="00E54C9C">
        <w:rPr>
          <w:rFonts w:ascii="Times New Roman" w:hAnsi="Times New Roman" w:cs="Times New Roman"/>
          <w:color w:val="000000"/>
          <w:lang w:val="en-GB"/>
        </w:rPr>
        <w:t xml:space="preserve">The estimated </w:t>
      </w:r>
      <m:oMath>
        <m:r>
          <w:rPr>
            <w:rFonts w:ascii="Cambria Math" w:eastAsiaTheme="minorEastAsia" w:hAnsi="Cambria Math" w:cs="Times New Roman"/>
            <w:color w:val="000000"/>
            <w:lang w:val="en-GB"/>
          </w:rPr>
          <m:t>q</m:t>
        </m:r>
      </m:oMath>
      <w:r w:rsidR="00D207E9" w:rsidRPr="00E54C9C">
        <w:rPr>
          <w:rFonts w:ascii="Times New Roman" w:hAnsi="Times New Roman" w:cs="Times New Roman"/>
          <w:color w:val="000000"/>
          <w:lang w:val="en-GB"/>
        </w:rPr>
        <w:t xml:space="preserve"> coefficient was 0.</w:t>
      </w:r>
      <w:r w:rsidR="00F112FA" w:rsidRPr="00E54C9C">
        <w:rPr>
          <w:rFonts w:ascii="Times New Roman" w:hAnsi="Times New Roman" w:cs="Times New Roman"/>
          <w:color w:val="000000"/>
          <w:lang w:val="en-GB"/>
        </w:rPr>
        <w:t>37</w:t>
      </w:r>
      <w:r w:rsidR="00D207E9" w:rsidRPr="00E54C9C">
        <w:rPr>
          <w:rFonts w:ascii="Times New Roman" w:hAnsi="Times New Roman" w:cs="Times New Roman"/>
          <w:color w:val="000000"/>
          <w:lang w:val="en-GB"/>
        </w:rPr>
        <w:t xml:space="preserve">, which means that </w:t>
      </w:r>
      <w:r w:rsidR="00F3703E" w:rsidRPr="00E54C9C">
        <w:rPr>
          <w:rFonts w:ascii="Times New Roman" w:hAnsi="Times New Roman" w:cs="Times New Roman"/>
          <w:color w:val="000000"/>
          <w:lang w:val="en-GB"/>
        </w:rPr>
        <w:t xml:space="preserve">close to </w:t>
      </w:r>
      <w:r w:rsidR="00102930">
        <w:rPr>
          <w:rFonts w:ascii="Times New Roman" w:hAnsi="Times New Roman" w:cs="Times New Roman"/>
          <w:color w:val="000000"/>
          <w:lang w:val="en-GB"/>
        </w:rPr>
        <w:t xml:space="preserve">40% </w:t>
      </w:r>
      <w:r w:rsidR="00D207E9" w:rsidRPr="00E54C9C">
        <w:rPr>
          <w:rFonts w:ascii="Times New Roman" w:hAnsi="Times New Roman" w:cs="Times New Roman"/>
          <w:color w:val="000000"/>
          <w:lang w:val="en-GB"/>
        </w:rPr>
        <w:t xml:space="preserve">of the SRW population visits the waters of the </w:t>
      </w:r>
      <w:proofErr w:type="spellStart"/>
      <w:r w:rsidR="00D207E9" w:rsidRPr="00E54C9C">
        <w:rPr>
          <w:rFonts w:ascii="Times New Roman" w:hAnsi="Times New Roman" w:cs="Times New Roman"/>
          <w:color w:val="000000"/>
          <w:lang w:val="en-GB"/>
        </w:rPr>
        <w:t>Pen</w:t>
      </w:r>
      <w:r w:rsidR="00D64536" w:rsidRPr="00E54C9C">
        <w:rPr>
          <w:rFonts w:ascii="Times New Roman" w:hAnsi="Times New Roman" w:cs="Times New Roman"/>
          <w:color w:val="000000"/>
          <w:lang w:val="en-GB"/>
        </w:rPr>
        <w:t>í</w:t>
      </w:r>
      <w:r w:rsidR="00D207E9" w:rsidRPr="00E54C9C">
        <w:rPr>
          <w:rFonts w:ascii="Times New Roman" w:hAnsi="Times New Roman" w:cs="Times New Roman"/>
          <w:color w:val="000000"/>
          <w:lang w:val="en-GB"/>
        </w:rPr>
        <w:t>nsula</w:t>
      </w:r>
      <w:proofErr w:type="spellEnd"/>
      <w:r w:rsidR="00D64536" w:rsidRPr="00E54C9C">
        <w:rPr>
          <w:rFonts w:ascii="Times New Roman" w:hAnsi="Times New Roman" w:cs="Times New Roman"/>
          <w:color w:val="000000"/>
          <w:lang w:val="en-GB"/>
        </w:rPr>
        <w:t xml:space="preserve"> Valdés</w:t>
      </w:r>
      <w:r w:rsidR="00380A11" w:rsidRPr="00E54C9C">
        <w:rPr>
          <w:rFonts w:ascii="Times New Roman" w:hAnsi="Times New Roman" w:cs="Times New Roman"/>
          <w:color w:val="000000"/>
          <w:lang w:val="en-GB"/>
        </w:rPr>
        <w:t xml:space="preserve">, the main breeding ground, </w:t>
      </w:r>
      <w:r w:rsidR="00D207E9" w:rsidRPr="00E54C9C">
        <w:rPr>
          <w:rFonts w:ascii="Times New Roman" w:hAnsi="Times New Roman" w:cs="Times New Roman"/>
          <w:color w:val="000000"/>
          <w:lang w:val="en-GB"/>
        </w:rPr>
        <w:t>every year.</w:t>
      </w:r>
    </w:p>
    <w:p w14:paraId="18C60312" w14:textId="3D30851A" w:rsidR="006F6380" w:rsidRPr="00707358" w:rsidRDefault="001D4886" w:rsidP="00F769C0">
      <w:pPr>
        <w:spacing w:after="0" w:line="360" w:lineRule="auto"/>
        <w:ind w:firstLine="284"/>
        <w:rPr>
          <w:rFonts w:ascii="Times New Roman" w:hAnsi="Times New Roman" w:cs="Times New Roman"/>
          <w:color w:val="000000"/>
          <w:lang w:val="en-GB"/>
        </w:rPr>
      </w:pPr>
      <w:r>
        <w:rPr>
          <w:rFonts w:ascii="Times New Roman" w:hAnsi="Times New Roman" w:cs="Times New Roman"/>
          <w:color w:val="000000"/>
          <w:lang w:val="en-GB"/>
        </w:rPr>
        <w:t xml:space="preserve">The </w:t>
      </w:r>
      <w:r w:rsidR="00905CED" w:rsidRPr="00707358">
        <w:rPr>
          <w:rFonts w:ascii="Times New Roman" w:hAnsi="Times New Roman" w:cs="Times New Roman"/>
          <w:color w:val="000000"/>
          <w:lang w:val="en-GB"/>
        </w:rPr>
        <w:t xml:space="preserve">data </w:t>
      </w:r>
      <w:r w:rsidR="00D55138" w:rsidRPr="00707358">
        <w:rPr>
          <w:rFonts w:ascii="Times New Roman" w:hAnsi="Times New Roman" w:cs="Times New Roman"/>
          <w:color w:val="000000"/>
          <w:lang w:val="en-GB"/>
        </w:rPr>
        <w:t xml:space="preserve">were compared with the median and </w:t>
      </w:r>
      <w:r w:rsidR="00C33844">
        <w:rPr>
          <w:rFonts w:ascii="Times New Roman" w:hAnsi="Times New Roman" w:cs="Times New Roman"/>
          <w:color w:val="000000"/>
          <w:lang w:val="en-GB"/>
        </w:rPr>
        <w:t xml:space="preserve">the </w:t>
      </w:r>
      <w:r w:rsidR="00D55138" w:rsidRPr="00707358">
        <w:rPr>
          <w:rFonts w:ascii="Times New Roman" w:hAnsi="Times New Roman" w:cs="Times New Roman"/>
          <w:color w:val="000000"/>
          <w:lang w:val="en-GB"/>
        </w:rPr>
        <w:t>95% credible intervals of the corresponding posterior predictive distributions</w:t>
      </w:r>
      <w:r w:rsidR="00F07F5D" w:rsidRPr="00707358">
        <w:rPr>
          <w:rFonts w:ascii="Times New Roman" w:hAnsi="Times New Roman" w:cs="Times New Roman"/>
          <w:color w:val="000000"/>
          <w:lang w:val="en-GB"/>
        </w:rPr>
        <w:t xml:space="preserve">, </w:t>
      </w:r>
      <w:r w:rsidR="00C33844">
        <w:rPr>
          <w:rFonts w:ascii="Times New Roman" w:hAnsi="Times New Roman" w:cs="Times New Roman"/>
          <w:color w:val="000000"/>
          <w:lang w:val="en-GB"/>
        </w:rPr>
        <w:t xml:space="preserve">with all the </w:t>
      </w:r>
      <w:r w:rsidR="003139B4" w:rsidRPr="00707358">
        <w:rPr>
          <w:rFonts w:ascii="Times New Roman" w:hAnsi="Times New Roman" w:cs="Times New Roman"/>
          <w:color w:val="000000"/>
          <w:lang w:val="en-GB"/>
        </w:rPr>
        <w:t xml:space="preserve">observed abundance points </w:t>
      </w:r>
      <w:r w:rsidR="00C33844">
        <w:rPr>
          <w:rFonts w:ascii="Times New Roman" w:hAnsi="Times New Roman" w:cs="Times New Roman"/>
          <w:color w:val="000000"/>
          <w:lang w:val="en-GB"/>
        </w:rPr>
        <w:t xml:space="preserve">falling within </w:t>
      </w:r>
      <w:r w:rsidR="003139B4" w:rsidRPr="00707358">
        <w:rPr>
          <w:rFonts w:ascii="Times New Roman" w:hAnsi="Times New Roman" w:cs="Times New Roman"/>
          <w:color w:val="000000"/>
          <w:lang w:val="en-GB"/>
        </w:rPr>
        <w:t xml:space="preserve">the 25th and 75th percentiles of the predictions </w:t>
      </w:r>
      <w:r w:rsidR="00716A8F" w:rsidRPr="00707358">
        <w:rPr>
          <w:rFonts w:ascii="Times New Roman" w:eastAsiaTheme="minorEastAsia" w:hAnsi="Times New Roman" w:cs="Times New Roman"/>
          <w:color w:val="000000"/>
          <w:lang w:val="en-GB"/>
        </w:rPr>
        <w:t>(</w:t>
      </w:r>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y</m:t>
            </m:r>
          </m:sub>
        </m:sSub>
      </m:oMath>
      <w:r w:rsidR="00716A8F" w:rsidRPr="00707358">
        <w:rPr>
          <w:rFonts w:ascii="Times New Roman" w:eastAsiaTheme="minorEastAsia" w:hAnsi="Times New Roman" w:cs="Times New Roman"/>
          <w:lang w:val="en-GB"/>
        </w:rPr>
        <w:t>)</w:t>
      </w:r>
      <w:r w:rsidR="00716A8F" w:rsidRPr="00707358">
        <w:rPr>
          <w:rFonts w:ascii="Times New Roman" w:hAnsi="Times New Roman" w:cs="Times New Roman"/>
          <w:color w:val="000000"/>
          <w:lang w:val="en-GB"/>
        </w:rPr>
        <w:t xml:space="preserve"> </w:t>
      </w:r>
      <w:r w:rsidR="003139B4" w:rsidRPr="00707358">
        <w:rPr>
          <w:rFonts w:ascii="Times New Roman" w:hAnsi="Times New Roman" w:cs="Times New Roman"/>
          <w:color w:val="000000"/>
          <w:lang w:val="en-GB"/>
        </w:rPr>
        <w:t xml:space="preserve">provided by </w:t>
      </w:r>
      <w:r w:rsidR="004602E2" w:rsidRPr="00707358">
        <w:rPr>
          <w:rFonts w:ascii="Times New Roman" w:hAnsi="Times New Roman" w:cs="Times New Roman"/>
          <w:color w:val="000000"/>
          <w:lang w:val="en-GB"/>
        </w:rPr>
        <w:t xml:space="preserve">the </w:t>
      </w:r>
      <w:r w:rsidR="003139B4" w:rsidRPr="00707358">
        <w:rPr>
          <w:rFonts w:ascii="Times New Roman" w:hAnsi="Times New Roman" w:cs="Times New Roman"/>
          <w:color w:val="000000"/>
          <w:lang w:val="en-GB"/>
        </w:rPr>
        <w:t>model</w:t>
      </w:r>
      <w:r w:rsidR="008D588D" w:rsidRPr="00707358">
        <w:rPr>
          <w:rFonts w:ascii="Times New Roman" w:hAnsi="Times New Roman" w:cs="Times New Roman"/>
          <w:color w:val="000000"/>
          <w:lang w:val="en-GB"/>
        </w:rPr>
        <w:t xml:space="preserve"> </w:t>
      </w:r>
      <w:r w:rsidR="00D55138" w:rsidRPr="00707358">
        <w:rPr>
          <w:rFonts w:ascii="Times New Roman" w:hAnsi="Times New Roman" w:cs="Times New Roman"/>
          <w:color w:val="000000"/>
          <w:lang w:val="en-GB"/>
        </w:rPr>
        <w:t xml:space="preserve">(Fig. </w:t>
      </w:r>
      <w:r w:rsidR="001717EE" w:rsidRPr="00707358">
        <w:rPr>
          <w:rFonts w:ascii="Times New Roman" w:hAnsi="Times New Roman" w:cs="Times New Roman"/>
          <w:color w:val="000000"/>
          <w:lang w:val="en-GB"/>
        </w:rPr>
        <w:t>3</w:t>
      </w:r>
      <w:r w:rsidR="00D55138" w:rsidRPr="00707358">
        <w:rPr>
          <w:rFonts w:ascii="Times New Roman" w:hAnsi="Times New Roman" w:cs="Times New Roman"/>
          <w:color w:val="000000"/>
          <w:lang w:val="en-GB"/>
        </w:rPr>
        <w:t>).</w:t>
      </w:r>
      <w:r w:rsidR="00B92F9D" w:rsidRPr="00707358">
        <w:rPr>
          <w:rFonts w:ascii="Times New Roman" w:hAnsi="Times New Roman" w:cs="Times New Roman"/>
          <w:color w:val="000000"/>
          <w:lang w:val="en-GB"/>
        </w:rPr>
        <w:t xml:space="preserve"> </w:t>
      </w:r>
      <w:r w:rsidR="006F6380" w:rsidRPr="00707358">
        <w:rPr>
          <w:rFonts w:ascii="Times New Roman" w:hAnsi="Times New Roman" w:cs="Times New Roman"/>
          <w:color w:val="000000"/>
          <w:lang w:val="en-GB"/>
        </w:rPr>
        <w:t xml:space="preserve">The estimated states were </w:t>
      </w:r>
      <w:r w:rsidR="00354C2A" w:rsidRPr="00707358">
        <w:rPr>
          <w:rFonts w:ascii="Times New Roman" w:hAnsi="Times New Roman" w:cs="Times New Roman"/>
          <w:color w:val="000000"/>
          <w:lang w:val="en-GB"/>
        </w:rPr>
        <w:t xml:space="preserve">also </w:t>
      </w:r>
      <w:r w:rsidR="006F6380" w:rsidRPr="00707358">
        <w:rPr>
          <w:rFonts w:ascii="Times New Roman" w:hAnsi="Times New Roman" w:cs="Times New Roman"/>
          <w:color w:val="000000"/>
          <w:lang w:val="en-GB"/>
        </w:rPr>
        <w:t xml:space="preserve">compared with abundance data not included in the modelling procedure. All past and current values were well captured by the model (Fig. </w:t>
      </w:r>
      <w:r w:rsidR="00036354" w:rsidRPr="00707358">
        <w:rPr>
          <w:rFonts w:ascii="Times New Roman" w:hAnsi="Times New Roman" w:cs="Times New Roman"/>
          <w:color w:val="000000"/>
          <w:lang w:val="en-GB"/>
        </w:rPr>
        <w:t>3</w:t>
      </w:r>
      <w:r w:rsidR="006F6380" w:rsidRPr="00707358">
        <w:rPr>
          <w:rFonts w:ascii="Times New Roman" w:hAnsi="Times New Roman" w:cs="Times New Roman"/>
          <w:color w:val="000000"/>
          <w:lang w:val="en-GB"/>
        </w:rPr>
        <w:t xml:space="preserve">). </w:t>
      </w:r>
    </w:p>
    <w:p w14:paraId="34A9F495" w14:textId="3D629262" w:rsidR="0034684B" w:rsidRPr="00EB45B5" w:rsidRDefault="00D97F59" w:rsidP="00F769C0">
      <w:pPr>
        <w:spacing w:after="0" w:line="360" w:lineRule="auto"/>
        <w:ind w:firstLine="284"/>
        <w:rPr>
          <w:rFonts w:ascii="Times New Roman" w:hAnsi="Times New Roman" w:cs="Times New Roman"/>
          <w:color w:val="000000"/>
          <w:highlight w:val="yellow"/>
          <w:lang w:val="en-GB"/>
        </w:rPr>
      </w:pPr>
      <w:r w:rsidRPr="00B17E1E">
        <w:rPr>
          <w:rFonts w:ascii="Times New Roman" w:hAnsi="Times New Roman" w:cs="Times New Roman"/>
          <w:color w:val="000000"/>
          <w:lang w:val="en-GB"/>
        </w:rPr>
        <w:t xml:space="preserve">The model-averaged </w:t>
      </w:r>
      <w:r w:rsidR="00522619" w:rsidRPr="00B17E1E">
        <w:rPr>
          <w:rFonts w:ascii="Times New Roman" w:hAnsi="Times New Roman" w:cs="Times New Roman"/>
          <w:color w:val="000000"/>
          <w:lang w:val="en-GB"/>
        </w:rPr>
        <w:t xml:space="preserve">population </w:t>
      </w:r>
      <w:r w:rsidRPr="00B17E1E">
        <w:rPr>
          <w:rFonts w:ascii="Times New Roman" w:hAnsi="Times New Roman" w:cs="Times New Roman"/>
          <w:color w:val="000000"/>
          <w:lang w:val="en-GB"/>
        </w:rPr>
        <w:t xml:space="preserve">trajectory </w:t>
      </w:r>
      <w:r w:rsidR="00522619" w:rsidRPr="00B17E1E">
        <w:rPr>
          <w:rFonts w:ascii="Times New Roman" w:hAnsi="Times New Roman" w:cs="Times New Roman"/>
          <w:color w:val="000000"/>
          <w:lang w:val="en-GB"/>
        </w:rPr>
        <w:t>(</w:t>
      </w:r>
      <w:r w:rsidR="003469AF" w:rsidRPr="003469AF">
        <w:rPr>
          <w:rFonts w:ascii="Times New Roman" w:hAnsi="Times New Roman" w:cs="Times New Roman"/>
          <w:i/>
          <w:iCs/>
          <w:color w:val="000000"/>
          <w:lang w:val="en-GB"/>
        </w:rPr>
        <w:t>i.e.</w:t>
      </w:r>
      <w:r w:rsidR="003469AF">
        <w:rPr>
          <w:rFonts w:ascii="Times New Roman" w:hAnsi="Times New Roman" w:cs="Times New Roman"/>
          <w:color w:val="000000"/>
          <w:lang w:val="en-GB"/>
        </w:rPr>
        <w:t xml:space="preserve">, </w:t>
      </w:r>
      <w:r w:rsidR="00982BBE">
        <w:rPr>
          <w:rFonts w:ascii="Times New Roman" w:hAnsi="Times New Roman" w:cs="Times New Roman"/>
          <w:color w:val="000000"/>
          <w:lang w:val="en-GB"/>
        </w:rPr>
        <w:t xml:space="preserve">the </w:t>
      </w:r>
      <w:r w:rsidR="00522619" w:rsidRPr="00B17E1E">
        <w:rPr>
          <w:rFonts w:ascii="Times New Roman" w:hAnsi="Times New Roman" w:cs="Times New Roman"/>
          <w:color w:val="000000"/>
          <w:lang w:val="en-GB"/>
        </w:rPr>
        <w:t xml:space="preserve">posterior distribution of mean abundances,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oMath>
      <w:r w:rsidR="00522619" w:rsidRPr="00B17E1E">
        <w:rPr>
          <w:rFonts w:ascii="Times New Roman" w:hAnsi="Times New Roman" w:cs="Times New Roman"/>
          <w:color w:val="000000"/>
          <w:lang w:val="en-GB"/>
        </w:rPr>
        <w:t xml:space="preserve">) </w:t>
      </w:r>
      <w:r w:rsidRPr="00B17E1E">
        <w:rPr>
          <w:rFonts w:ascii="Times New Roman" w:hAnsi="Times New Roman" w:cs="Times New Roman"/>
          <w:color w:val="000000"/>
          <w:lang w:val="en-GB"/>
        </w:rPr>
        <w:t>indicate</w:t>
      </w:r>
      <w:r w:rsidR="00982BBE">
        <w:rPr>
          <w:rFonts w:ascii="Times New Roman" w:hAnsi="Times New Roman" w:cs="Times New Roman"/>
          <w:color w:val="000000"/>
          <w:lang w:val="en-GB"/>
        </w:rPr>
        <w:t>d</w:t>
      </w:r>
      <w:r w:rsidRPr="00B17E1E">
        <w:rPr>
          <w:rFonts w:ascii="Times New Roman" w:hAnsi="Times New Roman" w:cs="Times New Roman"/>
          <w:color w:val="000000"/>
          <w:lang w:val="en-GB"/>
        </w:rPr>
        <w:t xml:space="preserve"> that the </w:t>
      </w:r>
      <w:r w:rsidR="00160B60" w:rsidRPr="00B17E1E">
        <w:rPr>
          <w:rFonts w:ascii="Times New Roman" w:hAnsi="Times New Roman" w:cs="Times New Roman"/>
          <w:color w:val="000000"/>
          <w:lang w:val="en-GB"/>
        </w:rPr>
        <w:t xml:space="preserve">pre-exploitation abundance was </w:t>
      </w:r>
      <w:r w:rsidR="0076490B" w:rsidRPr="00B17E1E">
        <w:rPr>
          <w:rFonts w:ascii="Times New Roman" w:hAnsi="Times New Roman" w:cs="Times New Roman"/>
          <w:color w:val="000000"/>
          <w:lang w:val="en-GB"/>
        </w:rPr>
        <w:t>close to 3</w:t>
      </w:r>
      <w:r w:rsidR="00FC4D1E">
        <w:rPr>
          <w:rFonts w:ascii="Times New Roman" w:hAnsi="Times New Roman" w:cs="Times New Roman"/>
          <w:color w:val="000000"/>
          <w:lang w:val="en-GB"/>
        </w:rPr>
        <w:t>2</w:t>
      </w:r>
      <w:r w:rsidR="0076490B" w:rsidRPr="00B17E1E">
        <w:rPr>
          <w:rFonts w:ascii="Times New Roman" w:hAnsi="Times New Roman" w:cs="Times New Roman"/>
          <w:color w:val="000000"/>
          <w:lang w:val="en-GB"/>
        </w:rPr>
        <w:t xml:space="preserve">,000 </w:t>
      </w:r>
      <w:r w:rsidR="009E569B">
        <w:rPr>
          <w:rFonts w:ascii="Times New Roman" w:hAnsi="Times New Roman" w:cs="Times New Roman"/>
          <w:color w:val="000000"/>
          <w:lang w:val="en-GB"/>
        </w:rPr>
        <w:t xml:space="preserve">individuals </w:t>
      </w:r>
      <w:r w:rsidR="00870CA8" w:rsidRPr="00B17E1E">
        <w:rPr>
          <w:rFonts w:ascii="Times New Roman" w:hAnsi="Times New Roman" w:cs="Times New Roman"/>
          <w:color w:val="000000"/>
          <w:lang w:val="en-GB"/>
        </w:rPr>
        <w:lastRenderedPageBreak/>
        <w:t>(</w:t>
      </w:r>
      <w:r w:rsidR="009B4E8D" w:rsidRPr="00B17E1E">
        <w:rPr>
          <w:rFonts w:ascii="Times New Roman" w:eastAsiaTheme="minorEastAsia" w:hAnsi="Times New Roman" w:cs="Times New Roman"/>
          <w:color w:val="000000"/>
          <w:lang w:val="en-GB"/>
        </w:rPr>
        <w:t xml:space="preserve">median </w:t>
      </w:r>
      <m:oMath>
        <m:r>
          <w:rPr>
            <w:rFonts w:ascii="Cambria Math" w:eastAsiaTheme="minorEastAsia" w:hAnsi="Cambria Math" w:cs="Times New Roman"/>
            <w:color w:val="000000"/>
            <w:lang w:val="en-GB"/>
          </w:rPr>
          <m:t>K</m:t>
        </m:r>
      </m:oMath>
      <w:r w:rsidR="009B4E8D" w:rsidRPr="00B17E1E">
        <w:rPr>
          <w:rFonts w:ascii="Times New Roman" w:eastAsiaTheme="minorEastAsia" w:hAnsi="Times New Roman" w:cs="Times New Roman"/>
          <w:color w:val="000000"/>
          <w:lang w:val="en-GB"/>
        </w:rPr>
        <w:t xml:space="preserve">= </w:t>
      </w:r>
      <w:r w:rsidR="002D36ED" w:rsidRPr="00B17E1E">
        <w:rPr>
          <w:rFonts w:ascii="Times New Roman" w:hAnsi="Times New Roman" w:cs="Times New Roman"/>
          <w:color w:val="000000"/>
          <w:lang w:val="en-GB"/>
        </w:rPr>
        <w:t>3</w:t>
      </w:r>
      <w:r w:rsidR="004C2154">
        <w:rPr>
          <w:rFonts w:ascii="Times New Roman" w:hAnsi="Times New Roman" w:cs="Times New Roman"/>
          <w:color w:val="000000"/>
          <w:lang w:val="en-GB"/>
        </w:rPr>
        <w:t>1</w:t>
      </w:r>
      <w:r w:rsidR="00123AAC" w:rsidRPr="00B17E1E">
        <w:rPr>
          <w:rFonts w:ascii="Times New Roman" w:hAnsi="Times New Roman" w:cs="Times New Roman"/>
          <w:color w:val="000000"/>
          <w:lang w:val="en-US"/>
        </w:rPr>
        <w:t>,</w:t>
      </w:r>
      <w:r w:rsidR="002D36ED" w:rsidRPr="00B17E1E">
        <w:rPr>
          <w:rFonts w:ascii="Times New Roman" w:hAnsi="Times New Roman" w:cs="Times New Roman"/>
          <w:color w:val="000000"/>
          <w:lang w:val="en-US"/>
        </w:rPr>
        <w:t>1</w:t>
      </w:r>
      <w:r w:rsidR="004C2154">
        <w:rPr>
          <w:rFonts w:ascii="Times New Roman" w:hAnsi="Times New Roman" w:cs="Times New Roman"/>
          <w:color w:val="000000"/>
          <w:lang w:val="en-US"/>
        </w:rPr>
        <w:t>9</w:t>
      </w:r>
      <w:r w:rsidR="002D36ED" w:rsidRPr="00B17E1E">
        <w:rPr>
          <w:rFonts w:ascii="Times New Roman" w:hAnsi="Times New Roman" w:cs="Times New Roman"/>
          <w:color w:val="000000"/>
          <w:lang w:val="en-US"/>
        </w:rPr>
        <w:t>0</w:t>
      </w:r>
      <w:r w:rsidR="00123AAC" w:rsidRPr="00B17E1E">
        <w:rPr>
          <w:rFonts w:ascii="Times New Roman" w:hAnsi="Times New Roman" w:cs="Times New Roman"/>
          <w:color w:val="000000"/>
          <w:lang w:val="en-US"/>
        </w:rPr>
        <w:t xml:space="preserve">). </w:t>
      </w:r>
      <w:r w:rsidR="001E5202" w:rsidRPr="002B7CB3">
        <w:rPr>
          <w:rFonts w:ascii="Times New Roman" w:hAnsi="Times New Roman" w:cs="Times New Roman"/>
          <w:color w:val="000000"/>
          <w:lang w:val="en-GB"/>
        </w:rPr>
        <w:t xml:space="preserve">After the </w:t>
      </w:r>
      <w:r w:rsidR="0053430D" w:rsidRPr="002B7CB3">
        <w:rPr>
          <w:rFonts w:ascii="Times New Roman" w:hAnsi="Times New Roman" w:cs="Times New Roman"/>
          <w:color w:val="000000"/>
          <w:lang w:val="en-GB"/>
        </w:rPr>
        <w:t>beginning</w:t>
      </w:r>
      <w:r w:rsidR="001E5202" w:rsidRPr="002B7CB3">
        <w:rPr>
          <w:rFonts w:ascii="Times New Roman" w:hAnsi="Times New Roman" w:cs="Times New Roman"/>
          <w:color w:val="000000"/>
          <w:lang w:val="en-GB"/>
        </w:rPr>
        <w:t xml:space="preserve"> of whaling operation, the population</w:t>
      </w:r>
      <w:r w:rsidR="0091289C" w:rsidRPr="002B7CB3">
        <w:rPr>
          <w:rFonts w:ascii="Times New Roman" w:hAnsi="Times New Roman" w:cs="Times New Roman"/>
          <w:color w:val="000000"/>
          <w:lang w:val="en-GB"/>
        </w:rPr>
        <w:t xml:space="preserve"> </w:t>
      </w:r>
      <w:r w:rsidR="00EB3232" w:rsidRPr="002B7CB3">
        <w:rPr>
          <w:rFonts w:ascii="Times New Roman" w:hAnsi="Times New Roman" w:cs="Times New Roman"/>
          <w:color w:val="000000"/>
          <w:lang w:val="en-GB"/>
        </w:rPr>
        <w:t xml:space="preserve">decreased slightly in abundance </w:t>
      </w:r>
      <w:r w:rsidR="00C26D7C" w:rsidRPr="002B7CB3">
        <w:rPr>
          <w:rFonts w:ascii="Times New Roman" w:hAnsi="Times New Roman" w:cs="Times New Roman"/>
          <w:color w:val="000000"/>
          <w:lang w:val="en-GB"/>
        </w:rPr>
        <w:t>follow</w:t>
      </w:r>
      <w:r w:rsidR="00A46783">
        <w:rPr>
          <w:rFonts w:ascii="Times New Roman" w:hAnsi="Times New Roman" w:cs="Times New Roman"/>
          <w:color w:val="000000"/>
          <w:lang w:val="en-GB"/>
        </w:rPr>
        <w:t>ed</w:t>
      </w:r>
      <w:r w:rsidR="00C26D7C" w:rsidRPr="002B7CB3">
        <w:rPr>
          <w:rFonts w:ascii="Times New Roman" w:hAnsi="Times New Roman" w:cs="Times New Roman"/>
          <w:color w:val="000000"/>
          <w:lang w:val="en-GB"/>
        </w:rPr>
        <w:t xml:space="preserve"> by a </w:t>
      </w:r>
      <w:r w:rsidR="0028609A" w:rsidRPr="002B7CB3">
        <w:rPr>
          <w:rFonts w:ascii="Times New Roman" w:hAnsi="Times New Roman" w:cs="Times New Roman"/>
          <w:color w:val="000000"/>
          <w:lang w:val="en-GB"/>
        </w:rPr>
        <w:t xml:space="preserve">rapid and severe depletion of the </w:t>
      </w:r>
      <w:r w:rsidR="00C26D7C" w:rsidRPr="002B7CB3">
        <w:rPr>
          <w:rFonts w:ascii="Times New Roman" w:hAnsi="Times New Roman" w:cs="Times New Roman"/>
          <w:color w:val="000000"/>
          <w:lang w:val="en-GB"/>
        </w:rPr>
        <w:t>SRW</w:t>
      </w:r>
      <w:r w:rsidR="0028609A" w:rsidRPr="002B7CB3">
        <w:rPr>
          <w:rFonts w:ascii="Times New Roman" w:hAnsi="Times New Roman" w:cs="Times New Roman"/>
          <w:color w:val="000000"/>
          <w:lang w:val="en-GB"/>
        </w:rPr>
        <w:t xml:space="preserve"> population </w:t>
      </w:r>
      <w:r w:rsidR="003A39D3" w:rsidRPr="002B7CB3">
        <w:rPr>
          <w:rFonts w:ascii="Times New Roman" w:hAnsi="Times New Roman" w:cs="Times New Roman"/>
          <w:color w:val="000000"/>
          <w:lang w:val="en-GB"/>
        </w:rPr>
        <w:t>in the early 17</w:t>
      </w:r>
      <w:r w:rsidR="00B16D8C" w:rsidRPr="002B7CB3">
        <w:rPr>
          <w:rFonts w:ascii="Times New Roman" w:hAnsi="Times New Roman" w:cs="Times New Roman"/>
          <w:color w:val="000000"/>
          <w:lang w:val="en-GB"/>
        </w:rPr>
        <w:t>7</w:t>
      </w:r>
      <w:r w:rsidR="003A39D3" w:rsidRPr="002B7CB3">
        <w:rPr>
          <w:rFonts w:ascii="Times New Roman" w:hAnsi="Times New Roman" w:cs="Times New Roman"/>
          <w:color w:val="000000"/>
          <w:lang w:val="en-GB"/>
        </w:rPr>
        <w:t>0s</w:t>
      </w:r>
      <w:r w:rsidR="000D460C" w:rsidRPr="002B7CB3">
        <w:rPr>
          <w:rFonts w:ascii="Times New Roman" w:hAnsi="Times New Roman" w:cs="Times New Roman"/>
          <w:color w:val="000000"/>
          <w:lang w:val="en-GB"/>
        </w:rPr>
        <w:t xml:space="preserve"> </w:t>
      </w:r>
      <w:r w:rsidR="00A11F6D" w:rsidRPr="002B7CB3">
        <w:rPr>
          <w:rFonts w:ascii="Times New Roman" w:hAnsi="Times New Roman" w:cs="Times New Roman"/>
          <w:color w:val="000000"/>
          <w:lang w:val="en-GB"/>
        </w:rPr>
        <w:t xml:space="preserve">due, primarily, to the </w:t>
      </w:r>
      <w:r w:rsidR="00A46783">
        <w:rPr>
          <w:rFonts w:ascii="Times New Roman" w:hAnsi="Times New Roman" w:cs="Times New Roman"/>
          <w:color w:val="000000"/>
          <w:lang w:val="en-GB"/>
        </w:rPr>
        <w:t xml:space="preserve">sizeable </w:t>
      </w:r>
      <w:r w:rsidR="00A11F6D" w:rsidRPr="002B7CB3">
        <w:rPr>
          <w:rFonts w:ascii="Times New Roman" w:hAnsi="Times New Roman" w:cs="Times New Roman"/>
          <w:color w:val="000000"/>
          <w:lang w:val="en-GB"/>
        </w:rPr>
        <w:t xml:space="preserve">catches taken </w:t>
      </w:r>
      <w:r w:rsidR="00661175" w:rsidRPr="002B7CB3">
        <w:rPr>
          <w:rFonts w:ascii="Times New Roman" w:hAnsi="Times New Roman" w:cs="Times New Roman"/>
          <w:color w:val="000000"/>
          <w:lang w:val="en-GB"/>
        </w:rPr>
        <w:t xml:space="preserve">along the coast of Brazil </w:t>
      </w:r>
      <w:r w:rsidR="000D460C" w:rsidRPr="002B7CB3">
        <w:rPr>
          <w:rFonts w:ascii="Times New Roman" w:hAnsi="Times New Roman" w:cs="Times New Roman"/>
          <w:color w:val="000000"/>
          <w:lang w:val="en-GB"/>
        </w:rPr>
        <w:t>(Fig. 2).</w:t>
      </w:r>
      <w:r w:rsidR="00406541" w:rsidRPr="002B7CB3">
        <w:rPr>
          <w:rFonts w:ascii="Times New Roman" w:hAnsi="Times New Roman" w:cs="Times New Roman"/>
          <w:color w:val="000000"/>
          <w:lang w:val="en-GB"/>
        </w:rPr>
        <w:t xml:space="preserve"> </w:t>
      </w:r>
      <w:r w:rsidR="008F485D" w:rsidRPr="002F08F7">
        <w:rPr>
          <w:rFonts w:ascii="Times New Roman" w:hAnsi="Times New Roman" w:cs="Times New Roman"/>
          <w:color w:val="000000"/>
          <w:lang w:val="en-GB"/>
        </w:rPr>
        <w:t xml:space="preserve">The abundance dropped to </w:t>
      </w:r>
      <w:r w:rsidR="009F33D9">
        <w:rPr>
          <w:rFonts w:ascii="Times New Roman" w:hAnsi="Times New Roman" w:cs="Times New Roman"/>
          <w:color w:val="000000"/>
          <w:lang w:val="en-GB"/>
        </w:rPr>
        <w:t>the</w:t>
      </w:r>
      <w:r w:rsidR="008F485D" w:rsidRPr="002F08F7">
        <w:rPr>
          <w:rFonts w:ascii="Times New Roman" w:hAnsi="Times New Roman" w:cs="Times New Roman"/>
          <w:color w:val="000000"/>
          <w:lang w:val="en-GB"/>
        </w:rPr>
        <w:t xml:space="preserve"> </w:t>
      </w:r>
      <w:r w:rsidR="00E6042D" w:rsidRPr="002F08F7">
        <w:rPr>
          <w:rFonts w:ascii="Times New Roman" w:hAnsi="Times New Roman" w:cs="Times New Roman"/>
          <w:color w:val="000000"/>
          <w:lang w:val="en-GB"/>
        </w:rPr>
        <w:t>lowest abundance levels</w:t>
      </w:r>
      <w:r w:rsidR="00841945" w:rsidRPr="002F08F7">
        <w:rPr>
          <w:rFonts w:ascii="Times New Roman" w:hAnsi="Times New Roman" w:cs="Times New Roman"/>
          <w:color w:val="000000"/>
          <w:lang w:val="en-GB"/>
        </w:rPr>
        <w:t xml:space="preserve"> in</w:t>
      </w:r>
      <w:r w:rsidR="009F33D9">
        <w:rPr>
          <w:rFonts w:ascii="Times New Roman" w:hAnsi="Times New Roman" w:cs="Times New Roman"/>
          <w:color w:val="000000"/>
          <w:lang w:val="en-GB"/>
        </w:rPr>
        <w:t xml:space="preserve"> the</w:t>
      </w:r>
      <w:r w:rsidR="00841945" w:rsidRPr="002F08F7">
        <w:rPr>
          <w:rFonts w:ascii="Times New Roman" w:hAnsi="Times New Roman" w:cs="Times New Roman"/>
          <w:color w:val="000000"/>
          <w:lang w:val="en-GB"/>
        </w:rPr>
        <w:t xml:space="preserve"> 1830s</w:t>
      </w:r>
      <w:r w:rsidR="00D0226B" w:rsidRPr="002F08F7">
        <w:rPr>
          <w:rFonts w:ascii="Times New Roman" w:hAnsi="Times New Roman" w:cs="Times New Roman"/>
          <w:color w:val="000000"/>
          <w:lang w:val="en-GB"/>
        </w:rPr>
        <w:t xml:space="preserve"> when </w:t>
      </w:r>
      <w:r w:rsidR="009F33D9">
        <w:rPr>
          <w:rFonts w:ascii="Times New Roman" w:hAnsi="Times New Roman" w:cs="Times New Roman"/>
          <w:color w:val="000000"/>
          <w:lang w:val="en-GB"/>
        </w:rPr>
        <w:t xml:space="preserve">fewer </w:t>
      </w:r>
      <w:r w:rsidR="00525247" w:rsidRPr="002F08F7">
        <w:rPr>
          <w:rFonts w:ascii="Times New Roman" w:hAnsi="Times New Roman" w:cs="Times New Roman"/>
          <w:color w:val="000000"/>
          <w:lang w:val="en-GB"/>
        </w:rPr>
        <w:t xml:space="preserve">than </w:t>
      </w:r>
      <w:r w:rsidR="009B3AC4" w:rsidRPr="002F08F7">
        <w:rPr>
          <w:rFonts w:ascii="Times New Roman" w:hAnsi="Times New Roman" w:cs="Times New Roman"/>
          <w:color w:val="000000"/>
          <w:lang w:val="en-GB"/>
        </w:rPr>
        <w:t>1</w:t>
      </w:r>
      <w:r w:rsidR="009F33D9">
        <w:rPr>
          <w:rFonts w:ascii="Times New Roman" w:hAnsi="Times New Roman" w:cs="Times New Roman"/>
          <w:color w:val="000000"/>
          <w:lang w:val="en-GB"/>
        </w:rPr>
        <w:t>,</w:t>
      </w:r>
      <w:r w:rsidR="009B3AC4" w:rsidRPr="002F08F7">
        <w:rPr>
          <w:rFonts w:ascii="Times New Roman" w:hAnsi="Times New Roman" w:cs="Times New Roman"/>
          <w:color w:val="000000"/>
          <w:lang w:val="en-GB"/>
        </w:rPr>
        <w:t>000</w:t>
      </w:r>
      <w:r w:rsidR="0060436D" w:rsidRPr="002F08F7">
        <w:rPr>
          <w:rFonts w:ascii="Times New Roman" w:hAnsi="Times New Roman" w:cs="Times New Roman"/>
          <w:color w:val="000000"/>
          <w:lang w:val="en-GB"/>
        </w:rPr>
        <w:t xml:space="preserve"> individuals (</w:t>
      </w:r>
      <w:r w:rsidR="00A001E5" w:rsidRPr="002F08F7">
        <w:rPr>
          <w:rFonts w:ascii="Times New Roman" w:hAnsi="Times New Roman" w:cs="Times New Roman"/>
          <w:color w:val="000000"/>
          <w:lang w:val="en-GB"/>
        </w:rPr>
        <w:t xml:space="preserve">median = </w:t>
      </w:r>
      <w:r w:rsidR="006739CD" w:rsidRPr="002F08F7">
        <w:rPr>
          <w:rFonts w:ascii="Times New Roman" w:hAnsi="Times New Roman" w:cs="Times New Roman"/>
          <w:color w:val="000000"/>
          <w:lang w:val="en-GB"/>
        </w:rPr>
        <w:t>330</w:t>
      </w:r>
      <w:r w:rsidR="00A001E5" w:rsidRPr="002F08F7">
        <w:rPr>
          <w:rFonts w:ascii="Times New Roman" w:hAnsi="Times New Roman" w:cs="Times New Roman"/>
          <w:color w:val="000000"/>
          <w:lang w:val="en-GB"/>
        </w:rPr>
        <w:t xml:space="preserve">; </w:t>
      </w:r>
      <w:r w:rsidR="0060436D" w:rsidRPr="002F08F7">
        <w:rPr>
          <w:rFonts w:ascii="Times New Roman" w:hAnsi="Times New Roman" w:cs="Times New Roman"/>
          <w:color w:val="000000"/>
          <w:lang w:val="en-GB"/>
        </w:rPr>
        <w:t xml:space="preserve">95% </w:t>
      </w:r>
      <w:r w:rsidR="00F87B03" w:rsidRPr="002F08F7">
        <w:rPr>
          <w:rFonts w:ascii="Times New Roman" w:hAnsi="Times New Roman" w:cs="Times New Roman"/>
          <w:color w:val="000000"/>
          <w:lang w:val="en-GB"/>
        </w:rPr>
        <w:t>CI</w:t>
      </w:r>
      <w:r w:rsidR="0060436D" w:rsidRPr="002F08F7">
        <w:rPr>
          <w:rFonts w:ascii="Times New Roman" w:hAnsi="Times New Roman" w:cs="Times New Roman"/>
          <w:color w:val="000000"/>
          <w:lang w:val="en-GB"/>
        </w:rPr>
        <w:t xml:space="preserve"> = </w:t>
      </w:r>
      <w:r w:rsidR="00AB347C" w:rsidRPr="002F08F7">
        <w:rPr>
          <w:rFonts w:ascii="Times New Roman" w:hAnsi="Times New Roman" w:cs="Times New Roman"/>
          <w:color w:val="000000"/>
          <w:lang w:val="en-GB"/>
        </w:rPr>
        <w:t>114</w:t>
      </w:r>
      <w:r w:rsidR="0060436D" w:rsidRPr="002F08F7">
        <w:rPr>
          <w:rFonts w:ascii="Times New Roman" w:hAnsi="Times New Roman" w:cs="Times New Roman"/>
          <w:color w:val="000000"/>
          <w:lang w:val="en-GB"/>
        </w:rPr>
        <w:t>–</w:t>
      </w:r>
      <w:r w:rsidR="00061336" w:rsidRPr="002F08F7">
        <w:rPr>
          <w:rFonts w:ascii="Times New Roman" w:hAnsi="Times New Roman" w:cs="Times New Roman"/>
          <w:color w:val="000000"/>
          <w:lang w:val="en-GB"/>
        </w:rPr>
        <w:t>3</w:t>
      </w:r>
      <w:r w:rsidR="00604D01">
        <w:rPr>
          <w:rFonts w:ascii="Times New Roman" w:hAnsi="Times New Roman" w:cs="Times New Roman"/>
          <w:color w:val="000000"/>
          <w:lang w:val="en-GB"/>
        </w:rPr>
        <w:t>,</w:t>
      </w:r>
      <w:r w:rsidR="00061336" w:rsidRPr="002F08F7">
        <w:rPr>
          <w:rFonts w:ascii="Times New Roman" w:hAnsi="Times New Roman" w:cs="Times New Roman"/>
          <w:color w:val="000000"/>
          <w:lang w:val="en-GB"/>
        </w:rPr>
        <w:t>5</w:t>
      </w:r>
      <w:r w:rsidR="006E2B7D" w:rsidRPr="002F08F7">
        <w:rPr>
          <w:rFonts w:ascii="Times New Roman" w:hAnsi="Times New Roman" w:cs="Times New Roman"/>
          <w:color w:val="000000"/>
          <w:lang w:val="en-GB"/>
        </w:rPr>
        <w:t>00</w:t>
      </w:r>
      <w:r w:rsidR="0060436D" w:rsidRPr="002F08F7">
        <w:rPr>
          <w:rFonts w:ascii="Times New Roman" w:hAnsi="Times New Roman" w:cs="Times New Roman"/>
          <w:color w:val="000000"/>
          <w:lang w:val="en-GB"/>
        </w:rPr>
        <w:t xml:space="preserve"> individuals) were left </w:t>
      </w:r>
      <w:r w:rsidR="00F86C36" w:rsidRPr="002F08F7">
        <w:rPr>
          <w:rFonts w:ascii="Times New Roman" w:hAnsi="Times New Roman" w:cs="Times New Roman"/>
          <w:color w:val="000000"/>
          <w:lang w:val="en-GB"/>
        </w:rPr>
        <w:t>along</w:t>
      </w:r>
      <w:r w:rsidR="00F87ACA" w:rsidRPr="002F08F7">
        <w:rPr>
          <w:rFonts w:ascii="Times New Roman" w:hAnsi="Times New Roman" w:cs="Times New Roman"/>
          <w:color w:val="000000"/>
          <w:lang w:val="en-GB"/>
        </w:rPr>
        <w:t xml:space="preserve"> the </w:t>
      </w:r>
      <w:r w:rsidR="004E67F4">
        <w:rPr>
          <w:rFonts w:ascii="Times New Roman" w:hAnsi="Times New Roman" w:cs="Times New Roman"/>
          <w:color w:val="000000"/>
          <w:lang w:val="en-GB"/>
        </w:rPr>
        <w:t>south</w:t>
      </w:r>
      <w:r w:rsidR="00F87ACA" w:rsidRPr="002F08F7">
        <w:rPr>
          <w:rFonts w:ascii="Times New Roman" w:hAnsi="Times New Roman" w:cs="Times New Roman"/>
          <w:color w:val="000000"/>
          <w:lang w:val="en-GB"/>
        </w:rPr>
        <w:t>western Atlantic Ocean</w:t>
      </w:r>
      <w:r w:rsidR="0060436D" w:rsidRPr="002F08F7">
        <w:rPr>
          <w:rFonts w:ascii="Times New Roman" w:hAnsi="Times New Roman" w:cs="Times New Roman"/>
          <w:color w:val="000000"/>
          <w:lang w:val="en-GB"/>
        </w:rPr>
        <w:t>.</w:t>
      </w:r>
      <w:r w:rsidR="00D97607" w:rsidRPr="002F08F7">
        <w:rPr>
          <w:rFonts w:ascii="Times New Roman" w:hAnsi="Times New Roman" w:cs="Times New Roman"/>
          <w:color w:val="000000"/>
          <w:lang w:val="en-GB"/>
        </w:rPr>
        <w:t xml:space="preserve"> </w:t>
      </w:r>
      <w:r w:rsidR="00D97607" w:rsidRPr="005A60B3">
        <w:rPr>
          <w:rFonts w:ascii="Times New Roman" w:hAnsi="Times New Roman" w:cs="Times New Roman"/>
          <w:color w:val="000000"/>
          <w:lang w:val="en-GB"/>
        </w:rPr>
        <w:t>T</w:t>
      </w:r>
      <w:r w:rsidR="008A71FC" w:rsidRPr="005A60B3">
        <w:rPr>
          <w:rFonts w:ascii="Times New Roman" w:hAnsi="Times New Roman" w:cs="Times New Roman"/>
          <w:color w:val="000000"/>
          <w:lang w:val="en-GB"/>
        </w:rPr>
        <w:t xml:space="preserve">he population remained </w:t>
      </w:r>
      <w:r w:rsidR="00700AC5" w:rsidRPr="005A60B3">
        <w:rPr>
          <w:rFonts w:ascii="Times New Roman" w:hAnsi="Times New Roman" w:cs="Times New Roman"/>
          <w:color w:val="000000"/>
          <w:lang w:val="en-GB"/>
        </w:rPr>
        <w:t xml:space="preserve">at low </w:t>
      </w:r>
      <w:r w:rsidR="002423F9" w:rsidRPr="005A60B3">
        <w:rPr>
          <w:rFonts w:ascii="Times New Roman" w:hAnsi="Times New Roman" w:cs="Times New Roman"/>
          <w:color w:val="000000"/>
          <w:lang w:val="en-GB"/>
        </w:rPr>
        <w:t>levels</w:t>
      </w:r>
      <w:r w:rsidR="008A71FC" w:rsidRPr="005A60B3">
        <w:rPr>
          <w:rFonts w:ascii="Times New Roman" w:hAnsi="Times New Roman" w:cs="Times New Roman"/>
          <w:color w:val="000000"/>
          <w:lang w:val="en-GB"/>
        </w:rPr>
        <w:t xml:space="preserve"> </w:t>
      </w:r>
      <w:r w:rsidR="00D97607" w:rsidRPr="005A60B3">
        <w:rPr>
          <w:rFonts w:ascii="Times New Roman" w:hAnsi="Times New Roman" w:cs="Times New Roman"/>
          <w:color w:val="000000"/>
          <w:lang w:val="en-GB"/>
        </w:rPr>
        <w:t>d</w:t>
      </w:r>
      <w:r w:rsidR="00D0226B" w:rsidRPr="005A60B3">
        <w:rPr>
          <w:rFonts w:ascii="Times New Roman" w:hAnsi="Times New Roman" w:cs="Times New Roman"/>
          <w:color w:val="000000"/>
          <w:lang w:val="en-GB"/>
        </w:rPr>
        <w:t xml:space="preserve">uring the </w:t>
      </w:r>
      <w:r w:rsidR="00D0226B" w:rsidRPr="005A60B3">
        <w:rPr>
          <w:rFonts w:ascii="Times New Roman" w:hAnsi="Times New Roman" w:cs="Times New Roman"/>
          <w:lang w:val="en-US"/>
        </w:rPr>
        <w:t>19th century,</w:t>
      </w:r>
      <w:r w:rsidR="000473F6" w:rsidRPr="005A60B3">
        <w:rPr>
          <w:rFonts w:ascii="Times New Roman" w:hAnsi="Times New Roman" w:cs="Times New Roman"/>
          <w:lang w:val="en-US"/>
        </w:rPr>
        <w:t xml:space="preserve"> and </w:t>
      </w:r>
      <w:r w:rsidR="00912234" w:rsidRPr="005A60B3">
        <w:rPr>
          <w:rFonts w:ascii="Times New Roman" w:hAnsi="Times New Roman" w:cs="Times New Roman"/>
          <w:lang w:val="en-US"/>
        </w:rPr>
        <w:t>by</w:t>
      </w:r>
      <w:r w:rsidR="0028609A" w:rsidRPr="005A60B3">
        <w:rPr>
          <w:rFonts w:ascii="Times New Roman" w:hAnsi="Times New Roman" w:cs="Times New Roman"/>
          <w:color w:val="000000"/>
          <w:lang w:val="en-GB"/>
        </w:rPr>
        <w:t xml:space="preserve"> the early </w:t>
      </w:r>
      <w:r w:rsidR="000473F6" w:rsidRPr="005A60B3">
        <w:rPr>
          <w:rFonts w:ascii="Times New Roman" w:hAnsi="Times New Roman" w:cs="Times New Roman"/>
          <w:color w:val="000000"/>
          <w:lang w:val="en-GB"/>
        </w:rPr>
        <w:t>20th century</w:t>
      </w:r>
      <w:r w:rsidR="00814FA9">
        <w:rPr>
          <w:rFonts w:ascii="Times New Roman" w:hAnsi="Times New Roman" w:cs="Times New Roman"/>
          <w:color w:val="000000"/>
          <w:lang w:val="en-GB"/>
        </w:rPr>
        <w:t xml:space="preserve"> </w:t>
      </w:r>
      <w:r w:rsidR="0028609A" w:rsidRPr="005A60B3">
        <w:rPr>
          <w:rFonts w:ascii="Times New Roman" w:hAnsi="Times New Roman" w:cs="Times New Roman"/>
          <w:color w:val="000000"/>
          <w:lang w:val="en-GB"/>
        </w:rPr>
        <w:t xml:space="preserve">was estimated to be </w:t>
      </w:r>
      <w:r w:rsidR="007557FC" w:rsidRPr="005A60B3">
        <w:rPr>
          <w:rFonts w:ascii="Times New Roman" w:hAnsi="Times New Roman" w:cs="Times New Roman"/>
          <w:color w:val="000000"/>
          <w:lang w:val="en-GB"/>
        </w:rPr>
        <w:t xml:space="preserve">around </w:t>
      </w:r>
      <w:r w:rsidR="00E33CD2" w:rsidRPr="005A60B3">
        <w:rPr>
          <w:rFonts w:ascii="Times New Roman" w:hAnsi="Times New Roman" w:cs="Times New Roman"/>
          <w:color w:val="000000"/>
          <w:lang w:val="en-GB"/>
        </w:rPr>
        <w:t>2</w:t>
      </w:r>
      <w:r w:rsidR="007557FC" w:rsidRPr="005A60B3">
        <w:rPr>
          <w:rFonts w:ascii="Times New Roman" w:hAnsi="Times New Roman" w:cs="Times New Roman"/>
          <w:color w:val="000000"/>
          <w:lang w:val="en-GB"/>
        </w:rPr>
        <w:t xml:space="preserve">% </w:t>
      </w:r>
      <w:r w:rsidR="0028609A" w:rsidRPr="005A60B3">
        <w:rPr>
          <w:rFonts w:ascii="Times New Roman" w:hAnsi="Times New Roman" w:cs="Times New Roman"/>
          <w:color w:val="000000"/>
          <w:lang w:val="en-GB"/>
        </w:rPr>
        <w:t>of the pre-exploitation abundance</w:t>
      </w:r>
      <w:r w:rsidR="0028609A" w:rsidRPr="00EA26C4">
        <w:rPr>
          <w:rFonts w:ascii="Times New Roman" w:hAnsi="Times New Roman" w:cs="Times New Roman"/>
          <w:color w:val="000000"/>
          <w:lang w:val="en-GB"/>
        </w:rPr>
        <w:t xml:space="preserve">. </w:t>
      </w:r>
      <w:r w:rsidR="00AE4DF8" w:rsidRPr="00EA26C4">
        <w:rPr>
          <w:rFonts w:ascii="Times New Roman" w:hAnsi="Times New Roman" w:cs="Times New Roman"/>
          <w:color w:val="000000"/>
          <w:lang w:val="en-GB"/>
        </w:rPr>
        <w:t xml:space="preserve">A brief recovery period </w:t>
      </w:r>
      <w:r w:rsidR="0086338E">
        <w:rPr>
          <w:rFonts w:ascii="Times New Roman" w:hAnsi="Times New Roman" w:cs="Times New Roman"/>
          <w:color w:val="000000"/>
          <w:lang w:val="en-GB"/>
        </w:rPr>
        <w:t xml:space="preserve">was observed after </w:t>
      </w:r>
      <w:r w:rsidR="00AE4DF8" w:rsidRPr="00EA26C4">
        <w:rPr>
          <w:rFonts w:ascii="Times New Roman" w:hAnsi="Times New Roman" w:cs="Times New Roman"/>
          <w:color w:val="000000"/>
          <w:lang w:val="en-GB"/>
        </w:rPr>
        <w:t>1920</w:t>
      </w:r>
      <w:r w:rsidR="00B05F02" w:rsidRPr="00EA26C4">
        <w:rPr>
          <w:rFonts w:ascii="Times New Roman" w:hAnsi="Times New Roman" w:cs="Times New Roman"/>
          <w:color w:val="000000"/>
          <w:lang w:val="en-GB"/>
        </w:rPr>
        <w:t xml:space="preserve">, </w:t>
      </w:r>
      <w:r w:rsidR="00171CB5" w:rsidRPr="00EA26C4">
        <w:rPr>
          <w:rFonts w:ascii="Times New Roman" w:hAnsi="Times New Roman" w:cs="Times New Roman"/>
          <w:color w:val="000000"/>
          <w:lang w:val="en-GB"/>
        </w:rPr>
        <w:t>followed by a second decline in abundance in the 1960s when illegal Soviet whaling operated in the Southern Hemisphere.</w:t>
      </w:r>
      <w:r w:rsidR="000F40AF" w:rsidRPr="00EA26C4">
        <w:rPr>
          <w:rFonts w:ascii="Times New Roman" w:hAnsi="Times New Roman" w:cs="Times New Roman"/>
          <w:color w:val="000000"/>
          <w:lang w:val="en-GB"/>
        </w:rPr>
        <w:t xml:space="preserve"> </w:t>
      </w:r>
      <w:r w:rsidR="00463B9D">
        <w:rPr>
          <w:rFonts w:ascii="Times New Roman" w:hAnsi="Times New Roman" w:cs="Times New Roman"/>
          <w:color w:val="000000"/>
          <w:lang w:val="en-GB"/>
        </w:rPr>
        <w:t>Since no</w:t>
      </w:r>
      <w:r w:rsidR="00A07E37" w:rsidRPr="00EA26C4">
        <w:rPr>
          <w:rFonts w:ascii="Times New Roman" w:hAnsi="Times New Roman" w:cs="Times New Roman"/>
          <w:color w:val="000000"/>
          <w:lang w:val="en-GB"/>
        </w:rPr>
        <w:t xml:space="preserve"> whaling occurred after 1973</w:t>
      </w:r>
      <w:r w:rsidR="00576C79" w:rsidRPr="00EA26C4">
        <w:rPr>
          <w:rFonts w:ascii="Times New Roman" w:hAnsi="Times New Roman" w:cs="Times New Roman"/>
          <w:color w:val="000000"/>
          <w:lang w:val="en-GB"/>
        </w:rPr>
        <w:t>, the p</w:t>
      </w:r>
      <w:r w:rsidR="00E23123" w:rsidRPr="00EA26C4">
        <w:rPr>
          <w:rFonts w:ascii="Times New Roman" w:hAnsi="Times New Roman" w:cs="Times New Roman"/>
          <w:color w:val="000000"/>
          <w:lang w:val="en-GB"/>
        </w:rPr>
        <w:t xml:space="preserve">opulation </w:t>
      </w:r>
      <w:r w:rsidR="001526F7" w:rsidRPr="00EA26C4">
        <w:rPr>
          <w:rFonts w:ascii="Times New Roman" w:hAnsi="Times New Roman" w:cs="Times New Roman"/>
          <w:color w:val="000000"/>
          <w:lang w:val="en-GB"/>
        </w:rPr>
        <w:t>increased</w:t>
      </w:r>
      <w:r w:rsidR="00E23123" w:rsidRPr="00EA26C4">
        <w:rPr>
          <w:rFonts w:ascii="Times New Roman" w:hAnsi="Times New Roman" w:cs="Times New Roman"/>
          <w:color w:val="000000"/>
          <w:lang w:val="en-GB"/>
        </w:rPr>
        <w:t xml:space="preserve"> </w:t>
      </w:r>
      <w:r w:rsidR="00A07E37" w:rsidRPr="00EA26C4">
        <w:rPr>
          <w:rFonts w:ascii="Times New Roman" w:hAnsi="Times New Roman" w:cs="Times New Roman"/>
          <w:color w:val="000000"/>
          <w:lang w:val="en-GB"/>
        </w:rPr>
        <w:t xml:space="preserve">at a growth rate close to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A07E37" w:rsidRPr="00EA26C4">
        <w:rPr>
          <w:rFonts w:ascii="Times New Roman" w:hAnsi="Times New Roman" w:cs="Times New Roman"/>
          <w:color w:val="000000"/>
          <w:lang w:val="en-GB"/>
        </w:rPr>
        <w:t xml:space="preserve"> </w:t>
      </w:r>
      <w:r w:rsidR="00E23123" w:rsidRPr="00EA26C4">
        <w:rPr>
          <w:rFonts w:ascii="Times New Roman" w:hAnsi="Times New Roman" w:cs="Times New Roman"/>
          <w:color w:val="000000"/>
          <w:lang w:val="en-GB"/>
        </w:rPr>
        <w:t xml:space="preserve">until the present. </w:t>
      </w:r>
      <w:r w:rsidR="009E365D" w:rsidRPr="00F676F2">
        <w:rPr>
          <w:rFonts w:ascii="Times New Roman" w:hAnsi="Times New Roman" w:cs="Times New Roman"/>
          <w:color w:val="000000"/>
          <w:lang w:val="en-GB"/>
        </w:rPr>
        <w:t xml:space="preserve">The </w:t>
      </w:r>
      <w:r w:rsidR="00EE64C5" w:rsidRPr="00F676F2">
        <w:rPr>
          <w:rFonts w:ascii="Times New Roman" w:hAnsi="Times New Roman" w:cs="Times New Roman"/>
          <w:color w:val="000000"/>
          <w:lang w:val="en-GB"/>
        </w:rPr>
        <w:t xml:space="preserve">current </w:t>
      </w:r>
      <w:r w:rsidR="009E365D" w:rsidRPr="00F676F2">
        <w:rPr>
          <w:rFonts w:ascii="Times New Roman" w:hAnsi="Times New Roman" w:cs="Times New Roman"/>
          <w:color w:val="000000"/>
          <w:lang w:val="en-GB"/>
        </w:rPr>
        <w:t>population abundance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2017</m:t>
            </m:r>
          </m:sub>
        </m:sSub>
      </m:oMath>
      <w:r w:rsidR="009E365D" w:rsidRPr="00F676F2">
        <w:rPr>
          <w:rFonts w:ascii="Times New Roman" w:eastAsiaTheme="minorEastAsia" w:hAnsi="Times New Roman" w:cs="Times New Roman"/>
          <w:lang w:val="en-GB"/>
        </w:rPr>
        <w:t xml:space="preserve">) </w:t>
      </w:r>
      <w:r w:rsidR="00C13456" w:rsidRPr="00F676F2">
        <w:rPr>
          <w:rFonts w:ascii="Times New Roman" w:eastAsiaTheme="minorEastAsia" w:hAnsi="Times New Roman" w:cs="Times New Roman"/>
          <w:lang w:val="en-GB"/>
        </w:rPr>
        <w:t>is</w:t>
      </w:r>
      <w:r w:rsidR="00EE64C5" w:rsidRPr="00F676F2">
        <w:rPr>
          <w:rFonts w:ascii="Times New Roman" w:eastAsiaTheme="minorEastAsia" w:hAnsi="Times New Roman" w:cs="Times New Roman"/>
          <w:lang w:val="en-GB"/>
        </w:rPr>
        <w:t xml:space="preserve"> estimated </w:t>
      </w:r>
      <w:r w:rsidR="00FC0339">
        <w:rPr>
          <w:rFonts w:ascii="Times New Roman" w:eastAsiaTheme="minorEastAsia" w:hAnsi="Times New Roman" w:cs="Times New Roman"/>
          <w:lang w:val="en-GB"/>
        </w:rPr>
        <w:t>at</w:t>
      </w:r>
      <w:r w:rsidR="000C51A0" w:rsidRPr="00F676F2">
        <w:rPr>
          <w:rFonts w:ascii="Times New Roman" w:eastAsiaTheme="minorEastAsia" w:hAnsi="Times New Roman" w:cs="Times New Roman"/>
          <w:lang w:val="en-GB"/>
        </w:rPr>
        <w:t xml:space="preserve"> </w:t>
      </w:r>
      <w:r w:rsidR="00A91EA3">
        <w:rPr>
          <w:rFonts w:ascii="Times New Roman" w:eastAsiaTheme="minorEastAsia" w:hAnsi="Times New Roman" w:cs="Times New Roman"/>
          <w:lang w:val="en-GB"/>
        </w:rPr>
        <w:t>5</w:t>
      </w:r>
      <w:r w:rsidR="004647C5" w:rsidRPr="00F676F2">
        <w:rPr>
          <w:rFonts w:ascii="Times New Roman" w:eastAsiaTheme="minorEastAsia" w:hAnsi="Times New Roman" w:cs="Times New Roman"/>
          <w:lang w:val="en-GB"/>
        </w:rPr>
        <w:t>,</w:t>
      </w:r>
      <w:r w:rsidR="00A91EA3">
        <w:rPr>
          <w:rFonts w:ascii="Times New Roman" w:eastAsiaTheme="minorEastAsia" w:hAnsi="Times New Roman" w:cs="Times New Roman"/>
          <w:lang w:val="en-GB"/>
        </w:rPr>
        <w:t>6</w:t>
      </w:r>
      <w:r w:rsidR="00C90784" w:rsidRPr="00F676F2">
        <w:rPr>
          <w:rFonts w:ascii="Times New Roman" w:eastAsiaTheme="minorEastAsia" w:hAnsi="Times New Roman" w:cs="Times New Roman"/>
          <w:lang w:val="en-GB"/>
        </w:rPr>
        <w:t>00 whales</w:t>
      </w:r>
      <w:r w:rsidR="005B146A" w:rsidRPr="00F676F2">
        <w:rPr>
          <w:rFonts w:ascii="Times New Roman" w:eastAsiaTheme="minorEastAsia" w:hAnsi="Times New Roman" w:cs="Times New Roman"/>
          <w:lang w:val="en-GB"/>
        </w:rPr>
        <w:t xml:space="preserve"> </w:t>
      </w:r>
      <w:r w:rsidR="005B146A" w:rsidRPr="00F676F2">
        <w:rPr>
          <w:rFonts w:ascii="Times New Roman" w:hAnsi="Times New Roman" w:cs="Times New Roman"/>
          <w:color w:val="000000"/>
          <w:lang w:val="en-GB"/>
        </w:rPr>
        <w:t xml:space="preserve">(95% </w:t>
      </w:r>
      <w:r w:rsidR="009725EE" w:rsidRPr="00F676F2">
        <w:rPr>
          <w:rFonts w:ascii="Times New Roman" w:hAnsi="Times New Roman" w:cs="Times New Roman"/>
          <w:color w:val="000000"/>
          <w:lang w:val="en-GB"/>
        </w:rPr>
        <w:t>CI</w:t>
      </w:r>
      <w:r w:rsidR="005B146A" w:rsidRPr="00F676F2">
        <w:rPr>
          <w:rFonts w:ascii="Times New Roman" w:hAnsi="Times New Roman" w:cs="Times New Roman"/>
          <w:color w:val="000000"/>
          <w:lang w:val="en-GB"/>
        </w:rPr>
        <w:t xml:space="preserve"> = </w:t>
      </w:r>
      <w:r w:rsidR="00212971" w:rsidRPr="00F676F2">
        <w:rPr>
          <w:rFonts w:ascii="Times New Roman" w:hAnsi="Times New Roman" w:cs="Times New Roman"/>
          <w:color w:val="000000"/>
          <w:lang w:val="en-GB"/>
        </w:rPr>
        <w:t>2,</w:t>
      </w:r>
      <w:r w:rsidR="001B4D44" w:rsidRPr="00F676F2">
        <w:rPr>
          <w:rFonts w:ascii="Times New Roman" w:hAnsi="Times New Roman" w:cs="Times New Roman"/>
          <w:color w:val="000000"/>
          <w:lang w:val="en-GB"/>
        </w:rPr>
        <w:t>1</w:t>
      </w:r>
      <w:r w:rsidR="00212971" w:rsidRPr="00F676F2">
        <w:rPr>
          <w:rFonts w:ascii="Times New Roman" w:hAnsi="Times New Roman" w:cs="Times New Roman"/>
          <w:color w:val="000000"/>
          <w:lang w:val="en-GB"/>
        </w:rPr>
        <w:t>00</w:t>
      </w:r>
      <w:r w:rsidR="005B146A" w:rsidRPr="00F676F2">
        <w:rPr>
          <w:rFonts w:ascii="Times New Roman" w:hAnsi="Times New Roman" w:cs="Times New Roman"/>
          <w:color w:val="000000"/>
          <w:lang w:val="en-GB"/>
        </w:rPr>
        <w:t>–</w:t>
      </w:r>
      <w:r w:rsidR="00CC6747" w:rsidRPr="00F676F2">
        <w:rPr>
          <w:rFonts w:ascii="Times New Roman" w:hAnsi="Times New Roman" w:cs="Times New Roman"/>
          <w:color w:val="000000"/>
          <w:lang w:val="en-GB"/>
        </w:rPr>
        <w:t>1</w:t>
      </w:r>
      <w:r w:rsidR="00C70513">
        <w:rPr>
          <w:rFonts w:ascii="Times New Roman" w:hAnsi="Times New Roman" w:cs="Times New Roman"/>
          <w:color w:val="000000"/>
          <w:lang w:val="en-GB"/>
        </w:rPr>
        <w:t>2</w:t>
      </w:r>
      <w:r w:rsidR="00212971" w:rsidRPr="00F676F2">
        <w:rPr>
          <w:rFonts w:ascii="Times New Roman" w:hAnsi="Times New Roman" w:cs="Times New Roman"/>
          <w:color w:val="000000"/>
          <w:lang w:val="en-GB"/>
        </w:rPr>
        <w:t>,</w:t>
      </w:r>
      <w:r w:rsidR="00CC6747" w:rsidRPr="00F676F2">
        <w:rPr>
          <w:rFonts w:ascii="Times New Roman" w:hAnsi="Times New Roman" w:cs="Times New Roman"/>
          <w:color w:val="000000"/>
          <w:lang w:val="en-GB"/>
        </w:rPr>
        <w:t>0</w:t>
      </w:r>
      <w:r w:rsidR="00212971" w:rsidRPr="00F676F2">
        <w:rPr>
          <w:rFonts w:ascii="Times New Roman" w:hAnsi="Times New Roman" w:cs="Times New Roman"/>
          <w:color w:val="000000"/>
          <w:lang w:val="en-GB"/>
        </w:rPr>
        <w:t>00</w:t>
      </w:r>
      <w:r w:rsidR="005B146A" w:rsidRPr="00F676F2">
        <w:rPr>
          <w:rFonts w:ascii="Times New Roman" w:hAnsi="Times New Roman" w:cs="Times New Roman"/>
          <w:color w:val="000000"/>
          <w:lang w:val="en-GB"/>
        </w:rPr>
        <w:t>)</w:t>
      </w:r>
      <w:r w:rsidR="00C2337C" w:rsidRPr="00F676F2">
        <w:rPr>
          <w:rFonts w:ascii="Times New Roman" w:eastAsiaTheme="minorEastAsia" w:hAnsi="Times New Roman" w:cs="Times New Roman"/>
          <w:lang w:val="en-GB"/>
        </w:rPr>
        <w:t>,</w:t>
      </w:r>
      <w:r w:rsidR="0054233F">
        <w:rPr>
          <w:rFonts w:ascii="Times New Roman" w:eastAsiaTheme="minorEastAsia" w:hAnsi="Times New Roman" w:cs="Times New Roman"/>
          <w:lang w:val="en-GB"/>
        </w:rPr>
        <w:t xml:space="preserve"> revealing</w:t>
      </w:r>
      <w:r w:rsidR="00C2337C" w:rsidRPr="00F676F2">
        <w:rPr>
          <w:rFonts w:ascii="Times New Roman" w:eastAsiaTheme="minorEastAsia" w:hAnsi="Times New Roman" w:cs="Times New Roman"/>
          <w:lang w:val="en-GB"/>
        </w:rPr>
        <w:t xml:space="preserve"> </w:t>
      </w:r>
      <w:r w:rsidR="00A0069D" w:rsidRPr="00F676F2">
        <w:rPr>
          <w:rFonts w:ascii="Times New Roman" w:eastAsiaTheme="minorEastAsia" w:hAnsi="Times New Roman" w:cs="Times New Roman"/>
          <w:lang w:val="en-GB"/>
        </w:rPr>
        <w:t xml:space="preserve">that the SRW population </w:t>
      </w:r>
      <w:r w:rsidR="0054233F">
        <w:rPr>
          <w:rFonts w:ascii="Times New Roman" w:eastAsiaTheme="minorEastAsia" w:hAnsi="Times New Roman" w:cs="Times New Roman"/>
          <w:lang w:val="en-GB"/>
        </w:rPr>
        <w:t xml:space="preserve">still </w:t>
      </w:r>
      <w:r w:rsidR="00D57DC4" w:rsidRPr="00F676F2">
        <w:rPr>
          <w:rFonts w:ascii="Times New Roman" w:eastAsiaTheme="minorEastAsia" w:hAnsi="Times New Roman" w:cs="Times New Roman"/>
          <w:lang w:val="en-GB"/>
        </w:rPr>
        <w:t>remains small relative to its pre-exploitation abundance</w:t>
      </w:r>
      <w:r w:rsidR="00F224AE" w:rsidRPr="00F676F2">
        <w:rPr>
          <w:rFonts w:ascii="Times New Roman" w:eastAsiaTheme="minorEastAsia" w:hAnsi="Times New Roman" w:cs="Times New Roman"/>
          <w:lang w:val="en-GB"/>
        </w:rPr>
        <w:t xml:space="preserve"> (</w:t>
      </w:r>
      <w:r w:rsidR="00C54F9A" w:rsidRPr="00F676F2">
        <w:rPr>
          <w:rFonts w:ascii="Times New Roman" w:eastAsiaTheme="minorEastAsia" w:hAnsi="Times New Roman" w:cs="Times New Roman"/>
          <w:lang w:val="en-GB"/>
        </w:rPr>
        <w:t xml:space="preserve">recovery level: </w:t>
      </w:r>
      <w:r w:rsidR="00F224AE" w:rsidRPr="00F676F2">
        <w:rPr>
          <w:rFonts w:ascii="Times New Roman" w:eastAsiaTheme="minorEastAsia" w:hAnsi="Times New Roman" w:cs="Times New Roman"/>
          <w:lang w:val="en-GB"/>
        </w:rPr>
        <w:t>1</w:t>
      </w:r>
      <w:r w:rsidR="00A91EA3">
        <w:rPr>
          <w:rFonts w:ascii="Times New Roman" w:eastAsiaTheme="minorEastAsia" w:hAnsi="Times New Roman" w:cs="Times New Roman"/>
          <w:lang w:val="en-GB"/>
        </w:rPr>
        <w:t>5</w:t>
      </w:r>
      <w:r w:rsidR="00AA59F4" w:rsidRPr="00F676F2">
        <w:rPr>
          <w:rFonts w:ascii="Times New Roman" w:eastAsiaTheme="minorEastAsia" w:hAnsi="Times New Roman" w:cs="Times New Roman"/>
          <w:lang w:val="en-GB"/>
        </w:rPr>
        <w:t>-1</w:t>
      </w:r>
      <w:r w:rsidR="00A91EA3">
        <w:rPr>
          <w:rFonts w:ascii="Times New Roman" w:eastAsiaTheme="minorEastAsia" w:hAnsi="Times New Roman" w:cs="Times New Roman"/>
          <w:lang w:val="en-GB"/>
        </w:rPr>
        <w:t>8</w:t>
      </w:r>
      <w:r w:rsidR="00F224AE" w:rsidRPr="00F676F2">
        <w:rPr>
          <w:rFonts w:ascii="Times New Roman" w:eastAsiaTheme="minorEastAsia" w:hAnsi="Times New Roman" w:cs="Times New Roman"/>
          <w:lang w:val="en-GB"/>
        </w:rPr>
        <w:t>%)</w:t>
      </w:r>
      <w:r w:rsidR="00CC6F9B" w:rsidRPr="00F676F2">
        <w:rPr>
          <w:rFonts w:ascii="Times New Roman" w:eastAsiaTheme="minorEastAsia" w:hAnsi="Times New Roman" w:cs="Times New Roman"/>
          <w:lang w:val="en-GB"/>
        </w:rPr>
        <w:t xml:space="preserve"> (Fig. 2)</w:t>
      </w:r>
      <w:r w:rsidR="00D57DC4" w:rsidRPr="00F676F2">
        <w:rPr>
          <w:rFonts w:ascii="Times New Roman" w:eastAsiaTheme="minorEastAsia" w:hAnsi="Times New Roman" w:cs="Times New Roman"/>
          <w:lang w:val="en-GB"/>
        </w:rPr>
        <w:t>.</w:t>
      </w:r>
      <w:r w:rsidR="003D7D86" w:rsidRPr="00F676F2">
        <w:rPr>
          <w:rFonts w:ascii="Times New Roman" w:eastAsiaTheme="minorEastAsia" w:hAnsi="Times New Roman" w:cs="Times New Roman"/>
          <w:lang w:val="en-GB"/>
        </w:rPr>
        <w:t xml:space="preserve"> </w:t>
      </w:r>
      <w:r w:rsidR="00655261" w:rsidRPr="00EE617D">
        <w:rPr>
          <w:rFonts w:ascii="Times New Roman" w:eastAsiaTheme="minorEastAsia" w:hAnsi="Times New Roman" w:cs="Times New Roman"/>
          <w:lang w:val="en-GB"/>
        </w:rPr>
        <w:t>The projected abundance</w:t>
      </w:r>
      <w:r w:rsidR="00A20361">
        <w:rPr>
          <w:rFonts w:ascii="Times New Roman" w:eastAsiaTheme="minorEastAsia" w:hAnsi="Times New Roman" w:cs="Times New Roman"/>
          <w:lang w:val="en-GB"/>
        </w:rPr>
        <w:t>, however,</w:t>
      </w:r>
      <w:r w:rsidR="00655261" w:rsidRPr="00EE617D">
        <w:rPr>
          <w:rFonts w:ascii="Times New Roman" w:eastAsiaTheme="minorEastAsia" w:hAnsi="Times New Roman" w:cs="Times New Roman"/>
          <w:lang w:val="en-GB"/>
        </w:rPr>
        <w:t xml:space="preserve"> indicates that the population will continue to grow for the next decade.</w:t>
      </w:r>
      <w:r w:rsidR="0034684B" w:rsidRPr="00EE617D">
        <w:rPr>
          <w:rFonts w:ascii="Times New Roman" w:eastAsiaTheme="minorEastAsia" w:hAnsi="Times New Roman" w:cs="Times New Roman"/>
          <w:lang w:val="en-GB"/>
        </w:rPr>
        <w:t xml:space="preserve"> </w:t>
      </w:r>
    </w:p>
    <w:p w14:paraId="3C467368" w14:textId="7C7B1C74" w:rsidR="000010CE" w:rsidRPr="00D93B0F" w:rsidRDefault="0070696A" w:rsidP="00257160">
      <w:pPr>
        <w:spacing w:after="0" w:line="360" w:lineRule="auto"/>
        <w:ind w:firstLine="284"/>
        <w:rPr>
          <w:rFonts w:ascii="Times New Roman" w:hAnsi="Times New Roman" w:cs="Times New Roman"/>
          <w:color w:val="000000"/>
          <w:lang w:val="en-GB"/>
        </w:rPr>
      </w:pPr>
      <w:r>
        <w:rPr>
          <w:rFonts w:ascii="Times New Roman" w:hAnsi="Times New Roman" w:cs="Times New Roman"/>
          <w:color w:val="000000"/>
          <w:lang w:val="en-US"/>
        </w:rPr>
        <w:t>Figure 4 illustrates t</w:t>
      </w:r>
      <w:r w:rsidR="006C3171" w:rsidRPr="00A1705D">
        <w:rPr>
          <w:rFonts w:ascii="Times New Roman" w:hAnsi="Times New Roman" w:cs="Times New Roman"/>
          <w:color w:val="000000"/>
          <w:lang w:val="en-US"/>
        </w:rPr>
        <w:t xml:space="preserve">he posterior distribution </w:t>
      </w:r>
      <w:r w:rsidR="00FC0B5E" w:rsidRPr="00A1705D">
        <w:rPr>
          <w:rFonts w:ascii="Times New Roman" w:hAnsi="Times New Roman" w:cs="Times New Roman"/>
          <w:color w:val="000000"/>
          <w:lang w:val="en-US"/>
        </w:rPr>
        <w:t xml:space="preserve">of the </w:t>
      </w:r>
      <w:r w:rsidR="00F12517" w:rsidRPr="00A1705D">
        <w:rPr>
          <w:rFonts w:ascii="Times New Roman" w:hAnsi="Times New Roman" w:cs="Times New Roman"/>
          <w:color w:val="000000"/>
          <w:lang w:val="en-US"/>
        </w:rPr>
        <w:t xml:space="preserve">model parameters </w:t>
      </w:r>
      <w:r w:rsidR="00B92F55">
        <w:rPr>
          <w:rFonts w:ascii="Times New Roman" w:hAnsi="Times New Roman" w:cs="Times New Roman"/>
          <w:color w:val="000000"/>
          <w:lang w:val="en-US"/>
        </w:rPr>
        <w:t xml:space="preserve">selected </w:t>
      </w:r>
      <w:r w:rsidR="006C3171" w:rsidRPr="00A1705D">
        <w:rPr>
          <w:rFonts w:ascii="Times New Roman" w:hAnsi="Times New Roman" w:cs="Times New Roman"/>
          <w:color w:val="000000"/>
          <w:lang w:val="en-US"/>
        </w:rPr>
        <w:t>for the</w:t>
      </w:r>
      <w:r w:rsidR="00F12517" w:rsidRPr="00A1705D">
        <w:rPr>
          <w:rFonts w:ascii="Times New Roman" w:hAnsi="Times New Roman" w:cs="Times New Roman"/>
          <w:color w:val="000000"/>
          <w:lang w:val="en-US"/>
        </w:rPr>
        <w:t xml:space="preserve"> B</w:t>
      </w:r>
      <w:r w:rsidR="00DA03AB" w:rsidRPr="00A1705D">
        <w:rPr>
          <w:rFonts w:ascii="Times New Roman" w:hAnsi="Times New Roman" w:cs="Times New Roman"/>
          <w:color w:val="000000"/>
          <w:lang w:val="en-US"/>
        </w:rPr>
        <w:t xml:space="preserve">ase </w:t>
      </w:r>
      <w:r w:rsidR="00F12517" w:rsidRPr="00A1705D">
        <w:rPr>
          <w:rFonts w:ascii="Times New Roman" w:hAnsi="Times New Roman" w:cs="Times New Roman"/>
          <w:color w:val="000000"/>
          <w:lang w:val="en-US"/>
        </w:rPr>
        <w:t>C</w:t>
      </w:r>
      <w:r w:rsidR="00DA03AB" w:rsidRPr="00A1705D">
        <w:rPr>
          <w:rFonts w:ascii="Times New Roman" w:hAnsi="Times New Roman" w:cs="Times New Roman"/>
          <w:color w:val="000000"/>
          <w:lang w:val="en-US"/>
        </w:rPr>
        <w:t>ase</w:t>
      </w:r>
      <w:r w:rsidR="00F12517" w:rsidRPr="00A1705D">
        <w:rPr>
          <w:rFonts w:ascii="Times New Roman" w:hAnsi="Times New Roman" w:cs="Times New Roman"/>
          <w:color w:val="000000"/>
          <w:lang w:val="en-US"/>
        </w:rPr>
        <w:t xml:space="preserve"> and </w:t>
      </w:r>
      <w:r w:rsidR="006C3171" w:rsidRPr="00A1705D">
        <w:rPr>
          <w:rFonts w:ascii="Times New Roman" w:hAnsi="Times New Roman" w:cs="Times New Roman"/>
          <w:color w:val="000000"/>
          <w:lang w:val="en-US"/>
        </w:rPr>
        <w:t xml:space="preserve">the </w:t>
      </w:r>
      <w:r>
        <w:rPr>
          <w:rFonts w:ascii="Times New Roman" w:hAnsi="Times New Roman" w:cs="Times New Roman"/>
          <w:color w:val="000000"/>
          <w:lang w:val="en-US"/>
        </w:rPr>
        <w:t xml:space="preserve">nine </w:t>
      </w:r>
      <w:r w:rsidR="006C3171" w:rsidRPr="00A1705D">
        <w:rPr>
          <w:rFonts w:ascii="Times New Roman" w:hAnsi="Times New Roman" w:cs="Times New Roman"/>
          <w:color w:val="000000"/>
          <w:lang w:val="en-US"/>
        </w:rPr>
        <w:t>sensitivity scenarios.</w:t>
      </w:r>
      <w:r w:rsidR="00B83752" w:rsidRPr="00A1705D">
        <w:rPr>
          <w:rFonts w:ascii="Times New Roman" w:hAnsi="Times New Roman" w:cs="Times New Roman"/>
          <w:color w:val="000000"/>
          <w:lang w:val="en-US"/>
        </w:rPr>
        <w:t xml:space="preserve"> </w:t>
      </w:r>
      <w:r w:rsidR="003C046E" w:rsidRPr="00A1705D">
        <w:rPr>
          <w:rFonts w:ascii="Times New Roman" w:hAnsi="Times New Roman" w:cs="Times New Roman"/>
          <w:color w:val="000000"/>
          <w:lang w:val="en-GB"/>
        </w:rPr>
        <w:t xml:space="preserve">All </w:t>
      </w:r>
      <w:r w:rsidR="008411A4">
        <w:rPr>
          <w:rFonts w:ascii="Times New Roman" w:hAnsi="Times New Roman" w:cs="Times New Roman"/>
          <w:color w:val="000000"/>
          <w:lang w:val="en-GB"/>
        </w:rPr>
        <w:t xml:space="preserve">the </w:t>
      </w:r>
      <w:r w:rsidR="00BA23FE" w:rsidRPr="00A1705D">
        <w:rPr>
          <w:rFonts w:ascii="Times New Roman" w:hAnsi="Times New Roman" w:cs="Times New Roman"/>
          <w:color w:val="000000"/>
          <w:lang w:val="en-GB"/>
        </w:rPr>
        <w:t>models</w:t>
      </w:r>
      <w:r w:rsidR="00256249" w:rsidRPr="00A1705D">
        <w:rPr>
          <w:rFonts w:ascii="Times New Roman" w:hAnsi="Times New Roman" w:cs="Times New Roman"/>
          <w:color w:val="000000"/>
          <w:lang w:val="en-GB"/>
        </w:rPr>
        <w:t xml:space="preserve"> </w:t>
      </w:r>
      <w:r w:rsidR="00153F48" w:rsidRPr="00A1705D">
        <w:rPr>
          <w:rFonts w:ascii="Times New Roman" w:hAnsi="Times New Roman" w:cs="Times New Roman"/>
          <w:color w:val="000000"/>
          <w:lang w:val="en-GB"/>
        </w:rPr>
        <w:t xml:space="preserve">implemented </w:t>
      </w:r>
      <w:r w:rsidR="00B52D69" w:rsidRPr="00A1705D">
        <w:rPr>
          <w:rFonts w:ascii="Times New Roman" w:hAnsi="Times New Roman" w:cs="Times New Roman"/>
          <w:color w:val="000000"/>
          <w:lang w:val="en-GB"/>
        </w:rPr>
        <w:t>converged adequately in all three chains.</w:t>
      </w:r>
      <w:r w:rsidR="00BB05D2" w:rsidRPr="00A1705D">
        <w:rPr>
          <w:rFonts w:ascii="Times New Roman" w:hAnsi="Times New Roman" w:cs="Times New Roman"/>
          <w:color w:val="000000"/>
          <w:lang w:val="en-GB"/>
        </w:rPr>
        <w:t xml:space="preserve"> The Gelman and Rubin statistics equalled </w:t>
      </w:r>
      <m:oMath>
        <m:acc>
          <m:accPr>
            <m:ctrlPr>
              <w:rPr>
                <w:rFonts w:ascii="Cambria Math" w:hAnsi="Cambria Math" w:cs="Times New Roman"/>
                <w:i/>
                <w:lang w:val="en-GB"/>
              </w:rPr>
            </m:ctrlPr>
          </m:accPr>
          <m:e>
            <m:r>
              <w:rPr>
                <w:rFonts w:ascii="Cambria Math" w:hAnsi="Cambria Math" w:cs="Times New Roman"/>
                <w:lang w:val="en-GB"/>
              </w:rPr>
              <m:t>R</m:t>
            </m:r>
          </m:e>
        </m:acc>
        <m:r>
          <w:rPr>
            <w:rFonts w:ascii="Cambria Math" w:hAnsi="Cambria Math" w:cs="Times New Roman"/>
            <w:color w:val="000000"/>
            <w:lang w:val="en-GB"/>
          </w:rPr>
          <m:t>=</m:t>
        </m:r>
      </m:oMath>
      <w:r w:rsidR="00203DC8" w:rsidRPr="00A1705D">
        <w:rPr>
          <w:rFonts w:ascii="Times New Roman" w:eastAsiaTheme="minorEastAsia" w:hAnsi="Times New Roman" w:cs="Times New Roman"/>
          <w:color w:val="000000"/>
          <w:lang w:val="en-GB"/>
        </w:rPr>
        <w:t xml:space="preserve"> </w:t>
      </w:r>
      <w:r w:rsidR="00BB05D2" w:rsidRPr="00A1705D">
        <w:rPr>
          <w:rFonts w:ascii="Times New Roman" w:hAnsi="Times New Roman" w:cs="Times New Roman"/>
          <w:color w:val="000000"/>
          <w:lang w:val="en-GB"/>
        </w:rPr>
        <w:t>1.0</w:t>
      </w:r>
      <w:r w:rsidR="009D59CC" w:rsidRPr="00A1705D">
        <w:rPr>
          <w:rFonts w:ascii="Times New Roman" w:hAnsi="Times New Roman" w:cs="Times New Roman"/>
          <w:color w:val="000000"/>
          <w:lang w:val="en-GB"/>
        </w:rPr>
        <w:t>5 or lower</w:t>
      </w:r>
      <w:r w:rsidR="005F6A1F" w:rsidRPr="00A1705D">
        <w:rPr>
          <w:rFonts w:ascii="Times New Roman" w:hAnsi="Times New Roman" w:cs="Times New Roman"/>
          <w:color w:val="000000"/>
          <w:lang w:val="en-GB"/>
        </w:rPr>
        <w:t xml:space="preserve"> for all </w:t>
      </w:r>
      <w:r w:rsidR="005C7A3A">
        <w:rPr>
          <w:rFonts w:ascii="Times New Roman" w:hAnsi="Times New Roman" w:cs="Times New Roman"/>
          <w:color w:val="000000"/>
          <w:lang w:val="en-GB"/>
        </w:rPr>
        <w:t xml:space="preserve">the </w:t>
      </w:r>
      <w:r w:rsidR="005F6A1F" w:rsidRPr="00A1705D">
        <w:rPr>
          <w:rFonts w:ascii="Times New Roman" w:hAnsi="Times New Roman" w:cs="Times New Roman"/>
          <w:color w:val="000000"/>
          <w:lang w:val="en-GB"/>
        </w:rPr>
        <w:t>model parameters</w:t>
      </w:r>
      <w:r w:rsidR="00BB05D2" w:rsidRPr="00A1705D">
        <w:rPr>
          <w:rFonts w:ascii="Times New Roman" w:hAnsi="Times New Roman" w:cs="Times New Roman"/>
          <w:color w:val="000000"/>
          <w:lang w:val="en-GB"/>
        </w:rPr>
        <w:t xml:space="preserve">, </w:t>
      </w:r>
      <w:r w:rsidR="005C7A3A">
        <w:rPr>
          <w:rFonts w:ascii="Times New Roman" w:hAnsi="Times New Roman" w:cs="Times New Roman"/>
          <w:color w:val="000000"/>
          <w:lang w:val="en-GB"/>
        </w:rPr>
        <w:t xml:space="preserve">thus </w:t>
      </w:r>
      <w:r w:rsidR="00BB05D2" w:rsidRPr="00A1705D">
        <w:rPr>
          <w:rFonts w:ascii="Times New Roman" w:hAnsi="Times New Roman" w:cs="Times New Roman"/>
          <w:color w:val="000000"/>
          <w:lang w:val="en-GB"/>
        </w:rPr>
        <w:t>providing no evidence for a lack of convergence in the distribution of the MCMC samples with the posterior distribution</w:t>
      </w:r>
      <w:r w:rsidR="00671D83" w:rsidRPr="00A1705D">
        <w:rPr>
          <w:rFonts w:ascii="Times New Roman" w:hAnsi="Times New Roman" w:cs="Times New Roman"/>
          <w:color w:val="000000"/>
          <w:lang w:val="en-GB"/>
        </w:rPr>
        <w:t xml:space="preserve">. </w:t>
      </w:r>
      <w:r w:rsidR="00741558" w:rsidRPr="00D375A4">
        <w:rPr>
          <w:rFonts w:ascii="Times New Roman" w:hAnsi="Times New Roman" w:cs="Times New Roman"/>
          <w:color w:val="000000"/>
          <w:lang w:val="en-GB"/>
        </w:rPr>
        <w:t xml:space="preserve">No </w:t>
      </w:r>
      <w:r w:rsidR="00607752" w:rsidRPr="00D375A4">
        <w:rPr>
          <w:rFonts w:ascii="Times New Roman" w:hAnsi="Times New Roman" w:cs="Times New Roman"/>
          <w:color w:val="000000"/>
          <w:lang w:val="en-GB"/>
        </w:rPr>
        <w:t>s</w:t>
      </w:r>
      <w:r w:rsidR="00883204" w:rsidRPr="00D375A4">
        <w:rPr>
          <w:rFonts w:ascii="Times New Roman" w:hAnsi="Times New Roman" w:cs="Times New Roman"/>
          <w:color w:val="000000"/>
          <w:lang w:val="en-GB"/>
        </w:rPr>
        <w:t>trong posterior correlations between parameters emerge</w:t>
      </w:r>
      <w:r w:rsidR="005F127C" w:rsidRPr="00D375A4">
        <w:rPr>
          <w:rFonts w:ascii="Times New Roman" w:hAnsi="Times New Roman" w:cs="Times New Roman"/>
          <w:color w:val="000000"/>
          <w:lang w:val="en-GB"/>
        </w:rPr>
        <w:t>d</w:t>
      </w:r>
      <w:r w:rsidR="00883204" w:rsidRPr="00D375A4">
        <w:rPr>
          <w:rFonts w:ascii="Times New Roman" w:hAnsi="Times New Roman" w:cs="Times New Roman"/>
          <w:color w:val="000000"/>
          <w:lang w:val="en-GB"/>
        </w:rPr>
        <w:t xml:space="preserve"> in a</w:t>
      </w:r>
      <w:r w:rsidR="005C7A3A">
        <w:rPr>
          <w:rFonts w:ascii="Times New Roman" w:hAnsi="Times New Roman" w:cs="Times New Roman"/>
          <w:color w:val="000000"/>
          <w:lang w:val="en-GB"/>
        </w:rPr>
        <w:t>ny</w:t>
      </w:r>
      <w:r w:rsidR="00883204" w:rsidRPr="00D375A4">
        <w:rPr>
          <w:rFonts w:ascii="Times New Roman" w:hAnsi="Times New Roman" w:cs="Times New Roman"/>
          <w:color w:val="000000"/>
          <w:lang w:val="en-GB"/>
        </w:rPr>
        <w:t xml:space="preserve"> models</w:t>
      </w:r>
      <w:r w:rsidR="00A70946" w:rsidRPr="00D375A4">
        <w:rPr>
          <w:rFonts w:ascii="Times New Roman" w:hAnsi="Times New Roman" w:cs="Times New Roman"/>
          <w:color w:val="000000"/>
          <w:lang w:val="en-GB"/>
        </w:rPr>
        <w:t xml:space="preserve"> </w:t>
      </w:r>
      <w:r w:rsidR="00C544B5" w:rsidRPr="00D375A4">
        <w:rPr>
          <w:rFonts w:ascii="Times New Roman" w:hAnsi="Times New Roman" w:cs="Times New Roman"/>
          <w:color w:val="000000"/>
          <w:lang w:val="en-GB"/>
        </w:rPr>
        <w:t>(</w:t>
      </w:r>
      <w:r w:rsidR="0023460B" w:rsidRPr="00D375A4">
        <w:rPr>
          <w:rFonts w:ascii="Times New Roman" w:hAnsi="Times New Roman" w:cs="Times New Roman"/>
          <w:color w:val="000000"/>
          <w:lang w:val="en-GB"/>
        </w:rPr>
        <w:t xml:space="preserve">all correlations &lt; 0.5; </w:t>
      </w:r>
      <w:r w:rsidR="00C544B5" w:rsidRPr="00D375A4">
        <w:rPr>
          <w:rFonts w:ascii="Times New Roman" w:hAnsi="Times New Roman" w:cs="Times New Roman"/>
          <w:color w:val="000000"/>
          <w:lang w:val="en-GB"/>
        </w:rPr>
        <w:t>Fig. S</w:t>
      </w:r>
      <w:r w:rsidR="001A5EDE" w:rsidRPr="00D375A4">
        <w:rPr>
          <w:rFonts w:ascii="Times New Roman" w:hAnsi="Times New Roman" w:cs="Times New Roman"/>
          <w:color w:val="000000"/>
          <w:lang w:val="en-GB"/>
        </w:rPr>
        <w:t>1</w:t>
      </w:r>
      <w:r w:rsidR="00C544B5" w:rsidRPr="00D375A4">
        <w:rPr>
          <w:rFonts w:ascii="Times New Roman" w:hAnsi="Times New Roman" w:cs="Times New Roman"/>
          <w:color w:val="000000"/>
          <w:lang w:val="en-GB"/>
        </w:rPr>
        <w:t>.1-</w:t>
      </w:r>
      <w:r w:rsidR="00714CD1" w:rsidRPr="00D375A4">
        <w:rPr>
          <w:rFonts w:ascii="Times New Roman" w:hAnsi="Times New Roman" w:cs="Times New Roman"/>
          <w:color w:val="000000"/>
          <w:lang w:val="en-GB"/>
        </w:rPr>
        <w:t>1</w:t>
      </w:r>
      <w:r w:rsidR="008A1ABE">
        <w:rPr>
          <w:rFonts w:ascii="Times New Roman" w:hAnsi="Times New Roman" w:cs="Times New Roman"/>
          <w:color w:val="000000"/>
          <w:lang w:val="en-GB"/>
        </w:rPr>
        <w:t>0</w:t>
      </w:r>
      <w:r w:rsidR="00C544B5" w:rsidRPr="00D375A4">
        <w:rPr>
          <w:rFonts w:ascii="Times New Roman" w:hAnsi="Times New Roman" w:cs="Times New Roman"/>
          <w:color w:val="000000"/>
          <w:lang w:val="en-GB"/>
        </w:rPr>
        <w:t xml:space="preserve">). </w:t>
      </w:r>
      <w:r w:rsidR="00B84C25" w:rsidRPr="009C5CF1">
        <w:rPr>
          <w:rFonts w:ascii="Times New Roman" w:hAnsi="Times New Roman" w:cs="Times New Roman"/>
          <w:color w:val="000000"/>
          <w:lang w:val="en-GB"/>
        </w:rPr>
        <w:t xml:space="preserve">Despite the relatively wide posterior distributions, most </w:t>
      </w:r>
      <w:r w:rsidR="00A82ADB">
        <w:rPr>
          <w:rFonts w:ascii="Times New Roman" w:hAnsi="Times New Roman" w:cs="Times New Roman"/>
          <w:color w:val="000000"/>
          <w:lang w:val="en-GB"/>
        </w:rPr>
        <w:t xml:space="preserve">key </w:t>
      </w:r>
      <w:r w:rsidR="00453A90" w:rsidRPr="009C5CF1">
        <w:rPr>
          <w:rFonts w:ascii="Times New Roman" w:hAnsi="Times New Roman" w:cs="Times New Roman"/>
          <w:color w:val="000000"/>
          <w:lang w:val="en-GB"/>
        </w:rPr>
        <w:t xml:space="preserve">parameter </w:t>
      </w:r>
      <w:r w:rsidR="00B84C25" w:rsidRPr="009C5CF1">
        <w:rPr>
          <w:rFonts w:ascii="Times New Roman" w:hAnsi="Times New Roman" w:cs="Times New Roman"/>
          <w:color w:val="000000"/>
          <w:lang w:val="en-GB"/>
        </w:rPr>
        <w:t xml:space="preserve">distributions </w:t>
      </w:r>
      <w:r w:rsidR="00B87CCA" w:rsidRPr="009C5CF1">
        <w:rPr>
          <w:rFonts w:ascii="Times New Roman" w:hAnsi="Times New Roman" w:cs="Times New Roman"/>
          <w:color w:val="000000"/>
          <w:lang w:val="en-GB"/>
        </w:rPr>
        <w:t>differ</w:t>
      </w:r>
      <w:r w:rsidR="00F06855">
        <w:rPr>
          <w:rFonts w:ascii="Times New Roman" w:hAnsi="Times New Roman" w:cs="Times New Roman"/>
          <w:color w:val="000000"/>
          <w:lang w:val="en-GB"/>
        </w:rPr>
        <w:t>ed</w:t>
      </w:r>
      <w:r w:rsidR="00B87CCA" w:rsidRPr="009C5CF1">
        <w:rPr>
          <w:rFonts w:ascii="Times New Roman" w:hAnsi="Times New Roman" w:cs="Times New Roman"/>
          <w:color w:val="000000"/>
          <w:lang w:val="en-GB"/>
        </w:rPr>
        <w:t xml:space="preserve"> markedly from the prior and post-model-pre-data distributions</w:t>
      </w:r>
      <w:r w:rsidR="00B84C25" w:rsidRPr="009C5CF1">
        <w:rPr>
          <w:rFonts w:ascii="Times New Roman" w:hAnsi="Times New Roman" w:cs="Times New Roman"/>
          <w:color w:val="000000"/>
          <w:lang w:val="en-GB"/>
        </w:rPr>
        <w:t>, suggesting that</w:t>
      </w:r>
      <w:r w:rsidR="006F4ED4" w:rsidRPr="009C5CF1">
        <w:rPr>
          <w:rFonts w:ascii="Times New Roman" w:hAnsi="Times New Roman" w:cs="Times New Roman"/>
          <w:color w:val="000000"/>
          <w:lang w:val="en-GB"/>
        </w:rPr>
        <w:t xml:space="preserve"> the </w:t>
      </w:r>
      <w:r w:rsidR="006F4ED4" w:rsidRPr="009C5CF1">
        <w:rPr>
          <w:rFonts w:ascii="Times New Roman" w:hAnsi="Times New Roman" w:cs="Times New Roman"/>
          <w:color w:val="292526"/>
          <w:lang w:val="en-US"/>
        </w:rPr>
        <w:t xml:space="preserve">information content in the likelihood </w:t>
      </w:r>
      <w:r w:rsidR="00B84C25" w:rsidRPr="009C5CF1">
        <w:rPr>
          <w:rFonts w:ascii="Times New Roman" w:hAnsi="Times New Roman" w:cs="Times New Roman"/>
          <w:color w:val="000000"/>
          <w:lang w:val="en-GB"/>
        </w:rPr>
        <w:t>w</w:t>
      </w:r>
      <w:r w:rsidR="00774030">
        <w:rPr>
          <w:rFonts w:ascii="Times New Roman" w:hAnsi="Times New Roman" w:cs="Times New Roman"/>
          <w:color w:val="000000"/>
          <w:lang w:val="en-GB"/>
        </w:rPr>
        <w:t>as</w:t>
      </w:r>
      <w:r w:rsidR="00B84C25" w:rsidRPr="009C5CF1">
        <w:rPr>
          <w:rFonts w:ascii="Times New Roman" w:hAnsi="Times New Roman" w:cs="Times New Roman"/>
          <w:color w:val="000000"/>
          <w:lang w:val="en-GB"/>
        </w:rPr>
        <w:t xml:space="preserve"> informative for parameter estimation</w:t>
      </w:r>
      <w:r w:rsidR="0032271A" w:rsidRPr="009C5CF1">
        <w:rPr>
          <w:rFonts w:ascii="Times New Roman" w:hAnsi="Times New Roman" w:cs="Times New Roman"/>
          <w:color w:val="000000"/>
          <w:lang w:val="en-GB"/>
        </w:rPr>
        <w:t xml:space="preserve"> (Fig. </w:t>
      </w:r>
      <w:r w:rsidR="00B57234">
        <w:rPr>
          <w:rFonts w:ascii="Times New Roman" w:hAnsi="Times New Roman" w:cs="Times New Roman"/>
          <w:color w:val="000000"/>
          <w:lang w:val="en-GB"/>
        </w:rPr>
        <w:t xml:space="preserve">5 and Fig. </w:t>
      </w:r>
      <w:r w:rsidR="0032271A" w:rsidRPr="009C5CF1">
        <w:rPr>
          <w:rFonts w:ascii="Times New Roman" w:hAnsi="Times New Roman" w:cs="Times New Roman"/>
          <w:color w:val="000000"/>
          <w:lang w:val="en-GB"/>
        </w:rPr>
        <w:t>S</w:t>
      </w:r>
      <w:r w:rsidR="001A5EDE" w:rsidRPr="009C5CF1">
        <w:rPr>
          <w:rFonts w:ascii="Times New Roman" w:hAnsi="Times New Roman" w:cs="Times New Roman"/>
          <w:color w:val="000000"/>
          <w:lang w:val="en-GB"/>
        </w:rPr>
        <w:t>2</w:t>
      </w:r>
      <w:r w:rsidR="0032271A" w:rsidRPr="009C5CF1">
        <w:rPr>
          <w:rFonts w:ascii="Times New Roman" w:hAnsi="Times New Roman" w:cs="Times New Roman"/>
          <w:color w:val="000000"/>
          <w:lang w:val="en-GB"/>
        </w:rPr>
        <w:t>.1-</w:t>
      </w:r>
      <w:r w:rsidR="001D1284" w:rsidRPr="009C5CF1">
        <w:rPr>
          <w:rFonts w:ascii="Times New Roman" w:hAnsi="Times New Roman" w:cs="Times New Roman"/>
          <w:color w:val="000000"/>
          <w:lang w:val="en-GB"/>
        </w:rPr>
        <w:t>1</w:t>
      </w:r>
      <w:r w:rsidR="00030739">
        <w:rPr>
          <w:rFonts w:ascii="Times New Roman" w:hAnsi="Times New Roman" w:cs="Times New Roman"/>
          <w:color w:val="000000"/>
          <w:lang w:val="en-GB"/>
        </w:rPr>
        <w:t>0</w:t>
      </w:r>
      <w:r w:rsidR="0032271A" w:rsidRPr="009C5CF1">
        <w:rPr>
          <w:rFonts w:ascii="Times New Roman" w:hAnsi="Times New Roman" w:cs="Times New Roman"/>
          <w:color w:val="000000"/>
          <w:lang w:val="en-GB"/>
        </w:rPr>
        <w:t>)</w:t>
      </w:r>
      <w:r w:rsidR="00B84C25" w:rsidRPr="009C5CF1">
        <w:rPr>
          <w:rFonts w:ascii="Times New Roman" w:hAnsi="Times New Roman" w:cs="Times New Roman"/>
          <w:color w:val="000000"/>
          <w:lang w:val="en-GB"/>
        </w:rPr>
        <w:t>.</w:t>
      </w:r>
      <w:r w:rsidR="00453A90" w:rsidRPr="009C5CF1">
        <w:rPr>
          <w:rFonts w:ascii="Times New Roman" w:hAnsi="Times New Roman" w:cs="Times New Roman"/>
          <w:color w:val="000000"/>
          <w:lang w:val="en-GB"/>
        </w:rPr>
        <w:t xml:space="preserve"> </w:t>
      </w:r>
      <w:r w:rsidR="00546C60" w:rsidRPr="00BA2165">
        <w:rPr>
          <w:rFonts w:ascii="Times New Roman" w:hAnsi="Times New Roman" w:cs="Times New Roman"/>
          <w:color w:val="000000"/>
          <w:lang w:val="en-GB"/>
        </w:rPr>
        <w:t xml:space="preserve">For example, </w:t>
      </w:r>
      <w:r w:rsidR="002F1BBC" w:rsidRPr="00BA2165">
        <w:rPr>
          <w:rFonts w:ascii="Times New Roman" w:hAnsi="Times New Roman" w:cs="Times New Roman"/>
          <w:color w:val="000000"/>
          <w:lang w:val="en-GB"/>
        </w:rPr>
        <w:t>the posterior distribution o</w:t>
      </w:r>
      <w:r w:rsidR="005C326F">
        <w:rPr>
          <w:rFonts w:ascii="Times New Roman" w:hAnsi="Times New Roman" w:cs="Times New Roman"/>
          <w:color w:val="000000"/>
          <w:lang w:val="en-GB"/>
        </w:rPr>
        <w:t>f</w:t>
      </w:r>
      <w:r w:rsidR="002F1BBC" w:rsidRPr="00BA2165">
        <w:rPr>
          <w:rFonts w:ascii="Times New Roman" w:hAnsi="Times New Roman" w:cs="Times New Roman"/>
          <w:color w:val="000000"/>
          <w:lang w:val="en-GB"/>
        </w:rPr>
        <w:t xml:space="preserve">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E6239B" w:rsidRPr="00BA2165">
        <w:rPr>
          <w:rFonts w:ascii="Times New Roman" w:eastAsiaTheme="minorEastAsia" w:hAnsi="Times New Roman" w:cs="Times New Roman"/>
          <w:color w:val="000000"/>
          <w:lang w:val="en-GB"/>
        </w:rPr>
        <w:t xml:space="preserve"> </w:t>
      </w:r>
      <w:r w:rsidR="00AD67AE" w:rsidRPr="00BA2165">
        <w:rPr>
          <w:rFonts w:ascii="Times New Roman" w:eastAsiaTheme="minorEastAsia" w:hAnsi="Times New Roman" w:cs="Times New Roman"/>
          <w:color w:val="000000"/>
          <w:lang w:val="en-GB"/>
        </w:rPr>
        <w:t xml:space="preserve">when </w:t>
      </w:r>
      <w:r w:rsidR="002F0A81" w:rsidRPr="00BA2165">
        <w:rPr>
          <w:rFonts w:ascii="Times New Roman" w:eastAsiaTheme="minorEastAsia" w:hAnsi="Times New Roman" w:cs="Times New Roman"/>
          <w:color w:val="000000"/>
          <w:lang w:val="en-GB"/>
        </w:rPr>
        <w:t>modelled</w:t>
      </w:r>
      <w:r w:rsidR="00AD67AE" w:rsidRPr="00BA2165">
        <w:rPr>
          <w:rFonts w:ascii="Times New Roman" w:eastAsiaTheme="minorEastAsia" w:hAnsi="Times New Roman" w:cs="Times New Roman"/>
          <w:color w:val="000000"/>
          <w:lang w:val="en-GB"/>
        </w:rPr>
        <w:t xml:space="preserve"> with </w:t>
      </w:r>
      <w:r w:rsidR="00DC24C1" w:rsidRPr="00BA2165">
        <w:rPr>
          <w:rFonts w:ascii="Times New Roman" w:hAnsi="Times New Roman" w:cs="Times New Roman"/>
          <w:lang w:val="en-GB"/>
        </w:rPr>
        <w:t xml:space="preserve">lognormal </w:t>
      </w:r>
      <w:r w:rsidR="00AD67AE" w:rsidRPr="00BA2165">
        <w:rPr>
          <w:rFonts w:ascii="Times New Roman" w:hAnsi="Times New Roman" w:cs="Times New Roman"/>
          <w:color w:val="000000"/>
          <w:lang w:val="en-GB"/>
        </w:rPr>
        <w:t>prior (</w:t>
      </w:r>
      <w:proofErr w:type="spellStart"/>
      <w:r w:rsidR="00AD67AE" w:rsidRPr="00BA2165">
        <w:rPr>
          <w:rFonts w:ascii="Times New Roman" w:hAnsi="Times New Roman" w:cs="Times New Roman"/>
          <w:color w:val="000000"/>
          <w:lang w:val="en-GB"/>
        </w:rPr>
        <w:t>S</w:t>
      </w:r>
      <w:r w:rsidR="00E20F8F" w:rsidRPr="00BA2165">
        <w:rPr>
          <w:rFonts w:ascii="Times New Roman" w:hAnsi="Times New Roman" w:cs="Times New Roman"/>
          <w:color w:val="000000"/>
          <w:lang w:val="en-GB"/>
        </w:rPr>
        <w:t>c</w:t>
      </w:r>
      <w:r w:rsidR="00AD67AE" w:rsidRPr="00BA2165">
        <w:rPr>
          <w:rFonts w:ascii="Times New Roman" w:hAnsi="Times New Roman" w:cs="Times New Roman"/>
          <w:color w:val="000000"/>
          <w:lang w:val="en-GB"/>
        </w:rPr>
        <w:t>en</w:t>
      </w:r>
      <w:proofErr w:type="spellEnd"/>
      <w:r w:rsidR="00AD67AE" w:rsidRPr="00BA2165">
        <w:rPr>
          <w:rFonts w:ascii="Times New Roman" w:hAnsi="Times New Roman" w:cs="Times New Roman"/>
          <w:color w:val="000000"/>
          <w:lang w:val="en-GB"/>
        </w:rPr>
        <w:t xml:space="preserve"> </w:t>
      </w:r>
      <w:r w:rsidR="00DC24C1" w:rsidRPr="00BA2165">
        <w:rPr>
          <w:rFonts w:ascii="Times New Roman" w:hAnsi="Times New Roman" w:cs="Times New Roman"/>
          <w:color w:val="000000"/>
          <w:lang w:val="en-GB"/>
        </w:rPr>
        <w:t>1</w:t>
      </w:r>
      <w:r w:rsidR="00AD67AE" w:rsidRPr="00BA2165">
        <w:rPr>
          <w:rFonts w:ascii="Times New Roman" w:hAnsi="Times New Roman" w:cs="Times New Roman"/>
          <w:color w:val="000000"/>
          <w:lang w:val="en-GB"/>
        </w:rPr>
        <w:t>)</w:t>
      </w:r>
      <w:r w:rsidR="001276F8" w:rsidRPr="00BA2165">
        <w:rPr>
          <w:rFonts w:ascii="Times New Roman" w:hAnsi="Times New Roman" w:cs="Times New Roman"/>
          <w:color w:val="000000"/>
          <w:lang w:val="en-GB"/>
        </w:rPr>
        <w:t xml:space="preserve"> </w:t>
      </w:r>
      <w:r w:rsidR="005C326F">
        <w:rPr>
          <w:rFonts w:ascii="Times New Roman" w:hAnsi="Times New Roman" w:cs="Times New Roman"/>
          <w:color w:val="000000"/>
          <w:lang w:val="en-GB"/>
        </w:rPr>
        <w:t>indicated</w:t>
      </w:r>
      <w:r w:rsidR="001276F8" w:rsidRPr="00BA2165">
        <w:rPr>
          <w:rFonts w:ascii="Times New Roman" w:hAnsi="Times New Roman" w:cs="Times New Roman"/>
          <w:color w:val="000000"/>
          <w:lang w:val="en-GB"/>
        </w:rPr>
        <w:t xml:space="preserve"> </w:t>
      </w:r>
      <w:r w:rsidR="00DC24C1" w:rsidRPr="00BA2165">
        <w:rPr>
          <w:rFonts w:ascii="Times New Roman" w:hAnsi="Times New Roman" w:cs="Times New Roman"/>
          <w:color w:val="000000"/>
          <w:lang w:val="en-GB"/>
        </w:rPr>
        <w:t xml:space="preserve">a </w:t>
      </w:r>
      <w:r w:rsidR="002C55B5" w:rsidRPr="00BA2165">
        <w:rPr>
          <w:rFonts w:ascii="Times New Roman" w:hAnsi="Times New Roman" w:cs="Times New Roman"/>
          <w:color w:val="000000"/>
          <w:lang w:val="en-GB"/>
        </w:rPr>
        <w:t xml:space="preserve">central tendency of the </w:t>
      </w:r>
      <w:r w:rsidR="00DC24C1" w:rsidRPr="00BA2165">
        <w:rPr>
          <w:rFonts w:ascii="Times New Roman" w:hAnsi="Times New Roman" w:cs="Times New Roman"/>
          <w:color w:val="000000"/>
          <w:lang w:val="en-GB"/>
        </w:rPr>
        <w:t xml:space="preserve">posterior distribution </w:t>
      </w:r>
      <w:r w:rsidR="002C55B5" w:rsidRPr="00BA2165">
        <w:rPr>
          <w:rFonts w:ascii="Times New Roman" w:hAnsi="Times New Roman" w:cs="Times New Roman"/>
          <w:color w:val="000000"/>
          <w:lang w:val="en-GB"/>
        </w:rPr>
        <w:t xml:space="preserve">close to the </w:t>
      </w:r>
      <w:r w:rsidR="007A3237" w:rsidRPr="00BA2165">
        <w:rPr>
          <w:rFonts w:ascii="Times New Roman" w:hAnsi="Times New Roman" w:cs="Times New Roman"/>
          <w:color w:val="000000"/>
          <w:lang w:val="en-GB"/>
        </w:rPr>
        <w:t>B</w:t>
      </w:r>
      <w:r w:rsidR="002C55B5" w:rsidRPr="00BA2165">
        <w:rPr>
          <w:rFonts w:ascii="Times New Roman" w:hAnsi="Times New Roman" w:cs="Times New Roman"/>
          <w:color w:val="000000"/>
          <w:lang w:val="en-GB"/>
        </w:rPr>
        <w:t xml:space="preserve">ase </w:t>
      </w:r>
      <w:r w:rsidR="007A3237" w:rsidRPr="00BA2165">
        <w:rPr>
          <w:rFonts w:ascii="Times New Roman" w:hAnsi="Times New Roman" w:cs="Times New Roman"/>
          <w:color w:val="000000"/>
          <w:lang w:val="en-GB"/>
        </w:rPr>
        <w:t>C</w:t>
      </w:r>
      <w:r w:rsidR="002C55B5" w:rsidRPr="00BA2165">
        <w:rPr>
          <w:rFonts w:ascii="Times New Roman" w:hAnsi="Times New Roman" w:cs="Times New Roman"/>
          <w:color w:val="000000"/>
          <w:lang w:val="en-GB"/>
        </w:rPr>
        <w:t>ase</w:t>
      </w:r>
      <w:r w:rsidR="007A3237" w:rsidRPr="00BA2165">
        <w:rPr>
          <w:rFonts w:ascii="Times New Roman" w:hAnsi="Times New Roman" w:cs="Times New Roman"/>
          <w:color w:val="000000"/>
          <w:lang w:val="en-GB"/>
        </w:rPr>
        <w:t xml:space="preserve">, but with </w:t>
      </w:r>
      <w:r w:rsidR="000A4C2D">
        <w:rPr>
          <w:rFonts w:ascii="Times New Roman" w:hAnsi="Times New Roman" w:cs="Times New Roman"/>
          <w:color w:val="000000"/>
          <w:lang w:val="en-GB"/>
        </w:rPr>
        <w:t xml:space="preserve">a </w:t>
      </w:r>
      <w:r w:rsidR="00257160" w:rsidRPr="00BA2165">
        <w:rPr>
          <w:rFonts w:ascii="Times New Roman" w:hAnsi="Times New Roman" w:cs="Times New Roman"/>
          <w:color w:val="000000"/>
          <w:lang w:val="en-GB"/>
        </w:rPr>
        <w:t xml:space="preserve">slightly </w:t>
      </w:r>
      <w:r w:rsidR="007A3237" w:rsidRPr="00BA2165">
        <w:rPr>
          <w:rFonts w:ascii="Times New Roman" w:hAnsi="Times New Roman" w:cs="Times New Roman"/>
          <w:color w:val="000000"/>
          <w:lang w:val="en-GB"/>
        </w:rPr>
        <w:t>higher precisio</w:t>
      </w:r>
      <w:r w:rsidR="00257160" w:rsidRPr="00BA2165">
        <w:rPr>
          <w:rFonts w:ascii="Times New Roman" w:hAnsi="Times New Roman" w:cs="Times New Roman"/>
          <w:color w:val="000000"/>
          <w:lang w:val="en-GB"/>
        </w:rPr>
        <w:t>n</w:t>
      </w:r>
      <w:r w:rsidR="008B1DEA" w:rsidRPr="00BA2165">
        <w:rPr>
          <w:rFonts w:ascii="Times New Roman" w:hAnsi="Times New Roman" w:cs="Times New Roman"/>
          <w:color w:val="000000"/>
          <w:lang w:val="en-GB"/>
        </w:rPr>
        <w:t xml:space="preserve"> (Fig. S</w:t>
      </w:r>
      <w:r w:rsidR="00E91924" w:rsidRPr="00BA2165">
        <w:rPr>
          <w:rFonts w:ascii="Times New Roman" w:hAnsi="Times New Roman" w:cs="Times New Roman"/>
          <w:color w:val="000000"/>
          <w:lang w:val="en-GB"/>
        </w:rPr>
        <w:t>2</w:t>
      </w:r>
      <w:r w:rsidR="008B1DEA" w:rsidRPr="00BA2165">
        <w:rPr>
          <w:rFonts w:ascii="Times New Roman" w:hAnsi="Times New Roman" w:cs="Times New Roman"/>
          <w:color w:val="000000"/>
          <w:lang w:val="en-GB"/>
        </w:rPr>
        <w:t>.</w:t>
      </w:r>
      <w:r w:rsidR="00580322">
        <w:rPr>
          <w:rFonts w:ascii="Times New Roman" w:hAnsi="Times New Roman" w:cs="Times New Roman"/>
          <w:color w:val="000000"/>
          <w:lang w:val="en-GB"/>
        </w:rPr>
        <w:t>1-</w:t>
      </w:r>
      <w:r w:rsidR="00257160" w:rsidRPr="00BA2165">
        <w:rPr>
          <w:rFonts w:ascii="Times New Roman" w:hAnsi="Times New Roman" w:cs="Times New Roman"/>
          <w:color w:val="000000"/>
          <w:lang w:val="en-GB"/>
        </w:rPr>
        <w:t>2</w:t>
      </w:r>
      <w:r w:rsidR="008B1DEA" w:rsidRPr="00BA2165">
        <w:rPr>
          <w:rFonts w:ascii="Times New Roman" w:hAnsi="Times New Roman" w:cs="Times New Roman"/>
          <w:color w:val="000000"/>
          <w:lang w:val="en-GB"/>
        </w:rPr>
        <w:t>)</w:t>
      </w:r>
      <w:r w:rsidR="001E5CE5" w:rsidRPr="00BA2165">
        <w:rPr>
          <w:rFonts w:ascii="Times New Roman" w:hAnsi="Times New Roman" w:cs="Times New Roman"/>
          <w:color w:val="000000"/>
          <w:lang w:val="en-GB"/>
        </w:rPr>
        <w:t>.</w:t>
      </w:r>
      <w:r w:rsidR="00CE01CC" w:rsidRPr="00BA2165">
        <w:rPr>
          <w:rFonts w:ascii="Times New Roman" w:hAnsi="Times New Roman" w:cs="Times New Roman"/>
          <w:color w:val="000000"/>
          <w:lang w:val="en-GB"/>
        </w:rPr>
        <w:t xml:space="preserve"> </w:t>
      </w:r>
      <w:r w:rsidR="000010CE" w:rsidRPr="00D93B0F">
        <w:rPr>
          <w:rFonts w:ascii="Times New Roman" w:hAnsi="Times New Roman" w:cs="Times New Roman"/>
          <w:color w:val="000000"/>
          <w:lang w:val="en-GB"/>
        </w:rPr>
        <w:t xml:space="preserve">Posterior checking revealed no inconsistency between the model </w:t>
      </w:r>
      <w:proofErr w:type="gramStart"/>
      <w:r w:rsidR="000010CE" w:rsidRPr="00D93B0F">
        <w:rPr>
          <w:rFonts w:ascii="Times New Roman" w:hAnsi="Times New Roman" w:cs="Times New Roman"/>
          <w:i/>
          <w:iCs/>
          <w:color w:val="000000"/>
          <w:lang w:val="en-GB"/>
        </w:rPr>
        <w:t>a posteriori</w:t>
      </w:r>
      <w:proofErr w:type="gramEnd"/>
      <w:r w:rsidR="000010CE" w:rsidRPr="00D93B0F">
        <w:rPr>
          <w:rFonts w:ascii="Times New Roman" w:hAnsi="Times New Roman" w:cs="Times New Roman"/>
          <w:color w:val="000000"/>
          <w:lang w:val="en-GB"/>
        </w:rPr>
        <w:t xml:space="preserve"> and the data. </w:t>
      </w:r>
      <w:r w:rsidR="000A4C2D">
        <w:rPr>
          <w:rFonts w:ascii="Times New Roman" w:hAnsi="Times New Roman" w:cs="Times New Roman"/>
          <w:color w:val="000000"/>
          <w:lang w:val="en-GB"/>
        </w:rPr>
        <w:t>The m</w:t>
      </w:r>
      <w:r w:rsidR="000010CE" w:rsidRPr="00D93B0F">
        <w:rPr>
          <w:rFonts w:ascii="Times New Roman" w:hAnsi="Times New Roman" w:cs="Times New Roman"/>
          <w:color w:val="000000"/>
          <w:lang w:val="en-GB"/>
        </w:rPr>
        <w:t>odels</w:t>
      </w:r>
      <w:r w:rsidR="0078199D" w:rsidRPr="00D93B0F">
        <w:rPr>
          <w:rFonts w:ascii="Times New Roman" w:hAnsi="Times New Roman" w:cs="Times New Roman"/>
          <w:color w:val="000000"/>
          <w:lang w:val="en-GB"/>
        </w:rPr>
        <w:t xml:space="preserve"> considered in the model-averaging procedure</w:t>
      </w:r>
      <w:r w:rsidR="000010CE" w:rsidRPr="00D93B0F">
        <w:rPr>
          <w:rFonts w:ascii="Times New Roman" w:hAnsi="Times New Roman" w:cs="Times New Roman"/>
          <w:color w:val="000000"/>
          <w:lang w:val="en-GB"/>
        </w:rPr>
        <w:t xml:space="preserve"> had predictive Bayesian </w:t>
      </w:r>
      <w:r w:rsidR="000010CE" w:rsidRPr="00E24096">
        <w:rPr>
          <w:rFonts w:ascii="Times New Roman" w:hAnsi="Times New Roman" w:cs="Times New Roman"/>
          <w:i/>
          <w:iCs/>
          <w:color w:val="000000"/>
          <w:lang w:val="en-GB"/>
        </w:rPr>
        <w:t>p</w:t>
      </w:r>
      <w:r w:rsidR="000010CE" w:rsidRPr="00D93B0F">
        <w:rPr>
          <w:rFonts w:ascii="Times New Roman" w:hAnsi="Times New Roman" w:cs="Times New Roman"/>
          <w:color w:val="000000"/>
          <w:lang w:val="en-GB"/>
        </w:rPr>
        <w:t>-values close to 0.</w:t>
      </w:r>
      <w:r w:rsidR="00E96FFD" w:rsidRPr="00D93B0F">
        <w:rPr>
          <w:rFonts w:ascii="Times New Roman" w:hAnsi="Times New Roman" w:cs="Times New Roman"/>
          <w:color w:val="000000"/>
          <w:lang w:val="en-GB"/>
        </w:rPr>
        <w:t>6</w:t>
      </w:r>
      <w:r w:rsidR="000010CE" w:rsidRPr="00D93B0F">
        <w:rPr>
          <w:rFonts w:ascii="Times New Roman" w:hAnsi="Times New Roman" w:cs="Times New Roman"/>
          <w:color w:val="000000"/>
          <w:lang w:val="en-GB"/>
        </w:rPr>
        <w:t xml:space="preserve">, indicating </w:t>
      </w:r>
      <w:r w:rsidR="00097CD8">
        <w:rPr>
          <w:rFonts w:ascii="Times New Roman" w:hAnsi="Times New Roman" w:cs="Times New Roman"/>
          <w:color w:val="000000"/>
          <w:lang w:val="en-GB"/>
        </w:rPr>
        <w:t xml:space="preserve">a satisfactory </w:t>
      </w:r>
      <w:r w:rsidR="000010CE" w:rsidRPr="00D93B0F">
        <w:rPr>
          <w:rFonts w:ascii="Times New Roman" w:hAnsi="Times New Roman" w:cs="Times New Roman"/>
          <w:i/>
          <w:iCs/>
          <w:color w:val="000000"/>
          <w:lang w:val="en-GB"/>
        </w:rPr>
        <w:t>a posteriori</w:t>
      </w:r>
      <w:r w:rsidR="000010CE" w:rsidRPr="00D93B0F">
        <w:rPr>
          <w:rFonts w:ascii="Times New Roman" w:hAnsi="Times New Roman" w:cs="Times New Roman"/>
          <w:color w:val="000000"/>
          <w:lang w:val="en-GB"/>
        </w:rPr>
        <w:t xml:space="preserve"> ability to replicate the abundance data</w:t>
      </w:r>
      <w:r w:rsidR="00EE40F9" w:rsidRPr="00D93B0F">
        <w:rPr>
          <w:rFonts w:ascii="Times New Roman" w:hAnsi="Times New Roman" w:cs="Times New Roman"/>
          <w:color w:val="000000"/>
          <w:lang w:val="en-GB"/>
        </w:rPr>
        <w:t xml:space="preserve"> (Table S</w:t>
      </w:r>
      <w:r w:rsidR="001F5021" w:rsidRPr="00D93B0F">
        <w:rPr>
          <w:rFonts w:ascii="Times New Roman" w:hAnsi="Times New Roman" w:cs="Times New Roman"/>
          <w:color w:val="000000"/>
          <w:lang w:val="en-GB"/>
        </w:rPr>
        <w:t>2</w:t>
      </w:r>
      <w:r w:rsidR="00EE40F9" w:rsidRPr="00D93B0F">
        <w:rPr>
          <w:rFonts w:ascii="Times New Roman" w:hAnsi="Times New Roman" w:cs="Times New Roman"/>
          <w:color w:val="000000"/>
          <w:lang w:val="en-GB"/>
        </w:rPr>
        <w:t>)</w:t>
      </w:r>
      <w:r w:rsidR="000010CE" w:rsidRPr="00D93B0F">
        <w:rPr>
          <w:rFonts w:ascii="Times New Roman" w:hAnsi="Times New Roman" w:cs="Times New Roman"/>
          <w:color w:val="000000"/>
          <w:lang w:val="en-GB"/>
        </w:rPr>
        <w:t>.</w:t>
      </w:r>
    </w:p>
    <w:p w14:paraId="20412453" w14:textId="19884078" w:rsidR="00DF0232" w:rsidRDefault="00BC0289" w:rsidP="0000534E">
      <w:pPr>
        <w:spacing w:after="0" w:line="360" w:lineRule="auto"/>
        <w:ind w:firstLine="284"/>
        <w:rPr>
          <w:rFonts w:ascii="Times New Roman" w:hAnsi="Times New Roman" w:cs="Times New Roman"/>
          <w:lang w:val="en-US"/>
        </w:rPr>
      </w:pPr>
      <w:r w:rsidRPr="0068638C">
        <w:rPr>
          <w:rFonts w:ascii="Times New Roman" w:hAnsi="Times New Roman" w:cs="Times New Roman"/>
          <w:color w:val="000000"/>
          <w:lang w:val="en-GB"/>
        </w:rPr>
        <w:t xml:space="preserve">In general terms, </w:t>
      </w:r>
      <w:r w:rsidR="00DE0ED7" w:rsidRPr="0068638C">
        <w:rPr>
          <w:rFonts w:ascii="Times New Roman" w:hAnsi="Times New Roman" w:cs="Times New Roman"/>
          <w:color w:val="000000"/>
          <w:lang w:val="en-GB"/>
        </w:rPr>
        <w:t xml:space="preserve">the </w:t>
      </w:r>
      <w:r w:rsidR="00B6385C" w:rsidRPr="0068638C">
        <w:rPr>
          <w:rFonts w:ascii="Times New Roman" w:hAnsi="Times New Roman" w:cs="Times New Roman"/>
          <w:color w:val="000000"/>
          <w:lang w:val="en-GB"/>
        </w:rPr>
        <w:t xml:space="preserve">posterior </w:t>
      </w:r>
      <w:r w:rsidR="00F37306" w:rsidRPr="0068638C">
        <w:rPr>
          <w:rFonts w:ascii="Times New Roman" w:hAnsi="Times New Roman" w:cs="Times New Roman"/>
          <w:color w:val="000000"/>
          <w:lang w:val="en-GB"/>
        </w:rPr>
        <w:t>probability</w:t>
      </w:r>
      <w:r w:rsidR="00B6385C" w:rsidRPr="0068638C">
        <w:rPr>
          <w:rFonts w:ascii="Times New Roman" w:hAnsi="Times New Roman" w:cs="Times New Roman"/>
          <w:color w:val="000000"/>
          <w:lang w:val="en-GB"/>
        </w:rPr>
        <w:t xml:space="preserve"> distributions of the </w:t>
      </w:r>
      <w:r w:rsidRPr="0068638C">
        <w:rPr>
          <w:rFonts w:ascii="Times New Roman" w:hAnsi="Times New Roman" w:cs="Times New Roman"/>
          <w:color w:val="000000"/>
          <w:lang w:val="en-GB"/>
        </w:rPr>
        <w:t xml:space="preserve">proposed </w:t>
      </w:r>
      <w:r w:rsidR="00DE0ED7" w:rsidRPr="0068638C">
        <w:rPr>
          <w:rFonts w:ascii="Times New Roman" w:hAnsi="Times New Roman" w:cs="Times New Roman"/>
          <w:color w:val="000000"/>
          <w:lang w:val="en-GB"/>
        </w:rPr>
        <w:t xml:space="preserve">sensitivity scenarios were broadly consistent with the </w:t>
      </w:r>
      <w:r w:rsidRPr="0068638C">
        <w:rPr>
          <w:rFonts w:ascii="Times New Roman" w:hAnsi="Times New Roman" w:cs="Times New Roman"/>
          <w:color w:val="000000"/>
          <w:lang w:val="en-GB"/>
        </w:rPr>
        <w:t>B</w:t>
      </w:r>
      <w:r w:rsidR="00DA03AB" w:rsidRPr="0068638C">
        <w:rPr>
          <w:rFonts w:ascii="Times New Roman" w:hAnsi="Times New Roman" w:cs="Times New Roman"/>
          <w:color w:val="000000"/>
          <w:lang w:val="en-GB"/>
        </w:rPr>
        <w:t xml:space="preserve">ase </w:t>
      </w:r>
      <w:r w:rsidR="00DE0ED7" w:rsidRPr="0068638C">
        <w:rPr>
          <w:rFonts w:ascii="Times New Roman" w:hAnsi="Times New Roman" w:cs="Times New Roman"/>
          <w:color w:val="000000"/>
          <w:lang w:val="en-GB"/>
        </w:rPr>
        <w:t>C</w:t>
      </w:r>
      <w:r w:rsidR="00DA03AB" w:rsidRPr="0068638C">
        <w:rPr>
          <w:rFonts w:ascii="Times New Roman" w:hAnsi="Times New Roman" w:cs="Times New Roman"/>
          <w:color w:val="000000"/>
          <w:lang w:val="en-GB"/>
        </w:rPr>
        <w:t>ase</w:t>
      </w:r>
      <w:r w:rsidR="00DE0ED7" w:rsidRPr="0068638C">
        <w:rPr>
          <w:rFonts w:ascii="Times New Roman" w:hAnsi="Times New Roman" w:cs="Times New Roman"/>
          <w:color w:val="000000"/>
          <w:lang w:val="en-GB"/>
        </w:rPr>
        <w:t xml:space="preserve"> </w:t>
      </w:r>
      <w:r w:rsidR="00192596">
        <w:rPr>
          <w:rFonts w:ascii="Times New Roman" w:hAnsi="Times New Roman" w:cs="Times New Roman"/>
          <w:color w:val="000000"/>
          <w:lang w:val="en-GB"/>
        </w:rPr>
        <w:t>s</w:t>
      </w:r>
      <w:r w:rsidR="001163FD">
        <w:rPr>
          <w:rFonts w:ascii="Times New Roman" w:hAnsi="Times New Roman" w:cs="Times New Roman"/>
          <w:color w:val="000000"/>
          <w:lang w:val="en-GB"/>
        </w:rPr>
        <w:t xml:space="preserve">cenario </w:t>
      </w:r>
      <w:r w:rsidR="00DE0ED7" w:rsidRPr="0068638C">
        <w:rPr>
          <w:rFonts w:ascii="Times New Roman" w:hAnsi="Times New Roman" w:cs="Times New Roman"/>
          <w:color w:val="000000"/>
          <w:lang w:val="en-GB"/>
        </w:rPr>
        <w:t>(</w:t>
      </w:r>
      <w:r w:rsidRPr="0068638C">
        <w:rPr>
          <w:rFonts w:ascii="Times New Roman" w:hAnsi="Times New Roman" w:cs="Times New Roman"/>
          <w:color w:val="000000"/>
          <w:lang w:val="en-GB"/>
        </w:rPr>
        <w:t>F</w:t>
      </w:r>
      <w:r w:rsidR="00DE0ED7" w:rsidRPr="0068638C">
        <w:rPr>
          <w:rFonts w:ascii="Times New Roman" w:hAnsi="Times New Roman" w:cs="Times New Roman"/>
          <w:color w:val="000000"/>
          <w:lang w:val="en-GB"/>
        </w:rPr>
        <w:t>ig</w:t>
      </w:r>
      <w:r w:rsidR="00B13D15" w:rsidRPr="0068638C">
        <w:rPr>
          <w:rFonts w:ascii="Times New Roman" w:hAnsi="Times New Roman" w:cs="Times New Roman"/>
          <w:color w:val="000000"/>
          <w:lang w:val="en-GB"/>
        </w:rPr>
        <w:t>.</w:t>
      </w:r>
      <w:r w:rsidR="00DE0ED7" w:rsidRPr="0068638C">
        <w:rPr>
          <w:rFonts w:ascii="Times New Roman" w:hAnsi="Times New Roman" w:cs="Times New Roman"/>
          <w:color w:val="000000"/>
          <w:lang w:val="en-GB"/>
        </w:rPr>
        <w:t xml:space="preserve"> </w:t>
      </w:r>
      <w:r w:rsidR="0087570A">
        <w:rPr>
          <w:rFonts w:ascii="Times New Roman" w:hAnsi="Times New Roman" w:cs="Times New Roman"/>
          <w:color w:val="000000"/>
          <w:lang w:val="en-GB"/>
        </w:rPr>
        <w:t>4</w:t>
      </w:r>
      <w:r w:rsidR="00DE0ED7" w:rsidRPr="0068638C">
        <w:rPr>
          <w:rFonts w:ascii="Times New Roman" w:hAnsi="Times New Roman" w:cs="Times New Roman"/>
          <w:color w:val="000000"/>
          <w:lang w:val="en-GB"/>
        </w:rPr>
        <w:t>).</w:t>
      </w:r>
      <w:r w:rsidR="002840B0" w:rsidRPr="0068638C">
        <w:rPr>
          <w:rFonts w:ascii="Times New Roman" w:hAnsi="Times New Roman" w:cs="Times New Roman"/>
          <w:color w:val="000000"/>
          <w:lang w:val="en-GB"/>
        </w:rPr>
        <w:t xml:space="preserve"> </w:t>
      </w:r>
      <w:r w:rsidR="00FD2F2F" w:rsidRPr="004439B3">
        <w:rPr>
          <w:rFonts w:ascii="Times New Roman" w:hAnsi="Times New Roman" w:cs="Times New Roman"/>
          <w:color w:val="000000"/>
          <w:lang w:val="en-GB"/>
        </w:rPr>
        <w:t xml:space="preserve">Among the </w:t>
      </w:r>
      <w:r w:rsidR="00493D99" w:rsidRPr="004439B3">
        <w:rPr>
          <w:rFonts w:ascii="Times New Roman" w:hAnsi="Times New Roman" w:cs="Times New Roman"/>
          <w:lang w:val="en-GB"/>
        </w:rPr>
        <w:t>`Model assumption` scenarios</w:t>
      </w:r>
      <w:r w:rsidR="003B5F90" w:rsidRPr="004439B3">
        <w:rPr>
          <w:rFonts w:ascii="Times New Roman" w:hAnsi="Times New Roman" w:cs="Times New Roman"/>
          <w:lang w:val="en-GB"/>
        </w:rPr>
        <w:t xml:space="preserve">, </w:t>
      </w:r>
      <w:r w:rsidR="0098325D">
        <w:rPr>
          <w:rFonts w:ascii="Times New Roman" w:hAnsi="Times New Roman" w:cs="Times New Roman"/>
          <w:color w:val="000000"/>
          <w:lang w:val="en-GB"/>
        </w:rPr>
        <w:t>w</w:t>
      </w:r>
      <w:r w:rsidR="00C94FA1">
        <w:rPr>
          <w:rFonts w:ascii="Times New Roman" w:hAnsi="Times New Roman" w:cs="Times New Roman"/>
          <w:color w:val="000000"/>
          <w:lang w:val="en-GB"/>
        </w:rPr>
        <w:t xml:space="preserve">hen </w:t>
      </w:r>
      <w:r w:rsidR="00C94FA1" w:rsidRPr="00364D61">
        <w:rPr>
          <w:rFonts w:ascii="Times New Roman" w:hAnsi="Times New Roman" w:cs="Times New Roman"/>
          <w:color w:val="222222"/>
          <w:shd w:val="clear" w:color="auto" w:fill="FFFFFF"/>
          <w:lang w:val="en-US"/>
        </w:rPr>
        <w:t>an informative prior on population growth</w:t>
      </w:r>
      <w:r w:rsidR="00C94FA1">
        <w:rPr>
          <w:rFonts w:ascii="Times New Roman" w:hAnsi="Times New Roman" w:cs="Times New Roman"/>
          <w:color w:val="222222"/>
          <w:shd w:val="clear" w:color="auto" w:fill="FFFFFF"/>
          <w:lang w:val="en-US"/>
        </w:rPr>
        <w:t xml:space="preserve"> was used</w:t>
      </w:r>
      <w:r w:rsidR="00001ADE">
        <w:rPr>
          <w:rFonts w:ascii="Times New Roman" w:hAnsi="Times New Roman" w:cs="Times New Roman"/>
          <w:color w:val="222222"/>
          <w:shd w:val="clear" w:color="auto" w:fill="FFFFFF"/>
          <w:lang w:val="en-US"/>
        </w:rPr>
        <w:t xml:space="preserve"> (</w:t>
      </w:r>
      <w:proofErr w:type="spellStart"/>
      <w:r w:rsidR="00001ADE">
        <w:rPr>
          <w:rFonts w:ascii="Times New Roman" w:hAnsi="Times New Roman" w:cs="Times New Roman"/>
          <w:color w:val="222222"/>
          <w:shd w:val="clear" w:color="auto" w:fill="FFFFFF"/>
          <w:lang w:val="en-US"/>
        </w:rPr>
        <w:t>Scen</w:t>
      </w:r>
      <w:proofErr w:type="spellEnd"/>
      <w:r w:rsidR="00001ADE">
        <w:rPr>
          <w:rFonts w:ascii="Times New Roman" w:hAnsi="Times New Roman" w:cs="Times New Roman"/>
          <w:color w:val="222222"/>
          <w:shd w:val="clear" w:color="auto" w:fill="FFFFFF"/>
          <w:lang w:val="en-US"/>
        </w:rPr>
        <w:t xml:space="preserve"> 1)</w:t>
      </w:r>
      <w:r w:rsidR="00C94FA1">
        <w:rPr>
          <w:rFonts w:ascii="Times New Roman" w:hAnsi="Times New Roman" w:cs="Times New Roman"/>
          <w:color w:val="222222"/>
          <w:shd w:val="clear" w:color="auto" w:fill="FFFFFF"/>
          <w:lang w:val="en-US"/>
        </w:rPr>
        <w:t>, the posterior distribution was updated to lower values</w:t>
      </w:r>
      <w:r w:rsidR="00001ADE">
        <w:rPr>
          <w:rFonts w:ascii="Times New Roman" w:hAnsi="Times New Roman" w:cs="Times New Roman"/>
          <w:color w:val="222222"/>
          <w:shd w:val="clear" w:color="auto" w:fill="FFFFFF"/>
          <w:lang w:val="en-US"/>
        </w:rPr>
        <w:t xml:space="preserve">, similar to </w:t>
      </w:r>
      <w:r w:rsidR="0000534E">
        <w:rPr>
          <w:rFonts w:ascii="Times New Roman" w:hAnsi="Times New Roman" w:cs="Times New Roman"/>
          <w:color w:val="222222"/>
          <w:shd w:val="clear" w:color="auto" w:fill="FFFFFF"/>
          <w:lang w:val="en-US"/>
        </w:rPr>
        <w:t>those</w:t>
      </w:r>
      <w:r w:rsidR="00001ADE">
        <w:rPr>
          <w:rFonts w:ascii="Times New Roman" w:hAnsi="Times New Roman" w:cs="Times New Roman"/>
          <w:color w:val="222222"/>
          <w:shd w:val="clear" w:color="auto" w:fill="FFFFFF"/>
          <w:lang w:val="en-US"/>
        </w:rPr>
        <w:t xml:space="preserve"> observed when </w:t>
      </w:r>
      <w:r w:rsidR="0000534E">
        <w:rPr>
          <w:rFonts w:ascii="Times New Roman" w:hAnsi="Times New Roman" w:cs="Times New Roman"/>
          <w:color w:val="222222"/>
          <w:shd w:val="clear" w:color="auto" w:fill="FFFFFF"/>
          <w:lang w:val="en-US"/>
        </w:rPr>
        <w:t xml:space="preserve">a </w:t>
      </w:r>
      <w:r w:rsidR="00001ADE">
        <w:rPr>
          <w:rFonts w:ascii="Times New Roman" w:hAnsi="Times New Roman" w:cs="Times New Roman"/>
          <w:color w:val="222222"/>
          <w:shd w:val="clear" w:color="auto" w:fill="FFFFFF"/>
          <w:lang w:val="en-US"/>
        </w:rPr>
        <w:t xml:space="preserve">uniform prior was used. </w:t>
      </w:r>
      <w:r w:rsidR="00FC6FD2" w:rsidRPr="00630775">
        <w:rPr>
          <w:rFonts w:ascii="Times New Roman" w:hAnsi="Times New Roman" w:cs="Times New Roman"/>
          <w:color w:val="000000"/>
          <w:lang w:val="en-GB"/>
        </w:rPr>
        <w:t xml:space="preserve">The posteriors for the process and observation error variance </w:t>
      </w:r>
      <w:r w:rsidR="0096264B" w:rsidRPr="00630775">
        <w:rPr>
          <w:rFonts w:ascii="Times New Roman" w:hAnsi="Times New Roman" w:cs="Times New Roman"/>
          <w:color w:val="000000"/>
          <w:lang w:val="en-GB"/>
        </w:rPr>
        <w:t>(</w:t>
      </w:r>
      <w:proofErr w:type="spellStart"/>
      <w:r w:rsidR="0096264B" w:rsidRPr="00630775">
        <w:rPr>
          <w:rFonts w:ascii="Times New Roman" w:hAnsi="Times New Roman" w:cs="Times New Roman"/>
          <w:color w:val="000000"/>
          <w:lang w:val="en-GB"/>
        </w:rPr>
        <w:t>S</w:t>
      </w:r>
      <w:r w:rsidR="00E20F8F" w:rsidRPr="00630775">
        <w:rPr>
          <w:rFonts w:ascii="Times New Roman" w:hAnsi="Times New Roman" w:cs="Times New Roman"/>
          <w:color w:val="000000"/>
          <w:lang w:val="en-GB"/>
        </w:rPr>
        <w:t>c</w:t>
      </w:r>
      <w:r w:rsidR="0096264B" w:rsidRPr="00630775">
        <w:rPr>
          <w:rFonts w:ascii="Times New Roman" w:hAnsi="Times New Roman" w:cs="Times New Roman"/>
          <w:color w:val="000000"/>
          <w:lang w:val="en-GB"/>
        </w:rPr>
        <w:t>en</w:t>
      </w:r>
      <w:proofErr w:type="spellEnd"/>
      <w:r w:rsidR="0096264B" w:rsidRPr="00630775">
        <w:rPr>
          <w:rFonts w:ascii="Times New Roman" w:hAnsi="Times New Roman" w:cs="Times New Roman"/>
          <w:color w:val="000000"/>
          <w:lang w:val="en-GB"/>
        </w:rPr>
        <w:t xml:space="preserve"> </w:t>
      </w:r>
      <w:r w:rsidR="00F53D49" w:rsidRPr="00630775">
        <w:rPr>
          <w:rFonts w:ascii="Times New Roman" w:hAnsi="Times New Roman" w:cs="Times New Roman"/>
          <w:color w:val="000000"/>
          <w:lang w:val="en-GB"/>
        </w:rPr>
        <w:t>2</w:t>
      </w:r>
      <w:r w:rsidR="0096264B" w:rsidRPr="00630775">
        <w:rPr>
          <w:rFonts w:ascii="Times New Roman" w:hAnsi="Times New Roman" w:cs="Times New Roman"/>
          <w:color w:val="000000"/>
          <w:lang w:val="en-GB"/>
        </w:rPr>
        <w:t>-</w:t>
      </w:r>
      <w:r w:rsidR="00F53D49" w:rsidRPr="00630775">
        <w:rPr>
          <w:rFonts w:ascii="Times New Roman" w:hAnsi="Times New Roman" w:cs="Times New Roman"/>
          <w:color w:val="000000"/>
          <w:lang w:val="en-GB"/>
        </w:rPr>
        <w:t>5</w:t>
      </w:r>
      <w:r w:rsidR="0096264B" w:rsidRPr="00630775">
        <w:rPr>
          <w:rFonts w:ascii="Times New Roman" w:hAnsi="Times New Roman" w:cs="Times New Roman"/>
          <w:color w:val="000000"/>
          <w:lang w:val="en-GB"/>
        </w:rPr>
        <w:t>)</w:t>
      </w:r>
      <w:r w:rsidR="00193C2A" w:rsidRPr="00630775">
        <w:rPr>
          <w:rFonts w:ascii="Times New Roman" w:hAnsi="Times New Roman" w:cs="Times New Roman"/>
          <w:color w:val="000000"/>
          <w:lang w:val="en-GB"/>
        </w:rPr>
        <w:t xml:space="preserve"> </w:t>
      </w:r>
      <w:r w:rsidR="00F7724E" w:rsidRPr="00630775">
        <w:rPr>
          <w:rFonts w:ascii="Times New Roman" w:hAnsi="Times New Roman" w:cs="Times New Roman"/>
          <w:color w:val="000000"/>
          <w:lang w:val="en-GB"/>
        </w:rPr>
        <w:t xml:space="preserve">and </w:t>
      </w:r>
      <w:r w:rsidR="00873AD4">
        <w:rPr>
          <w:rFonts w:ascii="Times New Roman" w:hAnsi="Times New Roman" w:cs="Times New Roman"/>
          <w:color w:val="000000"/>
          <w:lang w:val="en-GB"/>
        </w:rPr>
        <w:t xml:space="preserve">for the </w:t>
      </w:r>
      <w:r w:rsidR="00F7724E" w:rsidRPr="00630775">
        <w:rPr>
          <w:rFonts w:ascii="Times New Roman" w:hAnsi="Times New Roman" w:cs="Times New Roman"/>
          <w:lang w:val="en-US"/>
        </w:rPr>
        <w:t xml:space="preserve">shape parameter </w:t>
      </w:r>
      <w:r w:rsidR="0096264B" w:rsidRPr="00630775">
        <w:rPr>
          <w:rFonts w:ascii="Times New Roman" w:hAnsi="Times New Roman" w:cs="Times New Roman"/>
          <w:lang w:val="en-US"/>
        </w:rPr>
        <w:t>(</w:t>
      </w:r>
      <w:proofErr w:type="spellStart"/>
      <w:r w:rsidR="0096264B" w:rsidRPr="00630775">
        <w:rPr>
          <w:rFonts w:ascii="Times New Roman" w:hAnsi="Times New Roman" w:cs="Times New Roman"/>
          <w:lang w:val="en-US"/>
        </w:rPr>
        <w:t>S</w:t>
      </w:r>
      <w:r w:rsidR="00E20F8F" w:rsidRPr="00630775">
        <w:rPr>
          <w:rFonts w:ascii="Times New Roman" w:hAnsi="Times New Roman" w:cs="Times New Roman"/>
          <w:lang w:val="en-US"/>
        </w:rPr>
        <w:t>c</w:t>
      </w:r>
      <w:r w:rsidR="0096264B" w:rsidRPr="00630775">
        <w:rPr>
          <w:rFonts w:ascii="Times New Roman" w:hAnsi="Times New Roman" w:cs="Times New Roman"/>
          <w:lang w:val="en-US"/>
        </w:rPr>
        <w:t>en</w:t>
      </w:r>
      <w:proofErr w:type="spellEnd"/>
      <w:r w:rsidR="0096264B" w:rsidRPr="00630775">
        <w:rPr>
          <w:rFonts w:ascii="Times New Roman" w:hAnsi="Times New Roman" w:cs="Times New Roman"/>
          <w:lang w:val="en-US"/>
        </w:rPr>
        <w:t xml:space="preserve"> </w:t>
      </w:r>
      <w:r w:rsidR="008E6E53" w:rsidRPr="00630775">
        <w:rPr>
          <w:rFonts w:ascii="Times New Roman" w:hAnsi="Times New Roman" w:cs="Times New Roman"/>
          <w:lang w:val="en-US"/>
        </w:rPr>
        <w:t>6</w:t>
      </w:r>
      <w:r w:rsidR="0096264B" w:rsidRPr="00630775">
        <w:rPr>
          <w:rFonts w:ascii="Times New Roman" w:hAnsi="Times New Roman" w:cs="Times New Roman"/>
          <w:lang w:val="en-US"/>
        </w:rPr>
        <w:t xml:space="preserve">) </w:t>
      </w:r>
      <w:r w:rsidR="00FC6FD2" w:rsidRPr="00630775">
        <w:rPr>
          <w:rFonts w:ascii="Times New Roman" w:hAnsi="Times New Roman" w:cs="Times New Roman"/>
          <w:color w:val="000000"/>
          <w:lang w:val="en-GB"/>
        </w:rPr>
        <w:t>were also sensitive to their prior distribu</w:t>
      </w:r>
      <w:r w:rsidR="008B25CA" w:rsidRPr="00630775">
        <w:rPr>
          <w:rFonts w:ascii="Times New Roman" w:hAnsi="Times New Roman" w:cs="Times New Roman"/>
          <w:color w:val="000000"/>
          <w:lang w:val="en-GB"/>
        </w:rPr>
        <w:t>t</w:t>
      </w:r>
      <w:r w:rsidR="00FC6FD2" w:rsidRPr="00630775">
        <w:rPr>
          <w:rFonts w:ascii="Times New Roman" w:hAnsi="Times New Roman" w:cs="Times New Roman"/>
          <w:color w:val="000000"/>
          <w:lang w:val="en-GB"/>
        </w:rPr>
        <w:t>ion, but the effect on the other estimated parameters was limited</w:t>
      </w:r>
      <w:r w:rsidR="00852BFB" w:rsidRPr="00630775">
        <w:rPr>
          <w:rFonts w:ascii="Times New Roman" w:hAnsi="Times New Roman" w:cs="Times New Roman"/>
          <w:color w:val="000000"/>
          <w:lang w:val="en-GB"/>
        </w:rPr>
        <w:t xml:space="preserve">. </w:t>
      </w:r>
      <w:r w:rsidR="00EA79AA" w:rsidRPr="008D1C88">
        <w:rPr>
          <w:rFonts w:ascii="Times New Roman" w:hAnsi="Times New Roman" w:cs="Times New Roman"/>
          <w:color w:val="000000"/>
          <w:lang w:val="en-GB"/>
        </w:rPr>
        <w:t xml:space="preserve">Posterior medians for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r>
          <w:rPr>
            <w:rFonts w:ascii="Cambria Math" w:eastAsiaTheme="minorEastAsia" w:hAnsi="Cambria Math" w:cs="Times New Roman"/>
            <w:color w:val="000000"/>
            <w:lang w:val="en-GB"/>
          </w:rPr>
          <m:t>, K</m:t>
        </m:r>
      </m:oMath>
      <w:r w:rsidR="00EA79AA" w:rsidRPr="008D1C88">
        <w:rPr>
          <w:rFonts w:ascii="Times New Roman" w:hAnsi="Times New Roman" w:cs="Times New Roman"/>
          <w:color w:val="000000"/>
          <w:lang w:val="en-GB"/>
        </w:rPr>
        <w:t xml:space="preserve"> and </w:t>
      </w:r>
      <m:oMath>
        <m:r>
          <w:rPr>
            <w:rFonts w:ascii="Cambria Math" w:eastAsiaTheme="minorEastAsia" w:hAnsi="Cambria Math" w:cs="Times New Roman"/>
            <w:color w:val="000000"/>
            <w:lang w:val="en-GB"/>
          </w:rPr>
          <m:t>q</m:t>
        </m:r>
      </m:oMath>
      <w:r w:rsidR="00EA79AA" w:rsidRPr="008D1C88">
        <w:rPr>
          <w:rFonts w:ascii="Times New Roman" w:hAnsi="Times New Roman" w:cs="Times New Roman"/>
          <w:color w:val="000000"/>
          <w:lang w:val="en-GB"/>
        </w:rPr>
        <w:t xml:space="preserve"> were slightly lower when </w:t>
      </w:r>
      <w:r w:rsidR="007C682E">
        <w:rPr>
          <w:rFonts w:ascii="Times New Roman" w:hAnsi="Times New Roman" w:cs="Times New Roman"/>
          <w:color w:val="000000"/>
          <w:lang w:val="en-GB"/>
        </w:rPr>
        <w:t xml:space="preserve">the </w:t>
      </w:r>
      <w:r w:rsidR="00EA79AA" w:rsidRPr="008D1C88">
        <w:rPr>
          <w:rFonts w:ascii="Times New Roman" w:hAnsi="Times New Roman" w:cs="Times New Roman"/>
          <w:color w:val="000000"/>
          <w:lang w:val="en-GB"/>
        </w:rPr>
        <w:t>struck-and-lost rate factors were not included in the analyses (</w:t>
      </w:r>
      <w:proofErr w:type="spellStart"/>
      <w:r w:rsidR="00EA79AA" w:rsidRPr="008D1C88">
        <w:rPr>
          <w:rFonts w:ascii="Times New Roman" w:hAnsi="Times New Roman" w:cs="Times New Roman"/>
          <w:color w:val="000000"/>
          <w:lang w:val="en-GB"/>
        </w:rPr>
        <w:t>S</w:t>
      </w:r>
      <w:r w:rsidR="00E20F8F" w:rsidRPr="008D1C88">
        <w:rPr>
          <w:rFonts w:ascii="Times New Roman" w:hAnsi="Times New Roman" w:cs="Times New Roman"/>
          <w:color w:val="000000"/>
          <w:lang w:val="en-GB"/>
        </w:rPr>
        <w:t>c</w:t>
      </w:r>
      <w:r w:rsidR="00EA79AA" w:rsidRPr="008D1C88">
        <w:rPr>
          <w:rFonts w:ascii="Times New Roman" w:hAnsi="Times New Roman" w:cs="Times New Roman"/>
          <w:color w:val="000000"/>
          <w:lang w:val="en-GB"/>
        </w:rPr>
        <w:t>en</w:t>
      </w:r>
      <w:proofErr w:type="spellEnd"/>
      <w:r w:rsidR="00EA79AA" w:rsidRPr="008D1C88">
        <w:rPr>
          <w:rFonts w:ascii="Times New Roman" w:hAnsi="Times New Roman" w:cs="Times New Roman"/>
          <w:color w:val="000000"/>
          <w:lang w:val="en-GB"/>
        </w:rPr>
        <w:t xml:space="preserve"> </w:t>
      </w:r>
      <w:r w:rsidR="005F26DC" w:rsidRPr="008D1C88">
        <w:rPr>
          <w:rFonts w:ascii="Times New Roman" w:hAnsi="Times New Roman" w:cs="Times New Roman"/>
          <w:color w:val="000000"/>
          <w:lang w:val="en-GB"/>
        </w:rPr>
        <w:t>7</w:t>
      </w:r>
      <w:r w:rsidR="00EA79AA" w:rsidRPr="008D1C88">
        <w:rPr>
          <w:rFonts w:ascii="Times New Roman" w:hAnsi="Times New Roman" w:cs="Times New Roman"/>
          <w:color w:val="000000"/>
          <w:lang w:val="en-GB"/>
        </w:rPr>
        <w:t xml:space="preserve">) or when </w:t>
      </w:r>
      <w:r w:rsidR="007C682E">
        <w:rPr>
          <w:rFonts w:ascii="Times New Roman" w:hAnsi="Times New Roman" w:cs="Times New Roman"/>
          <w:color w:val="000000"/>
          <w:lang w:val="en-GB"/>
        </w:rPr>
        <w:t xml:space="preserve">the </w:t>
      </w:r>
      <w:r w:rsidR="00EA79AA" w:rsidRPr="008D1C88">
        <w:rPr>
          <w:rFonts w:ascii="Times New Roman" w:hAnsi="Times New Roman" w:cs="Times New Roman"/>
          <w:color w:val="000000"/>
          <w:lang w:val="en-GB"/>
        </w:rPr>
        <w:lastRenderedPageBreak/>
        <w:t xml:space="preserve">catches were modelled with the </w:t>
      </w:r>
      <w:r w:rsidR="00EA79AA" w:rsidRPr="008D1C88">
        <w:rPr>
          <w:rFonts w:ascii="Times New Roman" w:hAnsi="Times New Roman" w:cs="Times New Roman"/>
          <w:lang w:val="en-US"/>
        </w:rPr>
        <w:t>low</w:t>
      </w:r>
      <w:r w:rsidR="007C682E">
        <w:rPr>
          <w:rFonts w:ascii="Times New Roman" w:hAnsi="Times New Roman" w:cs="Times New Roman"/>
          <w:lang w:val="en-US"/>
        </w:rPr>
        <w:t>-</w:t>
      </w:r>
      <w:r w:rsidR="00EA79AA" w:rsidRPr="008D1C88">
        <w:rPr>
          <w:rFonts w:ascii="Times New Roman" w:hAnsi="Times New Roman" w:cs="Times New Roman"/>
          <w:lang w:val="en-US"/>
        </w:rPr>
        <w:t xml:space="preserve"> SRW catch series (</w:t>
      </w:r>
      <w:proofErr w:type="spellStart"/>
      <w:r w:rsidR="00EA79AA" w:rsidRPr="008D1C88">
        <w:rPr>
          <w:rFonts w:ascii="Times New Roman" w:hAnsi="Times New Roman" w:cs="Times New Roman"/>
          <w:lang w:val="en-US"/>
        </w:rPr>
        <w:t>S</w:t>
      </w:r>
      <w:r w:rsidR="00E20F8F" w:rsidRPr="008D1C88">
        <w:rPr>
          <w:rFonts w:ascii="Times New Roman" w:hAnsi="Times New Roman" w:cs="Times New Roman"/>
          <w:lang w:val="en-US"/>
        </w:rPr>
        <w:t>c</w:t>
      </w:r>
      <w:r w:rsidR="00EA79AA" w:rsidRPr="008D1C88">
        <w:rPr>
          <w:rFonts w:ascii="Times New Roman" w:hAnsi="Times New Roman" w:cs="Times New Roman"/>
          <w:lang w:val="en-US"/>
        </w:rPr>
        <w:t>en</w:t>
      </w:r>
      <w:proofErr w:type="spellEnd"/>
      <w:r w:rsidR="00EA79AA" w:rsidRPr="008D1C88">
        <w:rPr>
          <w:rFonts w:ascii="Times New Roman" w:hAnsi="Times New Roman" w:cs="Times New Roman"/>
          <w:lang w:val="en-US"/>
        </w:rPr>
        <w:t xml:space="preserve"> </w:t>
      </w:r>
      <w:r w:rsidR="001E0A82" w:rsidRPr="008D1C88">
        <w:rPr>
          <w:rFonts w:ascii="Times New Roman" w:hAnsi="Times New Roman" w:cs="Times New Roman"/>
          <w:lang w:val="en-US"/>
        </w:rPr>
        <w:t>8)</w:t>
      </w:r>
      <w:r w:rsidR="00EA79AA" w:rsidRPr="008D1C88">
        <w:rPr>
          <w:rFonts w:ascii="Times New Roman" w:hAnsi="Times New Roman" w:cs="Times New Roman"/>
          <w:lang w:val="en-US"/>
        </w:rPr>
        <w:t>.</w:t>
      </w:r>
      <w:r w:rsidR="009843AC" w:rsidRPr="008D1C88">
        <w:rPr>
          <w:rFonts w:ascii="Times New Roman" w:hAnsi="Times New Roman" w:cs="Times New Roman"/>
          <w:lang w:val="en-US"/>
        </w:rPr>
        <w:t xml:space="preserve"> </w:t>
      </w:r>
      <w:r w:rsidR="009165B4" w:rsidRPr="008D1C88">
        <w:rPr>
          <w:rFonts w:ascii="Times New Roman" w:hAnsi="Times New Roman" w:cs="Times New Roman"/>
          <w:color w:val="000000"/>
          <w:lang w:val="en-GB"/>
        </w:rPr>
        <w:t xml:space="preserve">Overall, </w:t>
      </w:r>
      <w:r w:rsidR="007C682E">
        <w:rPr>
          <w:rFonts w:ascii="Times New Roman" w:hAnsi="Times New Roman" w:cs="Times New Roman"/>
          <w:color w:val="000000"/>
          <w:lang w:val="en-GB"/>
        </w:rPr>
        <w:t xml:space="preserve">the </w:t>
      </w:r>
      <w:r w:rsidR="009165B4" w:rsidRPr="008D1C88">
        <w:rPr>
          <w:rFonts w:ascii="Times New Roman" w:hAnsi="Times New Roman" w:cs="Times New Roman"/>
          <w:color w:val="000000"/>
          <w:lang w:val="en-GB"/>
        </w:rPr>
        <w:t xml:space="preserve">parameter </w:t>
      </w:r>
      <w:r w:rsidR="001C36F1" w:rsidRPr="008D1C88">
        <w:rPr>
          <w:rFonts w:ascii="Times New Roman" w:hAnsi="Times New Roman" w:cs="Times New Roman"/>
          <w:lang w:val="en-US"/>
        </w:rPr>
        <w:t xml:space="preserve">estimates </w:t>
      </w:r>
      <w:r w:rsidR="001C50DC" w:rsidRPr="008D1C88">
        <w:rPr>
          <w:rFonts w:ascii="Times New Roman" w:hAnsi="Times New Roman" w:cs="Times New Roman"/>
          <w:lang w:val="en-US"/>
        </w:rPr>
        <w:t>were relatively insensitive to</w:t>
      </w:r>
      <w:r w:rsidR="00724A09">
        <w:rPr>
          <w:rFonts w:ascii="Times New Roman" w:hAnsi="Times New Roman" w:cs="Times New Roman"/>
          <w:lang w:val="en-US"/>
        </w:rPr>
        <w:t xml:space="preserve"> the</w:t>
      </w:r>
      <w:r w:rsidR="001C50DC" w:rsidRPr="008D1C88">
        <w:rPr>
          <w:rFonts w:ascii="Times New Roman" w:hAnsi="Times New Roman" w:cs="Times New Roman"/>
          <w:lang w:val="en-US"/>
        </w:rPr>
        <w:t xml:space="preserve"> </w:t>
      </w:r>
      <w:r w:rsidR="005245A0" w:rsidRPr="008D1C88">
        <w:rPr>
          <w:rFonts w:ascii="Times New Roman" w:hAnsi="Times New Roman" w:cs="Times New Roman"/>
          <w:lang w:val="en-GB"/>
        </w:rPr>
        <w:t>`Catch` scenarios</w:t>
      </w:r>
      <w:r w:rsidR="001C50DC" w:rsidRPr="008D1C88">
        <w:rPr>
          <w:rFonts w:ascii="Times New Roman" w:hAnsi="Times New Roman" w:cs="Times New Roman"/>
          <w:lang w:val="en-US"/>
        </w:rPr>
        <w:t>.</w:t>
      </w:r>
    </w:p>
    <w:p w14:paraId="12A73D22" w14:textId="6D633D04" w:rsidR="000939E1" w:rsidRPr="0070704B" w:rsidRDefault="00D26777" w:rsidP="000939E1">
      <w:pPr>
        <w:spacing w:after="0" w:line="360" w:lineRule="auto"/>
        <w:ind w:firstLine="284"/>
        <w:rPr>
          <w:rFonts w:ascii="Times New Roman" w:hAnsi="Times New Roman" w:cs="Times New Roman"/>
          <w:lang w:val="en-US"/>
        </w:rPr>
      </w:pPr>
      <w:r w:rsidRPr="00D26777">
        <w:rPr>
          <w:rFonts w:ascii="Times New Roman" w:hAnsi="Times New Roman" w:cs="Times New Roman"/>
          <w:lang w:val="en-US"/>
        </w:rPr>
        <w:t>Table S3 and Figs. S3</w:t>
      </w:r>
      <w:r w:rsidR="00B40D64">
        <w:rPr>
          <w:rFonts w:ascii="Times New Roman" w:hAnsi="Times New Roman" w:cs="Times New Roman"/>
          <w:lang w:val="en-US"/>
        </w:rPr>
        <w:t>-</w:t>
      </w:r>
      <w:r w:rsidRPr="00D26777">
        <w:rPr>
          <w:rFonts w:ascii="Times New Roman" w:hAnsi="Times New Roman" w:cs="Times New Roman"/>
          <w:lang w:val="en-US"/>
        </w:rPr>
        <w:t xml:space="preserve">S5 of the Supplementary Material present </w:t>
      </w:r>
      <w:r w:rsidR="00C10449">
        <w:rPr>
          <w:rFonts w:ascii="Times New Roman" w:hAnsi="Times New Roman" w:cs="Times New Roman"/>
          <w:lang w:val="en-US"/>
        </w:rPr>
        <w:t>t</w:t>
      </w:r>
      <w:r w:rsidR="00617878">
        <w:rPr>
          <w:rFonts w:ascii="Times New Roman" w:hAnsi="Times New Roman" w:cs="Times New Roman"/>
          <w:lang w:val="en-US"/>
        </w:rPr>
        <w:t>he</w:t>
      </w:r>
      <w:r w:rsidR="00F70923">
        <w:rPr>
          <w:rFonts w:ascii="Times New Roman" w:hAnsi="Times New Roman" w:cs="Times New Roman"/>
          <w:lang w:val="en-US"/>
        </w:rPr>
        <w:t xml:space="preserve"> </w:t>
      </w:r>
      <w:r w:rsidR="00D27D93">
        <w:rPr>
          <w:rFonts w:ascii="Times New Roman" w:hAnsi="Times New Roman" w:cs="Times New Roman"/>
          <w:lang w:val="en-US"/>
        </w:rPr>
        <w:t>results of</w:t>
      </w:r>
      <w:r w:rsidR="00F344FE" w:rsidRPr="00F344FE">
        <w:rPr>
          <w:rFonts w:ascii="Times New Roman" w:hAnsi="Times New Roman" w:cs="Times New Roman"/>
          <w:lang w:val="en-US"/>
        </w:rPr>
        <w:t xml:space="preserve"> </w:t>
      </w:r>
      <w:r w:rsidR="00F344FE">
        <w:rPr>
          <w:rFonts w:ascii="Times New Roman" w:hAnsi="Times New Roman" w:cs="Times New Roman"/>
          <w:lang w:val="en-US"/>
        </w:rPr>
        <w:t xml:space="preserve">the </w:t>
      </w:r>
      <w:r w:rsidR="00DD4874">
        <w:rPr>
          <w:rFonts w:ascii="Times New Roman" w:hAnsi="Times New Roman" w:cs="Times New Roman"/>
          <w:lang w:val="en-US"/>
        </w:rPr>
        <w:t>independent check</w:t>
      </w:r>
      <w:r w:rsidR="000C2296">
        <w:rPr>
          <w:rFonts w:ascii="Times New Roman" w:hAnsi="Times New Roman" w:cs="Times New Roman"/>
          <w:lang w:val="en-US"/>
        </w:rPr>
        <w:t>ing</w:t>
      </w:r>
      <w:r w:rsidR="008C2ADF">
        <w:rPr>
          <w:rFonts w:ascii="Times New Roman" w:hAnsi="Times New Roman" w:cs="Times New Roman"/>
          <w:lang w:val="en-US"/>
        </w:rPr>
        <w:t xml:space="preserve"> through implementation of </w:t>
      </w:r>
      <w:r w:rsidR="00DD4874">
        <w:rPr>
          <w:rFonts w:ascii="Times New Roman" w:hAnsi="Times New Roman" w:cs="Times New Roman"/>
          <w:lang w:val="en-US"/>
        </w:rPr>
        <w:t xml:space="preserve">the </w:t>
      </w:r>
      <w:r w:rsidR="00D27D93">
        <w:rPr>
          <w:rFonts w:ascii="Times New Roman" w:hAnsi="Times New Roman" w:cs="Times New Roman"/>
          <w:lang w:val="en-US"/>
        </w:rPr>
        <w:t>backward approach</w:t>
      </w:r>
      <w:r w:rsidR="00652AB9">
        <w:rPr>
          <w:rFonts w:ascii="Times New Roman" w:hAnsi="Times New Roman" w:cs="Times New Roman"/>
          <w:lang w:val="en-US"/>
        </w:rPr>
        <w:t>.</w:t>
      </w:r>
      <w:r w:rsidR="00BA5F85">
        <w:rPr>
          <w:rFonts w:ascii="Times New Roman" w:hAnsi="Times New Roman" w:cs="Times New Roman"/>
          <w:lang w:val="en-US"/>
        </w:rPr>
        <w:t xml:space="preserve"> </w:t>
      </w:r>
      <w:r w:rsidR="00A06BE0">
        <w:rPr>
          <w:rFonts w:ascii="Times New Roman" w:hAnsi="Times New Roman" w:cs="Times New Roman"/>
          <w:lang w:val="en-US"/>
        </w:rPr>
        <w:t xml:space="preserve">Since </w:t>
      </w:r>
      <w:r w:rsidR="00D6024B">
        <w:rPr>
          <w:rFonts w:ascii="Times New Roman" w:hAnsi="Times New Roman" w:cs="Times New Roman"/>
          <w:lang w:val="en-US"/>
        </w:rPr>
        <w:t>this model consider</w:t>
      </w:r>
      <w:r w:rsidR="00D529FF">
        <w:rPr>
          <w:rFonts w:ascii="Times New Roman" w:hAnsi="Times New Roman" w:cs="Times New Roman"/>
          <w:lang w:val="en-US"/>
        </w:rPr>
        <w:t>s fewer</w:t>
      </w:r>
      <w:r w:rsidR="00D6024B">
        <w:rPr>
          <w:rFonts w:ascii="Times New Roman" w:hAnsi="Times New Roman" w:cs="Times New Roman"/>
          <w:lang w:val="en-US"/>
        </w:rPr>
        <w:t xml:space="preserve"> source</w:t>
      </w:r>
      <w:r w:rsidR="00D529FF">
        <w:rPr>
          <w:rFonts w:ascii="Times New Roman" w:hAnsi="Times New Roman" w:cs="Times New Roman"/>
          <w:lang w:val="en-US"/>
        </w:rPr>
        <w:t>s</w:t>
      </w:r>
      <w:r w:rsidR="00D6024B">
        <w:rPr>
          <w:rFonts w:ascii="Times New Roman" w:hAnsi="Times New Roman" w:cs="Times New Roman"/>
          <w:lang w:val="en-US"/>
        </w:rPr>
        <w:t xml:space="preserve"> of uncertainty than the </w:t>
      </w:r>
      <w:r w:rsidR="00D529FF">
        <w:rPr>
          <w:rFonts w:ascii="Times New Roman" w:hAnsi="Times New Roman" w:cs="Times New Roman"/>
          <w:lang w:val="en-US"/>
        </w:rPr>
        <w:t xml:space="preserve">one </w:t>
      </w:r>
      <w:r w:rsidR="00D6024B">
        <w:rPr>
          <w:rFonts w:ascii="Times New Roman" w:hAnsi="Times New Roman" w:cs="Times New Roman"/>
          <w:lang w:val="en-US"/>
        </w:rPr>
        <w:t>implemented in this study</w:t>
      </w:r>
      <w:r w:rsidR="00A06BE0" w:rsidRPr="00A06BE0">
        <w:rPr>
          <w:rFonts w:ascii="Times" w:hAnsi="Times" w:cs="Times"/>
          <w:sz w:val="26"/>
          <w:szCs w:val="26"/>
          <w:lang w:val="en-US"/>
        </w:rPr>
        <w:t>—</w:t>
      </w:r>
      <w:r w:rsidR="00720B86" w:rsidRPr="00A06BE0">
        <w:rPr>
          <w:rFonts w:ascii="Times New Roman" w:hAnsi="Times New Roman" w:cs="Times New Roman"/>
          <w:i/>
          <w:iCs/>
          <w:lang w:val="en-US"/>
        </w:rPr>
        <w:t>i.e.</w:t>
      </w:r>
      <w:r w:rsidR="00720B86">
        <w:rPr>
          <w:rFonts w:ascii="Times New Roman" w:hAnsi="Times New Roman" w:cs="Times New Roman"/>
          <w:lang w:val="en-US"/>
        </w:rPr>
        <w:t xml:space="preserve">, </w:t>
      </w:r>
      <w:r w:rsidR="00F13D2E">
        <w:rPr>
          <w:rFonts w:ascii="Times New Roman" w:hAnsi="Times New Roman" w:cs="Times New Roman"/>
          <w:lang w:val="en-US"/>
        </w:rPr>
        <w:t xml:space="preserve">in treating </w:t>
      </w:r>
      <w:r w:rsidR="00720B86">
        <w:rPr>
          <w:rFonts w:ascii="Times New Roman" w:hAnsi="Times New Roman" w:cs="Times New Roman"/>
          <w:lang w:val="en-US"/>
        </w:rPr>
        <w:t>only observation error</w:t>
      </w:r>
      <w:r w:rsidR="00E21F3D" w:rsidRPr="00A06BE0">
        <w:rPr>
          <w:rFonts w:ascii="Times" w:hAnsi="Times" w:cs="Times"/>
          <w:sz w:val="26"/>
          <w:szCs w:val="26"/>
          <w:lang w:val="en-US"/>
        </w:rPr>
        <w:t>—</w:t>
      </w:r>
      <w:r w:rsidR="00D6024B">
        <w:rPr>
          <w:rFonts w:ascii="Times New Roman" w:hAnsi="Times New Roman" w:cs="Times New Roman"/>
          <w:lang w:val="en-US"/>
        </w:rPr>
        <w:t xml:space="preserve">the </w:t>
      </w:r>
      <w:r w:rsidR="00720B86">
        <w:rPr>
          <w:rFonts w:ascii="Times New Roman" w:hAnsi="Times New Roman" w:cs="Times New Roman"/>
          <w:lang w:val="en-US"/>
        </w:rPr>
        <w:t>dispersion of</w:t>
      </w:r>
      <w:r w:rsidR="00D529FF">
        <w:rPr>
          <w:rFonts w:ascii="Times New Roman" w:hAnsi="Times New Roman" w:cs="Times New Roman"/>
          <w:lang w:val="en-US"/>
        </w:rPr>
        <w:t xml:space="preserve"> the</w:t>
      </w:r>
      <w:r w:rsidR="00720B86">
        <w:rPr>
          <w:rFonts w:ascii="Times New Roman" w:hAnsi="Times New Roman" w:cs="Times New Roman"/>
          <w:lang w:val="en-US"/>
        </w:rPr>
        <w:t xml:space="preserve"> </w:t>
      </w:r>
      <w:r w:rsidR="0082620D">
        <w:rPr>
          <w:rFonts w:ascii="Times New Roman" w:hAnsi="Times New Roman" w:cs="Times New Roman"/>
          <w:lang w:val="en-US"/>
        </w:rPr>
        <w:t xml:space="preserve">estimated values </w:t>
      </w:r>
      <w:r w:rsidR="00265958">
        <w:rPr>
          <w:rFonts w:ascii="Times New Roman" w:hAnsi="Times New Roman" w:cs="Times New Roman"/>
          <w:lang w:val="en-US"/>
        </w:rPr>
        <w:t>was</w:t>
      </w:r>
      <w:r w:rsidR="0082620D">
        <w:rPr>
          <w:rFonts w:ascii="Times New Roman" w:hAnsi="Times New Roman" w:cs="Times New Roman"/>
          <w:lang w:val="en-US"/>
        </w:rPr>
        <w:t xml:space="preserve"> less</w:t>
      </w:r>
      <w:r w:rsidR="00265958" w:rsidRPr="00D529FF">
        <w:rPr>
          <w:rFonts w:ascii="Times New Roman" w:hAnsi="Times New Roman" w:cs="Times New Roman"/>
          <w:lang w:val="en-US"/>
        </w:rPr>
        <w:t>.</w:t>
      </w:r>
      <w:r w:rsidR="00545D97">
        <w:rPr>
          <w:rFonts w:ascii="Times New Roman" w:hAnsi="Times New Roman" w:cs="Times New Roman"/>
          <w:lang w:val="en-US"/>
        </w:rPr>
        <w:t xml:space="preserve"> </w:t>
      </w:r>
      <w:r w:rsidR="00BA5F85">
        <w:rPr>
          <w:rFonts w:ascii="Times New Roman" w:hAnsi="Times New Roman" w:cs="Times New Roman"/>
          <w:lang w:val="en-US"/>
        </w:rPr>
        <w:t xml:space="preserve">The model </w:t>
      </w:r>
      <w:r w:rsidR="003E30E9" w:rsidRPr="003E30E9">
        <w:rPr>
          <w:rFonts w:ascii="Times New Roman" w:hAnsi="Times New Roman" w:cs="Times New Roman"/>
          <w:lang w:val="en-US"/>
        </w:rPr>
        <w:t xml:space="preserve">properly </w:t>
      </w:r>
      <w:r w:rsidR="00BA5F85">
        <w:rPr>
          <w:rFonts w:ascii="Times New Roman" w:hAnsi="Times New Roman" w:cs="Times New Roman"/>
          <w:lang w:val="en-US"/>
        </w:rPr>
        <w:t>converge</w:t>
      </w:r>
      <w:r w:rsidR="006D37EB">
        <w:rPr>
          <w:rFonts w:ascii="Times New Roman" w:hAnsi="Times New Roman" w:cs="Times New Roman"/>
          <w:lang w:val="en-US"/>
        </w:rPr>
        <w:t>d</w:t>
      </w:r>
      <w:r w:rsidR="00BA5F85">
        <w:rPr>
          <w:rFonts w:ascii="Times New Roman" w:hAnsi="Times New Roman" w:cs="Times New Roman"/>
          <w:lang w:val="en-US"/>
        </w:rPr>
        <w:t xml:space="preserve"> </w:t>
      </w:r>
      <w:r w:rsidR="006D37EB">
        <w:rPr>
          <w:rFonts w:ascii="Times New Roman" w:hAnsi="Times New Roman" w:cs="Times New Roman"/>
          <w:lang w:val="en-US"/>
        </w:rPr>
        <w:t xml:space="preserve">and estimated a population trajectory that is </w:t>
      </w:r>
      <w:r w:rsidR="00A317CD">
        <w:rPr>
          <w:rFonts w:ascii="Times New Roman" w:hAnsi="Times New Roman" w:cs="Times New Roman"/>
          <w:lang w:val="en-US"/>
        </w:rPr>
        <w:t xml:space="preserve">consistent with the </w:t>
      </w:r>
      <w:r w:rsidR="009D1B04">
        <w:rPr>
          <w:rFonts w:ascii="Times New Roman" w:hAnsi="Times New Roman" w:cs="Times New Roman"/>
          <w:lang w:val="en-US"/>
        </w:rPr>
        <w:t xml:space="preserve">previous results </w:t>
      </w:r>
      <w:r w:rsidR="004549B5">
        <w:rPr>
          <w:rFonts w:ascii="Times New Roman" w:hAnsi="Times New Roman" w:cs="Times New Roman"/>
          <w:lang w:val="en-US"/>
        </w:rPr>
        <w:t>(Fig. S3)</w:t>
      </w:r>
      <w:r w:rsidR="003E30E9">
        <w:rPr>
          <w:rFonts w:ascii="Times New Roman" w:hAnsi="Times New Roman" w:cs="Times New Roman"/>
          <w:lang w:val="en-US"/>
        </w:rPr>
        <w:t>.</w:t>
      </w:r>
      <w:r w:rsidR="004549B5">
        <w:rPr>
          <w:rFonts w:ascii="Times New Roman" w:hAnsi="Times New Roman" w:cs="Times New Roman"/>
          <w:lang w:val="en-US"/>
        </w:rPr>
        <w:t xml:space="preserve"> </w:t>
      </w:r>
      <w:r w:rsidR="00FB270A">
        <w:rPr>
          <w:rFonts w:ascii="Times New Roman" w:hAnsi="Times New Roman" w:cs="Times New Roman"/>
          <w:lang w:val="en-US"/>
        </w:rPr>
        <w:t xml:space="preserve">The </w:t>
      </w:r>
      <w:r w:rsidR="00FB270A" w:rsidRPr="00DE4B77">
        <w:rPr>
          <w:rFonts w:ascii="Times New Roman" w:hAnsi="Times New Roman" w:cs="Times New Roman"/>
          <w:lang w:val="en-US"/>
        </w:rPr>
        <w:t xml:space="preserve">observed annual number of </w:t>
      </w:r>
      <w:r w:rsidR="00FB270A">
        <w:rPr>
          <w:rFonts w:ascii="Times New Roman" w:hAnsi="Times New Roman" w:cs="Times New Roman"/>
          <w:lang w:val="en-US"/>
        </w:rPr>
        <w:t>SRW</w:t>
      </w:r>
      <w:r w:rsidR="00AE1FC4">
        <w:rPr>
          <w:rFonts w:ascii="Times New Roman" w:hAnsi="Times New Roman" w:cs="Times New Roman"/>
          <w:lang w:val="en-US"/>
        </w:rPr>
        <w:t>s</w:t>
      </w:r>
      <w:r w:rsidR="00FB270A">
        <w:rPr>
          <w:rFonts w:ascii="Times New Roman" w:hAnsi="Times New Roman" w:cs="Times New Roman"/>
          <w:lang w:val="en-US"/>
        </w:rPr>
        <w:t xml:space="preserve"> was</w:t>
      </w:r>
      <w:r w:rsidR="002A4804">
        <w:rPr>
          <w:rFonts w:ascii="Times New Roman" w:hAnsi="Times New Roman" w:cs="Times New Roman"/>
          <w:lang w:val="en-US"/>
        </w:rPr>
        <w:t xml:space="preserve"> </w:t>
      </w:r>
      <w:r w:rsidR="00FB270A">
        <w:rPr>
          <w:rFonts w:ascii="Times New Roman" w:hAnsi="Times New Roman" w:cs="Times New Roman"/>
          <w:lang w:val="en-US"/>
        </w:rPr>
        <w:t>well approximated by the model (Fig. S4)</w:t>
      </w:r>
      <w:r w:rsidR="00FB270A" w:rsidRPr="00DE4B77">
        <w:rPr>
          <w:rFonts w:ascii="Times New Roman" w:hAnsi="Times New Roman" w:cs="Times New Roman"/>
          <w:lang w:val="en-US"/>
        </w:rPr>
        <w:t>.</w:t>
      </w:r>
      <w:r w:rsidR="00FB270A">
        <w:rPr>
          <w:rFonts w:ascii="Times New Roman" w:hAnsi="Times New Roman" w:cs="Times New Roman"/>
          <w:lang w:val="en-US"/>
        </w:rPr>
        <w:t xml:space="preserve"> </w:t>
      </w:r>
      <w:r w:rsidR="00EA476D">
        <w:rPr>
          <w:rFonts w:ascii="Times New Roman" w:hAnsi="Times New Roman" w:cs="Times New Roman"/>
          <w:lang w:val="en-US"/>
        </w:rPr>
        <w:t>Th</w:t>
      </w:r>
      <w:r w:rsidR="002A4804">
        <w:rPr>
          <w:rFonts w:ascii="Times New Roman" w:hAnsi="Times New Roman" w:cs="Times New Roman"/>
          <w:lang w:val="en-US"/>
        </w:rPr>
        <w:t>e</w:t>
      </w:r>
      <w:r w:rsidR="003E30E9">
        <w:rPr>
          <w:rFonts w:ascii="Times New Roman" w:hAnsi="Times New Roman" w:cs="Times New Roman"/>
          <w:lang w:val="en-US"/>
        </w:rPr>
        <w:t xml:space="preserve"> </w:t>
      </w:r>
      <w:r w:rsidR="002A4804">
        <w:rPr>
          <w:rFonts w:ascii="Times New Roman" w:hAnsi="Times New Roman" w:cs="Times New Roman"/>
          <w:lang w:val="en-US"/>
        </w:rPr>
        <w:t xml:space="preserve">population trajectory </w:t>
      </w:r>
      <w:r w:rsidR="005410E8">
        <w:rPr>
          <w:rFonts w:ascii="Times New Roman" w:hAnsi="Times New Roman" w:cs="Times New Roman"/>
          <w:lang w:val="en-US"/>
        </w:rPr>
        <w:t xml:space="preserve">also </w:t>
      </w:r>
      <w:r w:rsidR="00ED4760" w:rsidRPr="005833F7">
        <w:rPr>
          <w:rFonts w:ascii="Times New Roman" w:hAnsi="Times New Roman" w:cs="Times New Roman"/>
          <w:lang w:val="en-US"/>
        </w:rPr>
        <w:t xml:space="preserve">revealed a very protracted </w:t>
      </w:r>
      <w:r w:rsidR="00AE1FC4">
        <w:rPr>
          <w:rFonts w:ascii="Times New Roman" w:hAnsi="Times New Roman" w:cs="Times New Roman"/>
          <w:lang w:val="en-US"/>
        </w:rPr>
        <w:t xml:space="preserve">period of </w:t>
      </w:r>
      <w:r w:rsidR="00ED4760" w:rsidRPr="005833F7">
        <w:rPr>
          <w:rFonts w:ascii="Times New Roman" w:hAnsi="Times New Roman" w:cs="Times New Roman"/>
          <w:lang w:val="en-US"/>
        </w:rPr>
        <w:t xml:space="preserve">population bottleneck </w:t>
      </w:r>
      <w:r w:rsidR="00366A5A">
        <w:rPr>
          <w:rFonts w:ascii="Times New Roman" w:hAnsi="Times New Roman" w:cs="Times New Roman"/>
          <w:lang w:val="en-US"/>
        </w:rPr>
        <w:t xml:space="preserve">that </w:t>
      </w:r>
      <w:r w:rsidR="00366A5A" w:rsidRPr="001A6CE8">
        <w:rPr>
          <w:rFonts w:ascii="Times New Roman" w:hAnsi="Times New Roman" w:cs="Times New Roman"/>
          <w:lang w:val="en-US"/>
        </w:rPr>
        <w:t xml:space="preserve">started slightly later than </w:t>
      </w:r>
      <w:r w:rsidR="00195C21">
        <w:rPr>
          <w:rFonts w:ascii="Times New Roman" w:hAnsi="Times New Roman" w:cs="Times New Roman"/>
          <w:lang w:val="en-US"/>
        </w:rPr>
        <w:t xml:space="preserve">was </w:t>
      </w:r>
      <w:r w:rsidR="00366A5A" w:rsidRPr="001A6CE8">
        <w:rPr>
          <w:rFonts w:ascii="Times New Roman" w:hAnsi="Times New Roman" w:cs="Times New Roman"/>
          <w:lang w:val="en-US"/>
        </w:rPr>
        <w:t>estimated by the forward approach.</w:t>
      </w:r>
      <w:r w:rsidR="002355B3">
        <w:rPr>
          <w:rFonts w:ascii="Times New Roman" w:hAnsi="Times New Roman" w:cs="Times New Roman"/>
          <w:lang w:val="en-US"/>
        </w:rPr>
        <w:t xml:space="preserve"> </w:t>
      </w:r>
      <w:r w:rsidR="00E12B1E">
        <w:rPr>
          <w:rFonts w:ascii="Times New Roman" w:hAnsi="Times New Roman" w:cs="Times New Roman"/>
          <w:lang w:val="en-US"/>
        </w:rPr>
        <w:t xml:space="preserve">The </w:t>
      </w:r>
      <w:r w:rsidR="00F75EC6">
        <w:rPr>
          <w:rFonts w:ascii="Times New Roman" w:hAnsi="Times New Roman" w:cs="Times New Roman"/>
          <w:lang w:val="en-US"/>
        </w:rPr>
        <w:t>posterior median</w:t>
      </w:r>
      <w:r w:rsidR="00935E76">
        <w:rPr>
          <w:rFonts w:ascii="Times New Roman" w:hAnsi="Times New Roman" w:cs="Times New Roman"/>
          <w:lang w:val="en-US"/>
        </w:rPr>
        <w:t>s</w:t>
      </w:r>
      <w:r w:rsidR="00F75EC6">
        <w:rPr>
          <w:rFonts w:ascii="Times New Roman" w:hAnsi="Times New Roman" w:cs="Times New Roman"/>
          <w:lang w:val="en-US"/>
        </w:rPr>
        <w:t xml:space="preserve"> </w:t>
      </w:r>
      <w:r w:rsidR="00935E76">
        <w:rPr>
          <w:rFonts w:ascii="Times New Roman" w:hAnsi="Times New Roman" w:cs="Times New Roman"/>
          <w:lang w:val="en-US"/>
        </w:rPr>
        <w:t>for</w:t>
      </w:r>
      <w:r w:rsidR="00F75EC6">
        <w:rPr>
          <w:rFonts w:ascii="Times New Roman" w:hAnsi="Times New Roman" w:cs="Times New Roman"/>
          <w:lang w:val="en-US"/>
        </w:rPr>
        <w:t xml:space="preserve"> </w:t>
      </w:r>
      <m:oMath>
        <m:r>
          <w:rPr>
            <w:rFonts w:ascii="Cambria Math" w:eastAsiaTheme="minorEastAsia" w:hAnsi="Cambria Math" w:cs="Times New Roman"/>
            <w:color w:val="000000"/>
            <w:lang w:val="en-GB"/>
          </w:rPr>
          <m:t>K</m:t>
        </m:r>
      </m:oMath>
      <w:r w:rsidR="00A67DD0">
        <w:rPr>
          <w:rFonts w:ascii="Times New Roman" w:eastAsiaTheme="minorEastAsia" w:hAnsi="Times New Roman" w:cs="Times New Roman"/>
          <w:color w:val="000000"/>
          <w:lang w:val="en-GB"/>
        </w:rPr>
        <w:t xml:space="preserve"> </w:t>
      </w:r>
      <w:r w:rsidR="00A76C91">
        <w:rPr>
          <w:rFonts w:ascii="Times New Roman" w:eastAsiaTheme="minorEastAsia" w:hAnsi="Times New Roman" w:cs="Times New Roman"/>
          <w:color w:val="000000"/>
          <w:lang w:val="en-GB"/>
        </w:rPr>
        <w:t xml:space="preserve">and </w:t>
      </w:r>
      <m:oMath>
        <m:r>
          <w:rPr>
            <w:rFonts w:ascii="Cambria Math" w:eastAsiaTheme="minorEastAsia" w:hAnsi="Cambria Math" w:cs="Times New Roman"/>
            <w:color w:val="000000"/>
            <w:lang w:val="en-US"/>
          </w:rPr>
          <m:t>q</m:t>
        </m:r>
      </m:oMath>
      <w:r w:rsidR="00A76C91">
        <w:rPr>
          <w:rFonts w:ascii="Times New Roman" w:eastAsiaTheme="minorEastAsia" w:hAnsi="Times New Roman" w:cs="Times New Roman"/>
          <w:color w:val="000000"/>
          <w:lang w:val="en-GB"/>
        </w:rPr>
        <w:t xml:space="preserve"> </w:t>
      </w:r>
      <w:r w:rsidR="00A67DD0">
        <w:rPr>
          <w:rFonts w:ascii="Times New Roman" w:eastAsiaTheme="minorEastAsia" w:hAnsi="Times New Roman" w:cs="Times New Roman"/>
          <w:color w:val="000000"/>
          <w:lang w:val="en-GB"/>
        </w:rPr>
        <w:t>w</w:t>
      </w:r>
      <w:r w:rsidR="00935E76">
        <w:rPr>
          <w:rFonts w:ascii="Times New Roman" w:eastAsiaTheme="minorEastAsia" w:hAnsi="Times New Roman" w:cs="Times New Roman"/>
          <w:color w:val="000000"/>
          <w:lang w:val="en-GB"/>
        </w:rPr>
        <w:t>ere</w:t>
      </w:r>
      <w:r w:rsidR="00A67DD0">
        <w:rPr>
          <w:rFonts w:ascii="Times New Roman" w:eastAsiaTheme="minorEastAsia" w:hAnsi="Times New Roman" w:cs="Times New Roman"/>
          <w:color w:val="000000"/>
          <w:lang w:val="en-GB"/>
        </w:rPr>
        <w:t xml:space="preserve"> similar</w:t>
      </w:r>
      <w:r w:rsidR="005703EA">
        <w:rPr>
          <w:rFonts w:ascii="Times New Roman" w:eastAsiaTheme="minorEastAsia" w:hAnsi="Times New Roman" w:cs="Times New Roman"/>
          <w:color w:val="000000"/>
          <w:lang w:val="en-GB"/>
        </w:rPr>
        <w:t xml:space="preserve"> </w:t>
      </w:r>
      <w:r w:rsidR="005703EA" w:rsidRPr="005703EA">
        <w:rPr>
          <w:rFonts w:ascii="Times New Roman" w:eastAsiaTheme="minorEastAsia" w:hAnsi="Times New Roman" w:cs="Times New Roman"/>
          <w:color w:val="000000"/>
          <w:lang w:val="en-GB"/>
        </w:rPr>
        <w:t>to th</w:t>
      </w:r>
      <w:r w:rsidR="00935E76">
        <w:rPr>
          <w:rFonts w:ascii="Times New Roman" w:eastAsiaTheme="minorEastAsia" w:hAnsi="Times New Roman" w:cs="Times New Roman"/>
          <w:color w:val="000000"/>
          <w:lang w:val="en-GB"/>
        </w:rPr>
        <w:t>ose</w:t>
      </w:r>
      <w:r w:rsidR="005703EA" w:rsidRPr="005703EA">
        <w:rPr>
          <w:rFonts w:ascii="Times New Roman" w:eastAsiaTheme="minorEastAsia" w:hAnsi="Times New Roman" w:cs="Times New Roman"/>
          <w:color w:val="000000"/>
          <w:lang w:val="en-GB"/>
        </w:rPr>
        <w:t xml:space="preserve"> previously estimate</w:t>
      </w:r>
      <w:r w:rsidR="00E82A6F">
        <w:rPr>
          <w:rFonts w:ascii="Times New Roman" w:eastAsiaTheme="minorEastAsia" w:hAnsi="Times New Roman" w:cs="Times New Roman"/>
          <w:color w:val="000000"/>
          <w:lang w:val="en-GB"/>
        </w:rPr>
        <w:t>d</w:t>
      </w:r>
      <w:r w:rsidR="00976214">
        <w:rPr>
          <w:rFonts w:ascii="Times New Roman" w:eastAsiaTheme="minorEastAsia" w:hAnsi="Times New Roman" w:cs="Times New Roman"/>
          <w:color w:val="000000"/>
          <w:lang w:val="en-GB"/>
        </w:rPr>
        <w:t xml:space="preserve"> (Table </w:t>
      </w:r>
      <w:r w:rsidR="00A76C91">
        <w:rPr>
          <w:rFonts w:ascii="Times New Roman" w:eastAsiaTheme="minorEastAsia" w:hAnsi="Times New Roman" w:cs="Times New Roman"/>
          <w:color w:val="000000"/>
          <w:lang w:val="en-GB"/>
        </w:rPr>
        <w:t>S3</w:t>
      </w:r>
      <w:r w:rsidR="00AD043A">
        <w:rPr>
          <w:rFonts w:ascii="Times New Roman" w:eastAsiaTheme="minorEastAsia" w:hAnsi="Times New Roman" w:cs="Times New Roman"/>
          <w:color w:val="000000"/>
          <w:lang w:val="en-GB"/>
        </w:rPr>
        <w:t>, Fig. S5</w:t>
      </w:r>
      <w:r w:rsidR="00A76C91">
        <w:rPr>
          <w:rFonts w:ascii="Times New Roman" w:eastAsiaTheme="minorEastAsia" w:hAnsi="Times New Roman" w:cs="Times New Roman"/>
          <w:color w:val="000000"/>
          <w:lang w:val="en-GB"/>
        </w:rPr>
        <w:t>)</w:t>
      </w:r>
      <w:r w:rsidR="00E82A6F">
        <w:rPr>
          <w:rFonts w:ascii="Times New Roman" w:eastAsiaTheme="minorEastAsia" w:hAnsi="Times New Roman" w:cs="Times New Roman"/>
          <w:color w:val="000000"/>
          <w:lang w:val="en-GB"/>
        </w:rPr>
        <w:t>.</w:t>
      </w:r>
      <w:r w:rsidR="00AD043A">
        <w:rPr>
          <w:rFonts w:ascii="Times New Roman" w:eastAsiaTheme="minorEastAsia" w:hAnsi="Times New Roman" w:cs="Times New Roman"/>
          <w:color w:val="000000"/>
          <w:lang w:val="en-GB"/>
        </w:rPr>
        <w:t xml:space="preserve"> The main difference between both approach</w:t>
      </w:r>
      <w:r w:rsidR="00F17D4C">
        <w:rPr>
          <w:rFonts w:ascii="Times New Roman" w:eastAsiaTheme="minorEastAsia" w:hAnsi="Times New Roman" w:cs="Times New Roman"/>
          <w:color w:val="000000"/>
          <w:lang w:val="en-GB"/>
        </w:rPr>
        <w:t>es</w:t>
      </w:r>
      <w:r w:rsidR="00AD043A">
        <w:rPr>
          <w:rFonts w:ascii="Times New Roman" w:eastAsiaTheme="minorEastAsia" w:hAnsi="Times New Roman" w:cs="Times New Roman"/>
          <w:color w:val="000000"/>
          <w:lang w:val="en-GB"/>
        </w:rPr>
        <w:t xml:space="preserve"> was</w:t>
      </w:r>
      <w:r w:rsidR="00DB150D">
        <w:rPr>
          <w:rFonts w:ascii="Times New Roman" w:eastAsiaTheme="minorEastAsia" w:hAnsi="Times New Roman" w:cs="Times New Roman"/>
          <w:color w:val="000000"/>
          <w:lang w:val="en-GB"/>
        </w:rPr>
        <w:t xml:space="preserve"> the posterior distribution on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DB150D">
        <w:rPr>
          <w:rFonts w:ascii="Times New Roman" w:eastAsiaTheme="minorEastAsia" w:hAnsi="Times New Roman" w:cs="Times New Roman"/>
          <w:color w:val="000000"/>
          <w:lang w:val="en-GB"/>
        </w:rPr>
        <w:t xml:space="preserve">. </w:t>
      </w:r>
      <w:r w:rsidR="00F21126">
        <w:rPr>
          <w:rFonts w:ascii="Times New Roman" w:eastAsiaTheme="minorEastAsia" w:hAnsi="Times New Roman" w:cs="Times New Roman"/>
          <w:color w:val="000000"/>
          <w:lang w:val="en-GB"/>
        </w:rPr>
        <w:t xml:space="preserve">The backward approach </w:t>
      </w:r>
      <w:proofErr w:type="spellStart"/>
      <w:r w:rsidR="00F21126" w:rsidRPr="0070704B">
        <w:rPr>
          <w:rFonts w:ascii="Times New Roman" w:hAnsi="Times New Roman" w:cs="Times New Roman"/>
          <w:lang w:val="en-US"/>
        </w:rPr>
        <w:t>favoured</w:t>
      </w:r>
      <w:proofErr w:type="spellEnd"/>
      <w:r w:rsidR="00F21126" w:rsidRPr="0070704B">
        <w:rPr>
          <w:rFonts w:ascii="Times New Roman" w:hAnsi="Times New Roman" w:cs="Times New Roman"/>
          <w:lang w:val="en-US"/>
        </w:rPr>
        <w:t xml:space="preserve"> </w:t>
      </w:r>
      <w:r w:rsidR="004965AD">
        <w:rPr>
          <w:rFonts w:ascii="Times New Roman" w:hAnsi="Times New Roman" w:cs="Times New Roman"/>
          <w:lang w:val="en-US"/>
        </w:rPr>
        <w:t xml:space="preserve">a </w:t>
      </w:r>
      <w:r w:rsidR="00F21126" w:rsidRPr="0070704B">
        <w:rPr>
          <w:rFonts w:ascii="Times New Roman" w:hAnsi="Times New Roman" w:cs="Times New Roman"/>
          <w:lang w:val="en-US"/>
        </w:rPr>
        <w:t xml:space="preserve">very </w:t>
      </w:r>
      <w:r w:rsidR="00F21126">
        <w:rPr>
          <w:rFonts w:ascii="Times New Roman" w:hAnsi="Times New Roman" w:cs="Times New Roman"/>
          <w:lang w:val="en-US"/>
        </w:rPr>
        <w:t xml:space="preserve">low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B62D1A">
        <w:rPr>
          <w:rFonts w:ascii="Times New Roman" w:eastAsiaTheme="minorEastAsia" w:hAnsi="Times New Roman" w:cs="Times New Roman"/>
          <w:color w:val="000000"/>
          <w:lang w:val="en-GB"/>
        </w:rPr>
        <w:t xml:space="preserve"> ranging between </w:t>
      </w:r>
      <w:r w:rsidR="00743334">
        <w:rPr>
          <w:rFonts w:ascii="Times New Roman" w:eastAsiaTheme="minorEastAsia" w:hAnsi="Times New Roman" w:cs="Times New Roman"/>
          <w:color w:val="000000"/>
          <w:lang w:val="en-GB"/>
        </w:rPr>
        <w:t xml:space="preserve">0.025 and 0.041. </w:t>
      </w:r>
      <w:r w:rsidR="00F21126" w:rsidRPr="0070704B">
        <w:rPr>
          <w:rFonts w:ascii="Times New Roman" w:hAnsi="Times New Roman" w:cs="Times New Roman"/>
          <w:lang w:val="en-US"/>
        </w:rPr>
        <w:t xml:space="preserve">This </w:t>
      </w:r>
      <w:r w:rsidR="004965AD">
        <w:rPr>
          <w:rFonts w:ascii="Times New Roman" w:hAnsi="Times New Roman" w:cs="Times New Roman"/>
          <w:lang w:val="en-US"/>
        </w:rPr>
        <w:t xml:space="preserve">value </w:t>
      </w:r>
      <w:r w:rsidR="00F21126" w:rsidRPr="0070704B">
        <w:rPr>
          <w:rFonts w:ascii="Times New Roman" w:hAnsi="Times New Roman" w:cs="Times New Roman"/>
          <w:lang w:val="en-US"/>
        </w:rPr>
        <w:t>is likely to be an</w:t>
      </w:r>
      <w:r w:rsidR="000939E1">
        <w:rPr>
          <w:rFonts w:ascii="Times New Roman" w:hAnsi="Times New Roman" w:cs="Times New Roman"/>
          <w:lang w:val="en-US"/>
        </w:rPr>
        <w:t xml:space="preserve"> </w:t>
      </w:r>
      <w:r w:rsidR="00F21126" w:rsidRPr="0070704B">
        <w:rPr>
          <w:rFonts w:ascii="Times New Roman" w:hAnsi="Times New Roman" w:cs="Times New Roman"/>
          <w:lang w:val="en-US"/>
        </w:rPr>
        <w:t xml:space="preserve">unrealistically </w:t>
      </w:r>
      <w:r w:rsidR="000939E1">
        <w:rPr>
          <w:rFonts w:ascii="Times New Roman" w:hAnsi="Times New Roman" w:cs="Times New Roman"/>
          <w:lang w:val="en-US"/>
        </w:rPr>
        <w:t xml:space="preserve">low </w:t>
      </w:r>
      <w:r w:rsidR="00F21126" w:rsidRPr="0070704B">
        <w:rPr>
          <w:rFonts w:ascii="Times New Roman" w:hAnsi="Times New Roman" w:cs="Times New Roman"/>
          <w:lang w:val="en-US"/>
        </w:rPr>
        <w:t xml:space="preserve">rate of increase for </w:t>
      </w:r>
      <w:r w:rsidR="000B0683">
        <w:rPr>
          <w:rFonts w:ascii="Times New Roman" w:hAnsi="Times New Roman" w:cs="Times New Roman"/>
          <w:lang w:val="en-US"/>
        </w:rPr>
        <w:t>s</w:t>
      </w:r>
      <w:r w:rsidR="00F21126" w:rsidRPr="0070704B">
        <w:rPr>
          <w:rFonts w:ascii="Times New Roman" w:hAnsi="Times New Roman" w:cs="Times New Roman"/>
          <w:lang w:val="en-US"/>
        </w:rPr>
        <w:t xml:space="preserve">outhern </w:t>
      </w:r>
      <w:r w:rsidR="000B0683">
        <w:rPr>
          <w:rFonts w:ascii="Times New Roman" w:hAnsi="Times New Roman" w:cs="Times New Roman"/>
          <w:lang w:val="en-US"/>
        </w:rPr>
        <w:t>r</w:t>
      </w:r>
      <w:r w:rsidR="00F21126" w:rsidRPr="0070704B">
        <w:rPr>
          <w:rFonts w:ascii="Times New Roman" w:hAnsi="Times New Roman" w:cs="Times New Roman"/>
          <w:lang w:val="en-US"/>
        </w:rPr>
        <w:t>ight whales</w:t>
      </w:r>
      <w:r w:rsidR="000939E1">
        <w:rPr>
          <w:rFonts w:ascii="Times New Roman" w:hAnsi="Times New Roman" w:cs="Times New Roman"/>
          <w:lang w:val="en-US"/>
        </w:rPr>
        <w:t>.</w:t>
      </w:r>
    </w:p>
    <w:p w14:paraId="76960138" w14:textId="72091BD4" w:rsidR="00476E4A" w:rsidRDefault="00476E4A" w:rsidP="00F769C0">
      <w:pPr>
        <w:autoSpaceDE w:val="0"/>
        <w:autoSpaceDN w:val="0"/>
        <w:adjustRightInd w:val="0"/>
        <w:spacing w:after="0" w:line="360" w:lineRule="auto"/>
        <w:rPr>
          <w:rFonts w:ascii="AdvTT4dbafa8d" w:hAnsi="AdvTT4dbafa8d" w:cs="AdvTT4dbafa8d"/>
          <w:color w:val="231F20"/>
          <w:sz w:val="18"/>
          <w:szCs w:val="18"/>
          <w:lang w:val="en-US"/>
        </w:rPr>
      </w:pPr>
    </w:p>
    <w:p w14:paraId="3989195D" w14:textId="77777777" w:rsidR="000A2DC5" w:rsidRPr="00973DDE" w:rsidRDefault="000A2DC5" w:rsidP="00F769C0">
      <w:pPr>
        <w:spacing w:after="0" w:line="360" w:lineRule="auto"/>
        <w:rPr>
          <w:rFonts w:ascii="Times New Roman" w:hAnsi="Times New Roman" w:cs="Times New Roman"/>
          <w:b/>
          <w:bCs/>
          <w:color w:val="000000"/>
          <w:lang w:val="en-GB"/>
        </w:rPr>
      </w:pPr>
      <w:r w:rsidRPr="00973DDE">
        <w:rPr>
          <w:rFonts w:ascii="Times New Roman" w:hAnsi="Times New Roman" w:cs="Times New Roman"/>
          <w:b/>
          <w:bCs/>
          <w:color w:val="000000"/>
          <w:lang w:val="en-GB"/>
        </w:rPr>
        <w:t>Discussion</w:t>
      </w:r>
    </w:p>
    <w:p w14:paraId="574895DD" w14:textId="3F71DE1F" w:rsidR="002043B1" w:rsidRPr="00C206B1" w:rsidRDefault="000A2DC5" w:rsidP="00A35C96">
      <w:pPr>
        <w:autoSpaceDE w:val="0"/>
        <w:autoSpaceDN w:val="0"/>
        <w:adjustRightInd w:val="0"/>
        <w:spacing w:after="0" w:line="360" w:lineRule="auto"/>
        <w:ind w:firstLine="284"/>
        <w:rPr>
          <w:rFonts w:ascii="Times New Roman" w:hAnsi="Times New Roman" w:cs="Times New Roman"/>
          <w:highlight w:val="yellow"/>
          <w:lang w:val="en-US"/>
        </w:rPr>
      </w:pPr>
      <w:r>
        <w:rPr>
          <w:rFonts w:ascii="Times New Roman" w:hAnsi="Times New Roman" w:cs="Times New Roman"/>
          <w:lang w:val="en-US"/>
        </w:rPr>
        <w:t xml:space="preserve">The </w:t>
      </w:r>
      <w:r w:rsidR="00D62044">
        <w:rPr>
          <w:rFonts w:ascii="Times New Roman" w:hAnsi="Times New Roman" w:cs="Times New Roman"/>
          <w:lang w:val="en-US"/>
        </w:rPr>
        <w:t>s</w:t>
      </w:r>
      <w:r w:rsidRPr="00A62569">
        <w:rPr>
          <w:rFonts w:ascii="Times New Roman" w:hAnsi="Times New Roman" w:cs="Times New Roman"/>
          <w:lang w:val="en-US"/>
        </w:rPr>
        <w:t xml:space="preserve">outhern </w:t>
      </w:r>
      <w:r w:rsidR="00D62044">
        <w:rPr>
          <w:rFonts w:ascii="Times New Roman" w:hAnsi="Times New Roman" w:cs="Times New Roman"/>
          <w:lang w:val="en-US"/>
        </w:rPr>
        <w:t>r</w:t>
      </w:r>
      <w:r w:rsidRPr="00A62569">
        <w:rPr>
          <w:rFonts w:ascii="Times New Roman" w:hAnsi="Times New Roman" w:cs="Times New Roman"/>
          <w:lang w:val="en-US"/>
        </w:rPr>
        <w:t xml:space="preserve">ight </w:t>
      </w:r>
      <w:r w:rsidR="00D62044">
        <w:rPr>
          <w:rFonts w:ascii="Times New Roman" w:hAnsi="Times New Roman" w:cs="Times New Roman"/>
          <w:lang w:val="en-US"/>
        </w:rPr>
        <w:t>w</w:t>
      </w:r>
      <w:r w:rsidRPr="00A62569">
        <w:rPr>
          <w:rFonts w:ascii="Times New Roman" w:hAnsi="Times New Roman" w:cs="Times New Roman"/>
          <w:lang w:val="en-US"/>
        </w:rPr>
        <w:t>hale</w:t>
      </w:r>
      <w:r>
        <w:rPr>
          <w:rFonts w:ascii="Times New Roman" w:hAnsi="Times New Roman" w:cs="Times New Roman"/>
          <w:lang w:val="en-US"/>
        </w:rPr>
        <w:t xml:space="preserve"> </w:t>
      </w:r>
      <w:r w:rsidRPr="005179E2">
        <w:rPr>
          <w:rFonts w:ascii="Times New Roman" w:hAnsi="Times New Roman" w:cs="Times New Roman"/>
          <w:color w:val="000000"/>
          <w:lang w:val="en-GB"/>
        </w:rPr>
        <w:t>was one of the species of baleen</w:t>
      </w:r>
      <w:r w:rsidR="00A36396">
        <w:rPr>
          <w:rFonts w:ascii="Times New Roman" w:hAnsi="Times New Roman" w:cs="Times New Roman"/>
          <w:color w:val="000000"/>
          <w:lang w:val="en-GB"/>
        </w:rPr>
        <w:t xml:space="preserve"> </w:t>
      </w:r>
      <w:r w:rsidRPr="005179E2">
        <w:rPr>
          <w:rFonts w:ascii="Times New Roman" w:hAnsi="Times New Roman" w:cs="Times New Roman"/>
          <w:color w:val="000000"/>
          <w:lang w:val="en-GB"/>
        </w:rPr>
        <w:t>whales that</w:t>
      </w:r>
      <w:r>
        <w:rPr>
          <w:rFonts w:ascii="Times New Roman" w:hAnsi="Times New Roman" w:cs="Times New Roman"/>
          <w:color w:val="000000"/>
          <w:lang w:val="en-GB"/>
        </w:rPr>
        <w:t xml:space="preserve"> </w:t>
      </w:r>
      <w:r w:rsidRPr="00DC54EC">
        <w:rPr>
          <w:rFonts w:ascii="Times New Roman" w:hAnsi="Times New Roman" w:cs="Times New Roman"/>
          <w:lang w:val="en-US"/>
        </w:rPr>
        <w:t>ha</w:t>
      </w:r>
      <w:r w:rsidR="001C2AB7">
        <w:rPr>
          <w:rFonts w:ascii="Times New Roman" w:hAnsi="Times New Roman" w:cs="Times New Roman"/>
          <w:lang w:val="en-US"/>
        </w:rPr>
        <w:t>s</w:t>
      </w:r>
      <w:r w:rsidRPr="00DC54EC">
        <w:rPr>
          <w:rFonts w:ascii="Times New Roman" w:hAnsi="Times New Roman" w:cs="Times New Roman"/>
          <w:lang w:val="en-US"/>
        </w:rPr>
        <w:t xml:space="preserve"> experienced</w:t>
      </w:r>
      <w:r w:rsidR="00E40BA7">
        <w:rPr>
          <w:rFonts w:ascii="Times New Roman" w:hAnsi="Times New Roman" w:cs="Times New Roman"/>
          <w:lang w:val="en-US"/>
        </w:rPr>
        <w:t xml:space="preserve"> </w:t>
      </w:r>
      <w:r w:rsidRPr="00DC54EC">
        <w:rPr>
          <w:rFonts w:ascii="Times New Roman" w:hAnsi="Times New Roman" w:cs="Times New Roman"/>
          <w:lang w:val="en-US"/>
        </w:rPr>
        <w:t>long periods of exploitation</w:t>
      </w:r>
      <w:r>
        <w:rPr>
          <w:rFonts w:ascii="Times New Roman" w:hAnsi="Times New Roman" w:cs="Times New Roman"/>
          <w:lang w:val="en-US"/>
        </w:rPr>
        <w:t xml:space="preserve">. </w:t>
      </w:r>
      <w:r>
        <w:rPr>
          <w:rFonts w:ascii="Times New Roman" w:hAnsi="Times New Roman" w:cs="Times New Roman"/>
          <w:color w:val="000000"/>
          <w:lang w:val="en-GB"/>
        </w:rPr>
        <w:t xml:space="preserve">Here, we integrated information from </w:t>
      </w:r>
      <w:r w:rsidRPr="0064479C">
        <w:rPr>
          <w:rFonts w:ascii="Times New Roman" w:hAnsi="Times New Roman" w:cs="Times New Roman"/>
          <w:color w:val="000000"/>
          <w:lang w:val="en-US"/>
        </w:rPr>
        <w:t>multiple sources</w:t>
      </w:r>
      <w:r>
        <w:rPr>
          <w:rFonts w:ascii="Times New Roman" w:hAnsi="Times New Roman" w:cs="Times New Roman"/>
          <w:color w:val="000000"/>
          <w:lang w:val="en-US"/>
        </w:rPr>
        <w:t xml:space="preserve"> </w:t>
      </w:r>
      <w:r>
        <w:rPr>
          <w:rFonts w:ascii="Times New Roman" w:hAnsi="Times New Roman" w:cs="Times New Roman"/>
          <w:color w:val="000000"/>
          <w:lang w:val="en-GB"/>
        </w:rPr>
        <w:t xml:space="preserve">for a better understanding of </w:t>
      </w:r>
      <w:r w:rsidR="001B3497">
        <w:rPr>
          <w:rFonts w:ascii="Times New Roman" w:hAnsi="Times New Roman" w:cs="Times New Roman"/>
          <w:color w:val="000000"/>
          <w:lang w:val="en-GB"/>
        </w:rPr>
        <w:t xml:space="preserve">the </w:t>
      </w:r>
      <w:r>
        <w:rPr>
          <w:rFonts w:ascii="Times New Roman" w:hAnsi="Times New Roman" w:cs="Times New Roman"/>
          <w:color w:val="000000"/>
          <w:lang w:val="en-GB"/>
        </w:rPr>
        <w:t xml:space="preserve">SRW </w:t>
      </w:r>
      <w:r w:rsidRPr="00DE0FC0">
        <w:rPr>
          <w:rFonts w:ascii="Times New Roman" w:hAnsi="Times New Roman" w:cs="Times New Roman"/>
          <w:color w:val="000000"/>
          <w:lang w:val="en-GB"/>
        </w:rPr>
        <w:t xml:space="preserve">population dynamic </w:t>
      </w:r>
      <w:r>
        <w:rPr>
          <w:rFonts w:ascii="Times New Roman" w:hAnsi="Times New Roman" w:cs="Times New Roman"/>
          <w:color w:val="000000"/>
          <w:lang w:val="en-GB"/>
        </w:rPr>
        <w:t xml:space="preserve">from the </w:t>
      </w:r>
      <w:r w:rsidR="007D6CA4">
        <w:rPr>
          <w:rFonts w:ascii="Times New Roman" w:hAnsi="Times New Roman" w:cs="Times New Roman"/>
          <w:color w:val="000000"/>
          <w:lang w:val="en-GB"/>
        </w:rPr>
        <w:t>south</w:t>
      </w:r>
      <w:r>
        <w:rPr>
          <w:rFonts w:ascii="Times New Roman" w:hAnsi="Times New Roman" w:cs="Times New Roman"/>
          <w:color w:val="000000"/>
          <w:lang w:val="en-GB"/>
        </w:rPr>
        <w:t xml:space="preserve">western Atlantic Ocean </w:t>
      </w:r>
      <w:r w:rsidRPr="005E28B2">
        <w:rPr>
          <w:rFonts w:ascii="Times New Roman" w:hAnsi="Times New Roman" w:cs="Times New Roman"/>
          <w:color w:val="000000"/>
          <w:lang w:val="en-GB"/>
        </w:rPr>
        <w:t xml:space="preserve">over a </w:t>
      </w:r>
      <w:r>
        <w:rPr>
          <w:rFonts w:ascii="Times New Roman" w:hAnsi="Times New Roman" w:cs="Times New Roman"/>
          <w:color w:val="000000"/>
          <w:lang w:val="en-GB"/>
        </w:rPr>
        <w:t>370</w:t>
      </w:r>
      <w:r w:rsidRPr="005E28B2">
        <w:rPr>
          <w:rFonts w:ascii="Times New Roman" w:hAnsi="Times New Roman" w:cs="Times New Roman"/>
          <w:color w:val="000000"/>
          <w:lang w:val="en-GB"/>
        </w:rPr>
        <w:t>-year time frame</w:t>
      </w:r>
      <w:r>
        <w:rPr>
          <w:rFonts w:ascii="Times New Roman" w:hAnsi="Times New Roman" w:cs="Times New Roman"/>
          <w:color w:val="000000"/>
          <w:lang w:val="en-GB"/>
        </w:rPr>
        <w:t xml:space="preserve">. The modelling approach was based on a </w:t>
      </w:r>
      <w:r w:rsidRPr="00B302C7">
        <w:rPr>
          <w:rFonts w:ascii="Times New Roman" w:hAnsi="Times New Roman" w:cs="Times New Roman"/>
          <w:color w:val="000000"/>
          <w:lang w:val="en-GB"/>
        </w:rPr>
        <w:t>Bayesian state-space surplus</w:t>
      </w:r>
      <w:r>
        <w:rPr>
          <w:rFonts w:ascii="Times New Roman" w:hAnsi="Times New Roman" w:cs="Times New Roman"/>
          <w:color w:val="000000"/>
          <w:lang w:val="en-GB"/>
        </w:rPr>
        <w:t xml:space="preserve"> </w:t>
      </w:r>
      <w:r w:rsidRPr="00B302C7">
        <w:rPr>
          <w:rFonts w:ascii="Times New Roman" w:hAnsi="Times New Roman" w:cs="Times New Roman"/>
          <w:color w:val="000000"/>
          <w:lang w:val="en-GB"/>
        </w:rPr>
        <w:t>production model</w:t>
      </w:r>
      <w:r w:rsidR="009822A5">
        <w:rPr>
          <w:rFonts w:ascii="Times New Roman" w:hAnsi="Times New Roman" w:cs="Times New Roman"/>
          <w:color w:val="000000"/>
          <w:lang w:val="en-GB"/>
        </w:rPr>
        <w:t xml:space="preserve"> that, for the first time,</w:t>
      </w:r>
      <w:r>
        <w:rPr>
          <w:rFonts w:ascii="Times New Roman" w:hAnsi="Times New Roman" w:cs="Times New Roman"/>
          <w:color w:val="000000"/>
          <w:lang w:val="en-GB"/>
        </w:rPr>
        <w:t xml:space="preserve"> </w:t>
      </w:r>
      <w:r w:rsidR="009822A5">
        <w:rPr>
          <w:rFonts w:ascii="Times New Roman" w:hAnsi="Times New Roman" w:cs="Times New Roman"/>
          <w:color w:val="000000"/>
          <w:lang w:val="en-GB"/>
        </w:rPr>
        <w:t xml:space="preserve">enabled an </w:t>
      </w:r>
      <w:r>
        <w:rPr>
          <w:rFonts w:ascii="Times New Roman" w:hAnsi="Times New Roman" w:cs="Times New Roman"/>
          <w:color w:val="000000"/>
          <w:lang w:val="en-GB"/>
        </w:rPr>
        <w:t>estimat</w:t>
      </w:r>
      <w:r w:rsidR="009822A5">
        <w:rPr>
          <w:rFonts w:ascii="Times New Roman" w:hAnsi="Times New Roman" w:cs="Times New Roman"/>
          <w:color w:val="000000"/>
          <w:lang w:val="en-GB"/>
        </w:rPr>
        <w:t>ion</w:t>
      </w:r>
      <w:r>
        <w:rPr>
          <w:rFonts w:ascii="Times New Roman" w:hAnsi="Times New Roman" w:cs="Times New Roman"/>
          <w:color w:val="000000"/>
          <w:lang w:val="en-GB"/>
        </w:rPr>
        <w:t xml:space="preserve"> the population trajectory, the historical carrying capacity of the population, and the main biological parameters. An </w:t>
      </w:r>
      <w:r w:rsidRPr="0064479C">
        <w:rPr>
          <w:rFonts w:ascii="Times New Roman" w:hAnsi="Times New Roman" w:cs="Times New Roman"/>
          <w:color w:val="231F20"/>
          <w:lang w:val="en-US"/>
        </w:rPr>
        <w:t xml:space="preserve">in-depth reconstruction </w:t>
      </w:r>
      <w:r>
        <w:rPr>
          <w:rFonts w:ascii="Times New Roman" w:hAnsi="Times New Roman" w:cs="Times New Roman"/>
          <w:color w:val="000000"/>
          <w:lang w:val="en-GB"/>
        </w:rPr>
        <w:t xml:space="preserve">of whaling catches was essential to generate plausible population dynamics. </w:t>
      </w:r>
      <w:r w:rsidRPr="0064479C">
        <w:rPr>
          <w:rFonts w:ascii="Times New Roman" w:hAnsi="Times New Roman" w:cs="Times New Roman"/>
          <w:lang w:val="en-US"/>
        </w:rPr>
        <w:t xml:space="preserve">Our estimates of </w:t>
      </w:r>
      <w:r w:rsidR="005A3ABA">
        <w:rPr>
          <w:rFonts w:ascii="Times New Roman" w:hAnsi="Times New Roman" w:cs="Times New Roman"/>
          <w:lang w:val="en-US"/>
        </w:rPr>
        <w:t xml:space="preserve">the </w:t>
      </w:r>
      <w:r w:rsidRPr="0064479C">
        <w:rPr>
          <w:rFonts w:ascii="Times New Roman" w:hAnsi="Times New Roman" w:cs="Times New Roman"/>
          <w:lang w:val="en-US"/>
        </w:rPr>
        <w:t xml:space="preserve">total </w:t>
      </w:r>
      <w:r w:rsidR="00417A6E">
        <w:rPr>
          <w:rFonts w:ascii="Times New Roman" w:hAnsi="Times New Roman" w:cs="Times New Roman"/>
          <w:lang w:val="en-US"/>
        </w:rPr>
        <w:t xml:space="preserve">SRW </w:t>
      </w:r>
      <w:r w:rsidRPr="0064479C">
        <w:rPr>
          <w:rFonts w:ascii="Times New Roman" w:hAnsi="Times New Roman" w:cs="Times New Roman"/>
          <w:lang w:val="en-US"/>
        </w:rPr>
        <w:t>removals fr</w:t>
      </w:r>
      <w:r>
        <w:rPr>
          <w:rFonts w:ascii="Times New Roman" w:hAnsi="Times New Roman" w:cs="Times New Roman"/>
          <w:lang w:val="en-US"/>
        </w:rPr>
        <w:t>om the stud</w:t>
      </w:r>
      <w:r w:rsidR="00196EB2">
        <w:rPr>
          <w:rFonts w:ascii="Times New Roman" w:hAnsi="Times New Roman" w:cs="Times New Roman"/>
          <w:lang w:val="en-US"/>
        </w:rPr>
        <w:t>y</w:t>
      </w:r>
      <w:r>
        <w:rPr>
          <w:rFonts w:ascii="Times New Roman" w:hAnsi="Times New Roman" w:cs="Times New Roman"/>
          <w:lang w:val="en-US"/>
        </w:rPr>
        <w:t xml:space="preserve"> area since </w:t>
      </w:r>
      <w:r w:rsidRPr="0064479C">
        <w:rPr>
          <w:rFonts w:ascii="Times New Roman" w:hAnsi="Times New Roman" w:cs="Times New Roman"/>
          <w:lang w:val="en-US"/>
        </w:rPr>
        <w:t>the 1</w:t>
      </w:r>
      <w:r>
        <w:rPr>
          <w:rFonts w:ascii="Times New Roman" w:hAnsi="Times New Roman" w:cs="Times New Roman"/>
          <w:lang w:val="en-US"/>
        </w:rPr>
        <w:t>7</w:t>
      </w:r>
      <w:r w:rsidRPr="0064479C">
        <w:rPr>
          <w:rFonts w:ascii="Times New Roman" w:hAnsi="Times New Roman" w:cs="Times New Roman"/>
          <w:lang w:val="en-US"/>
        </w:rPr>
        <w:t xml:space="preserve">th </w:t>
      </w:r>
      <w:r>
        <w:rPr>
          <w:rFonts w:ascii="Times New Roman" w:hAnsi="Times New Roman" w:cs="Times New Roman"/>
          <w:lang w:val="en-US"/>
        </w:rPr>
        <w:t>c</w:t>
      </w:r>
      <w:r w:rsidRPr="0064479C">
        <w:rPr>
          <w:rFonts w:ascii="Times New Roman" w:hAnsi="Times New Roman" w:cs="Times New Roman"/>
          <w:lang w:val="en-US"/>
        </w:rPr>
        <w:t>entur</w:t>
      </w:r>
      <w:r>
        <w:rPr>
          <w:rFonts w:ascii="Times New Roman" w:hAnsi="Times New Roman" w:cs="Times New Roman"/>
          <w:lang w:val="en-US"/>
        </w:rPr>
        <w:t>y</w:t>
      </w:r>
      <w:r w:rsidRPr="0064479C">
        <w:rPr>
          <w:rFonts w:ascii="Times New Roman" w:hAnsi="Times New Roman" w:cs="Times New Roman"/>
          <w:lang w:val="en-US"/>
        </w:rPr>
        <w:t xml:space="preserve"> </w:t>
      </w:r>
      <w:proofErr w:type="gramStart"/>
      <w:r w:rsidRPr="0064479C">
        <w:rPr>
          <w:rFonts w:ascii="Times New Roman" w:hAnsi="Times New Roman" w:cs="Times New Roman"/>
          <w:lang w:val="en-US"/>
        </w:rPr>
        <w:t>are</w:t>
      </w:r>
      <w:proofErr w:type="gramEnd"/>
      <w:r>
        <w:rPr>
          <w:rFonts w:ascii="Times New Roman" w:hAnsi="Times New Roman" w:cs="Times New Roman"/>
          <w:lang w:val="en-US"/>
        </w:rPr>
        <w:t xml:space="preserve"> </w:t>
      </w:r>
      <w:r w:rsidRPr="0064479C">
        <w:rPr>
          <w:rFonts w:ascii="Times New Roman" w:hAnsi="Times New Roman" w:cs="Times New Roman"/>
          <w:lang w:val="en-US"/>
        </w:rPr>
        <w:t>higher than previous estimates</w:t>
      </w:r>
      <w:r w:rsidR="00817E58">
        <w:rPr>
          <w:rFonts w:ascii="Times New Roman" w:hAnsi="Times New Roman" w:cs="Times New Roman"/>
          <w:lang w:val="en-US"/>
        </w:rPr>
        <w:t xml:space="preserve">, which were limited to </w:t>
      </w:r>
      <w:r w:rsidR="00E924CD">
        <w:rPr>
          <w:rFonts w:ascii="Times New Roman" w:hAnsi="Times New Roman" w:cs="Times New Roman"/>
          <w:lang w:val="en-US"/>
        </w:rPr>
        <w:t xml:space="preserve">shorter time periods or </w:t>
      </w:r>
      <w:r w:rsidR="00417A6E">
        <w:rPr>
          <w:rFonts w:ascii="Times New Roman" w:hAnsi="Times New Roman" w:cs="Times New Roman"/>
          <w:lang w:val="en-US"/>
        </w:rPr>
        <w:t xml:space="preserve">smaller </w:t>
      </w:r>
      <w:r w:rsidR="00E924CD">
        <w:rPr>
          <w:rFonts w:ascii="Times New Roman" w:hAnsi="Times New Roman" w:cs="Times New Roman"/>
          <w:lang w:val="en-US"/>
        </w:rPr>
        <w:t>areas tha</w:t>
      </w:r>
      <w:r w:rsidR="00417A6E">
        <w:rPr>
          <w:rFonts w:ascii="Times New Roman" w:hAnsi="Times New Roman" w:cs="Times New Roman"/>
          <w:lang w:val="en-US"/>
        </w:rPr>
        <w:t xml:space="preserve">n </w:t>
      </w:r>
      <w:r w:rsidR="00E924CD">
        <w:rPr>
          <w:rFonts w:ascii="Times New Roman" w:hAnsi="Times New Roman" w:cs="Times New Roman"/>
          <w:lang w:val="en-US"/>
        </w:rPr>
        <w:t>considered here</w:t>
      </w:r>
      <w:r w:rsidR="00223E56">
        <w:rPr>
          <w:rFonts w:ascii="Times New Roman" w:hAnsi="Times New Roman" w:cs="Times New Roman"/>
          <w:lang w:val="en-US"/>
        </w:rPr>
        <w:t>. Richards [2</w:t>
      </w:r>
      <w:r w:rsidR="00C9081C">
        <w:rPr>
          <w:rFonts w:ascii="Times New Roman" w:hAnsi="Times New Roman" w:cs="Times New Roman"/>
          <w:lang w:val="en-US"/>
        </w:rPr>
        <w:t>2</w:t>
      </w:r>
      <w:r w:rsidR="00223E56">
        <w:rPr>
          <w:rFonts w:ascii="Times New Roman" w:hAnsi="Times New Roman" w:cs="Times New Roman"/>
          <w:lang w:val="en-US"/>
        </w:rPr>
        <w:t xml:space="preserve">] </w:t>
      </w:r>
      <w:r w:rsidR="00E7132D">
        <w:rPr>
          <w:rFonts w:ascii="Times New Roman" w:hAnsi="Times New Roman" w:cs="Times New Roman"/>
          <w:lang w:val="en-US"/>
        </w:rPr>
        <w:t>reported</w:t>
      </w:r>
      <w:r w:rsidR="00223E56">
        <w:rPr>
          <w:rFonts w:ascii="Times New Roman" w:hAnsi="Times New Roman" w:cs="Times New Roman"/>
          <w:lang w:val="en-US"/>
        </w:rPr>
        <w:t xml:space="preserve"> a total removal of 30,000 whales during the period </w:t>
      </w:r>
      <w:r w:rsidR="00DF65B1">
        <w:rPr>
          <w:rFonts w:ascii="Times New Roman" w:hAnsi="Times New Roman" w:cs="Times New Roman"/>
          <w:lang w:val="en-US"/>
        </w:rPr>
        <w:t>1772-1813</w:t>
      </w:r>
      <w:r w:rsidR="00817E58">
        <w:rPr>
          <w:rFonts w:ascii="Times New Roman" w:hAnsi="Times New Roman" w:cs="Times New Roman"/>
          <w:lang w:val="en-US"/>
        </w:rPr>
        <w:t xml:space="preserve">, this value is close to our low catch-series. </w:t>
      </w:r>
      <w:r w:rsidR="008D6EDB">
        <w:rPr>
          <w:rFonts w:ascii="Times New Roman" w:hAnsi="Times New Roman" w:cs="Times New Roman"/>
          <w:lang w:val="en-US"/>
        </w:rPr>
        <w:t xml:space="preserve">If this catch series is corrected by the </w:t>
      </w:r>
      <w:r w:rsidR="00CB2B46" w:rsidRPr="00D95162">
        <w:rPr>
          <w:rFonts w:ascii="Times New Roman" w:hAnsi="Times New Roman"/>
          <w:lang w:val="en-GB"/>
        </w:rPr>
        <w:t>‘struck and lost’ rate</w:t>
      </w:r>
      <w:r w:rsidR="00CB2B46">
        <w:rPr>
          <w:rFonts w:ascii="Times New Roman" w:hAnsi="Times New Roman"/>
          <w:lang w:val="en-GB"/>
        </w:rPr>
        <w:t xml:space="preserve"> factor</w:t>
      </w:r>
      <w:r w:rsidR="00714417">
        <w:rPr>
          <w:rFonts w:ascii="Times New Roman" w:hAnsi="Times New Roman"/>
          <w:lang w:val="en-GB"/>
        </w:rPr>
        <w:t>s</w:t>
      </w:r>
      <w:r w:rsidR="00475EC1">
        <w:rPr>
          <w:rFonts w:ascii="Times New Roman" w:hAnsi="Times New Roman"/>
          <w:lang w:val="en-GB"/>
        </w:rPr>
        <w:t xml:space="preserve">, </w:t>
      </w:r>
      <w:r w:rsidR="0097610B">
        <w:rPr>
          <w:rFonts w:ascii="Times New Roman" w:hAnsi="Times New Roman"/>
          <w:lang w:val="en-GB"/>
        </w:rPr>
        <w:t xml:space="preserve">at least 50,000 SRW were removed from the </w:t>
      </w:r>
      <w:r w:rsidR="00D55491">
        <w:rPr>
          <w:rFonts w:ascii="Times New Roman" w:hAnsi="Times New Roman"/>
          <w:lang w:val="en-GB"/>
        </w:rPr>
        <w:t>south</w:t>
      </w:r>
      <w:r w:rsidR="0097610B">
        <w:rPr>
          <w:rFonts w:ascii="Times New Roman" w:hAnsi="Times New Roman" w:cs="Times New Roman"/>
          <w:color w:val="000000"/>
          <w:lang w:val="en-GB"/>
        </w:rPr>
        <w:t xml:space="preserve">western Atlantic Ocean since the beginning of whaling activities. </w:t>
      </w:r>
    </w:p>
    <w:p w14:paraId="674A32BD" w14:textId="77777777" w:rsidR="000A2DC5" w:rsidRPr="00C206B1" w:rsidRDefault="000A2DC5" w:rsidP="00F769C0">
      <w:pPr>
        <w:autoSpaceDE w:val="0"/>
        <w:autoSpaceDN w:val="0"/>
        <w:adjustRightInd w:val="0"/>
        <w:spacing w:after="0" w:line="360" w:lineRule="auto"/>
        <w:rPr>
          <w:rFonts w:ascii="Times New Roman" w:hAnsi="Times New Roman" w:cs="Times New Roman"/>
          <w:lang w:val="en-US"/>
        </w:rPr>
      </w:pPr>
    </w:p>
    <w:p w14:paraId="24896423" w14:textId="06ECED43" w:rsidR="000A2DC5" w:rsidRPr="00BA24F8" w:rsidRDefault="000A2DC5" w:rsidP="00F769C0">
      <w:pPr>
        <w:autoSpaceDE w:val="0"/>
        <w:autoSpaceDN w:val="0"/>
        <w:adjustRightInd w:val="0"/>
        <w:spacing w:after="0" w:line="360" w:lineRule="auto"/>
        <w:rPr>
          <w:rFonts w:ascii="Times New Roman" w:hAnsi="Times New Roman" w:cs="Times New Roman"/>
          <w:i/>
          <w:iCs/>
          <w:color w:val="000000"/>
          <w:lang w:val="en-GB"/>
        </w:rPr>
      </w:pPr>
      <w:r w:rsidRPr="00BA24F8">
        <w:rPr>
          <w:rFonts w:ascii="Times New Roman" w:hAnsi="Times New Roman" w:cs="Times New Roman"/>
          <w:i/>
          <w:iCs/>
          <w:color w:val="000000"/>
          <w:lang w:val="en-GB"/>
        </w:rPr>
        <w:t>Uncertaint</w:t>
      </w:r>
      <w:r w:rsidR="00DC15F4">
        <w:rPr>
          <w:rFonts w:ascii="Times New Roman" w:hAnsi="Times New Roman" w:cs="Times New Roman"/>
          <w:i/>
          <w:iCs/>
          <w:color w:val="000000"/>
          <w:lang w:val="en-GB"/>
        </w:rPr>
        <w:t>ies</w:t>
      </w:r>
      <w:r w:rsidRPr="00BA24F8">
        <w:rPr>
          <w:rFonts w:ascii="Times New Roman" w:hAnsi="Times New Roman" w:cs="Times New Roman"/>
          <w:i/>
          <w:iCs/>
          <w:color w:val="000000"/>
          <w:lang w:val="en-GB"/>
        </w:rPr>
        <w:t xml:space="preserve"> in </w:t>
      </w:r>
      <w:r w:rsidR="00DC15F4">
        <w:rPr>
          <w:rFonts w:ascii="Times New Roman" w:hAnsi="Times New Roman" w:cs="Times New Roman"/>
          <w:i/>
          <w:iCs/>
          <w:color w:val="000000"/>
          <w:lang w:val="en-GB"/>
        </w:rPr>
        <w:t xml:space="preserve">the </w:t>
      </w:r>
      <w:r w:rsidRPr="00BA24F8">
        <w:rPr>
          <w:rFonts w:ascii="Times New Roman" w:hAnsi="Times New Roman" w:cs="Times New Roman"/>
          <w:i/>
          <w:iCs/>
          <w:color w:val="000000"/>
          <w:lang w:val="en-GB"/>
        </w:rPr>
        <w:t xml:space="preserve">data and </w:t>
      </w:r>
      <w:r w:rsidR="00DC15F4">
        <w:rPr>
          <w:rFonts w:ascii="Times New Roman" w:hAnsi="Times New Roman" w:cs="Times New Roman"/>
          <w:i/>
          <w:iCs/>
          <w:color w:val="000000"/>
          <w:lang w:val="en-GB"/>
        </w:rPr>
        <w:t xml:space="preserve">the structure of the </w:t>
      </w:r>
      <w:r w:rsidRPr="00BA24F8">
        <w:rPr>
          <w:rFonts w:ascii="Times New Roman" w:hAnsi="Times New Roman" w:cs="Times New Roman"/>
          <w:i/>
          <w:iCs/>
          <w:color w:val="000000"/>
          <w:lang w:val="en-GB"/>
        </w:rPr>
        <w:t>model</w:t>
      </w:r>
    </w:p>
    <w:p w14:paraId="2C8AE822" w14:textId="77777777" w:rsidR="003F1594" w:rsidRDefault="000F75A8" w:rsidP="00F769C0">
      <w:pPr>
        <w:autoSpaceDE w:val="0"/>
        <w:autoSpaceDN w:val="0"/>
        <w:adjustRightInd w:val="0"/>
        <w:spacing w:after="0" w:line="360" w:lineRule="auto"/>
        <w:ind w:firstLine="284"/>
        <w:rPr>
          <w:rFonts w:ascii="Times New Roman" w:hAnsi="Times New Roman" w:cs="Times New Roman"/>
          <w:lang w:val="en-US"/>
        </w:rPr>
      </w:pPr>
      <w:r w:rsidRPr="000F75A8">
        <w:rPr>
          <w:rFonts w:ascii="Times New Roman" w:hAnsi="Times New Roman" w:cs="Times New Roman"/>
          <w:lang w:val="en-US"/>
        </w:rPr>
        <w:t xml:space="preserve">Stock assessments of cetacean species are subject to different sources of uncertainty that impact the estimation of population trajectories. The Bayesian state-space framework implemented here enabled that uncertainty in the estimates of parameters, catch data, biological stochasticity, and measurement error to be adequately incorporated [84]. The selection of plausible prior distributions for parameters combined with the multi-model inference provided </w:t>
      </w:r>
      <w:r w:rsidRPr="000F75A8">
        <w:rPr>
          <w:rFonts w:ascii="Times New Roman" w:hAnsi="Times New Roman" w:cs="Times New Roman"/>
          <w:lang w:val="en-US"/>
        </w:rPr>
        <w:lastRenderedPageBreak/>
        <w:t>reliable posterior distributions for the parameters. Although the relatively wide posterior credible intervals suggested some degree of uncertainty in the parameters, no estimation problems were diagnosed upon subjection to the analytical criteria. The posterior distribution for most of the estimated parameters were smooth and unimodal (Fig. S2), the three chains converged adequately, and the posterior distribution of the measurement error and process stochasticity did not appear correlated (Fig. S2), indicating that no obvious estimation problem had occurred [107]. Alternative possibilities such as a larger sample size or sampling replicates could substantially improve the capacity of the state-space model for monitoring biological populations [108,109], but for many observational studies such as those performed here, to have replicates of estimates is often impossible. Similarly, in a Bayesian framework, specifying informative priors typically stabilizes model fitting and reduces the uncertainty with respect to estimated quantities, but specification of the latter should rely on a solid foundation such as meta-analyses or independent data. Particular caution is required if informative priors are specified for main biological parameters such as carrying capacity or intrinsic-growth rate because these are the main parameters determining management quantities [110].</w:t>
      </w:r>
    </w:p>
    <w:p w14:paraId="33594CD9" w14:textId="77777777" w:rsidR="00595A7C" w:rsidRDefault="001C7838" w:rsidP="00F769C0">
      <w:pPr>
        <w:autoSpaceDE w:val="0"/>
        <w:autoSpaceDN w:val="0"/>
        <w:adjustRightInd w:val="0"/>
        <w:spacing w:after="0" w:line="360" w:lineRule="auto"/>
        <w:ind w:firstLine="284"/>
        <w:rPr>
          <w:rFonts w:ascii="Times New Roman" w:hAnsi="Times New Roman" w:cs="Times New Roman"/>
          <w:lang w:val="en-US"/>
        </w:rPr>
      </w:pPr>
      <w:r w:rsidRPr="001C7838">
        <w:rPr>
          <w:rFonts w:ascii="Times New Roman" w:hAnsi="Times New Roman" w:cs="Times New Roman"/>
          <w:lang w:val="en-US"/>
        </w:rPr>
        <w:t xml:space="preserve">The model-structure uncertainty—within the context of analyses of cetacean populations—is related mainly to uncertainties concerning the stock structure [111]. In the example of SRW, the biological and historical evidence do not currently suggest multiple separate populations calving in the southwestern Atlantic Ocean. Recent evidence from genetic data indicate a connectivity between Brazil and Argentina. Samples from the South-Georgia feeding ground were associated with wintering grounds in the South Atlantic, rather than the Indo-Pacific and were closer to the Argentine and Brazilian wintering grounds than to the South-African [55]. The authors also suggested that the Chile-Peru population could have historically been a “stepping stone” between the south Atlantic and Indo-Pacific, rather than more closely linked to the southwest Atlantic wintering grounds as they had initially hypothesized. Analyses of SRWs satellite-tracked from the north of </w:t>
      </w:r>
      <w:proofErr w:type="spellStart"/>
      <w:r w:rsidRPr="001C7838">
        <w:rPr>
          <w:rFonts w:ascii="Times New Roman" w:hAnsi="Times New Roman" w:cs="Times New Roman"/>
          <w:lang w:val="en-US"/>
        </w:rPr>
        <w:t>Península</w:t>
      </w:r>
      <w:proofErr w:type="spellEnd"/>
      <w:r w:rsidRPr="001C7838">
        <w:rPr>
          <w:rFonts w:ascii="Times New Roman" w:hAnsi="Times New Roman" w:cs="Times New Roman"/>
          <w:lang w:val="en-US"/>
        </w:rPr>
        <w:t xml:space="preserve"> Valdés indicated areas of potentially major foraging on the outer continental shelf off southern South America, the South Atlantic Basin, the Eastern Scotia Sea (Mar de </w:t>
      </w:r>
      <w:proofErr w:type="spellStart"/>
      <w:r w:rsidRPr="001C7838">
        <w:rPr>
          <w:rFonts w:ascii="Times New Roman" w:hAnsi="Times New Roman" w:cs="Times New Roman"/>
          <w:lang w:val="en-US"/>
        </w:rPr>
        <w:t>Escocia</w:t>
      </w:r>
      <w:proofErr w:type="spellEnd"/>
      <w:r w:rsidRPr="001C7838">
        <w:rPr>
          <w:rFonts w:ascii="Times New Roman" w:hAnsi="Times New Roman" w:cs="Times New Roman"/>
          <w:lang w:val="en-US"/>
        </w:rPr>
        <w:t>), and the northern Weddell Sea (Mar de Weddell) [50]. All these findings were considered during the filtering of whaling records from the multiple historical datasets studied for the generation of the time-series of catches impacting on population dynamics.</w:t>
      </w:r>
    </w:p>
    <w:p w14:paraId="7C9A8A5A" w14:textId="581AAC1E" w:rsidR="000A2DC5" w:rsidRPr="00B9384A" w:rsidRDefault="000A2DC5" w:rsidP="00F769C0">
      <w:pPr>
        <w:autoSpaceDE w:val="0"/>
        <w:autoSpaceDN w:val="0"/>
        <w:adjustRightInd w:val="0"/>
        <w:spacing w:after="0" w:line="360" w:lineRule="auto"/>
        <w:ind w:firstLine="284"/>
        <w:rPr>
          <w:rFonts w:ascii="Times New Roman" w:hAnsi="Times New Roman" w:cs="Times New Roman"/>
          <w:lang w:val="en-US"/>
        </w:rPr>
      </w:pPr>
      <w:r w:rsidRPr="00B9384A">
        <w:rPr>
          <w:rFonts w:ascii="Times New Roman" w:hAnsi="Times New Roman" w:cs="Times New Roman"/>
          <w:lang w:val="en-US"/>
        </w:rPr>
        <w:t>Whaling catches ha</w:t>
      </w:r>
      <w:r w:rsidR="000907A9">
        <w:rPr>
          <w:rFonts w:ascii="Times New Roman" w:hAnsi="Times New Roman" w:cs="Times New Roman"/>
          <w:lang w:val="en-US"/>
        </w:rPr>
        <w:t>ve</w:t>
      </w:r>
      <w:r w:rsidRPr="00B9384A">
        <w:rPr>
          <w:rFonts w:ascii="Times New Roman" w:hAnsi="Times New Roman" w:cs="Times New Roman"/>
          <w:lang w:val="en-US"/>
        </w:rPr>
        <w:t xml:space="preserve"> been identified as another source of uncertainty that usually ha</w:t>
      </w:r>
      <w:r w:rsidR="00F510A8">
        <w:rPr>
          <w:rFonts w:ascii="Times New Roman" w:hAnsi="Times New Roman" w:cs="Times New Roman"/>
          <w:lang w:val="en-US"/>
        </w:rPr>
        <w:t>s</w:t>
      </w:r>
      <w:r w:rsidRPr="00B9384A">
        <w:rPr>
          <w:rFonts w:ascii="Times New Roman" w:hAnsi="Times New Roman" w:cs="Times New Roman"/>
          <w:lang w:val="en-US"/>
        </w:rPr>
        <w:t xml:space="preserve"> great impact on estimates of </w:t>
      </w:r>
      <w:r w:rsidR="00F510A8">
        <w:rPr>
          <w:rFonts w:ascii="Times New Roman" w:hAnsi="Times New Roman" w:cs="Times New Roman"/>
          <w:lang w:val="en-US"/>
        </w:rPr>
        <w:t xml:space="preserve">the </w:t>
      </w:r>
      <w:r w:rsidRPr="00B9384A">
        <w:rPr>
          <w:rFonts w:ascii="Times New Roman" w:hAnsi="Times New Roman" w:cs="Times New Roman"/>
          <w:lang w:val="en-US"/>
        </w:rPr>
        <w:t>current abundance of cetacean population</w:t>
      </w:r>
      <w:r w:rsidR="00F510A8">
        <w:rPr>
          <w:rFonts w:ascii="Times New Roman" w:hAnsi="Times New Roman" w:cs="Times New Roman"/>
          <w:lang w:val="en-US"/>
        </w:rPr>
        <w:t>s</w:t>
      </w:r>
      <w:r w:rsidRPr="00B9384A">
        <w:rPr>
          <w:rFonts w:ascii="Times New Roman" w:hAnsi="Times New Roman" w:cs="Times New Roman"/>
          <w:lang w:val="en-US"/>
        </w:rPr>
        <w:t xml:space="preserve"> </w:t>
      </w:r>
      <w:r w:rsidR="000073CF" w:rsidRPr="00B9384A">
        <w:rPr>
          <w:rFonts w:ascii="Times New Roman" w:hAnsi="Times New Roman" w:cs="Times New Roman"/>
          <w:lang w:val="en-US"/>
        </w:rPr>
        <w:t>[1</w:t>
      </w:r>
      <w:r w:rsidR="00D15B54">
        <w:rPr>
          <w:rFonts w:ascii="Times New Roman" w:hAnsi="Times New Roman" w:cs="Times New Roman"/>
          <w:lang w:val="en-US"/>
        </w:rPr>
        <w:t>12</w:t>
      </w:r>
      <w:r w:rsidR="000073CF" w:rsidRPr="00B9384A">
        <w:rPr>
          <w:rFonts w:ascii="Times New Roman" w:hAnsi="Times New Roman" w:cs="Times New Roman"/>
          <w:lang w:val="en-US"/>
        </w:rPr>
        <w:t>]</w:t>
      </w:r>
      <w:r w:rsidRPr="00B9384A">
        <w:rPr>
          <w:rFonts w:ascii="Times New Roman" w:hAnsi="Times New Roman" w:cs="Times New Roman"/>
          <w:lang w:val="en-US"/>
        </w:rPr>
        <w:t xml:space="preserve">. </w:t>
      </w:r>
      <w:proofErr w:type="spellStart"/>
      <w:r w:rsidRPr="00B9384A">
        <w:rPr>
          <w:rFonts w:ascii="Times New Roman" w:hAnsi="Times New Roman" w:cs="Times New Roman"/>
          <w:lang w:val="en-US"/>
        </w:rPr>
        <w:t>Zerbini</w:t>
      </w:r>
      <w:proofErr w:type="spellEnd"/>
      <w:r w:rsidRPr="00B9384A">
        <w:rPr>
          <w:rFonts w:ascii="Times New Roman" w:hAnsi="Times New Roman" w:cs="Times New Roman"/>
          <w:lang w:val="en-US"/>
        </w:rPr>
        <w:t xml:space="preserve"> et al. </w:t>
      </w:r>
      <w:r w:rsidR="00B30184" w:rsidRPr="00B9384A">
        <w:rPr>
          <w:rFonts w:ascii="Times New Roman" w:hAnsi="Times New Roman" w:cs="Times New Roman"/>
          <w:lang w:val="en-US"/>
        </w:rPr>
        <w:t>[8</w:t>
      </w:r>
      <w:r w:rsidR="00B328C0">
        <w:rPr>
          <w:rFonts w:ascii="Times New Roman" w:hAnsi="Times New Roman" w:cs="Times New Roman"/>
          <w:lang w:val="en-US"/>
        </w:rPr>
        <w:t>9</w:t>
      </w:r>
      <w:r w:rsidR="00B30184" w:rsidRPr="00B9384A">
        <w:rPr>
          <w:rFonts w:ascii="Times New Roman" w:hAnsi="Times New Roman" w:cs="Times New Roman"/>
          <w:lang w:val="en-US"/>
        </w:rPr>
        <w:t>]</w:t>
      </w:r>
      <w:r w:rsidRPr="00B9384A">
        <w:rPr>
          <w:rFonts w:ascii="Times New Roman" w:hAnsi="Times New Roman" w:cs="Times New Roman"/>
          <w:lang w:val="en-US"/>
        </w:rPr>
        <w:t xml:space="preserve"> assessed the recovery of </w:t>
      </w:r>
      <w:r w:rsidR="001C0244">
        <w:rPr>
          <w:rFonts w:ascii="Times New Roman" w:hAnsi="Times New Roman" w:cs="Times New Roman"/>
          <w:lang w:val="en-US"/>
        </w:rPr>
        <w:t>south</w:t>
      </w:r>
      <w:r w:rsidRPr="00B9384A">
        <w:rPr>
          <w:rFonts w:ascii="Times New Roman" w:hAnsi="Times New Roman" w:cs="Times New Roman"/>
          <w:lang w:val="en-US"/>
        </w:rPr>
        <w:t>western Atlantic humpback whales (</w:t>
      </w:r>
      <w:r w:rsidRPr="00B9384A">
        <w:rPr>
          <w:rFonts w:ascii="Times New Roman" w:hAnsi="Times New Roman" w:cs="Times New Roman"/>
          <w:i/>
          <w:iCs/>
          <w:lang w:val="en-US"/>
        </w:rPr>
        <w:t>Megaptera novaeangliae</w:t>
      </w:r>
      <w:r w:rsidRPr="00B9384A">
        <w:rPr>
          <w:rFonts w:ascii="Times New Roman" w:hAnsi="Times New Roman" w:cs="Times New Roman"/>
          <w:lang w:val="en-US"/>
        </w:rPr>
        <w:t xml:space="preserve">) and found that scenarios where pre-modern whaling catches and struck-and-lost rates were not included resulted in a lower estimate of pre-exploitation abundance and higher estimates of the status parameters, </w:t>
      </w:r>
      <w:r w:rsidR="00B425E6">
        <w:rPr>
          <w:rFonts w:ascii="Times New Roman" w:hAnsi="Times New Roman" w:cs="Times New Roman"/>
          <w:lang w:val="en-US"/>
        </w:rPr>
        <w:t xml:space="preserve">thus underscoring </w:t>
      </w:r>
      <w:r w:rsidRPr="00B9384A">
        <w:rPr>
          <w:rFonts w:ascii="Times New Roman" w:hAnsi="Times New Roman" w:cs="Times New Roman"/>
          <w:lang w:val="en-US"/>
        </w:rPr>
        <w:t xml:space="preserve">the need to incorporate all available catches and loss rates in cetacean assessments. </w:t>
      </w:r>
      <w:r w:rsidR="0067383F" w:rsidRPr="00B9384A">
        <w:rPr>
          <w:rFonts w:ascii="Times New Roman" w:hAnsi="Times New Roman" w:cs="Times New Roman"/>
          <w:lang w:val="en-US"/>
        </w:rPr>
        <w:t xml:space="preserve">Although </w:t>
      </w:r>
      <w:r w:rsidR="00CF067E">
        <w:rPr>
          <w:rFonts w:ascii="Times New Roman" w:hAnsi="Times New Roman" w:cs="Times New Roman"/>
          <w:lang w:val="en-US"/>
        </w:rPr>
        <w:t xml:space="preserve">certain </w:t>
      </w:r>
      <w:r w:rsidR="005603E1" w:rsidRPr="00B9384A">
        <w:rPr>
          <w:rFonts w:ascii="Times New Roman" w:hAnsi="Times New Roman" w:cs="Times New Roman"/>
          <w:color w:val="222222"/>
          <w:shd w:val="clear" w:color="auto" w:fill="FFFFFF"/>
          <w:lang w:val="en-US"/>
        </w:rPr>
        <w:t>caveats associated with catch series estimate</w:t>
      </w:r>
      <w:r w:rsidR="00263BFE">
        <w:rPr>
          <w:rFonts w:ascii="Times New Roman" w:hAnsi="Times New Roman" w:cs="Times New Roman"/>
          <w:color w:val="222222"/>
          <w:shd w:val="clear" w:color="auto" w:fill="FFFFFF"/>
          <w:lang w:val="en-US"/>
        </w:rPr>
        <w:t xml:space="preserve">s still </w:t>
      </w:r>
      <w:r w:rsidR="00263BFE">
        <w:rPr>
          <w:rFonts w:ascii="Times New Roman" w:hAnsi="Times New Roman" w:cs="Times New Roman"/>
          <w:color w:val="222222"/>
          <w:shd w:val="clear" w:color="auto" w:fill="FFFFFF"/>
          <w:lang w:val="en-US"/>
        </w:rPr>
        <w:lastRenderedPageBreak/>
        <w:t>remain</w:t>
      </w:r>
      <w:r w:rsidR="00FC0D76" w:rsidRPr="00B9384A">
        <w:rPr>
          <w:rFonts w:ascii="Times New Roman" w:hAnsi="Times New Roman" w:cs="Times New Roman"/>
          <w:color w:val="222222"/>
          <w:shd w:val="clear" w:color="auto" w:fill="FFFFFF"/>
          <w:lang w:val="en-US"/>
        </w:rPr>
        <w:t xml:space="preserve"> (</w:t>
      </w:r>
      <w:r w:rsidR="00FC0D76" w:rsidRPr="00263BFE">
        <w:rPr>
          <w:rFonts w:ascii="Times New Roman" w:hAnsi="Times New Roman" w:cs="Times New Roman"/>
          <w:i/>
          <w:iCs/>
          <w:color w:val="222222"/>
          <w:shd w:val="clear" w:color="auto" w:fill="FFFFFF"/>
          <w:lang w:val="en-US"/>
        </w:rPr>
        <w:t>e.g</w:t>
      </w:r>
      <w:r w:rsidR="00FC0D76" w:rsidRPr="00B9384A">
        <w:rPr>
          <w:rFonts w:ascii="Times New Roman" w:hAnsi="Times New Roman" w:cs="Times New Roman"/>
          <w:color w:val="222222"/>
          <w:shd w:val="clear" w:color="auto" w:fill="FFFFFF"/>
          <w:lang w:val="en-US"/>
        </w:rPr>
        <w:t xml:space="preserve">., </w:t>
      </w:r>
      <w:r w:rsidR="00263BFE">
        <w:rPr>
          <w:rFonts w:ascii="Times New Roman" w:hAnsi="Times New Roman" w:cs="Times New Roman"/>
          <w:color w:val="222222"/>
          <w:shd w:val="clear" w:color="auto" w:fill="FFFFFF"/>
          <w:lang w:val="en-US"/>
        </w:rPr>
        <w:t xml:space="preserve">the </w:t>
      </w:r>
      <w:r w:rsidR="00D2565D" w:rsidRPr="00B9384A">
        <w:rPr>
          <w:rFonts w:ascii="Times New Roman" w:hAnsi="Times New Roman" w:cs="Times New Roman"/>
          <w:lang w:val="en-US"/>
        </w:rPr>
        <w:t>barrel</w:t>
      </w:r>
      <w:r w:rsidR="00263BFE">
        <w:rPr>
          <w:rFonts w:ascii="Times New Roman" w:hAnsi="Times New Roman" w:cs="Times New Roman"/>
          <w:lang w:val="en-US"/>
        </w:rPr>
        <w:t>-</w:t>
      </w:r>
      <w:r w:rsidR="00D2565D" w:rsidRPr="00B9384A">
        <w:rPr>
          <w:rFonts w:ascii="Times New Roman" w:hAnsi="Times New Roman" w:cs="Times New Roman"/>
          <w:lang w:val="en-US"/>
        </w:rPr>
        <w:t>to</w:t>
      </w:r>
      <w:r w:rsidR="00263BFE">
        <w:rPr>
          <w:rFonts w:ascii="Times New Roman" w:hAnsi="Times New Roman" w:cs="Times New Roman"/>
          <w:lang w:val="en-US"/>
        </w:rPr>
        <w:t>-</w:t>
      </w:r>
      <w:r w:rsidR="00D2565D" w:rsidRPr="00B9384A">
        <w:rPr>
          <w:rFonts w:ascii="Times New Roman" w:hAnsi="Times New Roman" w:cs="Times New Roman"/>
          <w:lang w:val="en-US"/>
        </w:rPr>
        <w:t xml:space="preserve">whale conversion factor, </w:t>
      </w:r>
      <w:r w:rsidR="00D2565D" w:rsidRPr="00B9384A">
        <w:rPr>
          <w:rFonts w:ascii="Times New Roman" w:hAnsi="Times New Roman" w:cs="Times New Roman"/>
          <w:color w:val="222222"/>
          <w:shd w:val="clear" w:color="auto" w:fill="FFFFFF"/>
          <w:lang w:val="en-US"/>
        </w:rPr>
        <w:t>local whaling stations for which no catch records exist</w:t>
      </w:r>
      <w:r w:rsidR="006F1EBA" w:rsidRPr="00B9384A">
        <w:rPr>
          <w:rFonts w:ascii="Times New Roman" w:hAnsi="Times New Roman" w:cs="Times New Roman"/>
          <w:color w:val="222222"/>
          <w:shd w:val="clear" w:color="auto" w:fill="FFFFFF"/>
          <w:lang w:val="en-US"/>
        </w:rPr>
        <w:t xml:space="preserve">, </w:t>
      </w:r>
      <w:r w:rsidR="00440C6E">
        <w:rPr>
          <w:rFonts w:ascii="Times New Roman" w:hAnsi="Times New Roman" w:cs="Times New Roman"/>
          <w:color w:val="222222"/>
          <w:shd w:val="clear" w:color="auto" w:fill="FFFFFF"/>
          <w:lang w:val="en-US"/>
        </w:rPr>
        <w:t xml:space="preserve">the </w:t>
      </w:r>
      <w:r w:rsidR="006F1EBA" w:rsidRPr="00B9384A">
        <w:rPr>
          <w:rFonts w:ascii="Times New Roman" w:hAnsi="Times New Roman" w:cs="Times New Roman"/>
          <w:color w:val="222222"/>
          <w:shd w:val="clear" w:color="auto" w:fill="FFFFFF"/>
          <w:lang w:val="en-US"/>
        </w:rPr>
        <w:t>patchiness of import records)</w:t>
      </w:r>
      <w:r w:rsidRPr="00B9384A">
        <w:rPr>
          <w:rFonts w:ascii="Times New Roman" w:hAnsi="Times New Roman" w:cs="Times New Roman"/>
          <w:lang w:val="en-US"/>
        </w:rPr>
        <w:t xml:space="preserve">, the large amount of data compiled </w:t>
      </w:r>
      <w:r w:rsidR="00D2565D" w:rsidRPr="00B9384A">
        <w:rPr>
          <w:rFonts w:ascii="Times New Roman" w:hAnsi="Times New Roman" w:cs="Times New Roman"/>
          <w:lang w:val="en-US"/>
        </w:rPr>
        <w:t xml:space="preserve">here </w:t>
      </w:r>
      <w:r w:rsidRPr="00B9384A">
        <w:rPr>
          <w:rFonts w:ascii="Times New Roman" w:hAnsi="Times New Roman" w:cs="Times New Roman"/>
          <w:lang w:val="en-US"/>
        </w:rPr>
        <w:t>about</w:t>
      </w:r>
      <w:r w:rsidR="00440C6E">
        <w:rPr>
          <w:rFonts w:ascii="Times New Roman" w:hAnsi="Times New Roman" w:cs="Times New Roman"/>
          <w:lang w:val="en-US"/>
        </w:rPr>
        <w:t xml:space="preserve"> the</w:t>
      </w:r>
      <w:r w:rsidRPr="00B9384A">
        <w:rPr>
          <w:rFonts w:ascii="Times New Roman" w:hAnsi="Times New Roman" w:cs="Times New Roman"/>
          <w:lang w:val="en-US"/>
        </w:rPr>
        <w:t xml:space="preserve"> whaling operation in the </w:t>
      </w:r>
      <w:r w:rsidR="00A7085E">
        <w:rPr>
          <w:rFonts w:ascii="Times New Roman" w:hAnsi="Times New Roman" w:cs="Times New Roman"/>
          <w:lang w:val="en-US"/>
        </w:rPr>
        <w:t>S</w:t>
      </w:r>
      <w:r w:rsidRPr="00B9384A">
        <w:rPr>
          <w:rFonts w:ascii="Times New Roman" w:hAnsi="Times New Roman" w:cs="Times New Roman"/>
          <w:lang w:val="en-US"/>
        </w:rPr>
        <w:t>outh Atlantic and information about</w:t>
      </w:r>
      <w:r w:rsidR="00440C6E">
        <w:rPr>
          <w:rFonts w:ascii="Times New Roman" w:hAnsi="Times New Roman" w:cs="Times New Roman"/>
          <w:lang w:val="en-US"/>
        </w:rPr>
        <w:t xml:space="preserve"> the</w:t>
      </w:r>
      <w:r w:rsidRPr="00B9384A">
        <w:rPr>
          <w:rFonts w:ascii="Times New Roman" w:hAnsi="Times New Roman" w:cs="Times New Roman"/>
          <w:lang w:val="en-US"/>
        </w:rPr>
        <w:t xml:space="preserve"> </w:t>
      </w:r>
      <w:r w:rsidRPr="00B9384A">
        <w:rPr>
          <w:rFonts w:ascii="Times New Roman" w:hAnsi="Times New Roman"/>
          <w:lang w:val="en-GB"/>
        </w:rPr>
        <w:t xml:space="preserve">‘struck and lost’ rate </w:t>
      </w:r>
      <w:r w:rsidR="00440C6E">
        <w:rPr>
          <w:rFonts w:ascii="Times New Roman" w:hAnsi="Times New Roman"/>
          <w:lang w:val="en-GB"/>
        </w:rPr>
        <w:t xml:space="preserve">enable </w:t>
      </w:r>
      <w:r w:rsidRPr="00B9384A">
        <w:rPr>
          <w:rFonts w:ascii="Times New Roman" w:hAnsi="Times New Roman"/>
          <w:lang w:val="en-GB"/>
        </w:rPr>
        <w:t>us to minimi</w:t>
      </w:r>
      <w:r w:rsidR="00CB7866">
        <w:rPr>
          <w:rFonts w:ascii="Times New Roman" w:hAnsi="Times New Roman"/>
          <w:lang w:val="en-GB"/>
        </w:rPr>
        <w:t>s</w:t>
      </w:r>
      <w:r w:rsidRPr="00B9384A">
        <w:rPr>
          <w:rFonts w:ascii="Times New Roman" w:hAnsi="Times New Roman"/>
          <w:lang w:val="en-GB"/>
        </w:rPr>
        <w:t>e th</w:t>
      </w:r>
      <w:r w:rsidR="00FD7C95" w:rsidRPr="00B9384A">
        <w:rPr>
          <w:rFonts w:ascii="Times New Roman" w:hAnsi="Times New Roman"/>
          <w:lang w:val="en-GB"/>
        </w:rPr>
        <w:t>e</w:t>
      </w:r>
      <w:r w:rsidR="00440C6E">
        <w:rPr>
          <w:rFonts w:ascii="Times New Roman" w:hAnsi="Times New Roman"/>
          <w:lang w:val="en-GB"/>
        </w:rPr>
        <w:t xml:space="preserve"> sources of </w:t>
      </w:r>
      <w:r w:rsidRPr="00B9384A">
        <w:rPr>
          <w:rFonts w:ascii="Times New Roman" w:hAnsi="Times New Roman"/>
          <w:lang w:val="en-GB"/>
        </w:rPr>
        <w:t>uncertainty</w:t>
      </w:r>
      <w:r w:rsidR="00440C6E">
        <w:rPr>
          <w:rFonts w:ascii="Times New Roman" w:hAnsi="Times New Roman"/>
          <w:lang w:val="en-GB"/>
        </w:rPr>
        <w:t xml:space="preserve"> in the </w:t>
      </w:r>
      <w:r w:rsidR="00440C6E" w:rsidRPr="00B9384A">
        <w:rPr>
          <w:rFonts w:ascii="Times New Roman" w:hAnsi="Times New Roman"/>
          <w:lang w:val="en-GB"/>
        </w:rPr>
        <w:t>whaling catches</w:t>
      </w:r>
      <w:r w:rsidRPr="00B9384A">
        <w:rPr>
          <w:rFonts w:ascii="Times New Roman" w:hAnsi="Times New Roman"/>
          <w:lang w:val="en-GB"/>
        </w:rPr>
        <w:t xml:space="preserve">. Preliminary analyses did not account for the catches from the </w:t>
      </w:r>
      <w:r w:rsidRPr="00B9384A">
        <w:rPr>
          <w:rFonts w:ascii="Times New Roman" w:hAnsi="Times New Roman" w:cs="Times New Roman"/>
          <w:lang w:val="en-US"/>
        </w:rPr>
        <w:t>Records of the Boards of Customs of the UK</w:t>
      </w:r>
      <w:r w:rsidR="00D220ED">
        <w:rPr>
          <w:rFonts w:ascii="Times New Roman" w:hAnsi="Times New Roman" w:cs="Times New Roman"/>
          <w:lang w:val="en-US"/>
        </w:rPr>
        <w:t>,</w:t>
      </w:r>
      <w:r w:rsidRPr="00B9384A">
        <w:rPr>
          <w:rFonts w:ascii="Times New Roman" w:hAnsi="Times New Roman" w:cs="Times New Roman"/>
          <w:lang w:val="en-US"/>
        </w:rPr>
        <w:t xml:space="preserve"> suggesting a recovery in </w:t>
      </w:r>
      <w:r w:rsidR="00D220ED">
        <w:rPr>
          <w:rFonts w:ascii="Times New Roman" w:hAnsi="Times New Roman" w:cs="Times New Roman"/>
          <w:lang w:val="en-US"/>
        </w:rPr>
        <w:t xml:space="preserve">the </w:t>
      </w:r>
      <w:r w:rsidRPr="00B9384A">
        <w:rPr>
          <w:rFonts w:ascii="Times New Roman" w:hAnsi="Times New Roman" w:cs="Times New Roman"/>
          <w:lang w:val="en-US"/>
        </w:rPr>
        <w:t xml:space="preserve">population trajectory in the early 20th century </w:t>
      </w:r>
      <w:r w:rsidR="00D220ED">
        <w:rPr>
          <w:rFonts w:ascii="Times New Roman" w:hAnsi="Times New Roman" w:cs="Times New Roman"/>
          <w:lang w:val="en-US"/>
        </w:rPr>
        <w:t xml:space="preserve">that was </w:t>
      </w:r>
      <w:r w:rsidRPr="00B9384A">
        <w:rPr>
          <w:rFonts w:ascii="Times New Roman" w:hAnsi="Times New Roman" w:cs="Times New Roman"/>
          <w:lang w:val="en-US"/>
        </w:rPr>
        <w:t xml:space="preserve">due to an underestimation of catches in the second half of 19th century </w:t>
      </w:r>
      <w:r w:rsidR="007F37FB" w:rsidRPr="00B9384A">
        <w:rPr>
          <w:rFonts w:ascii="Times New Roman" w:hAnsi="Times New Roman" w:cs="Times New Roman"/>
          <w:lang w:val="en-US"/>
        </w:rPr>
        <w:t>[1</w:t>
      </w:r>
      <w:r w:rsidR="00BC6C05">
        <w:rPr>
          <w:rFonts w:ascii="Times New Roman" w:hAnsi="Times New Roman" w:cs="Times New Roman"/>
          <w:lang w:val="en-US"/>
        </w:rPr>
        <w:t>13</w:t>
      </w:r>
      <w:r w:rsidR="007F37FB" w:rsidRPr="00B9384A">
        <w:rPr>
          <w:rFonts w:ascii="Times New Roman" w:hAnsi="Times New Roman" w:cs="Times New Roman"/>
          <w:lang w:val="en-US"/>
        </w:rPr>
        <w:t>]</w:t>
      </w:r>
      <w:r w:rsidRPr="00B9384A">
        <w:rPr>
          <w:rFonts w:ascii="Times New Roman" w:hAnsi="Times New Roman" w:cs="Times New Roman"/>
          <w:lang w:val="en-US"/>
        </w:rPr>
        <w:t xml:space="preserve">. Similar results were obtained from </w:t>
      </w:r>
      <w:proofErr w:type="spellStart"/>
      <w:r w:rsidRPr="00B9384A">
        <w:rPr>
          <w:rFonts w:ascii="Times New Roman" w:hAnsi="Times New Roman" w:cs="Times New Roman"/>
          <w:lang w:val="en-US"/>
        </w:rPr>
        <w:t>S</w:t>
      </w:r>
      <w:r w:rsidR="009A64E9" w:rsidRPr="00B9384A">
        <w:rPr>
          <w:rFonts w:ascii="Times New Roman" w:hAnsi="Times New Roman" w:cs="Times New Roman"/>
          <w:lang w:val="en-US"/>
        </w:rPr>
        <w:t>c</w:t>
      </w:r>
      <w:r w:rsidRPr="00B9384A">
        <w:rPr>
          <w:rFonts w:ascii="Times New Roman" w:hAnsi="Times New Roman" w:cs="Times New Roman"/>
          <w:lang w:val="en-US"/>
        </w:rPr>
        <w:t>en</w:t>
      </w:r>
      <w:proofErr w:type="spellEnd"/>
      <w:r w:rsidRPr="00B9384A">
        <w:rPr>
          <w:rFonts w:ascii="Times New Roman" w:hAnsi="Times New Roman" w:cs="Times New Roman"/>
          <w:lang w:val="en-US"/>
        </w:rPr>
        <w:t xml:space="preserve"> </w:t>
      </w:r>
      <w:r w:rsidR="000543F7" w:rsidRPr="00B9384A">
        <w:rPr>
          <w:rFonts w:ascii="Times New Roman" w:hAnsi="Times New Roman" w:cs="Times New Roman"/>
          <w:lang w:val="en-US"/>
        </w:rPr>
        <w:t>8</w:t>
      </w:r>
      <w:r w:rsidRPr="00B9384A">
        <w:rPr>
          <w:rFonts w:ascii="Times New Roman" w:hAnsi="Times New Roman" w:cs="Times New Roman"/>
          <w:lang w:val="en-US"/>
        </w:rPr>
        <w:t xml:space="preserve"> which mode</w:t>
      </w:r>
      <w:r w:rsidR="00E103FD">
        <w:rPr>
          <w:rFonts w:ascii="Times New Roman" w:hAnsi="Times New Roman" w:cs="Times New Roman"/>
          <w:lang w:val="en-US"/>
        </w:rPr>
        <w:t>l</w:t>
      </w:r>
      <w:r w:rsidRPr="00B9384A">
        <w:rPr>
          <w:rFonts w:ascii="Times New Roman" w:hAnsi="Times New Roman" w:cs="Times New Roman"/>
          <w:lang w:val="en-US"/>
        </w:rPr>
        <w:t>led the whaling impact with the low</w:t>
      </w:r>
      <w:r w:rsidR="00093D2A">
        <w:rPr>
          <w:rFonts w:ascii="Times New Roman" w:hAnsi="Times New Roman" w:cs="Times New Roman"/>
          <w:lang w:val="en-US"/>
        </w:rPr>
        <w:t>-</w:t>
      </w:r>
      <w:r w:rsidRPr="00B9384A">
        <w:rPr>
          <w:rFonts w:ascii="Times New Roman" w:hAnsi="Times New Roman" w:cs="Times New Roman"/>
          <w:lang w:val="en-US"/>
        </w:rPr>
        <w:t xml:space="preserve">catch series. These results suggest that for the SRW model the main impact of the catch uncertainty was on the estimation of population trajectory instead of parameter estimates. </w:t>
      </w:r>
    </w:p>
    <w:p w14:paraId="4FBA9A8D" w14:textId="2F123E00" w:rsidR="000A2DC5" w:rsidRPr="00B9384A" w:rsidRDefault="000A2DC5" w:rsidP="00CD092C">
      <w:pPr>
        <w:autoSpaceDE w:val="0"/>
        <w:autoSpaceDN w:val="0"/>
        <w:adjustRightInd w:val="0"/>
        <w:spacing w:after="0" w:line="360" w:lineRule="auto"/>
        <w:ind w:firstLine="284"/>
        <w:rPr>
          <w:rFonts w:ascii="Times New Roman" w:hAnsi="Times New Roman" w:cs="Times New Roman"/>
          <w:lang w:val="en-US"/>
        </w:rPr>
      </w:pPr>
      <w:r w:rsidRPr="00B9384A">
        <w:rPr>
          <w:rFonts w:ascii="Times New Roman" w:hAnsi="Times New Roman" w:cs="Times New Roman"/>
          <w:lang w:val="en-US"/>
        </w:rPr>
        <w:t>The uncertain</w:t>
      </w:r>
      <w:r w:rsidR="006B6D1F">
        <w:rPr>
          <w:rFonts w:ascii="Times New Roman" w:hAnsi="Times New Roman" w:cs="Times New Roman"/>
          <w:lang w:val="en-US"/>
        </w:rPr>
        <w:t>ty</w:t>
      </w:r>
      <w:r w:rsidRPr="00B9384A">
        <w:rPr>
          <w:rFonts w:ascii="Times New Roman" w:hAnsi="Times New Roman" w:cs="Times New Roman"/>
          <w:lang w:val="en-US"/>
        </w:rPr>
        <w:t xml:space="preserve"> or gaps in </w:t>
      </w:r>
      <w:r w:rsidR="006B6D1F">
        <w:rPr>
          <w:rFonts w:ascii="Times New Roman" w:hAnsi="Times New Roman" w:cs="Times New Roman"/>
          <w:lang w:val="en-US"/>
        </w:rPr>
        <w:t xml:space="preserve">the </w:t>
      </w:r>
      <w:r w:rsidRPr="00B9384A">
        <w:rPr>
          <w:rFonts w:ascii="Times New Roman" w:hAnsi="Times New Roman" w:cs="Times New Roman"/>
          <w:lang w:val="en-US"/>
        </w:rPr>
        <w:t xml:space="preserve">whaling records may also lead to </w:t>
      </w:r>
      <w:r w:rsidR="00B12D0F">
        <w:rPr>
          <w:rFonts w:ascii="Times New Roman" w:hAnsi="Times New Roman" w:cs="Times New Roman"/>
          <w:lang w:val="en-US"/>
        </w:rPr>
        <w:t xml:space="preserve">an </w:t>
      </w:r>
      <w:r w:rsidRPr="00B9384A">
        <w:rPr>
          <w:rFonts w:ascii="Times New Roman" w:hAnsi="Times New Roman" w:cs="Times New Roman"/>
          <w:lang w:val="en-US"/>
        </w:rPr>
        <w:t xml:space="preserve">imprecise estimate of </w:t>
      </w:r>
      <w:r w:rsidR="00B61A36">
        <w:rPr>
          <w:rFonts w:ascii="Times New Roman" w:hAnsi="Times New Roman" w:cs="Times New Roman"/>
          <w:lang w:val="en-US"/>
        </w:rPr>
        <w:t xml:space="preserve">the </w:t>
      </w:r>
      <w:r w:rsidRPr="00B9384A">
        <w:rPr>
          <w:rFonts w:ascii="Times New Roman" w:hAnsi="Times New Roman" w:cs="Times New Roman"/>
          <w:lang w:val="en-US"/>
        </w:rPr>
        <w:t xml:space="preserve">pre-exploitation baseline because analyses for cetacean stocks conventionally started in the first year for which catches were recorded </w:t>
      </w:r>
      <w:r w:rsidR="001B0F83">
        <w:rPr>
          <w:rFonts w:ascii="Times New Roman" w:hAnsi="Times New Roman" w:cs="Times New Roman"/>
          <w:lang w:val="en-US"/>
        </w:rPr>
        <w:t xml:space="preserve">with the assumption being made that </w:t>
      </w:r>
      <w:r w:rsidRPr="00B9384A">
        <w:rPr>
          <w:rFonts w:ascii="Times New Roman" w:hAnsi="Times New Roman" w:cs="Times New Roman"/>
          <w:lang w:val="en-US"/>
        </w:rPr>
        <w:t xml:space="preserve">the stock was at carrying capacity at that time. The choice of baseline year is not a trivial task and may lead to unrealistically low estimates of depletion levels, having </w:t>
      </w:r>
      <w:r w:rsidR="00EC1FE6">
        <w:rPr>
          <w:rFonts w:ascii="Times New Roman" w:hAnsi="Times New Roman" w:cs="Times New Roman"/>
          <w:lang w:val="en-US"/>
        </w:rPr>
        <w:t xml:space="preserve">considerable </w:t>
      </w:r>
      <w:r w:rsidRPr="00B9384A">
        <w:rPr>
          <w:rFonts w:ascii="Times New Roman" w:hAnsi="Times New Roman" w:cs="Times New Roman"/>
          <w:lang w:val="en-US"/>
        </w:rPr>
        <w:t xml:space="preserve">management implications for the rebuilding and conservation of these populations </w:t>
      </w:r>
      <w:r w:rsidR="001F6923" w:rsidRPr="00B9384A">
        <w:rPr>
          <w:rFonts w:ascii="Times New Roman" w:hAnsi="Times New Roman" w:cs="Times New Roman"/>
          <w:lang w:val="en-US"/>
        </w:rPr>
        <w:t>[11</w:t>
      </w:r>
      <w:r w:rsidR="00A059B5">
        <w:rPr>
          <w:rFonts w:ascii="Times New Roman" w:hAnsi="Times New Roman" w:cs="Times New Roman"/>
          <w:lang w:val="en-US"/>
        </w:rPr>
        <w:t>4</w:t>
      </w:r>
      <w:r w:rsidR="001F6923" w:rsidRPr="00B9384A">
        <w:rPr>
          <w:rFonts w:ascii="Times New Roman" w:hAnsi="Times New Roman" w:cs="Times New Roman"/>
          <w:lang w:val="en-US"/>
        </w:rPr>
        <w:t>,11</w:t>
      </w:r>
      <w:r w:rsidR="00A059B5">
        <w:rPr>
          <w:rFonts w:ascii="Times New Roman" w:hAnsi="Times New Roman" w:cs="Times New Roman"/>
          <w:lang w:val="en-US"/>
        </w:rPr>
        <w:t>5</w:t>
      </w:r>
      <w:r w:rsidR="001F6923" w:rsidRPr="00B9384A">
        <w:rPr>
          <w:rFonts w:ascii="Times New Roman" w:hAnsi="Times New Roman" w:cs="Times New Roman"/>
          <w:lang w:val="en-US"/>
        </w:rPr>
        <w:t>,11</w:t>
      </w:r>
      <w:r w:rsidR="00A059B5">
        <w:rPr>
          <w:rFonts w:ascii="Times New Roman" w:hAnsi="Times New Roman" w:cs="Times New Roman"/>
          <w:lang w:val="en-US"/>
        </w:rPr>
        <w:t>6</w:t>
      </w:r>
      <w:r w:rsidR="001F6923" w:rsidRPr="00B9384A">
        <w:rPr>
          <w:rFonts w:ascii="Times New Roman" w:hAnsi="Times New Roman" w:cs="Times New Roman"/>
          <w:lang w:val="en-US"/>
        </w:rPr>
        <w:t>]</w:t>
      </w:r>
      <w:r w:rsidRPr="00B9384A">
        <w:rPr>
          <w:rFonts w:ascii="Times New Roman" w:hAnsi="Times New Roman" w:cs="Times New Roman"/>
          <w:lang w:val="en-US"/>
        </w:rPr>
        <w:t xml:space="preserve">. In general, the estimates of carrying capacity from analyses in which the projections start fairly recently are imprecise </w:t>
      </w:r>
      <w:r w:rsidR="000727E2" w:rsidRPr="00B9384A">
        <w:rPr>
          <w:rFonts w:ascii="Times New Roman" w:hAnsi="Times New Roman" w:cs="Times New Roman"/>
          <w:lang w:val="en-US"/>
        </w:rPr>
        <w:t>[1</w:t>
      </w:r>
      <w:r w:rsidR="00221ACD">
        <w:rPr>
          <w:rFonts w:ascii="Times New Roman" w:hAnsi="Times New Roman" w:cs="Times New Roman"/>
          <w:lang w:val="en-US"/>
        </w:rPr>
        <w:t>11</w:t>
      </w:r>
      <w:r w:rsidR="000727E2" w:rsidRPr="00B9384A">
        <w:rPr>
          <w:rFonts w:ascii="Times New Roman" w:hAnsi="Times New Roman" w:cs="Times New Roman"/>
          <w:lang w:val="en-US"/>
        </w:rPr>
        <w:t>]</w:t>
      </w:r>
      <w:r w:rsidRPr="00B9384A">
        <w:rPr>
          <w:rFonts w:ascii="Times New Roman" w:hAnsi="Times New Roman" w:cs="Times New Roman"/>
          <w:lang w:val="en-US"/>
        </w:rPr>
        <w:t xml:space="preserve">. </w:t>
      </w:r>
      <w:r w:rsidR="00F121D3">
        <w:rPr>
          <w:rFonts w:ascii="Times New Roman" w:hAnsi="Times New Roman" w:cs="Times New Roman"/>
          <w:lang w:val="en-US"/>
        </w:rPr>
        <w:t>Just this year</w:t>
      </w:r>
      <w:r w:rsidRPr="00B9384A">
        <w:rPr>
          <w:rFonts w:ascii="Times New Roman" w:hAnsi="Times New Roman" w:cs="Times New Roman"/>
          <w:lang w:val="en-US"/>
        </w:rPr>
        <w:t xml:space="preserve">, Collins et al. </w:t>
      </w:r>
      <w:r w:rsidR="00475BD2" w:rsidRPr="00B9384A">
        <w:rPr>
          <w:rFonts w:ascii="Times New Roman" w:hAnsi="Times New Roman" w:cs="Times New Roman"/>
          <w:lang w:val="en-US"/>
        </w:rPr>
        <w:t>[11</w:t>
      </w:r>
      <w:r w:rsidR="00EF72F8">
        <w:rPr>
          <w:rFonts w:ascii="Times New Roman" w:hAnsi="Times New Roman" w:cs="Times New Roman"/>
          <w:lang w:val="en-US"/>
        </w:rPr>
        <w:t>7</w:t>
      </w:r>
      <w:r w:rsidR="00475BD2" w:rsidRPr="00B9384A">
        <w:rPr>
          <w:rFonts w:ascii="Times New Roman" w:hAnsi="Times New Roman" w:cs="Times New Roman"/>
          <w:lang w:val="en-US"/>
        </w:rPr>
        <w:t>]</w:t>
      </w:r>
      <w:r w:rsidRPr="00B9384A">
        <w:rPr>
          <w:rFonts w:ascii="Times New Roman" w:hAnsi="Times New Roman" w:cs="Times New Roman"/>
          <w:lang w:val="en-US"/>
        </w:rPr>
        <w:t xml:space="preserve"> demonstrate</w:t>
      </w:r>
      <w:r w:rsidR="00CA5560">
        <w:rPr>
          <w:rFonts w:ascii="Times New Roman" w:hAnsi="Times New Roman" w:cs="Times New Roman"/>
          <w:lang w:val="en-US"/>
        </w:rPr>
        <w:t>d</w:t>
      </w:r>
      <w:r w:rsidRPr="00B9384A">
        <w:rPr>
          <w:rFonts w:ascii="Times New Roman" w:hAnsi="Times New Roman" w:cs="Times New Roman"/>
          <w:lang w:val="en-US"/>
        </w:rPr>
        <w:t xml:space="preserve"> that for eight species of Canadian mammals </w:t>
      </w:r>
      <w:r w:rsidR="00CA5560">
        <w:rPr>
          <w:rFonts w:ascii="Times New Roman" w:hAnsi="Times New Roman" w:cs="Times New Roman"/>
          <w:lang w:val="en-US"/>
        </w:rPr>
        <w:t>the use of</w:t>
      </w:r>
      <w:r w:rsidRPr="00B9384A">
        <w:rPr>
          <w:rFonts w:ascii="Times New Roman" w:hAnsi="Times New Roman" w:cs="Times New Roman"/>
          <w:lang w:val="en-US"/>
        </w:rPr>
        <w:t xml:space="preserve"> 1850 </w:t>
      </w:r>
      <w:r w:rsidR="00CA5560">
        <w:rPr>
          <w:rFonts w:ascii="Times New Roman" w:hAnsi="Times New Roman" w:cs="Times New Roman"/>
          <w:lang w:val="en-US"/>
        </w:rPr>
        <w:t xml:space="preserve">rather 1970 as the </w:t>
      </w:r>
      <w:r w:rsidRPr="00B9384A">
        <w:rPr>
          <w:rFonts w:ascii="Times New Roman" w:hAnsi="Times New Roman" w:cs="Times New Roman"/>
          <w:lang w:val="en-US"/>
        </w:rPr>
        <w:t xml:space="preserve">baseline year resulted in </w:t>
      </w:r>
      <w:r w:rsidR="00477DCA">
        <w:rPr>
          <w:rFonts w:ascii="Times New Roman" w:hAnsi="Times New Roman" w:cs="Times New Roman"/>
          <w:lang w:val="en-US"/>
        </w:rPr>
        <w:t xml:space="preserve">a shift of </w:t>
      </w:r>
      <w:r w:rsidRPr="00B9384A">
        <w:rPr>
          <w:rFonts w:ascii="Times New Roman" w:hAnsi="Times New Roman" w:cs="Times New Roman"/>
          <w:lang w:val="en-US"/>
        </w:rPr>
        <w:t>four species from a</w:t>
      </w:r>
      <w:r w:rsidR="00477DCA">
        <w:rPr>
          <w:rFonts w:ascii="Times New Roman" w:hAnsi="Times New Roman" w:cs="Times New Roman"/>
          <w:lang w:val="en-US"/>
        </w:rPr>
        <w:t xml:space="preserve">n increase to a decrease in </w:t>
      </w:r>
      <w:r w:rsidRPr="00B9384A">
        <w:rPr>
          <w:rFonts w:ascii="Times New Roman" w:hAnsi="Times New Roman" w:cs="Times New Roman"/>
          <w:lang w:val="en-US"/>
        </w:rPr>
        <w:t xml:space="preserve">population since 1970. For </w:t>
      </w:r>
      <w:r w:rsidR="00802C59">
        <w:rPr>
          <w:rFonts w:ascii="Times New Roman" w:hAnsi="Times New Roman" w:cs="Times New Roman"/>
          <w:lang w:val="en-US"/>
        </w:rPr>
        <w:t xml:space="preserve">the </w:t>
      </w:r>
      <w:r w:rsidRPr="00B9384A">
        <w:rPr>
          <w:rFonts w:ascii="Times New Roman" w:hAnsi="Times New Roman" w:cs="Times New Roman"/>
          <w:lang w:val="en-US"/>
        </w:rPr>
        <w:t xml:space="preserve">SRW, in 2001, the IWC performed a global assessment to obtain an estimate of the initial population size </w:t>
      </w:r>
      <w:r w:rsidR="00DF7FD2" w:rsidRPr="00B9384A">
        <w:rPr>
          <w:rFonts w:ascii="Times New Roman" w:hAnsi="Times New Roman" w:cs="Times New Roman"/>
          <w:lang w:val="en-US"/>
        </w:rPr>
        <w:t>[2</w:t>
      </w:r>
      <w:r w:rsidR="00327233">
        <w:rPr>
          <w:rFonts w:ascii="Times New Roman" w:hAnsi="Times New Roman" w:cs="Times New Roman"/>
          <w:lang w:val="en-US"/>
        </w:rPr>
        <w:t>3</w:t>
      </w:r>
      <w:r w:rsidR="00DF7FD2" w:rsidRPr="00B9384A">
        <w:rPr>
          <w:rFonts w:ascii="Times New Roman" w:hAnsi="Times New Roman" w:cs="Times New Roman"/>
          <w:lang w:val="en-US"/>
        </w:rPr>
        <w:t>]</w:t>
      </w:r>
      <w:r w:rsidRPr="00B9384A">
        <w:rPr>
          <w:rFonts w:ascii="Times New Roman" w:hAnsi="Times New Roman" w:cs="Times New Roman"/>
          <w:lang w:val="en-US"/>
        </w:rPr>
        <w:t xml:space="preserve"> setting the pre-exploitation baseline in 1770. This analysis estimated recovery levels at approximately 20–25% in 2009 </w:t>
      </w:r>
      <w:r w:rsidR="00F939A2">
        <w:rPr>
          <w:rFonts w:ascii="Times New Roman" w:hAnsi="Times New Roman" w:cs="Times New Roman"/>
          <w:lang w:val="en-US"/>
        </w:rPr>
        <w:t xml:space="preserve">for </w:t>
      </w:r>
      <w:r w:rsidRPr="00B9384A">
        <w:rPr>
          <w:rFonts w:ascii="Times New Roman" w:hAnsi="Times New Roman" w:cs="Times New Roman"/>
          <w:lang w:val="en-US"/>
        </w:rPr>
        <w:t xml:space="preserve">the Southern Hemisphere populations. In our study, the population was assumed to be at equilibrium (carrying capacity) in 1677, </w:t>
      </w:r>
      <w:r w:rsidR="00C61F1C" w:rsidRPr="00B9384A">
        <w:rPr>
          <w:rFonts w:ascii="Times New Roman" w:hAnsi="Times New Roman" w:cs="Times New Roman"/>
          <w:lang w:val="en-US"/>
        </w:rPr>
        <w:t>when the first estimates of annual catches are available</w:t>
      </w:r>
      <w:r w:rsidR="009B034E" w:rsidRPr="00B9384A">
        <w:rPr>
          <w:rFonts w:ascii="Times New Roman" w:hAnsi="Times New Roman" w:cs="Times New Roman"/>
          <w:lang w:val="en-US"/>
        </w:rPr>
        <w:t xml:space="preserve"> </w:t>
      </w:r>
      <w:r w:rsidR="003C4BC0" w:rsidRPr="00B9384A">
        <w:rPr>
          <w:rFonts w:ascii="Times New Roman" w:hAnsi="Times New Roman" w:cs="Times New Roman"/>
          <w:lang w:val="en-US"/>
        </w:rPr>
        <w:t>[6</w:t>
      </w:r>
      <w:r w:rsidR="00530A74">
        <w:rPr>
          <w:rFonts w:ascii="Times New Roman" w:hAnsi="Times New Roman" w:cs="Times New Roman"/>
          <w:lang w:val="en-US"/>
        </w:rPr>
        <w:t>5</w:t>
      </w:r>
      <w:r w:rsidR="003C4BC0" w:rsidRPr="00B9384A">
        <w:rPr>
          <w:rFonts w:ascii="Times New Roman" w:hAnsi="Times New Roman" w:cs="Times New Roman"/>
          <w:lang w:val="en-US"/>
        </w:rPr>
        <w:t xml:space="preserve">]. </w:t>
      </w:r>
      <w:r w:rsidR="00687B16" w:rsidRPr="00B9384A">
        <w:rPr>
          <w:rFonts w:ascii="Times New Roman" w:hAnsi="Times New Roman" w:cs="Times New Roman"/>
          <w:lang w:val="en-US"/>
        </w:rPr>
        <w:t xml:space="preserve">Before this year, coastal whaling activity was restricted to northern Brazil and its catches were assumed to be negligible </w:t>
      </w:r>
      <w:r w:rsidR="00F939A2">
        <w:rPr>
          <w:rFonts w:ascii="Times New Roman" w:hAnsi="Times New Roman" w:cs="Times New Roman"/>
          <w:lang w:val="en-US"/>
        </w:rPr>
        <w:t>with</w:t>
      </w:r>
      <w:r w:rsidR="00687B16" w:rsidRPr="00B9384A">
        <w:rPr>
          <w:rFonts w:ascii="Times New Roman" w:hAnsi="Times New Roman" w:cs="Times New Roman"/>
          <w:lang w:val="en-US"/>
        </w:rPr>
        <w:t>in the context of the history of whaling.</w:t>
      </w:r>
      <w:r w:rsidR="00CD092C" w:rsidRPr="00B9384A">
        <w:rPr>
          <w:rFonts w:ascii="Times New Roman" w:hAnsi="Times New Roman" w:cs="Times New Roman"/>
          <w:lang w:val="en-US"/>
        </w:rPr>
        <w:t xml:space="preserve"> </w:t>
      </w:r>
      <w:r w:rsidRPr="00B9384A">
        <w:rPr>
          <w:rFonts w:ascii="Times New Roman" w:hAnsi="Times New Roman" w:cs="Times New Roman"/>
          <w:lang w:val="en-US"/>
        </w:rPr>
        <w:t xml:space="preserve">Overall, </w:t>
      </w:r>
      <w:r w:rsidR="00D24E0D">
        <w:rPr>
          <w:rFonts w:ascii="Times New Roman" w:hAnsi="Times New Roman" w:cs="Times New Roman"/>
          <w:lang w:val="en-US"/>
        </w:rPr>
        <w:t>through the use of</w:t>
      </w:r>
      <w:r w:rsidR="0016497A">
        <w:rPr>
          <w:rFonts w:ascii="Times New Roman" w:hAnsi="Times New Roman" w:cs="Times New Roman"/>
          <w:lang w:val="en-US"/>
        </w:rPr>
        <w:t xml:space="preserve"> </w:t>
      </w:r>
      <w:r w:rsidRPr="00B9384A">
        <w:rPr>
          <w:rFonts w:ascii="Times New Roman" w:hAnsi="Times New Roman" w:cs="Times New Roman"/>
          <w:lang w:val="en-US"/>
        </w:rPr>
        <w:t>long-ter</w:t>
      </w:r>
      <w:r w:rsidR="00183E93" w:rsidRPr="00B9384A">
        <w:rPr>
          <w:rFonts w:ascii="Times New Roman" w:hAnsi="Times New Roman" w:cs="Times New Roman"/>
          <w:lang w:val="en-US"/>
        </w:rPr>
        <w:t>m</w:t>
      </w:r>
      <w:r w:rsidRPr="00B9384A">
        <w:rPr>
          <w:rFonts w:ascii="Times New Roman" w:hAnsi="Times New Roman" w:cs="Times New Roman"/>
          <w:lang w:val="en-US"/>
        </w:rPr>
        <w:t xml:space="preserve"> corrected whaling records and </w:t>
      </w:r>
      <w:r w:rsidR="00D649CF">
        <w:rPr>
          <w:rFonts w:ascii="Times New Roman" w:hAnsi="Times New Roman" w:cs="Times New Roman"/>
          <w:lang w:val="en-US"/>
        </w:rPr>
        <w:t xml:space="preserve">an </w:t>
      </w:r>
      <w:r w:rsidRPr="00B9384A">
        <w:rPr>
          <w:rFonts w:ascii="Times New Roman" w:hAnsi="Times New Roman" w:cs="Times New Roman"/>
          <w:lang w:val="en-US"/>
        </w:rPr>
        <w:t xml:space="preserve">accounting for </w:t>
      </w:r>
      <w:r w:rsidR="00AB5E4A">
        <w:rPr>
          <w:rFonts w:ascii="Times New Roman" w:hAnsi="Times New Roman" w:cs="Times New Roman"/>
          <w:lang w:val="en-US"/>
        </w:rPr>
        <w:t xml:space="preserve">certain </w:t>
      </w:r>
      <w:r w:rsidRPr="00B9384A">
        <w:rPr>
          <w:rFonts w:ascii="Times New Roman" w:hAnsi="Times New Roman" w:cs="Times New Roman"/>
          <w:lang w:val="en-US"/>
        </w:rPr>
        <w:t>key uncertainties (</w:t>
      </w:r>
      <w:r w:rsidRPr="00AB5E4A">
        <w:rPr>
          <w:rFonts w:ascii="Times New Roman" w:hAnsi="Times New Roman" w:cs="Times New Roman"/>
          <w:i/>
          <w:iCs/>
          <w:lang w:val="en-US"/>
        </w:rPr>
        <w:t>e.g</w:t>
      </w:r>
      <w:r w:rsidRPr="00B9384A">
        <w:rPr>
          <w:rFonts w:ascii="Times New Roman" w:hAnsi="Times New Roman" w:cs="Times New Roman"/>
          <w:lang w:val="en-US"/>
        </w:rPr>
        <w:t xml:space="preserve">. through </w:t>
      </w:r>
      <w:r w:rsidR="00AB5E4A">
        <w:rPr>
          <w:rFonts w:ascii="Times New Roman" w:hAnsi="Times New Roman" w:cs="Times New Roman"/>
          <w:lang w:val="en-US"/>
        </w:rPr>
        <w:t xml:space="preserve">a </w:t>
      </w:r>
      <w:r w:rsidRPr="00B9384A">
        <w:rPr>
          <w:rFonts w:ascii="Times New Roman" w:hAnsi="Times New Roman" w:cs="Times New Roman"/>
          <w:lang w:val="en-US"/>
        </w:rPr>
        <w:t>state-space framework, sensitivity analyses</w:t>
      </w:r>
      <w:r w:rsidR="00293815">
        <w:rPr>
          <w:rFonts w:ascii="Times New Roman" w:hAnsi="Times New Roman" w:cs="Times New Roman"/>
          <w:lang w:val="en-US"/>
        </w:rPr>
        <w:t xml:space="preserve"> and BMA</w:t>
      </w:r>
      <w:r w:rsidR="003D333C">
        <w:rPr>
          <w:rFonts w:ascii="Times New Roman" w:hAnsi="Times New Roman" w:cs="Times New Roman"/>
          <w:lang w:val="en-US"/>
        </w:rPr>
        <w:t xml:space="preserve">) by a Bayesian </w:t>
      </w:r>
      <w:r w:rsidRPr="00B9384A">
        <w:rPr>
          <w:rFonts w:ascii="Times New Roman" w:hAnsi="Times New Roman" w:cs="Times New Roman"/>
          <w:lang w:val="en-US"/>
        </w:rPr>
        <w:t>mode</w:t>
      </w:r>
      <w:r w:rsidR="007B2764">
        <w:rPr>
          <w:rFonts w:ascii="Times New Roman" w:hAnsi="Times New Roman" w:cs="Times New Roman"/>
          <w:lang w:val="en-US"/>
        </w:rPr>
        <w:t>l</w:t>
      </w:r>
      <w:r w:rsidRPr="00B9384A">
        <w:rPr>
          <w:rFonts w:ascii="Times New Roman" w:hAnsi="Times New Roman" w:cs="Times New Roman"/>
          <w:lang w:val="en-US"/>
        </w:rPr>
        <w:t xml:space="preserve">ling approach, this study presents a plausible assessment </w:t>
      </w:r>
      <w:r w:rsidR="00AB5E4A">
        <w:rPr>
          <w:rFonts w:ascii="Times New Roman" w:hAnsi="Times New Roman" w:cs="Times New Roman"/>
          <w:lang w:val="en-US"/>
        </w:rPr>
        <w:t xml:space="preserve">of the population dynamics of the </w:t>
      </w:r>
      <w:r w:rsidRPr="00B9384A">
        <w:rPr>
          <w:rFonts w:ascii="Times New Roman" w:hAnsi="Times New Roman" w:cs="Times New Roman"/>
          <w:lang w:val="en-US"/>
        </w:rPr>
        <w:t xml:space="preserve">SRW in the </w:t>
      </w:r>
      <w:r w:rsidR="002C5CFC">
        <w:rPr>
          <w:rFonts w:ascii="Times New Roman" w:hAnsi="Times New Roman" w:cs="Times New Roman"/>
          <w:lang w:val="en-US"/>
        </w:rPr>
        <w:t>south</w:t>
      </w:r>
      <w:r w:rsidRPr="00B9384A">
        <w:rPr>
          <w:rFonts w:ascii="Times New Roman" w:hAnsi="Times New Roman" w:cs="Times New Roman"/>
          <w:lang w:val="en-US"/>
        </w:rPr>
        <w:t>western Atlantic Ocean.</w:t>
      </w:r>
    </w:p>
    <w:p w14:paraId="44C7F6CD" w14:textId="77777777" w:rsidR="000A2DC5" w:rsidRPr="00B75554" w:rsidRDefault="000A2DC5" w:rsidP="00F769C0">
      <w:pPr>
        <w:autoSpaceDE w:val="0"/>
        <w:autoSpaceDN w:val="0"/>
        <w:adjustRightInd w:val="0"/>
        <w:spacing w:after="0" w:line="360" w:lineRule="auto"/>
        <w:rPr>
          <w:rFonts w:ascii="Times New Roman" w:hAnsi="Times New Roman" w:cs="Times New Roman"/>
          <w:highlight w:val="yellow"/>
          <w:lang w:val="en-US"/>
        </w:rPr>
      </w:pPr>
    </w:p>
    <w:p w14:paraId="4653FFAC" w14:textId="77777777" w:rsidR="000A2DC5" w:rsidRPr="00D0491D" w:rsidRDefault="000A2DC5" w:rsidP="00F769C0">
      <w:pPr>
        <w:autoSpaceDE w:val="0"/>
        <w:autoSpaceDN w:val="0"/>
        <w:adjustRightInd w:val="0"/>
        <w:spacing w:after="0" w:line="360" w:lineRule="auto"/>
        <w:rPr>
          <w:rFonts w:ascii="Times New Roman" w:hAnsi="Times New Roman" w:cs="Times New Roman"/>
          <w:i/>
          <w:iCs/>
          <w:lang w:val="en-US"/>
        </w:rPr>
      </w:pPr>
      <w:r w:rsidRPr="00D0491D">
        <w:rPr>
          <w:rFonts w:ascii="Times New Roman" w:hAnsi="Times New Roman" w:cs="Times New Roman"/>
          <w:i/>
          <w:iCs/>
          <w:lang w:val="en-US"/>
        </w:rPr>
        <w:t>Population modelling</w:t>
      </w:r>
    </w:p>
    <w:p w14:paraId="1F84443A" w14:textId="0BD29971" w:rsidR="000A2DC5" w:rsidRPr="008702AD" w:rsidRDefault="000A2DC5" w:rsidP="00F769C0">
      <w:pPr>
        <w:autoSpaceDE w:val="0"/>
        <w:autoSpaceDN w:val="0"/>
        <w:adjustRightInd w:val="0"/>
        <w:spacing w:after="0" w:line="360" w:lineRule="auto"/>
        <w:ind w:firstLine="284"/>
        <w:rPr>
          <w:rFonts w:ascii="Times New Roman" w:hAnsi="Times New Roman" w:cs="Times New Roman"/>
          <w:lang w:val="en-US"/>
        </w:rPr>
      </w:pPr>
      <w:r w:rsidRPr="008702AD">
        <w:rPr>
          <w:rFonts w:ascii="Times New Roman" w:hAnsi="Times New Roman" w:cs="Times New Roman"/>
          <w:lang w:val="en-US"/>
        </w:rPr>
        <w:t xml:space="preserve">The </w:t>
      </w:r>
      <w:r w:rsidR="00CB2C99" w:rsidRPr="008702AD">
        <w:rPr>
          <w:rFonts w:ascii="Times New Roman" w:hAnsi="Times New Roman" w:cs="Times New Roman"/>
          <w:lang w:val="en-US"/>
        </w:rPr>
        <w:t xml:space="preserve">estimated </w:t>
      </w:r>
      <w:r w:rsidRPr="008702AD">
        <w:rPr>
          <w:rFonts w:ascii="Times New Roman" w:hAnsi="Times New Roman" w:cs="Times New Roman"/>
          <w:lang w:val="en-US"/>
        </w:rPr>
        <w:t xml:space="preserve">model-averaged trajectory </w:t>
      </w:r>
      <w:r w:rsidRPr="008702AD">
        <w:rPr>
          <w:rFonts w:ascii="Times New Roman" w:hAnsi="Times New Roman" w:cs="Times New Roman"/>
          <w:color w:val="000000"/>
          <w:lang w:val="en-GB"/>
        </w:rPr>
        <w:t xml:space="preserve">suggested that </w:t>
      </w:r>
      <w:r w:rsidRPr="008702AD">
        <w:rPr>
          <w:rFonts w:ascii="Times New Roman" w:hAnsi="Times New Roman" w:cs="Times New Roman"/>
          <w:lang w:val="en-US"/>
        </w:rPr>
        <w:t xml:space="preserve">the pre-exploitation SRW population abundance was between 20,000-40,000 individuals. The most plausible values </w:t>
      </w:r>
      <w:proofErr w:type="gramStart"/>
      <w:r w:rsidR="00F83CC7">
        <w:rPr>
          <w:rFonts w:ascii="Times New Roman" w:hAnsi="Times New Roman" w:cs="Times New Roman"/>
          <w:lang w:val="en-US"/>
        </w:rPr>
        <w:t>were in agreement</w:t>
      </w:r>
      <w:proofErr w:type="gramEnd"/>
      <w:r w:rsidR="00F83CC7">
        <w:rPr>
          <w:rFonts w:ascii="Times New Roman" w:hAnsi="Times New Roman" w:cs="Times New Roman"/>
          <w:lang w:val="en-US"/>
        </w:rPr>
        <w:t xml:space="preserve"> </w:t>
      </w:r>
      <w:r w:rsidRPr="008702AD">
        <w:rPr>
          <w:rFonts w:ascii="Times New Roman" w:hAnsi="Times New Roman" w:cs="Times New Roman"/>
          <w:lang w:val="en-US"/>
        </w:rPr>
        <w:t xml:space="preserve">with the results obtained from other populations and basins. Jackson et al. </w:t>
      </w:r>
      <w:r w:rsidR="00030F51" w:rsidRPr="008702AD">
        <w:rPr>
          <w:rFonts w:ascii="Times New Roman" w:hAnsi="Times New Roman" w:cs="Times New Roman"/>
          <w:lang w:val="en-US"/>
        </w:rPr>
        <w:t>[11</w:t>
      </w:r>
      <w:r w:rsidR="0033181F">
        <w:rPr>
          <w:rFonts w:ascii="Times New Roman" w:hAnsi="Times New Roman" w:cs="Times New Roman"/>
          <w:lang w:val="en-US"/>
        </w:rPr>
        <w:t>8</w:t>
      </w:r>
      <w:r w:rsidR="00030F51" w:rsidRPr="008702AD">
        <w:rPr>
          <w:rFonts w:ascii="Times New Roman" w:hAnsi="Times New Roman" w:cs="Times New Roman"/>
          <w:lang w:val="en-US"/>
        </w:rPr>
        <w:t xml:space="preserve">] </w:t>
      </w:r>
      <w:r w:rsidRPr="008702AD">
        <w:rPr>
          <w:rFonts w:ascii="Times New Roman" w:hAnsi="Times New Roman" w:cs="Times New Roman"/>
          <w:lang w:val="en-US"/>
        </w:rPr>
        <w:t xml:space="preserve">estimated a pre-exploitation abundance </w:t>
      </w:r>
      <w:r w:rsidR="00FF29C5">
        <w:rPr>
          <w:rFonts w:ascii="Times New Roman" w:hAnsi="Times New Roman" w:cs="Times New Roman"/>
          <w:lang w:val="en-US"/>
        </w:rPr>
        <w:t>of</w:t>
      </w:r>
      <w:r w:rsidRPr="008702AD">
        <w:rPr>
          <w:rFonts w:ascii="Times New Roman" w:hAnsi="Times New Roman" w:cs="Times New Roman"/>
          <w:lang w:val="en-US"/>
        </w:rPr>
        <w:t xml:space="preserve"> the New Zealand SRW population </w:t>
      </w:r>
      <w:r w:rsidR="00E60D64">
        <w:rPr>
          <w:rFonts w:ascii="Times New Roman" w:hAnsi="Times New Roman" w:cs="Times New Roman"/>
          <w:lang w:val="en-US"/>
        </w:rPr>
        <w:t xml:space="preserve">at </w:t>
      </w:r>
      <w:r w:rsidRPr="008702AD">
        <w:rPr>
          <w:rFonts w:ascii="Times New Roman" w:hAnsi="Times New Roman" w:cs="Times New Roman"/>
          <w:lang w:val="en-US"/>
        </w:rPr>
        <w:t xml:space="preserve">between 28,000–47,000 </w:t>
      </w:r>
      <w:r w:rsidR="00E60D64">
        <w:rPr>
          <w:rFonts w:ascii="Times New Roman" w:hAnsi="Times New Roman" w:cs="Times New Roman"/>
          <w:lang w:val="en-US"/>
        </w:rPr>
        <w:t>individuals</w:t>
      </w:r>
      <w:r w:rsidRPr="008702AD">
        <w:rPr>
          <w:rFonts w:ascii="Times New Roman" w:hAnsi="Times New Roman" w:cs="Times New Roman"/>
          <w:lang w:val="en-US"/>
        </w:rPr>
        <w:t xml:space="preserve">. For </w:t>
      </w:r>
      <w:r w:rsidR="00687A5A">
        <w:rPr>
          <w:rFonts w:ascii="Times New Roman" w:hAnsi="Times New Roman" w:cs="Times New Roman"/>
          <w:lang w:val="en-US"/>
        </w:rPr>
        <w:t xml:space="preserve">the </w:t>
      </w:r>
      <w:r w:rsidRPr="008702AD">
        <w:rPr>
          <w:rFonts w:ascii="Times New Roman" w:hAnsi="Times New Roman" w:cs="Times New Roman"/>
          <w:lang w:val="en-US"/>
        </w:rPr>
        <w:t>SRW</w:t>
      </w:r>
      <w:r w:rsidR="00687A5A">
        <w:rPr>
          <w:rFonts w:ascii="Times New Roman" w:hAnsi="Times New Roman" w:cs="Times New Roman"/>
          <w:lang w:val="en-US"/>
        </w:rPr>
        <w:t>s</w:t>
      </w:r>
      <w:r w:rsidRPr="008702AD">
        <w:rPr>
          <w:rFonts w:ascii="Times New Roman" w:hAnsi="Times New Roman" w:cs="Times New Roman"/>
          <w:lang w:val="en-US"/>
        </w:rPr>
        <w:t xml:space="preserve"> off South Africa, the initial population size was </w:t>
      </w:r>
      <w:r w:rsidRPr="008702AD">
        <w:rPr>
          <w:rFonts w:ascii="Times New Roman" w:hAnsi="Times New Roman" w:cs="Times New Roman"/>
          <w:lang w:val="en-US"/>
        </w:rPr>
        <w:lastRenderedPageBreak/>
        <w:t xml:space="preserve">roughly estimated at 20,000 individuals </w:t>
      </w:r>
      <w:r w:rsidR="00B8585D" w:rsidRPr="008702AD">
        <w:rPr>
          <w:rFonts w:ascii="Times New Roman" w:hAnsi="Times New Roman" w:cs="Times New Roman"/>
          <w:lang w:val="en-US"/>
        </w:rPr>
        <w:t>[11</w:t>
      </w:r>
      <w:r w:rsidR="00C634B1">
        <w:rPr>
          <w:rFonts w:ascii="Times New Roman" w:hAnsi="Times New Roman" w:cs="Times New Roman"/>
          <w:lang w:val="en-US"/>
        </w:rPr>
        <w:t>9</w:t>
      </w:r>
      <w:r w:rsidR="00B8585D" w:rsidRPr="008702AD">
        <w:rPr>
          <w:rFonts w:ascii="Times New Roman" w:hAnsi="Times New Roman" w:cs="Times New Roman"/>
          <w:lang w:val="en-US"/>
        </w:rPr>
        <w:t>]</w:t>
      </w:r>
      <w:r w:rsidRPr="008702AD">
        <w:rPr>
          <w:rFonts w:ascii="Times New Roman" w:hAnsi="Times New Roman" w:cs="Times New Roman"/>
          <w:lang w:val="en-US"/>
        </w:rPr>
        <w:t xml:space="preserve">, based on a cumulative catch estimate of 12,000 </w:t>
      </w:r>
      <w:r w:rsidR="00E557DF">
        <w:rPr>
          <w:rFonts w:ascii="Times New Roman" w:hAnsi="Times New Roman" w:cs="Times New Roman"/>
          <w:lang w:val="en-US"/>
        </w:rPr>
        <w:t xml:space="preserve">whales </w:t>
      </w:r>
      <w:r w:rsidRPr="008702AD">
        <w:rPr>
          <w:rFonts w:ascii="Times New Roman" w:hAnsi="Times New Roman" w:cs="Times New Roman"/>
          <w:lang w:val="en-US"/>
        </w:rPr>
        <w:t xml:space="preserve">from 1785 to 1805. </w:t>
      </w:r>
      <w:r w:rsidR="00942A68">
        <w:rPr>
          <w:rFonts w:ascii="Times New Roman" w:hAnsi="Times New Roman" w:cs="Times New Roman"/>
          <w:lang w:val="en-US"/>
        </w:rPr>
        <w:t xml:space="preserve">Within the </w:t>
      </w:r>
      <w:r w:rsidRPr="008702AD">
        <w:rPr>
          <w:rFonts w:ascii="Times New Roman" w:hAnsi="Times New Roman" w:cs="Times New Roman"/>
          <w:lang w:val="en-US"/>
        </w:rPr>
        <w:t xml:space="preserve">circumpolar </w:t>
      </w:r>
      <w:r w:rsidR="00942A68">
        <w:rPr>
          <w:rFonts w:ascii="Times New Roman" w:hAnsi="Times New Roman" w:cs="Times New Roman"/>
          <w:lang w:val="en-US"/>
        </w:rPr>
        <w:t>area</w:t>
      </w:r>
      <w:r w:rsidRPr="008702AD">
        <w:rPr>
          <w:rFonts w:ascii="Times New Roman" w:hAnsi="Times New Roman" w:cs="Times New Roman"/>
          <w:lang w:val="en-US"/>
        </w:rPr>
        <w:t>, the most recent analysis estimate</w:t>
      </w:r>
      <w:r w:rsidR="003B4CBB">
        <w:rPr>
          <w:rFonts w:ascii="Times New Roman" w:hAnsi="Times New Roman" w:cs="Times New Roman"/>
          <w:lang w:val="en-US"/>
        </w:rPr>
        <w:t>d</w:t>
      </w:r>
      <w:r w:rsidRPr="008702AD">
        <w:rPr>
          <w:rFonts w:ascii="Times New Roman" w:hAnsi="Times New Roman" w:cs="Times New Roman"/>
          <w:lang w:val="en-US"/>
        </w:rPr>
        <w:t xml:space="preserve"> a </w:t>
      </w:r>
      <w:r w:rsidR="003B4CBB">
        <w:rPr>
          <w:rFonts w:ascii="Times New Roman" w:hAnsi="Times New Roman" w:cs="Times New Roman"/>
          <w:lang w:val="en-US"/>
        </w:rPr>
        <w:t xml:space="preserve">total </w:t>
      </w:r>
      <w:r w:rsidRPr="008702AD">
        <w:rPr>
          <w:rFonts w:ascii="Times New Roman" w:hAnsi="Times New Roman" w:cs="Times New Roman"/>
          <w:lang w:val="en-US"/>
        </w:rPr>
        <w:t>of 95,000</w:t>
      </w:r>
      <w:r w:rsidRPr="008702AD">
        <w:rPr>
          <w:rFonts w:ascii="Times New Roman" w:hAnsi="Times New Roman" w:cs="Times New Roman" w:hint="eastAsia"/>
          <w:lang w:val="en-US"/>
        </w:rPr>
        <w:t>–</w:t>
      </w:r>
      <w:r w:rsidRPr="008702AD">
        <w:rPr>
          <w:rFonts w:ascii="Times New Roman" w:hAnsi="Times New Roman" w:cs="Times New Roman"/>
          <w:lang w:val="en-US"/>
        </w:rPr>
        <w:t xml:space="preserve">102,000 </w:t>
      </w:r>
      <w:r w:rsidR="004B170D">
        <w:rPr>
          <w:rFonts w:ascii="Times New Roman" w:hAnsi="Times New Roman" w:cs="Times New Roman"/>
          <w:lang w:val="en-US"/>
        </w:rPr>
        <w:t xml:space="preserve">including both </w:t>
      </w:r>
      <w:r w:rsidRPr="008702AD">
        <w:rPr>
          <w:rFonts w:ascii="Times New Roman" w:hAnsi="Times New Roman" w:cs="Times New Roman"/>
          <w:lang w:val="en-US"/>
        </w:rPr>
        <w:t xml:space="preserve">males and females </w:t>
      </w:r>
      <w:r w:rsidR="0093778B" w:rsidRPr="008702AD">
        <w:rPr>
          <w:rFonts w:ascii="Times New Roman" w:hAnsi="Times New Roman" w:cs="Times New Roman"/>
          <w:lang w:val="en-US"/>
        </w:rPr>
        <w:t>[17]</w:t>
      </w:r>
      <w:r w:rsidRPr="008702AD">
        <w:rPr>
          <w:rFonts w:ascii="Times New Roman" w:hAnsi="Times New Roman" w:cs="Times New Roman"/>
          <w:lang w:val="en-US"/>
        </w:rPr>
        <w:t>. Th</w:t>
      </w:r>
      <w:r w:rsidR="00477D08">
        <w:rPr>
          <w:rFonts w:ascii="Times New Roman" w:hAnsi="Times New Roman" w:cs="Times New Roman"/>
          <w:lang w:val="en-US"/>
        </w:rPr>
        <w:t>o</w:t>
      </w:r>
      <w:r w:rsidRPr="008702AD">
        <w:rPr>
          <w:rFonts w:ascii="Times New Roman" w:hAnsi="Times New Roman" w:cs="Times New Roman"/>
          <w:lang w:val="en-US"/>
        </w:rPr>
        <w:t>se authors also estimate</w:t>
      </w:r>
      <w:r w:rsidR="00477D08">
        <w:rPr>
          <w:rFonts w:ascii="Times New Roman" w:hAnsi="Times New Roman" w:cs="Times New Roman"/>
          <w:lang w:val="en-US"/>
        </w:rPr>
        <w:t>d</w:t>
      </w:r>
      <w:r w:rsidRPr="008702AD">
        <w:rPr>
          <w:rFonts w:ascii="Times New Roman" w:hAnsi="Times New Roman" w:cs="Times New Roman"/>
          <w:lang w:val="en-US"/>
        </w:rPr>
        <w:t xml:space="preserve"> a pre-exploitation abundance </w:t>
      </w:r>
      <w:proofErr w:type="spellStart"/>
      <w:r w:rsidR="00477D08">
        <w:rPr>
          <w:rFonts w:ascii="Times New Roman" w:hAnsi="Times New Roman" w:cs="Times New Roman"/>
          <w:lang w:val="en-US"/>
        </w:rPr>
        <w:t>totalling</w:t>
      </w:r>
      <w:proofErr w:type="spellEnd"/>
      <w:r w:rsidR="00477D08">
        <w:rPr>
          <w:rFonts w:ascii="Times New Roman" w:hAnsi="Times New Roman" w:cs="Times New Roman"/>
          <w:lang w:val="en-US"/>
        </w:rPr>
        <w:t xml:space="preserve"> </w:t>
      </w:r>
      <w:r w:rsidRPr="008702AD">
        <w:rPr>
          <w:rFonts w:ascii="Times New Roman" w:hAnsi="Times New Roman" w:cs="Times New Roman"/>
          <w:lang w:val="en-US"/>
        </w:rPr>
        <w:t xml:space="preserve">70,000 </w:t>
      </w:r>
      <w:r w:rsidR="00477D08">
        <w:rPr>
          <w:rFonts w:ascii="Times New Roman" w:hAnsi="Times New Roman" w:cs="Times New Roman"/>
          <w:lang w:val="en-US"/>
        </w:rPr>
        <w:t>indivi</w:t>
      </w:r>
      <w:r w:rsidR="00D27B3A">
        <w:rPr>
          <w:rFonts w:ascii="Times New Roman" w:hAnsi="Times New Roman" w:cs="Times New Roman"/>
          <w:lang w:val="en-US"/>
        </w:rPr>
        <w:t>d</w:t>
      </w:r>
      <w:r w:rsidR="00477D08">
        <w:rPr>
          <w:rFonts w:ascii="Times New Roman" w:hAnsi="Times New Roman" w:cs="Times New Roman"/>
          <w:lang w:val="en-US"/>
        </w:rPr>
        <w:t xml:space="preserve">uals </w:t>
      </w:r>
      <w:r w:rsidRPr="008702AD">
        <w:rPr>
          <w:rFonts w:ascii="Times New Roman" w:hAnsi="Times New Roman" w:cs="Times New Roman"/>
          <w:lang w:val="en-US"/>
        </w:rPr>
        <w:t>for the Atlantic and Indian Oceans</w:t>
      </w:r>
      <w:r w:rsidR="00D27B3A">
        <w:rPr>
          <w:rFonts w:ascii="Times New Roman" w:hAnsi="Times New Roman" w:cs="Times New Roman"/>
          <w:lang w:val="en-US"/>
        </w:rPr>
        <w:t>;</w:t>
      </w:r>
      <w:r w:rsidRPr="008702AD">
        <w:rPr>
          <w:rFonts w:ascii="Times New Roman" w:hAnsi="Times New Roman" w:cs="Times New Roman"/>
          <w:lang w:val="en-US"/>
        </w:rPr>
        <w:t xml:space="preserve"> which </w:t>
      </w:r>
      <w:r w:rsidR="005D541E">
        <w:rPr>
          <w:rFonts w:ascii="Times New Roman" w:hAnsi="Times New Roman" w:cs="Times New Roman"/>
          <w:lang w:val="en-US"/>
        </w:rPr>
        <w:t xml:space="preserve">figure </w:t>
      </w:r>
      <w:r w:rsidRPr="008702AD">
        <w:rPr>
          <w:rFonts w:ascii="Times New Roman" w:hAnsi="Times New Roman" w:cs="Times New Roman"/>
          <w:lang w:val="en-US"/>
        </w:rPr>
        <w:t xml:space="preserve">is consistent with the estimates available for South Africa and </w:t>
      </w:r>
      <w:r w:rsidR="005D541E">
        <w:rPr>
          <w:rFonts w:ascii="Times New Roman" w:hAnsi="Times New Roman" w:cs="Times New Roman"/>
          <w:lang w:val="en-US"/>
        </w:rPr>
        <w:t xml:space="preserve">the </w:t>
      </w:r>
      <w:r w:rsidR="00A46EC7">
        <w:rPr>
          <w:rFonts w:ascii="Times New Roman" w:hAnsi="Times New Roman" w:cs="Times New Roman"/>
          <w:lang w:val="en-US"/>
        </w:rPr>
        <w:t>south</w:t>
      </w:r>
      <w:r w:rsidRPr="008702AD">
        <w:rPr>
          <w:rFonts w:ascii="Times New Roman" w:hAnsi="Times New Roman" w:cs="Times New Roman"/>
          <w:lang w:val="en-US"/>
        </w:rPr>
        <w:t xml:space="preserve">western Atlantic Ocean, </w:t>
      </w:r>
      <w:r w:rsidR="005D541E">
        <w:rPr>
          <w:rFonts w:ascii="Times New Roman" w:hAnsi="Times New Roman" w:cs="Times New Roman"/>
          <w:lang w:val="en-US"/>
        </w:rPr>
        <w:t xml:space="preserve">though </w:t>
      </w:r>
      <w:r w:rsidRPr="008702AD">
        <w:rPr>
          <w:rFonts w:ascii="Times New Roman" w:hAnsi="Times New Roman" w:cs="Times New Roman"/>
          <w:lang w:val="en-US"/>
        </w:rPr>
        <w:t xml:space="preserve">information is lacking </w:t>
      </w:r>
      <w:r w:rsidR="00160D92">
        <w:rPr>
          <w:rFonts w:ascii="Times New Roman" w:hAnsi="Times New Roman" w:cs="Times New Roman"/>
          <w:lang w:val="en-US"/>
        </w:rPr>
        <w:t xml:space="preserve">with respect to </w:t>
      </w:r>
      <w:r w:rsidRPr="008702AD">
        <w:rPr>
          <w:rFonts w:ascii="Times New Roman" w:hAnsi="Times New Roman" w:cs="Times New Roman"/>
          <w:lang w:val="en-US"/>
        </w:rPr>
        <w:t xml:space="preserve">other management units. Although the current state of knowledge about the interplay of biotic and abiotic factors of the </w:t>
      </w:r>
      <w:proofErr w:type="gramStart"/>
      <w:r w:rsidR="00160D92">
        <w:rPr>
          <w:rFonts w:ascii="Times New Roman" w:hAnsi="Times New Roman" w:cs="Times New Roman"/>
          <w:lang w:val="en-US"/>
        </w:rPr>
        <w:t>s</w:t>
      </w:r>
      <w:r w:rsidRPr="008702AD">
        <w:rPr>
          <w:rFonts w:ascii="Times New Roman" w:hAnsi="Times New Roman" w:cs="Times New Roman"/>
          <w:lang w:val="en-US"/>
        </w:rPr>
        <w:t>outhern Ocean</w:t>
      </w:r>
      <w:proofErr w:type="gramEnd"/>
      <w:r w:rsidRPr="008702AD">
        <w:rPr>
          <w:rFonts w:ascii="Times New Roman" w:hAnsi="Times New Roman" w:cs="Times New Roman"/>
          <w:lang w:val="en-US"/>
        </w:rPr>
        <w:t xml:space="preserve"> is incomplete, </w:t>
      </w:r>
      <w:r w:rsidR="0021010F" w:rsidRPr="0021010F">
        <w:rPr>
          <w:rFonts w:ascii="Times New Roman" w:hAnsi="Times New Roman" w:cs="Times New Roman"/>
          <w:lang w:val="en-US"/>
        </w:rPr>
        <w:t>a plausible estimate of the baseline state of the system has enabled us to more completely understand the true impact of anthropic activities.</w:t>
      </w:r>
    </w:p>
    <w:p w14:paraId="303A1746" w14:textId="157662DD" w:rsidR="000A2DC5" w:rsidRPr="003021CD" w:rsidRDefault="000A2DC5" w:rsidP="00F769C0">
      <w:pPr>
        <w:autoSpaceDE w:val="0"/>
        <w:autoSpaceDN w:val="0"/>
        <w:adjustRightInd w:val="0"/>
        <w:spacing w:after="0" w:line="360" w:lineRule="auto"/>
        <w:ind w:firstLine="284"/>
        <w:rPr>
          <w:rFonts w:ascii="Times New Roman" w:hAnsi="Times New Roman" w:cs="Times New Roman"/>
          <w:lang w:val="en-US"/>
        </w:rPr>
      </w:pPr>
      <w:r w:rsidRPr="003021CD">
        <w:rPr>
          <w:rFonts w:ascii="Times New Roman" w:hAnsi="Times New Roman" w:cs="Times New Roman"/>
          <w:lang w:val="en-US"/>
        </w:rPr>
        <w:t xml:space="preserve">Our model indicated that the population </w:t>
      </w:r>
      <w:r w:rsidR="002D5513">
        <w:rPr>
          <w:rFonts w:ascii="Times New Roman" w:hAnsi="Times New Roman" w:cs="Times New Roman"/>
          <w:lang w:val="en-US"/>
        </w:rPr>
        <w:t xml:space="preserve">had </w:t>
      </w:r>
      <w:r w:rsidRPr="003021CD">
        <w:rPr>
          <w:rFonts w:ascii="Times New Roman" w:hAnsi="Times New Roman" w:cs="Times New Roman"/>
          <w:lang w:val="en-US"/>
        </w:rPr>
        <w:t xml:space="preserve">collapsed by 1830. de </w:t>
      </w:r>
      <w:proofErr w:type="spellStart"/>
      <w:r w:rsidRPr="003021CD">
        <w:rPr>
          <w:rFonts w:ascii="Times New Roman" w:hAnsi="Times New Roman" w:cs="Times New Roman"/>
          <w:lang w:val="en-US"/>
        </w:rPr>
        <w:t>Morais</w:t>
      </w:r>
      <w:proofErr w:type="spellEnd"/>
      <w:r w:rsidRPr="003021CD">
        <w:rPr>
          <w:rFonts w:ascii="Times New Roman" w:hAnsi="Times New Roman" w:cs="Times New Roman"/>
          <w:lang w:val="en-US"/>
        </w:rPr>
        <w:t xml:space="preserve"> et al. </w:t>
      </w:r>
      <w:r w:rsidR="0042780A" w:rsidRPr="003021CD">
        <w:rPr>
          <w:rFonts w:ascii="Times New Roman" w:hAnsi="Times New Roman" w:cs="Times New Roman"/>
          <w:lang w:val="en-US"/>
        </w:rPr>
        <w:t>[7</w:t>
      </w:r>
      <w:r w:rsidR="000B6135">
        <w:rPr>
          <w:rFonts w:ascii="Times New Roman" w:hAnsi="Times New Roman" w:cs="Times New Roman"/>
          <w:lang w:val="en-US"/>
        </w:rPr>
        <w:t>2</w:t>
      </w:r>
      <w:r w:rsidR="0042780A" w:rsidRPr="003021CD">
        <w:rPr>
          <w:rFonts w:ascii="Times New Roman" w:hAnsi="Times New Roman" w:cs="Times New Roman"/>
          <w:lang w:val="en-US"/>
        </w:rPr>
        <w:t>]</w:t>
      </w:r>
      <w:r w:rsidR="008A71E5">
        <w:rPr>
          <w:rFonts w:ascii="Times New Roman" w:hAnsi="Times New Roman" w:cs="Times New Roman"/>
          <w:lang w:val="en-US"/>
        </w:rPr>
        <w:t xml:space="preserve"> had</w:t>
      </w:r>
      <w:r w:rsidR="0042780A" w:rsidRPr="003021CD">
        <w:rPr>
          <w:rFonts w:ascii="Times New Roman" w:hAnsi="Times New Roman" w:cs="Times New Roman"/>
          <w:lang w:val="en-US"/>
        </w:rPr>
        <w:t xml:space="preserve"> </w:t>
      </w:r>
      <w:r w:rsidRPr="003021CD">
        <w:rPr>
          <w:rFonts w:ascii="Times New Roman" w:hAnsi="Times New Roman" w:cs="Times New Roman"/>
          <w:lang w:val="en-US"/>
        </w:rPr>
        <w:t xml:space="preserve">reconstructed the pre-modern catch data in the tropical </w:t>
      </w:r>
      <w:r w:rsidR="00E8450A">
        <w:rPr>
          <w:rFonts w:ascii="Times New Roman" w:hAnsi="Times New Roman" w:cs="Times New Roman"/>
          <w:lang w:val="en-US"/>
        </w:rPr>
        <w:t>south</w:t>
      </w:r>
      <w:r w:rsidRPr="003021CD">
        <w:rPr>
          <w:rFonts w:ascii="Times New Roman" w:hAnsi="Times New Roman" w:cs="Times New Roman"/>
          <w:lang w:val="en-US"/>
        </w:rPr>
        <w:t>western Atlantic Ocean by establishing a relationship between whaling stations’ history and the distribution of the species hunted along the coast. Th</w:t>
      </w:r>
      <w:r w:rsidR="008A71E5">
        <w:rPr>
          <w:rFonts w:ascii="Times New Roman" w:hAnsi="Times New Roman" w:cs="Times New Roman"/>
          <w:lang w:val="en-US"/>
        </w:rPr>
        <w:t>at</w:t>
      </w:r>
      <w:r w:rsidRPr="003021CD">
        <w:rPr>
          <w:rFonts w:ascii="Times New Roman" w:hAnsi="Times New Roman" w:cs="Times New Roman"/>
          <w:lang w:val="en-US"/>
        </w:rPr>
        <w:t xml:space="preserve"> study suggest</w:t>
      </w:r>
      <w:r w:rsidR="00EB5232">
        <w:rPr>
          <w:rFonts w:ascii="Times New Roman" w:hAnsi="Times New Roman" w:cs="Times New Roman"/>
          <w:lang w:val="en-US"/>
        </w:rPr>
        <w:t>ed</w:t>
      </w:r>
      <w:r w:rsidRPr="003021CD">
        <w:rPr>
          <w:rFonts w:ascii="Times New Roman" w:hAnsi="Times New Roman" w:cs="Times New Roman"/>
          <w:lang w:val="en-US"/>
        </w:rPr>
        <w:t xml:space="preserve"> that this population collapsed </w:t>
      </w:r>
      <w:r w:rsidR="000A7F1B">
        <w:rPr>
          <w:rFonts w:ascii="Times New Roman" w:hAnsi="Times New Roman" w:cs="Times New Roman"/>
          <w:lang w:val="en-US"/>
        </w:rPr>
        <w:t xml:space="preserve">within </w:t>
      </w:r>
      <w:r w:rsidRPr="003021CD">
        <w:rPr>
          <w:rFonts w:ascii="Times New Roman" w:hAnsi="Times New Roman" w:cs="Times New Roman"/>
          <w:lang w:val="en-US"/>
        </w:rPr>
        <w:t xml:space="preserve">the same decade </w:t>
      </w:r>
      <w:r w:rsidR="000A7F1B">
        <w:rPr>
          <w:rFonts w:ascii="Times New Roman" w:hAnsi="Times New Roman" w:cs="Times New Roman"/>
          <w:lang w:val="en-US"/>
        </w:rPr>
        <w:t xml:space="preserve">on the basis of </w:t>
      </w:r>
      <w:r w:rsidRPr="003021CD">
        <w:rPr>
          <w:rFonts w:ascii="Times New Roman" w:hAnsi="Times New Roman" w:cs="Times New Roman"/>
          <w:lang w:val="en-US"/>
        </w:rPr>
        <w:t xml:space="preserve">increasingly rare reports of sightings for the 19th century and the closing of the last </w:t>
      </w:r>
      <w:proofErr w:type="spellStart"/>
      <w:r w:rsidRPr="003021CD">
        <w:rPr>
          <w:rFonts w:ascii="Times New Roman" w:hAnsi="Times New Roman" w:cs="Times New Roman"/>
          <w:lang w:val="en-US"/>
        </w:rPr>
        <w:t>armação</w:t>
      </w:r>
      <w:proofErr w:type="spellEnd"/>
      <w:r w:rsidRPr="003021CD">
        <w:rPr>
          <w:rFonts w:ascii="Times New Roman" w:hAnsi="Times New Roman" w:cs="Times New Roman"/>
          <w:lang w:val="en-US"/>
        </w:rPr>
        <w:t xml:space="preserve"> </w:t>
      </w:r>
      <w:r w:rsidR="000C6BF5">
        <w:rPr>
          <w:rFonts w:ascii="Times New Roman" w:hAnsi="Times New Roman" w:cs="Times New Roman"/>
          <w:lang w:val="en-US"/>
        </w:rPr>
        <w:t>in</w:t>
      </w:r>
      <w:r w:rsidRPr="003021CD">
        <w:rPr>
          <w:rFonts w:ascii="Times New Roman" w:hAnsi="Times New Roman" w:cs="Times New Roman"/>
          <w:lang w:val="en-US"/>
        </w:rPr>
        <w:t xml:space="preserve"> the breeding grounds off southern Brazil.</w:t>
      </w:r>
    </w:p>
    <w:p w14:paraId="3F9BA6BB" w14:textId="28951392" w:rsidR="000A2DC5" w:rsidRPr="00CB342A" w:rsidRDefault="009E5558" w:rsidP="00F769C0">
      <w:pPr>
        <w:autoSpaceDE w:val="0"/>
        <w:autoSpaceDN w:val="0"/>
        <w:adjustRightInd w:val="0"/>
        <w:spacing w:after="0" w:line="360" w:lineRule="auto"/>
        <w:ind w:firstLine="284"/>
        <w:rPr>
          <w:rFonts w:ascii="Times New Roman" w:hAnsi="Times New Roman" w:cs="Times New Roman"/>
          <w:lang w:val="en-US"/>
        </w:rPr>
      </w:pPr>
      <w:r w:rsidRPr="009E5558">
        <w:rPr>
          <w:rFonts w:ascii="Times New Roman" w:hAnsi="Times New Roman" w:cs="Times New Roman"/>
          <w:lang w:val="en-US"/>
        </w:rPr>
        <w:t>The current observed abundances were accurately estimated by the SRW model (Fig. 3), suggesting a total population abundance in 2020 of close to 6,000 individuals throughout the study area. This figure implies a recovery rate close to 18% from the pre-exploitation abundance. Slightly lower rates were estimated for the New Zealand region (</w:t>
      </w:r>
      <w:r w:rsidRPr="00F9241C">
        <w:rPr>
          <w:rFonts w:ascii="Times New Roman" w:hAnsi="Times New Roman" w:cs="Times New Roman"/>
          <w:i/>
          <w:iCs/>
          <w:lang w:val="en-US"/>
        </w:rPr>
        <w:t>i.e</w:t>
      </w:r>
      <w:r w:rsidRPr="009E5558">
        <w:rPr>
          <w:rFonts w:ascii="Times New Roman" w:hAnsi="Times New Roman" w:cs="Times New Roman"/>
          <w:lang w:val="en-US"/>
        </w:rPr>
        <w:t>., 7–12%) [118], and circumpolar distribution. Tulloch et al. [17] estimated that the SRWs worldwide remain at less than 11% of their estimated carrying capacity. The South-African population manifested a total abundance of 6,116 animals in 2017, suggesting a recovery of over 25%, although mention was made that this rate needed a reconsideration [28,120]. The SRW recovery level is lower than the humpback whale, which species exhibits an estimated current population of 93% of its pre-exploitation size in the southwestern Atlantic Ocean [89]. This recovery can be explained in part by the high growth rate estimated for this population</w:t>
      </w:r>
      <w:r w:rsidR="000A2DC5" w:rsidRPr="00CB342A">
        <w:rPr>
          <w:rFonts w:ascii="Times New Roman" w:hAnsi="Times New Roman" w:cs="Times New Roman"/>
          <w:lang w:val="en-US"/>
        </w:rPr>
        <w:t xml:space="preserve"> (median </w:t>
      </w:r>
      <m:oMath>
        <m:sSub>
          <m:sSubPr>
            <m:ctrlPr>
              <w:rPr>
                <w:rFonts w:ascii="Cambria Math" w:hAnsi="Cambria Math" w:cs="Times New Roman"/>
                <w:lang w:val="en-US"/>
              </w:rPr>
            </m:ctrlPr>
          </m:sSubPr>
          <m:e>
            <m:r>
              <w:rPr>
                <w:rFonts w:ascii="Cambria Math" w:hAnsi="Cambria Math" w:cs="Times New Roman"/>
                <w:lang w:val="en-US"/>
              </w:rPr>
              <m:t>R</m:t>
            </m:r>
          </m:e>
          <m:sub>
            <m:r>
              <w:rPr>
                <w:rFonts w:ascii="Cambria Math" w:hAnsi="Cambria Math" w:cs="Times New Roman"/>
                <w:lang w:val="en-US"/>
              </w:rPr>
              <m:t>max</m:t>
            </m:r>
          </m:sub>
        </m:sSub>
      </m:oMath>
      <w:r w:rsidR="000A2DC5" w:rsidRPr="00CB342A">
        <w:rPr>
          <w:rFonts w:ascii="Times New Roman" w:hAnsi="Times New Roman" w:cs="Times New Roman"/>
          <w:lang w:val="en-US"/>
        </w:rPr>
        <w:t xml:space="preserve"> = 0.087). </w:t>
      </w:r>
    </w:p>
    <w:p w14:paraId="0303C9BC" w14:textId="71F41FC7" w:rsidR="006732E3" w:rsidRDefault="005A0B8F" w:rsidP="006732E3">
      <w:pPr>
        <w:autoSpaceDE w:val="0"/>
        <w:autoSpaceDN w:val="0"/>
        <w:adjustRightInd w:val="0"/>
        <w:spacing w:after="0" w:line="360" w:lineRule="auto"/>
        <w:ind w:firstLine="284"/>
        <w:rPr>
          <w:rFonts w:ascii="Times New Roman" w:hAnsi="Times New Roman" w:cs="Times New Roman"/>
          <w:lang w:val="en-US"/>
        </w:rPr>
      </w:pPr>
      <w:r w:rsidRPr="005A0B8F">
        <w:rPr>
          <w:rFonts w:ascii="Times New Roman" w:hAnsi="Times New Roman" w:cs="Times New Roman"/>
          <w:lang w:val="en-US"/>
        </w:rPr>
        <w:t xml:space="preserve">The slow recovery rate of the SRW may be the consequence of multiple causes in a process that is undoubtedly dynamic. Relatively limited removals in the late 19th and 20th centuries from a population at an extremely low abundance constituted a major condition contributing to the failure of SRW recovery in the southwestern Atlantic Ocean for more than 100 years. Recent SRW-calf die-offs at </w:t>
      </w:r>
      <w:proofErr w:type="spellStart"/>
      <w:r w:rsidRPr="005A0B8F">
        <w:rPr>
          <w:rFonts w:ascii="Times New Roman" w:hAnsi="Times New Roman" w:cs="Times New Roman"/>
          <w:lang w:val="en-US"/>
        </w:rPr>
        <w:t>Península</w:t>
      </w:r>
      <w:proofErr w:type="spellEnd"/>
      <w:r w:rsidRPr="005A0B8F">
        <w:rPr>
          <w:rFonts w:ascii="Times New Roman" w:hAnsi="Times New Roman" w:cs="Times New Roman"/>
          <w:lang w:val="en-US"/>
        </w:rPr>
        <w:t xml:space="preserve"> Valdés has been identified as a potential threat to future recovery [121]. The fidelity to migratory destinations has been inferred in order to explain the spatially variable recovery of the SRW [30,122] and humpback whale [123,124]. The apparent loss of cultural memory when whales are extirpated that display fidelity to a migratory destination likewise seems to be contributing to the slow recovery of the SRW [31,119]. This influence could also be exacerbated if individuals show fidelity to suboptimal feeding grounds. In the southwestern Atlantic Ocean, González Carman et al. [125], using Ensemble Distribution </w:t>
      </w:r>
      <w:r w:rsidRPr="005A0B8F">
        <w:rPr>
          <w:rFonts w:ascii="Times New Roman" w:hAnsi="Times New Roman" w:cs="Times New Roman"/>
          <w:lang w:val="en-US"/>
        </w:rPr>
        <w:lastRenderedPageBreak/>
        <w:t xml:space="preserve">Models, found evidence that the </w:t>
      </w:r>
      <w:r w:rsidR="008B0D6E" w:rsidRPr="008B0D6E">
        <w:rPr>
          <w:rFonts w:ascii="Times New Roman" w:hAnsi="Times New Roman" w:cs="Times New Roman"/>
          <w:lang w:val="en-US"/>
        </w:rPr>
        <w:t xml:space="preserve">Subtropical Frontal Zone and the Polar Front </w:t>
      </w:r>
      <w:r w:rsidR="008B0D6E">
        <w:rPr>
          <w:rFonts w:ascii="Times New Roman" w:hAnsi="Times New Roman" w:cs="Times New Roman"/>
          <w:lang w:val="en-US"/>
        </w:rPr>
        <w:t xml:space="preserve">systems </w:t>
      </w:r>
      <w:r w:rsidRPr="005A0B8F">
        <w:rPr>
          <w:rFonts w:ascii="Times New Roman" w:hAnsi="Times New Roman" w:cs="Times New Roman"/>
          <w:lang w:val="en-US"/>
        </w:rPr>
        <w:t xml:space="preserve">stand as prominent potential feeding grounds for SRWs from late spring to early fall within the circumpolar region. Those authors hypothesized that the cultural memory of feeding in the relatively stable and predictable high productive waters of the </w:t>
      </w:r>
      <w:r w:rsidR="0085382B">
        <w:rPr>
          <w:rFonts w:ascii="Times New Roman" w:hAnsi="Times New Roman" w:cs="Times New Roman"/>
          <w:lang w:val="en-US"/>
        </w:rPr>
        <w:t>S</w:t>
      </w:r>
      <w:r w:rsidRPr="005A0B8F">
        <w:rPr>
          <w:rFonts w:ascii="Times New Roman" w:hAnsi="Times New Roman" w:cs="Times New Roman"/>
          <w:lang w:val="en-US"/>
        </w:rPr>
        <w:t xml:space="preserve">ubtropical </w:t>
      </w:r>
      <w:r w:rsidR="0085382B">
        <w:rPr>
          <w:rFonts w:ascii="Times New Roman" w:hAnsi="Times New Roman" w:cs="Times New Roman"/>
          <w:lang w:val="en-US"/>
        </w:rPr>
        <w:t>F</w:t>
      </w:r>
      <w:r w:rsidRPr="005A0B8F">
        <w:rPr>
          <w:rFonts w:ascii="Times New Roman" w:hAnsi="Times New Roman" w:cs="Times New Roman"/>
          <w:lang w:val="en-US"/>
        </w:rPr>
        <w:t xml:space="preserve">rontal </w:t>
      </w:r>
      <w:r w:rsidR="0085382B">
        <w:rPr>
          <w:rFonts w:ascii="Times New Roman" w:hAnsi="Times New Roman" w:cs="Times New Roman"/>
          <w:lang w:val="en-US"/>
        </w:rPr>
        <w:t>Z</w:t>
      </w:r>
      <w:r w:rsidRPr="005A0B8F">
        <w:rPr>
          <w:rFonts w:ascii="Times New Roman" w:hAnsi="Times New Roman" w:cs="Times New Roman"/>
          <w:lang w:val="en-US"/>
        </w:rPr>
        <w:t xml:space="preserve">one might have been lost because of whaling. The location of the whaling operations supports this hypothesis since most of the whaling records involving SRWs have occurred at mid-latitudes. Moreover, reproductive success has been linked to climate conditions through a negative effect on foraging-ground quality [126,127]; and accordingly, in view of the current global-warming projections, the level of recovery of the SRW population from the southwestern Atlantic Ocean would be compromised in overcoming years of low recruitment through changes in prey distribution and abundance driven </w:t>
      </w:r>
      <w:r w:rsidR="000A2DC5" w:rsidRPr="00855557">
        <w:rPr>
          <w:rFonts w:ascii="Times New Roman" w:hAnsi="Times New Roman" w:cs="Times New Roman"/>
          <w:lang w:val="en-US"/>
        </w:rPr>
        <w:t>by climate</w:t>
      </w:r>
      <w:r w:rsidR="00E713C8" w:rsidRPr="00855557">
        <w:rPr>
          <w:rFonts w:ascii="Times New Roman" w:hAnsi="Times New Roman" w:cs="Times New Roman"/>
          <w:lang w:val="en-US"/>
        </w:rPr>
        <w:t xml:space="preserve"> [12</w:t>
      </w:r>
      <w:r w:rsidR="00CF7E23">
        <w:rPr>
          <w:rFonts w:ascii="Times New Roman" w:hAnsi="Times New Roman" w:cs="Times New Roman"/>
          <w:lang w:val="en-US"/>
        </w:rPr>
        <w:t>7</w:t>
      </w:r>
      <w:r w:rsidR="00E713C8" w:rsidRPr="00855557">
        <w:rPr>
          <w:rFonts w:ascii="Times New Roman" w:hAnsi="Times New Roman" w:cs="Times New Roman"/>
          <w:lang w:val="en-US"/>
        </w:rPr>
        <w:t>]</w:t>
      </w:r>
      <w:r w:rsidR="000A2DC5" w:rsidRPr="00855557">
        <w:rPr>
          <w:rFonts w:ascii="Times New Roman" w:hAnsi="Times New Roman" w:cs="Times New Roman"/>
          <w:lang w:val="en-US"/>
        </w:rPr>
        <w:t>.</w:t>
      </w:r>
    </w:p>
    <w:p w14:paraId="66745FB8" w14:textId="54C775EC" w:rsidR="000A2DC5" w:rsidRDefault="00B522A9" w:rsidP="006732E3">
      <w:pPr>
        <w:autoSpaceDE w:val="0"/>
        <w:autoSpaceDN w:val="0"/>
        <w:adjustRightInd w:val="0"/>
        <w:spacing w:after="0" w:line="360" w:lineRule="auto"/>
        <w:ind w:firstLine="284"/>
        <w:rPr>
          <w:rFonts w:ascii="Times New Roman" w:hAnsi="Times New Roman" w:cs="Times New Roman"/>
          <w:lang w:val="en-US"/>
        </w:rPr>
      </w:pPr>
      <w:r w:rsidRPr="00B522A9">
        <w:rPr>
          <w:rFonts w:ascii="Times New Roman" w:hAnsi="Times New Roman" w:cs="Times New Roman"/>
          <w:lang w:val="en-US"/>
        </w:rPr>
        <w:t xml:space="preserve">Nevertheless, the differences in movement patterns reported from satellite tracking [50] along with the diversity of food sources revealed from isotopic signals [52,53] have suggested a degree of plasticity in the migratory fidelity of SRWs in the southwestern Atlantic Ocean. This notion is also supported by evidence of recolonization of previously inhabited migratory destinations [36,44,45,46]. </w:t>
      </w:r>
      <w:proofErr w:type="spellStart"/>
      <w:r w:rsidRPr="00B522A9">
        <w:rPr>
          <w:rFonts w:ascii="Times New Roman" w:hAnsi="Times New Roman" w:cs="Times New Roman"/>
          <w:lang w:val="en-US"/>
        </w:rPr>
        <w:t>Sueyro</w:t>
      </w:r>
      <w:proofErr w:type="spellEnd"/>
      <w:r w:rsidRPr="00B522A9">
        <w:rPr>
          <w:rFonts w:ascii="Times New Roman" w:hAnsi="Times New Roman" w:cs="Times New Roman"/>
          <w:lang w:val="en-US"/>
        </w:rPr>
        <w:t xml:space="preserve"> et al. [128], assessing the change in the distribution of SRWs in the breeding grounds of </w:t>
      </w:r>
      <w:proofErr w:type="spellStart"/>
      <w:r w:rsidRPr="00B522A9">
        <w:rPr>
          <w:rFonts w:ascii="Times New Roman" w:hAnsi="Times New Roman" w:cs="Times New Roman"/>
          <w:lang w:val="en-US"/>
        </w:rPr>
        <w:t>Península</w:t>
      </w:r>
      <w:proofErr w:type="spellEnd"/>
      <w:r w:rsidRPr="00B522A9">
        <w:rPr>
          <w:rFonts w:ascii="Times New Roman" w:hAnsi="Times New Roman" w:cs="Times New Roman"/>
          <w:lang w:val="en-US"/>
        </w:rPr>
        <w:t xml:space="preserve"> Valdés, proposed that a threshold in the whale’s density within breeding areas triggered a density-dependent response, with the mother-calf pairs remaining in the area and the other groups being displaced to new regions. Currently, the underlying process of the observed recovery of the SRW population from the southwestern Atlantic Ocean appears to involve a slower increase within the traditional feeding ground [35] accompanied by a higher probability of recolonizing ancient habitats [44,128]. These findings, together with model estimates for the entire study area, lead us to propose that the SRW population will continue growing for many decades, though density-dependent effects on population parameters can be expected.</w:t>
      </w:r>
    </w:p>
    <w:p w14:paraId="1EC1595E" w14:textId="77777777" w:rsidR="00B522A9" w:rsidRPr="00B75554" w:rsidRDefault="00B522A9" w:rsidP="00F769C0">
      <w:pPr>
        <w:autoSpaceDE w:val="0"/>
        <w:autoSpaceDN w:val="0"/>
        <w:adjustRightInd w:val="0"/>
        <w:spacing w:after="0" w:line="360" w:lineRule="auto"/>
        <w:rPr>
          <w:rFonts w:ascii="MinionPro-Regular" w:hAnsi="MinionPro-Regular" w:cs="MinionPro-Regular"/>
          <w:sz w:val="18"/>
          <w:szCs w:val="18"/>
          <w:highlight w:val="yellow"/>
          <w:lang w:val="en-US"/>
        </w:rPr>
      </w:pPr>
    </w:p>
    <w:p w14:paraId="19890D35" w14:textId="77777777" w:rsidR="000A2DC5" w:rsidRPr="00FA2F4F" w:rsidRDefault="000A2DC5" w:rsidP="00F769C0">
      <w:pPr>
        <w:autoSpaceDE w:val="0"/>
        <w:autoSpaceDN w:val="0"/>
        <w:adjustRightInd w:val="0"/>
        <w:spacing w:after="0" w:line="360" w:lineRule="auto"/>
        <w:rPr>
          <w:rFonts w:ascii="Times New Roman" w:hAnsi="Times New Roman" w:cs="Times New Roman"/>
          <w:i/>
          <w:iCs/>
          <w:lang w:val="en-US"/>
        </w:rPr>
      </w:pPr>
      <w:r w:rsidRPr="00FA2F4F">
        <w:rPr>
          <w:rFonts w:ascii="Times New Roman" w:hAnsi="Times New Roman" w:cs="Times New Roman"/>
          <w:i/>
          <w:iCs/>
          <w:lang w:val="en-US"/>
        </w:rPr>
        <w:t>Limitations and future directions</w:t>
      </w:r>
    </w:p>
    <w:p w14:paraId="39CC6B4B" w14:textId="724F92CD" w:rsidR="000A2DC5" w:rsidRPr="00B82D87" w:rsidRDefault="000A2DC5" w:rsidP="00F769C0">
      <w:pPr>
        <w:autoSpaceDE w:val="0"/>
        <w:autoSpaceDN w:val="0"/>
        <w:adjustRightInd w:val="0"/>
        <w:spacing w:after="0" w:line="360" w:lineRule="auto"/>
        <w:ind w:firstLine="284"/>
        <w:rPr>
          <w:rFonts w:ascii="Times New Roman" w:hAnsi="Times New Roman" w:cs="Times New Roman"/>
          <w:lang w:val="en-US"/>
        </w:rPr>
      </w:pPr>
      <w:r w:rsidRPr="00B82D87">
        <w:rPr>
          <w:rFonts w:ascii="Times New Roman" w:hAnsi="Times New Roman" w:cs="Times New Roman"/>
          <w:color w:val="000000"/>
          <w:lang w:val="en-GB"/>
        </w:rPr>
        <w:t xml:space="preserve">Bayesian surplus production models are useful when the available data comprise only aggregate catches and population abundance time series </w:t>
      </w:r>
      <w:r w:rsidR="00E42197" w:rsidRPr="00B82D87">
        <w:rPr>
          <w:rFonts w:ascii="Times New Roman" w:hAnsi="Times New Roman" w:cs="Times New Roman"/>
          <w:color w:val="000000"/>
          <w:lang w:val="en-GB"/>
        </w:rPr>
        <w:t>[12</w:t>
      </w:r>
      <w:r w:rsidR="000614A9">
        <w:rPr>
          <w:rFonts w:ascii="Times New Roman" w:hAnsi="Times New Roman" w:cs="Times New Roman"/>
          <w:color w:val="000000"/>
          <w:lang w:val="en-GB"/>
        </w:rPr>
        <w:t>9</w:t>
      </w:r>
      <w:r w:rsidR="00E42197" w:rsidRPr="00B82D87">
        <w:rPr>
          <w:rFonts w:ascii="Times New Roman" w:hAnsi="Times New Roman" w:cs="Times New Roman"/>
          <w:color w:val="000000"/>
          <w:lang w:val="en-GB"/>
        </w:rPr>
        <w:t>]</w:t>
      </w:r>
      <w:r w:rsidRPr="00B82D87">
        <w:rPr>
          <w:rFonts w:ascii="Times New Roman" w:hAnsi="Times New Roman" w:cs="Times New Roman"/>
          <w:color w:val="000000"/>
          <w:lang w:val="en-GB"/>
        </w:rPr>
        <w:t>. Although modern catch series offer information on sex</w:t>
      </w:r>
      <w:r w:rsidR="00DD048E">
        <w:rPr>
          <w:rFonts w:ascii="Times New Roman" w:hAnsi="Times New Roman" w:cs="Times New Roman"/>
          <w:color w:val="000000"/>
          <w:lang w:val="en-GB"/>
        </w:rPr>
        <w:t xml:space="preserve"> </w:t>
      </w:r>
      <w:r w:rsidRPr="00B82D87">
        <w:rPr>
          <w:rFonts w:ascii="Times New Roman" w:hAnsi="Times New Roman" w:cs="Times New Roman"/>
          <w:color w:val="000000"/>
          <w:lang w:val="en-GB"/>
        </w:rPr>
        <w:t xml:space="preserve">composition </w:t>
      </w:r>
      <w:r w:rsidR="00784CC4" w:rsidRPr="00B82D87">
        <w:rPr>
          <w:rFonts w:ascii="Times New Roman" w:hAnsi="Times New Roman" w:cs="Times New Roman"/>
          <w:color w:val="000000"/>
          <w:lang w:val="en-GB"/>
        </w:rPr>
        <w:t>[7</w:t>
      </w:r>
      <w:r w:rsidR="00C51DBF">
        <w:rPr>
          <w:rFonts w:ascii="Times New Roman" w:hAnsi="Times New Roman" w:cs="Times New Roman"/>
          <w:color w:val="000000"/>
          <w:lang w:val="en-GB"/>
        </w:rPr>
        <w:t>6</w:t>
      </w:r>
      <w:r w:rsidR="00784CC4" w:rsidRPr="00B82D87">
        <w:rPr>
          <w:rFonts w:ascii="Times New Roman" w:hAnsi="Times New Roman" w:cs="Times New Roman"/>
          <w:color w:val="000000"/>
          <w:lang w:val="en-GB"/>
        </w:rPr>
        <w:t>]</w:t>
      </w:r>
      <w:r w:rsidRPr="00B82D87">
        <w:rPr>
          <w:rFonts w:ascii="Times New Roman" w:hAnsi="Times New Roman" w:cs="Times New Roman"/>
          <w:lang w:val="en-US"/>
        </w:rPr>
        <w:t xml:space="preserve">, most pre-modern whaling data on </w:t>
      </w:r>
      <w:r w:rsidR="00A8185F">
        <w:rPr>
          <w:rFonts w:ascii="Times New Roman" w:hAnsi="Times New Roman" w:cs="Times New Roman"/>
          <w:lang w:val="en-US"/>
        </w:rPr>
        <w:t xml:space="preserve">the </w:t>
      </w:r>
      <w:r w:rsidRPr="00B82D87">
        <w:rPr>
          <w:rFonts w:ascii="Times New Roman" w:hAnsi="Times New Roman" w:cs="Times New Roman"/>
          <w:lang w:val="en-US"/>
        </w:rPr>
        <w:t xml:space="preserve">SRW </w:t>
      </w:r>
      <w:r w:rsidR="00A8185F">
        <w:rPr>
          <w:rFonts w:ascii="Times New Roman" w:hAnsi="Times New Roman" w:cs="Times New Roman"/>
          <w:lang w:val="en-US"/>
        </w:rPr>
        <w:t>are</w:t>
      </w:r>
      <w:r w:rsidRPr="00B82D87">
        <w:rPr>
          <w:rFonts w:ascii="Times New Roman" w:hAnsi="Times New Roman" w:cs="Times New Roman"/>
          <w:lang w:val="en-US"/>
        </w:rPr>
        <w:t xml:space="preserve"> only available </w:t>
      </w:r>
      <w:r w:rsidR="00F826E1">
        <w:rPr>
          <w:rFonts w:ascii="Times New Roman" w:hAnsi="Times New Roman" w:cs="Times New Roman"/>
          <w:lang w:val="en-US"/>
        </w:rPr>
        <w:t>on the</w:t>
      </w:r>
      <w:r w:rsidRPr="00B82D87">
        <w:rPr>
          <w:rFonts w:ascii="Times New Roman" w:hAnsi="Times New Roman" w:cs="Times New Roman"/>
          <w:lang w:val="en-US"/>
        </w:rPr>
        <w:t xml:space="preserve"> species level or ha</w:t>
      </w:r>
      <w:r w:rsidR="00F826E1">
        <w:rPr>
          <w:rFonts w:ascii="Times New Roman" w:hAnsi="Times New Roman" w:cs="Times New Roman"/>
          <w:lang w:val="en-US"/>
        </w:rPr>
        <w:t>ve</w:t>
      </w:r>
      <w:r w:rsidRPr="00B82D87">
        <w:rPr>
          <w:rFonts w:ascii="Times New Roman" w:hAnsi="Times New Roman" w:cs="Times New Roman"/>
          <w:lang w:val="en-US"/>
        </w:rPr>
        <w:t xml:space="preserve"> been reconstructed by converting barrels of landed and exported oil into whale</w:t>
      </w:r>
      <w:r w:rsidR="009E0FF4">
        <w:rPr>
          <w:rFonts w:ascii="Times New Roman" w:hAnsi="Times New Roman" w:cs="Times New Roman"/>
          <w:lang w:val="en-US"/>
        </w:rPr>
        <w:t xml:space="preserve"> numbers</w:t>
      </w:r>
      <w:r w:rsidRPr="00B82D87">
        <w:rPr>
          <w:rFonts w:ascii="Times New Roman" w:hAnsi="Times New Roman" w:cs="Times New Roman"/>
          <w:lang w:val="en-US"/>
        </w:rPr>
        <w:t xml:space="preserve"> (</w:t>
      </w:r>
      <w:r w:rsidRPr="00867C8F">
        <w:rPr>
          <w:rFonts w:ascii="Times New Roman" w:hAnsi="Times New Roman" w:cs="Times New Roman"/>
          <w:i/>
          <w:iCs/>
          <w:lang w:val="en-US"/>
        </w:rPr>
        <w:t>e.g</w:t>
      </w:r>
      <w:r w:rsidRPr="00B82D87">
        <w:rPr>
          <w:rFonts w:ascii="Times New Roman" w:hAnsi="Times New Roman" w:cs="Times New Roman"/>
          <w:lang w:val="en-US"/>
        </w:rPr>
        <w:t xml:space="preserve">., </w:t>
      </w:r>
      <w:r w:rsidR="00867C8F">
        <w:rPr>
          <w:rFonts w:ascii="Times New Roman" w:hAnsi="Times New Roman" w:cs="Times New Roman"/>
          <w:lang w:val="en-US"/>
        </w:rPr>
        <w:t xml:space="preserve">the </w:t>
      </w:r>
      <w:r w:rsidRPr="00B82D87">
        <w:rPr>
          <w:rFonts w:ascii="Times New Roman" w:hAnsi="Times New Roman" w:cs="Times New Roman"/>
          <w:lang w:val="en-US"/>
        </w:rPr>
        <w:t xml:space="preserve">data from </w:t>
      </w:r>
      <w:r w:rsidR="00867C8F">
        <w:rPr>
          <w:rFonts w:ascii="Times New Roman" w:hAnsi="Times New Roman" w:cs="Times New Roman"/>
          <w:lang w:val="en-US"/>
        </w:rPr>
        <w:t xml:space="preserve">the </w:t>
      </w:r>
      <w:r w:rsidRPr="00B82D87">
        <w:rPr>
          <w:rFonts w:ascii="Times New Roman" w:hAnsi="Times New Roman" w:cs="Times New Roman"/>
          <w:lang w:val="en-US"/>
        </w:rPr>
        <w:t xml:space="preserve">Records of the Boards of Customs of UK). Currently, the lack of age- or size-structured data for SRW catches from Brazil Bank limits the development of models that </w:t>
      </w:r>
      <w:r w:rsidR="00867C8F">
        <w:rPr>
          <w:rFonts w:ascii="Times New Roman" w:hAnsi="Times New Roman" w:cs="Times New Roman"/>
          <w:lang w:val="en-US"/>
        </w:rPr>
        <w:t xml:space="preserve">enable an </w:t>
      </w:r>
      <w:r w:rsidRPr="00B82D87">
        <w:rPr>
          <w:rFonts w:ascii="Times New Roman" w:hAnsi="Times New Roman" w:cs="Times New Roman"/>
          <w:lang w:val="en-US"/>
        </w:rPr>
        <w:t>assess</w:t>
      </w:r>
      <w:r w:rsidR="00867C8F">
        <w:rPr>
          <w:rFonts w:ascii="Times New Roman" w:hAnsi="Times New Roman" w:cs="Times New Roman"/>
          <w:lang w:val="en-US"/>
        </w:rPr>
        <w:t>ment</w:t>
      </w:r>
      <w:r w:rsidRPr="00B82D87">
        <w:rPr>
          <w:rFonts w:ascii="Times New Roman" w:hAnsi="Times New Roman" w:cs="Times New Roman"/>
          <w:lang w:val="en-US"/>
        </w:rPr>
        <w:t xml:space="preserve"> </w:t>
      </w:r>
      <w:r w:rsidR="00867C8F">
        <w:rPr>
          <w:rFonts w:ascii="Times New Roman" w:hAnsi="Times New Roman" w:cs="Times New Roman"/>
          <w:lang w:val="en-US"/>
        </w:rPr>
        <w:t xml:space="preserve">of </w:t>
      </w:r>
      <w:r w:rsidRPr="00B82D87">
        <w:rPr>
          <w:rFonts w:ascii="Times New Roman" w:hAnsi="Times New Roman" w:cs="Times New Roman"/>
          <w:lang w:val="en-US"/>
        </w:rPr>
        <w:t>selective catching (</w:t>
      </w:r>
      <w:r w:rsidRPr="00867C8F">
        <w:rPr>
          <w:rFonts w:ascii="Times New Roman" w:hAnsi="Times New Roman" w:cs="Times New Roman"/>
          <w:i/>
          <w:iCs/>
          <w:lang w:val="en-US"/>
        </w:rPr>
        <w:t>e.g</w:t>
      </w:r>
      <w:r w:rsidRPr="00B82D87">
        <w:rPr>
          <w:rFonts w:ascii="Times New Roman" w:hAnsi="Times New Roman" w:cs="Times New Roman"/>
          <w:lang w:val="en-US"/>
        </w:rPr>
        <w:t xml:space="preserve">. mothers with dependent calves) to the population trajectory. Nevertheless, production models are widely used for </w:t>
      </w:r>
      <w:r w:rsidR="00E262CF">
        <w:rPr>
          <w:rFonts w:ascii="Times New Roman" w:hAnsi="Times New Roman" w:cs="Times New Roman"/>
          <w:lang w:val="en-US"/>
        </w:rPr>
        <w:t xml:space="preserve">the </w:t>
      </w:r>
      <w:r w:rsidRPr="00B82D87">
        <w:rPr>
          <w:rFonts w:ascii="Times New Roman" w:hAnsi="Times New Roman" w:cs="Times New Roman"/>
          <w:lang w:val="en-US"/>
        </w:rPr>
        <w:t>stock assessment of cetacean</w:t>
      </w:r>
      <w:r w:rsidR="00E262CF">
        <w:rPr>
          <w:rFonts w:ascii="Times New Roman" w:hAnsi="Times New Roman" w:cs="Times New Roman"/>
          <w:lang w:val="en-US"/>
        </w:rPr>
        <w:t>s</w:t>
      </w:r>
      <w:r w:rsidRPr="00B82D87">
        <w:rPr>
          <w:rFonts w:ascii="Times New Roman" w:hAnsi="Times New Roman" w:cs="Times New Roman"/>
          <w:lang w:val="en-US"/>
        </w:rPr>
        <w:t xml:space="preserve"> (e.g., </w:t>
      </w:r>
      <w:r w:rsidR="00195461">
        <w:rPr>
          <w:rFonts w:ascii="Times New Roman" w:hAnsi="Times New Roman" w:cs="Times New Roman"/>
          <w:lang w:val="en-US"/>
        </w:rPr>
        <w:t>89,</w:t>
      </w:r>
      <w:r w:rsidR="000316E6">
        <w:rPr>
          <w:rFonts w:ascii="Times New Roman" w:hAnsi="Times New Roman" w:cs="Times New Roman"/>
          <w:lang w:val="en-US"/>
        </w:rPr>
        <w:t>118</w:t>
      </w:r>
      <w:r w:rsidRPr="00B82D87">
        <w:rPr>
          <w:rFonts w:ascii="Times New Roman" w:hAnsi="Times New Roman" w:cs="Times New Roman"/>
          <w:lang w:val="en-US"/>
        </w:rPr>
        <w:t>)</w:t>
      </w:r>
      <w:r w:rsidR="00E262CF">
        <w:rPr>
          <w:rFonts w:ascii="Times New Roman" w:hAnsi="Times New Roman" w:cs="Times New Roman"/>
          <w:lang w:val="en-US"/>
        </w:rPr>
        <w:t>,</w:t>
      </w:r>
      <w:r w:rsidRPr="00B82D87">
        <w:rPr>
          <w:rFonts w:ascii="Times New Roman" w:hAnsi="Times New Roman" w:cs="Times New Roman"/>
          <w:lang w:val="en-US"/>
        </w:rPr>
        <w:t xml:space="preserve"> and experience has </w:t>
      </w:r>
      <w:r w:rsidR="00E262CF">
        <w:rPr>
          <w:rFonts w:ascii="Times New Roman" w:hAnsi="Times New Roman" w:cs="Times New Roman"/>
          <w:lang w:val="en-US"/>
        </w:rPr>
        <w:t xml:space="preserve">often indicated </w:t>
      </w:r>
      <w:r w:rsidRPr="00B82D87">
        <w:rPr>
          <w:rFonts w:ascii="Times New Roman" w:hAnsi="Times New Roman" w:cs="Times New Roman"/>
          <w:lang w:val="en-US"/>
        </w:rPr>
        <w:t xml:space="preserve">little justification for the inclusion of sex-structure in </w:t>
      </w:r>
      <w:r w:rsidR="00EC4115">
        <w:rPr>
          <w:rFonts w:ascii="Times New Roman" w:hAnsi="Times New Roman" w:cs="Times New Roman"/>
          <w:lang w:val="en-US"/>
        </w:rPr>
        <w:t xml:space="preserve">such </w:t>
      </w:r>
      <w:r w:rsidRPr="00B82D87">
        <w:rPr>
          <w:rFonts w:ascii="Times New Roman" w:hAnsi="Times New Roman" w:cs="Times New Roman"/>
          <w:lang w:val="en-US"/>
        </w:rPr>
        <w:t xml:space="preserve">analyses </w:t>
      </w:r>
      <w:r w:rsidR="00513557" w:rsidRPr="00B82D87">
        <w:rPr>
          <w:rFonts w:ascii="Times New Roman" w:hAnsi="Times New Roman" w:cs="Times New Roman"/>
          <w:lang w:val="en-US"/>
        </w:rPr>
        <w:t>[1</w:t>
      </w:r>
      <w:r w:rsidR="00D35F71">
        <w:rPr>
          <w:rFonts w:ascii="Times New Roman" w:hAnsi="Times New Roman" w:cs="Times New Roman"/>
          <w:lang w:val="en-US"/>
        </w:rPr>
        <w:t>11</w:t>
      </w:r>
      <w:r w:rsidR="00513557" w:rsidRPr="00B82D87">
        <w:rPr>
          <w:rFonts w:ascii="Times New Roman" w:hAnsi="Times New Roman" w:cs="Times New Roman"/>
          <w:lang w:val="en-US"/>
        </w:rPr>
        <w:t>]</w:t>
      </w:r>
      <w:r w:rsidRPr="00B82D87">
        <w:rPr>
          <w:rFonts w:ascii="Times New Roman" w:hAnsi="Times New Roman" w:cs="Times New Roman"/>
          <w:lang w:val="en-US"/>
        </w:rPr>
        <w:t>. A notable exception</w:t>
      </w:r>
      <w:r w:rsidR="006365FB">
        <w:rPr>
          <w:rFonts w:ascii="Times New Roman" w:hAnsi="Times New Roman" w:cs="Times New Roman"/>
          <w:lang w:val="en-US"/>
        </w:rPr>
        <w:t xml:space="preserve"> </w:t>
      </w:r>
      <w:r w:rsidR="006365FB">
        <w:rPr>
          <w:rFonts w:ascii="Times New Roman" w:hAnsi="Times New Roman" w:cs="Times New Roman"/>
          <w:lang w:val="en-US"/>
        </w:rPr>
        <w:lastRenderedPageBreak/>
        <w:t xml:space="preserve">occurs when </w:t>
      </w:r>
      <w:r w:rsidRPr="00B82D87">
        <w:rPr>
          <w:rFonts w:ascii="Times New Roman" w:hAnsi="Times New Roman" w:cs="Times New Roman"/>
          <w:lang w:val="en-US"/>
        </w:rPr>
        <w:t xml:space="preserve">catches </w:t>
      </w:r>
      <w:r w:rsidR="006365FB">
        <w:rPr>
          <w:rFonts w:ascii="Times New Roman" w:hAnsi="Times New Roman" w:cs="Times New Roman"/>
          <w:lang w:val="en-US"/>
        </w:rPr>
        <w:t xml:space="preserve">have been </w:t>
      </w:r>
      <w:r w:rsidRPr="00B82D87">
        <w:rPr>
          <w:rFonts w:ascii="Times New Roman" w:hAnsi="Times New Roman" w:cs="Times New Roman"/>
          <w:lang w:val="en-US"/>
        </w:rPr>
        <w:t xml:space="preserve">female-biased, </w:t>
      </w:r>
      <w:r w:rsidR="006365FB">
        <w:rPr>
          <w:rFonts w:ascii="Times New Roman" w:hAnsi="Times New Roman" w:cs="Times New Roman"/>
          <w:lang w:val="en-US"/>
        </w:rPr>
        <w:t xml:space="preserve">in which instance the decline in </w:t>
      </w:r>
      <w:r w:rsidRPr="00B82D87">
        <w:rPr>
          <w:rFonts w:ascii="Times New Roman" w:hAnsi="Times New Roman" w:cs="Times New Roman"/>
          <w:lang w:val="en-US"/>
        </w:rPr>
        <w:t>the population could be underestimated.</w:t>
      </w:r>
    </w:p>
    <w:p w14:paraId="723CE932" w14:textId="5AD8F5C2" w:rsidR="000A2DC5" w:rsidRPr="00B75554" w:rsidRDefault="000A2DC5" w:rsidP="00F769C0">
      <w:pPr>
        <w:autoSpaceDE w:val="0"/>
        <w:autoSpaceDN w:val="0"/>
        <w:adjustRightInd w:val="0"/>
        <w:spacing w:after="0" w:line="360" w:lineRule="auto"/>
        <w:ind w:firstLine="284"/>
        <w:rPr>
          <w:rFonts w:ascii="Times New Roman" w:hAnsi="Times New Roman" w:cs="Times New Roman"/>
          <w:highlight w:val="yellow"/>
          <w:lang w:val="en-US"/>
        </w:rPr>
      </w:pPr>
      <w:r w:rsidRPr="00EE4041">
        <w:rPr>
          <w:rFonts w:ascii="Times New Roman" w:hAnsi="Times New Roman" w:cs="Times New Roman"/>
          <w:lang w:val="en-US"/>
        </w:rPr>
        <w:t xml:space="preserve">The density-dependent logistic model used here assumes that </w:t>
      </w:r>
      <m:oMath>
        <m:r>
          <w:rPr>
            <w:rFonts w:ascii="Cambria Math" w:eastAsiaTheme="minorEastAsia" w:hAnsi="Cambria Math" w:cs="Times New Roman"/>
            <w:color w:val="000000"/>
            <w:lang w:val="en-GB"/>
          </w:rPr>
          <m:t>K</m:t>
        </m:r>
      </m:oMath>
      <w:r w:rsidRPr="00EE4041">
        <w:rPr>
          <w:rFonts w:ascii="Times New Roman" w:hAnsi="Times New Roman" w:cs="Times New Roman"/>
          <w:lang w:val="en-GB"/>
        </w:rPr>
        <w:t>,</w:t>
      </w:r>
      <w:r w:rsidRPr="00EE4041">
        <w:rPr>
          <w:rFonts w:ascii="Times New Roman" w:hAnsi="Times New Roman" w:cs="Times New Roman"/>
          <w:lang w:val="en-US"/>
        </w:rPr>
        <w:t xml:space="preserve">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Pr="00EE4041">
        <w:rPr>
          <w:rFonts w:ascii="Times New Roman" w:eastAsiaTheme="minorEastAsia" w:hAnsi="Times New Roman" w:cs="Times New Roman"/>
          <w:color w:val="000000"/>
          <w:lang w:val="en-GB"/>
        </w:rPr>
        <w:t xml:space="preserve"> and</w:t>
      </w:r>
      <m:oMath>
        <m:r>
          <m:rPr>
            <m:sty m:val="p"/>
          </m:rPr>
          <w:rPr>
            <w:rFonts w:ascii="Cambria Math" w:eastAsiaTheme="minorEastAsia" w:hAnsi="Cambria Math" w:cs="Times New Roman"/>
            <w:color w:val="000000"/>
            <w:lang w:val="en-GB"/>
          </w:rPr>
          <m:t xml:space="preserve"> </m:t>
        </m:r>
        <m:r>
          <w:rPr>
            <w:rFonts w:ascii="Cambria Math" w:eastAsiaTheme="minorEastAsia" w:hAnsi="Cambria Math" w:cs="Times New Roman"/>
            <w:color w:val="000000"/>
            <w:lang w:val="en-GB"/>
          </w:rPr>
          <m:t>q</m:t>
        </m:r>
      </m:oMath>
      <w:r w:rsidRPr="00EE4041">
        <w:rPr>
          <w:rFonts w:ascii="Times New Roman" w:hAnsi="Times New Roman" w:cs="Times New Roman"/>
          <w:lang w:val="en-US"/>
        </w:rPr>
        <w:t xml:space="preserve"> </w:t>
      </w:r>
      <w:r w:rsidR="00BF2302">
        <w:rPr>
          <w:rFonts w:ascii="Times New Roman" w:hAnsi="Times New Roman" w:cs="Times New Roman"/>
          <w:lang w:val="en-US"/>
        </w:rPr>
        <w:t>are</w:t>
      </w:r>
      <w:r w:rsidRPr="00EE4041">
        <w:rPr>
          <w:rFonts w:ascii="Times New Roman" w:hAnsi="Times New Roman" w:cs="Times New Roman"/>
          <w:lang w:val="en-US"/>
        </w:rPr>
        <w:t xml:space="preserve"> constant </w:t>
      </w:r>
      <w:r w:rsidR="00BF2302">
        <w:rPr>
          <w:rFonts w:ascii="Times New Roman" w:hAnsi="Times New Roman" w:cs="Times New Roman"/>
          <w:lang w:val="en-US"/>
        </w:rPr>
        <w:t xml:space="preserve">over </w:t>
      </w:r>
      <w:r w:rsidRPr="00EE4041">
        <w:rPr>
          <w:rFonts w:ascii="Times New Roman" w:hAnsi="Times New Roman" w:cs="Times New Roman"/>
          <w:lang w:val="en-US"/>
        </w:rPr>
        <w:t xml:space="preserve">time. This </w:t>
      </w:r>
      <w:r w:rsidR="00C87C28">
        <w:rPr>
          <w:rFonts w:ascii="Times New Roman" w:hAnsi="Times New Roman" w:cs="Times New Roman"/>
          <w:lang w:val="en-US"/>
        </w:rPr>
        <w:t xml:space="preserve">assumption </w:t>
      </w:r>
      <w:r w:rsidRPr="00EE4041">
        <w:rPr>
          <w:rFonts w:ascii="Times New Roman" w:hAnsi="Times New Roman" w:cs="Times New Roman"/>
          <w:lang w:val="en-US"/>
        </w:rPr>
        <w:t>agree</w:t>
      </w:r>
      <w:r w:rsidR="00C87C28">
        <w:rPr>
          <w:rFonts w:ascii="Times New Roman" w:hAnsi="Times New Roman" w:cs="Times New Roman"/>
          <w:lang w:val="en-US"/>
        </w:rPr>
        <w:t>s</w:t>
      </w:r>
      <w:r w:rsidRPr="00EE4041">
        <w:rPr>
          <w:rFonts w:ascii="Times New Roman" w:hAnsi="Times New Roman" w:cs="Times New Roman"/>
          <w:lang w:val="en-US"/>
        </w:rPr>
        <w:t xml:space="preserve"> with the current modelling approach used by the</w:t>
      </w:r>
      <w:r w:rsidR="00C87C28">
        <w:rPr>
          <w:rFonts w:ascii="Times New Roman" w:hAnsi="Times New Roman" w:cs="Times New Roman"/>
          <w:lang w:val="en-US"/>
        </w:rPr>
        <w:t xml:space="preserve"> IWC</w:t>
      </w:r>
      <w:r w:rsidRPr="00EE4041">
        <w:rPr>
          <w:rFonts w:ascii="Times New Roman" w:hAnsi="Times New Roman" w:cs="Times New Roman"/>
          <w:lang w:val="en-US"/>
        </w:rPr>
        <w:t xml:space="preserve">. </w:t>
      </w:r>
      <w:r w:rsidRPr="00EE4041">
        <w:rPr>
          <w:rFonts w:ascii="Times New Roman" w:hAnsi="Times New Roman" w:cs="Times New Roman"/>
          <w:color w:val="000000"/>
          <w:lang w:val="en-GB"/>
        </w:rPr>
        <w:t xml:space="preserve">The catchability coefficient </w:t>
      </w:r>
      <m:oMath>
        <m:r>
          <w:rPr>
            <w:rFonts w:ascii="Cambria Math" w:hAnsi="Cambria Math" w:cs="Times New Roman"/>
            <w:color w:val="000000"/>
            <w:lang w:val="en-GB"/>
          </w:rPr>
          <m:t>q</m:t>
        </m:r>
      </m:oMath>
      <w:r w:rsidRPr="00EE4041">
        <w:rPr>
          <w:rFonts w:ascii="Times New Roman" w:eastAsiaTheme="minorEastAsia" w:hAnsi="Times New Roman" w:cs="Times New Roman"/>
          <w:color w:val="000000"/>
          <w:lang w:val="en-GB"/>
        </w:rPr>
        <w:t xml:space="preserve"> was kept constant </w:t>
      </w:r>
      <w:r w:rsidR="008A59B9">
        <w:rPr>
          <w:rFonts w:ascii="Times New Roman" w:eastAsiaTheme="minorEastAsia" w:hAnsi="Times New Roman" w:cs="Times New Roman"/>
          <w:color w:val="000000"/>
          <w:lang w:val="en-GB"/>
        </w:rPr>
        <w:t>throughout</w:t>
      </w:r>
      <w:r w:rsidRPr="00EE4041">
        <w:rPr>
          <w:rFonts w:ascii="Times New Roman" w:eastAsiaTheme="minorEastAsia" w:hAnsi="Times New Roman" w:cs="Times New Roman"/>
          <w:color w:val="000000"/>
          <w:lang w:val="en-GB"/>
        </w:rPr>
        <w:t xml:space="preserve"> the study period to avoid model over-parameterization and because information about temporal variations of the proportion of the population inside the survey area is not available to propose </w:t>
      </w:r>
      <w:r w:rsidRPr="00EE4041">
        <w:rPr>
          <w:rFonts w:ascii="Times New Roman" w:hAnsi="Times New Roman" w:cs="Times New Roman"/>
          <w:lang w:val="en-US"/>
        </w:rPr>
        <w:t xml:space="preserve">time-blocked changes in catchability. </w:t>
      </w:r>
      <w:r w:rsidRPr="00382A2F">
        <w:rPr>
          <w:rFonts w:ascii="Times New Roman" w:hAnsi="Times New Roman" w:cs="Times New Roman"/>
          <w:lang w:val="en-US"/>
        </w:rPr>
        <w:t xml:space="preserve">Nevertheless, the estimated value </w:t>
      </w:r>
      <w:r w:rsidR="00152718" w:rsidRPr="00382A2F">
        <w:rPr>
          <w:rFonts w:ascii="Times New Roman" w:hAnsi="Times New Roman" w:cs="Times New Roman"/>
          <w:lang w:val="en-US"/>
        </w:rPr>
        <w:t xml:space="preserve">of absolute abundance </w:t>
      </w:r>
      <w:r w:rsidRPr="00382A2F">
        <w:rPr>
          <w:rFonts w:ascii="Times New Roman" w:hAnsi="Times New Roman" w:cs="Times New Roman"/>
          <w:lang w:val="en-US"/>
        </w:rPr>
        <w:t xml:space="preserve">was in </w:t>
      </w:r>
      <w:r w:rsidR="008638EC">
        <w:rPr>
          <w:rFonts w:ascii="Times New Roman" w:hAnsi="Times New Roman" w:cs="Times New Roman"/>
          <w:lang w:val="en-US"/>
        </w:rPr>
        <w:t xml:space="preserve">accordance </w:t>
      </w:r>
      <w:r w:rsidRPr="00382A2F">
        <w:rPr>
          <w:rFonts w:ascii="Times New Roman" w:hAnsi="Times New Roman" w:cs="Times New Roman"/>
          <w:lang w:val="en-US"/>
        </w:rPr>
        <w:t xml:space="preserve">with current census information </w:t>
      </w:r>
      <w:r w:rsidR="00C76D5D" w:rsidRPr="00382A2F">
        <w:rPr>
          <w:rFonts w:ascii="Times New Roman" w:hAnsi="Times New Roman" w:cs="Times New Roman"/>
          <w:lang w:val="en-US"/>
        </w:rPr>
        <w:t>[26]</w:t>
      </w:r>
      <w:r w:rsidRPr="00382A2F">
        <w:rPr>
          <w:rFonts w:ascii="Times New Roman" w:hAnsi="Times New Roman" w:cs="Times New Roman"/>
          <w:lang w:val="en-US"/>
        </w:rPr>
        <w:t>.</w:t>
      </w:r>
      <w:r w:rsidRPr="00B334DB">
        <w:rPr>
          <w:rFonts w:ascii="Times New Roman" w:hAnsi="Times New Roman" w:cs="Times New Roman"/>
          <w:lang w:val="en-US"/>
        </w:rPr>
        <w:t xml:space="preserve"> In the future, if the abundance in traditional breeding grounds remains stable over time, and the population continues to increase over the distribution area, </w:t>
      </w:r>
      <w:r w:rsidR="00A22E31">
        <w:rPr>
          <w:rFonts w:ascii="Times New Roman" w:hAnsi="Times New Roman" w:cs="Times New Roman"/>
          <w:lang w:val="en-US"/>
        </w:rPr>
        <w:t xml:space="preserve">certain </w:t>
      </w:r>
      <w:r w:rsidRPr="00B334DB">
        <w:rPr>
          <w:rFonts w:ascii="Times New Roman" w:hAnsi="Times New Roman" w:cs="Times New Roman"/>
          <w:lang w:val="en-US"/>
        </w:rPr>
        <w:t xml:space="preserve">concerns should be </w:t>
      </w:r>
      <w:proofErr w:type="gramStart"/>
      <w:r w:rsidRPr="00B334DB">
        <w:rPr>
          <w:rFonts w:ascii="Times New Roman" w:hAnsi="Times New Roman" w:cs="Times New Roman"/>
          <w:lang w:val="en-US"/>
        </w:rPr>
        <w:t xml:space="preserve">taken </w:t>
      </w:r>
      <w:r w:rsidR="00E20F8E">
        <w:rPr>
          <w:rFonts w:ascii="Times New Roman" w:hAnsi="Times New Roman" w:cs="Times New Roman"/>
          <w:lang w:val="en-US"/>
        </w:rPr>
        <w:t>into account</w:t>
      </w:r>
      <w:proofErr w:type="gramEnd"/>
      <w:r w:rsidR="00E20F8E">
        <w:rPr>
          <w:rFonts w:ascii="Times New Roman" w:hAnsi="Times New Roman" w:cs="Times New Roman"/>
          <w:lang w:val="en-US"/>
        </w:rPr>
        <w:t xml:space="preserve"> </w:t>
      </w:r>
      <w:r w:rsidRPr="00B334DB">
        <w:rPr>
          <w:rFonts w:ascii="Times New Roman" w:hAnsi="Times New Roman" w:cs="Times New Roman"/>
          <w:lang w:val="en-US"/>
        </w:rPr>
        <w:t>in relation to this parameter.</w:t>
      </w:r>
    </w:p>
    <w:p w14:paraId="25CB11E9" w14:textId="1AD88F01" w:rsidR="000A2DC5" w:rsidRDefault="000A2DC5" w:rsidP="00F769C0">
      <w:pPr>
        <w:autoSpaceDE w:val="0"/>
        <w:autoSpaceDN w:val="0"/>
        <w:adjustRightInd w:val="0"/>
        <w:spacing w:after="0" w:line="360" w:lineRule="auto"/>
        <w:ind w:firstLine="284"/>
        <w:rPr>
          <w:rFonts w:ascii="Times New Roman" w:hAnsi="Times New Roman" w:cs="Times New Roman"/>
          <w:lang w:val="en-US"/>
        </w:rPr>
      </w:pPr>
      <w:r w:rsidRPr="00CD74F1">
        <w:rPr>
          <w:rFonts w:ascii="Times New Roman" w:hAnsi="Times New Roman" w:cs="Times New Roman"/>
          <w:lang w:val="en-US"/>
        </w:rPr>
        <w:t xml:space="preserve">The time-invariant carrying capacity would limit the ability of our model to project the population trajectory of </w:t>
      </w:r>
      <w:r w:rsidR="00973EA8">
        <w:rPr>
          <w:rFonts w:ascii="Times New Roman" w:hAnsi="Times New Roman" w:cs="Times New Roman"/>
          <w:lang w:val="en-US"/>
        </w:rPr>
        <w:t xml:space="preserve">the </w:t>
      </w:r>
      <w:r w:rsidRPr="00CD74F1">
        <w:rPr>
          <w:rFonts w:ascii="Times New Roman" w:hAnsi="Times New Roman" w:cs="Times New Roman"/>
          <w:lang w:val="en-US"/>
        </w:rPr>
        <w:t xml:space="preserve">SRW </w:t>
      </w:r>
      <w:r w:rsidR="00973EA8">
        <w:rPr>
          <w:rFonts w:ascii="Times New Roman" w:hAnsi="Times New Roman" w:cs="Times New Roman"/>
          <w:lang w:val="en-US"/>
        </w:rPr>
        <w:t>for</w:t>
      </w:r>
      <w:r w:rsidR="00860979">
        <w:rPr>
          <w:rFonts w:ascii="Times New Roman" w:hAnsi="Times New Roman" w:cs="Times New Roman"/>
          <w:lang w:val="en-US"/>
        </w:rPr>
        <w:t xml:space="preserve">ward </w:t>
      </w:r>
      <w:r w:rsidRPr="00CD74F1">
        <w:rPr>
          <w:rFonts w:ascii="Times New Roman" w:hAnsi="Times New Roman" w:cs="Times New Roman"/>
          <w:lang w:val="en-US"/>
        </w:rPr>
        <w:t xml:space="preserve">over the long-term if both food availability and space to reproduce change over time, </w:t>
      </w:r>
      <w:r w:rsidR="00860979">
        <w:rPr>
          <w:rFonts w:ascii="Times New Roman" w:hAnsi="Times New Roman" w:cs="Times New Roman"/>
          <w:lang w:val="en-US"/>
        </w:rPr>
        <w:t xml:space="preserve">thus </w:t>
      </w:r>
      <w:r w:rsidRPr="00CD74F1">
        <w:rPr>
          <w:rFonts w:ascii="Times New Roman" w:hAnsi="Times New Roman" w:cs="Times New Roman"/>
          <w:lang w:val="en-US"/>
        </w:rPr>
        <w:t>reducing the environmental carrying capacity. Past changes in available calving and foraging habitats are less likely to have affected the estimated trajectory since the population remained at an extremely low level of abundance over the past 200 years. A recent study coupled a predator–prey model to a global climate model to project</w:t>
      </w:r>
      <w:r w:rsidR="006B0DA7">
        <w:rPr>
          <w:rFonts w:ascii="Times New Roman" w:hAnsi="Times New Roman" w:cs="Times New Roman"/>
          <w:lang w:val="en-US"/>
        </w:rPr>
        <w:t xml:space="preserve"> the SRW population in the Atlantic and Pacific basins forward </w:t>
      </w:r>
      <w:r w:rsidRPr="00CD74F1">
        <w:rPr>
          <w:rFonts w:ascii="Times New Roman" w:hAnsi="Times New Roman" w:cs="Times New Roman"/>
          <w:lang w:val="en-US"/>
        </w:rPr>
        <w:t>to 2100. This study suggest</w:t>
      </w:r>
      <w:r w:rsidR="008812F7">
        <w:rPr>
          <w:rFonts w:ascii="Times New Roman" w:hAnsi="Times New Roman" w:cs="Times New Roman"/>
          <w:lang w:val="en-US"/>
        </w:rPr>
        <w:t>ed</w:t>
      </w:r>
      <w:r w:rsidRPr="00CD74F1">
        <w:rPr>
          <w:rFonts w:ascii="Times New Roman" w:hAnsi="Times New Roman" w:cs="Times New Roman"/>
          <w:lang w:val="en-US"/>
        </w:rPr>
        <w:t xml:space="preserve"> that</w:t>
      </w:r>
      <w:r w:rsidR="008812F7">
        <w:rPr>
          <w:rFonts w:ascii="Times New Roman" w:hAnsi="Times New Roman" w:cs="Times New Roman"/>
          <w:lang w:val="en-US"/>
        </w:rPr>
        <w:t>,</w:t>
      </w:r>
      <w:r w:rsidRPr="00CD74F1">
        <w:rPr>
          <w:rFonts w:ascii="Times New Roman" w:hAnsi="Times New Roman" w:cs="Times New Roman"/>
          <w:lang w:val="en-US"/>
        </w:rPr>
        <w:t xml:space="preserve"> despite</w:t>
      </w:r>
      <w:r w:rsidR="008812F7">
        <w:rPr>
          <w:rFonts w:ascii="Times New Roman" w:hAnsi="Times New Roman" w:cs="Times New Roman"/>
          <w:lang w:val="en-US"/>
        </w:rPr>
        <w:t xml:space="preserve"> the</w:t>
      </w:r>
      <w:r w:rsidRPr="00CD74F1">
        <w:rPr>
          <w:rFonts w:ascii="Times New Roman" w:hAnsi="Times New Roman" w:cs="Times New Roman"/>
          <w:lang w:val="en-US"/>
        </w:rPr>
        <w:t xml:space="preserve"> initially slow recovery of </w:t>
      </w:r>
      <w:r w:rsidR="008812F7">
        <w:rPr>
          <w:rFonts w:ascii="Times New Roman" w:hAnsi="Times New Roman" w:cs="Times New Roman"/>
          <w:lang w:val="en-US"/>
        </w:rPr>
        <w:t xml:space="preserve">the </w:t>
      </w:r>
      <w:r w:rsidRPr="00CD74F1">
        <w:rPr>
          <w:rFonts w:ascii="Times New Roman" w:hAnsi="Times New Roman" w:cs="Times New Roman"/>
          <w:lang w:val="en-US"/>
        </w:rPr>
        <w:t xml:space="preserve">SRW, the circumpolar populations will reach ~90% of their pre-exploitation numbers by 2100 </w:t>
      </w:r>
      <w:r w:rsidR="00BB4EFE" w:rsidRPr="00CD74F1">
        <w:rPr>
          <w:rFonts w:ascii="Times New Roman" w:hAnsi="Times New Roman" w:cs="Times New Roman"/>
          <w:lang w:val="en-US"/>
        </w:rPr>
        <w:t>[17]</w:t>
      </w:r>
      <w:r w:rsidRPr="00CD74F1">
        <w:rPr>
          <w:rFonts w:ascii="Times New Roman" w:hAnsi="Times New Roman" w:cs="Times New Roman"/>
          <w:lang w:val="en-US"/>
        </w:rPr>
        <w:t>.</w:t>
      </w:r>
    </w:p>
    <w:p w14:paraId="4E32E558" w14:textId="077D1B86" w:rsidR="00176B04" w:rsidRDefault="00C910E2" w:rsidP="00176B04">
      <w:pPr>
        <w:autoSpaceDE w:val="0"/>
        <w:autoSpaceDN w:val="0"/>
        <w:adjustRightInd w:val="0"/>
        <w:spacing w:after="0" w:line="360" w:lineRule="auto"/>
        <w:ind w:firstLine="284"/>
        <w:rPr>
          <w:rFonts w:ascii="Times New Roman" w:hAnsi="Times New Roman" w:cs="Times New Roman"/>
          <w:color w:val="000000"/>
          <w:lang w:val="en-US"/>
        </w:rPr>
      </w:pPr>
      <w:r w:rsidRPr="00E81E2C">
        <w:rPr>
          <w:rFonts w:ascii="Times New Roman" w:hAnsi="Times New Roman" w:cs="Times New Roman"/>
          <w:lang w:val="en-US"/>
        </w:rPr>
        <w:t xml:space="preserve">Even though </w:t>
      </w:r>
      <w:r w:rsidR="000A2DC5" w:rsidRPr="00E81E2C">
        <w:rPr>
          <w:rFonts w:ascii="Times New Roman" w:hAnsi="Times New Roman" w:cs="Times New Roman"/>
          <w:lang w:val="en-US"/>
        </w:rPr>
        <w:t xml:space="preserve">the prior for the maximum rate of </w:t>
      </w:r>
      <w:r w:rsidR="00065AE4">
        <w:rPr>
          <w:rFonts w:ascii="Times New Roman" w:hAnsi="Times New Roman" w:cs="Times New Roman"/>
          <w:lang w:val="en-US"/>
        </w:rPr>
        <w:t xml:space="preserve">population </w:t>
      </w:r>
      <w:r w:rsidR="000A2DC5" w:rsidRPr="00E81E2C">
        <w:rPr>
          <w:rFonts w:ascii="Times New Roman" w:hAnsi="Times New Roman" w:cs="Times New Roman"/>
          <w:lang w:val="en-US"/>
        </w:rPr>
        <w:t xml:space="preserve">increase was set at values close to the </w:t>
      </w:r>
      <w:r w:rsidR="00990369" w:rsidRPr="00E81E2C">
        <w:rPr>
          <w:rFonts w:ascii="Times New Roman" w:hAnsi="Times New Roman" w:cs="Times New Roman"/>
          <w:lang w:val="en-US"/>
        </w:rPr>
        <w:t xml:space="preserve">highest </w:t>
      </w:r>
      <w:r w:rsidR="000A2DC5" w:rsidRPr="00E81E2C">
        <w:rPr>
          <w:rFonts w:ascii="Times New Roman" w:hAnsi="Times New Roman" w:cs="Times New Roman"/>
          <w:lang w:val="en-US"/>
        </w:rPr>
        <w:t>rates of annual increase (</w:t>
      </w:r>
      <m:oMath>
        <m:r>
          <w:rPr>
            <w:rFonts w:ascii="Cambria Math" w:hAnsi="Cambria Math" w:cs="Times New Roman"/>
            <w:lang w:val="en-US"/>
          </w:rPr>
          <m:t>R</m:t>
        </m:r>
      </m:oMath>
      <w:r w:rsidR="000A2DC5" w:rsidRPr="00E81E2C">
        <w:rPr>
          <w:rFonts w:ascii="Times New Roman" w:eastAsiaTheme="minorEastAsia" w:hAnsi="Times New Roman" w:cs="Times New Roman"/>
          <w:lang w:val="en-US"/>
        </w:rPr>
        <w:t xml:space="preserve">) </w:t>
      </w:r>
      <w:r w:rsidR="000A2DC5" w:rsidRPr="00E81E2C">
        <w:rPr>
          <w:rFonts w:ascii="Times New Roman" w:hAnsi="Times New Roman" w:cs="Times New Roman"/>
          <w:lang w:val="en-US"/>
        </w:rPr>
        <w:t xml:space="preserve">reported for </w:t>
      </w:r>
      <w:r w:rsidR="00CD2741" w:rsidRPr="00E81E2C">
        <w:rPr>
          <w:rFonts w:ascii="Times New Roman" w:hAnsi="Times New Roman" w:cs="Times New Roman"/>
          <w:lang w:val="en-US"/>
        </w:rPr>
        <w:t>the</w:t>
      </w:r>
      <w:r w:rsidR="000A2DC5" w:rsidRPr="00E81E2C">
        <w:rPr>
          <w:rFonts w:ascii="Times New Roman" w:hAnsi="Times New Roman" w:cs="Times New Roman"/>
          <w:lang w:val="en-US"/>
        </w:rPr>
        <w:t xml:space="preserve"> population </w:t>
      </w:r>
      <w:r w:rsidR="00792C2D" w:rsidRPr="00E81E2C">
        <w:rPr>
          <w:rFonts w:ascii="Times New Roman" w:hAnsi="Times New Roman" w:cs="Times New Roman"/>
          <w:lang w:val="en-US"/>
        </w:rPr>
        <w:t>[</w:t>
      </w:r>
      <w:r w:rsidR="000D31B0">
        <w:rPr>
          <w:rFonts w:ascii="Times New Roman" w:hAnsi="Times New Roman" w:cs="Times New Roman"/>
          <w:lang w:val="en-US"/>
        </w:rPr>
        <w:t>26,33,34,93</w:t>
      </w:r>
      <w:r w:rsidR="00792C2D" w:rsidRPr="00E81E2C">
        <w:rPr>
          <w:rFonts w:ascii="Times New Roman" w:hAnsi="Times New Roman" w:cs="Times New Roman"/>
          <w:lang w:val="en-US"/>
        </w:rPr>
        <w:t>]</w:t>
      </w:r>
      <w:r w:rsidR="00EB4507" w:rsidRPr="00E81E2C">
        <w:rPr>
          <w:rFonts w:ascii="Times New Roman" w:hAnsi="Times New Roman" w:cs="Times New Roman"/>
          <w:lang w:val="en-US"/>
        </w:rPr>
        <w:t xml:space="preserve"> (</w:t>
      </w:r>
      <w:proofErr w:type="spellStart"/>
      <w:r w:rsidR="00EB4507" w:rsidRPr="00E81E2C">
        <w:rPr>
          <w:rFonts w:ascii="Times New Roman" w:hAnsi="Times New Roman" w:cs="Times New Roman"/>
          <w:lang w:val="en-US"/>
        </w:rPr>
        <w:t>Scen</w:t>
      </w:r>
      <w:proofErr w:type="spellEnd"/>
      <w:r w:rsidR="00EB4507" w:rsidRPr="00E81E2C">
        <w:rPr>
          <w:rFonts w:ascii="Times New Roman" w:hAnsi="Times New Roman" w:cs="Times New Roman"/>
          <w:lang w:val="en-US"/>
        </w:rPr>
        <w:t xml:space="preserve"> 1)</w:t>
      </w:r>
      <w:r w:rsidR="000A2DC5" w:rsidRPr="00E81E2C">
        <w:rPr>
          <w:rFonts w:ascii="Times New Roman" w:hAnsi="Times New Roman" w:cs="Times New Roman"/>
          <w:color w:val="000000"/>
          <w:lang w:val="en-US"/>
        </w:rPr>
        <w:t xml:space="preserve">, our model updated the distribution of the parameter, </w:t>
      </w:r>
      <w:proofErr w:type="spellStart"/>
      <w:r w:rsidR="000A2DC5" w:rsidRPr="00E81E2C">
        <w:rPr>
          <w:rFonts w:ascii="Times New Roman" w:hAnsi="Times New Roman" w:cs="Times New Roman"/>
          <w:color w:val="000000"/>
          <w:lang w:val="en-US"/>
        </w:rPr>
        <w:t>favo</w:t>
      </w:r>
      <w:r w:rsidR="00227E23">
        <w:rPr>
          <w:rFonts w:ascii="Times New Roman" w:hAnsi="Times New Roman" w:cs="Times New Roman"/>
          <w:color w:val="000000"/>
          <w:lang w:val="en-US"/>
        </w:rPr>
        <w:t>u</w:t>
      </w:r>
      <w:r w:rsidR="000A2DC5" w:rsidRPr="00E81E2C">
        <w:rPr>
          <w:rFonts w:ascii="Times New Roman" w:hAnsi="Times New Roman" w:cs="Times New Roman"/>
          <w:color w:val="000000"/>
          <w:lang w:val="en-US"/>
        </w:rPr>
        <w:t>ring</w:t>
      </w:r>
      <w:proofErr w:type="spellEnd"/>
      <w:r w:rsidR="000A2DC5" w:rsidRPr="00E81E2C">
        <w:rPr>
          <w:rFonts w:ascii="Times New Roman" w:hAnsi="Times New Roman" w:cs="Times New Roman"/>
          <w:color w:val="000000"/>
          <w:lang w:val="en-US"/>
        </w:rPr>
        <w:t xml:space="preserve"> values below 6%.</w:t>
      </w:r>
      <w:r w:rsidR="00600653" w:rsidRPr="00E81E2C">
        <w:rPr>
          <w:rFonts w:ascii="Times New Roman" w:hAnsi="Times New Roman" w:cs="Times New Roman"/>
          <w:color w:val="000000"/>
          <w:lang w:val="en-US"/>
        </w:rPr>
        <w:t xml:space="preserve"> </w:t>
      </w:r>
      <w:r w:rsidR="00BB3E46" w:rsidRPr="00E81E2C">
        <w:rPr>
          <w:rFonts w:ascii="Times New Roman" w:hAnsi="Times New Roman" w:cs="Times New Roman"/>
          <w:lang w:val="en-US"/>
        </w:rPr>
        <w:t>T</w:t>
      </w:r>
      <w:r w:rsidR="00DB5C12" w:rsidRPr="00E81E2C">
        <w:rPr>
          <w:rFonts w:ascii="Times New Roman" w:hAnsi="Times New Roman" w:cs="Times New Roman"/>
          <w:shd w:val="clear" w:color="auto" w:fill="FFFFFF"/>
          <w:lang w:val="en-US"/>
        </w:rPr>
        <w:t xml:space="preserve">he most recent estimate of </w:t>
      </w:r>
      <w:r w:rsidR="006E5CD6">
        <w:rPr>
          <w:rFonts w:ascii="Times New Roman" w:hAnsi="Times New Roman" w:cs="Times New Roman"/>
          <w:shd w:val="clear" w:color="auto" w:fill="FFFFFF"/>
          <w:lang w:val="en-US"/>
        </w:rPr>
        <w:t xml:space="preserve">the </w:t>
      </w:r>
      <w:r w:rsidR="00DB5C12" w:rsidRPr="00E81E2C">
        <w:rPr>
          <w:rFonts w:ascii="Times New Roman" w:hAnsi="Times New Roman" w:cs="Times New Roman"/>
          <w:shd w:val="clear" w:color="auto" w:fill="FFFFFF"/>
          <w:lang w:val="en-US"/>
        </w:rPr>
        <w:t xml:space="preserve">increasing </w:t>
      </w:r>
      <w:r w:rsidR="006E5CD6">
        <w:rPr>
          <w:rFonts w:ascii="Times New Roman" w:hAnsi="Times New Roman" w:cs="Times New Roman"/>
          <w:shd w:val="clear" w:color="auto" w:fill="FFFFFF"/>
          <w:lang w:val="en-US"/>
        </w:rPr>
        <w:t xml:space="preserve">population </w:t>
      </w:r>
      <w:r w:rsidR="00DB5C12" w:rsidRPr="00E81E2C">
        <w:rPr>
          <w:rFonts w:ascii="Times New Roman" w:hAnsi="Times New Roman" w:cs="Times New Roman"/>
          <w:shd w:val="clear" w:color="auto" w:fill="FFFFFF"/>
          <w:lang w:val="en-US"/>
        </w:rPr>
        <w:t>rate from aerial surveys</w:t>
      </w:r>
      <w:r w:rsidR="007B24FF" w:rsidRPr="007B24FF">
        <w:rPr>
          <w:rFonts w:ascii="Times" w:hAnsi="Times" w:cs="Times"/>
          <w:sz w:val="26"/>
          <w:szCs w:val="26"/>
          <w:lang w:val="en-US"/>
        </w:rPr>
        <w:t>—</w:t>
      </w:r>
      <w:r w:rsidR="007B24FF">
        <w:rPr>
          <w:rFonts w:ascii="Times New Roman" w:hAnsi="Times New Roman" w:cs="Times New Roman"/>
          <w:shd w:val="clear" w:color="auto" w:fill="FFFFFF"/>
          <w:lang w:val="en-US"/>
        </w:rPr>
        <w:t xml:space="preserve">which has used as </w:t>
      </w:r>
      <w:r w:rsidR="00DB5C12" w:rsidRPr="00E81E2C">
        <w:rPr>
          <w:rFonts w:ascii="Times New Roman" w:hAnsi="Times New Roman" w:cs="Times New Roman"/>
          <w:lang w:val="en-US"/>
        </w:rPr>
        <w:t>predictive variables the year, Julian day, and Julian day</w:t>
      </w:r>
      <w:r w:rsidR="001F7A63">
        <w:rPr>
          <w:rFonts w:ascii="Times New Roman" w:hAnsi="Times New Roman" w:cs="Times New Roman"/>
          <w:lang w:val="en-US"/>
        </w:rPr>
        <w:t>^</w:t>
      </w:r>
      <w:r w:rsidR="00DB5C12" w:rsidRPr="00E81E2C">
        <w:rPr>
          <w:rFonts w:ascii="Times New Roman" w:hAnsi="Times New Roman" w:cs="Times New Roman"/>
          <w:lang w:val="en-US"/>
        </w:rPr>
        <w:t>2 by means of generalized linear models</w:t>
      </w:r>
      <w:r w:rsidR="007B24FF" w:rsidRPr="007B24FF">
        <w:rPr>
          <w:rFonts w:ascii="Times" w:hAnsi="Times" w:cs="Times"/>
          <w:sz w:val="26"/>
          <w:szCs w:val="26"/>
          <w:lang w:val="en-US"/>
        </w:rPr>
        <w:t>—</w:t>
      </w:r>
      <w:r w:rsidR="007B24FF" w:rsidRPr="00DD7737">
        <w:rPr>
          <w:rFonts w:ascii="Times New Roman" w:hAnsi="Times New Roman" w:cs="Times New Roman"/>
          <w:lang w:val="en-US"/>
        </w:rPr>
        <w:t>has</w:t>
      </w:r>
      <w:r w:rsidR="00DB5C12" w:rsidRPr="00DD7737">
        <w:rPr>
          <w:rFonts w:ascii="Times New Roman" w:hAnsi="Times New Roman" w:cs="Times New Roman"/>
          <w:lang w:val="en-US"/>
        </w:rPr>
        <w:t xml:space="preserve"> suggested a value of 3.15% annually for the period 1999-2015 (95% CI = </w:t>
      </w:r>
      <w:r w:rsidR="00D739D9" w:rsidRPr="00DD7737">
        <w:rPr>
          <w:rFonts w:ascii="Times New Roman" w:hAnsi="Times New Roman" w:cs="Times New Roman"/>
          <w:lang w:val="en-US"/>
        </w:rPr>
        <w:t>0.53%–5.75</w:t>
      </w:r>
      <w:r w:rsidR="00DB5C12" w:rsidRPr="00DD7737">
        <w:rPr>
          <w:rFonts w:ascii="Times New Roman" w:hAnsi="Times New Roman" w:cs="Times New Roman"/>
          <w:lang w:val="en-US"/>
        </w:rPr>
        <w:t>% per</w:t>
      </w:r>
      <w:r w:rsidR="00DB5C12" w:rsidRPr="00E81E2C">
        <w:rPr>
          <w:rFonts w:ascii="Times New Roman" w:hAnsi="Times New Roman" w:cs="Times New Roman"/>
          <w:shd w:val="clear" w:color="auto" w:fill="FFFFFF"/>
          <w:lang w:val="en-US"/>
        </w:rPr>
        <w:t xml:space="preserve"> year) [3</w:t>
      </w:r>
      <w:r w:rsidR="00F6645A">
        <w:rPr>
          <w:rFonts w:ascii="Times New Roman" w:hAnsi="Times New Roman" w:cs="Times New Roman"/>
          <w:shd w:val="clear" w:color="auto" w:fill="FFFFFF"/>
          <w:lang w:val="en-US"/>
        </w:rPr>
        <w:t>5</w:t>
      </w:r>
      <w:r w:rsidR="00DB5C12" w:rsidRPr="00E81E2C">
        <w:rPr>
          <w:rFonts w:ascii="Times New Roman" w:hAnsi="Times New Roman" w:cs="Times New Roman"/>
          <w:shd w:val="clear" w:color="auto" w:fill="FFFFFF"/>
          <w:lang w:val="en-US"/>
        </w:rPr>
        <w:t>].</w:t>
      </w:r>
      <w:r w:rsidR="00C80CC8" w:rsidRPr="00E81E2C">
        <w:rPr>
          <w:rFonts w:ascii="Times New Roman" w:hAnsi="Times New Roman" w:cs="Times New Roman"/>
          <w:shd w:val="clear" w:color="auto" w:fill="FFFFFF"/>
          <w:lang w:val="en-US"/>
        </w:rPr>
        <w:t xml:space="preserve"> </w:t>
      </w:r>
      <w:r w:rsidR="004B287D">
        <w:rPr>
          <w:rFonts w:ascii="Times New Roman" w:hAnsi="Times New Roman" w:cs="Times New Roman"/>
          <w:shd w:val="clear" w:color="auto" w:fill="FFFFFF"/>
          <w:lang w:val="en-US"/>
        </w:rPr>
        <w:t>The t</w:t>
      </w:r>
      <w:r w:rsidR="00341B6A" w:rsidRPr="00DB4B55">
        <w:rPr>
          <w:rFonts w:ascii="Times New Roman" w:hAnsi="Times New Roman" w:cs="Times New Roman"/>
          <w:shd w:val="clear" w:color="auto" w:fill="FFFFFF"/>
          <w:lang w:val="en-US"/>
        </w:rPr>
        <w:t xml:space="preserve">rend </w:t>
      </w:r>
      <w:r w:rsidR="00247D76">
        <w:rPr>
          <w:rFonts w:ascii="Times New Roman" w:hAnsi="Times New Roman" w:cs="Times New Roman"/>
          <w:shd w:val="clear" w:color="auto" w:fill="FFFFFF"/>
          <w:lang w:val="en-US"/>
        </w:rPr>
        <w:t xml:space="preserve">of combined </w:t>
      </w:r>
      <w:r w:rsidR="00874CD6" w:rsidRPr="00DB4B55">
        <w:rPr>
          <w:rFonts w:ascii="Times New Roman" w:hAnsi="Times New Roman" w:cs="Times New Roman"/>
          <w:shd w:val="clear" w:color="auto" w:fill="FFFFFF"/>
          <w:lang w:val="en-US"/>
        </w:rPr>
        <w:t>direct</w:t>
      </w:r>
      <w:r w:rsidR="00247D76">
        <w:rPr>
          <w:rFonts w:ascii="Times New Roman" w:hAnsi="Times New Roman" w:cs="Times New Roman"/>
          <w:shd w:val="clear" w:color="auto" w:fill="FFFFFF"/>
          <w:lang w:val="en-US"/>
        </w:rPr>
        <w:t>-</w:t>
      </w:r>
      <w:r w:rsidR="00874CD6" w:rsidRPr="00DB4B55">
        <w:rPr>
          <w:rFonts w:ascii="Times New Roman" w:hAnsi="Times New Roman" w:cs="Times New Roman"/>
          <w:shd w:val="clear" w:color="auto" w:fill="FFFFFF"/>
          <w:lang w:val="en-US"/>
        </w:rPr>
        <w:t xml:space="preserve">surveys </w:t>
      </w:r>
      <w:r w:rsidR="00341B6A" w:rsidRPr="00DB4B55">
        <w:rPr>
          <w:rFonts w:ascii="Times New Roman" w:hAnsi="Times New Roman" w:cs="Times New Roman"/>
          <w:shd w:val="clear" w:color="auto" w:fill="FFFFFF"/>
          <w:lang w:val="en-US"/>
        </w:rPr>
        <w:t xml:space="preserve">data </w:t>
      </w:r>
      <w:r w:rsidR="00247D76">
        <w:rPr>
          <w:rFonts w:ascii="Times New Roman" w:hAnsi="Times New Roman" w:cs="Times New Roman"/>
          <w:shd w:val="clear" w:color="auto" w:fill="FFFFFF"/>
          <w:lang w:val="en-US"/>
        </w:rPr>
        <w:t xml:space="preserve">and </w:t>
      </w:r>
      <w:r w:rsidR="00A3721B">
        <w:rPr>
          <w:rFonts w:ascii="Times New Roman" w:hAnsi="Times New Roman" w:cs="Times New Roman"/>
          <w:shd w:val="clear" w:color="auto" w:fill="FFFFFF"/>
          <w:lang w:val="en-US"/>
        </w:rPr>
        <w:t>catch</w:t>
      </w:r>
      <w:r w:rsidR="00247D76">
        <w:rPr>
          <w:rFonts w:ascii="Times New Roman" w:hAnsi="Times New Roman" w:cs="Times New Roman"/>
          <w:shd w:val="clear" w:color="auto" w:fill="FFFFFF"/>
          <w:lang w:val="en-US"/>
        </w:rPr>
        <w:t>-</w:t>
      </w:r>
      <w:r w:rsidR="00A766BE">
        <w:rPr>
          <w:rFonts w:ascii="Times New Roman" w:hAnsi="Times New Roman" w:cs="Times New Roman"/>
          <w:shd w:val="clear" w:color="auto" w:fill="FFFFFF"/>
          <w:lang w:val="en-US"/>
        </w:rPr>
        <w:t>series</w:t>
      </w:r>
      <w:r w:rsidR="00247D76">
        <w:rPr>
          <w:rFonts w:ascii="Times New Roman" w:hAnsi="Times New Roman" w:cs="Times New Roman"/>
          <w:shd w:val="clear" w:color="auto" w:fill="FFFFFF"/>
          <w:lang w:val="en-US"/>
        </w:rPr>
        <w:t xml:space="preserve"> data</w:t>
      </w:r>
      <w:r w:rsidR="00A3721B">
        <w:rPr>
          <w:rFonts w:ascii="Times New Roman" w:hAnsi="Times New Roman" w:cs="Times New Roman"/>
          <w:shd w:val="clear" w:color="auto" w:fill="FFFFFF"/>
          <w:lang w:val="en-US"/>
        </w:rPr>
        <w:t xml:space="preserve"> </w:t>
      </w:r>
      <w:r w:rsidR="000D186F" w:rsidRPr="00DB4B55">
        <w:rPr>
          <w:rFonts w:ascii="Times New Roman" w:hAnsi="Times New Roman" w:cs="Times New Roman"/>
          <w:shd w:val="clear" w:color="auto" w:fill="FFFFFF"/>
          <w:lang w:val="en-US"/>
        </w:rPr>
        <w:t>do</w:t>
      </w:r>
      <w:r w:rsidR="00E50229" w:rsidRPr="00DB4B55">
        <w:rPr>
          <w:rFonts w:ascii="Times New Roman" w:hAnsi="Times New Roman" w:cs="Times New Roman"/>
          <w:shd w:val="clear" w:color="auto" w:fill="FFFFFF"/>
          <w:lang w:val="en-US"/>
        </w:rPr>
        <w:t>es</w:t>
      </w:r>
      <w:r w:rsidR="000D186F" w:rsidRPr="00DB4B55">
        <w:rPr>
          <w:rFonts w:ascii="Times New Roman" w:hAnsi="Times New Roman" w:cs="Times New Roman"/>
          <w:shd w:val="clear" w:color="auto" w:fill="FFFFFF"/>
          <w:lang w:val="en-US"/>
        </w:rPr>
        <w:t xml:space="preserve"> not support </w:t>
      </w:r>
      <w:r w:rsidR="004F40A7" w:rsidRPr="00DB4B55">
        <w:rPr>
          <w:rFonts w:ascii="Times New Roman" w:hAnsi="Times New Roman" w:cs="Times New Roman"/>
          <w:shd w:val="clear" w:color="auto" w:fill="FFFFFF"/>
          <w:lang w:val="en-US"/>
        </w:rPr>
        <w:t xml:space="preserve">a high </w:t>
      </w:r>
      <w:r w:rsidR="000D186F" w:rsidRPr="00DB4B55">
        <w:rPr>
          <w:rFonts w:ascii="Times New Roman" w:hAnsi="Times New Roman" w:cs="Times New Roman"/>
          <w:shd w:val="clear" w:color="auto" w:fill="FFFFFF"/>
          <w:lang w:val="en-US"/>
        </w:rPr>
        <w:t>maximum rate of increase</w:t>
      </w:r>
      <w:r w:rsidR="00ED13C1">
        <w:rPr>
          <w:rFonts w:ascii="Times New Roman" w:hAnsi="Times New Roman" w:cs="Times New Roman"/>
          <w:shd w:val="clear" w:color="auto" w:fill="FFFFFF"/>
          <w:lang w:val="en-US"/>
        </w:rPr>
        <w:t>,</w:t>
      </w:r>
      <w:r w:rsidR="000D186F" w:rsidRPr="00DB4B55">
        <w:rPr>
          <w:rFonts w:ascii="Times New Roman" w:hAnsi="Times New Roman" w:cs="Times New Roman"/>
          <w:shd w:val="clear" w:color="auto" w:fill="FFFFFF"/>
          <w:lang w:val="en-US"/>
        </w:rPr>
        <w:t xml:space="preserve"> as suggested </w:t>
      </w:r>
      <w:r w:rsidR="004F40A7" w:rsidRPr="00DB4B55">
        <w:rPr>
          <w:rFonts w:ascii="Times New Roman" w:hAnsi="Times New Roman" w:cs="Times New Roman"/>
          <w:shd w:val="clear" w:color="auto" w:fill="FFFFFF"/>
          <w:lang w:val="en-US"/>
        </w:rPr>
        <w:t xml:space="preserve">by </w:t>
      </w:r>
      <w:r w:rsidR="00C20EE2" w:rsidRPr="00C20EE2">
        <w:rPr>
          <w:rFonts w:ascii="Times New Roman" w:hAnsi="Times New Roman" w:cs="Times New Roman"/>
          <w:shd w:val="clear" w:color="auto" w:fill="FFFFFF"/>
          <w:lang w:val="en-US"/>
        </w:rPr>
        <w:t>the stage</w:t>
      </w:r>
      <w:r w:rsidR="00ED13C1">
        <w:rPr>
          <w:rFonts w:ascii="Times New Roman" w:hAnsi="Times New Roman" w:cs="Times New Roman"/>
          <w:shd w:val="clear" w:color="auto" w:fill="FFFFFF"/>
          <w:lang w:val="en-US"/>
        </w:rPr>
        <w:t>-</w:t>
      </w:r>
      <w:r w:rsidR="00C20EE2" w:rsidRPr="00C20EE2">
        <w:rPr>
          <w:rFonts w:ascii="Times New Roman" w:hAnsi="Times New Roman" w:cs="Times New Roman"/>
          <w:shd w:val="clear" w:color="auto" w:fill="FFFFFF"/>
          <w:lang w:val="en-US"/>
        </w:rPr>
        <w:t>structured model</w:t>
      </w:r>
      <w:r w:rsidR="00C20EE2">
        <w:rPr>
          <w:rFonts w:ascii="Times New Roman" w:hAnsi="Times New Roman" w:cs="Times New Roman"/>
          <w:shd w:val="clear" w:color="auto" w:fill="FFFFFF"/>
          <w:lang w:val="en-US"/>
        </w:rPr>
        <w:t xml:space="preserve"> </w:t>
      </w:r>
      <w:r w:rsidR="00ED13C1">
        <w:rPr>
          <w:rFonts w:ascii="Times New Roman" w:hAnsi="Times New Roman" w:cs="Times New Roman"/>
          <w:shd w:val="clear" w:color="auto" w:fill="FFFFFF"/>
          <w:lang w:val="en-US"/>
        </w:rPr>
        <w:t xml:space="preserve">on the basis of </w:t>
      </w:r>
      <w:r w:rsidR="000D186F" w:rsidRPr="00DB4B55">
        <w:rPr>
          <w:rFonts w:ascii="Times New Roman" w:hAnsi="Times New Roman" w:cs="Times New Roman"/>
          <w:shd w:val="clear" w:color="auto" w:fill="FFFFFF"/>
          <w:lang w:val="en-US"/>
        </w:rPr>
        <w:t>photo-id data</w:t>
      </w:r>
      <w:r w:rsidR="004F40A7" w:rsidRPr="00DB4B55">
        <w:rPr>
          <w:rFonts w:ascii="Times New Roman" w:hAnsi="Times New Roman" w:cs="Times New Roman"/>
          <w:shd w:val="clear" w:color="auto" w:fill="FFFFFF"/>
          <w:lang w:val="en-US"/>
        </w:rPr>
        <w:t xml:space="preserve"> [3</w:t>
      </w:r>
      <w:r w:rsidR="00914A58">
        <w:rPr>
          <w:rFonts w:ascii="Times New Roman" w:hAnsi="Times New Roman" w:cs="Times New Roman"/>
          <w:shd w:val="clear" w:color="auto" w:fill="FFFFFF"/>
          <w:lang w:val="en-US"/>
        </w:rPr>
        <w:t>4</w:t>
      </w:r>
      <w:r w:rsidR="004F40A7" w:rsidRPr="00DB4B55">
        <w:rPr>
          <w:rFonts w:ascii="Times New Roman" w:hAnsi="Times New Roman" w:cs="Times New Roman"/>
          <w:shd w:val="clear" w:color="auto" w:fill="FFFFFF"/>
          <w:lang w:val="en-US"/>
        </w:rPr>
        <w:t>]</w:t>
      </w:r>
      <w:r w:rsidR="002F5CD3" w:rsidRPr="00DB4B55">
        <w:rPr>
          <w:rFonts w:ascii="Times New Roman" w:hAnsi="Times New Roman" w:cs="Times New Roman"/>
          <w:shd w:val="clear" w:color="auto" w:fill="FFFFFF"/>
          <w:lang w:val="en-US"/>
        </w:rPr>
        <w:t>, both from forward and backward approaches</w:t>
      </w:r>
      <w:r w:rsidR="004F40A7" w:rsidRPr="00DB4B55">
        <w:rPr>
          <w:rFonts w:ascii="Times New Roman" w:hAnsi="Times New Roman" w:cs="Times New Roman"/>
          <w:shd w:val="clear" w:color="auto" w:fill="FFFFFF"/>
          <w:lang w:val="en-US"/>
        </w:rPr>
        <w:t>.</w:t>
      </w:r>
      <w:r w:rsidR="000D186F" w:rsidRPr="00DB4B55">
        <w:rPr>
          <w:rFonts w:ascii="Times New Roman" w:hAnsi="Times New Roman" w:cs="Times New Roman"/>
          <w:shd w:val="clear" w:color="auto" w:fill="FFFFFF"/>
          <w:lang w:val="en-US"/>
        </w:rPr>
        <w:t xml:space="preserve"> </w:t>
      </w:r>
      <w:r w:rsidR="00A563B9" w:rsidRPr="00E71C95">
        <w:rPr>
          <w:rFonts w:ascii="Times New Roman" w:hAnsi="Times New Roman" w:cs="Times New Roman"/>
          <w:shd w:val="clear" w:color="auto" w:fill="FFFFFF"/>
          <w:lang w:val="en-US"/>
        </w:rPr>
        <w:t>An exploratory analysis</w:t>
      </w:r>
      <w:r w:rsidR="00966934" w:rsidRPr="00E71C95">
        <w:rPr>
          <w:rFonts w:ascii="Times New Roman" w:hAnsi="Times New Roman" w:cs="Times New Roman"/>
          <w:shd w:val="clear" w:color="auto" w:fill="FFFFFF"/>
          <w:lang w:val="en-US"/>
        </w:rPr>
        <w:t xml:space="preserve"> </w:t>
      </w:r>
      <w:r w:rsidR="0092786A">
        <w:rPr>
          <w:rFonts w:ascii="Times New Roman" w:hAnsi="Times New Roman" w:cs="Times New Roman"/>
          <w:shd w:val="clear" w:color="auto" w:fill="FFFFFF"/>
          <w:lang w:val="en-US"/>
        </w:rPr>
        <w:t xml:space="preserve">involving </w:t>
      </w:r>
      <w:r w:rsidR="00966934" w:rsidRPr="00E71C95">
        <w:rPr>
          <w:rFonts w:ascii="Times New Roman" w:hAnsi="Times New Roman" w:cs="Times New Roman"/>
          <w:shd w:val="clear" w:color="auto" w:fill="FFFFFF"/>
          <w:lang w:val="en-US"/>
        </w:rPr>
        <w:t xml:space="preserve">input data </w:t>
      </w:r>
      <w:r w:rsidR="0092786A">
        <w:rPr>
          <w:rFonts w:ascii="Times New Roman" w:hAnsi="Times New Roman" w:cs="Times New Roman"/>
          <w:shd w:val="clear" w:color="auto" w:fill="FFFFFF"/>
          <w:lang w:val="en-US"/>
        </w:rPr>
        <w:t xml:space="preserve">on </w:t>
      </w:r>
      <w:r w:rsidR="00966934" w:rsidRPr="00E71C95">
        <w:rPr>
          <w:rFonts w:ascii="Times New Roman" w:hAnsi="Times New Roman" w:cs="Times New Roman"/>
          <w:shd w:val="clear" w:color="auto" w:fill="FFFFFF"/>
          <w:lang w:val="en-US"/>
        </w:rPr>
        <w:t>the female</w:t>
      </w:r>
      <w:r w:rsidR="0092786A">
        <w:rPr>
          <w:rFonts w:ascii="Times New Roman" w:hAnsi="Times New Roman" w:cs="Times New Roman"/>
          <w:shd w:val="clear" w:color="auto" w:fill="FFFFFF"/>
          <w:lang w:val="en-US"/>
        </w:rPr>
        <w:t>-</w:t>
      </w:r>
      <w:r w:rsidR="00966934" w:rsidRPr="00E71C95">
        <w:rPr>
          <w:rFonts w:ascii="Times New Roman" w:hAnsi="Times New Roman" w:cs="Times New Roman"/>
          <w:shd w:val="clear" w:color="auto" w:fill="FFFFFF"/>
          <w:lang w:val="en-US"/>
        </w:rPr>
        <w:t>bree</w:t>
      </w:r>
      <w:r w:rsidR="00F73A76" w:rsidRPr="00E71C95">
        <w:rPr>
          <w:rFonts w:ascii="Times New Roman" w:hAnsi="Times New Roman" w:cs="Times New Roman"/>
          <w:shd w:val="clear" w:color="auto" w:fill="FFFFFF"/>
          <w:lang w:val="en-US"/>
        </w:rPr>
        <w:t>ding abundance provide</w:t>
      </w:r>
      <w:r w:rsidR="0092786A">
        <w:rPr>
          <w:rFonts w:ascii="Times New Roman" w:hAnsi="Times New Roman" w:cs="Times New Roman"/>
          <w:shd w:val="clear" w:color="auto" w:fill="FFFFFF"/>
          <w:lang w:val="en-US"/>
        </w:rPr>
        <w:t>d</w:t>
      </w:r>
      <w:r w:rsidR="00F73A76" w:rsidRPr="00E71C95">
        <w:rPr>
          <w:rFonts w:ascii="Times New Roman" w:hAnsi="Times New Roman" w:cs="Times New Roman"/>
          <w:shd w:val="clear" w:color="auto" w:fill="FFFFFF"/>
          <w:lang w:val="en-US"/>
        </w:rPr>
        <w:t xml:space="preserve"> by Cooke </w:t>
      </w:r>
      <w:r w:rsidR="00E8328C" w:rsidRPr="00E71C95">
        <w:rPr>
          <w:rFonts w:ascii="Times New Roman" w:hAnsi="Times New Roman" w:cs="Times New Roman"/>
          <w:shd w:val="clear" w:color="auto" w:fill="FFFFFF"/>
          <w:lang w:val="en-US"/>
        </w:rPr>
        <w:t>[</w:t>
      </w:r>
      <w:r w:rsidR="00BE271A" w:rsidRPr="00E71C95">
        <w:rPr>
          <w:rFonts w:ascii="Times New Roman" w:hAnsi="Times New Roman" w:cs="Times New Roman"/>
          <w:shd w:val="clear" w:color="auto" w:fill="FFFFFF"/>
          <w:lang w:val="en-US"/>
        </w:rPr>
        <w:t>3</w:t>
      </w:r>
      <w:r w:rsidR="001579D2">
        <w:rPr>
          <w:rFonts w:ascii="Times New Roman" w:hAnsi="Times New Roman" w:cs="Times New Roman"/>
          <w:shd w:val="clear" w:color="auto" w:fill="FFFFFF"/>
          <w:lang w:val="en-US"/>
        </w:rPr>
        <w:t>3</w:t>
      </w:r>
      <w:r w:rsidR="00E8328C" w:rsidRPr="00E71C95">
        <w:rPr>
          <w:rFonts w:ascii="Times New Roman" w:hAnsi="Times New Roman" w:cs="Times New Roman"/>
          <w:shd w:val="clear" w:color="auto" w:fill="FFFFFF"/>
          <w:lang w:val="en-US"/>
        </w:rPr>
        <w:t>]</w:t>
      </w:r>
      <w:r w:rsidR="00F73A76" w:rsidRPr="00E71C95">
        <w:rPr>
          <w:rFonts w:ascii="Times New Roman" w:hAnsi="Times New Roman" w:cs="Times New Roman"/>
          <w:shd w:val="clear" w:color="auto" w:fill="FFFFFF"/>
          <w:lang w:val="en-US"/>
        </w:rPr>
        <w:t xml:space="preserve"> </w:t>
      </w:r>
      <w:r w:rsidR="00BE271A" w:rsidRPr="00E71C95">
        <w:rPr>
          <w:rFonts w:ascii="Times New Roman" w:hAnsi="Times New Roman" w:cs="Times New Roman"/>
          <w:shd w:val="clear" w:color="auto" w:fill="FFFFFF"/>
          <w:lang w:val="en-US"/>
        </w:rPr>
        <w:t xml:space="preserve">and </w:t>
      </w:r>
      <w:r w:rsidR="0092786A">
        <w:rPr>
          <w:rFonts w:ascii="Times New Roman" w:hAnsi="Times New Roman" w:cs="Times New Roman"/>
          <w:shd w:val="clear" w:color="auto" w:fill="FFFFFF"/>
          <w:lang w:val="en-US"/>
        </w:rPr>
        <w:t xml:space="preserve">the </w:t>
      </w:r>
      <w:r w:rsidR="00BE271A" w:rsidRPr="00E71C95">
        <w:rPr>
          <w:rFonts w:ascii="Times New Roman" w:hAnsi="Times New Roman" w:cs="Times New Roman"/>
          <w:shd w:val="clear" w:color="auto" w:fill="FFFFFF"/>
          <w:lang w:val="en-US"/>
        </w:rPr>
        <w:t>IWC [2</w:t>
      </w:r>
      <w:r w:rsidR="001579D2">
        <w:rPr>
          <w:rFonts w:ascii="Times New Roman" w:hAnsi="Times New Roman" w:cs="Times New Roman"/>
          <w:shd w:val="clear" w:color="auto" w:fill="FFFFFF"/>
          <w:lang w:val="en-US"/>
        </w:rPr>
        <w:t>6</w:t>
      </w:r>
      <w:r w:rsidR="00BE271A" w:rsidRPr="00E71C95">
        <w:rPr>
          <w:rFonts w:ascii="Times New Roman" w:hAnsi="Times New Roman" w:cs="Times New Roman"/>
          <w:shd w:val="clear" w:color="auto" w:fill="FFFFFF"/>
          <w:lang w:val="en-US"/>
        </w:rPr>
        <w:t>]</w:t>
      </w:r>
      <w:r w:rsidR="00AC7401" w:rsidRPr="00E71C95">
        <w:rPr>
          <w:rFonts w:ascii="Times New Roman" w:hAnsi="Times New Roman" w:cs="Times New Roman"/>
          <w:shd w:val="clear" w:color="auto" w:fill="FFFFFF"/>
          <w:lang w:val="en-US"/>
        </w:rPr>
        <w:t xml:space="preserve"> </w:t>
      </w:r>
      <w:r w:rsidR="00A42694" w:rsidRPr="00E71C95">
        <w:rPr>
          <w:rFonts w:ascii="Times New Roman" w:hAnsi="Times New Roman" w:cs="Times New Roman"/>
          <w:shd w:val="clear" w:color="auto" w:fill="FFFFFF"/>
          <w:lang w:val="en-US"/>
        </w:rPr>
        <w:t xml:space="preserve">estimated </w:t>
      </w:r>
      <w:r w:rsidR="009A5A4B" w:rsidRPr="00E71C95">
        <w:rPr>
          <w:rFonts w:ascii="Times New Roman" w:hAnsi="Times New Roman" w:cs="Times New Roman"/>
          <w:shd w:val="clear" w:color="auto" w:fill="FFFFFF"/>
          <w:lang w:val="en-US"/>
        </w:rPr>
        <w:t xml:space="preserve">female </w:t>
      </w:r>
      <w:r w:rsidR="00A42694" w:rsidRPr="00E71C95">
        <w:rPr>
          <w:rFonts w:ascii="Times New Roman" w:hAnsi="Times New Roman" w:cs="Times New Roman"/>
          <w:shd w:val="clear" w:color="auto" w:fill="FFFFFF"/>
          <w:lang w:val="en-US"/>
        </w:rPr>
        <w:t xml:space="preserve">abundance </w:t>
      </w:r>
      <w:r w:rsidR="00C3326E" w:rsidRPr="00E71C95">
        <w:rPr>
          <w:rFonts w:ascii="Times New Roman" w:hAnsi="Times New Roman" w:cs="Times New Roman"/>
          <w:shd w:val="clear" w:color="auto" w:fill="FFFFFF"/>
          <w:lang w:val="en-US"/>
        </w:rPr>
        <w:t xml:space="preserve">accurately </w:t>
      </w:r>
      <w:r w:rsidR="00BD58E0" w:rsidRPr="00E71C95">
        <w:rPr>
          <w:rFonts w:ascii="Times New Roman" w:hAnsi="Times New Roman" w:cs="Times New Roman"/>
          <w:shd w:val="clear" w:color="auto" w:fill="FFFFFF"/>
          <w:lang w:val="en-US"/>
        </w:rPr>
        <w:t>(Fig. S6)</w:t>
      </w:r>
      <w:r w:rsidR="00C74BDC">
        <w:rPr>
          <w:rFonts w:ascii="Times New Roman" w:hAnsi="Times New Roman" w:cs="Times New Roman"/>
          <w:shd w:val="clear" w:color="auto" w:fill="FFFFFF"/>
          <w:lang w:val="en-US"/>
        </w:rPr>
        <w:t>,</w:t>
      </w:r>
      <w:r w:rsidR="00BD58E0" w:rsidRPr="00E71C95">
        <w:rPr>
          <w:rFonts w:ascii="Times New Roman" w:hAnsi="Times New Roman" w:cs="Times New Roman"/>
          <w:shd w:val="clear" w:color="auto" w:fill="FFFFFF"/>
          <w:lang w:val="en-US"/>
        </w:rPr>
        <w:t xml:space="preserve"> </w:t>
      </w:r>
      <w:r w:rsidR="00A42694" w:rsidRPr="00E71C95">
        <w:rPr>
          <w:rFonts w:ascii="Times New Roman" w:hAnsi="Times New Roman" w:cs="Times New Roman"/>
          <w:shd w:val="clear" w:color="auto" w:fill="FFFFFF"/>
          <w:lang w:val="en-US"/>
        </w:rPr>
        <w:t xml:space="preserve">while </w:t>
      </w:r>
      <w:r w:rsidR="00AC7401" w:rsidRPr="00E71C95">
        <w:rPr>
          <w:rFonts w:ascii="Times New Roman" w:hAnsi="Times New Roman" w:cs="Times New Roman"/>
          <w:shd w:val="clear" w:color="auto" w:fill="FFFFFF"/>
          <w:lang w:val="en-US"/>
        </w:rPr>
        <w:t xml:space="preserve">also </w:t>
      </w:r>
      <w:r w:rsidR="00973058">
        <w:rPr>
          <w:rFonts w:ascii="Times New Roman" w:hAnsi="Times New Roman" w:cs="Times New Roman"/>
          <w:shd w:val="clear" w:color="auto" w:fill="FFFFFF"/>
          <w:lang w:val="en-US"/>
        </w:rPr>
        <w:t xml:space="preserve">calculating </w:t>
      </w:r>
      <w:r w:rsidR="00AC7401" w:rsidRPr="00E71C95">
        <w:rPr>
          <w:rFonts w:ascii="Times New Roman" w:hAnsi="Times New Roman" w:cs="Times New Roman"/>
          <w:shd w:val="clear" w:color="auto" w:fill="FFFFFF"/>
          <w:lang w:val="en-US"/>
        </w:rPr>
        <w:t xml:space="preserve">values of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FB3BA6">
        <w:rPr>
          <w:rFonts w:ascii="Times New Roman" w:eastAsiaTheme="minorEastAsia" w:hAnsi="Times New Roman" w:cs="Times New Roman"/>
          <w:color w:val="000000"/>
          <w:lang w:val="en-GB"/>
        </w:rPr>
        <w:t xml:space="preserve"> (median= 0.039, </w:t>
      </w:r>
      <w:r w:rsidR="00FB3BA6" w:rsidRPr="00DD7737">
        <w:rPr>
          <w:rFonts w:ascii="Times New Roman" w:hAnsi="Times New Roman" w:cs="Times New Roman"/>
          <w:lang w:val="en-US"/>
        </w:rPr>
        <w:t>95% CI = 0.</w:t>
      </w:r>
      <w:r w:rsidR="00465073">
        <w:rPr>
          <w:rFonts w:ascii="Times New Roman" w:hAnsi="Times New Roman" w:cs="Times New Roman"/>
          <w:lang w:val="en-US"/>
        </w:rPr>
        <w:t>014</w:t>
      </w:r>
      <w:r w:rsidR="00FB3BA6" w:rsidRPr="00DD7737">
        <w:rPr>
          <w:rFonts w:ascii="Times New Roman" w:hAnsi="Times New Roman" w:cs="Times New Roman"/>
          <w:lang w:val="en-US"/>
        </w:rPr>
        <w:t>–</w:t>
      </w:r>
      <w:r w:rsidR="00465073">
        <w:rPr>
          <w:rFonts w:ascii="Times New Roman" w:hAnsi="Times New Roman" w:cs="Times New Roman"/>
          <w:lang w:val="en-US"/>
        </w:rPr>
        <w:t>0.072)</w:t>
      </w:r>
      <w:r w:rsidR="00596A2A" w:rsidRPr="00E71C95">
        <w:rPr>
          <w:rFonts w:ascii="Times New Roman" w:eastAsiaTheme="minorEastAsia" w:hAnsi="Times New Roman" w:cs="Times New Roman"/>
          <w:color w:val="000000"/>
          <w:lang w:val="en-GB"/>
        </w:rPr>
        <w:t xml:space="preserve"> </w:t>
      </w:r>
      <w:r w:rsidR="00244F25" w:rsidRPr="00E71C95">
        <w:rPr>
          <w:rFonts w:ascii="Times New Roman" w:eastAsiaTheme="minorEastAsia" w:hAnsi="Times New Roman" w:cs="Times New Roman"/>
          <w:color w:val="000000"/>
          <w:lang w:val="en-GB"/>
        </w:rPr>
        <w:t xml:space="preserve">lower </w:t>
      </w:r>
      <w:r w:rsidR="00481B3E" w:rsidRPr="00E71C95">
        <w:rPr>
          <w:rFonts w:ascii="Times New Roman" w:eastAsiaTheme="minorEastAsia" w:hAnsi="Times New Roman" w:cs="Times New Roman"/>
          <w:color w:val="000000"/>
          <w:lang w:val="en-GB"/>
        </w:rPr>
        <w:t>than th</w:t>
      </w:r>
      <w:r w:rsidR="00891DDB" w:rsidRPr="00E71C95">
        <w:rPr>
          <w:rFonts w:ascii="Times New Roman" w:eastAsiaTheme="minorEastAsia" w:hAnsi="Times New Roman" w:cs="Times New Roman"/>
          <w:color w:val="000000"/>
          <w:lang w:val="en-GB"/>
        </w:rPr>
        <w:t>ose</w:t>
      </w:r>
      <w:r w:rsidR="00481B3E" w:rsidRPr="00E71C95">
        <w:rPr>
          <w:rFonts w:ascii="Times New Roman" w:eastAsiaTheme="minorEastAsia" w:hAnsi="Times New Roman" w:cs="Times New Roman"/>
          <w:color w:val="000000"/>
          <w:lang w:val="en-GB"/>
        </w:rPr>
        <w:t xml:space="preserve"> </w:t>
      </w:r>
      <w:r w:rsidR="009A5A4B" w:rsidRPr="00E71C95">
        <w:rPr>
          <w:rFonts w:ascii="Times New Roman" w:eastAsiaTheme="minorEastAsia" w:hAnsi="Times New Roman" w:cs="Times New Roman"/>
          <w:color w:val="000000"/>
          <w:lang w:val="en-GB"/>
        </w:rPr>
        <w:t>obtained</w:t>
      </w:r>
      <w:r w:rsidR="00481B3E" w:rsidRPr="00E71C95">
        <w:rPr>
          <w:rFonts w:ascii="Times New Roman" w:eastAsiaTheme="minorEastAsia" w:hAnsi="Times New Roman" w:cs="Times New Roman"/>
          <w:color w:val="000000"/>
          <w:lang w:val="en-GB"/>
        </w:rPr>
        <w:t xml:space="preserve"> by the </w:t>
      </w:r>
      <w:r w:rsidR="00481B3E" w:rsidRPr="00E71C95">
        <w:rPr>
          <w:rFonts w:ascii="Times New Roman" w:hAnsi="Times New Roman" w:cs="Times New Roman"/>
          <w:shd w:val="clear" w:color="auto" w:fill="FFFFFF"/>
          <w:lang w:val="en-US"/>
        </w:rPr>
        <w:t>stage</w:t>
      </w:r>
      <w:r w:rsidR="00601DDC">
        <w:rPr>
          <w:rFonts w:ascii="Times New Roman" w:hAnsi="Times New Roman" w:cs="Times New Roman"/>
          <w:shd w:val="clear" w:color="auto" w:fill="FFFFFF"/>
          <w:lang w:val="en-US"/>
        </w:rPr>
        <w:t>-</w:t>
      </w:r>
      <w:r w:rsidR="00481B3E" w:rsidRPr="00E71C95">
        <w:rPr>
          <w:rFonts w:ascii="Times New Roman" w:hAnsi="Times New Roman" w:cs="Times New Roman"/>
          <w:shd w:val="clear" w:color="auto" w:fill="FFFFFF"/>
          <w:lang w:val="en-US"/>
        </w:rPr>
        <w:t>structured model</w:t>
      </w:r>
      <w:r w:rsidR="00080495">
        <w:rPr>
          <w:rFonts w:ascii="Times New Roman" w:hAnsi="Times New Roman" w:cs="Times New Roman"/>
          <w:shd w:val="clear" w:color="auto" w:fill="FFFFFF"/>
          <w:lang w:val="en-US"/>
        </w:rPr>
        <w:t xml:space="preserve"> [26,33]</w:t>
      </w:r>
      <w:r w:rsidR="007D1A8B" w:rsidRPr="00E71C95">
        <w:rPr>
          <w:rFonts w:ascii="Times New Roman" w:hAnsi="Times New Roman" w:cs="Times New Roman"/>
          <w:shd w:val="clear" w:color="auto" w:fill="FFFFFF"/>
          <w:lang w:val="en-US"/>
        </w:rPr>
        <w:t>.</w:t>
      </w:r>
      <w:r w:rsidR="007D1A8B">
        <w:rPr>
          <w:rFonts w:ascii="Times New Roman" w:hAnsi="Times New Roman" w:cs="Times New Roman"/>
          <w:shd w:val="clear" w:color="auto" w:fill="FFFFFF"/>
          <w:lang w:val="en-US"/>
        </w:rPr>
        <w:t xml:space="preserve"> </w:t>
      </w:r>
      <w:r w:rsidR="0044796D">
        <w:rPr>
          <w:rFonts w:ascii="Times New Roman" w:hAnsi="Times New Roman" w:cs="Times New Roman"/>
          <w:shd w:val="clear" w:color="auto" w:fill="FFFFFF"/>
          <w:lang w:val="en-US"/>
        </w:rPr>
        <w:t>Overall, s</w:t>
      </w:r>
      <w:r w:rsidR="00DF38F0" w:rsidRPr="000A0673">
        <w:rPr>
          <w:rFonts w:ascii="Times New Roman" w:hAnsi="Times New Roman" w:cs="Times New Roman"/>
          <w:shd w:val="clear" w:color="auto" w:fill="FFFFFF"/>
          <w:lang w:val="en-US"/>
        </w:rPr>
        <w:t xml:space="preserve">imilar </w:t>
      </w:r>
      <w:r w:rsidR="000A2DC5" w:rsidRPr="000A0673">
        <w:rPr>
          <w:rFonts w:ascii="Times New Roman" w:hAnsi="Times New Roman" w:cs="Times New Roman"/>
          <w:color w:val="000000"/>
          <w:lang w:val="en-US"/>
        </w:rPr>
        <w:t>results were observed for the New Zealand SRW population</w:t>
      </w:r>
      <w:r w:rsidR="00601DDC">
        <w:rPr>
          <w:rFonts w:ascii="Times New Roman" w:hAnsi="Times New Roman" w:cs="Times New Roman"/>
          <w:color w:val="000000"/>
          <w:lang w:val="en-US"/>
        </w:rPr>
        <w:t>,</w:t>
      </w:r>
      <w:r w:rsidR="000938FB" w:rsidRPr="000A0673">
        <w:rPr>
          <w:rFonts w:ascii="Times New Roman" w:hAnsi="Times New Roman" w:cs="Times New Roman"/>
          <w:color w:val="000000"/>
          <w:lang w:val="en-US"/>
        </w:rPr>
        <w:t xml:space="preserve"> where </w:t>
      </w:r>
      <w:r w:rsidR="00614AAF" w:rsidRPr="000A0673">
        <w:rPr>
          <w:rFonts w:ascii="Times New Roman" w:hAnsi="Times New Roman" w:cs="Times New Roman"/>
          <w:color w:val="000000"/>
          <w:lang w:val="en-US"/>
        </w:rPr>
        <w:t xml:space="preserve">the density-dependent model used </w:t>
      </w:r>
      <w:proofErr w:type="spellStart"/>
      <w:r w:rsidR="00614AAF" w:rsidRPr="000A0673">
        <w:rPr>
          <w:rFonts w:ascii="Times New Roman" w:hAnsi="Times New Roman" w:cs="Times New Roman"/>
          <w:color w:val="000000"/>
          <w:lang w:val="en-US"/>
        </w:rPr>
        <w:t>favo</w:t>
      </w:r>
      <w:r w:rsidR="00EF6467">
        <w:rPr>
          <w:rFonts w:ascii="Times New Roman" w:hAnsi="Times New Roman" w:cs="Times New Roman"/>
          <w:color w:val="000000"/>
          <w:lang w:val="en-US"/>
        </w:rPr>
        <w:t>u</w:t>
      </w:r>
      <w:r w:rsidR="00614AAF" w:rsidRPr="000A0673">
        <w:rPr>
          <w:rFonts w:ascii="Times New Roman" w:hAnsi="Times New Roman" w:cs="Times New Roman"/>
          <w:color w:val="000000"/>
          <w:lang w:val="en-US"/>
        </w:rPr>
        <w:t>red</w:t>
      </w:r>
      <w:proofErr w:type="spellEnd"/>
      <w:r w:rsidR="00614AAF" w:rsidRPr="000A0673">
        <w:rPr>
          <w:rFonts w:ascii="Times New Roman" w:hAnsi="Times New Roman" w:cs="Times New Roman"/>
          <w:color w:val="000000"/>
          <w:lang w:val="en-US"/>
        </w:rPr>
        <w:t xml:space="preserve"> population growth rates below</w:t>
      </w:r>
      <w:r w:rsidR="00994BCB" w:rsidRPr="000A0673">
        <w:rPr>
          <w:rFonts w:ascii="Times New Roman" w:hAnsi="Times New Roman" w:cs="Times New Roman"/>
          <w:color w:val="000000"/>
          <w:lang w:val="en-US"/>
        </w:rPr>
        <w:t xml:space="preserve"> 6</w:t>
      </w:r>
      <w:r w:rsidR="00614AAF" w:rsidRPr="000A0673">
        <w:rPr>
          <w:rFonts w:ascii="Times New Roman" w:hAnsi="Times New Roman" w:cs="Times New Roman"/>
          <w:color w:val="000000"/>
          <w:lang w:val="en-US"/>
        </w:rPr>
        <w:t xml:space="preserve">% since higher rates </w:t>
      </w:r>
      <w:r w:rsidR="00994BCB" w:rsidRPr="000A0673">
        <w:rPr>
          <w:rFonts w:ascii="Times New Roman" w:hAnsi="Times New Roman" w:cs="Times New Roman"/>
          <w:color w:val="000000"/>
          <w:lang w:val="en-US"/>
        </w:rPr>
        <w:t>were</w:t>
      </w:r>
      <w:r w:rsidR="00614AAF" w:rsidRPr="000A0673">
        <w:rPr>
          <w:rFonts w:ascii="Times New Roman" w:hAnsi="Times New Roman" w:cs="Times New Roman"/>
          <w:color w:val="000000"/>
          <w:lang w:val="en-US"/>
        </w:rPr>
        <w:t xml:space="preserve"> associated with </w:t>
      </w:r>
      <w:r w:rsidR="00650E7A">
        <w:rPr>
          <w:rFonts w:ascii="Times New Roman" w:hAnsi="Times New Roman" w:cs="Times New Roman"/>
          <w:color w:val="000000"/>
          <w:lang w:val="en-US"/>
        </w:rPr>
        <w:t xml:space="preserve">a </w:t>
      </w:r>
      <w:r w:rsidR="00614AAF" w:rsidRPr="000A0673">
        <w:rPr>
          <w:rFonts w:ascii="Times New Roman" w:hAnsi="Times New Roman" w:cs="Times New Roman"/>
          <w:color w:val="000000"/>
          <w:lang w:val="en-US"/>
        </w:rPr>
        <w:t>low bottleneck</w:t>
      </w:r>
      <w:r w:rsidR="00650E7A">
        <w:rPr>
          <w:rFonts w:ascii="Times New Roman" w:hAnsi="Times New Roman" w:cs="Times New Roman"/>
          <w:color w:val="000000"/>
          <w:lang w:val="en-US"/>
        </w:rPr>
        <w:t xml:space="preserve"> in</w:t>
      </w:r>
      <w:r w:rsidR="00614AAF" w:rsidRPr="000A0673">
        <w:rPr>
          <w:rFonts w:ascii="Times New Roman" w:hAnsi="Times New Roman" w:cs="Times New Roman"/>
          <w:color w:val="000000"/>
          <w:lang w:val="en-US"/>
        </w:rPr>
        <w:t xml:space="preserve"> abundance</w:t>
      </w:r>
      <w:r w:rsidR="000A2DC5" w:rsidRPr="000A0673">
        <w:rPr>
          <w:rFonts w:ascii="Times New Roman" w:hAnsi="Times New Roman" w:cs="Times New Roman"/>
          <w:color w:val="000000"/>
          <w:lang w:val="en-US"/>
        </w:rPr>
        <w:t xml:space="preserve"> </w:t>
      </w:r>
      <w:r w:rsidR="003F6BD3" w:rsidRPr="000A0673">
        <w:rPr>
          <w:rFonts w:ascii="Times New Roman" w:hAnsi="Times New Roman" w:cs="Times New Roman"/>
          <w:color w:val="000000"/>
          <w:lang w:val="en-US"/>
        </w:rPr>
        <w:t>[11</w:t>
      </w:r>
      <w:r w:rsidR="00B14A14">
        <w:rPr>
          <w:rFonts w:ascii="Times New Roman" w:hAnsi="Times New Roman" w:cs="Times New Roman"/>
          <w:color w:val="000000"/>
          <w:lang w:val="en-US"/>
        </w:rPr>
        <w:t>8</w:t>
      </w:r>
      <w:r w:rsidR="003F6BD3" w:rsidRPr="000A0673">
        <w:rPr>
          <w:rFonts w:ascii="Times New Roman" w:hAnsi="Times New Roman" w:cs="Times New Roman"/>
          <w:color w:val="000000"/>
          <w:lang w:val="en-US"/>
        </w:rPr>
        <w:t>]</w:t>
      </w:r>
      <w:r w:rsidR="000A2DC5" w:rsidRPr="000A0673">
        <w:rPr>
          <w:rFonts w:ascii="Times New Roman" w:hAnsi="Times New Roman" w:cs="Times New Roman"/>
          <w:color w:val="000000"/>
          <w:lang w:val="en-US"/>
        </w:rPr>
        <w:t>.</w:t>
      </w:r>
      <w:r w:rsidR="0023027B">
        <w:rPr>
          <w:rFonts w:ascii="Times New Roman" w:hAnsi="Times New Roman" w:cs="Times New Roman"/>
          <w:color w:val="000000"/>
          <w:lang w:val="en-US"/>
        </w:rPr>
        <w:t xml:space="preserve"> </w:t>
      </w:r>
    </w:p>
    <w:p w14:paraId="568116E5" w14:textId="3017D9B4" w:rsidR="000A2DC5" w:rsidRDefault="00C448B1" w:rsidP="00176B04">
      <w:pPr>
        <w:autoSpaceDE w:val="0"/>
        <w:autoSpaceDN w:val="0"/>
        <w:adjustRightInd w:val="0"/>
        <w:spacing w:after="0" w:line="360" w:lineRule="auto"/>
        <w:ind w:firstLine="284"/>
        <w:rPr>
          <w:rFonts w:ascii="Times New Roman" w:hAnsi="Times New Roman" w:cs="Times New Roman"/>
          <w:color w:val="000000"/>
          <w:lang w:val="en-US"/>
        </w:rPr>
      </w:pPr>
      <w:r w:rsidRPr="00C448B1">
        <w:rPr>
          <w:rFonts w:ascii="Times New Roman" w:hAnsi="Times New Roman" w:cs="Times New Roman"/>
          <w:color w:val="000000"/>
          <w:lang w:val="en-US"/>
        </w:rPr>
        <w:lastRenderedPageBreak/>
        <w:t>Different age- and sex-structured population</w:t>
      </w:r>
      <w:r w:rsidR="006E6632">
        <w:rPr>
          <w:rFonts w:ascii="Times New Roman" w:hAnsi="Times New Roman" w:cs="Times New Roman"/>
          <w:color w:val="000000"/>
          <w:lang w:val="en-US"/>
        </w:rPr>
        <w:t xml:space="preserve"> </w:t>
      </w:r>
      <w:r w:rsidRPr="00C448B1">
        <w:rPr>
          <w:rFonts w:ascii="Times New Roman" w:hAnsi="Times New Roman" w:cs="Times New Roman"/>
          <w:color w:val="000000"/>
          <w:lang w:val="en-US"/>
        </w:rPr>
        <w:t xml:space="preserve">dynamics models have been explored to identify the existence and cause of delayed density-dependent feedbacks in seven species of baleen whales (suborder </w:t>
      </w:r>
      <w:proofErr w:type="spellStart"/>
      <w:r w:rsidRPr="00C448B1">
        <w:rPr>
          <w:rFonts w:ascii="Times New Roman" w:hAnsi="Times New Roman" w:cs="Times New Roman"/>
          <w:color w:val="000000"/>
          <w:lang w:val="en-US"/>
        </w:rPr>
        <w:t>Mysticeti</w:t>
      </w:r>
      <w:proofErr w:type="spellEnd"/>
      <w:r w:rsidRPr="00C448B1">
        <w:rPr>
          <w:rFonts w:ascii="Times New Roman" w:hAnsi="Times New Roman" w:cs="Times New Roman"/>
          <w:color w:val="000000"/>
          <w:lang w:val="en-US"/>
        </w:rPr>
        <w:t>) [130]. A model with a growth rate that is not fixed and is density-regulated by intraspecific natural selection was the most plausible for explaining the observed time lag. The selection-delayed model estimated higher rates of current growth for all species and a higher initial abundance for the SRW. These conclusions have implications on the conservation status of the species and should be explored in future assessments of the SRW population from the southwestern Atlantic Ocean. At the same time, the present analysis did not account for other possible low anthropic impacts—</w:t>
      </w:r>
      <w:r w:rsidRPr="00944BB9">
        <w:rPr>
          <w:rFonts w:ascii="Times New Roman" w:hAnsi="Times New Roman" w:cs="Times New Roman"/>
          <w:i/>
          <w:iCs/>
          <w:color w:val="000000"/>
          <w:lang w:val="en-US"/>
        </w:rPr>
        <w:t>e.g</w:t>
      </w:r>
      <w:r w:rsidRPr="00C448B1">
        <w:rPr>
          <w:rFonts w:ascii="Times New Roman" w:hAnsi="Times New Roman" w:cs="Times New Roman"/>
          <w:color w:val="000000"/>
          <w:lang w:val="en-US"/>
        </w:rPr>
        <w:t xml:space="preserve">., habitat degradation, ship strikes, entanglement, kelp seagull harassment, impact of man-made debris—that would probably lead to an overestimation of the current status of the population. Continued annual monitoring of the population will be essential to assess progress toward recovery and will, therefore, allow for validation (or not) of the results presented here on a scale that fitted to correspond to the analysis of the </w:t>
      </w:r>
      <w:proofErr w:type="spellStart"/>
      <w:r w:rsidRPr="00C448B1">
        <w:rPr>
          <w:rFonts w:ascii="Times New Roman" w:hAnsi="Times New Roman" w:cs="Times New Roman"/>
          <w:color w:val="000000"/>
          <w:lang w:val="en-US"/>
        </w:rPr>
        <w:t>species's</w:t>
      </w:r>
      <w:proofErr w:type="spellEnd"/>
      <w:r w:rsidRPr="00C448B1">
        <w:rPr>
          <w:rFonts w:ascii="Times New Roman" w:hAnsi="Times New Roman" w:cs="Times New Roman"/>
          <w:color w:val="000000"/>
          <w:lang w:val="en-US"/>
        </w:rPr>
        <w:t xml:space="preserve"> past disruption.</w:t>
      </w:r>
    </w:p>
    <w:p w14:paraId="2E5DF60B" w14:textId="77777777" w:rsidR="00434783" w:rsidRPr="006E4C50" w:rsidRDefault="00434783" w:rsidP="00176B04">
      <w:pPr>
        <w:autoSpaceDE w:val="0"/>
        <w:autoSpaceDN w:val="0"/>
        <w:adjustRightInd w:val="0"/>
        <w:spacing w:after="0" w:line="360" w:lineRule="auto"/>
        <w:ind w:firstLine="284"/>
        <w:rPr>
          <w:rFonts w:ascii="Times New Roman" w:hAnsi="Times New Roman" w:cs="Times New Roman"/>
          <w:color w:val="000000"/>
          <w:lang w:val="en-US"/>
        </w:rPr>
      </w:pPr>
    </w:p>
    <w:p w14:paraId="31583120" w14:textId="77777777" w:rsidR="000A2DC5" w:rsidRPr="006E4C50" w:rsidRDefault="000A2DC5" w:rsidP="00F769C0">
      <w:pPr>
        <w:autoSpaceDE w:val="0"/>
        <w:autoSpaceDN w:val="0"/>
        <w:adjustRightInd w:val="0"/>
        <w:spacing w:after="0" w:line="360" w:lineRule="auto"/>
        <w:rPr>
          <w:rFonts w:ascii="Times New Roman" w:hAnsi="Times New Roman" w:cs="Times New Roman"/>
          <w:i/>
          <w:iCs/>
          <w:color w:val="000000"/>
          <w:lang w:val="en-US"/>
        </w:rPr>
      </w:pPr>
      <w:r w:rsidRPr="006E4C50">
        <w:rPr>
          <w:rFonts w:ascii="Times New Roman" w:hAnsi="Times New Roman" w:cs="Times New Roman"/>
          <w:i/>
          <w:iCs/>
          <w:color w:val="000000"/>
          <w:lang w:val="en-US"/>
        </w:rPr>
        <w:t>Conclusion</w:t>
      </w:r>
    </w:p>
    <w:p w14:paraId="1F615B9D" w14:textId="2971CCB0" w:rsidR="000A2DC5" w:rsidRDefault="000A2DC5" w:rsidP="00F769C0">
      <w:pPr>
        <w:autoSpaceDE w:val="0"/>
        <w:autoSpaceDN w:val="0"/>
        <w:adjustRightInd w:val="0"/>
        <w:spacing w:after="0" w:line="360" w:lineRule="auto"/>
        <w:ind w:firstLine="284"/>
        <w:rPr>
          <w:rFonts w:ascii="Times New Roman" w:hAnsi="Times New Roman" w:cs="Times New Roman"/>
          <w:color w:val="000000"/>
          <w:lang w:val="en-US"/>
        </w:rPr>
      </w:pPr>
      <w:r w:rsidRPr="001B50A5">
        <w:rPr>
          <w:rFonts w:ascii="Times New Roman" w:hAnsi="Times New Roman" w:cs="Times New Roman"/>
          <w:color w:val="000000"/>
          <w:lang w:val="en-US"/>
        </w:rPr>
        <w:t>The SRW is recovering from severe depletion</w:t>
      </w:r>
      <w:r w:rsidR="00D405EB">
        <w:rPr>
          <w:rFonts w:ascii="Times New Roman" w:hAnsi="Times New Roman" w:cs="Times New Roman"/>
          <w:color w:val="000000"/>
          <w:lang w:val="en-US"/>
        </w:rPr>
        <w:t>,</w:t>
      </w:r>
      <w:r w:rsidRPr="001B50A5">
        <w:rPr>
          <w:rFonts w:ascii="Times New Roman" w:hAnsi="Times New Roman" w:cs="Times New Roman"/>
          <w:color w:val="000000"/>
          <w:lang w:val="en-US"/>
        </w:rPr>
        <w:t xml:space="preserve"> but is still far from its historical abundance. </w:t>
      </w:r>
      <w:r w:rsidR="003E3441">
        <w:rPr>
          <w:rFonts w:ascii="Times New Roman" w:hAnsi="Times New Roman" w:cs="Times New Roman"/>
          <w:color w:val="000000"/>
          <w:lang w:val="en-US"/>
        </w:rPr>
        <w:t>In the present work</w:t>
      </w:r>
      <w:r w:rsidRPr="001B50A5">
        <w:rPr>
          <w:rFonts w:ascii="Times New Roman" w:hAnsi="Times New Roman" w:cs="Times New Roman"/>
          <w:color w:val="000000"/>
          <w:lang w:val="en-US"/>
        </w:rPr>
        <w:t>, we assess</w:t>
      </w:r>
      <w:r w:rsidR="003E3441">
        <w:rPr>
          <w:rFonts w:ascii="Times New Roman" w:hAnsi="Times New Roman" w:cs="Times New Roman"/>
          <w:color w:val="000000"/>
          <w:lang w:val="en-US"/>
        </w:rPr>
        <w:t>ed</w:t>
      </w:r>
      <w:r w:rsidRPr="001B50A5">
        <w:rPr>
          <w:rFonts w:ascii="Times New Roman" w:hAnsi="Times New Roman" w:cs="Times New Roman"/>
          <w:color w:val="000000"/>
          <w:lang w:val="en-US"/>
        </w:rPr>
        <w:t xml:space="preserve"> for the first time the population dynamic</w:t>
      </w:r>
      <w:r w:rsidR="00A41967">
        <w:rPr>
          <w:rFonts w:ascii="Times New Roman" w:hAnsi="Times New Roman" w:cs="Times New Roman"/>
          <w:color w:val="000000"/>
          <w:lang w:val="en-US"/>
        </w:rPr>
        <w:t>s</w:t>
      </w:r>
      <w:r w:rsidRPr="001B50A5">
        <w:rPr>
          <w:rFonts w:ascii="Times New Roman" w:hAnsi="Times New Roman" w:cs="Times New Roman"/>
          <w:color w:val="000000"/>
          <w:lang w:val="en-US"/>
        </w:rPr>
        <w:t xml:space="preserve"> of the SRW population from the </w:t>
      </w:r>
      <w:r w:rsidR="00092E8C">
        <w:rPr>
          <w:rFonts w:ascii="Times New Roman" w:hAnsi="Times New Roman" w:cs="Times New Roman"/>
          <w:color w:val="000000"/>
          <w:lang w:val="en-US"/>
        </w:rPr>
        <w:t>south</w:t>
      </w:r>
      <w:r w:rsidRPr="001B50A5">
        <w:rPr>
          <w:rFonts w:ascii="Times New Roman" w:hAnsi="Times New Roman" w:cs="Times New Roman"/>
          <w:color w:val="000000"/>
          <w:lang w:val="en-US"/>
        </w:rPr>
        <w:t xml:space="preserve">western Atlantic Ocean </w:t>
      </w:r>
      <w:r w:rsidR="00A41967">
        <w:rPr>
          <w:rFonts w:ascii="Times New Roman" w:hAnsi="Times New Roman" w:cs="Times New Roman"/>
          <w:color w:val="000000"/>
          <w:lang w:val="en-US"/>
        </w:rPr>
        <w:t xml:space="preserve">employing a </w:t>
      </w:r>
      <w:r w:rsidRPr="001B50A5">
        <w:rPr>
          <w:rFonts w:ascii="Times New Roman" w:hAnsi="Times New Roman" w:cs="Times New Roman"/>
          <w:color w:val="000000"/>
          <w:lang w:val="en-US"/>
        </w:rPr>
        <w:t xml:space="preserve">backward reconstruction of the population trajectory. </w:t>
      </w:r>
      <w:r w:rsidRPr="001B50A5">
        <w:rPr>
          <w:rFonts w:ascii="Times New Roman" w:hAnsi="Times New Roman" w:cs="Times New Roman"/>
          <w:lang w:val="en-US"/>
        </w:rPr>
        <w:t xml:space="preserve">The density-regulated </w:t>
      </w:r>
      <w:r w:rsidRPr="001B50A5">
        <w:rPr>
          <w:rFonts w:ascii="Times New Roman" w:hAnsi="Times New Roman" w:cs="Times New Roman"/>
          <w:color w:val="000000"/>
          <w:lang w:val="en-US"/>
        </w:rPr>
        <w:t>model</w:t>
      </w:r>
      <w:r w:rsidR="00EB332C" w:rsidRPr="00EB332C">
        <w:rPr>
          <w:rFonts w:ascii="Times New Roman" w:hAnsi="Times New Roman" w:cs="Times New Roman"/>
          <w:lang w:val="en-US"/>
        </w:rPr>
        <w:t xml:space="preserve"> </w:t>
      </w:r>
      <w:r w:rsidR="00EB332C" w:rsidRPr="001B50A5">
        <w:rPr>
          <w:rFonts w:ascii="Times New Roman" w:hAnsi="Times New Roman" w:cs="Times New Roman"/>
          <w:lang w:val="en-US"/>
        </w:rPr>
        <w:t>implemented</w:t>
      </w:r>
      <w:r w:rsidRPr="001B50A5">
        <w:rPr>
          <w:rFonts w:ascii="Times New Roman" w:hAnsi="Times New Roman" w:cs="Times New Roman"/>
          <w:color w:val="000000"/>
          <w:lang w:val="en-US"/>
        </w:rPr>
        <w:t xml:space="preserve"> produced plausible estimates of the </w:t>
      </w:r>
      <w:r w:rsidR="00C6371B">
        <w:rPr>
          <w:rFonts w:ascii="Times New Roman" w:hAnsi="Times New Roman" w:cs="Times New Roman"/>
          <w:color w:val="000000"/>
          <w:lang w:val="en-US"/>
        </w:rPr>
        <w:t xml:space="preserve">SRW </w:t>
      </w:r>
      <w:r w:rsidRPr="001B50A5">
        <w:rPr>
          <w:rFonts w:ascii="Times New Roman" w:hAnsi="Times New Roman" w:cs="Times New Roman"/>
          <w:color w:val="000000"/>
          <w:lang w:val="en-US"/>
        </w:rPr>
        <w:t>population trajectory and life-history parameters</w:t>
      </w:r>
      <w:r w:rsidR="00C6371B">
        <w:rPr>
          <w:rFonts w:ascii="Times New Roman" w:hAnsi="Times New Roman" w:cs="Times New Roman"/>
          <w:color w:val="000000"/>
          <w:lang w:val="en-US"/>
        </w:rPr>
        <w:t xml:space="preserve"> with respect to </w:t>
      </w:r>
      <w:r w:rsidRPr="001B50A5">
        <w:rPr>
          <w:rFonts w:ascii="Times New Roman" w:hAnsi="Times New Roman" w:cs="Times New Roman"/>
          <w:color w:val="000000"/>
          <w:lang w:val="en-US"/>
        </w:rPr>
        <w:t xml:space="preserve">biological realism. This </w:t>
      </w:r>
      <w:r w:rsidR="003956F8">
        <w:rPr>
          <w:rFonts w:ascii="Times New Roman" w:hAnsi="Times New Roman" w:cs="Times New Roman"/>
          <w:color w:val="000000"/>
          <w:lang w:val="en-US"/>
        </w:rPr>
        <w:t xml:space="preserve">satisfactory approximation </w:t>
      </w:r>
      <w:r w:rsidR="00466CE2">
        <w:rPr>
          <w:rFonts w:ascii="Times New Roman" w:hAnsi="Times New Roman" w:cs="Times New Roman"/>
          <w:color w:val="000000"/>
          <w:lang w:val="en-US"/>
        </w:rPr>
        <w:t xml:space="preserve">of the trajectory </w:t>
      </w:r>
      <w:r w:rsidRPr="001B50A5">
        <w:rPr>
          <w:rFonts w:ascii="Times New Roman" w:hAnsi="Times New Roman" w:cs="Times New Roman"/>
          <w:color w:val="000000"/>
          <w:lang w:val="en-US"/>
        </w:rPr>
        <w:t>was made possible by integrating</w:t>
      </w:r>
      <w:r w:rsidRPr="001B50A5">
        <w:rPr>
          <w:rFonts w:ascii="Times New Roman" w:hAnsi="Times New Roman" w:cs="Times New Roman"/>
          <w:lang w:val="en-US"/>
        </w:rPr>
        <w:t xml:space="preserve"> our long-term whale abundance database with the reconstructed series of catch data. </w:t>
      </w:r>
      <w:r w:rsidRPr="001B50A5">
        <w:rPr>
          <w:rFonts w:ascii="Times New Roman" w:hAnsi="Times New Roman" w:cs="Times New Roman"/>
          <w:color w:val="000000"/>
          <w:lang w:val="en-US"/>
        </w:rPr>
        <w:t xml:space="preserve">Our results provide insights into the severity of </w:t>
      </w:r>
      <w:r w:rsidR="00466CE2">
        <w:rPr>
          <w:rFonts w:ascii="Times New Roman" w:hAnsi="Times New Roman" w:cs="Times New Roman"/>
          <w:color w:val="000000"/>
          <w:lang w:val="en-US"/>
        </w:rPr>
        <w:t xml:space="preserve">the </w:t>
      </w:r>
      <w:r w:rsidRPr="001B50A5">
        <w:rPr>
          <w:rFonts w:ascii="Times New Roman" w:hAnsi="Times New Roman" w:cs="Times New Roman"/>
          <w:color w:val="000000"/>
          <w:lang w:val="en-US"/>
        </w:rPr>
        <w:t>whaling operation</w:t>
      </w:r>
      <w:r w:rsidR="00111A17">
        <w:rPr>
          <w:rFonts w:ascii="Times New Roman" w:hAnsi="Times New Roman" w:cs="Times New Roman"/>
          <w:color w:val="000000"/>
          <w:lang w:val="en-US"/>
        </w:rPr>
        <w:t>s</w:t>
      </w:r>
      <w:r w:rsidRPr="001B50A5">
        <w:rPr>
          <w:rFonts w:ascii="Times New Roman" w:hAnsi="Times New Roman" w:cs="Times New Roman"/>
          <w:color w:val="000000"/>
          <w:lang w:val="en-US"/>
        </w:rPr>
        <w:t xml:space="preserve"> </w:t>
      </w:r>
      <w:r w:rsidR="00466CE2">
        <w:rPr>
          <w:rFonts w:ascii="Times New Roman" w:hAnsi="Times New Roman" w:cs="Times New Roman"/>
          <w:color w:val="000000"/>
          <w:lang w:val="en-US"/>
        </w:rPr>
        <w:t>that occurred in</w:t>
      </w:r>
      <w:r w:rsidRPr="001B50A5">
        <w:rPr>
          <w:rFonts w:ascii="Times New Roman" w:hAnsi="Times New Roman" w:cs="Times New Roman"/>
          <w:color w:val="000000"/>
          <w:lang w:val="en-US"/>
        </w:rPr>
        <w:t xml:space="preserve"> the South Seas and </w:t>
      </w:r>
      <w:r w:rsidR="000C67FA">
        <w:rPr>
          <w:rFonts w:ascii="Times New Roman" w:hAnsi="Times New Roman" w:cs="Times New Roman"/>
          <w:color w:val="000000"/>
          <w:lang w:val="en-US"/>
        </w:rPr>
        <w:t xml:space="preserve">the way in which </w:t>
      </w:r>
      <w:r w:rsidRPr="001B50A5">
        <w:rPr>
          <w:rFonts w:ascii="Times New Roman" w:hAnsi="Times New Roman" w:cs="Times New Roman"/>
          <w:color w:val="000000"/>
          <w:lang w:val="en-US"/>
        </w:rPr>
        <w:t>the population responded at low densities, thus contribut</w:t>
      </w:r>
      <w:r w:rsidR="00FA762D">
        <w:rPr>
          <w:rFonts w:ascii="Times New Roman" w:hAnsi="Times New Roman" w:cs="Times New Roman"/>
          <w:color w:val="000000"/>
          <w:lang w:val="en-US"/>
        </w:rPr>
        <w:t>ing</w:t>
      </w:r>
      <w:r w:rsidRPr="001B50A5">
        <w:rPr>
          <w:rFonts w:ascii="Times New Roman" w:hAnsi="Times New Roman" w:cs="Times New Roman"/>
          <w:color w:val="000000"/>
          <w:lang w:val="en-US"/>
        </w:rPr>
        <w:t xml:space="preserve"> to </w:t>
      </w:r>
      <w:r w:rsidR="004C33E8">
        <w:rPr>
          <w:rFonts w:ascii="Times New Roman" w:hAnsi="Times New Roman" w:cs="Times New Roman"/>
          <w:color w:val="000000"/>
          <w:lang w:val="en-US"/>
        </w:rPr>
        <w:t xml:space="preserve">an </w:t>
      </w:r>
      <w:r w:rsidRPr="001B50A5">
        <w:rPr>
          <w:rFonts w:ascii="Times New Roman" w:hAnsi="Times New Roman" w:cs="Times New Roman"/>
          <w:color w:val="000000"/>
          <w:lang w:val="en-US"/>
        </w:rPr>
        <w:t xml:space="preserve">understanding </w:t>
      </w:r>
      <w:r w:rsidR="004C33E8">
        <w:rPr>
          <w:rFonts w:ascii="Times New Roman" w:hAnsi="Times New Roman" w:cs="Times New Roman"/>
          <w:color w:val="000000"/>
          <w:lang w:val="en-US"/>
        </w:rPr>
        <w:t xml:space="preserve">of </w:t>
      </w:r>
      <w:r w:rsidRPr="001B50A5">
        <w:rPr>
          <w:rFonts w:ascii="Times New Roman" w:hAnsi="Times New Roman" w:cs="Times New Roman"/>
          <w:color w:val="000000"/>
          <w:lang w:val="en-US"/>
        </w:rPr>
        <w:t xml:space="preserve">the observed differences in population trends </w:t>
      </w:r>
      <w:r w:rsidR="003C77F6">
        <w:rPr>
          <w:rFonts w:ascii="Times New Roman" w:hAnsi="Times New Roman" w:cs="Times New Roman"/>
          <w:color w:val="000000"/>
          <w:lang w:val="en-US"/>
        </w:rPr>
        <w:t xml:space="preserve">over </w:t>
      </w:r>
      <w:r w:rsidRPr="001B50A5">
        <w:rPr>
          <w:rFonts w:ascii="Times New Roman" w:hAnsi="Times New Roman" w:cs="Times New Roman"/>
          <w:color w:val="000000"/>
          <w:lang w:val="en-US"/>
        </w:rPr>
        <w:t xml:space="preserve">the </w:t>
      </w:r>
      <w:r w:rsidR="003C77F6">
        <w:rPr>
          <w:rFonts w:ascii="Times New Roman" w:hAnsi="Times New Roman" w:cs="Times New Roman"/>
          <w:color w:val="000000"/>
          <w:lang w:val="en-US"/>
        </w:rPr>
        <w:t xml:space="preserve">worldwide </w:t>
      </w:r>
      <w:r w:rsidRPr="001B50A5">
        <w:rPr>
          <w:rFonts w:ascii="Times New Roman" w:hAnsi="Times New Roman" w:cs="Times New Roman"/>
          <w:color w:val="000000"/>
          <w:lang w:val="en-US"/>
        </w:rPr>
        <w:t>distribution of the species. We also contribute</w:t>
      </w:r>
      <w:r w:rsidR="00C83EA3">
        <w:rPr>
          <w:rFonts w:ascii="Times New Roman" w:hAnsi="Times New Roman" w:cs="Times New Roman"/>
          <w:color w:val="000000"/>
          <w:lang w:val="en-US"/>
        </w:rPr>
        <w:t>d</w:t>
      </w:r>
      <w:r w:rsidRPr="001B50A5">
        <w:rPr>
          <w:rFonts w:ascii="Times New Roman" w:hAnsi="Times New Roman" w:cs="Times New Roman"/>
          <w:color w:val="000000"/>
          <w:lang w:val="en-US"/>
        </w:rPr>
        <w:t xml:space="preserve"> to </w:t>
      </w:r>
      <w:r w:rsidR="00C83EA3">
        <w:rPr>
          <w:rFonts w:ascii="Times New Roman" w:hAnsi="Times New Roman" w:cs="Times New Roman"/>
          <w:color w:val="000000"/>
          <w:lang w:val="en-US"/>
        </w:rPr>
        <w:t xml:space="preserve">a </w:t>
      </w:r>
      <w:r w:rsidRPr="001B50A5">
        <w:rPr>
          <w:rFonts w:ascii="Times New Roman" w:hAnsi="Times New Roman" w:cs="Times New Roman"/>
          <w:color w:val="000000"/>
          <w:lang w:val="en-US"/>
        </w:rPr>
        <w:t>fill</w:t>
      </w:r>
      <w:r w:rsidR="00C83EA3">
        <w:rPr>
          <w:rFonts w:ascii="Times New Roman" w:hAnsi="Times New Roman" w:cs="Times New Roman"/>
          <w:color w:val="000000"/>
          <w:lang w:val="en-US"/>
        </w:rPr>
        <w:t>ing-in</w:t>
      </w:r>
      <w:r w:rsidRPr="001B50A5">
        <w:rPr>
          <w:rFonts w:ascii="Times New Roman" w:hAnsi="Times New Roman" w:cs="Times New Roman"/>
          <w:color w:val="000000"/>
          <w:lang w:val="en-US"/>
        </w:rPr>
        <w:t xml:space="preserve"> </w:t>
      </w:r>
      <w:r w:rsidR="00C83EA3">
        <w:rPr>
          <w:rFonts w:ascii="Times New Roman" w:hAnsi="Times New Roman" w:cs="Times New Roman"/>
          <w:color w:val="000000"/>
          <w:lang w:val="en-US"/>
        </w:rPr>
        <w:t xml:space="preserve">of </w:t>
      </w:r>
      <w:r w:rsidRPr="001B50A5">
        <w:rPr>
          <w:rFonts w:ascii="Times New Roman" w:hAnsi="Times New Roman" w:cs="Times New Roman"/>
          <w:color w:val="000000"/>
          <w:lang w:val="en-US"/>
        </w:rPr>
        <w:t xml:space="preserve">the gaps </w:t>
      </w:r>
      <w:r w:rsidRPr="001B50A5">
        <w:rPr>
          <w:rFonts w:ascii="Times New Roman" w:hAnsi="Times New Roman" w:cs="Times New Roman"/>
          <w:lang w:val="en-US"/>
        </w:rPr>
        <w:t>in the exploitation history</w:t>
      </w:r>
      <w:r w:rsidRPr="001B50A5">
        <w:rPr>
          <w:rFonts w:ascii="Times New Roman" w:hAnsi="Times New Roman" w:cs="Times New Roman"/>
          <w:color w:val="000000"/>
          <w:lang w:val="en-US"/>
        </w:rPr>
        <w:t xml:space="preserve">, mainly </w:t>
      </w:r>
      <w:r w:rsidR="000155D1">
        <w:rPr>
          <w:rFonts w:ascii="Times New Roman" w:hAnsi="Times New Roman" w:cs="Times New Roman"/>
          <w:color w:val="000000"/>
          <w:lang w:val="en-US"/>
        </w:rPr>
        <w:t xml:space="preserve">within </w:t>
      </w:r>
      <w:r w:rsidRPr="001B50A5">
        <w:rPr>
          <w:rFonts w:ascii="Times New Roman" w:hAnsi="Times New Roman" w:cs="Times New Roman"/>
          <w:lang w:val="en-US"/>
        </w:rPr>
        <w:t xml:space="preserve">the pre-modern period. </w:t>
      </w:r>
      <w:r w:rsidRPr="001B50A5">
        <w:rPr>
          <w:rFonts w:ascii="Times New Roman" w:hAnsi="Times New Roman" w:cs="Times New Roman"/>
          <w:color w:val="000000"/>
          <w:lang w:val="en-US"/>
        </w:rPr>
        <w:t xml:space="preserve">Overall, the results constitute a baseline for future studies </w:t>
      </w:r>
      <w:r w:rsidR="00051429">
        <w:rPr>
          <w:rFonts w:ascii="Times New Roman" w:hAnsi="Times New Roman" w:cs="Times New Roman"/>
          <w:color w:val="000000"/>
          <w:lang w:val="en-US"/>
        </w:rPr>
        <w:t xml:space="preserve">aimed at </w:t>
      </w:r>
      <w:r w:rsidRPr="001B50A5">
        <w:rPr>
          <w:rFonts w:ascii="Times New Roman" w:hAnsi="Times New Roman" w:cs="Times New Roman"/>
          <w:color w:val="000000"/>
          <w:lang w:val="en-US"/>
        </w:rPr>
        <w:t>account</w:t>
      </w:r>
      <w:r w:rsidR="00051429">
        <w:rPr>
          <w:rFonts w:ascii="Times New Roman" w:hAnsi="Times New Roman" w:cs="Times New Roman"/>
          <w:color w:val="000000"/>
          <w:lang w:val="en-US"/>
        </w:rPr>
        <w:t>ing</w:t>
      </w:r>
      <w:r w:rsidRPr="001B50A5">
        <w:rPr>
          <w:rFonts w:ascii="Times New Roman" w:hAnsi="Times New Roman" w:cs="Times New Roman"/>
          <w:color w:val="000000"/>
          <w:lang w:val="en-US"/>
        </w:rPr>
        <w:t xml:space="preserve"> for alternative modelling structures, additional data (</w:t>
      </w:r>
      <w:r w:rsidRPr="00051429">
        <w:rPr>
          <w:rFonts w:ascii="Times New Roman" w:hAnsi="Times New Roman" w:cs="Times New Roman"/>
          <w:i/>
          <w:iCs/>
          <w:color w:val="000000"/>
          <w:lang w:val="en-US"/>
        </w:rPr>
        <w:t>e.g</w:t>
      </w:r>
      <w:r w:rsidRPr="001B50A5">
        <w:rPr>
          <w:rFonts w:ascii="Times New Roman" w:hAnsi="Times New Roman" w:cs="Times New Roman"/>
          <w:color w:val="000000"/>
          <w:lang w:val="en-US"/>
        </w:rPr>
        <w:t xml:space="preserve">., bottleneck size, </w:t>
      </w:r>
      <w:r w:rsidRPr="001B50A5">
        <w:rPr>
          <w:rFonts w:ascii="Times New Roman" w:hAnsi="Times New Roman" w:cs="Times New Roman"/>
          <w:lang w:val="en-US"/>
        </w:rPr>
        <w:t>mark-recapture data</w:t>
      </w:r>
      <w:r w:rsidRPr="001B50A5">
        <w:rPr>
          <w:rFonts w:ascii="Times New Roman" w:hAnsi="Times New Roman" w:cs="Times New Roman"/>
          <w:color w:val="000000"/>
          <w:lang w:val="en-US"/>
        </w:rPr>
        <w:t xml:space="preserve">), </w:t>
      </w:r>
      <w:r w:rsidR="00690FA5" w:rsidRPr="00690FA5">
        <w:rPr>
          <w:rFonts w:ascii="Times New Roman" w:hAnsi="Times New Roman" w:cs="Times New Roman"/>
          <w:color w:val="000000"/>
          <w:lang w:val="en-US"/>
        </w:rPr>
        <w:t>and additional anthropically caused cetacean mortalities.</w:t>
      </w:r>
    </w:p>
    <w:p w14:paraId="21A064E3" w14:textId="33E15668" w:rsidR="002D5810" w:rsidRDefault="002D5810" w:rsidP="00F769C0">
      <w:pPr>
        <w:spacing w:after="0" w:line="360" w:lineRule="auto"/>
        <w:rPr>
          <w:rFonts w:ascii="Times New Roman" w:hAnsi="Times New Roman" w:cs="Times New Roman"/>
          <w:lang w:val="en-US"/>
        </w:rPr>
      </w:pPr>
    </w:p>
    <w:p w14:paraId="2CFA9647" w14:textId="5F05FCD9" w:rsidR="007619AD" w:rsidRDefault="007619AD" w:rsidP="007619AD">
      <w:pPr>
        <w:spacing w:after="0" w:line="360" w:lineRule="auto"/>
        <w:rPr>
          <w:rFonts w:ascii="Times New Roman" w:hAnsi="Times New Roman" w:cs="Times New Roman"/>
          <w:b/>
          <w:bCs/>
          <w:color w:val="000000"/>
          <w:lang w:val="en-US"/>
        </w:rPr>
      </w:pPr>
      <w:r w:rsidRPr="00811BC9">
        <w:rPr>
          <w:rFonts w:ascii="Times New Roman" w:hAnsi="Times New Roman" w:cs="Times New Roman"/>
          <w:b/>
          <w:bCs/>
          <w:color w:val="000000"/>
          <w:lang w:val="en-US"/>
        </w:rPr>
        <w:t xml:space="preserve">Data Availability </w:t>
      </w:r>
    </w:p>
    <w:p w14:paraId="66BCA753" w14:textId="22DEABE6" w:rsidR="007619AD" w:rsidRDefault="00F44801" w:rsidP="00F44801">
      <w:pPr>
        <w:spacing w:after="0" w:line="360" w:lineRule="auto"/>
        <w:ind w:firstLine="284"/>
        <w:rPr>
          <w:rFonts w:ascii="Times New Roman" w:hAnsi="Times New Roman" w:cs="Times New Roman"/>
          <w:lang w:val="en-US"/>
        </w:rPr>
      </w:pPr>
      <w:r w:rsidRPr="00F44801">
        <w:rPr>
          <w:rFonts w:ascii="Times New Roman" w:hAnsi="Times New Roman" w:cs="Times New Roman"/>
          <w:lang w:val="en-US"/>
        </w:rPr>
        <w:t xml:space="preserve">All </w:t>
      </w:r>
      <w:r w:rsidR="00E3009A">
        <w:rPr>
          <w:rFonts w:ascii="Times New Roman" w:hAnsi="Times New Roman" w:cs="Times New Roman"/>
          <w:lang w:val="en-US"/>
        </w:rPr>
        <w:t xml:space="preserve">the </w:t>
      </w:r>
      <w:r w:rsidRPr="00F44801">
        <w:rPr>
          <w:rFonts w:ascii="Times New Roman" w:hAnsi="Times New Roman" w:cs="Times New Roman"/>
          <w:lang w:val="en-US"/>
        </w:rPr>
        <w:t xml:space="preserve">data generated or </w:t>
      </w:r>
      <w:proofErr w:type="spellStart"/>
      <w:r w:rsidRPr="00F44801">
        <w:rPr>
          <w:rFonts w:ascii="Times New Roman" w:hAnsi="Times New Roman" w:cs="Times New Roman"/>
          <w:lang w:val="en-US"/>
        </w:rPr>
        <w:t>analy</w:t>
      </w:r>
      <w:r w:rsidR="0004024D">
        <w:rPr>
          <w:rFonts w:ascii="Times New Roman" w:hAnsi="Times New Roman" w:cs="Times New Roman"/>
          <w:lang w:val="en-US"/>
        </w:rPr>
        <w:t>s</w:t>
      </w:r>
      <w:r w:rsidRPr="00F44801">
        <w:rPr>
          <w:rFonts w:ascii="Times New Roman" w:hAnsi="Times New Roman" w:cs="Times New Roman"/>
          <w:lang w:val="en-US"/>
        </w:rPr>
        <w:t>ed</w:t>
      </w:r>
      <w:proofErr w:type="spellEnd"/>
      <w:r w:rsidRPr="00F44801">
        <w:rPr>
          <w:rFonts w:ascii="Times New Roman" w:hAnsi="Times New Roman" w:cs="Times New Roman"/>
          <w:lang w:val="en-US"/>
        </w:rPr>
        <w:t xml:space="preserve"> during this study are included in this published article (and its Supplementary Information files).</w:t>
      </w:r>
    </w:p>
    <w:p w14:paraId="0AB54BBA" w14:textId="77777777" w:rsidR="00F44801" w:rsidRDefault="00F44801" w:rsidP="00F769C0">
      <w:pPr>
        <w:spacing w:after="0" w:line="360" w:lineRule="auto"/>
        <w:rPr>
          <w:rFonts w:ascii="Times New Roman" w:hAnsi="Times New Roman" w:cs="Times New Roman"/>
          <w:lang w:val="en-US"/>
        </w:rPr>
      </w:pPr>
    </w:p>
    <w:p w14:paraId="2A170F60" w14:textId="024194CC" w:rsidR="00D853FD" w:rsidRPr="00BC332C" w:rsidRDefault="00D853FD" w:rsidP="00F769C0">
      <w:pPr>
        <w:spacing w:after="0" w:line="360" w:lineRule="auto"/>
        <w:rPr>
          <w:rFonts w:ascii="Times New Roman" w:hAnsi="Times New Roman" w:cs="Times New Roman"/>
          <w:b/>
          <w:bCs/>
          <w:lang w:val="en-US"/>
        </w:rPr>
      </w:pPr>
      <w:r w:rsidRPr="00BC332C">
        <w:rPr>
          <w:rFonts w:ascii="Times New Roman" w:hAnsi="Times New Roman" w:cs="Times New Roman"/>
          <w:b/>
          <w:bCs/>
          <w:lang w:val="en-US"/>
        </w:rPr>
        <w:t>References</w:t>
      </w:r>
    </w:p>
    <w:p w14:paraId="1F1FA8A9"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lastRenderedPageBreak/>
        <w:t xml:space="preserve">1. Hutchinson, G. E. </w:t>
      </w:r>
      <w:r w:rsidRPr="00B9357F">
        <w:rPr>
          <w:rFonts w:ascii="Times New Roman" w:hAnsi="Times New Roman" w:cs="Times New Roman"/>
          <w:i/>
          <w:iCs/>
          <w:lang w:val="en-US"/>
        </w:rPr>
        <w:t>An introduction to Population Ecology</w:t>
      </w:r>
      <w:r w:rsidRPr="00B9357F">
        <w:rPr>
          <w:rFonts w:ascii="Times New Roman" w:hAnsi="Times New Roman" w:cs="Times New Roman"/>
          <w:lang w:val="en-US"/>
        </w:rPr>
        <w:t>. (New Haven: Yale University, 1978).</w:t>
      </w:r>
    </w:p>
    <w:p w14:paraId="1C962234"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2. </w:t>
      </w:r>
      <w:proofErr w:type="spellStart"/>
      <w:r w:rsidRPr="00B9357F">
        <w:rPr>
          <w:rFonts w:ascii="Times New Roman" w:hAnsi="Times New Roman" w:cs="Times New Roman"/>
          <w:lang w:val="en-US"/>
        </w:rPr>
        <w:t>Erb</w:t>
      </w:r>
      <w:proofErr w:type="spellEnd"/>
      <w:r w:rsidRPr="00B9357F">
        <w:rPr>
          <w:rFonts w:ascii="Times New Roman" w:hAnsi="Times New Roman" w:cs="Times New Roman"/>
          <w:lang w:val="en-US"/>
        </w:rPr>
        <w:t xml:space="preserve">, J., Boyce, M. S. &amp; </w:t>
      </w:r>
      <w:proofErr w:type="spellStart"/>
      <w:r w:rsidRPr="00B9357F">
        <w:rPr>
          <w:rFonts w:ascii="Times New Roman" w:hAnsi="Times New Roman" w:cs="Times New Roman"/>
          <w:lang w:val="en-US"/>
        </w:rPr>
        <w:t>Stenseth</w:t>
      </w:r>
      <w:proofErr w:type="spellEnd"/>
      <w:r w:rsidRPr="00B9357F">
        <w:rPr>
          <w:rFonts w:ascii="Times New Roman" w:hAnsi="Times New Roman" w:cs="Times New Roman"/>
          <w:lang w:val="en-US"/>
        </w:rPr>
        <w:t>, N. C. Population dynamics of large and small mammals. </w:t>
      </w:r>
      <w:r w:rsidRPr="00B9357F">
        <w:rPr>
          <w:rFonts w:ascii="Times New Roman" w:hAnsi="Times New Roman" w:cs="Times New Roman"/>
          <w:i/>
          <w:iCs/>
          <w:lang w:val="en-US"/>
        </w:rPr>
        <w:t>Oikos</w:t>
      </w:r>
      <w:r w:rsidRPr="00B9357F">
        <w:rPr>
          <w:rFonts w:ascii="Times New Roman" w:hAnsi="Times New Roman" w:cs="Times New Roman"/>
          <w:lang w:val="en-US"/>
        </w:rPr>
        <w:t> </w:t>
      </w:r>
      <w:r w:rsidRPr="00B9357F">
        <w:rPr>
          <w:rFonts w:ascii="Times New Roman" w:hAnsi="Times New Roman" w:cs="Times New Roman"/>
          <w:b/>
          <w:bCs/>
          <w:lang w:val="en-US"/>
        </w:rPr>
        <w:t>92</w:t>
      </w:r>
      <w:r w:rsidRPr="00B9357F">
        <w:rPr>
          <w:rFonts w:ascii="Times New Roman" w:hAnsi="Times New Roman" w:cs="Times New Roman"/>
          <w:lang w:val="en-US"/>
        </w:rPr>
        <w:t>, 3-12 (2001).</w:t>
      </w:r>
    </w:p>
    <w:p w14:paraId="46AAF151"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3. Gaillard, J. M., </w:t>
      </w:r>
      <w:proofErr w:type="spellStart"/>
      <w:r w:rsidRPr="00B9357F">
        <w:rPr>
          <w:rFonts w:ascii="Times New Roman" w:hAnsi="Times New Roman" w:cs="Times New Roman"/>
          <w:lang w:val="en-US"/>
        </w:rPr>
        <w:t>Festa-Bianchet</w:t>
      </w:r>
      <w:proofErr w:type="spellEnd"/>
      <w:r w:rsidRPr="00B9357F">
        <w:rPr>
          <w:rFonts w:ascii="Times New Roman" w:hAnsi="Times New Roman" w:cs="Times New Roman"/>
          <w:lang w:val="en-US"/>
        </w:rPr>
        <w:t xml:space="preserve">, M. &amp; </w:t>
      </w:r>
      <w:proofErr w:type="spellStart"/>
      <w:r w:rsidRPr="00B9357F">
        <w:rPr>
          <w:rFonts w:ascii="Times New Roman" w:hAnsi="Times New Roman" w:cs="Times New Roman"/>
          <w:lang w:val="en-US"/>
        </w:rPr>
        <w:t>Yoccoz</w:t>
      </w:r>
      <w:proofErr w:type="spellEnd"/>
      <w:r w:rsidRPr="00B9357F">
        <w:rPr>
          <w:rFonts w:ascii="Times New Roman" w:hAnsi="Times New Roman" w:cs="Times New Roman"/>
          <w:lang w:val="en-US"/>
        </w:rPr>
        <w:t>, N. G. Population dynamics of large herbivores: variable recruitment with constant adult survival. </w:t>
      </w:r>
      <w:r w:rsidRPr="00B9357F">
        <w:rPr>
          <w:rFonts w:ascii="Times New Roman" w:hAnsi="Times New Roman" w:cs="Times New Roman"/>
          <w:i/>
          <w:iCs/>
          <w:lang w:val="en-US"/>
        </w:rPr>
        <w:t xml:space="preserve">Trends Ecol. </w:t>
      </w:r>
      <w:proofErr w:type="spellStart"/>
      <w:r w:rsidRPr="00B9357F">
        <w:rPr>
          <w:rFonts w:ascii="Times New Roman" w:hAnsi="Times New Roman" w:cs="Times New Roman"/>
          <w:i/>
          <w:iCs/>
          <w:lang w:val="en-US"/>
        </w:rPr>
        <w:t>Evol</w:t>
      </w:r>
      <w:proofErr w:type="spellEnd"/>
      <w:r w:rsidRPr="00B9357F">
        <w:rPr>
          <w:rFonts w:ascii="Times New Roman" w:hAnsi="Times New Roman" w:cs="Times New Roman"/>
          <w:i/>
          <w:iCs/>
          <w:lang w:val="en-US"/>
        </w:rPr>
        <w:t>.</w:t>
      </w:r>
      <w:r w:rsidRPr="00B9357F">
        <w:rPr>
          <w:rFonts w:ascii="Times New Roman" w:hAnsi="Times New Roman" w:cs="Times New Roman"/>
          <w:lang w:val="en-US"/>
        </w:rPr>
        <w:t> </w:t>
      </w:r>
      <w:r w:rsidRPr="00B9357F">
        <w:rPr>
          <w:rFonts w:ascii="Times New Roman" w:hAnsi="Times New Roman" w:cs="Times New Roman"/>
          <w:b/>
          <w:bCs/>
          <w:lang w:val="en-US"/>
        </w:rPr>
        <w:t>13</w:t>
      </w:r>
      <w:r w:rsidRPr="00B9357F">
        <w:rPr>
          <w:rFonts w:ascii="Times New Roman" w:hAnsi="Times New Roman" w:cs="Times New Roman"/>
          <w:lang w:val="en-US"/>
        </w:rPr>
        <w:t>, 58-63 (1998).</w:t>
      </w:r>
    </w:p>
    <w:p w14:paraId="26F894C2"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4. Dennis, B., </w:t>
      </w:r>
      <w:proofErr w:type="spellStart"/>
      <w:r w:rsidRPr="00B9357F">
        <w:rPr>
          <w:rFonts w:ascii="Times New Roman" w:hAnsi="Times New Roman" w:cs="Times New Roman"/>
          <w:lang w:val="en-US"/>
        </w:rPr>
        <w:t>Ponciano</w:t>
      </w:r>
      <w:proofErr w:type="spellEnd"/>
      <w:r w:rsidRPr="00B9357F">
        <w:rPr>
          <w:rFonts w:ascii="Times New Roman" w:hAnsi="Times New Roman" w:cs="Times New Roman"/>
          <w:lang w:val="en-US"/>
        </w:rPr>
        <w:t xml:space="preserve">, J. M., </w:t>
      </w:r>
      <w:proofErr w:type="spellStart"/>
      <w:r w:rsidRPr="00B9357F">
        <w:rPr>
          <w:rFonts w:ascii="Times New Roman" w:hAnsi="Times New Roman" w:cs="Times New Roman"/>
          <w:lang w:val="en-US"/>
        </w:rPr>
        <w:t>Lele</w:t>
      </w:r>
      <w:proofErr w:type="spellEnd"/>
      <w:r w:rsidRPr="00B9357F">
        <w:rPr>
          <w:rFonts w:ascii="Times New Roman" w:hAnsi="Times New Roman" w:cs="Times New Roman"/>
          <w:lang w:val="en-US"/>
        </w:rPr>
        <w:t>, S. R., Taper, M. L. &amp; Staples, D. F. Estimating density dependence, process noise, and observation error. </w:t>
      </w:r>
      <w:r w:rsidRPr="00B9357F">
        <w:rPr>
          <w:rFonts w:ascii="Times New Roman" w:hAnsi="Times New Roman" w:cs="Times New Roman"/>
          <w:i/>
          <w:iCs/>
          <w:lang w:val="en-US"/>
        </w:rPr>
        <w:t xml:space="preserve">Ecol. </w:t>
      </w:r>
      <w:proofErr w:type="spellStart"/>
      <w:r w:rsidRPr="00B9357F">
        <w:rPr>
          <w:rFonts w:ascii="Times New Roman" w:hAnsi="Times New Roman" w:cs="Times New Roman"/>
          <w:i/>
          <w:iCs/>
          <w:lang w:val="en-US"/>
        </w:rPr>
        <w:t>Monogr</w:t>
      </w:r>
      <w:proofErr w:type="spellEnd"/>
      <w:r w:rsidRPr="00B9357F">
        <w:rPr>
          <w:rFonts w:ascii="Times New Roman" w:hAnsi="Times New Roman" w:cs="Times New Roman"/>
          <w:i/>
          <w:iCs/>
          <w:lang w:val="en-US"/>
        </w:rPr>
        <w:t>.</w:t>
      </w:r>
      <w:r w:rsidRPr="00B9357F">
        <w:rPr>
          <w:rFonts w:ascii="Times New Roman" w:hAnsi="Times New Roman" w:cs="Times New Roman"/>
          <w:lang w:val="en-US"/>
        </w:rPr>
        <w:t> </w:t>
      </w:r>
      <w:r w:rsidRPr="00B9357F">
        <w:rPr>
          <w:rFonts w:ascii="Times New Roman" w:hAnsi="Times New Roman" w:cs="Times New Roman"/>
          <w:b/>
          <w:bCs/>
          <w:lang w:val="en-US"/>
        </w:rPr>
        <w:t>76</w:t>
      </w:r>
      <w:r w:rsidRPr="00B9357F">
        <w:rPr>
          <w:rFonts w:ascii="Times New Roman" w:hAnsi="Times New Roman" w:cs="Times New Roman"/>
          <w:lang w:val="en-US"/>
        </w:rPr>
        <w:t>, 323-341 (2006).</w:t>
      </w:r>
    </w:p>
    <w:p w14:paraId="296F9245"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5. Rockwood, L. L. </w:t>
      </w:r>
      <w:r w:rsidRPr="00B9357F">
        <w:rPr>
          <w:rFonts w:ascii="Times New Roman" w:hAnsi="Times New Roman" w:cs="Times New Roman"/>
          <w:i/>
          <w:iCs/>
          <w:lang w:val="en-US"/>
        </w:rPr>
        <w:t>Introduction to Population Ecology</w:t>
      </w:r>
      <w:r w:rsidRPr="00B9357F">
        <w:rPr>
          <w:rFonts w:ascii="Times New Roman" w:hAnsi="Times New Roman" w:cs="Times New Roman"/>
          <w:lang w:val="en-US"/>
        </w:rPr>
        <w:t xml:space="preserve"> (John Wiley &amp; Sons, 2015).</w:t>
      </w:r>
    </w:p>
    <w:p w14:paraId="384B38F5"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6. </w:t>
      </w:r>
      <w:proofErr w:type="spellStart"/>
      <w:r w:rsidRPr="00B9357F">
        <w:rPr>
          <w:rFonts w:ascii="Times New Roman" w:hAnsi="Times New Roman" w:cs="Times New Roman"/>
          <w:lang w:val="en-US"/>
        </w:rPr>
        <w:t>Caughley</w:t>
      </w:r>
      <w:proofErr w:type="spellEnd"/>
      <w:r w:rsidRPr="00B9357F">
        <w:rPr>
          <w:rFonts w:ascii="Times New Roman" w:hAnsi="Times New Roman" w:cs="Times New Roman"/>
          <w:lang w:val="en-US"/>
        </w:rPr>
        <w:t>, G. Directions in conservation biology. </w:t>
      </w:r>
      <w:r w:rsidRPr="00B9357F">
        <w:rPr>
          <w:rFonts w:ascii="Times New Roman" w:hAnsi="Times New Roman" w:cs="Times New Roman"/>
          <w:i/>
          <w:iCs/>
          <w:lang w:val="en-US"/>
        </w:rPr>
        <w:t>J. Anim. Ecol.</w:t>
      </w:r>
      <w:r w:rsidRPr="00B9357F">
        <w:rPr>
          <w:rFonts w:ascii="Times New Roman" w:hAnsi="Times New Roman" w:cs="Times New Roman"/>
          <w:lang w:val="en-US"/>
        </w:rPr>
        <w:t xml:space="preserve"> </w:t>
      </w:r>
      <w:r w:rsidRPr="00B9357F">
        <w:rPr>
          <w:rFonts w:ascii="Times New Roman" w:hAnsi="Times New Roman" w:cs="Times New Roman"/>
          <w:b/>
          <w:bCs/>
          <w:lang w:val="en-US"/>
        </w:rPr>
        <w:t>63</w:t>
      </w:r>
      <w:r w:rsidRPr="00B9357F">
        <w:rPr>
          <w:rFonts w:ascii="Times New Roman" w:hAnsi="Times New Roman" w:cs="Times New Roman"/>
          <w:lang w:val="en-US"/>
        </w:rPr>
        <w:t>, 215-244 (1994).</w:t>
      </w:r>
    </w:p>
    <w:p w14:paraId="38D4EB51"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7. Myers, R. A. &amp; Worm, B. Rapid worldwide depletion of predatory fish communities. </w:t>
      </w:r>
      <w:r w:rsidRPr="00B9357F">
        <w:rPr>
          <w:rFonts w:ascii="Times New Roman" w:hAnsi="Times New Roman" w:cs="Times New Roman"/>
          <w:i/>
          <w:iCs/>
          <w:lang w:val="en-US"/>
        </w:rPr>
        <w:t>Nature</w:t>
      </w:r>
      <w:r w:rsidRPr="00B9357F">
        <w:rPr>
          <w:rFonts w:ascii="Times New Roman" w:hAnsi="Times New Roman" w:cs="Times New Roman"/>
          <w:lang w:val="en-US"/>
        </w:rPr>
        <w:t xml:space="preserve"> </w:t>
      </w:r>
      <w:r w:rsidRPr="00B9357F">
        <w:rPr>
          <w:rFonts w:ascii="Times New Roman" w:hAnsi="Times New Roman" w:cs="Times New Roman"/>
          <w:b/>
          <w:bCs/>
          <w:lang w:val="en-US"/>
        </w:rPr>
        <w:t>423</w:t>
      </w:r>
      <w:r w:rsidRPr="00B9357F">
        <w:rPr>
          <w:rFonts w:ascii="Times New Roman" w:hAnsi="Times New Roman" w:cs="Times New Roman"/>
          <w:lang w:val="en-US"/>
        </w:rPr>
        <w:t>, 280-283 (2003).</w:t>
      </w:r>
    </w:p>
    <w:p w14:paraId="5B5453DF"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8. Hoffmann, M.,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The impact of conservation on the status of the world’s vertebrates. </w:t>
      </w:r>
      <w:r w:rsidRPr="00B9357F">
        <w:rPr>
          <w:rFonts w:ascii="Times New Roman" w:hAnsi="Times New Roman" w:cs="Times New Roman"/>
          <w:i/>
          <w:iCs/>
          <w:lang w:val="en-US"/>
        </w:rPr>
        <w:t>Science</w:t>
      </w:r>
      <w:r w:rsidRPr="00B9357F">
        <w:rPr>
          <w:rFonts w:ascii="Times New Roman" w:hAnsi="Times New Roman" w:cs="Times New Roman"/>
          <w:lang w:val="en-US"/>
        </w:rPr>
        <w:t xml:space="preserve"> </w:t>
      </w:r>
      <w:r w:rsidRPr="00B9357F">
        <w:rPr>
          <w:rFonts w:ascii="Times New Roman" w:hAnsi="Times New Roman" w:cs="Times New Roman"/>
          <w:b/>
          <w:bCs/>
          <w:lang w:val="en-US"/>
        </w:rPr>
        <w:t>330</w:t>
      </w:r>
      <w:r w:rsidRPr="00B9357F">
        <w:rPr>
          <w:rFonts w:ascii="Times New Roman" w:hAnsi="Times New Roman" w:cs="Times New Roman"/>
          <w:lang w:val="en-US"/>
        </w:rPr>
        <w:t>, 1503-1509 (2010).</w:t>
      </w:r>
    </w:p>
    <w:p w14:paraId="4D227CDC"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9. </w:t>
      </w:r>
      <w:r w:rsidRPr="00B9357F">
        <w:rPr>
          <w:rFonts w:ascii="Times New Roman" w:hAnsi="Times New Roman" w:cs="Times New Roman"/>
          <w:color w:val="auto"/>
          <w:sz w:val="22"/>
          <w:szCs w:val="22"/>
          <w:lang w:val="en-US"/>
        </w:rPr>
        <w:t xml:space="preserve">Ripple, W. J., </w:t>
      </w:r>
      <w:r w:rsidRPr="00B9357F">
        <w:rPr>
          <w:rFonts w:ascii="Times New Roman" w:hAnsi="Times New Roman" w:cs="Times New Roman"/>
          <w:i/>
          <w:iCs/>
          <w:color w:val="auto"/>
          <w:sz w:val="22"/>
          <w:szCs w:val="22"/>
          <w:lang w:val="en-US"/>
        </w:rPr>
        <w:t>et al</w:t>
      </w:r>
      <w:r w:rsidRPr="00B9357F">
        <w:rPr>
          <w:rFonts w:ascii="Times New Roman" w:hAnsi="Times New Roman" w:cs="Times New Roman"/>
          <w:color w:val="auto"/>
          <w:sz w:val="22"/>
          <w:szCs w:val="22"/>
          <w:lang w:val="en-US"/>
        </w:rPr>
        <w:t>. Collapse of the world’s largest herbivores. </w:t>
      </w:r>
      <w:r w:rsidRPr="00B9357F">
        <w:rPr>
          <w:rFonts w:ascii="Times New Roman" w:hAnsi="Times New Roman" w:cs="Times New Roman"/>
          <w:i/>
          <w:iCs/>
          <w:color w:val="auto"/>
          <w:sz w:val="22"/>
          <w:szCs w:val="22"/>
          <w:lang w:val="en-US"/>
        </w:rPr>
        <w:t>Sci. Adv.</w:t>
      </w:r>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1</w:t>
      </w:r>
      <w:r w:rsidRPr="00B9357F">
        <w:rPr>
          <w:rFonts w:ascii="Times New Roman" w:hAnsi="Times New Roman" w:cs="Times New Roman"/>
          <w:color w:val="auto"/>
          <w:sz w:val="22"/>
          <w:szCs w:val="22"/>
          <w:lang w:val="en-US"/>
        </w:rPr>
        <w:t>, e1400103 (2015).</w:t>
      </w:r>
    </w:p>
    <w:p w14:paraId="3F1CDE83"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10. </w:t>
      </w:r>
      <w:r w:rsidRPr="00B9357F">
        <w:rPr>
          <w:rFonts w:ascii="Times New Roman" w:hAnsi="Times New Roman" w:cs="Times New Roman"/>
          <w:color w:val="auto"/>
          <w:sz w:val="22"/>
          <w:szCs w:val="22"/>
          <w:lang w:val="en-US"/>
        </w:rPr>
        <w:t>Dickinson, A. B. A History of Sealing in the Falkland Island and Dependencies, 1764-1972. Doctoral dissertation, Scott Polar Research Institute, University of Cambridge. (1987). </w:t>
      </w:r>
    </w:p>
    <w:p w14:paraId="51911238"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11. </w:t>
      </w:r>
      <w:proofErr w:type="spellStart"/>
      <w:r w:rsidRPr="00B9357F">
        <w:rPr>
          <w:rFonts w:ascii="Times New Roman" w:hAnsi="Times New Roman" w:cs="Times New Roman"/>
          <w:lang w:val="en-US"/>
        </w:rPr>
        <w:t>Clapham</w:t>
      </w:r>
      <w:proofErr w:type="spellEnd"/>
      <w:r w:rsidRPr="00B9357F">
        <w:rPr>
          <w:rFonts w:ascii="Times New Roman" w:hAnsi="Times New Roman" w:cs="Times New Roman"/>
          <w:lang w:val="en-US"/>
        </w:rPr>
        <w:t>, P. J., &amp; Baker, C. S. Whaling, modern in </w:t>
      </w:r>
      <w:r w:rsidRPr="00B9357F">
        <w:rPr>
          <w:rFonts w:ascii="Times New Roman" w:hAnsi="Times New Roman" w:cs="Times New Roman"/>
          <w:i/>
          <w:iCs/>
          <w:lang w:val="en-US"/>
        </w:rPr>
        <w:t>Encyclopedia of marine mammals</w:t>
      </w:r>
      <w:r w:rsidRPr="00B9357F">
        <w:rPr>
          <w:rFonts w:ascii="Times New Roman" w:hAnsi="Times New Roman" w:cs="Times New Roman"/>
          <w:lang w:val="en-US"/>
        </w:rPr>
        <w:t xml:space="preserve"> (eds. Perrin, W. F., </w:t>
      </w:r>
      <w:proofErr w:type="spellStart"/>
      <w:r w:rsidRPr="00B9357F">
        <w:rPr>
          <w:rFonts w:ascii="Times New Roman" w:hAnsi="Times New Roman" w:cs="Times New Roman"/>
          <w:lang w:val="en-US"/>
        </w:rPr>
        <w:t>Würsig</w:t>
      </w:r>
      <w:proofErr w:type="spellEnd"/>
      <w:r w:rsidRPr="00B9357F">
        <w:rPr>
          <w:rFonts w:ascii="Times New Roman" w:hAnsi="Times New Roman" w:cs="Times New Roman"/>
          <w:lang w:val="en-US"/>
        </w:rPr>
        <w:t xml:space="preserve">, B. &amp; </w:t>
      </w:r>
      <w:proofErr w:type="spellStart"/>
      <w:r w:rsidRPr="00B9357F">
        <w:rPr>
          <w:rFonts w:ascii="Times New Roman" w:hAnsi="Times New Roman" w:cs="Times New Roman"/>
          <w:lang w:val="en-US"/>
        </w:rPr>
        <w:t>Thewissen</w:t>
      </w:r>
      <w:proofErr w:type="spellEnd"/>
      <w:r w:rsidRPr="00B9357F">
        <w:rPr>
          <w:rFonts w:ascii="Times New Roman" w:hAnsi="Times New Roman" w:cs="Times New Roman"/>
          <w:lang w:val="en-US"/>
        </w:rPr>
        <w:t>, J. G. M.) 1070-1074 (Academic Press, 2018).</w:t>
      </w:r>
    </w:p>
    <w:p w14:paraId="4574C4E3"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12.</w:t>
      </w:r>
      <w:r w:rsidRPr="00B9357F">
        <w:rPr>
          <w:rFonts w:ascii="Times New Roman" w:hAnsi="Times New Roman" w:cs="Times New Roman"/>
          <w:color w:val="auto"/>
          <w:sz w:val="22"/>
          <w:szCs w:val="22"/>
          <w:lang w:val="en-US"/>
        </w:rPr>
        <w:t xml:space="preserve"> Reeves, R. R. The origins and character of ‘aboriginal subsistence’ whaling: a global review. </w:t>
      </w:r>
      <w:proofErr w:type="spellStart"/>
      <w:r w:rsidRPr="00B9357F">
        <w:rPr>
          <w:rFonts w:ascii="Times New Roman" w:hAnsi="Times New Roman" w:cs="Times New Roman"/>
          <w:i/>
          <w:iCs/>
          <w:color w:val="auto"/>
          <w:sz w:val="22"/>
          <w:szCs w:val="22"/>
          <w:lang w:val="en-US"/>
        </w:rPr>
        <w:t>Mamm</w:t>
      </w:r>
      <w:proofErr w:type="spellEnd"/>
      <w:r w:rsidRPr="00B9357F">
        <w:rPr>
          <w:rFonts w:ascii="Times New Roman" w:hAnsi="Times New Roman" w:cs="Times New Roman"/>
          <w:i/>
          <w:iCs/>
          <w:color w:val="auto"/>
          <w:sz w:val="22"/>
          <w:szCs w:val="22"/>
          <w:lang w:val="en-US"/>
        </w:rPr>
        <w:t>. Rev</w:t>
      </w:r>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32</w:t>
      </w:r>
      <w:r w:rsidRPr="00B9357F">
        <w:rPr>
          <w:rFonts w:ascii="Times New Roman" w:hAnsi="Times New Roman" w:cs="Times New Roman"/>
          <w:color w:val="auto"/>
          <w:sz w:val="22"/>
          <w:szCs w:val="22"/>
          <w:lang w:val="en-US"/>
        </w:rPr>
        <w:t>, 71-106 (2002).</w:t>
      </w:r>
    </w:p>
    <w:p w14:paraId="2BB20A70"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13. Reeves, R. R. Hunting of marine mammals in </w:t>
      </w:r>
      <w:r w:rsidRPr="00B9357F">
        <w:rPr>
          <w:rFonts w:ascii="Times New Roman" w:hAnsi="Times New Roman" w:cs="Times New Roman"/>
          <w:i/>
          <w:iCs/>
          <w:color w:val="auto"/>
          <w:sz w:val="22"/>
          <w:szCs w:val="22"/>
          <w:lang w:val="en-US"/>
        </w:rPr>
        <w:t>Encyclopedia of marine mammals</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sz w:val="22"/>
          <w:szCs w:val="22"/>
          <w:lang w:val="en-US"/>
        </w:rPr>
        <w:t xml:space="preserve">(eds. Perrin, W. F., </w:t>
      </w:r>
      <w:proofErr w:type="spellStart"/>
      <w:r w:rsidRPr="00B9357F">
        <w:rPr>
          <w:rFonts w:ascii="Times New Roman" w:hAnsi="Times New Roman" w:cs="Times New Roman"/>
          <w:sz w:val="22"/>
          <w:szCs w:val="22"/>
          <w:lang w:val="en-US"/>
        </w:rPr>
        <w:t>Würsig</w:t>
      </w:r>
      <w:proofErr w:type="spellEnd"/>
      <w:r w:rsidRPr="00B9357F">
        <w:rPr>
          <w:rFonts w:ascii="Times New Roman" w:hAnsi="Times New Roman" w:cs="Times New Roman"/>
          <w:sz w:val="22"/>
          <w:szCs w:val="22"/>
          <w:lang w:val="en-US"/>
        </w:rPr>
        <w:t xml:space="preserve">, B. &amp; </w:t>
      </w:r>
      <w:proofErr w:type="spellStart"/>
      <w:r w:rsidRPr="00B9357F">
        <w:rPr>
          <w:rFonts w:ascii="Times New Roman" w:hAnsi="Times New Roman" w:cs="Times New Roman"/>
          <w:sz w:val="22"/>
          <w:szCs w:val="22"/>
          <w:lang w:val="en-US"/>
        </w:rPr>
        <w:t>Thewissen</w:t>
      </w:r>
      <w:proofErr w:type="spellEnd"/>
      <w:r w:rsidRPr="00B9357F">
        <w:rPr>
          <w:rFonts w:ascii="Times New Roman" w:hAnsi="Times New Roman" w:cs="Times New Roman"/>
          <w:sz w:val="22"/>
          <w:szCs w:val="22"/>
          <w:lang w:val="en-US"/>
        </w:rPr>
        <w:t xml:space="preserve">, J. G. M.) </w:t>
      </w:r>
      <w:r w:rsidRPr="00B9357F">
        <w:rPr>
          <w:rFonts w:ascii="Times New Roman" w:hAnsi="Times New Roman" w:cs="Times New Roman"/>
          <w:color w:val="auto"/>
          <w:sz w:val="22"/>
          <w:szCs w:val="22"/>
          <w:lang w:val="en-US"/>
        </w:rPr>
        <w:t>585-588 (Academic Press, 2009).</w:t>
      </w:r>
    </w:p>
    <w:p w14:paraId="68473996"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14.</w:t>
      </w:r>
      <w:r w:rsidRPr="00B9357F">
        <w:rPr>
          <w:rFonts w:ascii="Times New Roman" w:hAnsi="Times New Roman" w:cs="Times New Roman"/>
          <w:color w:val="auto"/>
          <w:sz w:val="22"/>
          <w:szCs w:val="22"/>
          <w:lang w:val="en-US"/>
        </w:rPr>
        <w:t xml:space="preserve"> </w:t>
      </w:r>
      <w:proofErr w:type="spellStart"/>
      <w:r w:rsidRPr="00B9357F">
        <w:rPr>
          <w:rFonts w:ascii="Times New Roman" w:hAnsi="Times New Roman" w:cs="Times New Roman"/>
          <w:color w:val="auto"/>
          <w:sz w:val="22"/>
          <w:szCs w:val="22"/>
          <w:lang w:val="en-US"/>
        </w:rPr>
        <w:t>Kaschner</w:t>
      </w:r>
      <w:proofErr w:type="spellEnd"/>
      <w:r w:rsidRPr="00B9357F">
        <w:rPr>
          <w:rFonts w:ascii="Times New Roman" w:hAnsi="Times New Roman" w:cs="Times New Roman"/>
          <w:color w:val="auto"/>
          <w:sz w:val="22"/>
          <w:szCs w:val="22"/>
          <w:lang w:val="en-US"/>
        </w:rPr>
        <w:t xml:space="preserve">, K. &amp; Pauly, D. Competition between marine mammals and fisheries: food for thought in </w:t>
      </w:r>
      <w:proofErr w:type="gramStart"/>
      <w:r w:rsidRPr="00B9357F">
        <w:rPr>
          <w:rFonts w:ascii="Times New Roman" w:hAnsi="Times New Roman" w:cs="Times New Roman"/>
          <w:i/>
          <w:iCs/>
          <w:color w:val="auto"/>
          <w:sz w:val="22"/>
          <w:szCs w:val="22"/>
          <w:lang w:val="en-US"/>
        </w:rPr>
        <w:t>The</w:t>
      </w:r>
      <w:proofErr w:type="gramEnd"/>
      <w:r w:rsidRPr="00B9357F">
        <w:rPr>
          <w:rFonts w:ascii="Times New Roman" w:hAnsi="Times New Roman" w:cs="Times New Roman"/>
          <w:i/>
          <w:iCs/>
          <w:color w:val="auto"/>
          <w:sz w:val="22"/>
          <w:szCs w:val="22"/>
          <w:lang w:val="en-US"/>
        </w:rPr>
        <w:t xml:space="preserve"> state of the animals III: 2005</w:t>
      </w:r>
      <w:r w:rsidRPr="00B9357F">
        <w:rPr>
          <w:rFonts w:ascii="Times New Roman" w:hAnsi="Times New Roman" w:cs="Times New Roman"/>
          <w:color w:val="auto"/>
          <w:sz w:val="22"/>
          <w:szCs w:val="22"/>
          <w:lang w:val="en-US"/>
        </w:rPr>
        <w:t xml:space="preserve"> (eds. Salem, D.J. &amp; Rowan, A.N.) 95-117 (Humane Society Press, 2005).</w:t>
      </w:r>
    </w:p>
    <w:p w14:paraId="0F79139A"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15. </w:t>
      </w:r>
      <w:proofErr w:type="spellStart"/>
      <w:r w:rsidRPr="00B9357F">
        <w:rPr>
          <w:rFonts w:ascii="Times New Roman" w:hAnsi="Times New Roman" w:cs="Times New Roman"/>
          <w:color w:val="auto"/>
          <w:sz w:val="22"/>
          <w:szCs w:val="22"/>
          <w:lang w:val="en-US"/>
        </w:rPr>
        <w:t>Magera</w:t>
      </w:r>
      <w:proofErr w:type="spellEnd"/>
      <w:r w:rsidRPr="00B9357F">
        <w:rPr>
          <w:rFonts w:ascii="Times New Roman" w:hAnsi="Times New Roman" w:cs="Times New Roman"/>
          <w:color w:val="auto"/>
          <w:sz w:val="22"/>
          <w:szCs w:val="22"/>
          <w:lang w:val="en-US"/>
        </w:rPr>
        <w:t xml:space="preserve">, A. M., </w:t>
      </w:r>
      <w:proofErr w:type="spellStart"/>
      <w:r w:rsidRPr="00B9357F">
        <w:rPr>
          <w:rFonts w:ascii="Times New Roman" w:hAnsi="Times New Roman" w:cs="Times New Roman"/>
          <w:color w:val="auto"/>
          <w:sz w:val="22"/>
          <w:szCs w:val="22"/>
          <w:lang w:val="en-US"/>
        </w:rPr>
        <w:t>Flemming</w:t>
      </w:r>
      <w:proofErr w:type="spellEnd"/>
      <w:r w:rsidRPr="00B9357F">
        <w:rPr>
          <w:rFonts w:ascii="Times New Roman" w:hAnsi="Times New Roman" w:cs="Times New Roman"/>
          <w:color w:val="auto"/>
          <w:sz w:val="22"/>
          <w:szCs w:val="22"/>
          <w:lang w:val="en-US"/>
        </w:rPr>
        <w:t xml:space="preserve">, J. E. M., </w:t>
      </w:r>
      <w:proofErr w:type="spellStart"/>
      <w:r w:rsidRPr="00B9357F">
        <w:rPr>
          <w:rFonts w:ascii="Times New Roman" w:hAnsi="Times New Roman" w:cs="Times New Roman"/>
          <w:color w:val="auto"/>
          <w:sz w:val="22"/>
          <w:szCs w:val="22"/>
          <w:lang w:val="en-US"/>
        </w:rPr>
        <w:t>Kaschner</w:t>
      </w:r>
      <w:proofErr w:type="spellEnd"/>
      <w:r w:rsidRPr="00B9357F">
        <w:rPr>
          <w:rFonts w:ascii="Times New Roman" w:hAnsi="Times New Roman" w:cs="Times New Roman"/>
          <w:color w:val="auto"/>
          <w:sz w:val="22"/>
          <w:szCs w:val="22"/>
          <w:lang w:val="en-US"/>
        </w:rPr>
        <w:t xml:space="preserve">, K., Christensen, L. B. &amp; </w:t>
      </w:r>
      <w:proofErr w:type="spellStart"/>
      <w:r w:rsidRPr="00B9357F">
        <w:rPr>
          <w:rFonts w:ascii="Times New Roman" w:hAnsi="Times New Roman" w:cs="Times New Roman"/>
          <w:color w:val="auto"/>
          <w:sz w:val="22"/>
          <w:szCs w:val="22"/>
          <w:lang w:val="en-US"/>
        </w:rPr>
        <w:t>Lotze</w:t>
      </w:r>
      <w:proofErr w:type="spellEnd"/>
      <w:r w:rsidRPr="00B9357F">
        <w:rPr>
          <w:rFonts w:ascii="Times New Roman" w:hAnsi="Times New Roman" w:cs="Times New Roman"/>
          <w:color w:val="auto"/>
          <w:sz w:val="22"/>
          <w:szCs w:val="22"/>
          <w:lang w:val="en-US"/>
        </w:rPr>
        <w:t>, H. K. Recovery trends in marine mammal populations. </w:t>
      </w:r>
      <w:proofErr w:type="spellStart"/>
      <w:r w:rsidRPr="00B9357F">
        <w:rPr>
          <w:rFonts w:ascii="Times New Roman" w:hAnsi="Times New Roman" w:cs="Times New Roman"/>
          <w:i/>
          <w:iCs/>
          <w:color w:val="auto"/>
          <w:sz w:val="22"/>
          <w:szCs w:val="22"/>
          <w:lang w:val="en-US"/>
        </w:rPr>
        <w:t>PLoS</w:t>
      </w:r>
      <w:proofErr w:type="spellEnd"/>
      <w:r w:rsidRPr="00B9357F">
        <w:rPr>
          <w:rFonts w:ascii="Times New Roman" w:hAnsi="Times New Roman" w:cs="Times New Roman"/>
          <w:i/>
          <w:iCs/>
          <w:color w:val="auto"/>
          <w:sz w:val="22"/>
          <w:szCs w:val="22"/>
          <w:lang w:val="en-US"/>
        </w:rPr>
        <w:t xml:space="preserve"> One</w:t>
      </w:r>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8</w:t>
      </w:r>
      <w:r w:rsidRPr="00B9357F">
        <w:rPr>
          <w:rFonts w:ascii="Times New Roman" w:hAnsi="Times New Roman" w:cs="Times New Roman"/>
          <w:color w:val="auto"/>
          <w:sz w:val="22"/>
          <w:szCs w:val="22"/>
          <w:lang w:val="en-US"/>
        </w:rPr>
        <w:t>, e77908 (2013).</w:t>
      </w:r>
    </w:p>
    <w:p w14:paraId="32F1A1D6"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16. </w:t>
      </w:r>
      <w:r w:rsidRPr="00B9357F">
        <w:rPr>
          <w:rFonts w:ascii="Times New Roman" w:hAnsi="Times New Roman" w:cs="Times New Roman"/>
          <w:color w:val="auto"/>
          <w:sz w:val="22"/>
          <w:szCs w:val="22"/>
          <w:lang w:val="en-US"/>
        </w:rPr>
        <w:t>Thomas, P. O., Reeves, R. R. &amp; Brownell Jr, R. L. Status of the world's baleen whales. </w:t>
      </w:r>
      <w:r w:rsidRPr="00B9357F">
        <w:rPr>
          <w:rFonts w:ascii="Times New Roman" w:hAnsi="Times New Roman" w:cs="Times New Roman"/>
          <w:i/>
          <w:iCs/>
          <w:color w:val="auto"/>
          <w:sz w:val="22"/>
          <w:szCs w:val="22"/>
          <w:lang w:val="en-US"/>
        </w:rPr>
        <w:t xml:space="preserve">Mar. </w:t>
      </w:r>
      <w:proofErr w:type="spellStart"/>
      <w:r w:rsidRPr="00B9357F">
        <w:rPr>
          <w:rFonts w:ascii="Times New Roman" w:hAnsi="Times New Roman" w:cs="Times New Roman"/>
          <w:i/>
          <w:iCs/>
          <w:color w:val="auto"/>
          <w:sz w:val="22"/>
          <w:szCs w:val="22"/>
          <w:lang w:val="en-US"/>
        </w:rPr>
        <w:t>Mamm</w:t>
      </w:r>
      <w:proofErr w:type="spellEnd"/>
      <w:r w:rsidRPr="00B9357F">
        <w:rPr>
          <w:rFonts w:ascii="Times New Roman" w:hAnsi="Times New Roman" w:cs="Times New Roman"/>
          <w:i/>
          <w:iCs/>
          <w:color w:val="auto"/>
          <w:sz w:val="22"/>
          <w:szCs w:val="22"/>
          <w:lang w:val="en-US"/>
        </w:rPr>
        <w:t>. Sci</w:t>
      </w:r>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32</w:t>
      </w:r>
      <w:r w:rsidRPr="00B9357F">
        <w:rPr>
          <w:rFonts w:ascii="Times New Roman" w:hAnsi="Times New Roman" w:cs="Times New Roman"/>
          <w:color w:val="auto"/>
          <w:sz w:val="22"/>
          <w:szCs w:val="22"/>
          <w:lang w:val="en-US"/>
        </w:rPr>
        <w:t>, 682-734 (2016).</w:t>
      </w:r>
    </w:p>
    <w:p w14:paraId="7ADA4CA1"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17. </w:t>
      </w:r>
      <w:r w:rsidRPr="00B9357F">
        <w:rPr>
          <w:rFonts w:ascii="Times New Roman" w:hAnsi="Times New Roman" w:cs="Times New Roman"/>
          <w:color w:val="auto"/>
          <w:sz w:val="22"/>
          <w:szCs w:val="22"/>
          <w:lang w:val="en-US"/>
        </w:rPr>
        <w:t xml:space="preserve">Tulloch, V. J., </w:t>
      </w:r>
      <w:proofErr w:type="spellStart"/>
      <w:r w:rsidRPr="00B9357F">
        <w:rPr>
          <w:rFonts w:ascii="Times New Roman" w:hAnsi="Times New Roman" w:cs="Times New Roman"/>
          <w:color w:val="auto"/>
          <w:sz w:val="22"/>
          <w:szCs w:val="22"/>
          <w:lang w:val="en-US"/>
        </w:rPr>
        <w:t>Plagányi</w:t>
      </w:r>
      <w:proofErr w:type="spellEnd"/>
      <w:r w:rsidRPr="00B9357F">
        <w:rPr>
          <w:rFonts w:ascii="Times New Roman" w:hAnsi="Times New Roman" w:cs="Times New Roman"/>
          <w:color w:val="auto"/>
          <w:sz w:val="22"/>
          <w:szCs w:val="22"/>
          <w:lang w:val="en-US"/>
        </w:rPr>
        <w:t xml:space="preserve">, É. E., </w:t>
      </w:r>
      <w:proofErr w:type="spellStart"/>
      <w:r w:rsidRPr="00B9357F">
        <w:rPr>
          <w:rFonts w:ascii="Times New Roman" w:hAnsi="Times New Roman" w:cs="Times New Roman"/>
          <w:color w:val="auto"/>
          <w:sz w:val="22"/>
          <w:szCs w:val="22"/>
          <w:lang w:val="en-US"/>
        </w:rPr>
        <w:t>Matear</w:t>
      </w:r>
      <w:proofErr w:type="spellEnd"/>
      <w:r w:rsidRPr="00B9357F">
        <w:rPr>
          <w:rFonts w:ascii="Times New Roman" w:hAnsi="Times New Roman" w:cs="Times New Roman"/>
          <w:color w:val="auto"/>
          <w:sz w:val="22"/>
          <w:szCs w:val="22"/>
          <w:lang w:val="en-US"/>
        </w:rPr>
        <w:t>, R., Brown, C. J. &amp; Richardson, A. J. Ecosystem modelling to quantify the impact of historical whaling on Southern Hemisphere baleen whales. </w:t>
      </w:r>
      <w:r w:rsidRPr="00B9357F">
        <w:rPr>
          <w:rFonts w:ascii="Times New Roman" w:hAnsi="Times New Roman" w:cs="Times New Roman"/>
          <w:i/>
          <w:iCs/>
          <w:color w:val="auto"/>
          <w:sz w:val="22"/>
          <w:szCs w:val="22"/>
          <w:lang w:val="en-US"/>
        </w:rPr>
        <w:t xml:space="preserve">Fish </w:t>
      </w:r>
      <w:proofErr w:type="spellStart"/>
      <w:r w:rsidRPr="00B9357F">
        <w:rPr>
          <w:rFonts w:ascii="Times New Roman" w:hAnsi="Times New Roman" w:cs="Times New Roman"/>
          <w:i/>
          <w:iCs/>
          <w:color w:val="auto"/>
          <w:sz w:val="22"/>
          <w:szCs w:val="22"/>
          <w:lang w:val="en-US"/>
        </w:rPr>
        <w:t>Fish</w:t>
      </w:r>
      <w:proofErr w:type="spellEnd"/>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19</w:t>
      </w:r>
      <w:r w:rsidRPr="00B9357F">
        <w:rPr>
          <w:rFonts w:ascii="Times New Roman" w:hAnsi="Times New Roman" w:cs="Times New Roman"/>
          <w:color w:val="auto"/>
          <w:sz w:val="22"/>
          <w:szCs w:val="22"/>
          <w:lang w:val="en-US"/>
        </w:rPr>
        <w:t>, 117-137 (2017).</w:t>
      </w:r>
    </w:p>
    <w:p w14:paraId="23BABE0B"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 xml:space="preserve">18. Best, P.B. Increase rates in severely depleted stocks of baleen whales. </w:t>
      </w:r>
      <w:r w:rsidRPr="00B9357F">
        <w:rPr>
          <w:rFonts w:ascii="Times New Roman" w:hAnsi="Times New Roman" w:cs="Times New Roman"/>
          <w:i/>
          <w:iCs/>
          <w:color w:val="auto"/>
          <w:sz w:val="22"/>
          <w:szCs w:val="22"/>
          <w:lang w:val="en-US"/>
        </w:rPr>
        <w:t xml:space="preserve">ICES </w:t>
      </w:r>
      <w:r w:rsidRPr="00B9357F">
        <w:rPr>
          <w:rFonts w:ascii="Times New Roman" w:hAnsi="Times New Roman" w:cs="Times New Roman"/>
          <w:i/>
          <w:iCs/>
          <w:color w:val="auto"/>
          <w:sz w:val="22"/>
          <w:szCs w:val="22"/>
          <w:lang w:val="en-US"/>
        </w:rPr>
        <w:tab/>
        <w:t>J. Mar. Sci.</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50</w:t>
      </w:r>
      <w:r w:rsidRPr="00B9357F">
        <w:rPr>
          <w:rFonts w:ascii="Times New Roman" w:hAnsi="Times New Roman" w:cs="Times New Roman"/>
          <w:color w:val="auto"/>
          <w:sz w:val="22"/>
          <w:szCs w:val="22"/>
          <w:lang w:val="en-US"/>
        </w:rPr>
        <w:t>, 169-186 (1993).</w:t>
      </w:r>
    </w:p>
    <w:p w14:paraId="4E1961B8"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19. Harmer, S. F. History of whaling. </w:t>
      </w:r>
      <w:r w:rsidRPr="00B9357F">
        <w:rPr>
          <w:rFonts w:ascii="Times New Roman" w:hAnsi="Times New Roman" w:cs="Times New Roman"/>
          <w:i/>
          <w:iCs/>
          <w:lang w:val="en-US"/>
        </w:rPr>
        <w:t xml:space="preserve">Proc. Linn. Soc. </w:t>
      </w:r>
      <w:proofErr w:type="spellStart"/>
      <w:r w:rsidRPr="00B9357F">
        <w:rPr>
          <w:rFonts w:ascii="Times New Roman" w:hAnsi="Times New Roman" w:cs="Times New Roman"/>
          <w:i/>
          <w:iCs/>
          <w:lang w:val="en-US"/>
        </w:rPr>
        <w:t>Lond</w:t>
      </w:r>
      <w:proofErr w:type="spellEnd"/>
      <w:r w:rsidRPr="00B9357F">
        <w:rPr>
          <w:rFonts w:ascii="Times New Roman" w:hAnsi="Times New Roman" w:cs="Times New Roman"/>
          <w:lang w:val="en-US"/>
        </w:rPr>
        <w:t xml:space="preserve">. </w:t>
      </w:r>
      <w:r w:rsidRPr="00B9357F">
        <w:rPr>
          <w:rFonts w:ascii="Times New Roman" w:hAnsi="Times New Roman" w:cs="Times New Roman"/>
          <w:b/>
          <w:bCs/>
          <w:lang w:val="en-US"/>
        </w:rPr>
        <w:t>140</w:t>
      </w:r>
      <w:r w:rsidRPr="00B9357F">
        <w:rPr>
          <w:rFonts w:ascii="Times New Roman" w:hAnsi="Times New Roman" w:cs="Times New Roman"/>
          <w:lang w:val="en-US"/>
        </w:rPr>
        <w:t>, 51-95 (1928).</w:t>
      </w:r>
    </w:p>
    <w:p w14:paraId="3EC6B2C0"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lastRenderedPageBreak/>
        <w:t xml:space="preserve">20. Townsend, C. H. The distribution of certain whales as shown by logbook records of American whaleships. </w:t>
      </w:r>
      <w:proofErr w:type="spellStart"/>
      <w:r w:rsidRPr="00B9357F">
        <w:rPr>
          <w:rFonts w:ascii="Times New Roman" w:hAnsi="Times New Roman" w:cs="Times New Roman"/>
          <w:i/>
          <w:iCs/>
          <w:lang w:val="en-US"/>
        </w:rPr>
        <w:t>Zoologica</w:t>
      </w:r>
      <w:proofErr w:type="spellEnd"/>
      <w:r w:rsidRPr="00B9357F">
        <w:rPr>
          <w:rFonts w:ascii="Times New Roman" w:hAnsi="Times New Roman" w:cs="Times New Roman"/>
          <w:i/>
          <w:iCs/>
          <w:lang w:val="en-US"/>
        </w:rPr>
        <w:t>. Sci. Contr. New York Zool. Soc</w:t>
      </w:r>
      <w:r w:rsidRPr="00B9357F">
        <w:rPr>
          <w:rFonts w:ascii="Times New Roman" w:hAnsi="Times New Roman" w:cs="Times New Roman"/>
          <w:lang w:val="en-US"/>
        </w:rPr>
        <w:t xml:space="preserve">. </w:t>
      </w:r>
      <w:r w:rsidRPr="00B9357F">
        <w:rPr>
          <w:rFonts w:ascii="Times New Roman" w:hAnsi="Times New Roman" w:cs="Times New Roman"/>
          <w:b/>
          <w:bCs/>
          <w:lang w:val="en-US"/>
        </w:rPr>
        <w:t>19</w:t>
      </w:r>
      <w:r w:rsidRPr="00B9357F">
        <w:rPr>
          <w:rFonts w:ascii="Times New Roman" w:hAnsi="Times New Roman" w:cs="Times New Roman"/>
          <w:lang w:val="en-US"/>
        </w:rPr>
        <w:t>, 1–50 (1935).</w:t>
      </w:r>
    </w:p>
    <w:p w14:paraId="67C44098" w14:textId="77777777" w:rsidR="00E01A0C" w:rsidRPr="003E25D4" w:rsidRDefault="00E01A0C" w:rsidP="00E01A0C">
      <w:pPr>
        <w:pStyle w:val="Default"/>
        <w:tabs>
          <w:tab w:val="left" w:pos="284"/>
          <w:tab w:val="left" w:pos="426"/>
        </w:tabs>
        <w:spacing w:line="360" w:lineRule="auto"/>
        <w:rPr>
          <w:rFonts w:ascii="Times New Roman" w:hAnsi="Times New Roman" w:cs="Times New Roman"/>
          <w:color w:val="auto"/>
          <w:sz w:val="22"/>
          <w:szCs w:val="22"/>
        </w:rPr>
      </w:pPr>
      <w:r w:rsidRPr="003E25D4">
        <w:rPr>
          <w:rFonts w:ascii="Times New Roman" w:hAnsi="Times New Roman" w:cs="Times New Roman"/>
          <w:color w:val="auto"/>
          <w:sz w:val="22"/>
          <w:szCs w:val="22"/>
        </w:rPr>
        <w:t xml:space="preserve">21. Du Pasquier, J. T. </w:t>
      </w:r>
      <w:r w:rsidRPr="003E25D4">
        <w:rPr>
          <w:rFonts w:ascii="Times New Roman" w:hAnsi="Times New Roman" w:cs="Times New Roman"/>
          <w:i/>
          <w:iCs/>
          <w:color w:val="auto"/>
          <w:sz w:val="22"/>
          <w:szCs w:val="22"/>
        </w:rPr>
        <w:t xml:space="preserve">Les </w:t>
      </w:r>
      <w:proofErr w:type="spellStart"/>
      <w:r w:rsidRPr="003E25D4">
        <w:rPr>
          <w:rFonts w:ascii="Times New Roman" w:hAnsi="Times New Roman" w:cs="Times New Roman"/>
          <w:i/>
          <w:iCs/>
          <w:color w:val="auto"/>
          <w:sz w:val="22"/>
          <w:szCs w:val="22"/>
        </w:rPr>
        <w:t>baleiniers</w:t>
      </w:r>
      <w:proofErr w:type="spellEnd"/>
      <w:r w:rsidRPr="003E25D4">
        <w:rPr>
          <w:rFonts w:ascii="Times New Roman" w:hAnsi="Times New Roman" w:cs="Times New Roman"/>
          <w:i/>
          <w:iCs/>
          <w:color w:val="auto"/>
          <w:sz w:val="22"/>
          <w:szCs w:val="22"/>
        </w:rPr>
        <w:t xml:space="preserve"> </w:t>
      </w:r>
      <w:proofErr w:type="spellStart"/>
      <w:r w:rsidRPr="003E25D4">
        <w:rPr>
          <w:rFonts w:ascii="Times New Roman" w:hAnsi="Times New Roman" w:cs="Times New Roman"/>
          <w:i/>
          <w:iCs/>
          <w:color w:val="auto"/>
          <w:sz w:val="22"/>
          <w:szCs w:val="22"/>
        </w:rPr>
        <w:t>français</w:t>
      </w:r>
      <w:proofErr w:type="spellEnd"/>
      <w:r w:rsidRPr="003E25D4">
        <w:rPr>
          <w:rFonts w:ascii="Times New Roman" w:hAnsi="Times New Roman" w:cs="Times New Roman"/>
          <w:i/>
          <w:iCs/>
          <w:color w:val="auto"/>
          <w:sz w:val="22"/>
          <w:szCs w:val="22"/>
        </w:rPr>
        <w:t xml:space="preserve"> </w:t>
      </w:r>
      <w:proofErr w:type="spellStart"/>
      <w:r w:rsidRPr="003E25D4">
        <w:rPr>
          <w:rFonts w:ascii="Times New Roman" w:hAnsi="Times New Roman" w:cs="Times New Roman"/>
          <w:i/>
          <w:iCs/>
          <w:color w:val="auto"/>
          <w:sz w:val="22"/>
          <w:szCs w:val="22"/>
        </w:rPr>
        <w:t>au</w:t>
      </w:r>
      <w:proofErr w:type="spellEnd"/>
      <w:r w:rsidRPr="003E25D4">
        <w:rPr>
          <w:rFonts w:ascii="Times New Roman" w:hAnsi="Times New Roman" w:cs="Times New Roman"/>
          <w:i/>
          <w:iCs/>
          <w:color w:val="auto"/>
          <w:sz w:val="22"/>
          <w:szCs w:val="22"/>
        </w:rPr>
        <w:t xml:space="preserve"> </w:t>
      </w:r>
      <w:proofErr w:type="spellStart"/>
      <w:r w:rsidRPr="003E25D4">
        <w:rPr>
          <w:rFonts w:ascii="Times New Roman" w:hAnsi="Times New Roman" w:cs="Times New Roman"/>
          <w:i/>
          <w:iCs/>
          <w:color w:val="auto"/>
          <w:sz w:val="22"/>
          <w:szCs w:val="22"/>
        </w:rPr>
        <w:t>XIXe</w:t>
      </w:r>
      <w:proofErr w:type="spellEnd"/>
      <w:r w:rsidRPr="003E25D4">
        <w:rPr>
          <w:rFonts w:ascii="Times New Roman" w:hAnsi="Times New Roman" w:cs="Times New Roman"/>
          <w:i/>
          <w:iCs/>
          <w:color w:val="auto"/>
          <w:sz w:val="22"/>
          <w:szCs w:val="22"/>
        </w:rPr>
        <w:t xml:space="preserve"> </w:t>
      </w:r>
      <w:proofErr w:type="spellStart"/>
      <w:r w:rsidRPr="003E25D4">
        <w:rPr>
          <w:rFonts w:ascii="Times New Roman" w:hAnsi="Times New Roman" w:cs="Times New Roman"/>
          <w:i/>
          <w:iCs/>
          <w:color w:val="auto"/>
          <w:sz w:val="22"/>
          <w:szCs w:val="22"/>
        </w:rPr>
        <w:t>siècle</w:t>
      </w:r>
      <w:proofErr w:type="spellEnd"/>
      <w:r w:rsidRPr="003E25D4">
        <w:rPr>
          <w:rFonts w:ascii="Times New Roman" w:hAnsi="Times New Roman" w:cs="Times New Roman"/>
          <w:i/>
          <w:iCs/>
          <w:color w:val="auto"/>
          <w:sz w:val="22"/>
          <w:szCs w:val="22"/>
        </w:rPr>
        <w:t>, 1814-1868</w:t>
      </w:r>
      <w:r w:rsidRPr="003E25D4">
        <w:rPr>
          <w:rFonts w:ascii="Times New Roman" w:hAnsi="Times New Roman" w:cs="Times New Roman"/>
          <w:color w:val="auto"/>
          <w:sz w:val="22"/>
          <w:szCs w:val="22"/>
        </w:rPr>
        <w:t xml:space="preserve"> (Terre et </w:t>
      </w:r>
      <w:proofErr w:type="spellStart"/>
      <w:r w:rsidRPr="003E25D4">
        <w:rPr>
          <w:rFonts w:ascii="Times New Roman" w:hAnsi="Times New Roman" w:cs="Times New Roman"/>
          <w:color w:val="auto"/>
          <w:sz w:val="22"/>
          <w:szCs w:val="22"/>
        </w:rPr>
        <w:t>mer</w:t>
      </w:r>
      <w:proofErr w:type="spellEnd"/>
      <w:r w:rsidRPr="003E25D4">
        <w:rPr>
          <w:rFonts w:ascii="Times New Roman" w:hAnsi="Times New Roman" w:cs="Times New Roman"/>
          <w:color w:val="auto"/>
          <w:sz w:val="22"/>
          <w:szCs w:val="22"/>
        </w:rPr>
        <w:t>, 1982).</w:t>
      </w:r>
    </w:p>
    <w:p w14:paraId="6EEF070B"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22. Richards, R. </w:t>
      </w:r>
      <w:r w:rsidRPr="00B9357F">
        <w:rPr>
          <w:rFonts w:ascii="Times New Roman" w:hAnsi="Times New Roman" w:cs="Times New Roman"/>
          <w:i/>
          <w:iCs/>
          <w:lang w:val="en-US"/>
        </w:rPr>
        <w:t>Into the South Seas: The Southern Whale Fishery Comes of Age on the Brazil Banks 1765 to 1812</w:t>
      </w:r>
      <w:r w:rsidRPr="00B9357F">
        <w:rPr>
          <w:rFonts w:ascii="Times New Roman" w:hAnsi="Times New Roman" w:cs="Times New Roman"/>
          <w:lang w:val="en-US"/>
        </w:rPr>
        <w:t xml:space="preserve"> (The Paramatta Press, 1993).</w:t>
      </w:r>
    </w:p>
    <w:p w14:paraId="62EE2C8D"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23. International Whaling Commission. Report of the workshop on the comprehensive assessment of right whales: a worldwide comparison.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(Special Issue) </w:t>
      </w:r>
      <w:r w:rsidRPr="00B9357F">
        <w:rPr>
          <w:rFonts w:ascii="Times New Roman" w:hAnsi="Times New Roman" w:cs="Times New Roman"/>
          <w:b/>
          <w:bCs/>
          <w:lang w:val="en-US"/>
        </w:rPr>
        <w:t>2</w:t>
      </w:r>
      <w:r w:rsidRPr="00B9357F">
        <w:rPr>
          <w:rFonts w:ascii="Times New Roman" w:hAnsi="Times New Roman" w:cs="Times New Roman"/>
          <w:lang w:val="en-US"/>
        </w:rPr>
        <w:t xml:space="preserve">, 1–60 (2001). </w:t>
      </w:r>
    </w:p>
    <w:p w14:paraId="66300B4A"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24. Jackson, J., Patenaude, N., Carroll, E., &amp; Baker, C. S. How few whales were there after whaling? Inference from contemporary </w:t>
      </w:r>
      <w:proofErr w:type="spellStart"/>
      <w:r w:rsidRPr="00B9357F">
        <w:rPr>
          <w:rFonts w:ascii="Times New Roman" w:hAnsi="Times New Roman" w:cs="Times New Roman"/>
          <w:lang w:val="en-US"/>
        </w:rPr>
        <w:t>mtDNA</w:t>
      </w:r>
      <w:proofErr w:type="spellEnd"/>
      <w:r w:rsidRPr="00B9357F">
        <w:rPr>
          <w:rFonts w:ascii="Times New Roman" w:hAnsi="Times New Roman" w:cs="Times New Roman"/>
          <w:lang w:val="en-US"/>
        </w:rPr>
        <w:t xml:space="preserve"> diversity. </w:t>
      </w:r>
      <w:r w:rsidRPr="00B9357F">
        <w:rPr>
          <w:rFonts w:ascii="Times New Roman" w:hAnsi="Times New Roman" w:cs="Times New Roman"/>
          <w:i/>
          <w:iCs/>
          <w:lang w:val="en-US"/>
        </w:rPr>
        <w:t>Mol. Ecol.</w:t>
      </w:r>
      <w:r w:rsidRPr="00B9357F">
        <w:rPr>
          <w:rFonts w:ascii="Times New Roman" w:hAnsi="Times New Roman" w:cs="Times New Roman"/>
          <w:lang w:val="en-US"/>
        </w:rPr>
        <w:t xml:space="preserve"> </w:t>
      </w:r>
      <w:r w:rsidRPr="00B9357F">
        <w:rPr>
          <w:rFonts w:ascii="Times New Roman" w:hAnsi="Times New Roman" w:cs="Times New Roman"/>
          <w:b/>
          <w:bCs/>
          <w:lang w:val="en-US"/>
        </w:rPr>
        <w:t>17</w:t>
      </w:r>
      <w:r w:rsidRPr="00B9357F">
        <w:rPr>
          <w:rFonts w:ascii="Times New Roman" w:hAnsi="Times New Roman" w:cs="Times New Roman"/>
          <w:lang w:val="en-US"/>
        </w:rPr>
        <w:t>, 236–251 (2008).</w:t>
      </w:r>
    </w:p>
    <w:p w14:paraId="5C2E0F91"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 xml:space="preserve">25. </w:t>
      </w:r>
      <w:proofErr w:type="spellStart"/>
      <w:r w:rsidRPr="00B9357F">
        <w:rPr>
          <w:rFonts w:ascii="Times New Roman" w:hAnsi="Times New Roman" w:cs="Times New Roman"/>
          <w:color w:val="auto"/>
          <w:sz w:val="22"/>
          <w:szCs w:val="22"/>
          <w:lang w:val="en-US"/>
        </w:rPr>
        <w:t>Tormosov</w:t>
      </w:r>
      <w:proofErr w:type="spellEnd"/>
      <w:r w:rsidRPr="00B9357F">
        <w:rPr>
          <w:rFonts w:ascii="Times New Roman" w:hAnsi="Times New Roman" w:cs="Times New Roman"/>
          <w:color w:val="auto"/>
          <w:sz w:val="22"/>
          <w:szCs w:val="22"/>
          <w:lang w:val="en-US"/>
        </w:rPr>
        <w:t xml:space="preserve">, D. D., </w:t>
      </w:r>
      <w:r w:rsidRPr="00B9357F">
        <w:rPr>
          <w:rFonts w:ascii="Times New Roman" w:hAnsi="Times New Roman" w:cs="Times New Roman"/>
          <w:i/>
          <w:iCs/>
          <w:color w:val="auto"/>
          <w:sz w:val="22"/>
          <w:szCs w:val="22"/>
          <w:lang w:val="en-US"/>
        </w:rPr>
        <w:t>et al.</w:t>
      </w:r>
      <w:r w:rsidRPr="00B9357F">
        <w:rPr>
          <w:rFonts w:ascii="Times New Roman" w:hAnsi="Times New Roman" w:cs="Times New Roman"/>
          <w:color w:val="auto"/>
          <w:sz w:val="22"/>
          <w:szCs w:val="22"/>
          <w:lang w:val="en-US"/>
        </w:rPr>
        <w:t xml:space="preserve"> Soviet catches of southern right whales </w:t>
      </w:r>
      <w:proofErr w:type="spellStart"/>
      <w:r w:rsidRPr="00B9357F">
        <w:rPr>
          <w:rFonts w:ascii="Times New Roman" w:hAnsi="Times New Roman" w:cs="Times New Roman"/>
          <w:i/>
          <w:iCs/>
          <w:color w:val="auto"/>
          <w:sz w:val="22"/>
          <w:szCs w:val="22"/>
          <w:lang w:val="en-US"/>
        </w:rPr>
        <w:t>Eubalaena</w:t>
      </w:r>
      <w:proofErr w:type="spellEnd"/>
      <w:r w:rsidRPr="00B9357F">
        <w:rPr>
          <w:rFonts w:ascii="Times New Roman" w:hAnsi="Times New Roman" w:cs="Times New Roman"/>
          <w:i/>
          <w:iCs/>
          <w:color w:val="auto"/>
          <w:sz w:val="22"/>
          <w:szCs w:val="22"/>
          <w:lang w:val="en-US"/>
        </w:rPr>
        <w:t xml:space="preserve"> </w:t>
      </w:r>
      <w:proofErr w:type="spellStart"/>
      <w:r w:rsidRPr="00B9357F">
        <w:rPr>
          <w:rFonts w:ascii="Times New Roman" w:hAnsi="Times New Roman" w:cs="Times New Roman"/>
          <w:i/>
          <w:iCs/>
          <w:color w:val="auto"/>
          <w:sz w:val="22"/>
          <w:szCs w:val="22"/>
          <w:lang w:val="en-US"/>
        </w:rPr>
        <w:t>australis</w:t>
      </w:r>
      <w:proofErr w:type="spellEnd"/>
      <w:r w:rsidRPr="00B9357F">
        <w:rPr>
          <w:rFonts w:ascii="Times New Roman" w:hAnsi="Times New Roman" w:cs="Times New Roman"/>
          <w:color w:val="auto"/>
          <w:sz w:val="22"/>
          <w:szCs w:val="22"/>
          <w:lang w:val="en-US"/>
        </w:rPr>
        <w:t>, 1951–1971. Biological data and conservation implications. </w:t>
      </w:r>
      <w:r w:rsidRPr="00B9357F">
        <w:rPr>
          <w:rFonts w:ascii="Times New Roman" w:hAnsi="Times New Roman" w:cs="Times New Roman"/>
          <w:i/>
          <w:iCs/>
          <w:color w:val="auto"/>
          <w:sz w:val="22"/>
          <w:szCs w:val="22"/>
          <w:lang w:val="en-US"/>
        </w:rPr>
        <w:t xml:space="preserve">Biol. </w:t>
      </w:r>
      <w:proofErr w:type="spellStart"/>
      <w:r w:rsidRPr="00B9357F">
        <w:rPr>
          <w:rFonts w:ascii="Times New Roman" w:hAnsi="Times New Roman" w:cs="Times New Roman"/>
          <w:i/>
          <w:iCs/>
          <w:color w:val="auto"/>
          <w:sz w:val="22"/>
          <w:szCs w:val="22"/>
          <w:lang w:val="en-US"/>
        </w:rPr>
        <w:t>Conserv</w:t>
      </w:r>
      <w:proofErr w:type="spellEnd"/>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86</w:t>
      </w:r>
      <w:r w:rsidRPr="00B9357F">
        <w:rPr>
          <w:rFonts w:ascii="Times New Roman" w:hAnsi="Times New Roman" w:cs="Times New Roman"/>
          <w:color w:val="auto"/>
          <w:sz w:val="22"/>
          <w:szCs w:val="22"/>
          <w:lang w:val="en-US"/>
        </w:rPr>
        <w:t>, 185-197 (1998).</w:t>
      </w:r>
    </w:p>
    <w:p w14:paraId="6E1806EA"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26. International Whaling Commission.</w:t>
      </w:r>
      <w:r w:rsidRPr="00B9357F">
        <w:rPr>
          <w:rFonts w:ascii="Times New Roman" w:hAnsi="Times New Roman" w:cs="Times New Roman"/>
          <w:color w:val="222222"/>
          <w:shd w:val="clear" w:color="auto" w:fill="FFFFFF"/>
          <w:lang w:val="en-US"/>
        </w:rPr>
        <w:t xml:space="preserve"> Report of the IWC Workshop on the Assessment of Southern Right Whales</w:t>
      </w:r>
      <w:r w:rsidRPr="00B9357F">
        <w:rPr>
          <w:rFonts w:ascii="Times New Roman" w:hAnsi="Times New Roman" w:cs="Times New Roman"/>
          <w:lang w:val="en-US"/>
        </w:rPr>
        <w:t xml:space="preserve">. </w:t>
      </w:r>
      <w:r w:rsidRPr="00B9357F">
        <w:rPr>
          <w:rFonts w:ascii="Times New Roman" w:hAnsi="Times New Roman" w:cs="Times New Roman"/>
          <w:i/>
          <w:iCs/>
          <w:color w:val="222222"/>
          <w:shd w:val="clear" w:color="auto" w:fill="FFFFFF"/>
          <w:lang w:val="en-US"/>
        </w:rPr>
        <w:t>J. Cetacean Res. Manage. (Supp)</w:t>
      </w:r>
      <w:r w:rsidRPr="00B9357F">
        <w:rPr>
          <w:rFonts w:ascii="Times New Roman" w:hAnsi="Times New Roman" w:cs="Times New Roman"/>
          <w:color w:val="222222"/>
          <w:shd w:val="clear" w:color="auto" w:fill="FFFFFF"/>
          <w:lang w:val="en-US"/>
        </w:rPr>
        <w:t xml:space="preserve"> </w:t>
      </w:r>
      <w:r w:rsidRPr="00B9357F">
        <w:rPr>
          <w:rFonts w:ascii="Times New Roman" w:hAnsi="Times New Roman" w:cs="Times New Roman"/>
          <w:b/>
          <w:bCs/>
          <w:color w:val="222222"/>
          <w:shd w:val="clear" w:color="auto" w:fill="FFFFFF"/>
          <w:lang w:val="en-US"/>
        </w:rPr>
        <w:t>14</w:t>
      </w:r>
      <w:r w:rsidRPr="00B9357F">
        <w:rPr>
          <w:rFonts w:ascii="Times New Roman" w:hAnsi="Times New Roman" w:cs="Times New Roman"/>
          <w:color w:val="222222"/>
          <w:shd w:val="clear" w:color="auto" w:fill="FFFFFF"/>
          <w:lang w:val="en-US"/>
        </w:rPr>
        <w:t>, 439-462</w:t>
      </w:r>
      <w:r w:rsidRPr="00B9357F">
        <w:rPr>
          <w:rFonts w:ascii="Times New Roman" w:hAnsi="Times New Roman" w:cs="Times New Roman"/>
          <w:lang w:val="en-US"/>
        </w:rPr>
        <w:t xml:space="preserve"> (2013).</w:t>
      </w:r>
    </w:p>
    <w:p w14:paraId="2ACE25A9"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 xml:space="preserve">27. Carroll, E. L., </w:t>
      </w:r>
      <w:r w:rsidRPr="00B9357F">
        <w:rPr>
          <w:rFonts w:ascii="Times New Roman" w:hAnsi="Times New Roman" w:cs="Times New Roman"/>
          <w:i/>
          <w:iCs/>
          <w:color w:val="auto"/>
          <w:sz w:val="22"/>
          <w:szCs w:val="22"/>
          <w:lang w:val="en-US"/>
        </w:rPr>
        <w:t>et al</w:t>
      </w:r>
      <w:r w:rsidRPr="00B9357F">
        <w:rPr>
          <w:rFonts w:ascii="Times New Roman" w:hAnsi="Times New Roman" w:cs="Times New Roman"/>
          <w:color w:val="auto"/>
          <w:sz w:val="22"/>
          <w:szCs w:val="22"/>
          <w:lang w:val="en-US"/>
        </w:rPr>
        <w:t xml:space="preserve">. Accounting for female reproductive cycles in a superpopulation capture–recapture framework. </w:t>
      </w:r>
      <w:r w:rsidRPr="00B9357F">
        <w:rPr>
          <w:rFonts w:ascii="Times New Roman" w:hAnsi="Times New Roman" w:cs="Times New Roman"/>
          <w:i/>
          <w:iCs/>
          <w:color w:val="auto"/>
          <w:sz w:val="22"/>
          <w:szCs w:val="22"/>
          <w:lang w:val="en-US"/>
        </w:rPr>
        <w:t>Ecol. Appl.</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23</w:t>
      </w:r>
      <w:r w:rsidRPr="00B9357F">
        <w:rPr>
          <w:rFonts w:ascii="Times New Roman" w:hAnsi="Times New Roman" w:cs="Times New Roman"/>
          <w:color w:val="auto"/>
          <w:sz w:val="22"/>
          <w:szCs w:val="22"/>
          <w:lang w:val="en-US"/>
        </w:rPr>
        <w:t>, 1677-1690 (2013).</w:t>
      </w:r>
    </w:p>
    <w:p w14:paraId="4187988A"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 xml:space="preserve">28. </w:t>
      </w:r>
      <w:proofErr w:type="spellStart"/>
      <w:r w:rsidRPr="00B9357F">
        <w:rPr>
          <w:rFonts w:ascii="Times New Roman" w:hAnsi="Times New Roman" w:cs="Times New Roman"/>
          <w:color w:val="auto"/>
          <w:sz w:val="22"/>
          <w:szCs w:val="22"/>
          <w:lang w:val="en-US"/>
        </w:rPr>
        <w:t>Brandão</w:t>
      </w:r>
      <w:proofErr w:type="spellEnd"/>
      <w:r w:rsidRPr="00B9357F">
        <w:rPr>
          <w:rFonts w:ascii="Times New Roman" w:hAnsi="Times New Roman" w:cs="Times New Roman"/>
          <w:color w:val="auto"/>
          <w:sz w:val="22"/>
          <w:szCs w:val="22"/>
          <w:lang w:val="en-US"/>
        </w:rPr>
        <w:t xml:space="preserve">, A., Vermeulen, E., Ross-Gillespie, A., Findlay, K. &amp; Butterworth, D. Updated application of a photo-identification based assessment model to southern right whales in South African waters, </w:t>
      </w:r>
      <w:proofErr w:type="spellStart"/>
      <w:r w:rsidRPr="00B9357F">
        <w:rPr>
          <w:rFonts w:ascii="Times New Roman" w:hAnsi="Times New Roman" w:cs="Times New Roman"/>
          <w:color w:val="auto"/>
          <w:sz w:val="22"/>
          <w:szCs w:val="22"/>
          <w:lang w:val="en-US"/>
        </w:rPr>
        <w:t>focussing</w:t>
      </w:r>
      <w:proofErr w:type="spellEnd"/>
      <w:r w:rsidRPr="00B9357F">
        <w:rPr>
          <w:rFonts w:ascii="Times New Roman" w:hAnsi="Times New Roman" w:cs="Times New Roman"/>
          <w:color w:val="auto"/>
          <w:sz w:val="22"/>
          <w:szCs w:val="22"/>
          <w:lang w:val="en-US"/>
        </w:rPr>
        <w:t xml:space="preserve"> on inferences to be drawn from a series of appreciably lower counts of calving females over 2015 to 2017. IWC SC/67b/SH/22 (2018).</w:t>
      </w:r>
    </w:p>
    <w:p w14:paraId="09F3BF4D"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29. Bannister, J. L. Project A7- Monitoring Population Dynamics of ‘Western’ Right Whales off Southern Australia 2015-2018. Final report to National Environment Science Program, Australian Commonwealth Government. (2017).</w:t>
      </w:r>
    </w:p>
    <w:p w14:paraId="66FEA64A"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 xml:space="preserve">30. Baker, C. S., Patenaude, N. J., Bannister, J. L., Robins, J. &amp; Kato, H. Distribution and diversity of </w:t>
      </w:r>
      <w:proofErr w:type="spellStart"/>
      <w:r w:rsidRPr="00B9357F">
        <w:rPr>
          <w:rFonts w:ascii="Times New Roman" w:hAnsi="Times New Roman" w:cs="Times New Roman"/>
          <w:color w:val="auto"/>
          <w:sz w:val="22"/>
          <w:szCs w:val="22"/>
          <w:lang w:val="en-US"/>
        </w:rPr>
        <w:t>mtDNA</w:t>
      </w:r>
      <w:proofErr w:type="spellEnd"/>
      <w:r w:rsidRPr="00B9357F">
        <w:rPr>
          <w:rFonts w:ascii="Times New Roman" w:hAnsi="Times New Roman" w:cs="Times New Roman"/>
          <w:color w:val="auto"/>
          <w:sz w:val="22"/>
          <w:szCs w:val="22"/>
          <w:lang w:val="en-US"/>
        </w:rPr>
        <w:t xml:space="preserve"> lineages among southern right whales (</w:t>
      </w:r>
      <w:proofErr w:type="spellStart"/>
      <w:r w:rsidRPr="00B9357F">
        <w:rPr>
          <w:rFonts w:ascii="Times New Roman" w:hAnsi="Times New Roman" w:cs="Times New Roman"/>
          <w:i/>
          <w:iCs/>
          <w:color w:val="auto"/>
          <w:sz w:val="22"/>
          <w:szCs w:val="22"/>
          <w:lang w:val="en-US"/>
        </w:rPr>
        <w:t>Eubalaena</w:t>
      </w:r>
      <w:proofErr w:type="spellEnd"/>
      <w:r w:rsidRPr="00B9357F">
        <w:rPr>
          <w:rFonts w:ascii="Times New Roman" w:hAnsi="Times New Roman" w:cs="Times New Roman"/>
          <w:i/>
          <w:iCs/>
          <w:color w:val="auto"/>
          <w:sz w:val="22"/>
          <w:szCs w:val="22"/>
          <w:lang w:val="en-US"/>
        </w:rPr>
        <w:t xml:space="preserve"> </w:t>
      </w:r>
      <w:proofErr w:type="spellStart"/>
      <w:r w:rsidRPr="00B9357F">
        <w:rPr>
          <w:rFonts w:ascii="Times New Roman" w:hAnsi="Times New Roman" w:cs="Times New Roman"/>
          <w:i/>
          <w:iCs/>
          <w:color w:val="auto"/>
          <w:sz w:val="22"/>
          <w:szCs w:val="22"/>
          <w:lang w:val="en-US"/>
        </w:rPr>
        <w:t>australis</w:t>
      </w:r>
      <w:proofErr w:type="spellEnd"/>
      <w:r w:rsidRPr="00B9357F">
        <w:rPr>
          <w:rFonts w:ascii="Times New Roman" w:hAnsi="Times New Roman" w:cs="Times New Roman"/>
          <w:color w:val="auto"/>
          <w:sz w:val="22"/>
          <w:szCs w:val="22"/>
          <w:lang w:val="en-US"/>
        </w:rPr>
        <w:t xml:space="preserve">) from Australia and New Zealand. </w:t>
      </w:r>
      <w:r w:rsidRPr="00B9357F">
        <w:rPr>
          <w:rFonts w:ascii="Times New Roman" w:hAnsi="Times New Roman" w:cs="Times New Roman"/>
          <w:i/>
          <w:iCs/>
          <w:color w:val="auto"/>
          <w:sz w:val="22"/>
          <w:szCs w:val="22"/>
          <w:lang w:val="en-US"/>
        </w:rPr>
        <w:t>Mar. Biol.</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134</w:t>
      </w:r>
      <w:r w:rsidRPr="00B9357F">
        <w:rPr>
          <w:rFonts w:ascii="Times New Roman" w:hAnsi="Times New Roman" w:cs="Times New Roman"/>
          <w:color w:val="auto"/>
          <w:sz w:val="22"/>
          <w:szCs w:val="22"/>
          <w:lang w:val="en-US"/>
        </w:rPr>
        <w:t>, 1-7 (1999).</w:t>
      </w:r>
    </w:p>
    <w:p w14:paraId="523E635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080862">
        <w:rPr>
          <w:rFonts w:ascii="Times New Roman" w:hAnsi="Times New Roman" w:cs="Times New Roman"/>
          <w:lang w:val="en-US"/>
        </w:rPr>
        <w:t xml:space="preserve">31. Patenaude, N. J., </w:t>
      </w:r>
      <w:r w:rsidRPr="00080862">
        <w:rPr>
          <w:rFonts w:ascii="Times New Roman" w:hAnsi="Times New Roman" w:cs="Times New Roman"/>
          <w:i/>
          <w:iCs/>
          <w:lang w:val="en-US"/>
        </w:rPr>
        <w:t>et al</w:t>
      </w:r>
      <w:r w:rsidRPr="00080862">
        <w:rPr>
          <w:rFonts w:ascii="Times New Roman" w:hAnsi="Times New Roman" w:cs="Times New Roman"/>
          <w:lang w:val="en-US"/>
        </w:rPr>
        <w:t xml:space="preserve">. </w:t>
      </w:r>
      <w:r w:rsidRPr="00B9357F">
        <w:rPr>
          <w:rFonts w:ascii="Times New Roman" w:hAnsi="Times New Roman" w:cs="Times New Roman"/>
          <w:lang w:val="en-US"/>
        </w:rPr>
        <w:t>Mitochondrial DNA diversity and population structure among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w:t>
      </w:r>
      <w:proofErr w:type="spellStart"/>
      <w:r w:rsidRPr="00B9357F">
        <w:rPr>
          <w:rFonts w:ascii="Times New Roman" w:hAnsi="Times New Roman" w:cs="Times New Roman"/>
          <w:i/>
          <w:iCs/>
          <w:lang w:val="en-US"/>
        </w:rPr>
        <w:t>australis</w:t>
      </w:r>
      <w:proofErr w:type="spellEnd"/>
      <w:r w:rsidRPr="00B9357F">
        <w:rPr>
          <w:rFonts w:ascii="Times New Roman" w:hAnsi="Times New Roman" w:cs="Times New Roman"/>
          <w:lang w:val="en-US"/>
        </w:rPr>
        <w:t xml:space="preserve">). </w:t>
      </w:r>
      <w:r w:rsidRPr="00B9357F">
        <w:rPr>
          <w:rFonts w:ascii="Times New Roman" w:hAnsi="Times New Roman" w:cs="Times New Roman"/>
          <w:i/>
          <w:iCs/>
          <w:lang w:val="en-US"/>
        </w:rPr>
        <w:t xml:space="preserve">J. </w:t>
      </w:r>
      <w:proofErr w:type="spellStart"/>
      <w:r w:rsidRPr="00B9357F">
        <w:rPr>
          <w:rFonts w:ascii="Times New Roman" w:hAnsi="Times New Roman" w:cs="Times New Roman"/>
          <w:i/>
          <w:iCs/>
          <w:lang w:val="en-US"/>
        </w:rPr>
        <w:t>Hered</w:t>
      </w:r>
      <w:proofErr w:type="spellEnd"/>
      <w:r w:rsidRPr="00B9357F">
        <w:rPr>
          <w:rFonts w:ascii="Times New Roman" w:hAnsi="Times New Roman" w:cs="Times New Roman"/>
          <w:i/>
          <w:iCs/>
          <w:lang w:val="en-US"/>
        </w:rPr>
        <w:t>.</w:t>
      </w:r>
      <w:r w:rsidRPr="00B9357F">
        <w:rPr>
          <w:rFonts w:ascii="Times New Roman" w:hAnsi="Times New Roman" w:cs="Times New Roman"/>
          <w:lang w:val="en-US"/>
        </w:rPr>
        <w:t xml:space="preserve"> </w:t>
      </w:r>
      <w:r w:rsidRPr="00B9357F">
        <w:rPr>
          <w:rFonts w:ascii="Times New Roman" w:hAnsi="Times New Roman" w:cs="Times New Roman"/>
          <w:b/>
          <w:bCs/>
          <w:lang w:val="en-US"/>
        </w:rPr>
        <w:t>98</w:t>
      </w:r>
      <w:r w:rsidRPr="00B9357F">
        <w:rPr>
          <w:rFonts w:ascii="Times New Roman" w:hAnsi="Times New Roman" w:cs="Times New Roman"/>
          <w:lang w:val="en-US"/>
        </w:rPr>
        <w:t>, 147–157 (2007).</w:t>
      </w:r>
    </w:p>
    <w:p w14:paraId="3E76B1A4"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32. Carroll, E. L.,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Population structure and individual movement of southern right whales around New Zealand and Australia. </w:t>
      </w:r>
      <w:r w:rsidRPr="00B9357F">
        <w:rPr>
          <w:rFonts w:ascii="Times New Roman" w:hAnsi="Times New Roman" w:cs="Times New Roman"/>
          <w:i/>
          <w:iCs/>
          <w:lang w:val="en-US"/>
        </w:rPr>
        <w:t>Mar. Ecol. Prog. Ser.</w:t>
      </w:r>
      <w:r w:rsidRPr="00B9357F">
        <w:rPr>
          <w:rFonts w:ascii="Times New Roman" w:hAnsi="Times New Roman" w:cs="Times New Roman"/>
          <w:lang w:val="en-US"/>
        </w:rPr>
        <w:t xml:space="preserve"> </w:t>
      </w:r>
      <w:r w:rsidRPr="00B9357F">
        <w:rPr>
          <w:rFonts w:ascii="Times New Roman" w:hAnsi="Times New Roman" w:cs="Times New Roman"/>
          <w:b/>
          <w:bCs/>
          <w:lang w:val="en-US"/>
        </w:rPr>
        <w:t>432</w:t>
      </w:r>
      <w:r w:rsidRPr="00B9357F">
        <w:rPr>
          <w:rFonts w:ascii="Times New Roman" w:hAnsi="Times New Roman" w:cs="Times New Roman"/>
          <w:lang w:val="en-US"/>
        </w:rPr>
        <w:t>, 257–268 (2011).</w:t>
      </w:r>
    </w:p>
    <w:p w14:paraId="6A89A5A9"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33. Cooke, J. G., Rowntree, V. J. &amp; Payne, R. Estimates of demographic parameters for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w:t>
      </w:r>
      <w:proofErr w:type="spellStart"/>
      <w:r w:rsidRPr="00B9357F">
        <w:rPr>
          <w:rFonts w:ascii="Times New Roman" w:hAnsi="Times New Roman" w:cs="Times New Roman"/>
          <w:i/>
          <w:iCs/>
          <w:lang w:val="en-US"/>
        </w:rPr>
        <w:t>australis</w:t>
      </w:r>
      <w:proofErr w:type="spellEnd"/>
      <w:r w:rsidRPr="00B9357F">
        <w:rPr>
          <w:rFonts w:ascii="Times New Roman" w:hAnsi="Times New Roman" w:cs="Times New Roman"/>
          <w:lang w:val="en-US"/>
        </w:rPr>
        <w:t xml:space="preserve">) observed off </w:t>
      </w:r>
      <w:proofErr w:type="spellStart"/>
      <w:r w:rsidRPr="00B9357F">
        <w:rPr>
          <w:rFonts w:ascii="Times New Roman" w:hAnsi="Times New Roman" w:cs="Times New Roman"/>
          <w:lang w:val="en-US"/>
        </w:rPr>
        <w:t>Península</w:t>
      </w:r>
      <w:proofErr w:type="spellEnd"/>
      <w:r w:rsidRPr="00B9357F">
        <w:rPr>
          <w:rFonts w:ascii="Times New Roman" w:hAnsi="Times New Roman" w:cs="Times New Roman"/>
          <w:lang w:val="en-US"/>
        </w:rPr>
        <w:t xml:space="preserve"> Valdés, Argentina.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(Special Issue) </w:t>
      </w:r>
      <w:r w:rsidRPr="00B9357F">
        <w:rPr>
          <w:rFonts w:ascii="Times New Roman" w:hAnsi="Times New Roman" w:cs="Times New Roman"/>
          <w:b/>
          <w:bCs/>
          <w:lang w:val="en-US"/>
        </w:rPr>
        <w:t>2</w:t>
      </w:r>
      <w:r w:rsidRPr="00B9357F">
        <w:rPr>
          <w:rFonts w:ascii="Times New Roman" w:hAnsi="Times New Roman" w:cs="Times New Roman"/>
          <w:lang w:val="en-US"/>
        </w:rPr>
        <w:t>, 125-132 (2001).</w:t>
      </w:r>
    </w:p>
    <w:p w14:paraId="3DA5305E"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34. Cooke, J., Rowntree, V. &amp; </w:t>
      </w:r>
      <w:proofErr w:type="spellStart"/>
      <w:r w:rsidRPr="00B9357F">
        <w:rPr>
          <w:rFonts w:ascii="Times New Roman" w:hAnsi="Times New Roman" w:cs="Times New Roman"/>
          <w:lang w:val="en-US"/>
        </w:rPr>
        <w:t>Sironi</w:t>
      </w:r>
      <w:proofErr w:type="spellEnd"/>
      <w:r w:rsidRPr="00B9357F">
        <w:rPr>
          <w:rFonts w:ascii="Times New Roman" w:hAnsi="Times New Roman" w:cs="Times New Roman"/>
          <w:lang w:val="en-US"/>
        </w:rPr>
        <w:t xml:space="preserve">, M. Southwest Atlantic right whales: interim updated population assessment from photo-id collected at </w:t>
      </w:r>
      <w:proofErr w:type="spellStart"/>
      <w:r w:rsidRPr="00B9357F">
        <w:rPr>
          <w:rFonts w:ascii="Times New Roman" w:hAnsi="Times New Roman" w:cs="Times New Roman"/>
          <w:lang w:val="en-US"/>
        </w:rPr>
        <w:t>Península</w:t>
      </w:r>
      <w:proofErr w:type="spellEnd"/>
      <w:r w:rsidRPr="00B9357F">
        <w:rPr>
          <w:rFonts w:ascii="Times New Roman" w:hAnsi="Times New Roman" w:cs="Times New Roman"/>
          <w:lang w:val="en-US"/>
        </w:rPr>
        <w:t xml:space="preserve"> </w:t>
      </w:r>
      <w:proofErr w:type="spellStart"/>
      <w:r w:rsidRPr="00B9357F">
        <w:rPr>
          <w:rFonts w:ascii="Times New Roman" w:hAnsi="Times New Roman" w:cs="Times New Roman"/>
          <w:lang w:val="en-US"/>
        </w:rPr>
        <w:t>Valdéz</w:t>
      </w:r>
      <w:proofErr w:type="spellEnd"/>
      <w:r w:rsidRPr="00B9357F">
        <w:rPr>
          <w:rFonts w:ascii="Times New Roman" w:hAnsi="Times New Roman" w:cs="Times New Roman"/>
          <w:lang w:val="en-US"/>
        </w:rPr>
        <w:t>, Argentina. IWC SC/66a/BRG/23 (2015).</w:t>
      </w:r>
    </w:p>
    <w:p w14:paraId="053D562D"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080862">
        <w:rPr>
          <w:rFonts w:ascii="Times New Roman" w:hAnsi="Times New Roman" w:cs="Times New Roman"/>
          <w:lang w:val="en-US"/>
        </w:rPr>
        <w:lastRenderedPageBreak/>
        <w:t xml:space="preserve">35. Crespo, E. A., </w:t>
      </w:r>
      <w:r w:rsidRPr="00080862">
        <w:rPr>
          <w:rFonts w:ascii="Times New Roman" w:hAnsi="Times New Roman" w:cs="Times New Roman"/>
          <w:i/>
          <w:iCs/>
          <w:lang w:val="en-US"/>
        </w:rPr>
        <w:t>et al</w:t>
      </w:r>
      <w:r w:rsidRPr="00080862">
        <w:rPr>
          <w:rFonts w:ascii="Times New Roman" w:hAnsi="Times New Roman" w:cs="Times New Roman"/>
          <w:lang w:val="en-US"/>
        </w:rPr>
        <w:t xml:space="preserve">. </w:t>
      </w:r>
      <w:r w:rsidRPr="00B9357F">
        <w:rPr>
          <w:rFonts w:ascii="Times New Roman" w:hAnsi="Times New Roman" w:cs="Times New Roman"/>
          <w:lang w:val="en-US"/>
        </w:rPr>
        <w:t xml:space="preserve">The southwestern Atlantic southern right whale,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w:t>
      </w:r>
      <w:proofErr w:type="spellStart"/>
      <w:r w:rsidRPr="00B9357F">
        <w:rPr>
          <w:rFonts w:ascii="Times New Roman" w:hAnsi="Times New Roman" w:cs="Times New Roman"/>
          <w:i/>
          <w:iCs/>
          <w:lang w:val="en-US"/>
        </w:rPr>
        <w:t>australis</w:t>
      </w:r>
      <w:proofErr w:type="spellEnd"/>
      <w:r w:rsidRPr="00B9357F">
        <w:rPr>
          <w:rFonts w:ascii="Times New Roman" w:hAnsi="Times New Roman" w:cs="Times New Roman"/>
          <w:lang w:val="en-US"/>
        </w:rPr>
        <w:t xml:space="preserve">, population is growing but at a decelerated rate. </w:t>
      </w:r>
      <w:r w:rsidRPr="00B9357F">
        <w:rPr>
          <w:rFonts w:ascii="Times New Roman" w:hAnsi="Times New Roman" w:cs="Times New Roman"/>
          <w:i/>
          <w:iCs/>
          <w:lang w:val="en-US"/>
        </w:rPr>
        <w:t xml:space="preserve">Mar. </w:t>
      </w:r>
      <w:proofErr w:type="spellStart"/>
      <w:r w:rsidRPr="00B9357F">
        <w:rPr>
          <w:rFonts w:ascii="Times New Roman" w:hAnsi="Times New Roman" w:cs="Times New Roman"/>
          <w:i/>
          <w:iCs/>
          <w:lang w:val="en-US"/>
        </w:rPr>
        <w:t>Mamm</w:t>
      </w:r>
      <w:proofErr w:type="spellEnd"/>
      <w:r w:rsidRPr="00B9357F">
        <w:rPr>
          <w:rFonts w:ascii="Times New Roman" w:hAnsi="Times New Roman" w:cs="Times New Roman"/>
          <w:i/>
          <w:iCs/>
          <w:lang w:val="en-US"/>
        </w:rPr>
        <w:t>. Sci</w:t>
      </w:r>
      <w:r w:rsidRPr="00B9357F">
        <w:rPr>
          <w:rFonts w:ascii="Times New Roman" w:hAnsi="Times New Roman" w:cs="Times New Roman"/>
          <w:lang w:val="en-US"/>
        </w:rPr>
        <w:t xml:space="preserve">. </w:t>
      </w:r>
      <w:r w:rsidRPr="00B9357F">
        <w:rPr>
          <w:rFonts w:ascii="Times New Roman" w:hAnsi="Times New Roman" w:cs="Times New Roman"/>
          <w:b/>
          <w:bCs/>
          <w:lang w:val="en-US"/>
        </w:rPr>
        <w:t>35</w:t>
      </w:r>
      <w:r w:rsidRPr="00B9357F">
        <w:rPr>
          <w:rFonts w:ascii="Times New Roman" w:hAnsi="Times New Roman" w:cs="Times New Roman"/>
          <w:lang w:val="en-US"/>
        </w:rPr>
        <w:t>, 93-107 (2019).</w:t>
      </w:r>
    </w:p>
    <w:p w14:paraId="1D1FAF87"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36. </w:t>
      </w:r>
      <w:proofErr w:type="spellStart"/>
      <w:r w:rsidRPr="00B9357F">
        <w:rPr>
          <w:rFonts w:ascii="Times New Roman" w:hAnsi="Times New Roman" w:cs="Times New Roman"/>
          <w:lang w:val="en-US"/>
        </w:rPr>
        <w:t>Groch</w:t>
      </w:r>
      <w:proofErr w:type="spellEnd"/>
      <w:r w:rsidRPr="00B9357F">
        <w:rPr>
          <w:rFonts w:ascii="Times New Roman" w:hAnsi="Times New Roman" w:cs="Times New Roman"/>
          <w:lang w:val="en-US"/>
        </w:rPr>
        <w:t>, K. R., Palazzo, J. T. Jr, Flores P. A. C., Adler, F. R. &amp; Fabian, M. E. Recent rapid increases in the right whale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w:t>
      </w:r>
      <w:proofErr w:type="spellStart"/>
      <w:r w:rsidRPr="00B9357F">
        <w:rPr>
          <w:rFonts w:ascii="Times New Roman" w:hAnsi="Times New Roman" w:cs="Times New Roman"/>
          <w:i/>
          <w:iCs/>
          <w:lang w:val="en-US"/>
        </w:rPr>
        <w:t>australis</w:t>
      </w:r>
      <w:proofErr w:type="spellEnd"/>
      <w:r w:rsidRPr="00B9357F">
        <w:rPr>
          <w:rFonts w:ascii="Times New Roman" w:hAnsi="Times New Roman" w:cs="Times New Roman"/>
          <w:lang w:val="en-US"/>
        </w:rPr>
        <w:t xml:space="preserve">) population off southern Brazil. </w:t>
      </w:r>
      <w:r w:rsidRPr="00B9357F">
        <w:rPr>
          <w:rFonts w:ascii="Times New Roman" w:hAnsi="Times New Roman" w:cs="Times New Roman"/>
          <w:i/>
          <w:iCs/>
          <w:lang w:val="en-US"/>
        </w:rPr>
        <w:t>LAJAM</w:t>
      </w:r>
      <w:r w:rsidRPr="00B9357F">
        <w:rPr>
          <w:rFonts w:ascii="Times New Roman" w:hAnsi="Times New Roman" w:cs="Times New Roman"/>
          <w:lang w:val="en-US"/>
        </w:rPr>
        <w:t xml:space="preserve"> </w:t>
      </w:r>
      <w:r w:rsidRPr="00B9357F">
        <w:rPr>
          <w:rFonts w:ascii="Times New Roman" w:hAnsi="Times New Roman" w:cs="Times New Roman"/>
          <w:b/>
          <w:bCs/>
          <w:lang w:val="en-US"/>
        </w:rPr>
        <w:t>4</w:t>
      </w:r>
      <w:r w:rsidRPr="00B9357F">
        <w:rPr>
          <w:rFonts w:ascii="Times New Roman" w:hAnsi="Times New Roman" w:cs="Times New Roman"/>
          <w:lang w:val="en-US"/>
        </w:rPr>
        <w:t>, 41–47 (2005).</w:t>
      </w:r>
    </w:p>
    <w:p w14:paraId="639D83D7"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37. </w:t>
      </w:r>
      <w:proofErr w:type="spellStart"/>
      <w:r w:rsidRPr="00B9357F">
        <w:rPr>
          <w:rFonts w:ascii="Times New Roman" w:hAnsi="Times New Roman" w:cs="Times New Roman"/>
          <w:lang w:val="en-US"/>
        </w:rPr>
        <w:t>Danilewicz</w:t>
      </w:r>
      <w:proofErr w:type="spellEnd"/>
      <w:r w:rsidRPr="00B9357F">
        <w:rPr>
          <w:rFonts w:ascii="Times New Roman" w:hAnsi="Times New Roman" w:cs="Times New Roman"/>
          <w:lang w:val="en-US"/>
        </w:rPr>
        <w:t xml:space="preserve">, D., Moreno, I. B., Tavares, M. &amp; </w:t>
      </w:r>
      <w:proofErr w:type="spellStart"/>
      <w:r w:rsidRPr="00B9357F">
        <w:rPr>
          <w:rFonts w:ascii="Times New Roman" w:hAnsi="Times New Roman" w:cs="Times New Roman"/>
          <w:lang w:val="en-US"/>
        </w:rPr>
        <w:t>Sucunza</w:t>
      </w:r>
      <w:proofErr w:type="spellEnd"/>
      <w:r w:rsidRPr="00B9357F">
        <w:rPr>
          <w:rFonts w:ascii="Times New Roman" w:hAnsi="Times New Roman" w:cs="Times New Roman"/>
          <w:lang w:val="en-US"/>
        </w:rPr>
        <w:t>, F.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w:t>
      </w:r>
      <w:proofErr w:type="spellStart"/>
      <w:r w:rsidRPr="00B9357F">
        <w:rPr>
          <w:rFonts w:ascii="Times New Roman" w:hAnsi="Times New Roman" w:cs="Times New Roman"/>
          <w:i/>
          <w:iCs/>
          <w:lang w:val="en-US"/>
        </w:rPr>
        <w:t>australis</w:t>
      </w:r>
      <w:proofErr w:type="spellEnd"/>
      <w:r w:rsidRPr="00B9357F">
        <w:rPr>
          <w:rFonts w:ascii="Times New Roman" w:hAnsi="Times New Roman" w:cs="Times New Roman"/>
          <w:lang w:val="en-US"/>
        </w:rPr>
        <w:t>) off Torres, Brazil: group characteristics, movements, and insights into the role of the Brazilian-Uruguayan wintering ground. </w:t>
      </w:r>
      <w:r w:rsidRPr="00B9357F">
        <w:rPr>
          <w:rFonts w:ascii="Times New Roman" w:hAnsi="Times New Roman" w:cs="Times New Roman"/>
          <w:i/>
          <w:iCs/>
          <w:lang w:val="en-US"/>
        </w:rPr>
        <w:t>Mammalia</w:t>
      </w:r>
      <w:r w:rsidRPr="00B9357F">
        <w:rPr>
          <w:rFonts w:ascii="Times New Roman" w:hAnsi="Times New Roman" w:cs="Times New Roman"/>
          <w:lang w:val="en-US"/>
        </w:rPr>
        <w:t> </w:t>
      </w:r>
      <w:r w:rsidRPr="00B9357F">
        <w:rPr>
          <w:rFonts w:ascii="Times New Roman" w:hAnsi="Times New Roman" w:cs="Times New Roman"/>
          <w:b/>
          <w:bCs/>
          <w:lang w:val="en-US"/>
        </w:rPr>
        <w:t>81</w:t>
      </w:r>
      <w:r w:rsidRPr="00B9357F">
        <w:rPr>
          <w:rFonts w:ascii="Times New Roman" w:hAnsi="Times New Roman" w:cs="Times New Roman"/>
          <w:lang w:val="en-US"/>
        </w:rPr>
        <w:t>, 225-234 (2017).</w:t>
      </w:r>
    </w:p>
    <w:p w14:paraId="2CD7B8FB"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38. Costa, P., </w:t>
      </w:r>
      <w:proofErr w:type="spellStart"/>
      <w:r w:rsidRPr="00B9357F">
        <w:rPr>
          <w:rFonts w:ascii="Times New Roman" w:hAnsi="Times New Roman" w:cs="Times New Roman"/>
          <w:lang w:val="en-US"/>
        </w:rPr>
        <w:t>Praderi</w:t>
      </w:r>
      <w:proofErr w:type="spellEnd"/>
      <w:r w:rsidRPr="00B9357F">
        <w:rPr>
          <w:rFonts w:ascii="Times New Roman" w:hAnsi="Times New Roman" w:cs="Times New Roman"/>
          <w:lang w:val="en-US"/>
        </w:rPr>
        <w:t>, R., Piedra, M. &amp; Franco-</w:t>
      </w:r>
      <w:proofErr w:type="spellStart"/>
      <w:r w:rsidRPr="00B9357F">
        <w:rPr>
          <w:rFonts w:ascii="Times New Roman" w:hAnsi="Times New Roman" w:cs="Times New Roman"/>
          <w:lang w:val="en-US"/>
        </w:rPr>
        <w:t>Fraguas</w:t>
      </w:r>
      <w:proofErr w:type="spellEnd"/>
      <w:r w:rsidRPr="00B9357F">
        <w:rPr>
          <w:rFonts w:ascii="Times New Roman" w:hAnsi="Times New Roman" w:cs="Times New Roman"/>
          <w:lang w:val="en-US"/>
        </w:rPr>
        <w:t xml:space="preserve">, P. Sightings of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w:t>
      </w:r>
      <w:proofErr w:type="spellStart"/>
      <w:r w:rsidRPr="00B9357F">
        <w:rPr>
          <w:rFonts w:ascii="Times New Roman" w:hAnsi="Times New Roman" w:cs="Times New Roman"/>
          <w:i/>
          <w:iCs/>
          <w:lang w:val="en-US"/>
        </w:rPr>
        <w:t>australis</w:t>
      </w:r>
      <w:proofErr w:type="spellEnd"/>
      <w:r w:rsidRPr="00B9357F">
        <w:rPr>
          <w:rFonts w:ascii="Times New Roman" w:hAnsi="Times New Roman" w:cs="Times New Roman"/>
          <w:lang w:val="en-US"/>
        </w:rPr>
        <w:t xml:space="preserve">, off Uruguay. </w:t>
      </w:r>
      <w:r w:rsidRPr="00B9357F">
        <w:rPr>
          <w:rFonts w:ascii="Times New Roman" w:hAnsi="Times New Roman" w:cs="Times New Roman"/>
          <w:i/>
          <w:iCs/>
          <w:lang w:val="en-US"/>
        </w:rPr>
        <w:t>LAJAM</w:t>
      </w:r>
      <w:r w:rsidRPr="00B9357F">
        <w:rPr>
          <w:rFonts w:ascii="Times New Roman" w:hAnsi="Times New Roman" w:cs="Times New Roman"/>
          <w:lang w:val="en-US"/>
        </w:rPr>
        <w:t xml:space="preserve"> </w:t>
      </w:r>
      <w:r w:rsidRPr="00B9357F">
        <w:rPr>
          <w:rFonts w:ascii="Times New Roman" w:hAnsi="Times New Roman" w:cs="Times New Roman"/>
          <w:b/>
          <w:bCs/>
          <w:lang w:val="en-US"/>
        </w:rPr>
        <w:t>4</w:t>
      </w:r>
      <w:r w:rsidRPr="00B9357F">
        <w:rPr>
          <w:rFonts w:ascii="Times New Roman" w:hAnsi="Times New Roman" w:cs="Times New Roman"/>
          <w:lang w:val="en-US"/>
        </w:rPr>
        <w:t>, 157–161 (2005).</w:t>
      </w:r>
    </w:p>
    <w:p w14:paraId="6AE041E8"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39. Costa, P., Piedra, M., Franco, P. &amp; </w:t>
      </w:r>
      <w:proofErr w:type="spellStart"/>
      <w:r w:rsidRPr="00B9357F">
        <w:rPr>
          <w:rFonts w:ascii="Times New Roman" w:hAnsi="Times New Roman" w:cs="Times New Roman"/>
          <w:lang w:val="en-US"/>
        </w:rPr>
        <w:t>Paez</w:t>
      </w:r>
      <w:proofErr w:type="spellEnd"/>
      <w:r w:rsidRPr="00B9357F">
        <w:rPr>
          <w:rFonts w:ascii="Times New Roman" w:hAnsi="Times New Roman" w:cs="Times New Roman"/>
          <w:lang w:val="en-US"/>
        </w:rPr>
        <w:t xml:space="preserve">, E. Distribution and habitat use patterns of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w:t>
      </w:r>
      <w:proofErr w:type="spellStart"/>
      <w:r w:rsidRPr="00B9357F">
        <w:rPr>
          <w:rFonts w:ascii="Times New Roman" w:hAnsi="Times New Roman" w:cs="Times New Roman"/>
          <w:i/>
          <w:iCs/>
          <w:lang w:val="en-US"/>
        </w:rPr>
        <w:t>australis</w:t>
      </w:r>
      <w:proofErr w:type="spellEnd"/>
      <w:r w:rsidRPr="00B9357F">
        <w:rPr>
          <w:rFonts w:ascii="Times New Roman" w:hAnsi="Times New Roman" w:cs="Times New Roman"/>
          <w:lang w:val="en-US"/>
        </w:rPr>
        <w:t xml:space="preserve">, off Uruguay.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w:t>
      </w:r>
      <w:r w:rsidRPr="00B9357F">
        <w:rPr>
          <w:rFonts w:ascii="Times New Roman" w:hAnsi="Times New Roman" w:cs="Times New Roman"/>
          <w:b/>
          <w:bCs/>
          <w:lang w:val="en-US"/>
        </w:rPr>
        <w:t>9</w:t>
      </w:r>
      <w:r w:rsidRPr="00B9357F">
        <w:rPr>
          <w:rFonts w:ascii="Times New Roman" w:hAnsi="Times New Roman" w:cs="Times New Roman"/>
          <w:lang w:val="en-US"/>
        </w:rPr>
        <w:t>, 45–51 (2007).</w:t>
      </w:r>
    </w:p>
    <w:p w14:paraId="384D617C"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 xml:space="preserve">40. Lodi, L. &amp; </w:t>
      </w:r>
      <w:proofErr w:type="spellStart"/>
      <w:r w:rsidRPr="00B9357F">
        <w:rPr>
          <w:rFonts w:ascii="Times New Roman" w:hAnsi="Times New Roman" w:cs="Times New Roman"/>
          <w:sz w:val="22"/>
          <w:szCs w:val="22"/>
          <w:lang w:val="en-US"/>
        </w:rPr>
        <w:t>Tardelli</w:t>
      </w:r>
      <w:proofErr w:type="spellEnd"/>
      <w:r w:rsidRPr="00B9357F">
        <w:rPr>
          <w:rFonts w:ascii="Times New Roman" w:hAnsi="Times New Roman" w:cs="Times New Roman"/>
          <w:sz w:val="22"/>
          <w:szCs w:val="22"/>
          <w:lang w:val="en-US"/>
        </w:rPr>
        <w:t xml:space="preserve"> </w:t>
      </w:r>
      <w:r w:rsidRPr="00B9357F">
        <w:rPr>
          <w:rFonts w:ascii="Times New Roman" w:hAnsi="Times New Roman" w:cs="Times New Roman"/>
          <w:color w:val="auto"/>
          <w:sz w:val="22"/>
          <w:szCs w:val="22"/>
          <w:lang w:val="en-US"/>
        </w:rPr>
        <w:t>Rodrigues, M. Southern right whale on the coast of Rio de Janeiro State, Brazil: conflict between conservation and human activity. </w:t>
      </w:r>
      <w:r w:rsidRPr="00B9357F">
        <w:rPr>
          <w:rFonts w:ascii="Times New Roman" w:hAnsi="Times New Roman" w:cs="Times New Roman"/>
          <w:i/>
          <w:iCs/>
          <w:color w:val="auto"/>
          <w:sz w:val="22"/>
          <w:szCs w:val="22"/>
          <w:lang w:val="en-US"/>
        </w:rPr>
        <w:t>J. Mar. Biol. Ass. UK</w:t>
      </w:r>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87</w:t>
      </w:r>
      <w:r w:rsidRPr="00B9357F">
        <w:rPr>
          <w:rFonts w:ascii="Times New Roman" w:hAnsi="Times New Roman" w:cs="Times New Roman"/>
          <w:color w:val="auto"/>
          <w:sz w:val="22"/>
          <w:szCs w:val="22"/>
          <w:lang w:val="en-US"/>
        </w:rPr>
        <w:t>, 105-107 (2007).</w:t>
      </w:r>
    </w:p>
    <w:p w14:paraId="0BA1A3C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41. Belgrano, J., </w:t>
      </w:r>
      <w:proofErr w:type="spellStart"/>
      <w:r w:rsidRPr="00B9357F">
        <w:rPr>
          <w:rFonts w:ascii="Times New Roman" w:hAnsi="Times New Roman" w:cs="Times New Roman"/>
          <w:lang w:val="en-US"/>
        </w:rPr>
        <w:t>Iñíguez</w:t>
      </w:r>
      <w:proofErr w:type="spellEnd"/>
      <w:r w:rsidRPr="00B9357F">
        <w:rPr>
          <w:rFonts w:ascii="Times New Roman" w:hAnsi="Times New Roman" w:cs="Times New Roman"/>
          <w:lang w:val="en-US"/>
        </w:rPr>
        <w:t xml:space="preserve">, M., Gibbons, J., García, C. &amp; </w:t>
      </w:r>
      <w:proofErr w:type="spellStart"/>
      <w:r w:rsidRPr="00B9357F">
        <w:rPr>
          <w:rFonts w:ascii="Times New Roman" w:hAnsi="Times New Roman" w:cs="Times New Roman"/>
          <w:lang w:val="en-US"/>
        </w:rPr>
        <w:t>Olavarría</w:t>
      </w:r>
      <w:proofErr w:type="spellEnd"/>
      <w:r w:rsidRPr="00B9357F">
        <w:rPr>
          <w:rFonts w:ascii="Times New Roman" w:hAnsi="Times New Roman" w:cs="Times New Roman"/>
          <w:lang w:val="en-US"/>
        </w:rPr>
        <w:t xml:space="preserve">, C. South-west Atlantic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w:t>
      </w:r>
      <w:proofErr w:type="spellStart"/>
      <w:r w:rsidRPr="00B9357F">
        <w:rPr>
          <w:rFonts w:ascii="Times New Roman" w:hAnsi="Times New Roman" w:cs="Times New Roman"/>
          <w:i/>
          <w:iCs/>
          <w:lang w:val="en-US"/>
        </w:rPr>
        <w:t>australis</w:t>
      </w:r>
      <w:proofErr w:type="spellEnd"/>
      <w:r w:rsidRPr="00B9357F">
        <w:rPr>
          <w:rFonts w:ascii="Times New Roman" w:hAnsi="Times New Roman" w:cs="Times New Roman"/>
          <w:lang w:val="en-US"/>
        </w:rPr>
        <w:t xml:space="preserve"> (Desmoulins, 1822) distribution nearby the Magellan Strait. </w:t>
      </w:r>
      <w:proofErr w:type="spellStart"/>
      <w:r w:rsidRPr="00B9357F">
        <w:rPr>
          <w:rFonts w:ascii="Times New Roman" w:hAnsi="Times New Roman" w:cs="Times New Roman"/>
          <w:i/>
          <w:iCs/>
          <w:lang w:val="en-US"/>
        </w:rPr>
        <w:t>Anales</w:t>
      </w:r>
      <w:proofErr w:type="spellEnd"/>
      <w:r w:rsidRPr="00B9357F">
        <w:rPr>
          <w:rFonts w:ascii="Times New Roman" w:hAnsi="Times New Roman" w:cs="Times New Roman"/>
          <w:i/>
          <w:iCs/>
          <w:lang w:val="en-US"/>
        </w:rPr>
        <w:t xml:space="preserve"> Instituto Patagonia (Chile)</w:t>
      </w:r>
      <w:r w:rsidRPr="00B9357F">
        <w:rPr>
          <w:rFonts w:ascii="Times New Roman" w:hAnsi="Times New Roman" w:cs="Times New Roman"/>
          <w:lang w:val="en-US"/>
        </w:rPr>
        <w:t xml:space="preserve"> </w:t>
      </w:r>
      <w:r w:rsidRPr="00B9357F">
        <w:rPr>
          <w:rFonts w:ascii="Times New Roman" w:hAnsi="Times New Roman" w:cs="Times New Roman"/>
          <w:b/>
          <w:bCs/>
          <w:lang w:val="en-US"/>
        </w:rPr>
        <w:t>36</w:t>
      </w:r>
      <w:r w:rsidRPr="00B9357F">
        <w:rPr>
          <w:rFonts w:ascii="Times New Roman" w:hAnsi="Times New Roman" w:cs="Times New Roman"/>
          <w:lang w:val="en-US"/>
        </w:rPr>
        <w:t>, 69-74 (2008).</w:t>
      </w:r>
    </w:p>
    <w:p w14:paraId="5315831A"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rPr>
      </w:pPr>
      <w:r w:rsidRPr="00B9357F">
        <w:rPr>
          <w:rFonts w:ascii="Times New Roman" w:hAnsi="Times New Roman" w:cs="Times New Roman"/>
          <w:lang w:val="en-US"/>
        </w:rPr>
        <w:t xml:space="preserve">42. Belgrano, J., </w:t>
      </w:r>
      <w:proofErr w:type="spellStart"/>
      <w:r w:rsidRPr="00B9357F">
        <w:rPr>
          <w:rFonts w:ascii="Times New Roman" w:hAnsi="Times New Roman" w:cs="Times New Roman"/>
          <w:lang w:val="en-US"/>
        </w:rPr>
        <w:t>Kröhling</w:t>
      </w:r>
      <w:proofErr w:type="spellEnd"/>
      <w:r w:rsidRPr="00B9357F">
        <w:rPr>
          <w:rFonts w:ascii="Times New Roman" w:hAnsi="Times New Roman" w:cs="Times New Roman"/>
          <w:lang w:val="en-US"/>
        </w:rPr>
        <w:t xml:space="preserve">, F., </w:t>
      </w:r>
      <w:proofErr w:type="spellStart"/>
      <w:r w:rsidRPr="00B9357F">
        <w:rPr>
          <w:rFonts w:ascii="Times New Roman" w:hAnsi="Times New Roman" w:cs="Times New Roman"/>
          <w:lang w:val="en-US"/>
        </w:rPr>
        <w:t>Arcucci</w:t>
      </w:r>
      <w:proofErr w:type="spellEnd"/>
      <w:r w:rsidRPr="00B9357F">
        <w:rPr>
          <w:rFonts w:ascii="Times New Roman" w:hAnsi="Times New Roman" w:cs="Times New Roman"/>
          <w:lang w:val="en-US"/>
        </w:rPr>
        <w:t xml:space="preserve">, D., </w:t>
      </w:r>
      <w:proofErr w:type="spellStart"/>
      <w:r w:rsidRPr="00B9357F">
        <w:rPr>
          <w:rFonts w:ascii="Times New Roman" w:hAnsi="Times New Roman" w:cs="Times New Roman"/>
          <w:lang w:val="en-US"/>
        </w:rPr>
        <w:t>Melcón</w:t>
      </w:r>
      <w:proofErr w:type="spellEnd"/>
      <w:r w:rsidRPr="00B9357F">
        <w:rPr>
          <w:rFonts w:ascii="Times New Roman" w:hAnsi="Times New Roman" w:cs="Times New Roman"/>
          <w:lang w:val="en-US"/>
        </w:rPr>
        <w:t xml:space="preserve">, M. &amp; </w:t>
      </w:r>
      <w:proofErr w:type="spellStart"/>
      <w:r w:rsidRPr="00B9357F">
        <w:rPr>
          <w:rFonts w:ascii="Times New Roman" w:hAnsi="Times New Roman" w:cs="Times New Roman"/>
          <w:lang w:val="en-US"/>
        </w:rPr>
        <w:t>Iñíguez</w:t>
      </w:r>
      <w:proofErr w:type="spellEnd"/>
      <w:r w:rsidRPr="00B9357F">
        <w:rPr>
          <w:rFonts w:ascii="Times New Roman" w:hAnsi="Times New Roman" w:cs="Times New Roman"/>
          <w:lang w:val="en-US"/>
        </w:rPr>
        <w:t xml:space="preserve">, M. First Southern right whale aerial surveys in </w:t>
      </w:r>
      <w:proofErr w:type="spellStart"/>
      <w:r w:rsidRPr="00B9357F">
        <w:rPr>
          <w:rFonts w:ascii="Times New Roman" w:hAnsi="Times New Roman" w:cs="Times New Roman"/>
          <w:lang w:val="en-US"/>
        </w:rPr>
        <w:t>Golfo</w:t>
      </w:r>
      <w:proofErr w:type="spellEnd"/>
      <w:r w:rsidRPr="00B9357F">
        <w:rPr>
          <w:rFonts w:ascii="Times New Roman" w:hAnsi="Times New Roman" w:cs="Times New Roman"/>
          <w:lang w:val="en-US"/>
        </w:rPr>
        <w:t xml:space="preserve"> San Jorge, Santa Cruz, Argentina. </w:t>
      </w:r>
      <w:r w:rsidRPr="00B9357F">
        <w:rPr>
          <w:rFonts w:ascii="Times New Roman" w:hAnsi="Times New Roman" w:cs="Times New Roman"/>
        </w:rPr>
        <w:t>IWC SC/63/BRG11 (2011).</w:t>
      </w:r>
    </w:p>
    <w:p w14:paraId="7B536CE9"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rPr>
        <w:t xml:space="preserve">43. Santos, M. C. D. O., </w:t>
      </w:r>
      <w:r w:rsidRPr="00B9357F">
        <w:rPr>
          <w:rFonts w:ascii="Times New Roman" w:hAnsi="Times New Roman" w:cs="Times New Roman"/>
          <w:i/>
          <w:iCs/>
        </w:rPr>
        <w:t>et al.</w:t>
      </w:r>
      <w:r w:rsidRPr="00B9357F">
        <w:rPr>
          <w:rFonts w:ascii="Times New Roman" w:hAnsi="Times New Roman" w:cs="Times New Roman"/>
        </w:rPr>
        <w:t xml:space="preserve"> </w:t>
      </w:r>
      <w:r w:rsidRPr="00B9357F">
        <w:rPr>
          <w:rFonts w:ascii="Times New Roman" w:hAnsi="Times New Roman" w:cs="Times New Roman"/>
          <w:lang w:val="en-US"/>
        </w:rPr>
        <w:t>Cetacean records along São Paulo state coast, southeastern Brazil. </w:t>
      </w:r>
      <w:r w:rsidRPr="00B9357F">
        <w:rPr>
          <w:rFonts w:ascii="Times New Roman" w:hAnsi="Times New Roman" w:cs="Times New Roman"/>
          <w:i/>
          <w:iCs/>
          <w:lang w:val="en-US"/>
        </w:rPr>
        <w:t xml:space="preserve">Brazil. J. </w:t>
      </w:r>
      <w:proofErr w:type="spellStart"/>
      <w:r w:rsidRPr="00B9357F">
        <w:rPr>
          <w:rFonts w:ascii="Times New Roman" w:hAnsi="Times New Roman" w:cs="Times New Roman"/>
          <w:i/>
          <w:iCs/>
          <w:lang w:val="en-US"/>
        </w:rPr>
        <w:t>Oceanogr</w:t>
      </w:r>
      <w:proofErr w:type="spellEnd"/>
      <w:r w:rsidRPr="00B9357F">
        <w:rPr>
          <w:rFonts w:ascii="Times New Roman" w:hAnsi="Times New Roman" w:cs="Times New Roman"/>
          <w:lang w:val="en-US"/>
        </w:rPr>
        <w:t>. </w:t>
      </w:r>
      <w:r w:rsidRPr="00B9357F">
        <w:rPr>
          <w:rFonts w:ascii="Times New Roman" w:hAnsi="Times New Roman" w:cs="Times New Roman"/>
          <w:b/>
          <w:bCs/>
          <w:lang w:val="en-US"/>
        </w:rPr>
        <w:t>58</w:t>
      </w:r>
      <w:r w:rsidRPr="00B9357F">
        <w:rPr>
          <w:rFonts w:ascii="Times New Roman" w:hAnsi="Times New Roman" w:cs="Times New Roman"/>
          <w:lang w:val="en-US"/>
        </w:rPr>
        <w:t>, 123-142 (2010).</w:t>
      </w:r>
    </w:p>
    <w:p w14:paraId="4A861922"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44. Arias, M.,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Southern right whale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w:t>
      </w:r>
      <w:proofErr w:type="spellStart"/>
      <w:r w:rsidRPr="00B9357F">
        <w:rPr>
          <w:rFonts w:ascii="Times New Roman" w:hAnsi="Times New Roman" w:cs="Times New Roman"/>
          <w:i/>
          <w:iCs/>
          <w:lang w:val="en-US"/>
        </w:rPr>
        <w:t>australis</w:t>
      </w:r>
      <w:proofErr w:type="spellEnd"/>
      <w:r w:rsidRPr="00B9357F">
        <w:rPr>
          <w:rFonts w:ascii="Times New Roman" w:hAnsi="Times New Roman" w:cs="Times New Roman"/>
          <w:lang w:val="en-US"/>
        </w:rPr>
        <w:t xml:space="preserve"> in </w:t>
      </w:r>
      <w:proofErr w:type="spellStart"/>
      <w:r w:rsidRPr="00B9357F">
        <w:rPr>
          <w:rFonts w:ascii="Times New Roman" w:hAnsi="Times New Roman" w:cs="Times New Roman"/>
          <w:lang w:val="en-US"/>
        </w:rPr>
        <w:t>Golfo</w:t>
      </w:r>
      <w:proofErr w:type="spellEnd"/>
      <w:r w:rsidRPr="00B9357F">
        <w:rPr>
          <w:rFonts w:ascii="Times New Roman" w:hAnsi="Times New Roman" w:cs="Times New Roman"/>
          <w:lang w:val="en-US"/>
        </w:rPr>
        <w:t xml:space="preserve"> San </w:t>
      </w:r>
      <w:proofErr w:type="spellStart"/>
      <w:r w:rsidRPr="00B9357F">
        <w:rPr>
          <w:rFonts w:ascii="Times New Roman" w:hAnsi="Times New Roman" w:cs="Times New Roman"/>
          <w:lang w:val="en-US"/>
        </w:rPr>
        <w:t>Matías</w:t>
      </w:r>
      <w:proofErr w:type="spellEnd"/>
      <w:r w:rsidRPr="00B9357F">
        <w:rPr>
          <w:rFonts w:ascii="Times New Roman" w:hAnsi="Times New Roman" w:cs="Times New Roman"/>
          <w:lang w:val="en-US"/>
        </w:rPr>
        <w:t xml:space="preserve"> (Patagonia, Argentina): Evidence of </w:t>
      </w:r>
      <w:proofErr w:type="spellStart"/>
      <w:r w:rsidRPr="00B9357F">
        <w:rPr>
          <w:rFonts w:ascii="Times New Roman" w:hAnsi="Times New Roman" w:cs="Times New Roman"/>
          <w:lang w:val="en-US"/>
        </w:rPr>
        <w:t>recolonisation</w:t>
      </w:r>
      <w:proofErr w:type="spellEnd"/>
      <w:r w:rsidRPr="00B9357F">
        <w:rPr>
          <w:rFonts w:ascii="Times New Roman" w:hAnsi="Times New Roman" w:cs="Times New Roman"/>
          <w:lang w:val="en-US"/>
        </w:rPr>
        <w:t>. </w:t>
      </w:r>
      <w:proofErr w:type="spellStart"/>
      <w:r w:rsidRPr="00B9357F">
        <w:rPr>
          <w:rFonts w:ascii="Times New Roman" w:hAnsi="Times New Roman" w:cs="Times New Roman"/>
          <w:i/>
          <w:iCs/>
          <w:lang w:val="en-US"/>
        </w:rPr>
        <w:t>PloS</w:t>
      </w:r>
      <w:proofErr w:type="spellEnd"/>
      <w:r w:rsidRPr="00B9357F">
        <w:rPr>
          <w:rFonts w:ascii="Times New Roman" w:hAnsi="Times New Roman" w:cs="Times New Roman"/>
          <w:i/>
          <w:iCs/>
          <w:lang w:val="en-US"/>
        </w:rPr>
        <w:t xml:space="preserve"> One</w:t>
      </w:r>
      <w:r w:rsidRPr="00B9357F">
        <w:rPr>
          <w:rFonts w:ascii="Times New Roman" w:hAnsi="Times New Roman" w:cs="Times New Roman"/>
          <w:lang w:val="en-US"/>
        </w:rPr>
        <w:t xml:space="preserve"> </w:t>
      </w:r>
      <w:r w:rsidRPr="00B9357F">
        <w:rPr>
          <w:rFonts w:ascii="Times New Roman" w:hAnsi="Times New Roman" w:cs="Times New Roman"/>
          <w:b/>
          <w:bCs/>
          <w:lang w:val="en-US"/>
        </w:rPr>
        <w:t>13</w:t>
      </w:r>
      <w:r w:rsidRPr="00B9357F">
        <w:rPr>
          <w:rFonts w:ascii="Times New Roman" w:hAnsi="Times New Roman" w:cs="Times New Roman"/>
          <w:lang w:val="en-US"/>
        </w:rPr>
        <w:t>(12), e0207524 (2018).</w:t>
      </w:r>
    </w:p>
    <w:p w14:paraId="157F1C2C"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D17746">
        <w:rPr>
          <w:rFonts w:ascii="Times New Roman" w:hAnsi="Times New Roman" w:cs="Times New Roman"/>
          <w:color w:val="auto"/>
          <w:sz w:val="22"/>
          <w:szCs w:val="22"/>
          <w:lang w:val="en-US"/>
        </w:rPr>
        <w:t xml:space="preserve">45. </w:t>
      </w:r>
      <w:proofErr w:type="spellStart"/>
      <w:r w:rsidRPr="00D17746">
        <w:rPr>
          <w:rFonts w:ascii="Times New Roman" w:hAnsi="Times New Roman" w:cs="Times New Roman"/>
          <w:color w:val="auto"/>
          <w:sz w:val="22"/>
          <w:szCs w:val="22"/>
          <w:lang w:val="en-US"/>
        </w:rPr>
        <w:t>Mandiola</w:t>
      </w:r>
      <w:proofErr w:type="spellEnd"/>
      <w:r w:rsidRPr="00D17746">
        <w:rPr>
          <w:rFonts w:ascii="Times New Roman" w:hAnsi="Times New Roman" w:cs="Times New Roman"/>
          <w:color w:val="auto"/>
          <w:sz w:val="22"/>
          <w:szCs w:val="22"/>
          <w:lang w:val="en-US"/>
        </w:rPr>
        <w:t xml:space="preserve"> M. A., </w:t>
      </w:r>
      <w:r w:rsidRPr="00D17746">
        <w:rPr>
          <w:rFonts w:ascii="Times New Roman" w:hAnsi="Times New Roman" w:cs="Times New Roman"/>
          <w:i/>
          <w:iCs/>
          <w:color w:val="auto"/>
          <w:sz w:val="22"/>
          <w:szCs w:val="22"/>
          <w:lang w:val="en-US"/>
        </w:rPr>
        <w:t>et al</w:t>
      </w:r>
      <w:r w:rsidRPr="00D17746">
        <w:rPr>
          <w:rFonts w:ascii="Times New Roman" w:hAnsi="Times New Roman" w:cs="Times New Roman"/>
          <w:color w:val="auto"/>
          <w:sz w:val="22"/>
          <w:szCs w:val="22"/>
          <w:lang w:val="en-US"/>
        </w:rPr>
        <w:t xml:space="preserve">. </w:t>
      </w:r>
      <w:r w:rsidRPr="00B9357F">
        <w:rPr>
          <w:rFonts w:ascii="Times New Roman" w:hAnsi="Times New Roman" w:cs="Times New Roman"/>
          <w:color w:val="auto"/>
          <w:sz w:val="22"/>
          <w:szCs w:val="22"/>
          <w:lang w:val="en-US"/>
        </w:rPr>
        <w:t xml:space="preserve">Half a century of sightings data of southern right whales in Mar del Plata (Buenos Aires, Argentina). </w:t>
      </w:r>
      <w:r w:rsidRPr="00B9357F">
        <w:rPr>
          <w:rFonts w:ascii="Times New Roman" w:hAnsi="Times New Roman" w:cs="Times New Roman"/>
          <w:i/>
          <w:iCs/>
          <w:color w:val="auto"/>
          <w:sz w:val="22"/>
          <w:szCs w:val="22"/>
          <w:lang w:val="en-US"/>
        </w:rPr>
        <w:t>J. Mar. Biol. Ass. UK</w:t>
      </w:r>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100</w:t>
      </w:r>
      <w:r w:rsidRPr="00B9357F">
        <w:rPr>
          <w:rFonts w:ascii="Times New Roman" w:hAnsi="Times New Roman" w:cs="Times New Roman"/>
          <w:color w:val="auto"/>
          <w:sz w:val="22"/>
          <w:szCs w:val="22"/>
          <w:lang w:val="en-US"/>
        </w:rPr>
        <w:t>, 165-171 (2020).</w:t>
      </w:r>
    </w:p>
    <w:p w14:paraId="48689043"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46. Weir, C. R. &amp; Stanworth, A. The Falkland Islands (Malvinas) as sub-Antarctic foraging, migratory and wintering habitat for southern right whales. </w:t>
      </w:r>
      <w:r w:rsidRPr="00B9357F">
        <w:rPr>
          <w:rFonts w:ascii="Times New Roman" w:hAnsi="Times New Roman" w:cs="Times New Roman"/>
          <w:i/>
          <w:iCs/>
          <w:color w:val="auto"/>
          <w:sz w:val="22"/>
          <w:szCs w:val="22"/>
          <w:lang w:val="en-US"/>
        </w:rPr>
        <w:t>J. Mar. Biol. Ass. UK</w:t>
      </w:r>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100</w:t>
      </w:r>
      <w:r w:rsidRPr="00B9357F">
        <w:rPr>
          <w:rFonts w:ascii="Times New Roman" w:hAnsi="Times New Roman" w:cs="Times New Roman"/>
          <w:color w:val="auto"/>
          <w:sz w:val="22"/>
          <w:szCs w:val="22"/>
          <w:lang w:val="en-US"/>
        </w:rPr>
        <w:t>, 153-163 (2020).</w:t>
      </w:r>
    </w:p>
    <w:p w14:paraId="6E7330BB"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47. Du </w:t>
      </w:r>
      <w:proofErr w:type="spellStart"/>
      <w:r w:rsidRPr="00B9357F">
        <w:rPr>
          <w:rFonts w:ascii="Times New Roman" w:hAnsi="Times New Roman" w:cs="Times New Roman"/>
          <w:lang w:val="en-US"/>
        </w:rPr>
        <w:t>Pasquier</w:t>
      </w:r>
      <w:proofErr w:type="spellEnd"/>
      <w:r w:rsidRPr="00B9357F">
        <w:rPr>
          <w:rFonts w:ascii="Times New Roman" w:hAnsi="Times New Roman" w:cs="Times New Roman"/>
          <w:lang w:val="en-US"/>
        </w:rPr>
        <w:t xml:space="preserve">, T. Catch history of French right whaling mainly in the South Atlantic. Right Whales: Past and Present Status. </w:t>
      </w:r>
      <w:r w:rsidRPr="00B9357F">
        <w:rPr>
          <w:rFonts w:ascii="Times New Roman" w:hAnsi="Times New Roman" w:cs="Times New Roman"/>
          <w:i/>
          <w:iCs/>
          <w:lang w:val="en-US"/>
        </w:rPr>
        <w:t xml:space="preserve">Rep. Int. Whaling Commission (Special Issue) </w:t>
      </w:r>
      <w:r w:rsidRPr="00B9357F">
        <w:rPr>
          <w:rFonts w:ascii="Times New Roman" w:hAnsi="Times New Roman" w:cs="Times New Roman"/>
          <w:b/>
          <w:bCs/>
          <w:lang w:val="en-US"/>
        </w:rPr>
        <w:t>10</w:t>
      </w:r>
      <w:r w:rsidRPr="00B9357F">
        <w:rPr>
          <w:rFonts w:ascii="Times New Roman" w:hAnsi="Times New Roman" w:cs="Times New Roman"/>
          <w:lang w:val="en-US"/>
        </w:rPr>
        <w:t>, 269-274 (1986).</w:t>
      </w:r>
    </w:p>
    <w:p w14:paraId="54216055"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48. Best, P. B. Estimates of the landed catch of right (and other whalebone) whales in the American fishery, 1805-1909. </w:t>
      </w:r>
      <w:r w:rsidRPr="00B9357F">
        <w:rPr>
          <w:rFonts w:ascii="Times New Roman" w:hAnsi="Times New Roman" w:cs="Times New Roman"/>
          <w:i/>
          <w:iCs/>
          <w:lang w:val="en-US"/>
        </w:rPr>
        <w:t>Fish. Bull</w:t>
      </w:r>
      <w:r w:rsidRPr="00B9357F">
        <w:rPr>
          <w:rFonts w:ascii="Times New Roman" w:hAnsi="Times New Roman" w:cs="Times New Roman"/>
          <w:lang w:val="en-US"/>
        </w:rPr>
        <w:t>. </w:t>
      </w:r>
      <w:r w:rsidRPr="00B9357F">
        <w:rPr>
          <w:rFonts w:ascii="Times New Roman" w:hAnsi="Times New Roman" w:cs="Times New Roman"/>
          <w:b/>
          <w:bCs/>
          <w:lang w:val="en-US"/>
        </w:rPr>
        <w:t>85</w:t>
      </w:r>
      <w:r w:rsidRPr="00B9357F">
        <w:rPr>
          <w:rFonts w:ascii="Times New Roman" w:hAnsi="Times New Roman" w:cs="Times New Roman"/>
          <w:lang w:val="en-US"/>
        </w:rPr>
        <w:t>, 403-418 (1987).</w:t>
      </w:r>
    </w:p>
    <w:p w14:paraId="1F797406"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49. Best, P. B., Payne, R., Rowntree, V., Palazzo, J.T. &amp; Both, M.C. Long-range movements of South Atlantic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w:t>
      </w:r>
      <w:proofErr w:type="spellStart"/>
      <w:r w:rsidRPr="00B9357F">
        <w:rPr>
          <w:rFonts w:ascii="Times New Roman" w:hAnsi="Times New Roman" w:cs="Times New Roman"/>
          <w:i/>
          <w:iCs/>
          <w:lang w:val="en-US"/>
        </w:rPr>
        <w:t>australis</w:t>
      </w:r>
      <w:proofErr w:type="spellEnd"/>
      <w:r w:rsidRPr="00B9357F">
        <w:rPr>
          <w:rFonts w:ascii="Times New Roman" w:hAnsi="Times New Roman" w:cs="Times New Roman"/>
          <w:lang w:val="en-US"/>
        </w:rPr>
        <w:t xml:space="preserve">. </w:t>
      </w:r>
      <w:r w:rsidRPr="00B9357F">
        <w:rPr>
          <w:rFonts w:ascii="Times New Roman" w:hAnsi="Times New Roman" w:cs="Times New Roman"/>
          <w:i/>
          <w:iCs/>
          <w:lang w:val="en-US"/>
        </w:rPr>
        <w:t xml:space="preserve">Mar. </w:t>
      </w:r>
      <w:proofErr w:type="spellStart"/>
      <w:r w:rsidRPr="00B9357F">
        <w:rPr>
          <w:rFonts w:ascii="Times New Roman" w:hAnsi="Times New Roman" w:cs="Times New Roman"/>
          <w:i/>
          <w:iCs/>
          <w:lang w:val="en-US"/>
        </w:rPr>
        <w:t>Mamm</w:t>
      </w:r>
      <w:proofErr w:type="spellEnd"/>
      <w:r w:rsidRPr="00B9357F">
        <w:rPr>
          <w:rFonts w:ascii="Times New Roman" w:hAnsi="Times New Roman" w:cs="Times New Roman"/>
          <w:i/>
          <w:iCs/>
          <w:lang w:val="en-US"/>
        </w:rPr>
        <w:t>. Sci</w:t>
      </w:r>
      <w:r w:rsidRPr="00B9357F">
        <w:rPr>
          <w:rFonts w:ascii="Times New Roman" w:hAnsi="Times New Roman" w:cs="Times New Roman"/>
          <w:lang w:val="en-US"/>
        </w:rPr>
        <w:t>.</w:t>
      </w:r>
      <w:r w:rsidRPr="00B9357F">
        <w:rPr>
          <w:rFonts w:ascii="Times New Roman" w:hAnsi="Times New Roman" w:cs="Times New Roman"/>
          <w:b/>
          <w:bCs/>
          <w:lang w:val="en-US"/>
        </w:rPr>
        <w:t xml:space="preserve"> 9</w:t>
      </w:r>
      <w:r w:rsidRPr="00B9357F">
        <w:rPr>
          <w:rFonts w:ascii="Times New Roman" w:hAnsi="Times New Roman" w:cs="Times New Roman"/>
          <w:lang w:val="en-US"/>
        </w:rPr>
        <w:t>, 227–234 (1993).</w:t>
      </w:r>
    </w:p>
    <w:p w14:paraId="1164C72D"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080862">
        <w:rPr>
          <w:rFonts w:ascii="Times New Roman" w:hAnsi="Times New Roman" w:cs="Times New Roman"/>
          <w:color w:val="auto"/>
          <w:sz w:val="22"/>
          <w:szCs w:val="22"/>
          <w:lang w:val="en-US"/>
        </w:rPr>
        <w:lastRenderedPageBreak/>
        <w:t xml:space="preserve">50. </w:t>
      </w:r>
      <w:proofErr w:type="spellStart"/>
      <w:r w:rsidRPr="00080862">
        <w:rPr>
          <w:rFonts w:ascii="Times New Roman" w:hAnsi="Times New Roman" w:cs="Times New Roman"/>
          <w:color w:val="auto"/>
          <w:sz w:val="22"/>
          <w:szCs w:val="22"/>
          <w:lang w:val="en-US"/>
        </w:rPr>
        <w:t>Zerbini</w:t>
      </w:r>
      <w:proofErr w:type="spellEnd"/>
      <w:r w:rsidRPr="00080862">
        <w:rPr>
          <w:rFonts w:ascii="Times New Roman" w:hAnsi="Times New Roman" w:cs="Times New Roman"/>
          <w:color w:val="auto"/>
          <w:sz w:val="22"/>
          <w:szCs w:val="22"/>
          <w:lang w:val="en-US"/>
        </w:rPr>
        <w:t xml:space="preserve">, A. N., </w:t>
      </w:r>
      <w:r w:rsidRPr="00080862">
        <w:rPr>
          <w:rFonts w:ascii="Times New Roman" w:hAnsi="Times New Roman" w:cs="Times New Roman"/>
          <w:i/>
          <w:iCs/>
          <w:color w:val="auto"/>
          <w:sz w:val="22"/>
          <w:szCs w:val="22"/>
          <w:lang w:val="en-US"/>
        </w:rPr>
        <w:t>et al.</w:t>
      </w:r>
      <w:r w:rsidRPr="00080862">
        <w:rPr>
          <w:rFonts w:ascii="Times New Roman" w:hAnsi="Times New Roman" w:cs="Times New Roman"/>
          <w:color w:val="auto"/>
          <w:sz w:val="22"/>
          <w:szCs w:val="22"/>
          <w:lang w:val="en-US"/>
        </w:rPr>
        <w:t xml:space="preserve"> </w:t>
      </w:r>
      <w:r w:rsidRPr="00B9357F">
        <w:rPr>
          <w:rFonts w:ascii="Times New Roman" w:hAnsi="Times New Roman" w:cs="Times New Roman"/>
          <w:color w:val="auto"/>
          <w:sz w:val="22"/>
          <w:szCs w:val="22"/>
          <w:lang w:val="en-US"/>
        </w:rPr>
        <w:t>Satellite tracking of Southern right whales (</w:t>
      </w:r>
      <w:proofErr w:type="spellStart"/>
      <w:r w:rsidRPr="00B9357F">
        <w:rPr>
          <w:rFonts w:ascii="Times New Roman" w:hAnsi="Times New Roman" w:cs="Times New Roman"/>
          <w:i/>
          <w:iCs/>
          <w:color w:val="auto"/>
          <w:sz w:val="22"/>
          <w:szCs w:val="22"/>
          <w:lang w:val="en-US"/>
        </w:rPr>
        <w:t>Eubalaena</w:t>
      </w:r>
      <w:proofErr w:type="spellEnd"/>
      <w:r w:rsidRPr="00B9357F">
        <w:rPr>
          <w:rFonts w:ascii="Times New Roman" w:hAnsi="Times New Roman" w:cs="Times New Roman"/>
          <w:i/>
          <w:iCs/>
          <w:color w:val="auto"/>
          <w:sz w:val="22"/>
          <w:szCs w:val="22"/>
          <w:lang w:val="en-US"/>
        </w:rPr>
        <w:t xml:space="preserve"> </w:t>
      </w:r>
      <w:proofErr w:type="spellStart"/>
      <w:r w:rsidRPr="00B9357F">
        <w:rPr>
          <w:rFonts w:ascii="Times New Roman" w:hAnsi="Times New Roman" w:cs="Times New Roman"/>
          <w:i/>
          <w:iCs/>
          <w:color w:val="auto"/>
          <w:sz w:val="22"/>
          <w:szCs w:val="22"/>
          <w:lang w:val="en-US"/>
        </w:rPr>
        <w:t>australis</w:t>
      </w:r>
      <w:proofErr w:type="spellEnd"/>
      <w:r w:rsidRPr="00B9357F">
        <w:rPr>
          <w:rFonts w:ascii="Times New Roman" w:hAnsi="Times New Roman" w:cs="Times New Roman"/>
          <w:color w:val="auto"/>
          <w:sz w:val="22"/>
          <w:szCs w:val="22"/>
          <w:lang w:val="en-US"/>
        </w:rPr>
        <w:t xml:space="preserve">) from </w:t>
      </w:r>
      <w:proofErr w:type="spellStart"/>
      <w:r w:rsidRPr="00B9357F">
        <w:rPr>
          <w:rFonts w:ascii="Times New Roman" w:hAnsi="Times New Roman" w:cs="Times New Roman"/>
          <w:color w:val="auto"/>
          <w:sz w:val="22"/>
          <w:szCs w:val="22"/>
          <w:lang w:val="en-US"/>
        </w:rPr>
        <w:t>Golfo</w:t>
      </w:r>
      <w:proofErr w:type="spellEnd"/>
      <w:r w:rsidRPr="00B9357F">
        <w:rPr>
          <w:rFonts w:ascii="Times New Roman" w:hAnsi="Times New Roman" w:cs="Times New Roman"/>
          <w:color w:val="auto"/>
          <w:sz w:val="22"/>
          <w:szCs w:val="22"/>
          <w:lang w:val="en-US"/>
        </w:rPr>
        <w:t xml:space="preserve"> San Matias, Rio Negro Province, Argentina. IWC SC/67b/CMP/17 (2018).</w:t>
      </w:r>
    </w:p>
    <w:p w14:paraId="6239B747"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51. Rowntree, V. J., Valenzuela, L. O., </w:t>
      </w:r>
      <w:proofErr w:type="spellStart"/>
      <w:r w:rsidRPr="00B9357F">
        <w:rPr>
          <w:rFonts w:ascii="Times New Roman" w:hAnsi="Times New Roman" w:cs="Times New Roman"/>
          <w:lang w:val="en-US"/>
        </w:rPr>
        <w:t>Fraguas</w:t>
      </w:r>
      <w:proofErr w:type="spellEnd"/>
      <w:r w:rsidRPr="00B9357F">
        <w:rPr>
          <w:rFonts w:ascii="Times New Roman" w:hAnsi="Times New Roman" w:cs="Times New Roman"/>
          <w:lang w:val="en-US"/>
        </w:rPr>
        <w:t xml:space="preserve">, P. F. &amp; Seger, J. Foraging </w:t>
      </w:r>
      <w:proofErr w:type="spellStart"/>
      <w:r w:rsidRPr="00B9357F">
        <w:rPr>
          <w:rFonts w:ascii="Times New Roman" w:hAnsi="Times New Roman" w:cs="Times New Roman"/>
          <w:lang w:val="en-US"/>
        </w:rPr>
        <w:t>behaviour</w:t>
      </w:r>
      <w:proofErr w:type="spellEnd"/>
      <w:r w:rsidRPr="00B9357F">
        <w:rPr>
          <w:rFonts w:ascii="Times New Roman" w:hAnsi="Times New Roman" w:cs="Times New Roman"/>
          <w:lang w:val="en-US"/>
        </w:rPr>
        <w:t xml:space="preserve"> of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w:t>
      </w:r>
      <w:proofErr w:type="spellStart"/>
      <w:r w:rsidRPr="00B9357F">
        <w:rPr>
          <w:rFonts w:ascii="Times New Roman" w:hAnsi="Times New Roman" w:cs="Times New Roman"/>
          <w:i/>
          <w:iCs/>
          <w:lang w:val="en-US"/>
        </w:rPr>
        <w:t>australis</w:t>
      </w:r>
      <w:proofErr w:type="spellEnd"/>
      <w:r w:rsidRPr="00B9357F">
        <w:rPr>
          <w:rFonts w:ascii="Times New Roman" w:hAnsi="Times New Roman" w:cs="Times New Roman"/>
          <w:lang w:val="en-US"/>
        </w:rPr>
        <w:t>) inferred from variation of carbon stable isotope ratios in their baleen. IWC SC/60/BRG23 (2008).</w:t>
      </w:r>
    </w:p>
    <w:p w14:paraId="5B3905E5"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080862">
        <w:rPr>
          <w:rFonts w:ascii="Times New Roman" w:hAnsi="Times New Roman" w:cs="Times New Roman"/>
          <w:lang w:val="en-US"/>
        </w:rPr>
        <w:t xml:space="preserve">52. </w:t>
      </w:r>
      <w:proofErr w:type="spellStart"/>
      <w:r w:rsidRPr="00080862">
        <w:rPr>
          <w:rFonts w:ascii="Times New Roman" w:hAnsi="Times New Roman" w:cs="Times New Roman"/>
          <w:lang w:val="en-US"/>
        </w:rPr>
        <w:t>Vighi</w:t>
      </w:r>
      <w:proofErr w:type="spellEnd"/>
      <w:r w:rsidRPr="00080862">
        <w:rPr>
          <w:rFonts w:ascii="Times New Roman" w:hAnsi="Times New Roman" w:cs="Times New Roman"/>
          <w:lang w:val="en-US"/>
        </w:rPr>
        <w:t xml:space="preserve">, M., A., </w:t>
      </w:r>
      <w:r w:rsidRPr="00080862">
        <w:rPr>
          <w:rFonts w:ascii="Times New Roman" w:hAnsi="Times New Roman" w:cs="Times New Roman"/>
          <w:i/>
          <w:iCs/>
          <w:lang w:val="en-US"/>
        </w:rPr>
        <w:t>et al.</w:t>
      </w:r>
      <w:r w:rsidRPr="00080862">
        <w:rPr>
          <w:rFonts w:ascii="Times New Roman" w:hAnsi="Times New Roman" w:cs="Times New Roman"/>
          <w:lang w:val="en-US"/>
        </w:rPr>
        <w:t xml:space="preserve"> </w:t>
      </w:r>
      <w:r w:rsidRPr="00B9357F">
        <w:rPr>
          <w:rFonts w:ascii="Times New Roman" w:hAnsi="Times New Roman" w:cs="Times New Roman"/>
          <w:lang w:val="en-US"/>
        </w:rPr>
        <w:t>Stable isotopes indicate population structuring in the Southwest Atlantic population of right whales (</w:t>
      </w:r>
      <w:proofErr w:type="spellStart"/>
      <w:r w:rsidRPr="00B9357F">
        <w:rPr>
          <w:rFonts w:ascii="Times New Roman" w:hAnsi="Times New Roman" w:cs="Times New Roman"/>
          <w:lang w:val="en-US"/>
        </w:rPr>
        <w:t>Eubalaena</w:t>
      </w:r>
      <w:proofErr w:type="spellEnd"/>
      <w:r w:rsidRPr="00B9357F">
        <w:rPr>
          <w:rFonts w:ascii="Times New Roman" w:hAnsi="Times New Roman" w:cs="Times New Roman"/>
          <w:lang w:val="en-US"/>
        </w:rPr>
        <w:t xml:space="preserve"> </w:t>
      </w:r>
      <w:proofErr w:type="spellStart"/>
      <w:r w:rsidRPr="00B9357F">
        <w:rPr>
          <w:rFonts w:ascii="Times New Roman" w:hAnsi="Times New Roman" w:cs="Times New Roman"/>
          <w:lang w:val="en-US"/>
        </w:rPr>
        <w:t>australis</w:t>
      </w:r>
      <w:proofErr w:type="spellEnd"/>
      <w:r w:rsidRPr="00B9357F">
        <w:rPr>
          <w:rFonts w:ascii="Times New Roman" w:hAnsi="Times New Roman" w:cs="Times New Roman"/>
          <w:lang w:val="en-US"/>
        </w:rPr>
        <w:t xml:space="preserve">). </w:t>
      </w:r>
      <w:proofErr w:type="spellStart"/>
      <w:r w:rsidRPr="00B9357F">
        <w:rPr>
          <w:rFonts w:ascii="Times New Roman" w:hAnsi="Times New Roman" w:cs="Times New Roman"/>
          <w:i/>
          <w:iCs/>
          <w:lang w:val="en-US"/>
        </w:rPr>
        <w:t>PLoS</w:t>
      </w:r>
      <w:proofErr w:type="spellEnd"/>
      <w:r w:rsidRPr="00B9357F">
        <w:rPr>
          <w:rFonts w:ascii="Times New Roman" w:hAnsi="Times New Roman" w:cs="Times New Roman"/>
          <w:i/>
          <w:iCs/>
          <w:lang w:val="en-US"/>
        </w:rPr>
        <w:t xml:space="preserve"> One</w:t>
      </w:r>
      <w:r w:rsidRPr="00B9357F">
        <w:rPr>
          <w:rFonts w:ascii="Times New Roman" w:hAnsi="Times New Roman" w:cs="Times New Roman"/>
          <w:lang w:val="en-US"/>
        </w:rPr>
        <w:t xml:space="preserve"> </w:t>
      </w:r>
      <w:r w:rsidRPr="00B9357F">
        <w:rPr>
          <w:rFonts w:ascii="Times New Roman" w:hAnsi="Times New Roman" w:cs="Times New Roman"/>
          <w:b/>
          <w:bCs/>
          <w:lang w:val="en-US"/>
        </w:rPr>
        <w:t>9</w:t>
      </w:r>
      <w:r w:rsidRPr="00B9357F">
        <w:rPr>
          <w:rFonts w:ascii="Times New Roman" w:hAnsi="Times New Roman" w:cs="Times New Roman"/>
          <w:lang w:val="en-US"/>
        </w:rPr>
        <w:t>, e90489 (2014).</w:t>
      </w:r>
    </w:p>
    <w:p w14:paraId="35A3F9A2"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53. Valenzuela, L. O., Rowntree, V. J., </w:t>
      </w:r>
      <w:proofErr w:type="spellStart"/>
      <w:r w:rsidRPr="00B9357F">
        <w:rPr>
          <w:rFonts w:ascii="Times New Roman" w:hAnsi="Times New Roman" w:cs="Times New Roman"/>
          <w:lang w:val="en-US"/>
        </w:rPr>
        <w:t>Sironi</w:t>
      </w:r>
      <w:proofErr w:type="spellEnd"/>
      <w:r w:rsidRPr="00B9357F">
        <w:rPr>
          <w:rFonts w:ascii="Times New Roman" w:hAnsi="Times New Roman" w:cs="Times New Roman"/>
          <w:lang w:val="en-US"/>
        </w:rPr>
        <w:t xml:space="preserve">, M. &amp; Seger, J. Stable isotopes (d15N, d13C, d34S) in skin reveal diverse food sources used by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w:t>
      </w:r>
      <w:proofErr w:type="spellStart"/>
      <w:r w:rsidRPr="00B9357F">
        <w:rPr>
          <w:rFonts w:ascii="Times New Roman" w:hAnsi="Times New Roman" w:cs="Times New Roman"/>
          <w:i/>
          <w:iCs/>
          <w:lang w:val="en-US"/>
        </w:rPr>
        <w:t>australis</w:t>
      </w:r>
      <w:proofErr w:type="spellEnd"/>
      <w:r w:rsidRPr="00B9357F">
        <w:rPr>
          <w:rFonts w:ascii="Times New Roman" w:hAnsi="Times New Roman" w:cs="Times New Roman"/>
          <w:lang w:val="en-US"/>
        </w:rPr>
        <w:t xml:space="preserve">. </w:t>
      </w:r>
      <w:r w:rsidRPr="00B9357F">
        <w:rPr>
          <w:rFonts w:ascii="Times New Roman" w:hAnsi="Times New Roman" w:cs="Times New Roman"/>
          <w:i/>
          <w:iCs/>
          <w:lang w:val="en-US"/>
        </w:rPr>
        <w:t>Mar. Ecol. Prog. Ser.</w:t>
      </w:r>
      <w:r w:rsidRPr="00B9357F">
        <w:rPr>
          <w:rFonts w:ascii="Times New Roman" w:hAnsi="Times New Roman" w:cs="Times New Roman"/>
          <w:lang w:val="en-US"/>
        </w:rPr>
        <w:t xml:space="preserve"> </w:t>
      </w:r>
      <w:r w:rsidRPr="00B9357F">
        <w:rPr>
          <w:rFonts w:ascii="Times New Roman" w:hAnsi="Times New Roman" w:cs="Times New Roman"/>
          <w:b/>
          <w:bCs/>
          <w:lang w:val="en-US"/>
        </w:rPr>
        <w:t>603</w:t>
      </w:r>
      <w:r w:rsidRPr="00B9357F">
        <w:rPr>
          <w:rFonts w:ascii="Times New Roman" w:hAnsi="Times New Roman" w:cs="Times New Roman"/>
          <w:lang w:val="en-US"/>
        </w:rPr>
        <w:t>, 243–255 (2018).</w:t>
      </w:r>
    </w:p>
    <w:p w14:paraId="6EAC94B7"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54. Ott, P. H., Flores, P. A. C., Freitas, T. R. O. &amp; White, B. N. Genetic diversity and population structure of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w:t>
      </w:r>
      <w:proofErr w:type="spellStart"/>
      <w:r w:rsidRPr="00B9357F">
        <w:rPr>
          <w:rFonts w:ascii="Times New Roman" w:hAnsi="Times New Roman" w:cs="Times New Roman"/>
          <w:i/>
          <w:iCs/>
          <w:lang w:val="en-US"/>
        </w:rPr>
        <w:t>australis</w:t>
      </w:r>
      <w:proofErr w:type="spellEnd"/>
      <w:r w:rsidRPr="00B9357F">
        <w:rPr>
          <w:rFonts w:ascii="Times New Roman" w:hAnsi="Times New Roman" w:cs="Times New Roman"/>
          <w:lang w:val="en-US"/>
        </w:rPr>
        <w:t>, from the Atlantic coast of South America. IWC SC/S11/RW25 (2011).</w:t>
      </w:r>
    </w:p>
    <w:p w14:paraId="6DD21AA7"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55. Carroll, E. L., </w:t>
      </w:r>
      <w:r w:rsidRPr="00B9357F">
        <w:rPr>
          <w:rFonts w:ascii="Times New Roman" w:hAnsi="Times New Roman" w:cs="Times New Roman"/>
          <w:i/>
          <w:iCs/>
          <w:lang w:val="en-US"/>
        </w:rPr>
        <w:t>et al</w:t>
      </w:r>
      <w:r w:rsidRPr="00B9357F">
        <w:rPr>
          <w:rFonts w:ascii="Times New Roman" w:hAnsi="Times New Roman" w:cs="Times New Roman"/>
          <w:lang w:val="en-US"/>
        </w:rPr>
        <w:t>. Genetic diversity and connectivity of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w:t>
      </w:r>
      <w:proofErr w:type="spellStart"/>
      <w:r w:rsidRPr="00B9357F">
        <w:rPr>
          <w:rFonts w:ascii="Times New Roman" w:hAnsi="Times New Roman" w:cs="Times New Roman"/>
          <w:i/>
          <w:iCs/>
          <w:lang w:val="en-US"/>
        </w:rPr>
        <w:t>australis</w:t>
      </w:r>
      <w:proofErr w:type="spellEnd"/>
      <w:r w:rsidRPr="00B9357F">
        <w:rPr>
          <w:rFonts w:ascii="Times New Roman" w:hAnsi="Times New Roman" w:cs="Times New Roman"/>
          <w:lang w:val="en-US"/>
        </w:rPr>
        <w:t xml:space="preserve">) found in the Brazil and Chile-Peru wintering grounds and the South Georgia (Islas </w:t>
      </w:r>
      <w:proofErr w:type="spellStart"/>
      <w:r w:rsidRPr="00B9357F">
        <w:rPr>
          <w:rFonts w:ascii="Times New Roman" w:hAnsi="Times New Roman" w:cs="Times New Roman"/>
          <w:lang w:val="en-US"/>
        </w:rPr>
        <w:t>Georgias</w:t>
      </w:r>
      <w:proofErr w:type="spellEnd"/>
      <w:r w:rsidRPr="00B9357F">
        <w:rPr>
          <w:rFonts w:ascii="Times New Roman" w:hAnsi="Times New Roman" w:cs="Times New Roman"/>
          <w:lang w:val="en-US"/>
        </w:rPr>
        <w:t xml:space="preserve"> del Sur) feeding ground. </w:t>
      </w:r>
      <w:r w:rsidRPr="00B9357F">
        <w:rPr>
          <w:rFonts w:ascii="Times New Roman" w:hAnsi="Times New Roman" w:cs="Times New Roman"/>
          <w:i/>
          <w:iCs/>
          <w:lang w:val="en-US"/>
        </w:rPr>
        <w:t xml:space="preserve">J. </w:t>
      </w:r>
      <w:proofErr w:type="spellStart"/>
      <w:r w:rsidRPr="00B9357F">
        <w:rPr>
          <w:rFonts w:ascii="Times New Roman" w:hAnsi="Times New Roman" w:cs="Times New Roman"/>
          <w:i/>
          <w:iCs/>
          <w:lang w:val="en-US"/>
        </w:rPr>
        <w:t>Hered</w:t>
      </w:r>
      <w:proofErr w:type="spellEnd"/>
      <w:r w:rsidRPr="00B9357F">
        <w:rPr>
          <w:rFonts w:ascii="Times New Roman" w:hAnsi="Times New Roman" w:cs="Times New Roman"/>
          <w:i/>
          <w:iCs/>
          <w:lang w:val="en-US"/>
        </w:rPr>
        <w:t>.</w:t>
      </w:r>
      <w:r w:rsidRPr="00B9357F">
        <w:rPr>
          <w:rFonts w:ascii="Times New Roman" w:hAnsi="Times New Roman" w:cs="Times New Roman"/>
          <w:lang w:val="en-US"/>
        </w:rPr>
        <w:t xml:space="preserve"> </w:t>
      </w:r>
      <w:r w:rsidRPr="00B9357F">
        <w:rPr>
          <w:rFonts w:ascii="Times New Roman" w:hAnsi="Times New Roman" w:cs="Times New Roman"/>
          <w:b/>
          <w:bCs/>
          <w:lang w:val="en-US"/>
        </w:rPr>
        <w:t>111</w:t>
      </w:r>
      <w:r w:rsidRPr="00B9357F">
        <w:rPr>
          <w:rFonts w:ascii="Times New Roman" w:hAnsi="Times New Roman" w:cs="Times New Roman"/>
          <w:lang w:val="en-US"/>
        </w:rPr>
        <w:t>, 263–276 (2020).</w:t>
      </w:r>
    </w:p>
    <w:p w14:paraId="30556158"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56. Smith, T. D., Reeves, R. R., Josephson, E. A. &amp; Lund, J. N. Spatial and seasonal distribution of American whaling and whales in the age of sail. </w:t>
      </w:r>
      <w:proofErr w:type="spellStart"/>
      <w:r w:rsidRPr="00B9357F">
        <w:rPr>
          <w:rFonts w:ascii="Times New Roman" w:hAnsi="Times New Roman" w:cs="Times New Roman"/>
          <w:i/>
          <w:iCs/>
          <w:lang w:val="en-US"/>
        </w:rPr>
        <w:t>PLoS</w:t>
      </w:r>
      <w:proofErr w:type="spellEnd"/>
      <w:r w:rsidRPr="00B9357F">
        <w:rPr>
          <w:rFonts w:ascii="Times New Roman" w:hAnsi="Times New Roman" w:cs="Times New Roman"/>
          <w:i/>
          <w:iCs/>
          <w:lang w:val="en-US"/>
        </w:rPr>
        <w:t xml:space="preserve"> One</w:t>
      </w:r>
      <w:r w:rsidRPr="00B9357F">
        <w:rPr>
          <w:rFonts w:ascii="Times New Roman" w:hAnsi="Times New Roman" w:cs="Times New Roman"/>
          <w:lang w:val="en-US"/>
        </w:rPr>
        <w:t xml:space="preserve"> </w:t>
      </w:r>
      <w:r w:rsidRPr="00B9357F">
        <w:rPr>
          <w:rFonts w:ascii="Times New Roman" w:hAnsi="Times New Roman" w:cs="Times New Roman"/>
          <w:b/>
          <w:bCs/>
          <w:lang w:val="en-US"/>
        </w:rPr>
        <w:t>7</w:t>
      </w:r>
      <w:r w:rsidRPr="00B9357F">
        <w:rPr>
          <w:rFonts w:ascii="Times New Roman" w:hAnsi="Times New Roman" w:cs="Times New Roman"/>
          <w:lang w:val="en-US"/>
        </w:rPr>
        <w:t>, e34905 (2012).</w:t>
      </w:r>
    </w:p>
    <w:p w14:paraId="56843D5E"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57. International Whaling Commission. Report of the Scientific Committee of the International Whaling Commission.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w:t>
      </w:r>
      <w:r w:rsidRPr="00B9357F">
        <w:rPr>
          <w:rFonts w:ascii="Times New Roman" w:hAnsi="Times New Roman" w:cs="Times New Roman"/>
          <w:b/>
          <w:bCs/>
          <w:lang w:val="en-US"/>
        </w:rPr>
        <w:t>20</w:t>
      </w:r>
      <w:r w:rsidRPr="00B9357F">
        <w:rPr>
          <w:rFonts w:ascii="Times New Roman" w:hAnsi="Times New Roman" w:cs="Times New Roman"/>
          <w:lang w:val="en-US"/>
        </w:rPr>
        <w:t xml:space="preserve"> (Suppl.), 675 pp (2019).</w:t>
      </w:r>
    </w:p>
    <w:p w14:paraId="2A33152B"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rPr>
      </w:pPr>
      <w:r w:rsidRPr="00B9357F">
        <w:rPr>
          <w:rFonts w:ascii="Times New Roman" w:hAnsi="Times New Roman" w:cs="Times New Roman"/>
          <w:lang w:val="en-US"/>
        </w:rPr>
        <w:t xml:space="preserve">58. Peterson, B. W. South Atlantic whaling: 1603–1830. Ph.D. thesis, University of California. </w:t>
      </w:r>
      <w:r w:rsidRPr="00B9357F">
        <w:rPr>
          <w:rFonts w:ascii="Times New Roman" w:hAnsi="Times New Roman" w:cs="Times New Roman"/>
        </w:rPr>
        <w:t>(1948).</w:t>
      </w:r>
    </w:p>
    <w:p w14:paraId="04BFDA2E"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rPr>
      </w:pPr>
      <w:r w:rsidRPr="00B9357F">
        <w:rPr>
          <w:rFonts w:ascii="Times New Roman" w:hAnsi="Times New Roman" w:cs="Times New Roman"/>
        </w:rPr>
        <w:t xml:space="preserve">59. Palazzo, J. T. Jr., </w:t>
      </w:r>
      <w:proofErr w:type="spellStart"/>
      <w:r w:rsidRPr="00B9357F">
        <w:rPr>
          <w:rFonts w:ascii="Times New Roman" w:hAnsi="Times New Roman" w:cs="Times New Roman"/>
        </w:rPr>
        <w:t>Groch</w:t>
      </w:r>
      <w:proofErr w:type="spellEnd"/>
      <w:r w:rsidRPr="00B9357F">
        <w:rPr>
          <w:rFonts w:ascii="Times New Roman" w:hAnsi="Times New Roman" w:cs="Times New Roman"/>
        </w:rPr>
        <w:t xml:space="preserve">, K. R. &amp; Silveira, H. A. </w:t>
      </w:r>
      <w:proofErr w:type="spellStart"/>
      <w:r w:rsidRPr="00B9357F">
        <w:rPr>
          <w:rFonts w:ascii="Times New Roman" w:hAnsi="Times New Roman" w:cs="Times New Roman"/>
        </w:rPr>
        <w:t>Projeto</w:t>
      </w:r>
      <w:proofErr w:type="spellEnd"/>
      <w:r w:rsidRPr="00B9357F">
        <w:rPr>
          <w:rFonts w:ascii="Times New Roman" w:hAnsi="Times New Roman" w:cs="Times New Roman"/>
        </w:rPr>
        <w:t xml:space="preserve"> </w:t>
      </w:r>
      <w:proofErr w:type="spellStart"/>
      <w:r w:rsidRPr="00B9357F">
        <w:rPr>
          <w:rFonts w:ascii="Times New Roman" w:hAnsi="Times New Roman" w:cs="Times New Roman"/>
        </w:rPr>
        <w:t>Baleia</w:t>
      </w:r>
      <w:proofErr w:type="spellEnd"/>
      <w:r w:rsidRPr="00B9357F">
        <w:rPr>
          <w:rFonts w:ascii="Times New Roman" w:hAnsi="Times New Roman" w:cs="Times New Roman"/>
        </w:rPr>
        <w:t xml:space="preserve"> Franca: 25 anos de pesquisa e </w:t>
      </w:r>
      <w:proofErr w:type="spellStart"/>
      <w:r w:rsidRPr="00B9357F">
        <w:rPr>
          <w:rFonts w:ascii="Times New Roman" w:hAnsi="Times New Roman" w:cs="Times New Roman"/>
        </w:rPr>
        <w:t>conservação</w:t>
      </w:r>
      <w:proofErr w:type="spellEnd"/>
      <w:r w:rsidRPr="00B9357F">
        <w:rPr>
          <w:rFonts w:ascii="Times New Roman" w:hAnsi="Times New Roman" w:cs="Times New Roman"/>
        </w:rPr>
        <w:t>, 1982–2007 (2007).</w:t>
      </w:r>
    </w:p>
    <w:p w14:paraId="4F21DC18"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60. Reeves, R. R. &amp; Smith, T. D. A taxonomy of world whaling in </w:t>
      </w:r>
      <w:r w:rsidRPr="00B9357F">
        <w:rPr>
          <w:rFonts w:ascii="Times New Roman" w:hAnsi="Times New Roman" w:cs="Times New Roman"/>
          <w:i/>
          <w:iCs/>
          <w:lang w:val="en-US"/>
        </w:rPr>
        <w:t>Whales, whaling, and ocean ecosystems</w:t>
      </w:r>
      <w:r w:rsidRPr="00B9357F">
        <w:rPr>
          <w:rFonts w:ascii="Times New Roman" w:hAnsi="Times New Roman" w:cs="Times New Roman"/>
          <w:lang w:val="en-US"/>
        </w:rPr>
        <w:t xml:space="preserve"> (eds. Estes, J. A., </w:t>
      </w:r>
      <w:proofErr w:type="spellStart"/>
      <w:r w:rsidRPr="00B9357F">
        <w:rPr>
          <w:rFonts w:ascii="Times New Roman" w:hAnsi="Times New Roman" w:cs="Times New Roman"/>
          <w:lang w:val="en-US"/>
        </w:rPr>
        <w:t>DeMaster</w:t>
      </w:r>
      <w:proofErr w:type="spellEnd"/>
      <w:r w:rsidRPr="00B9357F">
        <w:rPr>
          <w:rFonts w:ascii="Times New Roman" w:hAnsi="Times New Roman" w:cs="Times New Roman"/>
          <w:lang w:val="en-US"/>
        </w:rPr>
        <w:t xml:space="preserve">, D. P., </w:t>
      </w:r>
      <w:proofErr w:type="spellStart"/>
      <w:r w:rsidRPr="00B9357F">
        <w:rPr>
          <w:rFonts w:ascii="Times New Roman" w:hAnsi="Times New Roman" w:cs="Times New Roman"/>
          <w:lang w:val="en-US"/>
        </w:rPr>
        <w:t>Doak</w:t>
      </w:r>
      <w:proofErr w:type="spellEnd"/>
      <w:r w:rsidRPr="00B9357F">
        <w:rPr>
          <w:rFonts w:ascii="Times New Roman" w:hAnsi="Times New Roman" w:cs="Times New Roman"/>
          <w:lang w:val="en-US"/>
        </w:rPr>
        <w:t>, D. F., Williams, T. M. &amp; Brownell, R. L. Jr.) 82-101 (University of California Press, Berkeley, 2006).</w:t>
      </w:r>
    </w:p>
    <w:p w14:paraId="61056633"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61. Richards, R. Past and present distributions of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w:t>
      </w:r>
      <w:proofErr w:type="spellStart"/>
      <w:r w:rsidRPr="00B9357F">
        <w:rPr>
          <w:rFonts w:ascii="Times New Roman" w:hAnsi="Times New Roman" w:cs="Times New Roman"/>
          <w:i/>
          <w:iCs/>
          <w:lang w:val="en-US"/>
        </w:rPr>
        <w:t>australis</w:t>
      </w:r>
      <w:proofErr w:type="spellEnd"/>
      <w:r w:rsidRPr="00B9357F">
        <w:rPr>
          <w:rFonts w:ascii="Times New Roman" w:hAnsi="Times New Roman" w:cs="Times New Roman"/>
          <w:lang w:val="en-US"/>
        </w:rPr>
        <w:t xml:space="preserve">). </w:t>
      </w:r>
      <w:r w:rsidRPr="00B9357F">
        <w:rPr>
          <w:rFonts w:ascii="Times New Roman" w:hAnsi="Times New Roman" w:cs="Times New Roman"/>
          <w:i/>
          <w:iCs/>
          <w:lang w:val="en-US"/>
        </w:rPr>
        <w:t>N. Z. J. Zool</w:t>
      </w:r>
      <w:r w:rsidRPr="00B9357F">
        <w:rPr>
          <w:rFonts w:ascii="Times New Roman" w:hAnsi="Times New Roman" w:cs="Times New Roman"/>
          <w:lang w:val="en-US"/>
        </w:rPr>
        <w:t>.</w:t>
      </w:r>
      <w:r w:rsidRPr="00B9357F">
        <w:rPr>
          <w:rFonts w:ascii="Times New Roman" w:hAnsi="Times New Roman" w:cs="Times New Roman"/>
          <w:b/>
          <w:bCs/>
          <w:lang w:val="en-US"/>
        </w:rPr>
        <w:t xml:space="preserve"> 36</w:t>
      </w:r>
      <w:r w:rsidRPr="00B9357F">
        <w:rPr>
          <w:rFonts w:ascii="Times New Roman" w:hAnsi="Times New Roman" w:cs="Times New Roman"/>
          <w:lang w:val="en-US"/>
        </w:rPr>
        <w:t xml:space="preserve">, 447–459 (2009). </w:t>
      </w:r>
    </w:p>
    <w:p w14:paraId="272E986F"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62. Harcourt, R., Van Der Hoop, J., Kraus, S. &amp; Carroll, E. L. Future directions in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lang w:val="en-US"/>
        </w:rPr>
        <w:t xml:space="preserve"> spp.: comparative research to inform conservation. </w:t>
      </w:r>
      <w:r w:rsidRPr="00B9357F">
        <w:rPr>
          <w:rFonts w:ascii="Times New Roman" w:hAnsi="Times New Roman" w:cs="Times New Roman"/>
          <w:i/>
          <w:iCs/>
          <w:lang w:val="en-US"/>
        </w:rPr>
        <w:t>Front. Mar. Sci</w:t>
      </w:r>
      <w:r w:rsidRPr="00B9357F">
        <w:rPr>
          <w:rFonts w:ascii="Times New Roman" w:hAnsi="Times New Roman" w:cs="Times New Roman"/>
          <w:lang w:val="en-US"/>
        </w:rPr>
        <w:t xml:space="preserve">. </w:t>
      </w:r>
      <w:r w:rsidRPr="00B9357F">
        <w:rPr>
          <w:rFonts w:ascii="Times New Roman" w:hAnsi="Times New Roman" w:cs="Times New Roman"/>
          <w:b/>
          <w:bCs/>
          <w:lang w:val="en-US"/>
        </w:rPr>
        <w:t>5</w:t>
      </w:r>
      <w:r w:rsidRPr="00B9357F">
        <w:rPr>
          <w:rFonts w:ascii="Times New Roman" w:hAnsi="Times New Roman" w:cs="Times New Roman"/>
          <w:lang w:val="en-US"/>
        </w:rPr>
        <w:t>, 530 (2019).</w:t>
      </w:r>
    </w:p>
    <w:p w14:paraId="419A8F00"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63. Cooke, J. G. &amp; </w:t>
      </w:r>
      <w:proofErr w:type="spellStart"/>
      <w:r w:rsidRPr="00B9357F">
        <w:rPr>
          <w:rFonts w:ascii="Times New Roman" w:hAnsi="Times New Roman" w:cs="Times New Roman"/>
          <w:lang w:val="en-US"/>
        </w:rPr>
        <w:t>Zerbini</w:t>
      </w:r>
      <w:proofErr w:type="spellEnd"/>
      <w:r w:rsidRPr="00B9357F">
        <w:rPr>
          <w:rFonts w:ascii="Times New Roman" w:hAnsi="Times New Roman" w:cs="Times New Roman"/>
          <w:lang w:val="en-US"/>
        </w:rPr>
        <w:t xml:space="preserve">, A. N.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w:t>
      </w:r>
      <w:proofErr w:type="spellStart"/>
      <w:r w:rsidRPr="00B9357F">
        <w:rPr>
          <w:rFonts w:ascii="Times New Roman" w:hAnsi="Times New Roman" w:cs="Times New Roman"/>
          <w:i/>
          <w:iCs/>
          <w:lang w:val="en-US"/>
        </w:rPr>
        <w:t>australis</w:t>
      </w:r>
      <w:proofErr w:type="spellEnd"/>
      <w:r w:rsidRPr="00B9357F">
        <w:rPr>
          <w:rFonts w:ascii="Times New Roman" w:hAnsi="Times New Roman" w:cs="Times New Roman"/>
          <w:lang w:val="en-US"/>
        </w:rPr>
        <w:t>. IUCN Red List of Threatened Species 2018: e. T8153A50354147 (2018).</w:t>
      </w:r>
    </w:p>
    <w:p w14:paraId="616CC113"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rPr>
      </w:pPr>
      <w:r w:rsidRPr="00B9357F">
        <w:rPr>
          <w:rFonts w:ascii="Times New Roman" w:hAnsi="Times New Roman" w:cs="Times New Roman"/>
          <w:sz w:val="22"/>
          <w:szCs w:val="22"/>
        </w:rPr>
        <w:t>64.</w:t>
      </w:r>
      <w:bookmarkStart w:id="446" w:name="_Hlk44334825"/>
      <w:r w:rsidRPr="00B9357F">
        <w:rPr>
          <w:rFonts w:ascii="Times New Roman" w:hAnsi="Times New Roman" w:cs="Times New Roman"/>
          <w:color w:val="auto"/>
          <w:sz w:val="22"/>
          <w:szCs w:val="22"/>
        </w:rPr>
        <w:t xml:space="preserve"> Ellis</w:t>
      </w:r>
      <w:bookmarkEnd w:id="446"/>
      <w:r w:rsidRPr="00B9357F">
        <w:rPr>
          <w:rFonts w:ascii="Times New Roman" w:hAnsi="Times New Roman" w:cs="Times New Roman"/>
          <w:color w:val="auto"/>
          <w:sz w:val="22"/>
          <w:szCs w:val="22"/>
        </w:rPr>
        <w:t xml:space="preserve">, M. Aspectos da pesca da </w:t>
      </w:r>
      <w:proofErr w:type="spellStart"/>
      <w:r w:rsidRPr="00B9357F">
        <w:rPr>
          <w:rFonts w:ascii="Times New Roman" w:hAnsi="Times New Roman" w:cs="Times New Roman"/>
          <w:color w:val="auto"/>
          <w:sz w:val="22"/>
          <w:szCs w:val="22"/>
        </w:rPr>
        <w:t>baleia</w:t>
      </w:r>
      <w:proofErr w:type="spellEnd"/>
      <w:r w:rsidRPr="00B9357F">
        <w:rPr>
          <w:rFonts w:ascii="Times New Roman" w:hAnsi="Times New Roman" w:cs="Times New Roman"/>
          <w:color w:val="auto"/>
          <w:sz w:val="22"/>
          <w:szCs w:val="22"/>
        </w:rPr>
        <w:t xml:space="preserve"> no Brasil colonial. </w:t>
      </w:r>
      <w:r w:rsidRPr="00B9357F">
        <w:rPr>
          <w:rFonts w:ascii="Times New Roman" w:hAnsi="Times New Roman" w:cs="Times New Roman"/>
          <w:i/>
          <w:iCs/>
          <w:color w:val="auto"/>
          <w:sz w:val="22"/>
          <w:szCs w:val="22"/>
        </w:rPr>
        <w:t>Rev. Hist. Sao Paulo</w:t>
      </w:r>
      <w:r w:rsidRPr="00B9357F">
        <w:rPr>
          <w:rFonts w:ascii="Times New Roman" w:hAnsi="Times New Roman" w:cs="Times New Roman"/>
          <w:color w:val="auto"/>
          <w:sz w:val="22"/>
          <w:szCs w:val="22"/>
        </w:rPr>
        <w:t xml:space="preserve"> </w:t>
      </w:r>
      <w:r w:rsidRPr="00B9357F">
        <w:rPr>
          <w:rFonts w:ascii="Times New Roman" w:hAnsi="Times New Roman" w:cs="Times New Roman"/>
          <w:b/>
          <w:bCs/>
          <w:color w:val="auto"/>
          <w:sz w:val="22"/>
          <w:szCs w:val="22"/>
        </w:rPr>
        <w:t>14</w:t>
      </w:r>
      <w:r w:rsidRPr="00B9357F">
        <w:rPr>
          <w:rFonts w:ascii="Times New Roman" w:hAnsi="Times New Roman" w:cs="Times New Roman"/>
          <w:color w:val="auto"/>
          <w:sz w:val="22"/>
          <w:szCs w:val="22"/>
        </w:rPr>
        <w:t>, 1-126 (1958).</w:t>
      </w:r>
    </w:p>
    <w:p w14:paraId="2437DA15"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rPr>
      </w:pPr>
      <w:r w:rsidRPr="00B9357F">
        <w:rPr>
          <w:rFonts w:ascii="Times New Roman" w:hAnsi="Times New Roman" w:cs="Times New Roman"/>
          <w:color w:val="auto"/>
          <w:sz w:val="22"/>
          <w:szCs w:val="22"/>
        </w:rPr>
        <w:t xml:space="preserve">65. Ellis, M. </w:t>
      </w:r>
      <w:r w:rsidRPr="00B9357F">
        <w:rPr>
          <w:rFonts w:ascii="Times New Roman" w:hAnsi="Times New Roman" w:cs="Times New Roman"/>
          <w:i/>
          <w:iCs/>
          <w:color w:val="auto"/>
          <w:sz w:val="22"/>
          <w:szCs w:val="22"/>
        </w:rPr>
        <w:t xml:space="preserve">A </w:t>
      </w:r>
      <w:proofErr w:type="spellStart"/>
      <w:r w:rsidRPr="00B9357F">
        <w:rPr>
          <w:rFonts w:ascii="Times New Roman" w:hAnsi="Times New Roman" w:cs="Times New Roman"/>
          <w:i/>
          <w:iCs/>
          <w:color w:val="auto"/>
          <w:sz w:val="22"/>
          <w:szCs w:val="22"/>
        </w:rPr>
        <w:t>baleia</w:t>
      </w:r>
      <w:proofErr w:type="spellEnd"/>
      <w:r w:rsidRPr="00B9357F">
        <w:rPr>
          <w:rFonts w:ascii="Times New Roman" w:hAnsi="Times New Roman" w:cs="Times New Roman"/>
          <w:i/>
          <w:iCs/>
          <w:color w:val="auto"/>
          <w:sz w:val="22"/>
          <w:szCs w:val="22"/>
        </w:rPr>
        <w:t xml:space="preserve"> no Brasil colonial</w:t>
      </w:r>
      <w:r w:rsidRPr="00B9357F">
        <w:rPr>
          <w:rFonts w:ascii="Times New Roman" w:hAnsi="Times New Roman" w:cs="Times New Roman"/>
          <w:color w:val="auto"/>
          <w:sz w:val="22"/>
          <w:szCs w:val="22"/>
        </w:rPr>
        <w:t xml:space="preserve"> (</w:t>
      </w:r>
      <w:proofErr w:type="spellStart"/>
      <w:r w:rsidRPr="00B9357F">
        <w:rPr>
          <w:rFonts w:ascii="Times New Roman" w:hAnsi="Times New Roman" w:cs="Times New Roman"/>
          <w:color w:val="auto"/>
          <w:sz w:val="22"/>
          <w:szCs w:val="22"/>
        </w:rPr>
        <w:t>Melhoramentos</w:t>
      </w:r>
      <w:proofErr w:type="spellEnd"/>
      <w:r w:rsidRPr="00B9357F">
        <w:rPr>
          <w:rFonts w:ascii="Times New Roman" w:hAnsi="Times New Roman" w:cs="Times New Roman"/>
          <w:color w:val="auto"/>
          <w:sz w:val="22"/>
          <w:szCs w:val="22"/>
        </w:rPr>
        <w:t>, 1969).</w:t>
      </w:r>
    </w:p>
    <w:p w14:paraId="0DB62BDA"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rPr>
      </w:pPr>
      <w:r w:rsidRPr="00B9357F">
        <w:rPr>
          <w:rFonts w:ascii="Times New Roman" w:hAnsi="Times New Roman" w:cs="Times New Roman"/>
        </w:rPr>
        <w:t xml:space="preserve">66. Palazzo, J. T., Jr. &amp; Carter, L. A. </w:t>
      </w:r>
      <w:r w:rsidRPr="00B9357F">
        <w:rPr>
          <w:rFonts w:ascii="Times New Roman" w:hAnsi="Times New Roman" w:cs="Times New Roman"/>
          <w:i/>
          <w:iCs/>
        </w:rPr>
        <w:t xml:space="preserve">A </w:t>
      </w:r>
      <w:proofErr w:type="spellStart"/>
      <w:r w:rsidRPr="00B9357F">
        <w:rPr>
          <w:rFonts w:ascii="Times New Roman" w:hAnsi="Times New Roman" w:cs="Times New Roman"/>
          <w:i/>
          <w:iCs/>
        </w:rPr>
        <w:t>caça</w:t>
      </w:r>
      <w:proofErr w:type="spellEnd"/>
      <w:r w:rsidRPr="00B9357F">
        <w:rPr>
          <w:rFonts w:ascii="Times New Roman" w:hAnsi="Times New Roman" w:cs="Times New Roman"/>
          <w:i/>
          <w:iCs/>
        </w:rPr>
        <w:t xml:space="preserve"> de </w:t>
      </w:r>
      <w:proofErr w:type="spellStart"/>
      <w:r w:rsidRPr="00B9357F">
        <w:rPr>
          <w:rFonts w:ascii="Times New Roman" w:hAnsi="Times New Roman" w:cs="Times New Roman"/>
          <w:i/>
          <w:iCs/>
        </w:rPr>
        <w:t>baleias</w:t>
      </w:r>
      <w:proofErr w:type="spellEnd"/>
      <w:r w:rsidRPr="00B9357F">
        <w:rPr>
          <w:rFonts w:ascii="Times New Roman" w:hAnsi="Times New Roman" w:cs="Times New Roman"/>
          <w:i/>
          <w:iCs/>
        </w:rPr>
        <w:t xml:space="preserve"> no Brasil</w:t>
      </w:r>
      <w:r w:rsidRPr="00B9357F">
        <w:rPr>
          <w:rFonts w:ascii="Times New Roman" w:hAnsi="Times New Roman" w:cs="Times New Roman"/>
        </w:rPr>
        <w:t xml:space="preserve"> (AGAPAN, 1983).</w:t>
      </w:r>
    </w:p>
    <w:p w14:paraId="20BD03F8"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lastRenderedPageBreak/>
        <w:t>67. Furniss, H. W. Whaling in Brazil. </w:t>
      </w:r>
      <w:r w:rsidRPr="00B9357F">
        <w:rPr>
          <w:rFonts w:ascii="Times New Roman" w:hAnsi="Times New Roman" w:cs="Times New Roman"/>
          <w:i/>
          <w:iCs/>
          <w:lang w:val="en-US"/>
        </w:rPr>
        <w:t>Bulletin of the International Union of the American Republics</w:t>
      </w:r>
      <w:r w:rsidRPr="00B9357F">
        <w:rPr>
          <w:rFonts w:ascii="Times New Roman" w:hAnsi="Times New Roman" w:cs="Times New Roman"/>
          <w:lang w:val="en-US"/>
        </w:rPr>
        <w:t> </w:t>
      </w:r>
      <w:r w:rsidRPr="00B9357F">
        <w:rPr>
          <w:rFonts w:ascii="Times New Roman" w:hAnsi="Times New Roman" w:cs="Times New Roman"/>
          <w:b/>
          <w:bCs/>
          <w:lang w:val="en-US"/>
        </w:rPr>
        <w:t>2</w:t>
      </w:r>
      <w:r w:rsidRPr="00B9357F">
        <w:rPr>
          <w:rFonts w:ascii="Times New Roman" w:hAnsi="Times New Roman" w:cs="Times New Roman"/>
          <w:lang w:val="en-US"/>
        </w:rPr>
        <w:t>, 1048-1054 (1909).</w:t>
      </w:r>
    </w:p>
    <w:p w14:paraId="0E4DF64C" w14:textId="77777777" w:rsidR="00E01A0C" w:rsidRPr="00B9357F" w:rsidRDefault="00E01A0C" w:rsidP="00E01A0C">
      <w:pPr>
        <w:tabs>
          <w:tab w:val="left" w:pos="284"/>
          <w:tab w:val="left" w:pos="426"/>
        </w:tabs>
        <w:spacing w:after="0" w:line="360" w:lineRule="auto"/>
        <w:rPr>
          <w:rFonts w:ascii="Times New Roman" w:hAnsi="Times New Roman" w:cs="Times New Roman"/>
        </w:rPr>
      </w:pPr>
      <w:r w:rsidRPr="00B9357F">
        <w:rPr>
          <w:rFonts w:ascii="Times New Roman" w:hAnsi="Times New Roman" w:cs="Times New Roman"/>
        </w:rPr>
        <w:t>68. Acosta y Lara, E. F. Un ballenero inglés en la Cisplatina. </w:t>
      </w:r>
      <w:r w:rsidRPr="00B9357F">
        <w:rPr>
          <w:rFonts w:ascii="Times New Roman" w:hAnsi="Times New Roman" w:cs="Times New Roman"/>
          <w:i/>
          <w:iCs/>
        </w:rPr>
        <w:t>Hoy es Historia</w:t>
      </w:r>
      <w:r w:rsidRPr="00B9357F">
        <w:rPr>
          <w:rFonts w:ascii="Times New Roman" w:hAnsi="Times New Roman" w:cs="Times New Roman"/>
        </w:rPr>
        <w:t> </w:t>
      </w:r>
      <w:r w:rsidRPr="00B9357F">
        <w:rPr>
          <w:rFonts w:ascii="Times New Roman" w:hAnsi="Times New Roman" w:cs="Times New Roman"/>
          <w:b/>
          <w:bCs/>
        </w:rPr>
        <w:t>24</w:t>
      </w:r>
      <w:r w:rsidRPr="00B9357F">
        <w:rPr>
          <w:rFonts w:ascii="Times New Roman" w:hAnsi="Times New Roman" w:cs="Times New Roman"/>
        </w:rPr>
        <w:t>, 82-88 (1987).</w:t>
      </w:r>
    </w:p>
    <w:p w14:paraId="5FEE73BC" w14:textId="77777777" w:rsidR="00E01A0C" w:rsidRPr="003332EE" w:rsidRDefault="00E01A0C" w:rsidP="00E01A0C">
      <w:pPr>
        <w:pStyle w:val="Default"/>
        <w:tabs>
          <w:tab w:val="left" w:pos="284"/>
          <w:tab w:val="left" w:pos="426"/>
        </w:tabs>
        <w:spacing w:line="360" w:lineRule="auto"/>
        <w:rPr>
          <w:rFonts w:ascii="Times New Roman" w:hAnsi="Times New Roman" w:cs="Times New Roman"/>
          <w:color w:val="auto"/>
          <w:sz w:val="22"/>
          <w:szCs w:val="22"/>
        </w:rPr>
      </w:pPr>
      <w:r w:rsidRPr="003332EE">
        <w:rPr>
          <w:rFonts w:ascii="Times New Roman" w:hAnsi="Times New Roman" w:cs="Times New Roman"/>
          <w:sz w:val="22"/>
          <w:szCs w:val="22"/>
        </w:rPr>
        <w:t xml:space="preserve">69. </w:t>
      </w:r>
      <w:r w:rsidRPr="003332EE">
        <w:rPr>
          <w:rFonts w:ascii="Times New Roman" w:hAnsi="Times New Roman" w:cs="Times New Roman"/>
          <w:color w:val="auto"/>
          <w:sz w:val="22"/>
          <w:szCs w:val="22"/>
        </w:rPr>
        <w:t xml:space="preserve">Moore M. J., </w:t>
      </w:r>
      <w:r w:rsidRPr="003332EE">
        <w:rPr>
          <w:rFonts w:ascii="Times New Roman" w:hAnsi="Times New Roman" w:cs="Times New Roman"/>
          <w:i/>
          <w:iCs/>
          <w:color w:val="auto"/>
          <w:sz w:val="22"/>
          <w:szCs w:val="22"/>
        </w:rPr>
        <w:t>et al</w:t>
      </w:r>
      <w:r w:rsidRPr="003332EE">
        <w:rPr>
          <w:rFonts w:ascii="Times New Roman" w:hAnsi="Times New Roman" w:cs="Times New Roman"/>
          <w:color w:val="auto"/>
          <w:sz w:val="22"/>
          <w:szCs w:val="22"/>
        </w:rPr>
        <w:t xml:space="preserve">. </w:t>
      </w:r>
      <w:r w:rsidRPr="00B9357F">
        <w:rPr>
          <w:rFonts w:ascii="Times New Roman" w:hAnsi="Times New Roman" w:cs="Times New Roman"/>
          <w:color w:val="auto"/>
          <w:sz w:val="22"/>
          <w:szCs w:val="22"/>
          <w:lang w:val="en-US"/>
        </w:rPr>
        <w:t xml:space="preserve">Relative abundance of large whales around South Georgia (1979-1998). </w:t>
      </w:r>
      <w:r w:rsidRPr="003332EE">
        <w:rPr>
          <w:rFonts w:ascii="Times New Roman" w:hAnsi="Times New Roman" w:cs="Times New Roman"/>
          <w:i/>
          <w:iCs/>
          <w:color w:val="auto"/>
          <w:sz w:val="22"/>
          <w:szCs w:val="22"/>
        </w:rPr>
        <w:t xml:space="preserve">Mar. </w:t>
      </w:r>
      <w:proofErr w:type="spellStart"/>
      <w:r w:rsidRPr="003332EE">
        <w:rPr>
          <w:rFonts w:ascii="Times New Roman" w:hAnsi="Times New Roman" w:cs="Times New Roman"/>
          <w:i/>
          <w:iCs/>
          <w:color w:val="auto"/>
          <w:sz w:val="22"/>
          <w:szCs w:val="22"/>
        </w:rPr>
        <w:t>Mamm</w:t>
      </w:r>
      <w:proofErr w:type="spellEnd"/>
      <w:r w:rsidRPr="003332EE">
        <w:rPr>
          <w:rFonts w:ascii="Times New Roman" w:hAnsi="Times New Roman" w:cs="Times New Roman"/>
          <w:i/>
          <w:iCs/>
          <w:color w:val="auto"/>
          <w:sz w:val="22"/>
          <w:szCs w:val="22"/>
        </w:rPr>
        <w:t xml:space="preserve">. </w:t>
      </w:r>
      <w:proofErr w:type="spellStart"/>
      <w:r w:rsidRPr="003332EE">
        <w:rPr>
          <w:rFonts w:ascii="Times New Roman" w:hAnsi="Times New Roman" w:cs="Times New Roman"/>
          <w:i/>
          <w:iCs/>
          <w:color w:val="auto"/>
          <w:sz w:val="22"/>
          <w:szCs w:val="22"/>
        </w:rPr>
        <w:t>Sci</w:t>
      </w:r>
      <w:proofErr w:type="spellEnd"/>
      <w:r w:rsidRPr="003332EE">
        <w:rPr>
          <w:rFonts w:ascii="Times New Roman" w:hAnsi="Times New Roman" w:cs="Times New Roman"/>
          <w:color w:val="auto"/>
          <w:sz w:val="22"/>
          <w:szCs w:val="22"/>
        </w:rPr>
        <w:t xml:space="preserve">. </w:t>
      </w:r>
      <w:r w:rsidRPr="003332EE">
        <w:rPr>
          <w:rFonts w:ascii="Times New Roman" w:hAnsi="Times New Roman" w:cs="Times New Roman"/>
          <w:b/>
          <w:bCs/>
          <w:color w:val="auto"/>
          <w:sz w:val="22"/>
          <w:szCs w:val="22"/>
        </w:rPr>
        <w:t>15</w:t>
      </w:r>
      <w:r w:rsidRPr="003332EE">
        <w:rPr>
          <w:rFonts w:ascii="Times New Roman" w:hAnsi="Times New Roman" w:cs="Times New Roman"/>
          <w:color w:val="auto"/>
          <w:sz w:val="22"/>
          <w:szCs w:val="22"/>
        </w:rPr>
        <w:t>, 1287-1302 (1999).</w:t>
      </w:r>
    </w:p>
    <w:p w14:paraId="59DAE0FE"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rPr>
      </w:pPr>
      <w:r w:rsidRPr="00B9357F">
        <w:rPr>
          <w:rFonts w:ascii="Times New Roman" w:hAnsi="Times New Roman" w:cs="Times New Roman"/>
          <w:sz w:val="22"/>
          <w:szCs w:val="22"/>
        </w:rPr>
        <w:t xml:space="preserve">70. </w:t>
      </w:r>
      <w:proofErr w:type="spellStart"/>
      <w:r w:rsidRPr="00B9357F">
        <w:rPr>
          <w:rFonts w:ascii="Times New Roman" w:hAnsi="Times New Roman" w:cs="Times New Roman"/>
          <w:color w:val="auto"/>
          <w:sz w:val="22"/>
          <w:szCs w:val="22"/>
        </w:rPr>
        <w:t>Comerlato</w:t>
      </w:r>
      <w:proofErr w:type="spellEnd"/>
      <w:r w:rsidRPr="00B9357F">
        <w:rPr>
          <w:rFonts w:ascii="Times New Roman" w:hAnsi="Times New Roman" w:cs="Times New Roman"/>
          <w:color w:val="auto"/>
          <w:sz w:val="22"/>
          <w:szCs w:val="22"/>
        </w:rPr>
        <w:t xml:space="preserve">, F. A </w:t>
      </w:r>
      <w:proofErr w:type="spellStart"/>
      <w:r w:rsidRPr="00B9357F">
        <w:rPr>
          <w:rFonts w:ascii="Times New Roman" w:hAnsi="Times New Roman" w:cs="Times New Roman"/>
          <w:color w:val="auto"/>
          <w:sz w:val="22"/>
          <w:szCs w:val="22"/>
        </w:rPr>
        <w:t>baleia</w:t>
      </w:r>
      <w:proofErr w:type="spellEnd"/>
      <w:r w:rsidRPr="00B9357F">
        <w:rPr>
          <w:rFonts w:ascii="Times New Roman" w:hAnsi="Times New Roman" w:cs="Times New Roman"/>
          <w:color w:val="auto"/>
          <w:sz w:val="22"/>
          <w:szCs w:val="22"/>
        </w:rPr>
        <w:t xml:space="preserve"> como recurso energético no Brasil. </w:t>
      </w:r>
      <w:proofErr w:type="spellStart"/>
      <w:r w:rsidRPr="00B9357F">
        <w:rPr>
          <w:rFonts w:ascii="Times New Roman" w:hAnsi="Times New Roman" w:cs="Times New Roman"/>
          <w:i/>
          <w:iCs/>
          <w:color w:val="auto"/>
          <w:sz w:val="22"/>
          <w:szCs w:val="22"/>
        </w:rPr>
        <w:t>Simpósio</w:t>
      </w:r>
      <w:proofErr w:type="spellEnd"/>
      <w:r w:rsidRPr="00B9357F">
        <w:rPr>
          <w:rFonts w:ascii="Times New Roman" w:hAnsi="Times New Roman" w:cs="Times New Roman"/>
          <w:i/>
          <w:iCs/>
          <w:color w:val="auto"/>
          <w:sz w:val="22"/>
          <w:szCs w:val="22"/>
        </w:rPr>
        <w:t xml:space="preserve"> Internacional de </w:t>
      </w:r>
      <w:proofErr w:type="spellStart"/>
      <w:r w:rsidRPr="00B9357F">
        <w:rPr>
          <w:rFonts w:ascii="Times New Roman" w:hAnsi="Times New Roman" w:cs="Times New Roman"/>
          <w:i/>
          <w:iCs/>
          <w:color w:val="auto"/>
          <w:sz w:val="22"/>
          <w:szCs w:val="22"/>
        </w:rPr>
        <w:t>História</w:t>
      </w:r>
      <w:proofErr w:type="spellEnd"/>
      <w:r w:rsidRPr="00B9357F">
        <w:rPr>
          <w:rFonts w:ascii="Times New Roman" w:hAnsi="Times New Roman" w:cs="Times New Roman"/>
          <w:i/>
          <w:iCs/>
          <w:color w:val="auto"/>
          <w:sz w:val="22"/>
          <w:szCs w:val="22"/>
        </w:rPr>
        <w:t xml:space="preserve"> Ambiental e </w:t>
      </w:r>
      <w:proofErr w:type="spellStart"/>
      <w:r w:rsidRPr="00B9357F">
        <w:rPr>
          <w:rFonts w:ascii="Times New Roman" w:hAnsi="Times New Roman" w:cs="Times New Roman"/>
          <w:i/>
          <w:iCs/>
          <w:color w:val="auto"/>
          <w:sz w:val="22"/>
          <w:szCs w:val="22"/>
        </w:rPr>
        <w:t>Migrações</w:t>
      </w:r>
      <w:proofErr w:type="spellEnd"/>
      <w:r w:rsidRPr="00B9357F">
        <w:rPr>
          <w:rFonts w:ascii="Times New Roman" w:hAnsi="Times New Roman" w:cs="Times New Roman"/>
          <w:color w:val="auto"/>
          <w:sz w:val="22"/>
          <w:szCs w:val="22"/>
        </w:rPr>
        <w:t xml:space="preserve"> 1119-1138 (2010).</w:t>
      </w:r>
    </w:p>
    <w:p w14:paraId="3CF6471E"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rPr>
        <w:t xml:space="preserve">71. </w:t>
      </w:r>
      <w:proofErr w:type="spellStart"/>
      <w:r w:rsidRPr="00B9357F">
        <w:rPr>
          <w:rFonts w:ascii="Times New Roman" w:hAnsi="Times New Roman" w:cs="Times New Roman"/>
          <w:color w:val="auto"/>
          <w:sz w:val="22"/>
          <w:szCs w:val="22"/>
        </w:rPr>
        <w:t>Comerlato</w:t>
      </w:r>
      <w:proofErr w:type="spellEnd"/>
      <w:r w:rsidRPr="00B9357F">
        <w:rPr>
          <w:rFonts w:ascii="Times New Roman" w:hAnsi="Times New Roman" w:cs="Times New Roman"/>
          <w:color w:val="auto"/>
          <w:sz w:val="22"/>
          <w:szCs w:val="22"/>
        </w:rPr>
        <w:t xml:space="preserve">, F. As </w:t>
      </w:r>
      <w:proofErr w:type="spellStart"/>
      <w:r w:rsidRPr="00B9357F">
        <w:rPr>
          <w:rFonts w:ascii="Times New Roman" w:hAnsi="Times New Roman" w:cs="Times New Roman"/>
          <w:color w:val="auto"/>
          <w:sz w:val="22"/>
          <w:szCs w:val="22"/>
        </w:rPr>
        <w:t>armações</w:t>
      </w:r>
      <w:proofErr w:type="spellEnd"/>
      <w:r w:rsidRPr="00B9357F">
        <w:rPr>
          <w:rFonts w:ascii="Times New Roman" w:hAnsi="Times New Roman" w:cs="Times New Roman"/>
          <w:color w:val="auto"/>
          <w:sz w:val="22"/>
          <w:szCs w:val="22"/>
        </w:rPr>
        <w:t xml:space="preserve"> </w:t>
      </w:r>
      <w:proofErr w:type="spellStart"/>
      <w:r w:rsidRPr="00B9357F">
        <w:rPr>
          <w:rFonts w:ascii="Times New Roman" w:hAnsi="Times New Roman" w:cs="Times New Roman"/>
          <w:color w:val="auto"/>
          <w:sz w:val="22"/>
          <w:szCs w:val="22"/>
        </w:rPr>
        <w:t>baleeiras</w:t>
      </w:r>
      <w:proofErr w:type="spellEnd"/>
      <w:r w:rsidRPr="00B9357F">
        <w:rPr>
          <w:rFonts w:ascii="Times New Roman" w:hAnsi="Times New Roman" w:cs="Times New Roman"/>
          <w:color w:val="auto"/>
          <w:sz w:val="22"/>
          <w:szCs w:val="22"/>
        </w:rPr>
        <w:t xml:space="preserve"> </w:t>
      </w:r>
      <w:proofErr w:type="spellStart"/>
      <w:r w:rsidRPr="00B9357F">
        <w:rPr>
          <w:rFonts w:ascii="Times New Roman" w:hAnsi="Times New Roman" w:cs="Times New Roman"/>
          <w:color w:val="auto"/>
          <w:sz w:val="22"/>
          <w:szCs w:val="22"/>
        </w:rPr>
        <w:t>na</w:t>
      </w:r>
      <w:proofErr w:type="spellEnd"/>
      <w:r w:rsidRPr="00B9357F">
        <w:rPr>
          <w:rFonts w:ascii="Times New Roman" w:hAnsi="Times New Roman" w:cs="Times New Roman"/>
          <w:color w:val="auto"/>
          <w:sz w:val="22"/>
          <w:szCs w:val="22"/>
        </w:rPr>
        <w:t xml:space="preserve"> </w:t>
      </w:r>
      <w:proofErr w:type="spellStart"/>
      <w:r w:rsidRPr="00B9357F">
        <w:rPr>
          <w:rFonts w:ascii="Times New Roman" w:hAnsi="Times New Roman" w:cs="Times New Roman"/>
          <w:color w:val="auto"/>
          <w:sz w:val="22"/>
          <w:szCs w:val="22"/>
        </w:rPr>
        <w:t>configuração</w:t>
      </w:r>
      <w:proofErr w:type="spellEnd"/>
      <w:r w:rsidRPr="00B9357F">
        <w:rPr>
          <w:rFonts w:ascii="Times New Roman" w:hAnsi="Times New Roman" w:cs="Times New Roman"/>
          <w:color w:val="auto"/>
          <w:sz w:val="22"/>
          <w:szCs w:val="22"/>
        </w:rPr>
        <w:t xml:space="preserve"> da costa catarinense em tempos </w:t>
      </w:r>
      <w:proofErr w:type="spellStart"/>
      <w:r w:rsidRPr="00B9357F">
        <w:rPr>
          <w:rFonts w:ascii="Times New Roman" w:hAnsi="Times New Roman" w:cs="Times New Roman"/>
          <w:color w:val="auto"/>
          <w:sz w:val="22"/>
          <w:szCs w:val="22"/>
        </w:rPr>
        <w:t>coloniais</w:t>
      </w:r>
      <w:proofErr w:type="spellEnd"/>
      <w:r w:rsidRPr="00B9357F">
        <w:rPr>
          <w:rFonts w:ascii="Times New Roman" w:hAnsi="Times New Roman" w:cs="Times New Roman"/>
          <w:color w:val="auto"/>
          <w:sz w:val="22"/>
          <w:szCs w:val="22"/>
        </w:rPr>
        <w:t>. </w:t>
      </w:r>
      <w:r w:rsidRPr="00B9357F">
        <w:rPr>
          <w:rFonts w:ascii="Times New Roman" w:hAnsi="Times New Roman" w:cs="Times New Roman"/>
          <w:i/>
          <w:iCs/>
          <w:color w:val="auto"/>
          <w:sz w:val="22"/>
          <w:szCs w:val="22"/>
          <w:lang w:val="en-US"/>
        </w:rPr>
        <w:t xml:space="preserve">Tempos </w:t>
      </w:r>
      <w:proofErr w:type="spellStart"/>
      <w:r w:rsidRPr="00B9357F">
        <w:rPr>
          <w:rFonts w:ascii="Times New Roman" w:hAnsi="Times New Roman" w:cs="Times New Roman"/>
          <w:i/>
          <w:iCs/>
          <w:color w:val="auto"/>
          <w:sz w:val="22"/>
          <w:szCs w:val="22"/>
          <w:lang w:val="en-US"/>
        </w:rPr>
        <w:t>Históricos</w:t>
      </w:r>
      <w:proofErr w:type="spellEnd"/>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15</w:t>
      </w:r>
      <w:r w:rsidRPr="00B9357F">
        <w:rPr>
          <w:rFonts w:ascii="Times New Roman" w:hAnsi="Times New Roman" w:cs="Times New Roman"/>
          <w:color w:val="auto"/>
          <w:sz w:val="22"/>
          <w:szCs w:val="22"/>
          <w:lang w:val="en-US"/>
        </w:rPr>
        <w:t>, 481-501 (2011).</w:t>
      </w:r>
    </w:p>
    <w:p w14:paraId="4F131161"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3E25D4">
        <w:rPr>
          <w:rFonts w:ascii="Times New Roman" w:hAnsi="Times New Roman" w:cs="Times New Roman"/>
          <w:lang w:val="en-US"/>
        </w:rPr>
        <w:t xml:space="preserve">72. de </w:t>
      </w:r>
      <w:proofErr w:type="spellStart"/>
      <w:r w:rsidRPr="003E25D4">
        <w:rPr>
          <w:rFonts w:ascii="Times New Roman" w:hAnsi="Times New Roman" w:cs="Times New Roman"/>
          <w:lang w:val="en-US"/>
        </w:rPr>
        <w:t>Morais</w:t>
      </w:r>
      <w:proofErr w:type="spellEnd"/>
      <w:r w:rsidRPr="003E25D4">
        <w:rPr>
          <w:rFonts w:ascii="Times New Roman" w:hAnsi="Times New Roman" w:cs="Times New Roman"/>
          <w:lang w:val="en-US"/>
        </w:rPr>
        <w:t xml:space="preserve">, I. O. B., </w:t>
      </w:r>
      <w:r w:rsidRPr="003E25D4">
        <w:rPr>
          <w:rFonts w:ascii="Times New Roman" w:hAnsi="Times New Roman" w:cs="Times New Roman"/>
          <w:i/>
          <w:iCs/>
          <w:lang w:val="en-US"/>
        </w:rPr>
        <w:t>et al</w:t>
      </w:r>
      <w:r w:rsidRPr="003E25D4">
        <w:rPr>
          <w:rFonts w:ascii="Times New Roman" w:hAnsi="Times New Roman" w:cs="Times New Roman"/>
          <w:lang w:val="en-US"/>
        </w:rPr>
        <w:t xml:space="preserve">. </w:t>
      </w:r>
      <w:r w:rsidRPr="00B9357F">
        <w:rPr>
          <w:rFonts w:ascii="Times New Roman" w:hAnsi="Times New Roman" w:cs="Times New Roman"/>
          <w:lang w:val="en-US"/>
        </w:rPr>
        <w:t xml:space="preserve">From the southern right whale hunting decline to the humpback whaling expansion: a review of whale </w:t>
      </w:r>
      <w:proofErr w:type="gramStart"/>
      <w:r w:rsidRPr="00B9357F">
        <w:rPr>
          <w:rFonts w:ascii="Times New Roman" w:hAnsi="Times New Roman" w:cs="Times New Roman"/>
          <w:lang w:val="en-US"/>
        </w:rPr>
        <w:t>catch</w:t>
      </w:r>
      <w:proofErr w:type="gramEnd"/>
      <w:r w:rsidRPr="00B9357F">
        <w:rPr>
          <w:rFonts w:ascii="Times New Roman" w:hAnsi="Times New Roman" w:cs="Times New Roman"/>
          <w:lang w:val="en-US"/>
        </w:rPr>
        <w:t xml:space="preserve"> records in the tropical western South Atlantic Ocean. </w:t>
      </w:r>
      <w:r w:rsidRPr="00B9357F">
        <w:rPr>
          <w:rFonts w:ascii="Times New Roman" w:hAnsi="Times New Roman" w:cs="Times New Roman"/>
          <w:i/>
          <w:iCs/>
          <w:lang w:val="en-US"/>
        </w:rPr>
        <w:t>Mammal Rev.</w:t>
      </w:r>
      <w:r w:rsidRPr="00B9357F">
        <w:rPr>
          <w:rFonts w:ascii="Times New Roman" w:hAnsi="Times New Roman" w:cs="Times New Roman"/>
          <w:lang w:val="en-US"/>
        </w:rPr>
        <w:t> </w:t>
      </w:r>
      <w:r w:rsidRPr="00B9357F">
        <w:rPr>
          <w:rFonts w:ascii="Times New Roman" w:hAnsi="Times New Roman" w:cs="Times New Roman"/>
          <w:b/>
          <w:bCs/>
          <w:lang w:val="en-US"/>
        </w:rPr>
        <w:t>47</w:t>
      </w:r>
      <w:r w:rsidRPr="00B9357F">
        <w:rPr>
          <w:rFonts w:ascii="Times New Roman" w:hAnsi="Times New Roman" w:cs="Times New Roman"/>
          <w:lang w:val="en-US"/>
        </w:rPr>
        <w:t>, 11-23 (2017).</w:t>
      </w:r>
    </w:p>
    <w:p w14:paraId="298E9B05"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73. </w:t>
      </w:r>
      <w:r w:rsidRPr="00B9357F">
        <w:rPr>
          <w:rFonts w:ascii="Times New Roman" w:hAnsi="Times New Roman" w:cs="Times New Roman"/>
          <w:color w:val="auto"/>
          <w:sz w:val="22"/>
          <w:szCs w:val="22"/>
          <w:lang w:val="en-US"/>
        </w:rPr>
        <w:t xml:space="preserve">American Whaling Logbook Data: A Database, by New Bedford Whaling Museum and Mystic Seaport Museum, Inc. Compilers Judith Lund and Tim Smith. Hosted at </w:t>
      </w:r>
      <w:hyperlink r:id="rId19" w:history="1">
        <w:r w:rsidRPr="00B9357F">
          <w:rPr>
            <w:rFonts w:ascii="Times New Roman" w:hAnsi="Times New Roman" w:cs="Times New Roman"/>
            <w:color w:val="auto"/>
            <w:sz w:val="22"/>
            <w:szCs w:val="22"/>
            <w:lang w:val="en-US"/>
          </w:rPr>
          <w:t>whalinghistory.org</w:t>
        </w:r>
      </w:hyperlink>
      <w:r w:rsidRPr="00B9357F">
        <w:rPr>
          <w:rFonts w:ascii="Times New Roman" w:hAnsi="Times New Roman" w:cs="Times New Roman"/>
          <w:color w:val="auto"/>
          <w:sz w:val="22"/>
          <w:szCs w:val="22"/>
          <w:lang w:val="en-US"/>
        </w:rPr>
        <w:t>. (2020).</w:t>
      </w:r>
    </w:p>
    <w:p w14:paraId="5EDDCE0E"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74. </w:t>
      </w:r>
      <w:r w:rsidRPr="00B9357F">
        <w:rPr>
          <w:rFonts w:ascii="Times New Roman" w:hAnsi="Times New Roman" w:cs="Times New Roman"/>
          <w:color w:val="auto"/>
          <w:sz w:val="22"/>
          <w:szCs w:val="22"/>
          <w:lang w:val="en-US"/>
        </w:rPr>
        <w:t xml:space="preserve">BSWF Databases. 2020. Compilers–A. G. E. Jones; Dale </w:t>
      </w:r>
      <w:proofErr w:type="spellStart"/>
      <w:r w:rsidRPr="00B9357F">
        <w:rPr>
          <w:rFonts w:ascii="Times New Roman" w:hAnsi="Times New Roman" w:cs="Times New Roman"/>
          <w:color w:val="auto"/>
          <w:sz w:val="22"/>
          <w:szCs w:val="22"/>
          <w:lang w:val="en-US"/>
        </w:rPr>
        <w:t>Chatwin</w:t>
      </w:r>
      <w:proofErr w:type="spellEnd"/>
      <w:r w:rsidRPr="00B9357F">
        <w:rPr>
          <w:rFonts w:ascii="Times New Roman" w:hAnsi="Times New Roman" w:cs="Times New Roman"/>
          <w:color w:val="auto"/>
          <w:sz w:val="22"/>
          <w:szCs w:val="22"/>
          <w:lang w:val="en-US"/>
        </w:rPr>
        <w:t xml:space="preserve">; Rhys Richards. Contributors–Jane Clayton; Mark Howard. Hosted at </w:t>
      </w:r>
      <w:hyperlink r:id="rId20" w:history="1">
        <w:r w:rsidRPr="00B9357F">
          <w:rPr>
            <w:rFonts w:ascii="Times New Roman" w:hAnsi="Times New Roman" w:cs="Times New Roman"/>
            <w:color w:val="auto"/>
            <w:sz w:val="22"/>
            <w:szCs w:val="22"/>
            <w:lang w:val="en-US"/>
          </w:rPr>
          <w:t>whalinghistory.org</w:t>
        </w:r>
      </w:hyperlink>
    </w:p>
    <w:p w14:paraId="7E36D49C"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75. </w:t>
      </w:r>
      <w:r w:rsidRPr="00B9357F">
        <w:rPr>
          <w:rFonts w:ascii="Times New Roman" w:hAnsi="Times New Roman" w:cs="Times New Roman"/>
          <w:color w:val="auto"/>
          <w:sz w:val="22"/>
          <w:szCs w:val="22"/>
          <w:lang w:val="en-US"/>
        </w:rPr>
        <w:t>French Offshore Whaling Voyages: A Database, https://whalinghistory.org/fv/, Mystic Seaport Museum, Inc. and New Bedford Whaling Museum.</w:t>
      </w:r>
    </w:p>
    <w:p w14:paraId="18876999"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76. Allison, C. IWC summary catch database Version 6.1. (2016). </w:t>
      </w:r>
    </w:p>
    <w:p w14:paraId="1DEACF0D"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77. Carroll, E. L., Jackson, J. A., Paton, D., &amp; Smith, T. D. (2014). Two Intense Decades of 19th Century Whaling Precipitated Rapid Decline of Right Whales around New Zealand and East Australia. </w:t>
      </w:r>
      <w:proofErr w:type="spellStart"/>
      <w:r w:rsidRPr="00B9357F">
        <w:rPr>
          <w:rFonts w:ascii="Times New Roman" w:hAnsi="Times New Roman" w:cs="Times New Roman"/>
          <w:lang w:val="en-US"/>
        </w:rPr>
        <w:t>PLoS</w:t>
      </w:r>
      <w:proofErr w:type="spellEnd"/>
      <w:r w:rsidRPr="00B9357F">
        <w:rPr>
          <w:rFonts w:ascii="Times New Roman" w:hAnsi="Times New Roman" w:cs="Times New Roman"/>
          <w:lang w:val="en-US"/>
        </w:rPr>
        <w:t xml:space="preserve"> One, 9(4), e93789.</w:t>
      </w:r>
    </w:p>
    <w:p w14:paraId="5415EF9A"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78. Reeves, R. R., Leatherwood, S., Karl, S. A. &amp; </w:t>
      </w:r>
      <w:proofErr w:type="spellStart"/>
      <w:r w:rsidRPr="00B9357F">
        <w:rPr>
          <w:rFonts w:ascii="Times New Roman" w:hAnsi="Times New Roman" w:cs="Times New Roman"/>
          <w:lang w:val="en-US"/>
        </w:rPr>
        <w:t>Yohe</w:t>
      </w:r>
      <w:proofErr w:type="spellEnd"/>
      <w:r w:rsidRPr="00B9357F">
        <w:rPr>
          <w:rFonts w:ascii="Times New Roman" w:hAnsi="Times New Roman" w:cs="Times New Roman"/>
          <w:lang w:val="en-US"/>
        </w:rPr>
        <w:t xml:space="preserve">, E. R. Whaling results at </w:t>
      </w:r>
      <w:proofErr w:type="spellStart"/>
      <w:r w:rsidRPr="00B9357F">
        <w:rPr>
          <w:rFonts w:ascii="Times New Roman" w:hAnsi="Times New Roman" w:cs="Times New Roman"/>
          <w:lang w:val="en-US"/>
        </w:rPr>
        <w:t>Akutan</w:t>
      </w:r>
      <w:proofErr w:type="spellEnd"/>
      <w:r w:rsidRPr="00B9357F">
        <w:rPr>
          <w:rFonts w:ascii="Times New Roman" w:hAnsi="Times New Roman" w:cs="Times New Roman"/>
          <w:lang w:val="en-US"/>
        </w:rPr>
        <w:t xml:space="preserve"> (1912–39) and Port </w:t>
      </w:r>
      <w:proofErr w:type="spellStart"/>
      <w:r w:rsidRPr="00B9357F">
        <w:rPr>
          <w:rFonts w:ascii="Times New Roman" w:hAnsi="Times New Roman" w:cs="Times New Roman"/>
          <w:lang w:val="en-US"/>
        </w:rPr>
        <w:t>Hobron</w:t>
      </w:r>
      <w:proofErr w:type="spellEnd"/>
      <w:r w:rsidRPr="00B9357F">
        <w:rPr>
          <w:rFonts w:ascii="Times New Roman" w:hAnsi="Times New Roman" w:cs="Times New Roman"/>
          <w:lang w:val="en-US"/>
        </w:rPr>
        <w:t xml:space="preserve"> (1926–37), Alaska. </w:t>
      </w:r>
      <w:r w:rsidRPr="00B9357F">
        <w:rPr>
          <w:rFonts w:ascii="Times New Roman" w:hAnsi="Times New Roman" w:cs="Times New Roman"/>
          <w:i/>
          <w:iCs/>
          <w:lang w:val="en-US"/>
        </w:rPr>
        <w:t xml:space="preserve">Rep. Int. </w:t>
      </w:r>
      <w:proofErr w:type="spellStart"/>
      <w:r w:rsidRPr="00B9357F">
        <w:rPr>
          <w:rFonts w:ascii="Times New Roman" w:hAnsi="Times New Roman" w:cs="Times New Roman"/>
          <w:i/>
          <w:iCs/>
          <w:lang w:val="en-US"/>
        </w:rPr>
        <w:t>Whal</w:t>
      </w:r>
      <w:proofErr w:type="spellEnd"/>
      <w:r w:rsidRPr="00B9357F">
        <w:rPr>
          <w:rFonts w:ascii="Times New Roman" w:hAnsi="Times New Roman" w:cs="Times New Roman"/>
          <w:i/>
          <w:iCs/>
          <w:lang w:val="en-US"/>
        </w:rPr>
        <w:t>. Comm.</w:t>
      </w:r>
      <w:r w:rsidRPr="00B9357F">
        <w:rPr>
          <w:rFonts w:ascii="Times New Roman" w:hAnsi="Times New Roman" w:cs="Times New Roman"/>
          <w:lang w:val="en-US"/>
        </w:rPr>
        <w:t xml:space="preserve"> </w:t>
      </w:r>
      <w:r w:rsidRPr="00B9357F">
        <w:rPr>
          <w:rFonts w:ascii="Times New Roman" w:hAnsi="Times New Roman" w:cs="Times New Roman"/>
          <w:b/>
          <w:bCs/>
          <w:lang w:val="en-US"/>
        </w:rPr>
        <w:t>35</w:t>
      </w:r>
      <w:r w:rsidRPr="00B9357F">
        <w:rPr>
          <w:rFonts w:ascii="Times New Roman" w:hAnsi="Times New Roman" w:cs="Times New Roman"/>
          <w:lang w:val="en-US"/>
        </w:rPr>
        <w:t>, 441–457 (1985).</w:t>
      </w:r>
    </w:p>
    <w:p w14:paraId="6895C487"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79. McCullagh, P. &amp; </w:t>
      </w:r>
      <w:proofErr w:type="spellStart"/>
      <w:r w:rsidRPr="00B9357F">
        <w:rPr>
          <w:rFonts w:ascii="Times New Roman" w:hAnsi="Times New Roman" w:cs="Times New Roman"/>
          <w:lang w:val="en-US"/>
        </w:rPr>
        <w:t>Nelder</w:t>
      </w:r>
      <w:proofErr w:type="spellEnd"/>
      <w:r w:rsidRPr="00B9357F">
        <w:rPr>
          <w:rFonts w:ascii="Times New Roman" w:hAnsi="Times New Roman" w:cs="Times New Roman"/>
          <w:lang w:val="en-US"/>
        </w:rPr>
        <w:t xml:space="preserve">, J. </w:t>
      </w:r>
      <w:r w:rsidRPr="00B9357F">
        <w:rPr>
          <w:rFonts w:ascii="Times New Roman" w:hAnsi="Times New Roman" w:cs="Times New Roman"/>
          <w:i/>
          <w:iCs/>
          <w:lang w:val="en-US"/>
        </w:rPr>
        <w:t>Generalized Linear Models</w:t>
      </w:r>
      <w:r w:rsidRPr="00B9357F">
        <w:rPr>
          <w:rFonts w:ascii="Times New Roman" w:hAnsi="Times New Roman" w:cs="Times New Roman"/>
          <w:lang w:val="en-US"/>
        </w:rPr>
        <w:t xml:space="preserve">. </w:t>
      </w:r>
      <w:r w:rsidRPr="00B9357F">
        <w:rPr>
          <w:rFonts w:ascii="Times New Roman" w:hAnsi="Times New Roman" w:cs="Times New Roman"/>
          <w:i/>
          <w:iCs/>
          <w:lang w:val="en-US"/>
        </w:rPr>
        <w:t>Monographs on Statistics and Applied Probability</w:t>
      </w:r>
      <w:r w:rsidRPr="00B9357F">
        <w:rPr>
          <w:rFonts w:ascii="Times New Roman" w:hAnsi="Times New Roman" w:cs="Times New Roman"/>
          <w:lang w:val="en-US"/>
        </w:rPr>
        <w:t xml:space="preserve"> (Chapman and Hall, 1989).</w:t>
      </w:r>
    </w:p>
    <w:p w14:paraId="54A16A39"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80. </w:t>
      </w:r>
      <w:proofErr w:type="spellStart"/>
      <w:r w:rsidRPr="00B9357F">
        <w:rPr>
          <w:rFonts w:ascii="Times New Roman" w:hAnsi="Times New Roman" w:cs="Times New Roman"/>
          <w:color w:val="auto"/>
          <w:sz w:val="22"/>
          <w:szCs w:val="22"/>
          <w:lang w:val="en-US"/>
        </w:rPr>
        <w:t>Zuur</w:t>
      </w:r>
      <w:proofErr w:type="spellEnd"/>
      <w:r w:rsidRPr="00B9357F">
        <w:rPr>
          <w:rFonts w:ascii="Times New Roman" w:hAnsi="Times New Roman" w:cs="Times New Roman"/>
          <w:color w:val="auto"/>
          <w:sz w:val="22"/>
          <w:szCs w:val="22"/>
          <w:lang w:val="en-US"/>
        </w:rPr>
        <w:t xml:space="preserve">, A. F., </w:t>
      </w:r>
      <w:proofErr w:type="spellStart"/>
      <w:r w:rsidRPr="00B9357F">
        <w:rPr>
          <w:rFonts w:ascii="Times New Roman" w:hAnsi="Times New Roman" w:cs="Times New Roman"/>
          <w:color w:val="auto"/>
          <w:sz w:val="22"/>
          <w:szCs w:val="22"/>
          <w:lang w:val="en-US"/>
        </w:rPr>
        <w:t>Ieno</w:t>
      </w:r>
      <w:proofErr w:type="spellEnd"/>
      <w:r w:rsidRPr="00B9357F">
        <w:rPr>
          <w:rFonts w:ascii="Times New Roman" w:hAnsi="Times New Roman" w:cs="Times New Roman"/>
          <w:color w:val="auto"/>
          <w:sz w:val="22"/>
          <w:szCs w:val="22"/>
          <w:lang w:val="en-US"/>
        </w:rPr>
        <w:t xml:space="preserve">, E. N., Walker, N. J., </w:t>
      </w:r>
      <w:proofErr w:type="spellStart"/>
      <w:r w:rsidRPr="00B9357F">
        <w:rPr>
          <w:rFonts w:ascii="Times New Roman" w:hAnsi="Times New Roman" w:cs="Times New Roman"/>
          <w:color w:val="auto"/>
          <w:sz w:val="22"/>
          <w:szCs w:val="22"/>
          <w:lang w:val="en-US"/>
        </w:rPr>
        <w:t>Saveliev</w:t>
      </w:r>
      <w:proofErr w:type="spellEnd"/>
      <w:r w:rsidRPr="00B9357F">
        <w:rPr>
          <w:rFonts w:ascii="Times New Roman" w:hAnsi="Times New Roman" w:cs="Times New Roman"/>
          <w:color w:val="auto"/>
          <w:sz w:val="22"/>
          <w:szCs w:val="22"/>
          <w:lang w:val="en-US"/>
        </w:rPr>
        <w:t xml:space="preserve">, A. A. &amp; Smith, G. M. </w:t>
      </w:r>
      <w:r w:rsidRPr="00B9357F">
        <w:rPr>
          <w:rFonts w:ascii="Times New Roman" w:hAnsi="Times New Roman" w:cs="Times New Roman"/>
          <w:i/>
          <w:iCs/>
          <w:color w:val="auto"/>
          <w:sz w:val="22"/>
          <w:szCs w:val="22"/>
          <w:lang w:val="en-US"/>
        </w:rPr>
        <w:t>Mixed effects model and extension in ecology with R</w:t>
      </w:r>
      <w:r w:rsidRPr="00B9357F">
        <w:rPr>
          <w:rFonts w:ascii="Times New Roman" w:hAnsi="Times New Roman" w:cs="Times New Roman"/>
          <w:color w:val="auto"/>
          <w:sz w:val="22"/>
          <w:szCs w:val="22"/>
          <w:lang w:val="en-US"/>
        </w:rPr>
        <w:t xml:space="preserve"> (Springer-Verlag, 2009).</w:t>
      </w:r>
    </w:p>
    <w:p w14:paraId="4F74FE39"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81. Ward, E., </w:t>
      </w:r>
      <w:proofErr w:type="spellStart"/>
      <w:r w:rsidRPr="00B9357F">
        <w:rPr>
          <w:rFonts w:ascii="Times New Roman" w:hAnsi="Times New Roman" w:cs="Times New Roman"/>
          <w:lang w:val="en-US"/>
        </w:rPr>
        <w:t>Zerbini</w:t>
      </w:r>
      <w:proofErr w:type="spellEnd"/>
      <w:r w:rsidRPr="00B9357F">
        <w:rPr>
          <w:rFonts w:ascii="Times New Roman" w:hAnsi="Times New Roman" w:cs="Times New Roman"/>
          <w:lang w:val="en-US"/>
        </w:rPr>
        <w:t xml:space="preserve">, A., Kinas, P. G., Engel, M. H. &amp; </w:t>
      </w:r>
      <w:proofErr w:type="spellStart"/>
      <w:r w:rsidRPr="00B9357F">
        <w:rPr>
          <w:rFonts w:ascii="Times New Roman" w:hAnsi="Times New Roman" w:cs="Times New Roman"/>
          <w:lang w:val="en-US"/>
        </w:rPr>
        <w:t>Adriolo</w:t>
      </w:r>
      <w:proofErr w:type="spellEnd"/>
      <w:r w:rsidRPr="00B9357F">
        <w:rPr>
          <w:rFonts w:ascii="Times New Roman" w:hAnsi="Times New Roman" w:cs="Times New Roman"/>
          <w:lang w:val="en-US"/>
        </w:rPr>
        <w:t>, A. Estimates of growth rates of humpback whales (</w:t>
      </w:r>
      <w:r w:rsidRPr="00B9357F">
        <w:rPr>
          <w:rFonts w:ascii="Times New Roman" w:hAnsi="Times New Roman" w:cs="Times New Roman"/>
          <w:i/>
          <w:iCs/>
          <w:lang w:val="en-US"/>
        </w:rPr>
        <w:t xml:space="preserve">Megaptera </w:t>
      </w:r>
      <w:r w:rsidRPr="00B9357F">
        <w:rPr>
          <w:rFonts w:ascii="Times New Roman" w:hAnsi="Times New Roman" w:cs="Times New Roman"/>
          <w:i/>
          <w:iCs/>
          <w:color w:val="222222"/>
          <w:shd w:val="clear" w:color="auto" w:fill="FFFFFF"/>
          <w:lang w:val="en-US"/>
        </w:rPr>
        <w:t>novaeangliae</w:t>
      </w:r>
      <w:r w:rsidRPr="00B9357F">
        <w:rPr>
          <w:rFonts w:ascii="Times New Roman" w:hAnsi="Times New Roman" w:cs="Times New Roman"/>
          <w:lang w:val="en-US"/>
        </w:rPr>
        <w:t xml:space="preserve">) in the wintering grounds off the coast of Brazil (Breeding Stock A).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(Special Issue) </w:t>
      </w:r>
      <w:r w:rsidRPr="00B9357F">
        <w:rPr>
          <w:rFonts w:ascii="Times New Roman" w:hAnsi="Times New Roman" w:cs="Times New Roman"/>
          <w:b/>
          <w:bCs/>
          <w:lang w:val="en-US"/>
        </w:rPr>
        <w:t>3</w:t>
      </w:r>
      <w:r w:rsidRPr="00B9357F">
        <w:rPr>
          <w:rFonts w:ascii="Times New Roman" w:hAnsi="Times New Roman" w:cs="Times New Roman"/>
          <w:lang w:val="en-US"/>
        </w:rPr>
        <w:t>, 145–149 (2011).</w:t>
      </w:r>
    </w:p>
    <w:p w14:paraId="5649B1AA"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82. R Core Team. R: A language and environment for statistical computing. R Foundation for Statistical Computing, Vienna, Austria (2019).</w:t>
      </w:r>
    </w:p>
    <w:p w14:paraId="6431A23E"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83. Rowntree, V., Payne, R. &amp; Schell, D. M. Changing patterns of habitat use by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w:t>
      </w:r>
      <w:proofErr w:type="spellStart"/>
      <w:r w:rsidRPr="00B9357F">
        <w:rPr>
          <w:rFonts w:ascii="Times New Roman" w:hAnsi="Times New Roman" w:cs="Times New Roman"/>
          <w:i/>
          <w:iCs/>
          <w:lang w:val="en-US"/>
        </w:rPr>
        <w:t>australis</w:t>
      </w:r>
      <w:proofErr w:type="spellEnd"/>
      <w:r w:rsidRPr="00B9357F">
        <w:rPr>
          <w:rFonts w:ascii="Times New Roman" w:hAnsi="Times New Roman" w:cs="Times New Roman"/>
          <w:lang w:val="en-US"/>
        </w:rPr>
        <w:t xml:space="preserve">) on their nursery ground at </w:t>
      </w:r>
      <w:proofErr w:type="spellStart"/>
      <w:r w:rsidRPr="00B9357F">
        <w:rPr>
          <w:rFonts w:ascii="Times New Roman" w:hAnsi="Times New Roman" w:cs="Times New Roman"/>
          <w:lang w:val="en-US"/>
        </w:rPr>
        <w:t>Península</w:t>
      </w:r>
      <w:proofErr w:type="spellEnd"/>
      <w:r w:rsidRPr="00B9357F">
        <w:rPr>
          <w:rFonts w:ascii="Times New Roman" w:hAnsi="Times New Roman" w:cs="Times New Roman"/>
          <w:lang w:val="en-US"/>
        </w:rPr>
        <w:t xml:space="preserve"> Valdés, Argentina, and in their long-range movements.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(Special Issue) </w:t>
      </w:r>
      <w:r w:rsidRPr="00B9357F">
        <w:rPr>
          <w:rFonts w:ascii="Times New Roman" w:hAnsi="Times New Roman" w:cs="Times New Roman"/>
          <w:b/>
          <w:bCs/>
          <w:lang w:val="en-US"/>
        </w:rPr>
        <w:t>2</w:t>
      </w:r>
      <w:r w:rsidRPr="00B9357F">
        <w:rPr>
          <w:rFonts w:ascii="Times New Roman" w:hAnsi="Times New Roman" w:cs="Times New Roman"/>
          <w:lang w:val="en-US"/>
        </w:rPr>
        <w:t>, 133–143 (2001).</w:t>
      </w:r>
    </w:p>
    <w:p w14:paraId="5F2A1C68"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lastRenderedPageBreak/>
        <w:t xml:space="preserve">84. de </w:t>
      </w:r>
      <w:proofErr w:type="spellStart"/>
      <w:r w:rsidRPr="00B9357F">
        <w:rPr>
          <w:rFonts w:ascii="Times New Roman" w:hAnsi="Times New Roman" w:cs="Times New Roman"/>
          <w:lang w:val="en-US"/>
        </w:rPr>
        <w:t>Valpine</w:t>
      </w:r>
      <w:proofErr w:type="spellEnd"/>
      <w:r w:rsidRPr="00B9357F">
        <w:rPr>
          <w:rFonts w:ascii="Times New Roman" w:hAnsi="Times New Roman" w:cs="Times New Roman"/>
          <w:lang w:val="en-US"/>
        </w:rPr>
        <w:t xml:space="preserve">, P. &amp; Hastings, A. Fitting population models incorporating process noise and observation error. </w:t>
      </w:r>
      <w:r w:rsidRPr="00B9357F">
        <w:rPr>
          <w:rFonts w:ascii="Times New Roman" w:hAnsi="Times New Roman" w:cs="Times New Roman"/>
          <w:i/>
          <w:iCs/>
          <w:lang w:val="en-US"/>
        </w:rPr>
        <w:t xml:space="preserve">Ecol. </w:t>
      </w:r>
      <w:proofErr w:type="spellStart"/>
      <w:r w:rsidRPr="00B9357F">
        <w:rPr>
          <w:rFonts w:ascii="Times New Roman" w:hAnsi="Times New Roman" w:cs="Times New Roman"/>
          <w:i/>
          <w:iCs/>
          <w:lang w:val="en-US"/>
        </w:rPr>
        <w:t>Monogr</w:t>
      </w:r>
      <w:proofErr w:type="spellEnd"/>
      <w:r w:rsidRPr="00B9357F">
        <w:rPr>
          <w:rFonts w:ascii="Times New Roman" w:hAnsi="Times New Roman" w:cs="Times New Roman"/>
          <w:lang w:val="en-US"/>
        </w:rPr>
        <w:t xml:space="preserve">. </w:t>
      </w:r>
      <w:r w:rsidRPr="00B9357F">
        <w:rPr>
          <w:rFonts w:ascii="Times New Roman" w:hAnsi="Times New Roman" w:cs="Times New Roman"/>
          <w:b/>
          <w:bCs/>
          <w:lang w:val="en-US"/>
        </w:rPr>
        <w:t>72</w:t>
      </w:r>
      <w:r w:rsidRPr="00B9357F">
        <w:rPr>
          <w:rFonts w:ascii="Times New Roman" w:hAnsi="Times New Roman" w:cs="Times New Roman"/>
          <w:lang w:val="en-US"/>
        </w:rPr>
        <w:t>, 57–76 (2002).</w:t>
      </w:r>
    </w:p>
    <w:p w14:paraId="6D90B398"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85. </w:t>
      </w:r>
      <w:r w:rsidRPr="00B9357F">
        <w:rPr>
          <w:rFonts w:ascii="Times New Roman" w:hAnsi="Times New Roman" w:cs="Times New Roman"/>
          <w:color w:val="auto"/>
          <w:sz w:val="22"/>
          <w:szCs w:val="22"/>
          <w:lang w:val="en-US"/>
        </w:rPr>
        <w:t xml:space="preserve">Knape, J. &amp; de </w:t>
      </w:r>
      <w:proofErr w:type="spellStart"/>
      <w:r w:rsidRPr="00B9357F">
        <w:rPr>
          <w:rFonts w:ascii="Times New Roman" w:hAnsi="Times New Roman" w:cs="Times New Roman"/>
          <w:color w:val="auto"/>
          <w:sz w:val="22"/>
          <w:szCs w:val="22"/>
          <w:lang w:val="en-US"/>
        </w:rPr>
        <w:t>Valpine</w:t>
      </w:r>
      <w:proofErr w:type="spellEnd"/>
      <w:r w:rsidRPr="00B9357F">
        <w:rPr>
          <w:rFonts w:ascii="Times New Roman" w:hAnsi="Times New Roman" w:cs="Times New Roman"/>
          <w:color w:val="auto"/>
          <w:sz w:val="22"/>
          <w:szCs w:val="22"/>
          <w:lang w:val="en-US"/>
        </w:rPr>
        <w:t xml:space="preserve">, P. Are patterns of density dependence in the global population dynamics database driven by uncertainty about population abundance? </w:t>
      </w:r>
      <w:r w:rsidRPr="00B9357F">
        <w:rPr>
          <w:rFonts w:ascii="Times New Roman" w:hAnsi="Times New Roman" w:cs="Times New Roman"/>
          <w:i/>
          <w:iCs/>
          <w:color w:val="auto"/>
          <w:sz w:val="22"/>
          <w:szCs w:val="22"/>
          <w:lang w:val="en-US"/>
        </w:rPr>
        <w:t>Ecol. Lett.</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15</w:t>
      </w:r>
      <w:r w:rsidRPr="00B9357F">
        <w:rPr>
          <w:rFonts w:ascii="Times New Roman" w:hAnsi="Times New Roman" w:cs="Times New Roman"/>
          <w:color w:val="auto"/>
          <w:sz w:val="22"/>
          <w:szCs w:val="22"/>
          <w:lang w:val="en-US"/>
        </w:rPr>
        <w:t>, 17–23 (2012).</w:t>
      </w:r>
    </w:p>
    <w:p w14:paraId="6346CB0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86. Pella, J. J. &amp; Tomlinson, P. K. A </w:t>
      </w:r>
      <w:proofErr w:type="spellStart"/>
      <w:r w:rsidRPr="00B9357F">
        <w:rPr>
          <w:rFonts w:ascii="Times New Roman" w:hAnsi="Times New Roman" w:cs="Times New Roman"/>
          <w:lang w:val="en-US"/>
        </w:rPr>
        <w:t>generalised</w:t>
      </w:r>
      <w:proofErr w:type="spellEnd"/>
      <w:r w:rsidRPr="00B9357F">
        <w:rPr>
          <w:rFonts w:ascii="Times New Roman" w:hAnsi="Times New Roman" w:cs="Times New Roman"/>
          <w:lang w:val="en-US"/>
        </w:rPr>
        <w:t xml:space="preserve"> stock production model. </w:t>
      </w:r>
      <w:r w:rsidRPr="00B9357F">
        <w:rPr>
          <w:rFonts w:ascii="Times New Roman" w:hAnsi="Times New Roman" w:cs="Times New Roman"/>
          <w:i/>
          <w:iCs/>
          <w:lang w:val="en-US"/>
        </w:rPr>
        <w:t>Inter-American Tropical Tuna Comm. Bull.</w:t>
      </w:r>
      <w:r w:rsidRPr="00B9357F">
        <w:rPr>
          <w:rFonts w:ascii="Times New Roman" w:hAnsi="Times New Roman" w:cs="Times New Roman"/>
          <w:lang w:val="en-US"/>
        </w:rPr>
        <w:t xml:space="preserve"> </w:t>
      </w:r>
      <w:r w:rsidRPr="00B9357F">
        <w:rPr>
          <w:rFonts w:ascii="Times New Roman" w:hAnsi="Times New Roman" w:cs="Times New Roman"/>
          <w:b/>
          <w:bCs/>
          <w:lang w:val="en-US"/>
        </w:rPr>
        <w:t>13</w:t>
      </w:r>
      <w:r w:rsidRPr="00B9357F">
        <w:rPr>
          <w:rFonts w:ascii="Times New Roman" w:hAnsi="Times New Roman" w:cs="Times New Roman"/>
          <w:lang w:val="en-US"/>
        </w:rPr>
        <w:t>, 421–496 (1969).</w:t>
      </w:r>
    </w:p>
    <w:p w14:paraId="2DE87CE1"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87. Butterworth, D. S., &amp; Best, P. B. The origins of the choice of 54% of carrying capacity as the protection level for baleen whale stocks, and the implications thereof for management procedures. </w:t>
      </w:r>
      <w:r w:rsidRPr="00B9357F">
        <w:rPr>
          <w:rFonts w:ascii="Times New Roman" w:hAnsi="Times New Roman" w:cs="Times New Roman"/>
          <w:i/>
          <w:iCs/>
          <w:lang w:val="en-US"/>
        </w:rPr>
        <w:t>Rep. Int. Whaling Comm.</w:t>
      </w:r>
      <w:r w:rsidRPr="00B9357F">
        <w:rPr>
          <w:rFonts w:ascii="Times New Roman" w:hAnsi="Times New Roman" w:cs="Times New Roman"/>
          <w:lang w:val="en-US"/>
        </w:rPr>
        <w:t xml:space="preserve"> </w:t>
      </w:r>
      <w:r w:rsidRPr="00B9357F">
        <w:rPr>
          <w:rFonts w:ascii="Times New Roman" w:hAnsi="Times New Roman" w:cs="Times New Roman"/>
          <w:b/>
          <w:bCs/>
          <w:lang w:val="en-US"/>
        </w:rPr>
        <w:t>44</w:t>
      </w:r>
      <w:r w:rsidRPr="00B9357F">
        <w:rPr>
          <w:rFonts w:ascii="Times New Roman" w:hAnsi="Times New Roman" w:cs="Times New Roman"/>
          <w:lang w:val="en-US"/>
        </w:rPr>
        <w:t>, 491–497 (1994).</w:t>
      </w:r>
    </w:p>
    <w:p w14:paraId="4B0B7E55"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88. Punt, A. E., &amp; Butterworth, D. S. On assessment of the Bering-Chukchi-Beaufort Seas stock of bowhead whales (</w:t>
      </w:r>
      <w:r w:rsidRPr="00B9357F">
        <w:rPr>
          <w:rFonts w:ascii="Times New Roman" w:hAnsi="Times New Roman" w:cs="Times New Roman"/>
          <w:i/>
          <w:iCs/>
          <w:lang w:val="en-US"/>
        </w:rPr>
        <w:t>Balaena mysticetus</w:t>
      </w:r>
      <w:r w:rsidRPr="00B9357F">
        <w:rPr>
          <w:rFonts w:ascii="Times New Roman" w:hAnsi="Times New Roman" w:cs="Times New Roman"/>
          <w:lang w:val="en-US"/>
        </w:rPr>
        <w:t xml:space="preserve">) using a Bayesian approach.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w:t>
      </w:r>
      <w:r w:rsidRPr="00B9357F">
        <w:rPr>
          <w:rFonts w:ascii="Times New Roman" w:hAnsi="Times New Roman" w:cs="Times New Roman"/>
          <w:b/>
          <w:bCs/>
          <w:lang w:val="en-US"/>
        </w:rPr>
        <w:t>1</w:t>
      </w:r>
      <w:r w:rsidRPr="00B9357F">
        <w:rPr>
          <w:rFonts w:ascii="Times New Roman" w:hAnsi="Times New Roman" w:cs="Times New Roman"/>
          <w:lang w:val="en-US"/>
        </w:rPr>
        <w:t>, 53–71 (1999).</w:t>
      </w:r>
    </w:p>
    <w:p w14:paraId="12FA5E5F"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8C4C35">
        <w:rPr>
          <w:rFonts w:ascii="Times New Roman" w:hAnsi="Times New Roman" w:cs="Times New Roman"/>
          <w:sz w:val="22"/>
          <w:szCs w:val="22"/>
          <w:lang w:val="en-US"/>
        </w:rPr>
        <w:t xml:space="preserve">89. </w:t>
      </w:r>
      <w:proofErr w:type="spellStart"/>
      <w:r w:rsidRPr="008C4C35">
        <w:rPr>
          <w:rFonts w:ascii="Times New Roman" w:hAnsi="Times New Roman" w:cs="Times New Roman"/>
          <w:color w:val="auto"/>
          <w:sz w:val="22"/>
          <w:szCs w:val="22"/>
          <w:lang w:val="en-US"/>
        </w:rPr>
        <w:t>Zerbini</w:t>
      </w:r>
      <w:proofErr w:type="spellEnd"/>
      <w:r w:rsidRPr="008C4C35">
        <w:rPr>
          <w:rFonts w:ascii="Times New Roman" w:hAnsi="Times New Roman" w:cs="Times New Roman"/>
          <w:color w:val="auto"/>
          <w:sz w:val="22"/>
          <w:szCs w:val="22"/>
          <w:lang w:val="en-US"/>
        </w:rPr>
        <w:t xml:space="preserve">, A. N., </w:t>
      </w:r>
      <w:r w:rsidRPr="008C4C35">
        <w:rPr>
          <w:rFonts w:ascii="Times New Roman" w:hAnsi="Times New Roman" w:cs="Times New Roman"/>
          <w:i/>
          <w:iCs/>
          <w:color w:val="auto"/>
          <w:sz w:val="22"/>
          <w:szCs w:val="22"/>
          <w:lang w:val="en-US"/>
        </w:rPr>
        <w:t>et al.</w:t>
      </w:r>
      <w:r w:rsidRPr="008C4C35">
        <w:rPr>
          <w:rFonts w:ascii="Times New Roman" w:hAnsi="Times New Roman" w:cs="Times New Roman"/>
          <w:color w:val="auto"/>
          <w:sz w:val="22"/>
          <w:szCs w:val="22"/>
          <w:lang w:val="en-US"/>
        </w:rPr>
        <w:t xml:space="preserve"> </w:t>
      </w:r>
      <w:r w:rsidRPr="00B9357F">
        <w:rPr>
          <w:rFonts w:ascii="Times New Roman" w:hAnsi="Times New Roman" w:cs="Times New Roman"/>
          <w:color w:val="auto"/>
          <w:sz w:val="22"/>
          <w:szCs w:val="22"/>
          <w:lang w:val="en-US"/>
        </w:rPr>
        <w:t>Assessing the recovery of an Antarctic predator from historical exploitation. </w:t>
      </w:r>
      <w:r w:rsidRPr="00B9357F">
        <w:rPr>
          <w:rFonts w:ascii="Times New Roman" w:hAnsi="Times New Roman" w:cs="Times New Roman"/>
          <w:i/>
          <w:iCs/>
          <w:sz w:val="22"/>
          <w:szCs w:val="22"/>
          <w:lang w:val="en-US"/>
        </w:rPr>
        <w:t>Roy. Soc. Open Sci</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6</w:t>
      </w:r>
      <w:r w:rsidRPr="00B9357F">
        <w:rPr>
          <w:rFonts w:ascii="Times New Roman" w:hAnsi="Times New Roman" w:cs="Times New Roman"/>
          <w:color w:val="auto"/>
          <w:sz w:val="22"/>
          <w:szCs w:val="22"/>
          <w:lang w:val="en-US"/>
        </w:rPr>
        <w:t>, 190368 (2019).</w:t>
      </w:r>
    </w:p>
    <w:p w14:paraId="2A030DA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90. Meyer, R. &amp; Millar, R. B. Bayesian stock assessment using a state-space implementation of the delay difference model. </w:t>
      </w:r>
      <w:r w:rsidRPr="00B9357F">
        <w:rPr>
          <w:rFonts w:ascii="Times New Roman" w:hAnsi="Times New Roman" w:cs="Times New Roman"/>
          <w:i/>
          <w:iCs/>
          <w:lang w:val="en-US"/>
        </w:rPr>
        <w:t xml:space="preserve">Can J. Fish. </w:t>
      </w:r>
      <w:proofErr w:type="spellStart"/>
      <w:r w:rsidRPr="00B9357F">
        <w:rPr>
          <w:rFonts w:ascii="Times New Roman" w:hAnsi="Times New Roman" w:cs="Times New Roman"/>
          <w:i/>
          <w:iCs/>
          <w:lang w:val="en-US"/>
        </w:rPr>
        <w:t>Aquat</w:t>
      </w:r>
      <w:proofErr w:type="spellEnd"/>
      <w:r w:rsidRPr="00B9357F">
        <w:rPr>
          <w:rFonts w:ascii="Times New Roman" w:hAnsi="Times New Roman" w:cs="Times New Roman"/>
          <w:i/>
          <w:iCs/>
          <w:lang w:val="en-US"/>
        </w:rPr>
        <w:t>. Sci</w:t>
      </w:r>
      <w:r w:rsidRPr="00B9357F">
        <w:rPr>
          <w:rFonts w:ascii="Times New Roman" w:hAnsi="Times New Roman" w:cs="Times New Roman"/>
          <w:lang w:val="en-US"/>
        </w:rPr>
        <w:t xml:space="preserve">. </w:t>
      </w:r>
      <w:r w:rsidRPr="00B9357F">
        <w:rPr>
          <w:rFonts w:ascii="Times New Roman" w:hAnsi="Times New Roman" w:cs="Times New Roman"/>
          <w:b/>
          <w:bCs/>
          <w:lang w:val="en-US"/>
        </w:rPr>
        <w:t>56</w:t>
      </w:r>
      <w:r w:rsidRPr="00B9357F">
        <w:rPr>
          <w:rFonts w:ascii="Times New Roman" w:hAnsi="Times New Roman" w:cs="Times New Roman"/>
          <w:lang w:val="en-US"/>
        </w:rPr>
        <w:t>, 37–52 (1999).</w:t>
      </w:r>
    </w:p>
    <w:p w14:paraId="52304AF0"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91. Halley, J. &amp; Inchausti, P. Lognormality in ecological time series. </w:t>
      </w:r>
      <w:r w:rsidRPr="00B9357F">
        <w:rPr>
          <w:rFonts w:ascii="Times New Roman" w:hAnsi="Times New Roman" w:cs="Times New Roman"/>
          <w:i/>
          <w:iCs/>
          <w:lang w:val="en-US"/>
        </w:rPr>
        <w:t>Oikos</w:t>
      </w:r>
      <w:r w:rsidRPr="00B9357F">
        <w:rPr>
          <w:rFonts w:ascii="Times New Roman" w:hAnsi="Times New Roman" w:cs="Times New Roman"/>
          <w:lang w:val="en-US"/>
        </w:rPr>
        <w:t xml:space="preserve"> </w:t>
      </w:r>
      <w:r w:rsidRPr="00B9357F">
        <w:rPr>
          <w:rFonts w:ascii="Times New Roman" w:hAnsi="Times New Roman" w:cs="Times New Roman"/>
          <w:b/>
          <w:bCs/>
          <w:lang w:val="en-US"/>
        </w:rPr>
        <w:t>99</w:t>
      </w:r>
      <w:r w:rsidRPr="00B9357F">
        <w:rPr>
          <w:rFonts w:ascii="Times New Roman" w:hAnsi="Times New Roman" w:cs="Times New Roman"/>
          <w:lang w:val="en-US"/>
        </w:rPr>
        <w:t>, 518–530 (2002).</w:t>
      </w:r>
    </w:p>
    <w:p w14:paraId="21B7AFA8"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92. Best, J. K. &amp; Punt, A. E. Parameterizations for Bayesian state-space surplus production models. </w:t>
      </w:r>
      <w:r w:rsidRPr="00B9357F">
        <w:rPr>
          <w:rFonts w:ascii="Times New Roman" w:hAnsi="Times New Roman" w:cs="Times New Roman"/>
          <w:i/>
          <w:iCs/>
          <w:lang w:val="en-US"/>
        </w:rPr>
        <w:t>Fish. Res.</w:t>
      </w:r>
      <w:r w:rsidRPr="00B9357F">
        <w:rPr>
          <w:rFonts w:ascii="Times New Roman" w:hAnsi="Times New Roman" w:cs="Times New Roman"/>
          <w:lang w:val="en-US"/>
        </w:rPr>
        <w:t> </w:t>
      </w:r>
      <w:r w:rsidRPr="00B9357F">
        <w:rPr>
          <w:rFonts w:ascii="Times New Roman" w:hAnsi="Times New Roman" w:cs="Times New Roman"/>
          <w:b/>
          <w:bCs/>
          <w:lang w:val="en-US"/>
        </w:rPr>
        <w:t>222</w:t>
      </w:r>
      <w:r w:rsidRPr="00B9357F">
        <w:rPr>
          <w:rFonts w:ascii="Times New Roman" w:hAnsi="Times New Roman" w:cs="Times New Roman"/>
          <w:lang w:val="en-US"/>
        </w:rPr>
        <w:t>, 105411 (2020).</w:t>
      </w:r>
    </w:p>
    <w:p w14:paraId="1EDA8B09"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93. Best, P., </w:t>
      </w:r>
      <w:proofErr w:type="spellStart"/>
      <w:r w:rsidRPr="00B9357F">
        <w:rPr>
          <w:rFonts w:ascii="Times New Roman" w:hAnsi="Times New Roman" w:cs="Times New Roman"/>
          <w:lang w:val="en-US"/>
        </w:rPr>
        <w:t>Brandao</w:t>
      </w:r>
      <w:proofErr w:type="spellEnd"/>
      <w:r w:rsidRPr="00B9357F">
        <w:rPr>
          <w:rFonts w:ascii="Times New Roman" w:hAnsi="Times New Roman" w:cs="Times New Roman"/>
          <w:lang w:val="en-US"/>
        </w:rPr>
        <w:t xml:space="preserve">, A., Butterworth, D. Demographic parameters of southern right whales off South Africa.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(Special Issue) </w:t>
      </w:r>
      <w:r w:rsidRPr="00B9357F">
        <w:rPr>
          <w:rFonts w:ascii="Times New Roman" w:hAnsi="Times New Roman" w:cs="Times New Roman"/>
          <w:b/>
          <w:bCs/>
          <w:lang w:val="en-US"/>
        </w:rPr>
        <w:t>2</w:t>
      </w:r>
      <w:r w:rsidRPr="00B9357F">
        <w:rPr>
          <w:rFonts w:ascii="Times New Roman" w:hAnsi="Times New Roman" w:cs="Times New Roman"/>
          <w:lang w:val="en-US"/>
        </w:rPr>
        <w:t>, 161–169 (2001).</w:t>
      </w:r>
    </w:p>
    <w:p w14:paraId="4114AB4A"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94. McAllister, M. K. &amp; Kirkwood, G. P. Using Bayesian decision analysis to help achieve a precautionary approach for managing developing fisheries. </w:t>
      </w:r>
      <w:r w:rsidRPr="00B9357F">
        <w:rPr>
          <w:rFonts w:ascii="Times New Roman" w:hAnsi="Times New Roman" w:cs="Times New Roman"/>
          <w:i/>
          <w:iCs/>
          <w:lang w:val="en-US"/>
        </w:rPr>
        <w:t xml:space="preserve">Can. J. Fish. </w:t>
      </w:r>
      <w:proofErr w:type="spellStart"/>
      <w:r w:rsidRPr="00B9357F">
        <w:rPr>
          <w:rFonts w:ascii="Times New Roman" w:hAnsi="Times New Roman" w:cs="Times New Roman"/>
          <w:i/>
          <w:iCs/>
          <w:lang w:val="en-US"/>
        </w:rPr>
        <w:t>Aquat</w:t>
      </w:r>
      <w:proofErr w:type="spellEnd"/>
      <w:r w:rsidRPr="00B9357F">
        <w:rPr>
          <w:rFonts w:ascii="Times New Roman" w:hAnsi="Times New Roman" w:cs="Times New Roman"/>
          <w:i/>
          <w:iCs/>
          <w:lang w:val="en-US"/>
        </w:rPr>
        <w:t>. Sci</w:t>
      </w:r>
      <w:r w:rsidRPr="00B9357F">
        <w:rPr>
          <w:rFonts w:ascii="Times New Roman" w:hAnsi="Times New Roman" w:cs="Times New Roman"/>
          <w:lang w:val="en-US"/>
        </w:rPr>
        <w:t xml:space="preserve">. </w:t>
      </w:r>
      <w:r w:rsidRPr="00B9357F">
        <w:rPr>
          <w:rFonts w:ascii="Times New Roman" w:hAnsi="Times New Roman" w:cs="Times New Roman"/>
          <w:b/>
          <w:bCs/>
          <w:lang w:val="en-US"/>
        </w:rPr>
        <w:t>55</w:t>
      </w:r>
      <w:r w:rsidRPr="00B9357F">
        <w:rPr>
          <w:rFonts w:ascii="Times New Roman" w:hAnsi="Times New Roman" w:cs="Times New Roman"/>
          <w:lang w:val="en-US"/>
        </w:rPr>
        <w:t>, 2642–2661 (1998).</w:t>
      </w:r>
    </w:p>
    <w:p w14:paraId="50FC199D"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95. Lunn, D. J., Thomas, A., Best, N. &amp; </w:t>
      </w:r>
      <w:proofErr w:type="spellStart"/>
      <w:r w:rsidRPr="00B9357F">
        <w:rPr>
          <w:rFonts w:ascii="Times New Roman" w:hAnsi="Times New Roman" w:cs="Times New Roman"/>
          <w:lang w:val="en-US"/>
        </w:rPr>
        <w:t>Spiegelhalter</w:t>
      </w:r>
      <w:proofErr w:type="spellEnd"/>
      <w:r w:rsidRPr="00B9357F">
        <w:rPr>
          <w:rFonts w:ascii="Times New Roman" w:hAnsi="Times New Roman" w:cs="Times New Roman"/>
          <w:lang w:val="en-US"/>
        </w:rPr>
        <w:t xml:space="preserve">, D. </w:t>
      </w:r>
      <w:proofErr w:type="spellStart"/>
      <w:r w:rsidRPr="00B9357F">
        <w:rPr>
          <w:rFonts w:ascii="Times New Roman" w:hAnsi="Times New Roman" w:cs="Times New Roman"/>
          <w:lang w:val="en-US"/>
        </w:rPr>
        <w:t>WinBUGS</w:t>
      </w:r>
      <w:proofErr w:type="spellEnd"/>
      <w:r w:rsidRPr="00B9357F">
        <w:rPr>
          <w:rFonts w:ascii="Times New Roman" w:hAnsi="Times New Roman" w:cs="Times New Roman"/>
          <w:lang w:val="en-US"/>
        </w:rPr>
        <w:t xml:space="preserve"> - a Bayesian modelling framework: concepts, structure, and extensibility. </w:t>
      </w:r>
      <w:r w:rsidRPr="00B9357F">
        <w:rPr>
          <w:rFonts w:ascii="Times New Roman" w:hAnsi="Times New Roman" w:cs="Times New Roman"/>
          <w:i/>
          <w:iCs/>
          <w:lang w:val="en-US"/>
        </w:rPr>
        <w:t>Stat. Comp.</w:t>
      </w:r>
      <w:r w:rsidRPr="00B9357F">
        <w:rPr>
          <w:rFonts w:ascii="Times New Roman" w:hAnsi="Times New Roman" w:cs="Times New Roman"/>
          <w:lang w:val="en-US"/>
        </w:rPr>
        <w:t xml:space="preserve"> </w:t>
      </w:r>
      <w:r w:rsidRPr="00B9357F">
        <w:rPr>
          <w:rFonts w:ascii="Times New Roman" w:hAnsi="Times New Roman" w:cs="Times New Roman"/>
          <w:b/>
          <w:bCs/>
          <w:lang w:val="en-US"/>
        </w:rPr>
        <w:t>10</w:t>
      </w:r>
      <w:r w:rsidRPr="00B9357F">
        <w:rPr>
          <w:rFonts w:ascii="Times New Roman" w:hAnsi="Times New Roman" w:cs="Times New Roman"/>
          <w:lang w:val="en-US"/>
        </w:rPr>
        <w:t>, 325–337 (2000).</w:t>
      </w:r>
    </w:p>
    <w:p w14:paraId="726F6CCE"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96. Lunn, D., </w:t>
      </w:r>
      <w:proofErr w:type="spellStart"/>
      <w:r w:rsidRPr="00B9357F">
        <w:rPr>
          <w:rFonts w:ascii="Times New Roman" w:hAnsi="Times New Roman" w:cs="Times New Roman"/>
          <w:lang w:val="en-US"/>
        </w:rPr>
        <w:t>Spiegelhalter</w:t>
      </w:r>
      <w:proofErr w:type="spellEnd"/>
      <w:r w:rsidRPr="00B9357F">
        <w:rPr>
          <w:rFonts w:ascii="Times New Roman" w:hAnsi="Times New Roman" w:cs="Times New Roman"/>
          <w:lang w:val="en-US"/>
        </w:rPr>
        <w:t xml:space="preserve">, D., Thomas, A. &amp; Best, N. The BUGS project: Evolution, critique and future directions. </w:t>
      </w:r>
      <w:r w:rsidRPr="00B9357F">
        <w:rPr>
          <w:rFonts w:ascii="Times New Roman" w:hAnsi="Times New Roman" w:cs="Times New Roman"/>
          <w:i/>
          <w:iCs/>
          <w:lang w:val="en-US"/>
        </w:rPr>
        <w:t>Stat. Med.</w:t>
      </w:r>
      <w:r w:rsidRPr="00B9357F">
        <w:rPr>
          <w:rFonts w:ascii="Times New Roman" w:hAnsi="Times New Roman" w:cs="Times New Roman"/>
          <w:lang w:val="en-US"/>
        </w:rPr>
        <w:t xml:space="preserve"> </w:t>
      </w:r>
      <w:r w:rsidRPr="00B9357F">
        <w:rPr>
          <w:rFonts w:ascii="Times New Roman" w:hAnsi="Times New Roman" w:cs="Times New Roman"/>
          <w:b/>
          <w:bCs/>
          <w:lang w:val="en-US"/>
        </w:rPr>
        <w:t>28</w:t>
      </w:r>
      <w:r w:rsidRPr="00B9357F">
        <w:rPr>
          <w:rFonts w:ascii="Times New Roman" w:hAnsi="Times New Roman" w:cs="Times New Roman"/>
          <w:lang w:val="en-US"/>
        </w:rPr>
        <w:t>, 3049–3067 (2009).</w:t>
      </w:r>
    </w:p>
    <w:p w14:paraId="37AE13B2"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D17746">
        <w:rPr>
          <w:rFonts w:ascii="Times New Roman" w:hAnsi="Times New Roman" w:cs="Times New Roman"/>
          <w:lang w:val="en-US"/>
        </w:rPr>
        <w:t xml:space="preserve">97. Romero, M. A., </w:t>
      </w:r>
      <w:r w:rsidRPr="00D17746">
        <w:rPr>
          <w:rFonts w:ascii="Times New Roman" w:hAnsi="Times New Roman" w:cs="Times New Roman"/>
          <w:i/>
          <w:iCs/>
          <w:lang w:val="en-US"/>
        </w:rPr>
        <w:t>et al.</w:t>
      </w:r>
      <w:r w:rsidRPr="00D17746">
        <w:rPr>
          <w:rFonts w:ascii="Times New Roman" w:hAnsi="Times New Roman" w:cs="Times New Roman"/>
          <w:lang w:val="en-US"/>
        </w:rPr>
        <w:t xml:space="preserve"> </w:t>
      </w:r>
      <w:proofErr w:type="spellStart"/>
      <w:r w:rsidRPr="00B9357F">
        <w:rPr>
          <w:rFonts w:ascii="Times New Roman" w:hAnsi="Times New Roman" w:cs="Times New Roman"/>
          <w:lang w:val="en-US"/>
        </w:rPr>
        <w:t>Analysing</w:t>
      </w:r>
      <w:proofErr w:type="spellEnd"/>
      <w:r w:rsidRPr="00B9357F">
        <w:rPr>
          <w:rFonts w:ascii="Times New Roman" w:hAnsi="Times New Roman" w:cs="Times New Roman"/>
          <w:lang w:val="en-US"/>
        </w:rPr>
        <w:t xml:space="preserve"> the natural population growth of a large marine mammal after a depletive harvest. </w:t>
      </w:r>
      <w:r w:rsidRPr="00B9357F">
        <w:rPr>
          <w:rFonts w:ascii="Times New Roman" w:hAnsi="Times New Roman" w:cs="Times New Roman"/>
          <w:i/>
          <w:iCs/>
          <w:lang w:val="en-US"/>
        </w:rPr>
        <w:t>Sci. Rep</w:t>
      </w:r>
      <w:r w:rsidRPr="00B9357F">
        <w:rPr>
          <w:rFonts w:ascii="Times New Roman" w:hAnsi="Times New Roman" w:cs="Times New Roman"/>
          <w:lang w:val="en-US"/>
        </w:rPr>
        <w:t xml:space="preserve">. </w:t>
      </w:r>
      <w:r w:rsidRPr="00B9357F">
        <w:rPr>
          <w:rFonts w:ascii="Times New Roman" w:hAnsi="Times New Roman" w:cs="Times New Roman"/>
          <w:b/>
          <w:bCs/>
          <w:lang w:val="en-US"/>
        </w:rPr>
        <w:t>7</w:t>
      </w:r>
      <w:r w:rsidRPr="00B9357F">
        <w:rPr>
          <w:rFonts w:ascii="Times New Roman" w:hAnsi="Times New Roman" w:cs="Times New Roman"/>
          <w:lang w:val="en-US"/>
        </w:rPr>
        <w:t>, 5271 (2017).</w:t>
      </w:r>
    </w:p>
    <w:p w14:paraId="2C366D0E"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98. </w:t>
      </w:r>
      <w:proofErr w:type="spellStart"/>
      <w:r w:rsidRPr="00B9357F">
        <w:rPr>
          <w:rFonts w:ascii="Times New Roman" w:hAnsi="Times New Roman" w:cs="Times New Roman"/>
          <w:lang w:val="en-US"/>
        </w:rPr>
        <w:t>Sturtz</w:t>
      </w:r>
      <w:proofErr w:type="spellEnd"/>
      <w:r w:rsidRPr="00B9357F">
        <w:rPr>
          <w:rFonts w:ascii="Times New Roman" w:hAnsi="Times New Roman" w:cs="Times New Roman"/>
          <w:lang w:val="en-US"/>
        </w:rPr>
        <w:t xml:space="preserve">, S., </w:t>
      </w:r>
      <w:proofErr w:type="spellStart"/>
      <w:r w:rsidRPr="00B9357F">
        <w:rPr>
          <w:rFonts w:ascii="Times New Roman" w:hAnsi="Times New Roman" w:cs="Times New Roman"/>
          <w:lang w:val="en-US"/>
        </w:rPr>
        <w:t>Ligges</w:t>
      </w:r>
      <w:proofErr w:type="spellEnd"/>
      <w:r w:rsidRPr="00B9357F">
        <w:rPr>
          <w:rFonts w:ascii="Times New Roman" w:hAnsi="Times New Roman" w:cs="Times New Roman"/>
          <w:lang w:val="en-US"/>
        </w:rPr>
        <w:t xml:space="preserve">, U. &amp; Gelman, A. R2WinBUGS: A Package for Running </w:t>
      </w:r>
      <w:proofErr w:type="spellStart"/>
      <w:r w:rsidRPr="00B9357F">
        <w:rPr>
          <w:rFonts w:ascii="Times New Roman" w:hAnsi="Times New Roman" w:cs="Times New Roman"/>
          <w:lang w:val="en-US"/>
        </w:rPr>
        <w:t>WinBUGS</w:t>
      </w:r>
      <w:proofErr w:type="spellEnd"/>
      <w:r w:rsidRPr="00B9357F">
        <w:rPr>
          <w:rFonts w:ascii="Times New Roman" w:hAnsi="Times New Roman" w:cs="Times New Roman"/>
          <w:lang w:val="en-US"/>
        </w:rPr>
        <w:t xml:space="preserve"> from R. </w:t>
      </w:r>
      <w:r w:rsidRPr="00B9357F">
        <w:rPr>
          <w:rFonts w:ascii="Times New Roman" w:hAnsi="Times New Roman" w:cs="Times New Roman"/>
          <w:i/>
          <w:iCs/>
          <w:lang w:val="en-US"/>
        </w:rPr>
        <w:t>J. Stat. Soft.</w:t>
      </w:r>
      <w:r w:rsidRPr="00B9357F">
        <w:rPr>
          <w:rFonts w:ascii="Times New Roman" w:hAnsi="Times New Roman" w:cs="Times New Roman"/>
          <w:lang w:val="en-US"/>
        </w:rPr>
        <w:t xml:space="preserve"> </w:t>
      </w:r>
      <w:r w:rsidRPr="00B9357F">
        <w:rPr>
          <w:rFonts w:ascii="Times New Roman" w:hAnsi="Times New Roman" w:cs="Times New Roman"/>
          <w:b/>
          <w:bCs/>
          <w:lang w:val="en-US"/>
        </w:rPr>
        <w:t>12</w:t>
      </w:r>
      <w:r w:rsidRPr="00B9357F">
        <w:rPr>
          <w:rFonts w:ascii="Times New Roman" w:hAnsi="Times New Roman" w:cs="Times New Roman"/>
          <w:lang w:val="en-US"/>
        </w:rPr>
        <w:t>, 1–16 (2005).</w:t>
      </w:r>
    </w:p>
    <w:p w14:paraId="3F028050"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99. Best, N. G., Cowles, M. K. &amp; Vines, S. K. CODA: Convergence diagnosis and output analysis software for Gibbs sampling output. Available: </w:t>
      </w:r>
      <w:hyperlink r:id="rId21" w:history="1">
        <w:r w:rsidRPr="00B9357F">
          <w:rPr>
            <w:rStyle w:val="Hyperlink"/>
            <w:rFonts w:ascii="Times New Roman" w:hAnsi="Times New Roman" w:cs="Times New Roman"/>
            <w:lang w:val="en-US"/>
          </w:rPr>
          <w:t>http://www.mrc-bsu.cam.ac.uk/bugs/classic/coda04/readme.shtml</w:t>
        </w:r>
      </w:hyperlink>
      <w:r w:rsidRPr="00B9357F">
        <w:rPr>
          <w:rFonts w:ascii="Times New Roman" w:hAnsi="Times New Roman" w:cs="Times New Roman"/>
          <w:lang w:val="en-US"/>
        </w:rPr>
        <w:t xml:space="preserve"> (1997).</w:t>
      </w:r>
    </w:p>
    <w:p w14:paraId="5E0148D0"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lastRenderedPageBreak/>
        <w:t xml:space="preserve">100. Plummer, M., Best, N., Cowles, K. &amp; Vines, K. CODA: Convergence Diagnosis and Output Analysis for MCMC. </w:t>
      </w:r>
      <w:r w:rsidRPr="00B9357F">
        <w:rPr>
          <w:rFonts w:ascii="Times New Roman" w:hAnsi="Times New Roman" w:cs="Times New Roman"/>
          <w:i/>
          <w:iCs/>
          <w:lang w:val="en-US"/>
        </w:rPr>
        <w:t>R News</w:t>
      </w:r>
      <w:r w:rsidRPr="00B9357F">
        <w:rPr>
          <w:rFonts w:ascii="Times New Roman" w:hAnsi="Times New Roman" w:cs="Times New Roman"/>
          <w:lang w:val="en-US"/>
        </w:rPr>
        <w:t xml:space="preserve"> </w:t>
      </w:r>
      <w:r w:rsidRPr="00B9357F">
        <w:rPr>
          <w:rFonts w:ascii="Times New Roman" w:hAnsi="Times New Roman" w:cs="Times New Roman"/>
          <w:b/>
          <w:bCs/>
          <w:lang w:val="en-US"/>
        </w:rPr>
        <w:t>6</w:t>
      </w:r>
      <w:r w:rsidRPr="00B9357F">
        <w:rPr>
          <w:rFonts w:ascii="Times New Roman" w:hAnsi="Times New Roman" w:cs="Times New Roman"/>
          <w:lang w:val="en-US"/>
        </w:rPr>
        <w:t>, 7–11 (2006).</w:t>
      </w:r>
    </w:p>
    <w:p w14:paraId="725345E6"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101. Gelman, A. &amp; Rubin, D. B. Inference from iterative simulation using multiple sequences (with discussion). </w:t>
      </w:r>
      <w:r w:rsidRPr="00B9357F">
        <w:rPr>
          <w:rFonts w:ascii="Times New Roman" w:hAnsi="Times New Roman" w:cs="Times New Roman"/>
          <w:i/>
          <w:iCs/>
          <w:lang w:val="en-US"/>
        </w:rPr>
        <w:t>Stat. Sci.</w:t>
      </w:r>
      <w:r w:rsidRPr="00B9357F">
        <w:rPr>
          <w:rFonts w:ascii="Times New Roman" w:hAnsi="Times New Roman" w:cs="Times New Roman"/>
          <w:lang w:val="en-US"/>
        </w:rPr>
        <w:t xml:space="preserve"> </w:t>
      </w:r>
      <w:r w:rsidRPr="00B9357F">
        <w:rPr>
          <w:rFonts w:ascii="Times New Roman" w:hAnsi="Times New Roman" w:cs="Times New Roman"/>
          <w:b/>
          <w:bCs/>
          <w:lang w:val="en-US"/>
        </w:rPr>
        <w:t>7</w:t>
      </w:r>
      <w:r w:rsidRPr="00B9357F">
        <w:rPr>
          <w:rFonts w:ascii="Times New Roman" w:hAnsi="Times New Roman" w:cs="Times New Roman"/>
          <w:lang w:val="en-US"/>
        </w:rPr>
        <w:t>, 457–511 (1992).</w:t>
      </w:r>
    </w:p>
    <w:p w14:paraId="7FAD8FC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102. </w:t>
      </w:r>
      <w:proofErr w:type="spellStart"/>
      <w:r w:rsidRPr="00B9357F">
        <w:rPr>
          <w:rFonts w:ascii="Times New Roman" w:hAnsi="Times New Roman" w:cs="Times New Roman"/>
          <w:lang w:val="en-US"/>
        </w:rPr>
        <w:t>Spiegelhalter</w:t>
      </w:r>
      <w:proofErr w:type="spellEnd"/>
      <w:r w:rsidRPr="00B9357F">
        <w:rPr>
          <w:rFonts w:ascii="Times New Roman" w:hAnsi="Times New Roman" w:cs="Times New Roman"/>
          <w:lang w:val="en-US"/>
        </w:rPr>
        <w:t xml:space="preserve">, D. J., Thomas, A., Best, N. &amp; Lunn, D. </w:t>
      </w:r>
      <w:proofErr w:type="spellStart"/>
      <w:r w:rsidRPr="00B9357F">
        <w:rPr>
          <w:rFonts w:ascii="Times New Roman" w:hAnsi="Times New Roman" w:cs="Times New Roman"/>
          <w:lang w:val="en-US"/>
        </w:rPr>
        <w:t>WinBUGS</w:t>
      </w:r>
      <w:proofErr w:type="spellEnd"/>
      <w:r w:rsidRPr="00B9357F">
        <w:rPr>
          <w:rFonts w:ascii="Times New Roman" w:hAnsi="Times New Roman" w:cs="Times New Roman"/>
          <w:lang w:val="en-US"/>
        </w:rPr>
        <w:t xml:space="preserve"> User Manual (version 1.4.1). MRC Biostatistics Unit (2004).</w:t>
      </w:r>
    </w:p>
    <w:p w14:paraId="40728011"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103. </w:t>
      </w:r>
      <w:proofErr w:type="spellStart"/>
      <w:r w:rsidRPr="00B9357F">
        <w:rPr>
          <w:rFonts w:ascii="Times New Roman" w:hAnsi="Times New Roman" w:cs="Times New Roman"/>
          <w:lang w:val="en-US"/>
        </w:rPr>
        <w:t>Zerbini</w:t>
      </w:r>
      <w:proofErr w:type="spellEnd"/>
      <w:r w:rsidRPr="00B9357F">
        <w:rPr>
          <w:rFonts w:ascii="Times New Roman" w:hAnsi="Times New Roman" w:cs="Times New Roman"/>
          <w:lang w:val="en-US"/>
        </w:rPr>
        <w:t xml:space="preserve">, A. N., Ward, E. R. I. C., Engel, M. H., </w:t>
      </w:r>
      <w:proofErr w:type="spellStart"/>
      <w:r w:rsidRPr="00B9357F">
        <w:rPr>
          <w:rFonts w:ascii="Times New Roman" w:hAnsi="Times New Roman" w:cs="Times New Roman"/>
          <w:lang w:val="en-US"/>
        </w:rPr>
        <w:t>Andriolo</w:t>
      </w:r>
      <w:proofErr w:type="spellEnd"/>
      <w:r w:rsidRPr="00B9357F">
        <w:rPr>
          <w:rFonts w:ascii="Times New Roman" w:hAnsi="Times New Roman" w:cs="Times New Roman"/>
          <w:lang w:val="en-US"/>
        </w:rPr>
        <w:t>, A. &amp; Kinas, P. G. A Bayesian assessment of the conservation status of humpback whales (</w:t>
      </w:r>
      <w:r w:rsidRPr="00B9357F">
        <w:rPr>
          <w:rFonts w:ascii="Times New Roman" w:hAnsi="Times New Roman" w:cs="Times New Roman"/>
          <w:i/>
          <w:iCs/>
          <w:lang w:val="en-US"/>
        </w:rPr>
        <w:t>Megaptera novaeangliae</w:t>
      </w:r>
      <w:r w:rsidRPr="00B9357F">
        <w:rPr>
          <w:rFonts w:ascii="Times New Roman" w:hAnsi="Times New Roman" w:cs="Times New Roman"/>
          <w:lang w:val="en-US"/>
        </w:rPr>
        <w:t>) in the western South Atlantic Ocean (Breeding Stock A). IWC SC/58/SH2 (2011).</w:t>
      </w:r>
    </w:p>
    <w:p w14:paraId="03A7E8DE"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104. </w:t>
      </w:r>
      <w:proofErr w:type="spellStart"/>
      <w:r w:rsidRPr="00B9357F">
        <w:rPr>
          <w:rFonts w:ascii="Times New Roman" w:hAnsi="Times New Roman" w:cs="Times New Roman"/>
          <w:lang w:val="en-US"/>
        </w:rPr>
        <w:t>Spiegelhalter</w:t>
      </w:r>
      <w:proofErr w:type="spellEnd"/>
      <w:r w:rsidRPr="00B9357F">
        <w:rPr>
          <w:rFonts w:ascii="Times New Roman" w:hAnsi="Times New Roman" w:cs="Times New Roman"/>
          <w:lang w:val="en-US"/>
        </w:rPr>
        <w:t xml:space="preserve">, D., Best, N., Bradley, P. &amp; van der Linde, A. Bayesian measures of model complexity and fit. </w:t>
      </w:r>
      <w:r w:rsidRPr="00B9357F">
        <w:rPr>
          <w:rFonts w:ascii="Times New Roman" w:hAnsi="Times New Roman" w:cs="Times New Roman"/>
          <w:i/>
          <w:iCs/>
          <w:lang w:val="en-US"/>
        </w:rPr>
        <w:t>J. Roy. Stat. Soc.</w:t>
      </w:r>
      <w:r w:rsidRPr="00B9357F">
        <w:rPr>
          <w:rFonts w:ascii="Times New Roman" w:hAnsi="Times New Roman" w:cs="Times New Roman"/>
          <w:lang w:val="en-US"/>
        </w:rPr>
        <w:t xml:space="preserve"> </w:t>
      </w:r>
      <w:r w:rsidRPr="00B9357F">
        <w:rPr>
          <w:rFonts w:ascii="Times New Roman" w:hAnsi="Times New Roman" w:cs="Times New Roman"/>
          <w:b/>
          <w:bCs/>
          <w:lang w:val="en-US"/>
        </w:rPr>
        <w:t>64</w:t>
      </w:r>
      <w:r w:rsidRPr="00B9357F">
        <w:rPr>
          <w:rFonts w:ascii="Times New Roman" w:hAnsi="Times New Roman" w:cs="Times New Roman"/>
          <w:lang w:val="en-US"/>
        </w:rPr>
        <w:t>, 583–639 (2002).</w:t>
      </w:r>
    </w:p>
    <w:p w14:paraId="5B9D3436"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105. Gelman, A., Carlin, J. B., Stern, H. &amp; Rubin, D. B. </w:t>
      </w:r>
      <w:r w:rsidRPr="00B9357F">
        <w:rPr>
          <w:rFonts w:ascii="Times New Roman" w:hAnsi="Times New Roman" w:cs="Times New Roman"/>
          <w:i/>
          <w:iCs/>
          <w:lang w:val="en-US"/>
        </w:rPr>
        <w:t>Bayesian Data Analysis</w:t>
      </w:r>
      <w:r w:rsidRPr="00B9357F">
        <w:rPr>
          <w:rFonts w:ascii="Times New Roman" w:hAnsi="Times New Roman" w:cs="Times New Roman"/>
          <w:lang w:val="en-US"/>
        </w:rPr>
        <w:t xml:space="preserve">. </w:t>
      </w:r>
      <w:r w:rsidRPr="00B9357F">
        <w:rPr>
          <w:rFonts w:ascii="Times New Roman" w:hAnsi="Times New Roman" w:cs="Times New Roman"/>
          <w:i/>
          <w:iCs/>
          <w:lang w:val="en-US"/>
        </w:rPr>
        <w:t>Texts in Statistical Science</w:t>
      </w:r>
      <w:r w:rsidRPr="00B9357F">
        <w:rPr>
          <w:rFonts w:ascii="Times New Roman" w:hAnsi="Times New Roman" w:cs="Times New Roman"/>
          <w:lang w:val="en-US"/>
        </w:rPr>
        <w:t xml:space="preserve"> (Chapman and Hall, 2004).</w:t>
      </w:r>
    </w:p>
    <w:p w14:paraId="38E8D1D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106. Chang, Y. J.,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Model selection and multi-model inference for Bayesian surplus production models: a case study for Pacific blue and striped marlin. </w:t>
      </w:r>
      <w:r w:rsidRPr="00B9357F">
        <w:rPr>
          <w:rFonts w:ascii="Times New Roman" w:hAnsi="Times New Roman" w:cs="Times New Roman"/>
          <w:i/>
          <w:iCs/>
          <w:lang w:val="en-US"/>
        </w:rPr>
        <w:t>Fish. Res.</w:t>
      </w:r>
      <w:r w:rsidRPr="00B9357F">
        <w:rPr>
          <w:rFonts w:ascii="Times New Roman" w:hAnsi="Times New Roman" w:cs="Times New Roman"/>
          <w:lang w:val="en-US"/>
        </w:rPr>
        <w:t> </w:t>
      </w:r>
      <w:r w:rsidRPr="00B9357F">
        <w:rPr>
          <w:rFonts w:ascii="Times New Roman" w:hAnsi="Times New Roman" w:cs="Times New Roman"/>
          <w:b/>
          <w:bCs/>
          <w:lang w:val="en-US"/>
        </w:rPr>
        <w:t>166</w:t>
      </w:r>
      <w:r w:rsidRPr="00B9357F">
        <w:rPr>
          <w:rFonts w:ascii="Times New Roman" w:hAnsi="Times New Roman" w:cs="Times New Roman"/>
          <w:lang w:val="en-US"/>
        </w:rPr>
        <w:t>, 129-139 (2015).</w:t>
      </w:r>
    </w:p>
    <w:p w14:paraId="56C7C162"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3332EE">
        <w:rPr>
          <w:rFonts w:ascii="Times New Roman" w:hAnsi="Times New Roman" w:cs="Times New Roman"/>
          <w:lang w:val="en-US"/>
        </w:rPr>
        <w:t>107. Auger-</w:t>
      </w:r>
      <w:proofErr w:type="spellStart"/>
      <w:r w:rsidRPr="003332EE">
        <w:rPr>
          <w:rFonts w:ascii="Times New Roman" w:hAnsi="Times New Roman" w:cs="Times New Roman"/>
          <w:lang w:val="en-US"/>
        </w:rPr>
        <w:t>Méthé</w:t>
      </w:r>
      <w:proofErr w:type="spellEnd"/>
      <w:r w:rsidRPr="003332EE">
        <w:rPr>
          <w:rFonts w:ascii="Times New Roman" w:hAnsi="Times New Roman" w:cs="Times New Roman"/>
          <w:lang w:val="en-US"/>
        </w:rPr>
        <w:t xml:space="preserve">, M. </w:t>
      </w:r>
      <w:r w:rsidRPr="003332EE">
        <w:rPr>
          <w:rFonts w:ascii="Times New Roman" w:hAnsi="Times New Roman" w:cs="Times New Roman"/>
          <w:i/>
          <w:iCs/>
          <w:lang w:val="en-US"/>
        </w:rPr>
        <w:t>et al</w:t>
      </w:r>
      <w:r w:rsidRPr="003332EE">
        <w:rPr>
          <w:rFonts w:ascii="Times New Roman" w:hAnsi="Times New Roman" w:cs="Times New Roman"/>
          <w:lang w:val="en-US"/>
        </w:rPr>
        <w:t xml:space="preserve">. </w:t>
      </w:r>
      <w:r w:rsidRPr="00B9357F">
        <w:rPr>
          <w:rFonts w:ascii="Times New Roman" w:hAnsi="Times New Roman" w:cs="Times New Roman"/>
          <w:lang w:val="en-US"/>
        </w:rPr>
        <w:t xml:space="preserve">State-space models’ dirty little secrets: even simple linear Gaussian models can have estimation problems. </w:t>
      </w:r>
      <w:r w:rsidRPr="00B9357F">
        <w:rPr>
          <w:rFonts w:ascii="Times New Roman" w:hAnsi="Times New Roman" w:cs="Times New Roman"/>
          <w:i/>
          <w:iCs/>
          <w:color w:val="222222"/>
          <w:shd w:val="clear" w:color="auto" w:fill="FFFFFF"/>
          <w:lang w:val="en-US"/>
        </w:rPr>
        <w:t>Sci. Rep.</w:t>
      </w:r>
      <w:r w:rsidRPr="00B9357F">
        <w:rPr>
          <w:rFonts w:ascii="Times New Roman" w:hAnsi="Times New Roman" w:cs="Times New Roman"/>
          <w:color w:val="222222"/>
          <w:shd w:val="clear" w:color="auto" w:fill="FFFFFF"/>
          <w:lang w:val="en-US"/>
        </w:rPr>
        <w:t> </w:t>
      </w:r>
      <w:r w:rsidRPr="00B9357F">
        <w:rPr>
          <w:rFonts w:ascii="Times New Roman" w:hAnsi="Times New Roman" w:cs="Times New Roman"/>
          <w:b/>
          <w:bCs/>
          <w:color w:val="222222"/>
          <w:shd w:val="clear" w:color="auto" w:fill="FFFFFF"/>
          <w:lang w:val="en-US"/>
        </w:rPr>
        <w:t>6</w:t>
      </w:r>
      <w:r w:rsidRPr="00B9357F">
        <w:rPr>
          <w:rFonts w:ascii="Times New Roman" w:hAnsi="Times New Roman" w:cs="Times New Roman"/>
          <w:color w:val="222222"/>
          <w:shd w:val="clear" w:color="auto" w:fill="FFFFFF"/>
          <w:lang w:val="en-US"/>
        </w:rPr>
        <w:t>,</w:t>
      </w:r>
      <w:r w:rsidRPr="00B9357F">
        <w:rPr>
          <w:rFonts w:ascii="Times New Roman" w:hAnsi="Times New Roman" w:cs="Times New Roman"/>
          <w:b/>
          <w:bCs/>
          <w:color w:val="222222"/>
          <w:shd w:val="clear" w:color="auto" w:fill="FFFFFF"/>
          <w:lang w:val="en-US"/>
        </w:rPr>
        <w:t> </w:t>
      </w:r>
      <w:r w:rsidRPr="00B9357F">
        <w:rPr>
          <w:rFonts w:ascii="Times New Roman" w:hAnsi="Times New Roman" w:cs="Times New Roman"/>
          <w:color w:val="222222"/>
          <w:shd w:val="clear" w:color="auto" w:fill="FFFFFF"/>
          <w:lang w:val="en-US"/>
        </w:rPr>
        <w:t>26677 (2016)</w:t>
      </w:r>
      <w:r w:rsidRPr="00B9357F">
        <w:rPr>
          <w:rFonts w:ascii="Times New Roman" w:hAnsi="Times New Roman" w:cs="Times New Roman"/>
          <w:lang w:val="en-US"/>
        </w:rPr>
        <w:t>.</w:t>
      </w:r>
    </w:p>
    <w:p w14:paraId="4852ABFC"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108. </w:t>
      </w:r>
      <w:r w:rsidRPr="00B9357F">
        <w:rPr>
          <w:rFonts w:ascii="Times New Roman" w:hAnsi="Times New Roman" w:cs="Times New Roman"/>
          <w:color w:val="auto"/>
          <w:sz w:val="22"/>
          <w:szCs w:val="22"/>
          <w:lang w:val="en-US"/>
        </w:rPr>
        <w:t xml:space="preserve">Barker, D. &amp; </w:t>
      </w:r>
      <w:proofErr w:type="spellStart"/>
      <w:r w:rsidRPr="00B9357F">
        <w:rPr>
          <w:rFonts w:ascii="Times New Roman" w:hAnsi="Times New Roman" w:cs="Times New Roman"/>
          <w:color w:val="auto"/>
          <w:sz w:val="22"/>
          <w:szCs w:val="22"/>
          <w:lang w:val="en-US"/>
        </w:rPr>
        <w:t>Sibly</w:t>
      </w:r>
      <w:proofErr w:type="spellEnd"/>
      <w:r w:rsidRPr="00B9357F">
        <w:rPr>
          <w:rFonts w:ascii="Times New Roman" w:hAnsi="Times New Roman" w:cs="Times New Roman"/>
          <w:color w:val="auto"/>
          <w:sz w:val="22"/>
          <w:szCs w:val="22"/>
          <w:lang w:val="en-US"/>
        </w:rPr>
        <w:t xml:space="preserve">, R. M. The effects of environmental perturbation and measurement error on estimates of the shape parameter in the theta-logistic model of population regulation. </w:t>
      </w:r>
      <w:r w:rsidRPr="00B9357F">
        <w:rPr>
          <w:rFonts w:ascii="Times New Roman" w:hAnsi="Times New Roman" w:cs="Times New Roman"/>
          <w:i/>
          <w:iCs/>
          <w:color w:val="auto"/>
          <w:sz w:val="22"/>
          <w:szCs w:val="22"/>
          <w:lang w:val="en-US"/>
        </w:rPr>
        <w:t>Ecol. Model</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219</w:t>
      </w:r>
      <w:r w:rsidRPr="00B9357F">
        <w:rPr>
          <w:rFonts w:ascii="Times New Roman" w:hAnsi="Times New Roman" w:cs="Times New Roman"/>
          <w:color w:val="auto"/>
          <w:sz w:val="22"/>
          <w:szCs w:val="22"/>
          <w:lang w:val="en-US"/>
        </w:rPr>
        <w:t>, 170-177 (2008).</w:t>
      </w:r>
    </w:p>
    <w:p w14:paraId="269CC528"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109. Dennis, B., </w:t>
      </w:r>
      <w:proofErr w:type="spellStart"/>
      <w:r w:rsidRPr="00B9357F">
        <w:rPr>
          <w:rFonts w:ascii="Times New Roman" w:hAnsi="Times New Roman" w:cs="Times New Roman"/>
          <w:lang w:val="en-US"/>
        </w:rPr>
        <w:t>Ponciano</w:t>
      </w:r>
      <w:proofErr w:type="spellEnd"/>
      <w:r w:rsidRPr="00B9357F">
        <w:rPr>
          <w:rFonts w:ascii="Times New Roman" w:hAnsi="Times New Roman" w:cs="Times New Roman"/>
          <w:lang w:val="en-US"/>
        </w:rPr>
        <w:t xml:space="preserve">, J. M. &amp; Taper, M. L. Replicated sampling increases efficiency in monitoring biological populations. </w:t>
      </w:r>
      <w:r w:rsidRPr="00B9357F">
        <w:rPr>
          <w:rFonts w:ascii="Times New Roman" w:hAnsi="Times New Roman" w:cs="Times New Roman"/>
          <w:i/>
          <w:iCs/>
          <w:lang w:val="en-US"/>
        </w:rPr>
        <w:t>Ecology</w:t>
      </w:r>
      <w:r w:rsidRPr="00B9357F">
        <w:rPr>
          <w:rFonts w:ascii="Times New Roman" w:hAnsi="Times New Roman" w:cs="Times New Roman"/>
          <w:lang w:val="en-US"/>
        </w:rPr>
        <w:t xml:space="preserve"> </w:t>
      </w:r>
      <w:r w:rsidRPr="00B9357F">
        <w:rPr>
          <w:rFonts w:ascii="Times New Roman" w:hAnsi="Times New Roman" w:cs="Times New Roman"/>
          <w:b/>
          <w:bCs/>
          <w:lang w:val="en-US"/>
        </w:rPr>
        <w:t>91</w:t>
      </w:r>
      <w:r w:rsidRPr="00B9357F">
        <w:rPr>
          <w:rFonts w:ascii="Times New Roman" w:hAnsi="Times New Roman" w:cs="Times New Roman"/>
          <w:lang w:val="en-US"/>
        </w:rPr>
        <w:t>, 610–620 (2010).</w:t>
      </w:r>
    </w:p>
    <w:p w14:paraId="67444481"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110. Pedersen, M. W. &amp; Berg, C. W. A stochastic surplus production model in continuous time. </w:t>
      </w:r>
      <w:r w:rsidRPr="00B9357F">
        <w:rPr>
          <w:rFonts w:ascii="Times New Roman" w:hAnsi="Times New Roman" w:cs="Times New Roman"/>
          <w:i/>
          <w:iCs/>
          <w:lang w:val="en-US"/>
        </w:rPr>
        <w:t xml:space="preserve">Fish </w:t>
      </w:r>
      <w:proofErr w:type="spellStart"/>
      <w:r w:rsidRPr="00B9357F">
        <w:rPr>
          <w:rFonts w:ascii="Times New Roman" w:hAnsi="Times New Roman" w:cs="Times New Roman"/>
          <w:i/>
          <w:iCs/>
          <w:lang w:val="en-US"/>
        </w:rPr>
        <w:t>Fish</w:t>
      </w:r>
      <w:proofErr w:type="spellEnd"/>
      <w:r w:rsidRPr="00B9357F">
        <w:rPr>
          <w:rFonts w:ascii="Times New Roman" w:hAnsi="Times New Roman" w:cs="Times New Roman"/>
          <w:i/>
          <w:iCs/>
          <w:lang w:val="en-US"/>
        </w:rPr>
        <w:t>.</w:t>
      </w:r>
      <w:r w:rsidRPr="00B9357F">
        <w:rPr>
          <w:rFonts w:ascii="Times New Roman" w:hAnsi="Times New Roman" w:cs="Times New Roman"/>
          <w:lang w:val="en-US"/>
        </w:rPr>
        <w:t xml:space="preserve"> </w:t>
      </w:r>
      <w:r w:rsidRPr="00B9357F">
        <w:rPr>
          <w:rFonts w:ascii="Times New Roman" w:hAnsi="Times New Roman" w:cs="Times New Roman"/>
          <w:b/>
          <w:bCs/>
          <w:lang w:val="en-US"/>
        </w:rPr>
        <w:t>18</w:t>
      </w:r>
      <w:r w:rsidRPr="00B9357F">
        <w:rPr>
          <w:rFonts w:ascii="Times New Roman" w:hAnsi="Times New Roman" w:cs="Times New Roman"/>
          <w:lang w:val="en-US"/>
        </w:rPr>
        <w:t>, 226-243 (2017).</w:t>
      </w:r>
    </w:p>
    <w:p w14:paraId="4104F2D0"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111. Punt, A. E. Review of contemporary cetacean stock assessment models.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w:t>
      </w:r>
      <w:r w:rsidRPr="00B9357F">
        <w:rPr>
          <w:rFonts w:ascii="Times New Roman" w:hAnsi="Times New Roman" w:cs="Times New Roman"/>
          <w:b/>
          <w:bCs/>
          <w:lang w:val="en-US"/>
        </w:rPr>
        <w:t>17</w:t>
      </w:r>
      <w:r w:rsidRPr="00B9357F">
        <w:rPr>
          <w:rFonts w:ascii="Times New Roman" w:hAnsi="Times New Roman" w:cs="Times New Roman"/>
          <w:lang w:val="en-US"/>
        </w:rPr>
        <w:t>, 35–56 (2017).</w:t>
      </w:r>
    </w:p>
    <w:p w14:paraId="75E3E941" w14:textId="77777777" w:rsidR="00E01A0C" w:rsidRPr="00B9357F" w:rsidRDefault="00E01A0C" w:rsidP="00E01A0C">
      <w:pPr>
        <w:tabs>
          <w:tab w:val="left" w:pos="284"/>
        </w:tabs>
        <w:autoSpaceDE w:val="0"/>
        <w:autoSpaceDN w:val="0"/>
        <w:adjustRightInd w:val="0"/>
        <w:spacing w:after="0" w:line="360" w:lineRule="auto"/>
        <w:rPr>
          <w:rFonts w:ascii="Times New Roman" w:hAnsi="Times New Roman" w:cs="Times New Roman"/>
        </w:rPr>
      </w:pPr>
      <w:r w:rsidRPr="00B9357F">
        <w:rPr>
          <w:rFonts w:ascii="Times New Roman" w:hAnsi="Times New Roman" w:cs="Times New Roman"/>
          <w:lang w:val="en-US"/>
        </w:rPr>
        <w:t xml:space="preserve">112. Punt, A. E., Butterworth, D. S., de Moor, C. L., De Oliveira, J. A. &amp; Haddon, M. Management strategy evaluation: best practices. </w:t>
      </w:r>
      <w:r w:rsidRPr="00B9357F">
        <w:rPr>
          <w:rFonts w:ascii="Times New Roman" w:hAnsi="Times New Roman" w:cs="Times New Roman"/>
          <w:i/>
          <w:iCs/>
        </w:rPr>
        <w:t xml:space="preserve">Fish </w:t>
      </w:r>
      <w:proofErr w:type="spellStart"/>
      <w:r w:rsidRPr="00B9357F">
        <w:rPr>
          <w:rFonts w:ascii="Times New Roman" w:hAnsi="Times New Roman" w:cs="Times New Roman"/>
          <w:i/>
          <w:iCs/>
        </w:rPr>
        <w:t>Fish</w:t>
      </w:r>
      <w:proofErr w:type="spellEnd"/>
      <w:r w:rsidRPr="00B9357F">
        <w:rPr>
          <w:rFonts w:ascii="Times New Roman" w:hAnsi="Times New Roman" w:cs="Times New Roman"/>
        </w:rPr>
        <w:t xml:space="preserve">. </w:t>
      </w:r>
      <w:r w:rsidRPr="00B9357F">
        <w:rPr>
          <w:rFonts w:ascii="Times New Roman" w:hAnsi="Times New Roman" w:cs="Times New Roman"/>
          <w:b/>
          <w:bCs/>
        </w:rPr>
        <w:t>17</w:t>
      </w:r>
      <w:r w:rsidRPr="00B9357F">
        <w:rPr>
          <w:rFonts w:ascii="Times New Roman" w:hAnsi="Times New Roman" w:cs="Times New Roman"/>
        </w:rPr>
        <w:t>, 303-334 (2016).</w:t>
      </w:r>
    </w:p>
    <w:p w14:paraId="43785EB2"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rPr>
        <w:t xml:space="preserve">113. Romero, M. A., González, R. &amp; Crespo, E. Reconstruyendo la trayectoria poblacional de la ballena franca austral </w:t>
      </w:r>
      <w:proofErr w:type="spellStart"/>
      <w:r w:rsidRPr="00B9357F">
        <w:rPr>
          <w:rFonts w:ascii="Times New Roman" w:hAnsi="Times New Roman" w:cs="Times New Roman"/>
          <w:i/>
          <w:iCs/>
        </w:rPr>
        <w:t>Eubalaena</w:t>
      </w:r>
      <w:proofErr w:type="spellEnd"/>
      <w:r w:rsidRPr="00B9357F">
        <w:rPr>
          <w:rFonts w:ascii="Times New Roman" w:hAnsi="Times New Roman" w:cs="Times New Roman"/>
          <w:i/>
          <w:iCs/>
        </w:rPr>
        <w:t xml:space="preserve"> </w:t>
      </w:r>
      <w:proofErr w:type="spellStart"/>
      <w:r w:rsidRPr="00B9357F">
        <w:rPr>
          <w:rFonts w:ascii="Times New Roman" w:hAnsi="Times New Roman" w:cs="Times New Roman"/>
          <w:i/>
          <w:iCs/>
        </w:rPr>
        <w:t>australis</w:t>
      </w:r>
      <w:proofErr w:type="spellEnd"/>
      <w:r w:rsidRPr="00B9357F">
        <w:rPr>
          <w:rFonts w:ascii="Times New Roman" w:hAnsi="Times New Roman" w:cs="Times New Roman"/>
        </w:rPr>
        <w:t xml:space="preserve">. </w:t>
      </w:r>
      <w:r w:rsidRPr="00B9357F">
        <w:rPr>
          <w:rFonts w:ascii="Times New Roman" w:hAnsi="Times New Roman" w:cs="Times New Roman"/>
          <w:i/>
          <w:iCs/>
        </w:rPr>
        <w:t>Libro de Resúmenes de las XXXII Jornadas Argentinas de Mastozoología</w:t>
      </w:r>
      <w:r w:rsidRPr="00B9357F">
        <w:rPr>
          <w:rFonts w:ascii="Times New Roman" w:hAnsi="Times New Roman" w:cs="Times New Roman"/>
        </w:rPr>
        <w:t xml:space="preserve">. </w:t>
      </w:r>
      <w:r w:rsidRPr="00B9357F">
        <w:rPr>
          <w:rFonts w:ascii="Times New Roman" w:hAnsi="Times New Roman" w:cs="Times New Roman"/>
          <w:lang w:val="en-US"/>
        </w:rPr>
        <w:t>Pag. 278 (2019).</w:t>
      </w:r>
    </w:p>
    <w:p w14:paraId="7BD5A4B5"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114. </w:t>
      </w:r>
      <w:r w:rsidRPr="00B9357F">
        <w:rPr>
          <w:rFonts w:ascii="Times New Roman" w:hAnsi="Times New Roman" w:cs="Times New Roman"/>
          <w:color w:val="auto"/>
          <w:sz w:val="22"/>
          <w:szCs w:val="22"/>
          <w:lang w:val="en-US"/>
        </w:rPr>
        <w:t xml:space="preserve">Baker, C. S. &amp; </w:t>
      </w:r>
      <w:proofErr w:type="spellStart"/>
      <w:r w:rsidRPr="00B9357F">
        <w:rPr>
          <w:rFonts w:ascii="Times New Roman" w:hAnsi="Times New Roman" w:cs="Times New Roman"/>
          <w:color w:val="auto"/>
          <w:sz w:val="22"/>
          <w:szCs w:val="22"/>
          <w:lang w:val="en-US"/>
        </w:rPr>
        <w:t>Clapham</w:t>
      </w:r>
      <w:proofErr w:type="spellEnd"/>
      <w:r w:rsidRPr="00B9357F">
        <w:rPr>
          <w:rFonts w:ascii="Times New Roman" w:hAnsi="Times New Roman" w:cs="Times New Roman"/>
          <w:color w:val="auto"/>
          <w:sz w:val="22"/>
          <w:szCs w:val="22"/>
          <w:lang w:val="en-US"/>
        </w:rPr>
        <w:t xml:space="preserve">, P. J. Modelling the past and future of whales and whaling. </w:t>
      </w:r>
      <w:r w:rsidRPr="00B9357F">
        <w:rPr>
          <w:rFonts w:ascii="Times New Roman" w:hAnsi="Times New Roman" w:cs="Times New Roman"/>
          <w:i/>
          <w:iCs/>
          <w:color w:val="auto"/>
          <w:sz w:val="22"/>
          <w:szCs w:val="22"/>
          <w:lang w:val="en-US"/>
        </w:rPr>
        <w:t>Trends</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i/>
          <w:iCs/>
          <w:color w:val="auto"/>
          <w:sz w:val="22"/>
          <w:szCs w:val="22"/>
          <w:lang w:val="en-US"/>
        </w:rPr>
        <w:t xml:space="preserve">Ecol. </w:t>
      </w:r>
      <w:proofErr w:type="spellStart"/>
      <w:r w:rsidRPr="00B9357F">
        <w:rPr>
          <w:rFonts w:ascii="Times New Roman" w:hAnsi="Times New Roman" w:cs="Times New Roman"/>
          <w:i/>
          <w:iCs/>
          <w:color w:val="auto"/>
          <w:sz w:val="22"/>
          <w:szCs w:val="22"/>
          <w:lang w:val="en-US"/>
        </w:rPr>
        <w:t>Evol</w:t>
      </w:r>
      <w:proofErr w:type="spellEnd"/>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19</w:t>
      </w:r>
      <w:r w:rsidRPr="00B9357F">
        <w:rPr>
          <w:rFonts w:ascii="Times New Roman" w:hAnsi="Times New Roman" w:cs="Times New Roman"/>
          <w:color w:val="auto"/>
          <w:sz w:val="22"/>
          <w:szCs w:val="22"/>
          <w:lang w:val="en-US"/>
        </w:rPr>
        <w:t>, 365–371 (2004).</w:t>
      </w:r>
    </w:p>
    <w:p w14:paraId="4E1CAFFC"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115. </w:t>
      </w:r>
      <w:proofErr w:type="spellStart"/>
      <w:r w:rsidRPr="00B9357F">
        <w:rPr>
          <w:rFonts w:ascii="Times New Roman" w:hAnsi="Times New Roman" w:cs="Times New Roman"/>
          <w:color w:val="auto"/>
          <w:sz w:val="22"/>
          <w:szCs w:val="22"/>
          <w:lang w:val="en-US"/>
        </w:rPr>
        <w:t>Lotze</w:t>
      </w:r>
      <w:proofErr w:type="spellEnd"/>
      <w:r w:rsidRPr="00B9357F">
        <w:rPr>
          <w:rFonts w:ascii="Times New Roman" w:hAnsi="Times New Roman" w:cs="Times New Roman"/>
          <w:color w:val="auto"/>
          <w:sz w:val="22"/>
          <w:szCs w:val="22"/>
          <w:lang w:val="en-US"/>
        </w:rPr>
        <w:t xml:space="preserve">, H. K. &amp; Worm, B. Historical baselines for large marine animals. </w:t>
      </w:r>
      <w:r w:rsidRPr="00B9357F">
        <w:rPr>
          <w:rFonts w:ascii="Times New Roman" w:hAnsi="Times New Roman" w:cs="Times New Roman"/>
          <w:i/>
          <w:iCs/>
          <w:color w:val="auto"/>
          <w:sz w:val="22"/>
          <w:szCs w:val="22"/>
          <w:lang w:val="en-US"/>
        </w:rPr>
        <w:t xml:space="preserve">Trends Ecol. </w:t>
      </w:r>
      <w:proofErr w:type="spellStart"/>
      <w:r w:rsidRPr="00B9357F">
        <w:rPr>
          <w:rFonts w:ascii="Times New Roman" w:hAnsi="Times New Roman" w:cs="Times New Roman"/>
          <w:i/>
          <w:iCs/>
          <w:color w:val="auto"/>
          <w:sz w:val="22"/>
          <w:szCs w:val="22"/>
          <w:lang w:val="en-US"/>
        </w:rPr>
        <w:t>Evol</w:t>
      </w:r>
      <w:proofErr w:type="spellEnd"/>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24</w:t>
      </w:r>
      <w:r w:rsidRPr="00B9357F">
        <w:rPr>
          <w:rFonts w:ascii="Times New Roman" w:hAnsi="Times New Roman" w:cs="Times New Roman"/>
          <w:color w:val="auto"/>
          <w:sz w:val="22"/>
          <w:szCs w:val="22"/>
          <w:lang w:val="en-US"/>
        </w:rPr>
        <w:t>, 254–262 (2009).</w:t>
      </w:r>
    </w:p>
    <w:p w14:paraId="3D9836AE"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lastRenderedPageBreak/>
        <w:t xml:space="preserve">116. </w:t>
      </w:r>
      <w:bookmarkStart w:id="447" w:name="_Hlk42066306"/>
      <w:r w:rsidRPr="00B9357F">
        <w:rPr>
          <w:rFonts w:ascii="Times New Roman" w:hAnsi="Times New Roman" w:cs="Times New Roman"/>
          <w:color w:val="auto"/>
          <w:sz w:val="22"/>
          <w:szCs w:val="22"/>
          <w:lang w:val="en-US"/>
        </w:rPr>
        <w:t xml:space="preserve">Foley, C. M. &amp; Lynch, H. J. </w:t>
      </w:r>
      <w:bookmarkEnd w:id="447"/>
      <w:r w:rsidRPr="00B9357F">
        <w:rPr>
          <w:rFonts w:ascii="Times New Roman" w:hAnsi="Times New Roman" w:cs="Times New Roman"/>
          <w:color w:val="auto"/>
          <w:sz w:val="22"/>
          <w:szCs w:val="22"/>
          <w:lang w:val="en-US"/>
        </w:rPr>
        <w:t xml:space="preserve">A method to estimate pre‐exploitation population size. </w:t>
      </w:r>
      <w:proofErr w:type="spellStart"/>
      <w:r w:rsidRPr="00B9357F">
        <w:rPr>
          <w:rFonts w:ascii="Times New Roman" w:hAnsi="Times New Roman" w:cs="Times New Roman"/>
          <w:i/>
          <w:iCs/>
          <w:color w:val="auto"/>
          <w:sz w:val="22"/>
          <w:szCs w:val="22"/>
          <w:lang w:val="en-US"/>
        </w:rPr>
        <w:t>Conserv</w:t>
      </w:r>
      <w:proofErr w:type="spellEnd"/>
      <w:r w:rsidRPr="00B9357F">
        <w:rPr>
          <w:rFonts w:ascii="Times New Roman" w:hAnsi="Times New Roman" w:cs="Times New Roman"/>
          <w:i/>
          <w:iCs/>
          <w:color w:val="auto"/>
          <w:sz w:val="22"/>
          <w:szCs w:val="22"/>
          <w:lang w:val="en-US"/>
        </w:rPr>
        <w:t>. Biol</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34</w:t>
      </w:r>
      <w:r w:rsidRPr="00B9357F">
        <w:rPr>
          <w:rFonts w:ascii="Times New Roman" w:hAnsi="Times New Roman" w:cs="Times New Roman"/>
          <w:color w:val="auto"/>
          <w:sz w:val="22"/>
          <w:szCs w:val="22"/>
          <w:lang w:val="en-US"/>
        </w:rPr>
        <w:t>, 256-265 (2020).</w:t>
      </w:r>
    </w:p>
    <w:p w14:paraId="13768CC7"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117. Collins, A. C., </w:t>
      </w:r>
      <w:proofErr w:type="spellStart"/>
      <w:r w:rsidRPr="00B9357F">
        <w:rPr>
          <w:rFonts w:ascii="Times New Roman" w:hAnsi="Times New Roman" w:cs="Times New Roman"/>
          <w:lang w:val="en-US"/>
        </w:rPr>
        <w:t>Böhm</w:t>
      </w:r>
      <w:proofErr w:type="spellEnd"/>
      <w:r w:rsidRPr="00B9357F">
        <w:rPr>
          <w:rFonts w:ascii="Times New Roman" w:hAnsi="Times New Roman" w:cs="Times New Roman"/>
          <w:lang w:val="en-US"/>
        </w:rPr>
        <w:t xml:space="preserve">, M. &amp; Collen, B. Choice of baseline affects historical population trends in hunted mammals of North America. </w:t>
      </w:r>
      <w:r w:rsidRPr="00B9357F">
        <w:rPr>
          <w:rFonts w:ascii="Times New Roman" w:hAnsi="Times New Roman" w:cs="Times New Roman"/>
          <w:i/>
          <w:iCs/>
          <w:lang w:val="en-US"/>
        </w:rPr>
        <w:t xml:space="preserve">Biol. </w:t>
      </w:r>
      <w:proofErr w:type="spellStart"/>
      <w:r w:rsidRPr="00B9357F">
        <w:rPr>
          <w:rFonts w:ascii="Times New Roman" w:hAnsi="Times New Roman" w:cs="Times New Roman"/>
          <w:i/>
          <w:iCs/>
          <w:lang w:val="en-US"/>
        </w:rPr>
        <w:t>Conserv</w:t>
      </w:r>
      <w:proofErr w:type="spellEnd"/>
      <w:r w:rsidRPr="00B9357F">
        <w:rPr>
          <w:rFonts w:ascii="Times New Roman" w:hAnsi="Times New Roman" w:cs="Times New Roman"/>
          <w:i/>
          <w:iCs/>
          <w:lang w:val="en-US"/>
        </w:rPr>
        <w:t>.</w:t>
      </w:r>
      <w:r w:rsidRPr="00B9357F">
        <w:rPr>
          <w:rFonts w:ascii="Times New Roman" w:hAnsi="Times New Roman" w:cs="Times New Roman"/>
          <w:lang w:val="en-US"/>
        </w:rPr>
        <w:t xml:space="preserve"> </w:t>
      </w:r>
      <w:r w:rsidRPr="00B9357F">
        <w:rPr>
          <w:rFonts w:ascii="Times New Roman" w:hAnsi="Times New Roman" w:cs="Times New Roman"/>
          <w:b/>
          <w:bCs/>
          <w:lang w:val="en-US"/>
        </w:rPr>
        <w:t>242</w:t>
      </w:r>
      <w:r w:rsidRPr="00B9357F">
        <w:rPr>
          <w:rFonts w:ascii="Times New Roman" w:hAnsi="Times New Roman" w:cs="Times New Roman"/>
          <w:lang w:val="en-US"/>
        </w:rPr>
        <w:t>, 108421 (2020).</w:t>
      </w:r>
    </w:p>
    <w:p w14:paraId="4603606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118. Jackson, J. A.,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An integrated approach to historical population assessment of the great whales: case of the New Zealand southern right whale. </w:t>
      </w:r>
      <w:r w:rsidRPr="00B9357F">
        <w:rPr>
          <w:rFonts w:ascii="Times New Roman" w:hAnsi="Times New Roman" w:cs="Times New Roman"/>
          <w:i/>
          <w:iCs/>
          <w:lang w:val="en-US"/>
        </w:rPr>
        <w:t>Roy. Soc. Open Sci</w:t>
      </w:r>
      <w:r w:rsidRPr="00B9357F">
        <w:rPr>
          <w:rFonts w:ascii="Times New Roman" w:hAnsi="Times New Roman" w:cs="Times New Roman"/>
          <w:lang w:val="en-US"/>
        </w:rPr>
        <w:t xml:space="preserve">. </w:t>
      </w:r>
      <w:r w:rsidRPr="00B9357F">
        <w:rPr>
          <w:rFonts w:ascii="Times New Roman" w:hAnsi="Times New Roman" w:cs="Times New Roman"/>
          <w:b/>
          <w:bCs/>
          <w:lang w:val="en-US"/>
        </w:rPr>
        <w:t>3</w:t>
      </w:r>
      <w:r w:rsidRPr="00B9357F">
        <w:rPr>
          <w:rFonts w:ascii="Times New Roman" w:hAnsi="Times New Roman" w:cs="Times New Roman"/>
          <w:lang w:val="en-US"/>
        </w:rPr>
        <w:t>, 150669 (2016).</w:t>
      </w:r>
    </w:p>
    <w:p w14:paraId="0A96D692"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119. Richards, R. &amp; Du </w:t>
      </w:r>
      <w:proofErr w:type="spellStart"/>
      <w:r w:rsidRPr="00B9357F">
        <w:rPr>
          <w:rFonts w:ascii="Times New Roman" w:hAnsi="Times New Roman" w:cs="Times New Roman"/>
          <w:lang w:val="en-US"/>
        </w:rPr>
        <w:t>Pasquier</w:t>
      </w:r>
      <w:proofErr w:type="spellEnd"/>
      <w:r w:rsidRPr="00B9357F">
        <w:rPr>
          <w:rFonts w:ascii="Times New Roman" w:hAnsi="Times New Roman" w:cs="Times New Roman"/>
          <w:lang w:val="en-US"/>
        </w:rPr>
        <w:t xml:space="preserve">, T. Bay whaling off southern Africa, c. 1785-1805. </w:t>
      </w:r>
      <w:r w:rsidRPr="00B9357F">
        <w:rPr>
          <w:rFonts w:ascii="Times New Roman" w:hAnsi="Times New Roman" w:cs="Times New Roman"/>
          <w:i/>
          <w:iCs/>
          <w:lang w:val="en-US"/>
        </w:rPr>
        <w:t>S. Afr. J. Mar. Sci.</w:t>
      </w:r>
      <w:r w:rsidRPr="00B9357F">
        <w:rPr>
          <w:rFonts w:ascii="Times New Roman" w:hAnsi="Times New Roman" w:cs="Times New Roman"/>
          <w:lang w:val="en-US"/>
        </w:rPr>
        <w:t xml:space="preserve"> </w:t>
      </w:r>
      <w:r w:rsidRPr="00B9357F">
        <w:rPr>
          <w:rFonts w:ascii="Times New Roman" w:hAnsi="Times New Roman" w:cs="Times New Roman"/>
          <w:b/>
          <w:bCs/>
          <w:lang w:val="en-US"/>
        </w:rPr>
        <w:t>8</w:t>
      </w:r>
      <w:r w:rsidRPr="00B9357F">
        <w:rPr>
          <w:rFonts w:ascii="Times New Roman" w:hAnsi="Times New Roman" w:cs="Times New Roman"/>
          <w:lang w:val="en-US"/>
        </w:rPr>
        <w:t>, 231-250 (1989).</w:t>
      </w:r>
    </w:p>
    <w:p w14:paraId="57B24F84"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120. </w:t>
      </w:r>
      <w:proofErr w:type="spellStart"/>
      <w:r w:rsidRPr="00B9357F">
        <w:rPr>
          <w:rFonts w:ascii="Times New Roman" w:hAnsi="Times New Roman" w:cs="Times New Roman"/>
          <w:color w:val="auto"/>
          <w:sz w:val="22"/>
          <w:szCs w:val="22"/>
          <w:lang w:val="en-US"/>
        </w:rPr>
        <w:t>Brandão</w:t>
      </w:r>
      <w:proofErr w:type="spellEnd"/>
      <w:r w:rsidRPr="00B9357F">
        <w:rPr>
          <w:rFonts w:ascii="Times New Roman" w:hAnsi="Times New Roman" w:cs="Times New Roman"/>
          <w:color w:val="auto"/>
          <w:sz w:val="22"/>
          <w:szCs w:val="22"/>
          <w:lang w:val="en-US"/>
        </w:rPr>
        <w:t>, A., Best, P. B. &amp; Butterworth, D. S. Estimates of demographic parameters for southern right whales off South Africa from survey data from 1979 to 2006. IWC SC/62/BRG30 (2010).</w:t>
      </w:r>
    </w:p>
    <w:p w14:paraId="6EA168C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121. </w:t>
      </w:r>
      <w:bookmarkStart w:id="448" w:name="_Hlk41979708"/>
      <w:r w:rsidRPr="00B9357F">
        <w:rPr>
          <w:rFonts w:ascii="Times New Roman" w:hAnsi="Times New Roman" w:cs="Times New Roman"/>
          <w:lang w:val="en-US"/>
        </w:rPr>
        <w:t>Rowntree</w:t>
      </w:r>
      <w:bookmarkEnd w:id="448"/>
      <w:r w:rsidRPr="00B9357F">
        <w:rPr>
          <w:rFonts w:ascii="Times New Roman" w:hAnsi="Times New Roman" w:cs="Times New Roman"/>
          <w:lang w:val="en-US"/>
        </w:rPr>
        <w:t xml:space="preserve">, V. J.,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Unexplained recurring high mortality of southern right whale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w:t>
      </w:r>
      <w:proofErr w:type="spellStart"/>
      <w:r w:rsidRPr="00B9357F">
        <w:rPr>
          <w:rFonts w:ascii="Times New Roman" w:hAnsi="Times New Roman" w:cs="Times New Roman"/>
          <w:i/>
          <w:iCs/>
          <w:lang w:val="en-US"/>
        </w:rPr>
        <w:t>australis</w:t>
      </w:r>
      <w:proofErr w:type="spellEnd"/>
      <w:r w:rsidRPr="00B9357F">
        <w:rPr>
          <w:rFonts w:ascii="Times New Roman" w:hAnsi="Times New Roman" w:cs="Times New Roman"/>
          <w:lang w:val="en-US"/>
        </w:rPr>
        <w:t xml:space="preserve"> calves at </w:t>
      </w:r>
      <w:proofErr w:type="spellStart"/>
      <w:r w:rsidRPr="00B9357F">
        <w:rPr>
          <w:rFonts w:ascii="Times New Roman" w:hAnsi="Times New Roman" w:cs="Times New Roman"/>
          <w:lang w:val="en-US"/>
        </w:rPr>
        <w:t>Península</w:t>
      </w:r>
      <w:proofErr w:type="spellEnd"/>
      <w:r w:rsidRPr="00B9357F">
        <w:rPr>
          <w:rFonts w:ascii="Times New Roman" w:hAnsi="Times New Roman" w:cs="Times New Roman"/>
          <w:lang w:val="en-US"/>
        </w:rPr>
        <w:t xml:space="preserve"> Valdés, Argentina. </w:t>
      </w:r>
      <w:r w:rsidRPr="00B9357F">
        <w:rPr>
          <w:rFonts w:ascii="Times New Roman" w:hAnsi="Times New Roman" w:cs="Times New Roman"/>
          <w:i/>
          <w:iCs/>
          <w:lang w:val="en-US"/>
        </w:rPr>
        <w:t xml:space="preserve">Mar. Ecol. </w:t>
      </w:r>
      <w:proofErr w:type="spellStart"/>
      <w:r w:rsidRPr="00B9357F">
        <w:rPr>
          <w:rFonts w:ascii="Times New Roman" w:hAnsi="Times New Roman" w:cs="Times New Roman"/>
          <w:i/>
          <w:iCs/>
          <w:lang w:val="en-US"/>
        </w:rPr>
        <w:t>Progr</w:t>
      </w:r>
      <w:proofErr w:type="spellEnd"/>
      <w:r w:rsidRPr="00B9357F">
        <w:rPr>
          <w:rFonts w:ascii="Times New Roman" w:hAnsi="Times New Roman" w:cs="Times New Roman"/>
          <w:i/>
          <w:iCs/>
          <w:lang w:val="en-US"/>
        </w:rPr>
        <w:t>. Ser.</w:t>
      </w:r>
      <w:r w:rsidRPr="00B9357F">
        <w:rPr>
          <w:rFonts w:ascii="Times New Roman" w:hAnsi="Times New Roman" w:cs="Times New Roman"/>
          <w:lang w:val="en-US"/>
        </w:rPr>
        <w:t xml:space="preserve"> </w:t>
      </w:r>
      <w:r w:rsidRPr="00B9357F">
        <w:rPr>
          <w:rFonts w:ascii="Times New Roman" w:hAnsi="Times New Roman" w:cs="Times New Roman"/>
          <w:b/>
          <w:bCs/>
          <w:lang w:val="en-US"/>
        </w:rPr>
        <w:t>493</w:t>
      </w:r>
      <w:r w:rsidRPr="00B9357F">
        <w:rPr>
          <w:rFonts w:ascii="Times New Roman" w:hAnsi="Times New Roman" w:cs="Times New Roman"/>
          <w:lang w:val="en-US"/>
        </w:rPr>
        <w:t>, 275-289 (2013).</w:t>
      </w:r>
    </w:p>
    <w:p w14:paraId="413E3EE3"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122. </w:t>
      </w:r>
      <w:r w:rsidRPr="00B9357F">
        <w:rPr>
          <w:rFonts w:ascii="Times New Roman" w:hAnsi="Times New Roman" w:cs="Times New Roman"/>
          <w:color w:val="auto"/>
          <w:sz w:val="22"/>
          <w:szCs w:val="22"/>
          <w:lang w:val="en-US"/>
        </w:rPr>
        <w:t xml:space="preserve">Valenzuela, L. O., </w:t>
      </w:r>
      <w:proofErr w:type="spellStart"/>
      <w:r w:rsidRPr="00B9357F">
        <w:rPr>
          <w:rFonts w:ascii="Times New Roman" w:hAnsi="Times New Roman" w:cs="Times New Roman"/>
          <w:color w:val="auto"/>
          <w:sz w:val="22"/>
          <w:szCs w:val="22"/>
          <w:lang w:val="en-US"/>
        </w:rPr>
        <w:t>Sironi</w:t>
      </w:r>
      <w:proofErr w:type="spellEnd"/>
      <w:r w:rsidRPr="00B9357F">
        <w:rPr>
          <w:rFonts w:ascii="Times New Roman" w:hAnsi="Times New Roman" w:cs="Times New Roman"/>
          <w:color w:val="auto"/>
          <w:sz w:val="22"/>
          <w:szCs w:val="22"/>
          <w:lang w:val="en-US"/>
        </w:rPr>
        <w:t>, M., Rowntree, V. J. &amp; Seger, J. Isotopic and genetic evidence for culturally inherited site fidelity to feeding grounds in southern right whales (</w:t>
      </w:r>
      <w:proofErr w:type="spellStart"/>
      <w:r w:rsidRPr="00B9357F">
        <w:rPr>
          <w:rFonts w:ascii="Times New Roman" w:hAnsi="Times New Roman" w:cs="Times New Roman"/>
          <w:i/>
          <w:iCs/>
          <w:color w:val="auto"/>
          <w:sz w:val="22"/>
          <w:szCs w:val="22"/>
          <w:lang w:val="en-US"/>
        </w:rPr>
        <w:t>Eubalaena</w:t>
      </w:r>
      <w:proofErr w:type="spellEnd"/>
      <w:r w:rsidRPr="00B9357F">
        <w:rPr>
          <w:rFonts w:ascii="Times New Roman" w:hAnsi="Times New Roman" w:cs="Times New Roman"/>
          <w:i/>
          <w:iCs/>
          <w:color w:val="auto"/>
          <w:sz w:val="22"/>
          <w:szCs w:val="22"/>
          <w:lang w:val="en-US"/>
        </w:rPr>
        <w:t xml:space="preserve"> </w:t>
      </w:r>
      <w:proofErr w:type="spellStart"/>
      <w:r w:rsidRPr="00B9357F">
        <w:rPr>
          <w:rFonts w:ascii="Times New Roman" w:hAnsi="Times New Roman" w:cs="Times New Roman"/>
          <w:i/>
          <w:iCs/>
          <w:color w:val="auto"/>
          <w:sz w:val="22"/>
          <w:szCs w:val="22"/>
          <w:lang w:val="en-US"/>
        </w:rPr>
        <w:t>australis</w:t>
      </w:r>
      <w:proofErr w:type="spellEnd"/>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i/>
          <w:iCs/>
          <w:color w:val="auto"/>
          <w:sz w:val="22"/>
          <w:szCs w:val="22"/>
          <w:lang w:val="en-US"/>
        </w:rPr>
        <w:t>Mol. Ecol.</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18</w:t>
      </w:r>
      <w:r w:rsidRPr="00B9357F">
        <w:rPr>
          <w:rFonts w:ascii="Times New Roman" w:hAnsi="Times New Roman" w:cs="Times New Roman"/>
          <w:color w:val="auto"/>
          <w:sz w:val="22"/>
          <w:szCs w:val="22"/>
          <w:lang w:val="en-US"/>
        </w:rPr>
        <w:t>, 782-791 (2009).</w:t>
      </w:r>
    </w:p>
    <w:p w14:paraId="0BFF7025"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123. </w:t>
      </w:r>
      <w:proofErr w:type="spellStart"/>
      <w:r w:rsidRPr="00B9357F">
        <w:rPr>
          <w:rFonts w:ascii="Times New Roman" w:hAnsi="Times New Roman" w:cs="Times New Roman"/>
          <w:lang w:val="en-US"/>
        </w:rPr>
        <w:t>Clapham</w:t>
      </w:r>
      <w:proofErr w:type="spellEnd"/>
      <w:r w:rsidRPr="00B9357F">
        <w:rPr>
          <w:rFonts w:ascii="Times New Roman" w:hAnsi="Times New Roman" w:cs="Times New Roman"/>
          <w:lang w:val="en-US"/>
        </w:rPr>
        <w:t xml:space="preserve">, P. J., Aguilar, A. &amp; Hatch, L. T. Determining spatial and temporal scales for management: lessons from whaling. </w:t>
      </w:r>
      <w:r w:rsidRPr="00B9357F">
        <w:rPr>
          <w:rFonts w:ascii="Times New Roman" w:hAnsi="Times New Roman" w:cs="Times New Roman"/>
          <w:i/>
          <w:iCs/>
          <w:lang w:val="en-US"/>
        </w:rPr>
        <w:t xml:space="preserve">Mar. </w:t>
      </w:r>
      <w:proofErr w:type="spellStart"/>
      <w:r w:rsidRPr="00B9357F">
        <w:rPr>
          <w:rFonts w:ascii="Times New Roman" w:hAnsi="Times New Roman" w:cs="Times New Roman"/>
          <w:i/>
          <w:iCs/>
          <w:lang w:val="en-US"/>
        </w:rPr>
        <w:t>Mamm</w:t>
      </w:r>
      <w:proofErr w:type="spellEnd"/>
      <w:r w:rsidRPr="00B9357F">
        <w:rPr>
          <w:rFonts w:ascii="Times New Roman" w:hAnsi="Times New Roman" w:cs="Times New Roman"/>
          <w:i/>
          <w:iCs/>
          <w:lang w:val="en-US"/>
        </w:rPr>
        <w:t>. Sci</w:t>
      </w:r>
      <w:r w:rsidRPr="00B9357F">
        <w:rPr>
          <w:rFonts w:ascii="Times New Roman" w:hAnsi="Times New Roman" w:cs="Times New Roman"/>
          <w:lang w:val="en-US"/>
        </w:rPr>
        <w:t xml:space="preserve">. </w:t>
      </w:r>
      <w:r w:rsidRPr="00B9357F">
        <w:rPr>
          <w:rFonts w:ascii="Times New Roman" w:hAnsi="Times New Roman" w:cs="Times New Roman"/>
          <w:b/>
          <w:bCs/>
          <w:lang w:val="en-US"/>
        </w:rPr>
        <w:t>24</w:t>
      </w:r>
      <w:r w:rsidRPr="00B9357F">
        <w:rPr>
          <w:rFonts w:ascii="Times New Roman" w:hAnsi="Times New Roman" w:cs="Times New Roman"/>
          <w:lang w:val="en-US"/>
        </w:rPr>
        <w:t>, 183-201 (2008).</w:t>
      </w:r>
    </w:p>
    <w:p w14:paraId="617E0193"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124. Baker, C. S.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Strong maternal fidelity and natal philopatry shape genetic structure in North Pacific humpback whales. </w:t>
      </w:r>
      <w:r w:rsidRPr="00B9357F">
        <w:rPr>
          <w:rFonts w:ascii="Times New Roman" w:hAnsi="Times New Roman" w:cs="Times New Roman"/>
          <w:i/>
          <w:iCs/>
          <w:lang w:val="en-US"/>
        </w:rPr>
        <w:t>Mar. Ecol. Prog. Ser</w:t>
      </w:r>
      <w:r w:rsidRPr="00B9357F">
        <w:rPr>
          <w:rFonts w:ascii="Times New Roman" w:hAnsi="Times New Roman" w:cs="Times New Roman"/>
          <w:lang w:val="en-US"/>
        </w:rPr>
        <w:t>.</w:t>
      </w:r>
      <w:r w:rsidRPr="00B9357F">
        <w:rPr>
          <w:rFonts w:ascii="Times New Roman" w:hAnsi="Times New Roman" w:cs="Times New Roman"/>
          <w:b/>
          <w:bCs/>
          <w:lang w:val="en-US"/>
        </w:rPr>
        <w:t xml:space="preserve"> 494</w:t>
      </w:r>
      <w:r w:rsidRPr="00B9357F">
        <w:rPr>
          <w:rFonts w:ascii="Times New Roman" w:hAnsi="Times New Roman" w:cs="Times New Roman"/>
          <w:lang w:val="en-US"/>
        </w:rPr>
        <w:t>, 291–306 (2013).</w:t>
      </w:r>
    </w:p>
    <w:p w14:paraId="3A0F3ED7"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125. González Carman, V., </w:t>
      </w:r>
      <w:proofErr w:type="spellStart"/>
      <w:r w:rsidRPr="00B9357F">
        <w:rPr>
          <w:rFonts w:ascii="Times New Roman" w:hAnsi="Times New Roman" w:cs="Times New Roman"/>
          <w:lang w:val="en-US"/>
        </w:rPr>
        <w:t>Piola</w:t>
      </w:r>
      <w:proofErr w:type="spellEnd"/>
      <w:r w:rsidRPr="00B9357F">
        <w:rPr>
          <w:rFonts w:ascii="Times New Roman" w:hAnsi="Times New Roman" w:cs="Times New Roman"/>
          <w:lang w:val="en-US"/>
        </w:rPr>
        <w:t xml:space="preserve">, A., O'Brien, T. D., </w:t>
      </w:r>
      <w:proofErr w:type="spellStart"/>
      <w:r w:rsidRPr="00B9357F">
        <w:rPr>
          <w:rFonts w:ascii="Times New Roman" w:hAnsi="Times New Roman" w:cs="Times New Roman"/>
          <w:lang w:val="en-US"/>
        </w:rPr>
        <w:t>Tormosov</w:t>
      </w:r>
      <w:proofErr w:type="spellEnd"/>
      <w:r w:rsidRPr="00B9357F">
        <w:rPr>
          <w:rFonts w:ascii="Times New Roman" w:hAnsi="Times New Roman" w:cs="Times New Roman"/>
          <w:lang w:val="en-US"/>
        </w:rPr>
        <w:t xml:space="preserve">, D. D. &amp; </w:t>
      </w:r>
      <w:proofErr w:type="spellStart"/>
      <w:r w:rsidRPr="00B9357F">
        <w:rPr>
          <w:rFonts w:ascii="Times New Roman" w:hAnsi="Times New Roman" w:cs="Times New Roman"/>
          <w:lang w:val="en-US"/>
        </w:rPr>
        <w:t>Acha</w:t>
      </w:r>
      <w:proofErr w:type="spellEnd"/>
      <w:r w:rsidRPr="00B9357F">
        <w:rPr>
          <w:rFonts w:ascii="Times New Roman" w:hAnsi="Times New Roman" w:cs="Times New Roman"/>
          <w:lang w:val="en-US"/>
        </w:rPr>
        <w:t xml:space="preserve">, E. M. Circumpolar frontal systems as potential feeding grounds of Southern Right whales. </w:t>
      </w:r>
      <w:r w:rsidRPr="00B9357F">
        <w:rPr>
          <w:rFonts w:ascii="Times New Roman" w:hAnsi="Times New Roman" w:cs="Times New Roman"/>
          <w:i/>
          <w:iCs/>
          <w:lang w:val="en-US"/>
        </w:rPr>
        <w:t xml:space="preserve">Prog. </w:t>
      </w:r>
      <w:proofErr w:type="spellStart"/>
      <w:r w:rsidRPr="00B9357F">
        <w:rPr>
          <w:rFonts w:ascii="Times New Roman" w:hAnsi="Times New Roman" w:cs="Times New Roman"/>
          <w:i/>
          <w:iCs/>
          <w:lang w:val="en-US"/>
        </w:rPr>
        <w:t>Oceanogr</w:t>
      </w:r>
      <w:proofErr w:type="spellEnd"/>
      <w:r w:rsidRPr="00B9357F">
        <w:rPr>
          <w:rFonts w:ascii="Times New Roman" w:hAnsi="Times New Roman" w:cs="Times New Roman"/>
          <w:lang w:val="en-US"/>
        </w:rPr>
        <w:t xml:space="preserve">. </w:t>
      </w:r>
      <w:r w:rsidRPr="00B9357F">
        <w:rPr>
          <w:rFonts w:ascii="Times New Roman" w:hAnsi="Times New Roman" w:cs="Times New Roman"/>
          <w:b/>
          <w:bCs/>
          <w:lang w:val="en-US"/>
        </w:rPr>
        <w:t>176</w:t>
      </w:r>
      <w:r w:rsidRPr="00B9357F">
        <w:rPr>
          <w:rFonts w:ascii="Times New Roman" w:hAnsi="Times New Roman" w:cs="Times New Roman"/>
          <w:lang w:val="en-US"/>
        </w:rPr>
        <w:t>, 102123 (2019).</w:t>
      </w:r>
    </w:p>
    <w:p w14:paraId="75EAA128"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126. </w:t>
      </w:r>
      <w:r w:rsidRPr="00B9357F">
        <w:rPr>
          <w:rFonts w:ascii="Times New Roman" w:hAnsi="Times New Roman" w:cs="Times New Roman"/>
          <w:color w:val="auto"/>
          <w:sz w:val="22"/>
          <w:szCs w:val="22"/>
          <w:lang w:val="en-US"/>
        </w:rPr>
        <w:t xml:space="preserve">Leaper, R., </w:t>
      </w:r>
      <w:r w:rsidRPr="00B9357F">
        <w:rPr>
          <w:rFonts w:ascii="Times New Roman" w:hAnsi="Times New Roman" w:cs="Times New Roman"/>
          <w:i/>
          <w:iCs/>
          <w:color w:val="auto"/>
          <w:sz w:val="22"/>
          <w:szCs w:val="22"/>
          <w:lang w:val="en-US"/>
        </w:rPr>
        <w:t>et al</w:t>
      </w:r>
      <w:r w:rsidRPr="00B9357F">
        <w:rPr>
          <w:rFonts w:ascii="Times New Roman" w:hAnsi="Times New Roman" w:cs="Times New Roman"/>
          <w:color w:val="auto"/>
          <w:sz w:val="22"/>
          <w:szCs w:val="22"/>
          <w:lang w:val="en-US"/>
        </w:rPr>
        <w:t>. Global climate drives southern right whale (</w:t>
      </w:r>
      <w:proofErr w:type="spellStart"/>
      <w:r w:rsidRPr="00B9357F">
        <w:rPr>
          <w:rFonts w:ascii="Times New Roman" w:hAnsi="Times New Roman" w:cs="Times New Roman"/>
          <w:i/>
          <w:iCs/>
          <w:color w:val="auto"/>
          <w:sz w:val="22"/>
          <w:szCs w:val="22"/>
          <w:lang w:val="en-US"/>
        </w:rPr>
        <w:t>Eubalaena</w:t>
      </w:r>
      <w:proofErr w:type="spellEnd"/>
      <w:r w:rsidRPr="00B9357F">
        <w:rPr>
          <w:rFonts w:ascii="Times New Roman" w:hAnsi="Times New Roman" w:cs="Times New Roman"/>
          <w:i/>
          <w:iCs/>
          <w:color w:val="auto"/>
          <w:sz w:val="22"/>
          <w:szCs w:val="22"/>
          <w:lang w:val="en-US"/>
        </w:rPr>
        <w:t xml:space="preserve"> </w:t>
      </w:r>
      <w:proofErr w:type="spellStart"/>
      <w:r w:rsidRPr="00B9357F">
        <w:rPr>
          <w:rFonts w:ascii="Times New Roman" w:hAnsi="Times New Roman" w:cs="Times New Roman"/>
          <w:i/>
          <w:iCs/>
          <w:color w:val="auto"/>
          <w:sz w:val="22"/>
          <w:szCs w:val="22"/>
          <w:lang w:val="en-US"/>
        </w:rPr>
        <w:t>australis</w:t>
      </w:r>
      <w:proofErr w:type="spellEnd"/>
      <w:r w:rsidRPr="00B9357F">
        <w:rPr>
          <w:rFonts w:ascii="Times New Roman" w:hAnsi="Times New Roman" w:cs="Times New Roman"/>
          <w:color w:val="auto"/>
          <w:sz w:val="22"/>
          <w:szCs w:val="22"/>
          <w:lang w:val="en-US"/>
        </w:rPr>
        <w:t xml:space="preserve">) population dynamics. </w:t>
      </w:r>
      <w:r w:rsidRPr="00B9357F">
        <w:rPr>
          <w:rFonts w:ascii="Times New Roman" w:hAnsi="Times New Roman" w:cs="Times New Roman"/>
          <w:i/>
          <w:iCs/>
          <w:color w:val="auto"/>
          <w:sz w:val="22"/>
          <w:szCs w:val="22"/>
          <w:lang w:val="en-US"/>
        </w:rPr>
        <w:t>Biol. Lett</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2</w:t>
      </w:r>
      <w:r w:rsidRPr="00B9357F">
        <w:rPr>
          <w:rFonts w:ascii="Times New Roman" w:hAnsi="Times New Roman" w:cs="Times New Roman"/>
          <w:color w:val="auto"/>
          <w:sz w:val="22"/>
          <w:szCs w:val="22"/>
          <w:lang w:val="en-US"/>
        </w:rPr>
        <w:t>, 289-292 (2006).</w:t>
      </w:r>
    </w:p>
    <w:p w14:paraId="453580AE"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127. </w:t>
      </w:r>
      <w:proofErr w:type="spellStart"/>
      <w:r w:rsidRPr="00B9357F">
        <w:rPr>
          <w:rFonts w:ascii="Times New Roman" w:hAnsi="Times New Roman" w:cs="Times New Roman"/>
          <w:lang w:val="en-US"/>
        </w:rPr>
        <w:t>Seyboth</w:t>
      </w:r>
      <w:proofErr w:type="spellEnd"/>
      <w:r w:rsidRPr="00B9357F">
        <w:rPr>
          <w:rFonts w:ascii="Times New Roman" w:hAnsi="Times New Roman" w:cs="Times New Roman"/>
          <w:lang w:val="en-US"/>
        </w:rPr>
        <w:t xml:space="preserve">, E.,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Southern right whale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w:t>
      </w:r>
      <w:proofErr w:type="spellStart"/>
      <w:r w:rsidRPr="00B9357F">
        <w:rPr>
          <w:rFonts w:ascii="Times New Roman" w:hAnsi="Times New Roman" w:cs="Times New Roman"/>
          <w:i/>
          <w:iCs/>
          <w:lang w:val="en-US"/>
        </w:rPr>
        <w:t>australis</w:t>
      </w:r>
      <w:proofErr w:type="spellEnd"/>
      <w:r w:rsidRPr="00B9357F">
        <w:rPr>
          <w:rFonts w:ascii="Times New Roman" w:hAnsi="Times New Roman" w:cs="Times New Roman"/>
          <w:lang w:val="en-US"/>
        </w:rPr>
        <w:t>) reproductive success is influenced by krill (</w:t>
      </w:r>
      <w:proofErr w:type="spellStart"/>
      <w:r w:rsidRPr="00B9357F">
        <w:rPr>
          <w:rFonts w:ascii="Times New Roman" w:hAnsi="Times New Roman" w:cs="Times New Roman"/>
          <w:i/>
          <w:iCs/>
          <w:lang w:val="en-US"/>
        </w:rPr>
        <w:t>Euphausia</w:t>
      </w:r>
      <w:proofErr w:type="spellEnd"/>
      <w:r w:rsidRPr="00B9357F">
        <w:rPr>
          <w:rFonts w:ascii="Times New Roman" w:hAnsi="Times New Roman" w:cs="Times New Roman"/>
          <w:i/>
          <w:iCs/>
          <w:lang w:val="en-US"/>
        </w:rPr>
        <w:t xml:space="preserve"> </w:t>
      </w:r>
      <w:proofErr w:type="spellStart"/>
      <w:r w:rsidRPr="00B9357F">
        <w:rPr>
          <w:rFonts w:ascii="Times New Roman" w:hAnsi="Times New Roman" w:cs="Times New Roman"/>
          <w:i/>
          <w:iCs/>
          <w:lang w:val="en-US"/>
        </w:rPr>
        <w:t>superba</w:t>
      </w:r>
      <w:proofErr w:type="spellEnd"/>
      <w:r w:rsidRPr="00B9357F">
        <w:rPr>
          <w:rFonts w:ascii="Times New Roman" w:hAnsi="Times New Roman" w:cs="Times New Roman"/>
          <w:lang w:val="en-US"/>
        </w:rPr>
        <w:t xml:space="preserve">) density and climate. </w:t>
      </w:r>
      <w:r w:rsidRPr="00B9357F">
        <w:rPr>
          <w:rFonts w:ascii="Times New Roman" w:hAnsi="Times New Roman" w:cs="Times New Roman"/>
          <w:i/>
          <w:iCs/>
          <w:lang w:val="en-US"/>
        </w:rPr>
        <w:t>Sci. Rep.</w:t>
      </w:r>
      <w:r w:rsidRPr="00B9357F">
        <w:rPr>
          <w:rFonts w:ascii="Times New Roman" w:hAnsi="Times New Roman" w:cs="Times New Roman"/>
          <w:lang w:val="en-US"/>
        </w:rPr>
        <w:t xml:space="preserve"> </w:t>
      </w:r>
      <w:r w:rsidRPr="00B9357F">
        <w:rPr>
          <w:rFonts w:ascii="Times New Roman" w:hAnsi="Times New Roman" w:cs="Times New Roman"/>
          <w:b/>
          <w:bCs/>
          <w:lang w:val="en-US"/>
        </w:rPr>
        <w:t>6</w:t>
      </w:r>
      <w:r w:rsidRPr="00B9357F">
        <w:rPr>
          <w:rFonts w:ascii="Times New Roman" w:hAnsi="Times New Roman" w:cs="Times New Roman"/>
          <w:lang w:val="en-US"/>
        </w:rPr>
        <w:t>, 28205 (2016).</w:t>
      </w:r>
    </w:p>
    <w:p w14:paraId="30966482"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128. </w:t>
      </w:r>
      <w:proofErr w:type="spellStart"/>
      <w:r w:rsidRPr="00B9357F">
        <w:rPr>
          <w:rFonts w:ascii="Times New Roman" w:hAnsi="Times New Roman" w:cs="Times New Roman"/>
          <w:lang w:val="en-US"/>
        </w:rPr>
        <w:t>Sueyro</w:t>
      </w:r>
      <w:proofErr w:type="spellEnd"/>
      <w:r w:rsidRPr="00B9357F">
        <w:rPr>
          <w:rFonts w:ascii="Times New Roman" w:hAnsi="Times New Roman" w:cs="Times New Roman"/>
          <w:lang w:val="en-US"/>
        </w:rPr>
        <w:t xml:space="preserve">, N., Crespo, E. A., Arias, M. &amp; </w:t>
      </w:r>
      <w:proofErr w:type="spellStart"/>
      <w:r w:rsidRPr="00B9357F">
        <w:rPr>
          <w:rFonts w:ascii="Times New Roman" w:hAnsi="Times New Roman" w:cs="Times New Roman"/>
          <w:lang w:val="en-US"/>
        </w:rPr>
        <w:t>Coscarella</w:t>
      </w:r>
      <w:proofErr w:type="spellEnd"/>
      <w:r w:rsidRPr="00B9357F">
        <w:rPr>
          <w:rFonts w:ascii="Times New Roman" w:hAnsi="Times New Roman" w:cs="Times New Roman"/>
          <w:lang w:val="en-US"/>
        </w:rPr>
        <w:t>, M. A. Density-dependent changes in the distribution of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w:t>
      </w:r>
      <w:proofErr w:type="spellStart"/>
      <w:r w:rsidRPr="00B9357F">
        <w:rPr>
          <w:rFonts w:ascii="Times New Roman" w:hAnsi="Times New Roman" w:cs="Times New Roman"/>
          <w:i/>
          <w:iCs/>
          <w:lang w:val="en-US"/>
        </w:rPr>
        <w:t>australis</w:t>
      </w:r>
      <w:proofErr w:type="spellEnd"/>
      <w:r w:rsidRPr="00B9357F">
        <w:rPr>
          <w:rFonts w:ascii="Times New Roman" w:hAnsi="Times New Roman" w:cs="Times New Roman"/>
          <w:lang w:val="en-US"/>
        </w:rPr>
        <w:t xml:space="preserve">) in the breeding ground Peninsula Valdés. </w:t>
      </w:r>
      <w:proofErr w:type="spellStart"/>
      <w:r w:rsidRPr="00B9357F">
        <w:rPr>
          <w:rFonts w:ascii="Times New Roman" w:hAnsi="Times New Roman" w:cs="Times New Roman"/>
          <w:i/>
          <w:iCs/>
          <w:lang w:val="en-US"/>
        </w:rPr>
        <w:t>PeerJ</w:t>
      </w:r>
      <w:proofErr w:type="spellEnd"/>
      <w:r w:rsidRPr="00B9357F">
        <w:rPr>
          <w:rFonts w:ascii="Times New Roman" w:hAnsi="Times New Roman" w:cs="Times New Roman"/>
          <w:lang w:val="en-US"/>
        </w:rPr>
        <w:t xml:space="preserve"> </w:t>
      </w:r>
      <w:r w:rsidRPr="00B9357F">
        <w:rPr>
          <w:rFonts w:ascii="Times New Roman" w:hAnsi="Times New Roman" w:cs="Times New Roman"/>
          <w:b/>
          <w:bCs/>
          <w:lang w:val="en-US"/>
        </w:rPr>
        <w:t>6</w:t>
      </w:r>
      <w:r w:rsidRPr="00B9357F">
        <w:rPr>
          <w:rFonts w:ascii="Times New Roman" w:hAnsi="Times New Roman" w:cs="Times New Roman"/>
          <w:lang w:val="en-US"/>
        </w:rPr>
        <w:t>, e5957 (2018).</w:t>
      </w:r>
    </w:p>
    <w:p w14:paraId="149AAC24"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129. Punt, A.E. Extending production models to include process error in the population dynamics. </w:t>
      </w:r>
      <w:r w:rsidRPr="00B9357F">
        <w:rPr>
          <w:rFonts w:ascii="Times New Roman" w:hAnsi="Times New Roman" w:cs="Times New Roman"/>
          <w:i/>
          <w:iCs/>
          <w:lang w:val="en-US"/>
        </w:rPr>
        <w:t xml:space="preserve">Can. J. Fish. </w:t>
      </w:r>
      <w:proofErr w:type="spellStart"/>
      <w:r w:rsidRPr="00B9357F">
        <w:rPr>
          <w:rFonts w:ascii="Times New Roman" w:hAnsi="Times New Roman" w:cs="Times New Roman"/>
          <w:i/>
          <w:iCs/>
          <w:lang w:val="en-US"/>
        </w:rPr>
        <w:t>Aquat</w:t>
      </w:r>
      <w:proofErr w:type="spellEnd"/>
      <w:r w:rsidRPr="00B9357F">
        <w:rPr>
          <w:rFonts w:ascii="Times New Roman" w:hAnsi="Times New Roman" w:cs="Times New Roman"/>
          <w:i/>
          <w:iCs/>
          <w:lang w:val="en-US"/>
        </w:rPr>
        <w:t>. Sci.</w:t>
      </w:r>
      <w:r w:rsidRPr="00B9357F">
        <w:rPr>
          <w:rFonts w:ascii="Times New Roman" w:hAnsi="Times New Roman" w:cs="Times New Roman"/>
          <w:lang w:val="en-US"/>
        </w:rPr>
        <w:t xml:space="preserve"> </w:t>
      </w:r>
      <w:r w:rsidRPr="00B9357F">
        <w:rPr>
          <w:rFonts w:ascii="Times New Roman" w:hAnsi="Times New Roman" w:cs="Times New Roman"/>
          <w:b/>
          <w:bCs/>
          <w:lang w:val="en-US"/>
        </w:rPr>
        <w:t>60</w:t>
      </w:r>
      <w:r w:rsidRPr="00B9357F">
        <w:rPr>
          <w:rFonts w:ascii="Times New Roman" w:hAnsi="Times New Roman" w:cs="Times New Roman"/>
          <w:lang w:val="en-US"/>
        </w:rPr>
        <w:t>, 1217–1228 (2003).</w:t>
      </w:r>
    </w:p>
    <w:p w14:paraId="0CCA9D8C" w14:textId="7C146C07" w:rsidR="00E01A0C"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130. Witting, L. Selection-delayed population dynamics in baleen whales and beyond. </w:t>
      </w:r>
      <w:proofErr w:type="spellStart"/>
      <w:r w:rsidRPr="00B9357F">
        <w:rPr>
          <w:rFonts w:ascii="Times New Roman" w:hAnsi="Times New Roman" w:cs="Times New Roman"/>
          <w:i/>
          <w:iCs/>
          <w:lang w:val="en-US"/>
        </w:rPr>
        <w:t>Popul</w:t>
      </w:r>
      <w:proofErr w:type="spellEnd"/>
      <w:r w:rsidRPr="00B9357F">
        <w:rPr>
          <w:rFonts w:ascii="Times New Roman" w:hAnsi="Times New Roman" w:cs="Times New Roman"/>
          <w:i/>
          <w:iCs/>
          <w:lang w:val="en-US"/>
        </w:rPr>
        <w:t>. Ecol</w:t>
      </w:r>
      <w:r w:rsidRPr="00B9357F">
        <w:rPr>
          <w:rFonts w:ascii="Times New Roman" w:hAnsi="Times New Roman" w:cs="Times New Roman"/>
          <w:lang w:val="en-US"/>
        </w:rPr>
        <w:t xml:space="preserve">. </w:t>
      </w:r>
      <w:r w:rsidRPr="00B9357F">
        <w:rPr>
          <w:rFonts w:ascii="Times New Roman" w:hAnsi="Times New Roman" w:cs="Times New Roman"/>
          <w:b/>
          <w:bCs/>
          <w:lang w:val="en-US"/>
        </w:rPr>
        <w:t>55</w:t>
      </w:r>
      <w:r w:rsidRPr="00B9357F">
        <w:rPr>
          <w:rFonts w:ascii="Times New Roman" w:hAnsi="Times New Roman" w:cs="Times New Roman"/>
          <w:lang w:val="en-US"/>
        </w:rPr>
        <w:t>, 377-401 (2013).</w:t>
      </w:r>
    </w:p>
    <w:p w14:paraId="36814094" w14:textId="4CA041F7" w:rsidR="00F03B55" w:rsidRDefault="00F03B55" w:rsidP="00F03B55">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lastRenderedPageBreak/>
        <w:t xml:space="preserve">131. </w:t>
      </w:r>
      <w:proofErr w:type="spellStart"/>
      <w:r w:rsidRPr="00F03B55">
        <w:rPr>
          <w:rFonts w:ascii="Times New Roman" w:hAnsi="Times New Roman" w:cs="Times New Roman"/>
          <w:lang w:val="en-US"/>
        </w:rPr>
        <w:t>Pante</w:t>
      </w:r>
      <w:proofErr w:type="spellEnd"/>
      <w:r w:rsidRPr="00F03B55">
        <w:rPr>
          <w:rFonts w:ascii="Times New Roman" w:hAnsi="Times New Roman" w:cs="Times New Roman"/>
          <w:lang w:val="en-US"/>
        </w:rPr>
        <w:t>,</w:t>
      </w:r>
      <w:r>
        <w:rPr>
          <w:rFonts w:ascii="Times New Roman" w:hAnsi="Times New Roman" w:cs="Times New Roman"/>
          <w:lang w:val="en-US"/>
        </w:rPr>
        <w:t xml:space="preserve"> E. &amp;</w:t>
      </w:r>
      <w:r w:rsidRPr="00F03B55">
        <w:rPr>
          <w:rFonts w:ascii="Times New Roman" w:hAnsi="Times New Roman" w:cs="Times New Roman"/>
          <w:lang w:val="en-US"/>
        </w:rPr>
        <w:t xml:space="preserve"> Benoit S</w:t>
      </w:r>
      <w:r>
        <w:rPr>
          <w:rFonts w:ascii="Times New Roman" w:hAnsi="Times New Roman" w:cs="Times New Roman"/>
          <w:lang w:val="en-US"/>
        </w:rPr>
        <w:t>.</w:t>
      </w:r>
      <w:r w:rsidRPr="00F03B55">
        <w:rPr>
          <w:rFonts w:ascii="Times New Roman" w:hAnsi="Times New Roman" w:cs="Times New Roman"/>
          <w:lang w:val="en-US"/>
        </w:rPr>
        <w:t>-B</w:t>
      </w:r>
      <w:r>
        <w:rPr>
          <w:rFonts w:ascii="Times New Roman" w:hAnsi="Times New Roman" w:cs="Times New Roman"/>
          <w:lang w:val="en-US"/>
        </w:rPr>
        <w:t>.</w:t>
      </w:r>
      <w:r w:rsidRPr="00F03B55">
        <w:rPr>
          <w:rFonts w:ascii="Times New Roman" w:hAnsi="Times New Roman" w:cs="Times New Roman"/>
          <w:lang w:val="en-US"/>
        </w:rPr>
        <w:t xml:space="preserve"> </w:t>
      </w:r>
      <w:proofErr w:type="spellStart"/>
      <w:r w:rsidRPr="00F03B55">
        <w:rPr>
          <w:rFonts w:ascii="Times New Roman" w:hAnsi="Times New Roman" w:cs="Times New Roman"/>
          <w:lang w:val="en-US"/>
        </w:rPr>
        <w:t>marmap</w:t>
      </w:r>
      <w:proofErr w:type="spellEnd"/>
      <w:r w:rsidRPr="00F03B55">
        <w:rPr>
          <w:rFonts w:ascii="Times New Roman" w:hAnsi="Times New Roman" w:cs="Times New Roman"/>
          <w:lang w:val="en-US"/>
        </w:rPr>
        <w:t>: A Package for Importing, Plotting and Analyzing Bathymetric and</w:t>
      </w:r>
      <w:r>
        <w:rPr>
          <w:rFonts w:ascii="Times New Roman" w:hAnsi="Times New Roman" w:cs="Times New Roman"/>
          <w:lang w:val="en-US"/>
        </w:rPr>
        <w:t xml:space="preserve"> </w:t>
      </w:r>
      <w:r w:rsidRPr="00F03B55">
        <w:rPr>
          <w:rFonts w:ascii="Times New Roman" w:hAnsi="Times New Roman" w:cs="Times New Roman"/>
          <w:lang w:val="en-US"/>
        </w:rPr>
        <w:t xml:space="preserve">Topographic Data in R. </w:t>
      </w:r>
      <w:proofErr w:type="spellStart"/>
      <w:r w:rsidRPr="00D56F45">
        <w:rPr>
          <w:rFonts w:ascii="Times New Roman" w:hAnsi="Times New Roman" w:cs="Times New Roman"/>
          <w:i/>
          <w:iCs/>
          <w:lang w:val="en-US"/>
        </w:rPr>
        <w:t>PLoS</w:t>
      </w:r>
      <w:proofErr w:type="spellEnd"/>
      <w:r w:rsidRPr="00D56F45">
        <w:rPr>
          <w:rFonts w:ascii="Times New Roman" w:hAnsi="Times New Roman" w:cs="Times New Roman"/>
          <w:i/>
          <w:iCs/>
          <w:lang w:val="en-US"/>
        </w:rPr>
        <w:t xml:space="preserve"> ONE</w:t>
      </w:r>
      <w:r w:rsidRPr="00F03B55">
        <w:rPr>
          <w:rFonts w:ascii="Times New Roman" w:hAnsi="Times New Roman" w:cs="Times New Roman"/>
          <w:lang w:val="en-US"/>
        </w:rPr>
        <w:t xml:space="preserve"> </w:t>
      </w:r>
      <w:r w:rsidRPr="00D56F45">
        <w:rPr>
          <w:rFonts w:ascii="Times New Roman" w:hAnsi="Times New Roman" w:cs="Times New Roman"/>
          <w:b/>
          <w:bCs/>
          <w:lang w:val="en-US"/>
        </w:rPr>
        <w:t>8</w:t>
      </w:r>
      <w:r w:rsidR="00D56F45" w:rsidRPr="00D56F45">
        <w:rPr>
          <w:rFonts w:ascii="Times New Roman" w:hAnsi="Times New Roman" w:cs="Times New Roman"/>
          <w:lang w:val="en-US"/>
        </w:rPr>
        <w:t>,</w:t>
      </w:r>
      <w:r w:rsidRPr="00F03B55">
        <w:rPr>
          <w:rFonts w:ascii="Times New Roman" w:hAnsi="Times New Roman" w:cs="Times New Roman"/>
          <w:lang w:val="en-US"/>
        </w:rPr>
        <w:t xml:space="preserve"> e73051</w:t>
      </w:r>
      <w:r w:rsidR="00D56F45">
        <w:rPr>
          <w:rFonts w:ascii="Times New Roman" w:hAnsi="Times New Roman" w:cs="Times New Roman"/>
          <w:lang w:val="en-US"/>
        </w:rPr>
        <w:t xml:space="preserve"> </w:t>
      </w:r>
      <w:r w:rsidR="00D56F45" w:rsidRPr="00F03B55">
        <w:rPr>
          <w:rFonts w:ascii="Times New Roman" w:hAnsi="Times New Roman" w:cs="Times New Roman"/>
          <w:lang w:val="en-US"/>
        </w:rPr>
        <w:t>(2013)</w:t>
      </w:r>
      <w:r w:rsidRPr="00F03B55">
        <w:rPr>
          <w:rFonts w:ascii="Times New Roman" w:hAnsi="Times New Roman" w:cs="Times New Roman"/>
          <w:lang w:val="en-US"/>
        </w:rPr>
        <w:t>.</w:t>
      </w:r>
    </w:p>
    <w:p w14:paraId="3B0F6FB5" w14:textId="30C3066F" w:rsidR="007A08D7" w:rsidRPr="00B9357F" w:rsidRDefault="007A08D7" w:rsidP="00F03B55">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132. </w:t>
      </w:r>
      <w:r w:rsidR="0038028C" w:rsidRPr="0038028C">
        <w:rPr>
          <w:rFonts w:ascii="Times New Roman" w:hAnsi="Times New Roman" w:cs="Times New Roman"/>
          <w:lang w:val="en-US"/>
        </w:rPr>
        <w:t>Wickham</w:t>
      </w:r>
      <w:r w:rsidR="0038028C">
        <w:rPr>
          <w:rFonts w:ascii="Times New Roman" w:hAnsi="Times New Roman" w:cs="Times New Roman"/>
          <w:lang w:val="en-US"/>
        </w:rPr>
        <w:t xml:space="preserve">, </w:t>
      </w:r>
      <w:r w:rsidR="0038028C" w:rsidRPr="0038028C">
        <w:rPr>
          <w:rFonts w:ascii="Times New Roman" w:hAnsi="Times New Roman" w:cs="Times New Roman"/>
          <w:lang w:val="en-US"/>
        </w:rPr>
        <w:t>H. ggplot2: Elegant Graphics for Data Analysis. Springer-Verlag New York</w:t>
      </w:r>
      <w:r w:rsidR="000038C3">
        <w:rPr>
          <w:rFonts w:ascii="Times New Roman" w:hAnsi="Times New Roman" w:cs="Times New Roman"/>
          <w:lang w:val="en-US"/>
        </w:rPr>
        <w:t xml:space="preserve"> (</w:t>
      </w:r>
      <w:r w:rsidR="0038028C" w:rsidRPr="0038028C">
        <w:rPr>
          <w:rFonts w:ascii="Times New Roman" w:hAnsi="Times New Roman" w:cs="Times New Roman"/>
          <w:lang w:val="en-US"/>
        </w:rPr>
        <w:t>2016</w:t>
      </w:r>
      <w:r w:rsidR="000038C3">
        <w:rPr>
          <w:rFonts w:ascii="Times New Roman" w:hAnsi="Times New Roman" w:cs="Times New Roman"/>
          <w:lang w:val="en-US"/>
        </w:rPr>
        <w:t>)</w:t>
      </w:r>
      <w:r w:rsidR="0038028C" w:rsidRPr="0038028C">
        <w:rPr>
          <w:rFonts w:ascii="Times New Roman" w:hAnsi="Times New Roman" w:cs="Times New Roman"/>
          <w:lang w:val="en-US"/>
        </w:rPr>
        <w:t>.</w:t>
      </w:r>
    </w:p>
    <w:p w14:paraId="7E0B32CD" w14:textId="04191DE0" w:rsidR="000123A9" w:rsidRDefault="000123A9" w:rsidP="00361E5E">
      <w:pPr>
        <w:pStyle w:val="Default"/>
        <w:tabs>
          <w:tab w:val="left" w:pos="284"/>
          <w:tab w:val="left" w:pos="426"/>
        </w:tabs>
        <w:spacing w:line="360" w:lineRule="auto"/>
        <w:ind w:left="284" w:hanging="284"/>
        <w:rPr>
          <w:rFonts w:ascii="Times New Roman" w:hAnsi="Times New Roman" w:cs="Times New Roman"/>
          <w:color w:val="auto"/>
          <w:sz w:val="22"/>
          <w:szCs w:val="22"/>
          <w:lang w:val="en-US"/>
        </w:rPr>
      </w:pPr>
    </w:p>
    <w:p w14:paraId="2E4CD50E" w14:textId="78CD267E" w:rsidR="009C1242" w:rsidRPr="004077DA" w:rsidRDefault="009C1242" w:rsidP="009C1242">
      <w:pPr>
        <w:spacing w:after="0" w:line="360" w:lineRule="auto"/>
        <w:rPr>
          <w:rFonts w:ascii="Times New Roman" w:hAnsi="Times New Roman" w:cs="Times New Roman"/>
          <w:b/>
          <w:bCs/>
          <w:lang w:val="en-US"/>
        </w:rPr>
      </w:pPr>
      <w:r w:rsidRPr="004077DA">
        <w:rPr>
          <w:rFonts w:ascii="Times New Roman" w:hAnsi="Times New Roman" w:cs="Times New Roman"/>
          <w:b/>
          <w:bCs/>
          <w:lang w:val="en-US"/>
        </w:rPr>
        <w:t>Acknowledg</w:t>
      </w:r>
      <w:r w:rsidR="006E283D">
        <w:rPr>
          <w:rFonts w:ascii="Times New Roman" w:hAnsi="Times New Roman" w:cs="Times New Roman"/>
          <w:b/>
          <w:bCs/>
          <w:lang w:val="en-US"/>
        </w:rPr>
        <w:t>e</w:t>
      </w:r>
      <w:r w:rsidRPr="004077DA">
        <w:rPr>
          <w:rFonts w:ascii="Times New Roman" w:hAnsi="Times New Roman" w:cs="Times New Roman"/>
          <w:b/>
          <w:bCs/>
          <w:lang w:val="en-US"/>
        </w:rPr>
        <w:t>ments</w:t>
      </w:r>
    </w:p>
    <w:p w14:paraId="730630D2" w14:textId="15E1729D" w:rsidR="000F088C" w:rsidRDefault="00F825CD" w:rsidP="000F088C">
      <w:pPr>
        <w:spacing w:after="0" w:line="360" w:lineRule="auto"/>
        <w:ind w:firstLine="284"/>
        <w:rPr>
          <w:rFonts w:ascii="Times New Roman" w:hAnsi="Times New Roman" w:cs="Times New Roman"/>
          <w:lang w:val="en-US"/>
        </w:rPr>
      </w:pPr>
      <w:r w:rsidRPr="00F825CD">
        <w:rPr>
          <w:rFonts w:ascii="Times New Roman" w:hAnsi="Times New Roman" w:cs="Times New Roman"/>
          <w:lang w:val="en-US"/>
        </w:rPr>
        <w:t xml:space="preserve">This paper is dedicated to our colleague Susana N. Pedraza, who passed away while the calculations on the total number of whales and newborn calves were being done. We thank Bob Brownell Jr., Randy Reeves, Judith Lund, Dale </w:t>
      </w:r>
      <w:proofErr w:type="spellStart"/>
      <w:r w:rsidRPr="00F825CD">
        <w:rPr>
          <w:rFonts w:ascii="Times New Roman" w:hAnsi="Times New Roman" w:cs="Times New Roman"/>
          <w:lang w:val="en-US"/>
        </w:rPr>
        <w:t>Chatwin</w:t>
      </w:r>
      <w:proofErr w:type="spellEnd"/>
      <w:r w:rsidRPr="00F825CD">
        <w:rPr>
          <w:rFonts w:ascii="Times New Roman" w:hAnsi="Times New Roman" w:cs="Times New Roman"/>
          <w:lang w:val="en-US"/>
        </w:rPr>
        <w:t xml:space="preserve">, Rhys Richards, Chesley W. Sanger, and Tim Smith; who provided help in searching the unpublished information on right-whale catches. We are particularly grateful to Alex </w:t>
      </w:r>
      <w:proofErr w:type="spellStart"/>
      <w:r w:rsidRPr="00F825CD">
        <w:rPr>
          <w:rFonts w:ascii="Times New Roman" w:hAnsi="Times New Roman" w:cs="Times New Roman"/>
          <w:lang w:val="en-US"/>
        </w:rPr>
        <w:t>Zerbini</w:t>
      </w:r>
      <w:proofErr w:type="spellEnd"/>
      <w:r w:rsidRPr="00F825CD">
        <w:rPr>
          <w:rFonts w:ascii="Times New Roman" w:hAnsi="Times New Roman" w:cs="Times New Roman"/>
          <w:lang w:val="en-US"/>
        </w:rPr>
        <w:t xml:space="preserve">, who provided useful comments on the review of the manuscript and assisted with the backward analysis. The SRW surveys were supported by the International Whaling Commission, Fundación Vida Silvestre Argentina, BIOCON 04 BBVA Foundation, CONICET, </w:t>
      </w:r>
      <w:proofErr w:type="spellStart"/>
      <w:r w:rsidRPr="00F825CD">
        <w:rPr>
          <w:rFonts w:ascii="Times New Roman" w:hAnsi="Times New Roman" w:cs="Times New Roman"/>
          <w:lang w:val="en-US"/>
        </w:rPr>
        <w:t>ANPCyT</w:t>
      </w:r>
      <w:proofErr w:type="spellEnd"/>
      <w:r w:rsidRPr="00F825CD">
        <w:rPr>
          <w:rFonts w:ascii="Times New Roman" w:hAnsi="Times New Roman" w:cs="Times New Roman"/>
          <w:lang w:val="en-US"/>
        </w:rPr>
        <w:t xml:space="preserve">, University of Patagonia, GEF/PNUD 02/018, the </w:t>
      </w:r>
      <w:proofErr w:type="spellStart"/>
      <w:r w:rsidRPr="00F825CD">
        <w:rPr>
          <w:rFonts w:ascii="Times New Roman" w:hAnsi="Times New Roman" w:cs="Times New Roman"/>
          <w:lang w:val="en-US"/>
        </w:rPr>
        <w:t>Secretaría</w:t>
      </w:r>
      <w:proofErr w:type="spellEnd"/>
      <w:r w:rsidRPr="00F825CD">
        <w:rPr>
          <w:rFonts w:ascii="Times New Roman" w:hAnsi="Times New Roman" w:cs="Times New Roman"/>
          <w:lang w:val="en-US"/>
        </w:rPr>
        <w:t xml:space="preserve"> de Turismo de la </w:t>
      </w:r>
      <w:proofErr w:type="spellStart"/>
      <w:r w:rsidRPr="00F825CD">
        <w:rPr>
          <w:rFonts w:ascii="Times New Roman" w:hAnsi="Times New Roman" w:cs="Times New Roman"/>
          <w:lang w:val="en-US"/>
        </w:rPr>
        <w:t>Provincia</w:t>
      </w:r>
      <w:proofErr w:type="spellEnd"/>
      <w:r w:rsidRPr="00F825CD">
        <w:rPr>
          <w:rFonts w:ascii="Times New Roman" w:hAnsi="Times New Roman" w:cs="Times New Roman"/>
          <w:lang w:val="en-US"/>
        </w:rPr>
        <w:t xml:space="preserve"> de Chubut, AANP </w:t>
      </w:r>
      <w:proofErr w:type="spellStart"/>
      <w:r w:rsidRPr="00F825CD">
        <w:rPr>
          <w:rFonts w:ascii="Times New Roman" w:hAnsi="Times New Roman" w:cs="Times New Roman"/>
          <w:lang w:val="en-US"/>
        </w:rPr>
        <w:t>Península</w:t>
      </w:r>
      <w:proofErr w:type="spellEnd"/>
      <w:r w:rsidRPr="00F825CD">
        <w:rPr>
          <w:rFonts w:ascii="Times New Roman" w:hAnsi="Times New Roman" w:cs="Times New Roman"/>
          <w:lang w:val="en-US"/>
        </w:rPr>
        <w:t xml:space="preserve"> Valdés, and the </w:t>
      </w:r>
      <w:proofErr w:type="spellStart"/>
      <w:r w:rsidRPr="00F825CD">
        <w:rPr>
          <w:rFonts w:ascii="Times New Roman" w:hAnsi="Times New Roman" w:cs="Times New Roman"/>
          <w:lang w:val="en-US"/>
        </w:rPr>
        <w:t>Secretaría</w:t>
      </w:r>
      <w:proofErr w:type="spellEnd"/>
      <w:r w:rsidRPr="00F825CD">
        <w:rPr>
          <w:rFonts w:ascii="Times New Roman" w:hAnsi="Times New Roman" w:cs="Times New Roman"/>
          <w:lang w:val="en-US"/>
        </w:rPr>
        <w:t xml:space="preserve"> de Medio </w:t>
      </w:r>
      <w:proofErr w:type="spellStart"/>
      <w:r w:rsidRPr="00F825CD">
        <w:rPr>
          <w:rFonts w:ascii="Times New Roman" w:hAnsi="Times New Roman" w:cs="Times New Roman"/>
          <w:lang w:val="en-US"/>
        </w:rPr>
        <w:t>Ambiente</w:t>
      </w:r>
      <w:proofErr w:type="spellEnd"/>
      <w:r w:rsidRPr="00F825CD">
        <w:rPr>
          <w:rFonts w:ascii="Times New Roman" w:hAnsi="Times New Roman" w:cs="Times New Roman"/>
          <w:lang w:val="en-US"/>
        </w:rPr>
        <w:t xml:space="preserve"> de la </w:t>
      </w:r>
      <w:proofErr w:type="spellStart"/>
      <w:r w:rsidRPr="00F825CD">
        <w:rPr>
          <w:rFonts w:ascii="Times New Roman" w:hAnsi="Times New Roman" w:cs="Times New Roman"/>
          <w:lang w:val="en-US"/>
        </w:rPr>
        <w:t>Provincia</w:t>
      </w:r>
      <w:proofErr w:type="spellEnd"/>
      <w:r w:rsidRPr="00F825CD">
        <w:rPr>
          <w:rFonts w:ascii="Times New Roman" w:hAnsi="Times New Roman" w:cs="Times New Roman"/>
          <w:lang w:val="en-US"/>
        </w:rPr>
        <w:t xml:space="preserve"> de Río Negro. Assistance in flying was also provided by the private tour operators BKB SRL, Punta </w:t>
      </w:r>
      <w:proofErr w:type="spellStart"/>
      <w:r w:rsidRPr="00F825CD">
        <w:rPr>
          <w:rFonts w:ascii="Times New Roman" w:hAnsi="Times New Roman" w:cs="Times New Roman"/>
          <w:lang w:val="en-US"/>
        </w:rPr>
        <w:t>Ballena</w:t>
      </w:r>
      <w:proofErr w:type="spellEnd"/>
      <w:r w:rsidRPr="00F825CD">
        <w:rPr>
          <w:rFonts w:ascii="Times New Roman" w:hAnsi="Times New Roman" w:cs="Times New Roman"/>
          <w:lang w:val="en-US"/>
        </w:rPr>
        <w:t>, Southern Spirit SRL, Whales Argentina SRL, and Peke Sosa Turismo de Aventura. We thank the several pilots and observers throughout the period but mainly pilot Peter Domínguez. Dr. Donald F. Haggerty, a retired academic career investigator and native English speaker, edited the final version of the manuscript.</w:t>
      </w:r>
    </w:p>
    <w:p w14:paraId="04F6A723" w14:textId="77777777" w:rsidR="00B22599" w:rsidRPr="000F088C" w:rsidRDefault="00B22599" w:rsidP="000F088C">
      <w:pPr>
        <w:spacing w:after="0" w:line="360" w:lineRule="auto"/>
        <w:ind w:firstLine="284"/>
        <w:rPr>
          <w:rFonts w:ascii="Times New Roman" w:hAnsi="Times New Roman" w:cs="Times New Roman"/>
          <w:lang w:val="en-US"/>
        </w:rPr>
      </w:pPr>
    </w:p>
    <w:p w14:paraId="55387CC5" w14:textId="77777777" w:rsidR="000F088C" w:rsidRPr="000F088C" w:rsidRDefault="000F088C" w:rsidP="000F088C">
      <w:pPr>
        <w:autoSpaceDE w:val="0"/>
        <w:autoSpaceDN w:val="0"/>
        <w:adjustRightInd w:val="0"/>
        <w:spacing w:after="0" w:line="360" w:lineRule="auto"/>
        <w:rPr>
          <w:rFonts w:ascii="Times New Roman" w:hAnsi="Times New Roman" w:cs="Times New Roman"/>
          <w:b/>
          <w:lang w:val="en-US"/>
        </w:rPr>
      </w:pPr>
      <w:r w:rsidRPr="000F088C">
        <w:rPr>
          <w:rFonts w:ascii="Times New Roman" w:hAnsi="Times New Roman" w:cs="Times New Roman"/>
          <w:b/>
          <w:lang w:val="en-US"/>
        </w:rPr>
        <w:t>Author Contributions Statement</w:t>
      </w:r>
    </w:p>
    <w:p w14:paraId="73176B7A" w14:textId="26F39EDA" w:rsidR="000F088C" w:rsidRPr="000F088C" w:rsidRDefault="000F088C" w:rsidP="000F088C">
      <w:pPr>
        <w:autoSpaceDE w:val="0"/>
        <w:autoSpaceDN w:val="0"/>
        <w:adjustRightInd w:val="0"/>
        <w:spacing w:after="0" w:line="360" w:lineRule="auto"/>
        <w:ind w:firstLine="284"/>
        <w:rPr>
          <w:rFonts w:ascii="Times New Roman" w:hAnsi="Times New Roman" w:cs="Times New Roman"/>
          <w:lang w:val="en-US"/>
        </w:rPr>
      </w:pPr>
      <w:r w:rsidRPr="000F088C">
        <w:rPr>
          <w:rFonts w:ascii="Times New Roman" w:hAnsi="Times New Roman" w:cs="Times New Roman"/>
          <w:lang w:val="en-US"/>
        </w:rPr>
        <w:t xml:space="preserve">MAR, </w:t>
      </w:r>
      <w:r w:rsidR="009454E8">
        <w:rPr>
          <w:rFonts w:ascii="Times New Roman" w:hAnsi="Times New Roman" w:cs="Times New Roman"/>
          <w:lang w:val="en-US"/>
        </w:rPr>
        <w:t xml:space="preserve">MAC, JCP, </w:t>
      </w:r>
      <w:r w:rsidR="00AC477F">
        <w:rPr>
          <w:rFonts w:ascii="Times New Roman" w:hAnsi="Times New Roman" w:cs="Times New Roman"/>
          <w:lang w:val="en-US"/>
        </w:rPr>
        <w:t>R</w:t>
      </w:r>
      <w:r w:rsidR="008548BD">
        <w:rPr>
          <w:rFonts w:ascii="Times New Roman" w:hAnsi="Times New Roman" w:cs="Times New Roman"/>
          <w:lang w:val="en-US"/>
        </w:rPr>
        <w:t>A</w:t>
      </w:r>
      <w:r w:rsidR="00AC477F">
        <w:rPr>
          <w:rFonts w:ascii="Times New Roman" w:hAnsi="Times New Roman" w:cs="Times New Roman"/>
          <w:lang w:val="en-US"/>
        </w:rPr>
        <w:t>G</w:t>
      </w:r>
      <w:r w:rsidRPr="000F088C">
        <w:rPr>
          <w:rFonts w:ascii="Times New Roman" w:hAnsi="Times New Roman" w:cs="Times New Roman"/>
          <w:lang w:val="en-US"/>
        </w:rPr>
        <w:t xml:space="preserve">, and EAC conceived the ideas and designed methodology; MAR, </w:t>
      </w:r>
      <w:r w:rsidR="009454E8">
        <w:rPr>
          <w:rFonts w:ascii="Times New Roman" w:hAnsi="Times New Roman" w:cs="Times New Roman"/>
          <w:lang w:val="en-US"/>
        </w:rPr>
        <w:t xml:space="preserve">MAC, </w:t>
      </w:r>
      <w:r w:rsidRPr="000F088C">
        <w:rPr>
          <w:rFonts w:ascii="Times New Roman" w:hAnsi="Times New Roman" w:cs="Times New Roman"/>
          <w:lang w:val="en-US"/>
        </w:rPr>
        <w:t>R</w:t>
      </w:r>
      <w:r w:rsidR="008548BD">
        <w:rPr>
          <w:rFonts w:ascii="Times New Roman" w:hAnsi="Times New Roman" w:cs="Times New Roman"/>
          <w:lang w:val="en-US"/>
        </w:rPr>
        <w:t>A</w:t>
      </w:r>
      <w:r w:rsidRPr="000F088C">
        <w:rPr>
          <w:rFonts w:ascii="Times New Roman" w:hAnsi="Times New Roman" w:cs="Times New Roman"/>
          <w:lang w:val="en-US"/>
        </w:rPr>
        <w:t xml:space="preserve">G and EAC collected the data; MAR, </w:t>
      </w:r>
      <w:r w:rsidR="008C5780">
        <w:rPr>
          <w:rFonts w:ascii="Times New Roman" w:hAnsi="Times New Roman" w:cs="Times New Roman"/>
          <w:lang w:val="en-US"/>
        </w:rPr>
        <w:t xml:space="preserve">MAC </w:t>
      </w:r>
      <w:r w:rsidRPr="000F088C">
        <w:rPr>
          <w:rFonts w:ascii="Times New Roman" w:hAnsi="Times New Roman" w:cs="Times New Roman"/>
          <w:lang w:val="en-US"/>
        </w:rPr>
        <w:t xml:space="preserve">and </w:t>
      </w:r>
      <w:r w:rsidR="008C5780">
        <w:rPr>
          <w:rFonts w:ascii="Times New Roman" w:hAnsi="Times New Roman" w:cs="Times New Roman"/>
          <w:lang w:val="en-US"/>
        </w:rPr>
        <w:t xml:space="preserve">JCP </w:t>
      </w:r>
      <w:proofErr w:type="spellStart"/>
      <w:r w:rsidRPr="000F088C">
        <w:rPr>
          <w:rFonts w:ascii="Times New Roman" w:hAnsi="Times New Roman" w:cs="Times New Roman"/>
          <w:lang w:val="en-US"/>
        </w:rPr>
        <w:t>analy</w:t>
      </w:r>
      <w:r w:rsidR="00B86A7F">
        <w:rPr>
          <w:rFonts w:ascii="Times New Roman" w:hAnsi="Times New Roman" w:cs="Times New Roman"/>
          <w:lang w:val="en-US"/>
        </w:rPr>
        <w:t>s</w:t>
      </w:r>
      <w:r w:rsidRPr="000F088C">
        <w:rPr>
          <w:rFonts w:ascii="Times New Roman" w:hAnsi="Times New Roman" w:cs="Times New Roman"/>
          <w:lang w:val="en-US"/>
        </w:rPr>
        <w:t>ed</w:t>
      </w:r>
      <w:proofErr w:type="spellEnd"/>
      <w:r w:rsidRPr="000F088C">
        <w:rPr>
          <w:rFonts w:ascii="Times New Roman" w:hAnsi="Times New Roman" w:cs="Times New Roman"/>
          <w:lang w:val="en-US"/>
        </w:rPr>
        <w:t xml:space="preserve"> the data; MAR, </w:t>
      </w:r>
      <w:r w:rsidR="008C5780">
        <w:rPr>
          <w:rFonts w:ascii="Times New Roman" w:hAnsi="Times New Roman" w:cs="Times New Roman"/>
          <w:lang w:val="en-US"/>
        </w:rPr>
        <w:t xml:space="preserve">MAC, </w:t>
      </w:r>
      <w:r w:rsidRPr="000F088C">
        <w:rPr>
          <w:rFonts w:ascii="Times New Roman" w:hAnsi="Times New Roman" w:cs="Times New Roman"/>
          <w:lang w:val="en-US"/>
        </w:rPr>
        <w:t>and EAC led the writing of the manuscript. All authors contributed critically to the drafts and gave final approval for publication.</w:t>
      </w:r>
    </w:p>
    <w:p w14:paraId="529BB9D8" w14:textId="77777777" w:rsidR="009C1242" w:rsidRPr="000F088C" w:rsidRDefault="009C1242" w:rsidP="000F088C">
      <w:pPr>
        <w:pStyle w:val="Default"/>
        <w:spacing w:line="360" w:lineRule="auto"/>
        <w:ind w:left="284" w:hanging="284"/>
        <w:rPr>
          <w:rFonts w:ascii="Times New Roman" w:hAnsi="Times New Roman" w:cs="Times New Roman"/>
          <w:color w:val="auto"/>
          <w:sz w:val="22"/>
          <w:szCs w:val="22"/>
          <w:lang w:val="en-US"/>
        </w:rPr>
      </w:pPr>
    </w:p>
    <w:p w14:paraId="7DB50517" w14:textId="08E1C83A" w:rsidR="00A139E7" w:rsidRDefault="00A139E7" w:rsidP="000F088C">
      <w:pPr>
        <w:spacing w:after="0" w:line="360" w:lineRule="auto"/>
        <w:rPr>
          <w:rFonts w:ascii="Times New Roman" w:hAnsi="Times New Roman" w:cs="Times New Roman"/>
          <w:b/>
          <w:color w:val="000000"/>
          <w:lang w:val="en-US"/>
        </w:rPr>
      </w:pPr>
      <w:r w:rsidRPr="000F088C">
        <w:rPr>
          <w:rFonts w:ascii="Times New Roman" w:hAnsi="Times New Roman" w:cs="Times New Roman"/>
          <w:b/>
          <w:color w:val="000000"/>
          <w:lang w:val="en-US"/>
        </w:rPr>
        <w:t>Competing</w:t>
      </w:r>
      <w:r w:rsidRPr="00A139E7">
        <w:rPr>
          <w:rFonts w:ascii="Times New Roman" w:hAnsi="Times New Roman" w:cs="Times New Roman"/>
          <w:b/>
          <w:color w:val="000000"/>
          <w:lang w:val="en-US"/>
        </w:rPr>
        <w:t xml:space="preserve"> </w:t>
      </w:r>
      <w:r w:rsidR="00A8291E">
        <w:rPr>
          <w:rFonts w:ascii="Times New Roman" w:hAnsi="Times New Roman" w:cs="Times New Roman"/>
          <w:b/>
          <w:color w:val="000000"/>
          <w:lang w:val="en-US"/>
        </w:rPr>
        <w:t>I</w:t>
      </w:r>
      <w:r w:rsidRPr="00A139E7">
        <w:rPr>
          <w:rFonts w:ascii="Times New Roman" w:hAnsi="Times New Roman" w:cs="Times New Roman"/>
          <w:b/>
          <w:color w:val="000000"/>
          <w:lang w:val="en-US"/>
        </w:rPr>
        <w:t xml:space="preserve">nterests </w:t>
      </w:r>
      <w:r w:rsidR="00A8291E">
        <w:rPr>
          <w:rFonts w:ascii="Times New Roman" w:hAnsi="Times New Roman" w:cs="Times New Roman"/>
          <w:b/>
          <w:color w:val="000000"/>
          <w:lang w:val="en-US"/>
        </w:rPr>
        <w:t>S</w:t>
      </w:r>
      <w:r w:rsidRPr="00A139E7">
        <w:rPr>
          <w:rFonts w:ascii="Times New Roman" w:hAnsi="Times New Roman" w:cs="Times New Roman"/>
          <w:b/>
          <w:color w:val="000000"/>
          <w:lang w:val="en-US"/>
        </w:rPr>
        <w:t>tatement</w:t>
      </w:r>
    </w:p>
    <w:p w14:paraId="3D1AE49A" w14:textId="3443D3A8" w:rsidR="00E110BA" w:rsidRPr="007619AD" w:rsidRDefault="004D7C31" w:rsidP="007619AD">
      <w:pPr>
        <w:spacing w:after="0" w:line="360" w:lineRule="auto"/>
        <w:ind w:firstLine="284"/>
        <w:rPr>
          <w:rFonts w:ascii="Times New Roman" w:hAnsi="Times New Roman" w:cs="Times New Roman"/>
          <w:color w:val="000000"/>
          <w:lang w:val="en-US"/>
        </w:rPr>
      </w:pPr>
      <w:r w:rsidRPr="004D7C31">
        <w:rPr>
          <w:rFonts w:ascii="Times New Roman" w:hAnsi="Times New Roman" w:cs="Times New Roman"/>
          <w:color w:val="000000"/>
          <w:lang w:val="en-US"/>
        </w:rPr>
        <w:t>The authors declare no competing interests.</w:t>
      </w:r>
      <w:r w:rsidR="00E110BA">
        <w:rPr>
          <w:rFonts w:ascii="Times New Roman" w:hAnsi="Times New Roman" w:cs="Times New Roman"/>
          <w:b/>
          <w:bCs/>
          <w:lang w:val="en-US"/>
        </w:rPr>
        <w:br w:type="page"/>
      </w:r>
    </w:p>
    <w:p w14:paraId="6FDDA4BA" w14:textId="6EF80D16" w:rsidR="00E110BA" w:rsidRPr="00D039D2" w:rsidRDefault="00E110BA" w:rsidP="00E110BA">
      <w:pPr>
        <w:spacing w:after="0" w:line="360" w:lineRule="auto"/>
        <w:rPr>
          <w:rFonts w:ascii="Times New Roman" w:hAnsi="Times New Roman" w:cs="Times New Roman"/>
          <w:b/>
          <w:bCs/>
          <w:lang w:val="en-US"/>
        </w:rPr>
      </w:pPr>
      <w:r w:rsidRPr="00D039D2">
        <w:rPr>
          <w:rFonts w:ascii="Times New Roman" w:hAnsi="Times New Roman" w:cs="Times New Roman"/>
          <w:b/>
          <w:bCs/>
          <w:lang w:val="en-US"/>
        </w:rPr>
        <w:lastRenderedPageBreak/>
        <w:t>Tables</w:t>
      </w:r>
    </w:p>
    <w:p w14:paraId="25055AF9" w14:textId="77777777" w:rsidR="00E110BA" w:rsidRPr="007140CC" w:rsidRDefault="00E110BA" w:rsidP="00E110BA">
      <w:pPr>
        <w:spacing w:after="0" w:line="360" w:lineRule="auto"/>
        <w:rPr>
          <w:rFonts w:ascii="Times New Roman" w:hAnsi="Times New Roman" w:cs="Times New Roman"/>
          <w:lang w:val="en-US"/>
        </w:rPr>
      </w:pPr>
    </w:p>
    <w:p w14:paraId="597FCF68" w14:textId="07879420" w:rsidR="00E110BA" w:rsidRDefault="00E110BA" w:rsidP="00E110BA">
      <w:pPr>
        <w:spacing w:after="0" w:line="360" w:lineRule="auto"/>
        <w:rPr>
          <w:rFonts w:ascii="Times New Roman" w:hAnsi="Times New Roman" w:cs="Times New Roman"/>
          <w:color w:val="000000"/>
          <w:lang w:val="en-US"/>
        </w:rPr>
      </w:pPr>
      <w:r w:rsidRPr="006D72AF">
        <w:rPr>
          <w:rFonts w:ascii="Times New Roman" w:hAnsi="Times New Roman" w:cs="Times New Roman"/>
          <w:lang w:val="en-US"/>
        </w:rPr>
        <w:t xml:space="preserve">Table 1. </w:t>
      </w:r>
      <w:r w:rsidRPr="006D72AF">
        <w:rPr>
          <w:rFonts w:ascii="Times New Roman" w:hAnsi="Times New Roman" w:cs="Times New Roman"/>
          <w:color w:val="000000"/>
          <w:lang w:val="en-US"/>
        </w:rPr>
        <w:t>Estimable parameters and prior specifications for Bayesian state-space models. Alternative prior specifications were considered in the sensitivity analyses (</w:t>
      </w:r>
      <w:proofErr w:type="spellStart"/>
      <w:r w:rsidR="000306D8">
        <w:rPr>
          <w:rFonts w:ascii="Times New Roman" w:hAnsi="Times New Roman" w:cs="Times New Roman"/>
          <w:color w:val="000000"/>
          <w:lang w:val="en-US"/>
        </w:rPr>
        <w:t>Scens</w:t>
      </w:r>
      <w:proofErr w:type="spellEnd"/>
      <w:r w:rsidR="000306D8">
        <w:rPr>
          <w:rFonts w:ascii="Times New Roman" w:hAnsi="Times New Roman" w:cs="Times New Roman"/>
          <w:color w:val="000000"/>
          <w:lang w:val="en-US"/>
        </w:rPr>
        <w:t xml:space="preserve"> </w:t>
      </w:r>
      <w:r w:rsidRPr="006D72AF">
        <w:rPr>
          <w:rFonts w:ascii="Times New Roman" w:hAnsi="Times New Roman" w:cs="Times New Roman"/>
          <w:color w:val="000000"/>
          <w:lang w:val="en-US"/>
        </w:rPr>
        <w:t>1-</w:t>
      </w:r>
      <w:r w:rsidR="007F68F6">
        <w:rPr>
          <w:rFonts w:ascii="Times New Roman" w:hAnsi="Times New Roman" w:cs="Times New Roman"/>
          <w:color w:val="000000"/>
          <w:lang w:val="en-US"/>
        </w:rPr>
        <w:t>6</w:t>
      </w:r>
      <w:r w:rsidRPr="006D72AF">
        <w:rPr>
          <w:rFonts w:ascii="Times New Roman" w:hAnsi="Times New Roman" w:cs="Times New Roman"/>
          <w:color w:val="000000"/>
          <w:lang w:val="en-US"/>
        </w:rPr>
        <w:t>).</w:t>
      </w:r>
    </w:p>
    <w:p w14:paraId="1744B787" w14:textId="77777777" w:rsidR="00E110BA" w:rsidRPr="0057275F" w:rsidRDefault="00E110BA" w:rsidP="00E110BA">
      <w:pPr>
        <w:spacing w:after="0" w:line="360" w:lineRule="auto"/>
        <w:rPr>
          <w:rFonts w:ascii="Times New Roman" w:hAnsi="Times New Roman" w:cs="Times New Roman"/>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49" w:author="PuntLab" w:date="2021-05-22T13:18:00Z">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2129"/>
        <w:gridCol w:w="3541"/>
        <w:gridCol w:w="2834"/>
        <w:tblGridChange w:id="450">
          <w:tblGrid>
            <w:gridCol w:w="2130"/>
            <w:gridCol w:w="3541"/>
            <w:gridCol w:w="2833"/>
          </w:tblGrid>
        </w:tblGridChange>
      </w:tblGrid>
      <w:tr w:rsidR="00E110BA" w:rsidRPr="003410A5" w14:paraId="0175C376" w14:textId="77777777" w:rsidTr="00A26618">
        <w:tc>
          <w:tcPr>
            <w:tcW w:w="1252" w:type="pct"/>
            <w:tcBorders>
              <w:top w:val="single" w:sz="4" w:space="0" w:color="auto"/>
              <w:bottom w:val="single" w:sz="4" w:space="0" w:color="auto"/>
            </w:tcBorders>
            <w:tcPrChange w:id="451" w:author="PuntLab" w:date="2021-05-22T13:18:00Z">
              <w:tcPr>
                <w:tcW w:w="1262" w:type="pct"/>
                <w:tcBorders>
                  <w:top w:val="single" w:sz="4" w:space="0" w:color="auto"/>
                  <w:bottom w:val="single" w:sz="4" w:space="0" w:color="auto"/>
                </w:tcBorders>
              </w:tcPr>
            </w:tcPrChange>
          </w:tcPr>
          <w:p w14:paraId="42417B5A" w14:textId="77777777" w:rsidR="00E110BA" w:rsidRPr="003410A5" w:rsidRDefault="00E110BA" w:rsidP="007619AD">
            <w:pPr>
              <w:autoSpaceDE w:val="0"/>
              <w:autoSpaceDN w:val="0"/>
              <w:adjustRightInd w:val="0"/>
              <w:jc w:val="center"/>
              <w:rPr>
                <w:rFonts w:ascii="Times New Roman" w:hAnsi="Times New Roman" w:cs="Times New Roman"/>
                <w:color w:val="000000"/>
                <w:lang w:val="en-US"/>
              </w:rPr>
            </w:pPr>
            <w:r>
              <w:rPr>
                <w:rFonts w:ascii="Times New Roman" w:hAnsi="Times New Roman" w:cs="Times New Roman"/>
                <w:color w:val="000000"/>
                <w:lang w:val="en-US"/>
              </w:rPr>
              <w:t>Parameter</w:t>
            </w:r>
          </w:p>
        </w:tc>
        <w:tc>
          <w:tcPr>
            <w:tcW w:w="2082" w:type="pct"/>
            <w:tcBorders>
              <w:top w:val="single" w:sz="4" w:space="0" w:color="auto"/>
              <w:bottom w:val="single" w:sz="4" w:space="0" w:color="auto"/>
            </w:tcBorders>
            <w:tcPrChange w:id="452" w:author="PuntLab" w:date="2021-05-22T13:18:00Z">
              <w:tcPr>
                <w:tcW w:w="2063" w:type="pct"/>
                <w:tcBorders>
                  <w:top w:val="single" w:sz="4" w:space="0" w:color="auto"/>
                  <w:bottom w:val="single" w:sz="4" w:space="0" w:color="auto"/>
                </w:tcBorders>
              </w:tcPr>
            </w:tcPrChange>
          </w:tcPr>
          <w:p w14:paraId="65260635" w14:textId="74B12647" w:rsidR="00E110BA" w:rsidRPr="003410A5" w:rsidRDefault="00E110BA" w:rsidP="007619AD">
            <w:pPr>
              <w:autoSpaceDE w:val="0"/>
              <w:autoSpaceDN w:val="0"/>
              <w:adjustRightInd w:val="0"/>
              <w:jc w:val="center"/>
              <w:rPr>
                <w:rFonts w:ascii="Times New Roman" w:hAnsi="Times New Roman" w:cs="Times New Roman"/>
                <w:color w:val="000000"/>
                <w:lang w:val="en-US"/>
              </w:rPr>
            </w:pPr>
            <w:r>
              <w:rPr>
                <w:rFonts w:ascii="Times New Roman" w:hAnsi="Times New Roman" w:cs="Times New Roman"/>
                <w:color w:val="000000"/>
                <w:lang w:val="en-US"/>
              </w:rPr>
              <w:t xml:space="preserve">Base </w:t>
            </w:r>
            <w:r w:rsidR="003E25D4">
              <w:rPr>
                <w:rFonts w:ascii="Times New Roman" w:hAnsi="Times New Roman" w:cs="Times New Roman"/>
                <w:color w:val="000000"/>
                <w:lang w:val="en-US"/>
              </w:rPr>
              <w:t>C</w:t>
            </w:r>
            <w:r>
              <w:rPr>
                <w:rFonts w:ascii="Times New Roman" w:hAnsi="Times New Roman" w:cs="Times New Roman"/>
                <w:color w:val="000000"/>
                <w:lang w:val="en-US"/>
              </w:rPr>
              <w:t>ase prior</w:t>
            </w:r>
          </w:p>
        </w:tc>
        <w:tc>
          <w:tcPr>
            <w:tcW w:w="1666" w:type="pct"/>
            <w:tcBorders>
              <w:top w:val="single" w:sz="4" w:space="0" w:color="auto"/>
              <w:bottom w:val="single" w:sz="4" w:space="0" w:color="auto"/>
            </w:tcBorders>
            <w:tcPrChange w:id="453" w:author="PuntLab" w:date="2021-05-22T13:18:00Z">
              <w:tcPr>
                <w:tcW w:w="1676" w:type="pct"/>
                <w:tcBorders>
                  <w:top w:val="single" w:sz="4" w:space="0" w:color="auto"/>
                  <w:bottom w:val="single" w:sz="4" w:space="0" w:color="auto"/>
                </w:tcBorders>
              </w:tcPr>
            </w:tcPrChange>
          </w:tcPr>
          <w:p w14:paraId="7EC90946" w14:textId="77777777" w:rsidR="00E110BA" w:rsidRPr="003410A5" w:rsidRDefault="00E110BA" w:rsidP="007619AD">
            <w:pPr>
              <w:autoSpaceDE w:val="0"/>
              <w:autoSpaceDN w:val="0"/>
              <w:adjustRightInd w:val="0"/>
              <w:jc w:val="center"/>
              <w:rPr>
                <w:rFonts w:ascii="Times New Roman" w:hAnsi="Times New Roman" w:cs="Times New Roman"/>
                <w:color w:val="000000"/>
                <w:lang w:val="en-US"/>
              </w:rPr>
            </w:pPr>
            <w:r w:rsidRPr="003410A5">
              <w:rPr>
                <w:rFonts w:ascii="Times New Roman" w:hAnsi="Times New Roman" w:cs="Times New Roman"/>
                <w:color w:val="000000"/>
                <w:lang w:val="en-US"/>
              </w:rPr>
              <w:t>Alternative prior</w:t>
            </w:r>
          </w:p>
        </w:tc>
      </w:tr>
      <w:tr w:rsidR="003026FA" w:rsidRPr="005468F2" w14:paraId="499218C4" w14:textId="77777777" w:rsidTr="00A26618">
        <w:trPr>
          <w:trHeight w:val="346"/>
        </w:trPr>
        <w:tc>
          <w:tcPr>
            <w:tcW w:w="1252" w:type="pct"/>
            <w:tcBorders>
              <w:top w:val="single" w:sz="4" w:space="0" w:color="auto"/>
            </w:tcBorders>
            <w:tcPrChange w:id="454" w:author="PuntLab" w:date="2021-05-22T13:18:00Z">
              <w:tcPr>
                <w:tcW w:w="1262" w:type="pct"/>
                <w:tcBorders>
                  <w:top w:val="single" w:sz="4" w:space="0" w:color="auto"/>
                </w:tcBorders>
              </w:tcPr>
            </w:tcPrChange>
          </w:tcPr>
          <w:p w14:paraId="1DD83141" w14:textId="3CB3A4EE" w:rsidR="003026FA" w:rsidRPr="003410A5" w:rsidRDefault="003026FA" w:rsidP="003026FA">
            <w:pPr>
              <w:autoSpaceDE w:val="0"/>
              <w:autoSpaceDN w:val="0"/>
              <w:adjustRightInd w:val="0"/>
              <w:jc w:val="center"/>
              <w:rPr>
                <w:rFonts w:ascii="Times New Roman" w:hAnsi="Times New Roman" w:cs="Times New Roman"/>
                <w:color w:val="000000"/>
                <w:lang w:val="en-US"/>
              </w:rPr>
            </w:pPr>
            <m:oMath>
              <m:sSub>
                <m:sSubPr>
                  <m:ctrlPr>
                    <w:ins w:id="455" w:author="PuntLab" w:date="2021-05-22T13:14:00Z">
                      <w:rPr>
                        <w:rFonts w:ascii="Cambria Math" w:eastAsiaTheme="minorEastAsia" w:hAnsi="Cambria Math" w:cs="Times New Roman"/>
                        <w:i/>
                        <w:color w:val="000000"/>
                        <w:lang w:val="en-US"/>
                      </w:rPr>
                    </w:ins>
                  </m:ctrlPr>
                </m:sSubPr>
                <m:e>
                  <m:r>
                    <w:ins w:id="456" w:author="PuntLab" w:date="2021-05-22T13:14:00Z">
                      <w:rPr>
                        <w:rFonts w:ascii="Cambria Math" w:eastAsiaTheme="minorEastAsia" w:hAnsi="Cambria Math" w:cs="Times New Roman"/>
                        <w:color w:val="000000"/>
                        <w:lang w:val="en-US"/>
                      </w:rPr>
                      <m:t>N</m:t>
                    </w:ins>
                  </m:r>
                </m:e>
                <m:sub>
                  <m:r>
                    <w:ins w:id="457" w:author="PuntLab" w:date="2021-05-22T13:14:00Z">
                      <w:rPr>
                        <w:rFonts w:ascii="Cambria Math" w:eastAsiaTheme="minorEastAsia" w:hAnsi="Cambria Math" w:cs="Times New Roman"/>
                        <w:color w:val="000000"/>
                        <w:lang w:val="en-US"/>
                      </w:rPr>
                      <m:t>recent</m:t>
                    </w:ins>
                  </m:r>
                </m:sub>
              </m:sSub>
            </m:oMath>
            <w:del w:id="458" w:author="PuntLab" w:date="2021-05-22T13:14:00Z">
              <w:r w:rsidRPr="003410A5" w:rsidDel="006A5095">
                <w:rPr>
                  <w:rFonts w:ascii="Times New Roman" w:hAnsi="Times New Roman" w:cs="Times New Roman"/>
                  <w:lang w:val="en-US"/>
                </w:rPr>
                <w:delText>carrying capacity</w:delText>
              </w:r>
            </w:del>
          </w:p>
        </w:tc>
        <w:tc>
          <w:tcPr>
            <w:tcW w:w="2082" w:type="pct"/>
            <w:tcBorders>
              <w:top w:val="single" w:sz="4" w:space="0" w:color="auto"/>
            </w:tcBorders>
            <w:tcPrChange w:id="459" w:author="PuntLab" w:date="2021-05-22T13:18:00Z">
              <w:tcPr>
                <w:tcW w:w="2063" w:type="pct"/>
                <w:tcBorders>
                  <w:top w:val="single" w:sz="4" w:space="0" w:color="auto"/>
                </w:tcBorders>
              </w:tcPr>
            </w:tcPrChange>
          </w:tcPr>
          <w:p w14:paraId="09E6449D" w14:textId="0768E77C" w:rsidR="003026FA" w:rsidRPr="003410A5" w:rsidRDefault="003026FA" w:rsidP="003026FA">
            <w:pPr>
              <w:autoSpaceDE w:val="0"/>
              <w:autoSpaceDN w:val="0"/>
              <w:adjustRightInd w:val="0"/>
              <w:jc w:val="center"/>
              <w:rPr>
                <w:rFonts w:ascii="Times New Roman" w:hAnsi="Times New Roman" w:cs="Times New Roman"/>
                <w:color w:val="000000"/>
                <w:lang w:val="en-US"/>
              </w:rPr>
            </w:pPr>
            <m:oMathPara>
              <m:oMath>
                <m:sSub>
                  <m:sSubPr>
                    <m:ctrlPr>
                      <w:ins w:id="460" w:author="PuntLab" w:date="2021-05-22T13:17:00Z">
                        <w:rPr>
                          <w:rFonts w:ascii="Cambria Math" w:eastAsiaTheme="minorEastAsia" w:hAnsi="Cambria Math" w:cs="Times New Roman"/>
                          <w:i/>
                          <w:color w:val="000000"/>
                          <w:lang w:val="en-US"/>
                        </w:rPr>
                      </w:ins>
                    </m:ctrlPr>
                  </m:sSubPr>
                  <m:e>
                    <m:r>
                      <w:ins w:id="461" w:author="PuntLab" w:date="2021-05-22T13:17:00Z">
                        <w:rPr>
                          <w:rFonts w:ascii="Cambria Math" w:eastAsiaTheme="minorEastAsia" w:hAnsi="Cambria Math" w:cs="Times New Roman"/>
                          <w:color w:val="000000"/>
                          <w:lang w:val="en-US"/>
                        </w:rPr>
                        <m:t>N</m:t>
                      </w:ins>
                    </m:r>
                  </m:e>
                  <m:sub>
                    <m:r>
                      <w:ins w:id="462" w:author="PuntLab" w:date="2021-05-22T13:17:00Z">
                        <w:rPr>
                          <w:rFonts w:ascii="Cambria Math" w:eastAsiaTheme="minorEastAsia" w:hAnsi="Cambria Math" w:cs="Times New Roman"/>
                          <w:color w:val="000000"/>
                          <w:lang w:val="en-US"/>
                        </w:rPr>
                        <m:t>2019</m:t>
                      </w:ins>
                    </m:r>
                  </m:sub>
                </m:sSub>
                <m:r>
                  <w:del w:id="463" w:author="PuntLab" w:date="2021-05-22T13:17:00Z">
                    <w:rPr>
                      <w:rFonts w:ascii="Cambria Math" w:eastAsiaTheme="minorEastAsia" w:hAnsi="Cambria Math" w:cs="Times New Roman"/>
                      <w:color w:val="000000"/>
                      <w:lang w:val="en-US"/>
                    </w:rPr>
                    <m:t>K</m:t>
                  </w:del>
                </m:r>
                <m:r>
                  <w:rPr>
                    <w:rFonts w:ascii="Cambria Math" w:hAnsi="Cambria Math" w:cs="Times New Roman"/>
                    <w:color w:val="000000"/>
                    <w:lang w:val="en-US"/>
                  </w:rPr>
                  <m:t>~</m:t>
                </m:r>
                <m:r>
                  <w:rPr>
                    <w:rFonts w:ascii="Cambria Math" w:hAnsi="Cambria Math" w:cs="Times New Roman"/>
                    <w:color w:val="000000"/>
                  </w:rPr>
                  <m:t>unif</m:t>
                </m:r>
                <m:r>
                  <w:rPr>
                    <w:rFonts w:ascii="Cambria Math" w:hAnsi="Cambria Math" w:cs="Times New Roman"/>
                    <w:color w:val="000000"/>
                    <w:lang w:val="en-US"/>
                  </w:rPr>
                  <m:t>(1</m:t>
                </m:r>
                <m:r>
                  <w:ins w:id="464" w:author="PuntLab" w:date="2021-05-22T13:17:00Z">
                    <w:rPr>
                      <w:rFonts w:ascii="Cambria Math" w:hAnsi="Cambria Math" w:cs="Times New Roman"/>
                      <w:color w:val="000000"/>
                      <w:lang w:val="en-US"/>
                    </w:rPr>
                    <m:t>0</m:t>
                  </w:ins>
                </m:r>
                <m:r>
                  <w:rPr>
                    <w:rFonts w:ascii="Cambria Math" w:hAnsi="Cambria Math" w:cs="Times New Roman"/>
                    <w:color w:val="000000"/>
                    <w:lang w:val="en-US"/>
                  </w:rPr>
                  <m:t xml:space="preserve">0, </m:t>
                </m:r>
                <m:r>
                  <w:ins w:id="465" w:author="PuntLab" w:date="2021-05-22T13:17:00Z">
                    <w:rPr>
                      <w:rFonts w:ascii="Cambria Math" w:hAnsi="Cambria Math" w:cs="Times New Roman"/>
                      <w:color w:val="000000"/>
                      <w:lang w:val="en-US"/>
                    </w:rPr>
                    <m:t>10,00</m:t>
                  </w:ins>
                </m:r>
                <m:r>
                  <w:del w:id="466" w:author="PuntLab" w:date="2021-05-22T13:17:00Z">
                    <w:rPr>
                      <w:rFonts w:ascii="Cambria Math" w:hAnsi="Cambria Math" w:cs="Times New Roman"/>
                      <w:color w:val="000000"/>
                      <w:lang w:val="en-US"/>
                    </w:rPr>
                    <m:t>6</m:t>
                  </w:del>
                </m:r>
                <m:r>
                  <w:rPr>
                    <w:rFonts w:ascii="Cambria Math" w:hAnsi="Cambria Math" w:cs="Times New Roman"/>
                    <w:color w:val="000000"/>
                    <w:lang w:val="en-US"/>
                  </w:rPr>
                  <m:t>0)</m:t>
                </m:r>
              </m:oMath>
            </m:oMathPara>
          </w:p>
        </w:tc>
        <w:tc>
          <w:tcPr>
            <w:tcW w:w="1666" w:type="pct"/>
            <w:tcBorders>
              <w:top w:val="single" w:sz="4" w:space="0" w:color="auto"/>
            </w:tcBorders>
            <w:tcPrChange w:id="467" w:author="PuntLab" w:date="2021-05-22T13:18:00Z">
              <w:tcPr>
                <w:tcW w:w="1676" w:type="pct"/>
                <w:tcBorders>
                  <w:top w:val="single" w:sz="4" w:space="0" w:color="auto"/>
                </w:tcBorders>
              </w:tcPr>
            </w:tcPrChange>
          </w:tcPr>
          <w:p w14:paraId="674B29DE" w14:textId="0DC2A1D1" w:rsidR="003026FA" w:rsidRPr="00E71B46" w:rsidRDefault="003026FA" w:rsidP="003026FA">
            <w:pPr>
              <w:autoSpaceDE w:val="0"/>
              <w:autoSpaceDN w:val="0"/>
              <w:adjustRightInd w:val="0"/>
              <w:jc w:val="center"/>
              <w:rPr>
                <w:rFonts w:ascii="Times New Roman" w:eastAsia="Calibri" w:hAnsi="Times New Roman" w:cs="Times New Roman"/>
                <w:color w:val="000000"/>
                <w:lang w:val="en-US"/>
              </w:rPr>
            </w:pPr>
            <m:oMath>
              <m:sSub>
                <m:sSubPr>
                  <m:ctrlPr>
                    <w:ins w:id="468" w:author="PuntLab" w:date="2021-05-22T13:17:00Z">
                      <w:rPr>
                        <w:rFonts w:ascii="Cambria Math" w:eastAsiaTheme="minorEastAsia" w:hAnsi="Cambria Math" w:cs="Times New Roman"/>
                        <w:i/>
                        <w:color w:val="000000"/>
                        <w:lang w:val="en-US"/>
                      </w:rPr>
                    </w:ins>
                  </m:ctrlPr>
                </m:sSubPr>
                <m:e>
                  <m:r>
                    <w:ins w:id="469" w:author="PuntLab" w:date="2021-05-22T13:17:00Z">
                      <w:rPr>
                        <w:rFonts w:ascii="Cambria Math" w:eastAsiaTheme="minorEastAsia" w:hAnsi="Cambria Math" w:cs="Times New Roman"/>
                        <w:color w:val="000000"/>
                        <w:lang w:val="en-US"/>
                      </w:rPr>
                      <m:t>N</m:t>
                    </w:ins>
                  </m:r>
                </m:e>
                <m:sub>
                  <m:r>
                    <w:ins w:id="470" w:author="PuntLab" w:date="2021-05-22T13:17:00Z">
                      <w:rPr>
                        <w:rFonts w:ascii="Cambria Math" w:eastAsiaTheme="minorEastAsia" w:hAnsi="Cambria Math" w:cs="Times New Roman"/>
                        <w:color w:val="000000"/>
                        <w:lang w:val="en-US"/>
                      </w:rPr>
                      <m:t>20</m:t>
                    </w:ins>
                  </m:r>
                  <m:r>
                    <w:ins w:id="471" w:author="PuntLab" w:date="2021-05-22T13:18:00Z">
                      <w:rPr>
                        <w:rFonts w:ascii="Cambria Math" w:eastAsiaTheme="minorEastAsia" w:hAnsi="Cambria Math" w:cs="Times New Roman"/>
                        <w:color w:val="000000"/>
                        <w:lang w:val="en-US"/>
                      </w:rPr>
                      <m:t>04</m:t>
                    </w:ins>
                  </m:r>
                </m:sub>
              </m:sSub>
              <m:r>
                <w:ins w:id="472" w:author="PuntLab" w:date="2021-05-22T13:17:00Z">
                  <w:rPr>
                    <w:rFonts w:ascii="Cambria Math" w:hAnsi="Cambria Math" w:cs="Times New Roman"/>
                    <w:color w:val="000000"/>
                    <w:lang w:val="en-US"/>
                  </w:rPr>
                  <m:t>~</m:t>
                </w:ins>
              </m:r>
              <m:r>
                <w:ins w:id="473" w:author="PuntLab" w:date="2021-05-22T13:17:00Z">
                  <w:rPr>
                    <w:rFonts w:ascii="Cambria Math" w:hAnsi="Cambria Math" w:cs="Times New Roman"/>
                    <w:color w:val="000000"/>
                  </w:rPr>
                  <m:t>unif</m:t>
                </w:ins>
              </m:r>
              <m:r>
                <w:ins w:id="474" w:author="PuntLab" w:date="2021-05-22T13:17:00Z">
                  <w:rPr>
                    <w:rFonts w:ascii="Cambria Math" w:hAnsi="Cambria Math" w:cs="Times New Roman"/>
                    <w:color w:val="000000"/>
                    <w:lang w:val="en-US"/>
                  </w:rPr>
                  <m:t>(100, 10,000)</m:t>
                </w:ins>
              </m:r>
            </m:oMath>
            <w:ins w:id="475" w:author="PuntLab" w:date="2021-05-22T13:37:00Z">
              <w:r w:rsidR="00862908">
                <w:rPr>
                  <w:rFonts w:ascii="Times New Roman" w:eastAsia="Calibri" w:hAnsi="Times New Roman" w:cs="Times New Roman"/>
                  <w:color w:val="000000"/>
                  <w:lang w:val="en-US"/>
                </w:rPr>
                <w:t xml:space="preserve"> (Scen4</w:t>
              </w:r>
            </w:ins>
            <w:ins w:id="476" w:author="PuntLab" w:date="2021-05-22T13:38:00Z">
              <w:r w:rsidR="00862908">
                <w:rPr>
                  <w:rFonts w:ascii="Times New Roman" w:eastAsia="Calibri" w:hAnsi="Times New Roman" w:cs="Times New Roman"/>
                  <w:color w:val="000000"/>
                  <w:lang w:val="en-US"/>
                </w:rPr>
                <w:t>)</w:t>
              </w:r>
            </w:ins>
          </w:p>
        </w:tc>
      </w:tr>
      <w:tr w:rsidR="003026FA" w:rsidRPr="00E93CD3" w14:paraId="13E52BCB" w14:textId="77777777" w:rsidTr="00A26618">
        <w:tc>
          <w:tcPr>
            <w:tcW w:w="1252" w:type="pct"/>
            <w:tcPrChange w:id="477" w:author="PuntLab" w:date="2021-05-22T13:18:00Z">
              <w:tcPr>
                <w:tcW w:w="1262" w:type="pct"/>
              </w:tcPr>
            </w:tcPrChange>
          </w:tcPr>
          <w:p w14:paraId="0AF6D85A" w14:textId="7F560DCA" w:rsidR="003026FA" w:rsidRPr="003410A5" w:rsidRDefault="003026FA" w:rsidP="003026FA">
            <w:pPr>
              <w:autoSpaceDE w:val="0"/>
              <w:autoSpaceDN w:val="0"/>
              <w:adjustRightInd w:val="0"/>
              <w:jc w:val="center"/>
              <w:rPr>
                <w:rFonts w:ascii="Times New Roman" w:hAnsi="Times New Roman" w:cs="Times New Roman"/>
                <w:lang w:val="en-US"/>
              </w:rPr>
            </w:pPr>
            <w:r w:rsidRPr="003410A5">
              <w:rPr>
                <w:rFonts w:ascii="Times New Roman" w:hAnsi="Times New Roman" w:cs="Times New Roman"/>
                <w:lang w:val="en-US"/>
              </w:rPr>
              <w:t>maximum rate of increase</w:t>
            </w:r>
          </w:p>
        </w:tc>
        <w:tc>
          <w:tcPr>
            <w:tcW w:w="2082" w:type="pct"/>
            <w:tcPrChange w:id="478" w:author="PuntLab" w:date="2021-05-22T13:18:00Z">
              <w:tcPr>
                <w:tcW w:w="2063" w:type="pct"/>
              </w:tcPr>
            </w:tcPrChange>
          </w:tcPr>
          <w:p w14:paraId="3AD6BC7A" w14:textId="30AC3EB4" w:rsidR="003026FA" w:rsidRDefault="003026FA" w:rsidP="003026FA">
            <w:pPr>
              <w:autoSpaceDE w:val="0"/>
              <w:autoSpaceDN w:val="0"/>
              <w:adjustRightInd w:val="0"/>
              <w:jc w:val="center"/>
              <w:rPr>
                <w:rFonts w:ascii="Times New Roman" w:eastAsia="Calibri" w:hAnsi="Times New Roman" w:cs="Times New Roman"/>
                <w:color w:val="000000"/>
                <w:lang w:val="en-US"/>
              </w:rPr>
            </w:pPr>
            <m:oMath>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r>
                <w:rPr>
                  <w:rFonts w:ascii="Cambria Math" w:hAnsi="Cambria Math" w:cs="Times New Roman"/>
                  <w:color w:val="000000"/>
                </w:rPr>
                <m:t>~ unif(0</m:t>
              </m:r>
              <m:r>
                <w:del w:id="479" w:author="PuntLab" w:date="2021-05-22T13:18:00Z">
                  <w:rPr>
                    <w:rFonts w:ascii="Cambria Math" w:hAnsi="Cambria Math" w:cs="Times New Roman"/>
                    <w:color w:val="000000"/>
                  </w:rPr>
                  <m:t>.01</m:t>
                </w:del>
              </m:r>
              <m:r>
                <w:rPr>
                  <w:rFonts w:ascii="Cambria Math" w:hAnsi="Cambria Math" w:cs="Times New Roman"/>
                  <w:color w:val="000000"/>
                </w:rPr>
                <m:t>, 0.11)</m:t>
              </m:r>
            </m:oMath>
            <w:r w:rsidRPr="003410A5">
              <w:rPr>
                <w:rFonts w:ascii="Times New Roman" w:eastAsia="Calibri" w:hAnsi="Times New Roman" w:cs="Times New Roman"/>
                <w:color w:val="000000"/>
              </w:rPr>
              <w:t xml:space="preserve"> </w:t>
            </w:r>
            <w:del w:id="480" w:author="PuntLab" w:date="2021-05-22T13:38:00Z">
              <w:r w:rsidRPr="003410A5" w:rsidDel="002B3580">
                <w:rPr>
                  <w:rFonts w:ascii="Times New Roman" w:eastAsia="Calibri" w:hAnsi="Times New Roman" w:cs="Times New Roman"/>
                  <w:color w:val="000000"/>
                </w:rPr>
                <w:delText>(sen</w:delText>
              </w:r>
              <w:r w:rsidDel="002B3580">
                <w:rPr>
                  <w:rFonts w:ascii="Times New Roman" w:eastAsia="Calibri" w:hAnsi="Times New Roman" w:cs="Times New Roman"/>
                  <w:color w:val="000000"/>
                </w:rPr>
                <w:delText>8</w:delText>
              </w:r>
              <w:r w:rsidRPr="003410A5" w:rsidDel="002B3580">
                <w:rPr>
                  <w:rFonts w:ascii="Times New Roman" w:eastAsia="Calibri" w:hAnsi="Times New Roman" w:cs="Times New Roman"/>
                  <w:color w:val="000000"/>
                </w:rPr>
                <w:delText>)</w:delText>
              </w:r>
            </w:del>
          </w:p>
        </w:tc>
        <w:tc>
          <w:tcPr>
            <w:tcW w:w="1666" w:type="pct"/>
            <w:tcPrChange w:id="481" w:author="PuntLab" w:date="2021-05-22T13:18:00Z">
              <w:tcPr>
                <w:tcW w:w="1676" w:type="pct"/>
              </w:tcPr>
            </w:tcPrChange>
          </w:tcPr>
          <w:p w14:paraId="5B096E9C" w14:textId="6147AEB2" w:rsidR="003026FA" w:rsidRDefault="003026FA" w:rsidP="003026FA">
            <w:pPr>
              <w:autoSpaceDE w:val="0"/>
              <w:autoSpaceDN w:val="0"/>
              <w:adjustRightInd w:val="0"/>
              <w:jc w:val="center"/>
              <w:rPr>
                <w:rFonts w:ascii="Times New Roman" w:eastAsia="Calibri" w:hAnsi="Times New Roman" w:cs="Times New Roman"/>
                <w:color w:val="000000"/>
                <w:lang w:val="en-US"/>
              </w:rPr>
            </w:pPr>
            <m:oMath>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r>
                <w:rPr>
                  <w:rFonts w:ascii="Cambria Math" w:hAnsi="Cambria Math" w:cs="Times New Roman"/>
                  <w:color w:val="000000"/>
                  <w:lang w:val="en-US"/>
                </w:rPr>
                <m:t>~</m:t>
              </m:r>
              <m:r>
                <w:rPr>
                  <w:rFonts w:ascii="Cambria Math" w:hAnsi="Cambria Math" w:cs="Times New Roman"/>
                  <w:color w:val="000000"/>
                </w:rPr>
                <m:t>lnorm</m:t>
              </m:r>
              <m:r>
                <w:rPr>
                  <w:rFonts w:ascii="Cambria Math" w:hAnsi="Cambria Math" w:cs="Times New Roman"/>
                  <w:color w:val="000000"/>
                  <w:lang w:val="en-US"/>
                </w:rPr>
                <m:t>(</m:t>
              </m:r>
              <m:sSub>
                <m:sSubPr>
                  <m:ctrlPr>
                    <w:rPr>
                      <w:rFonts w:ascii="Cambria Math" w:hAnsi="Cambria Math" w:cs="Times New Roman"/>
                      <w:i/>
                      <w:color w:val="000000"/>
                    </w:rPr>
                  </m:ctrlPr>
                </m:sSubPr>
                <m:e>
                  <m:r>
                    <w:rPr>
                      <w:rFonts w:ascii="Cambria Math" w:hAnsi="Cambria Math" w:cs="Times New Roman"/>
                      <w:color w:val="000000"/>
                    </w:rPr>
                    <m:t>μ</m:t>
                  </m:r>
                </m:e>
                <m:sub>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sub>
              </m:sSub>
              <m:r>
                <w:rPr>
                  <w:rFonts w:ascii="Cambria Math" w:hAnsi="Cambria Math" w:cs="Times New Roman"/>
                  <w:color w:val="000000"/>
                  <w:lang w:val="en-US"/>
                </w:rPr>
                <m:t xml:space="preserve">=-2.65, </m:t>
              </m:r>
              <m:sSub>
                <m:sSubPr>
                  <m:ctrlPr>
                    <w:rPr>
                      <w:rFonts w:ascii="Cambria Math" w:hAnsi="Cambria Math" w:cs="Times New Roman"/>
                      <w:i/>
                      <w:color w:val="000000"/>
                    </w:rPr>
                  </m:ctrlPr>
                </m:sSubPr>
                <m:e>
                  <m:r>
                    <w:rPr>
                      <w:rFonts w:ascii="Cambria Math" w:hAnsi="Cambria Math" w:cs="Times New Roman"/>
                      <w:color w:val="000000"/>
                    </w:rPr>
                    <m:t>σ</m:t>
                  </m:r>
                </m:e>
                <m:sub>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sub>
              </m:sSub>
              <m:r>
                <w:rPr>
                  <w:rFonts w:ascii="Cambria Math" w:hAnsi="Cambria Math" w:cs="Times New Roman"/>
                  <w:color w:val="000000"/>
                  <w:lang w:val="en-US"/>
                </w:rPr>
                <m:t>=0.5)</m:t>
              </m:r>
            </m:oMath>
            <w:r w:rsidRPr="003410A5">
              <w:rPr>
                <w:rFonts w:ascii="Times New Roman" w:eastAsia="Calibri" w:hAnsi="Times New Roman" w:cs="Times New Roman"/>
                <w:color w:val="000000"/>
                <w:lang w:val="en-US"/>
              </w:rPr>
              <w:t xml:space="preserve"> (</w:t>
            </w:r>
            <w:r>
              <w:rPr>
                <w:rFonts w:ascii="Times New Roman" w:eastAsia="Calibri" w:hAnsi="Times New Roman" w:cs="Times New Roman"/>
                <w:color w:val="000000"/>
                <w:lang w:val="en-US"/>
              </w:rPr>
              <w:t>Sc</w:t>
            </w:r>
            <w:r w:rsidRPr="003410A5">
              <w:rPr>
                <w:rFonts w:ascii="Times New Roman" w:eastAsia="Calibri" w:hAnsi="Times New Roman" w:cs="Times New Roman"/>
                <w:color w:val="000000"/>
                <w:lang w:val="en-US"/>
              </w:rPr>
              <w:t>en</w:t>
            </w:r>
            <w:r>
              <w:rPr>
                <w:rFonts w:ascii="Times New Roman" w:eastAsia="Calibri" w:hAnsi="Times New Roman" w:cs="Times New Roman"/>
                <w:color w:val="000000"/>
                <w:lang w:val="en-US"/>
              </w:rPr>
              <w:t>1</w:t>
            </w:r>
            <w:r w:rsidRPr="003410A5">
              <w:rPr>
                <w:rFonts w:ascii="Times New Roman" w:eastAsia="Calibri" w:hAnsi="Times New Roman" w:cs="Times New Roman"/>
                <w:color w:val="000000"/>
                <w:lang w:val="en-US"/>
              </w:rPr>
              <w:t>)</w:t>
            </w:r>
          </w:p>
        </w:tc>
      </w:tr>
      <w:tr w:rsidR="003026FA" w:rsidRPr="00E93CD3" w14:paraId="21813529" w14:textId="77777777" w:rsidTr="00A26618">
        <w:tc>
          <w:tcPr>
            <w:tcW w:w="1252" w:type="pct"/>
            <w:tcPrChange w:id="482" w:author="PuntLab" w:date="2021-05-22T13:18:00Z">
              <w:tcPr>
                <w:tcW w:w="1262" w:type="pct"/>
              </w:tcPr>
            </w:tcPrChange>
          </w:tcPr>
          <w:p w14:paraId="04CCFF5B" w14:textId="77777777" w:rsidR="003026FA" w:rsidRPr="003410A5" w:rsidRDefault="003026FA" w:rsidP="003026FA">
            <w:pPr>
              <w:autoSpaceDE w:val="0"/>
              <w:autoSpaceDN w:val="0"/>
              <w:adjustRightInd w:val="0"/>
              <w:jc w:val="center"/>
              <w:rPr>
                <w:rFonts w:ascii="Times New Roman" w:hAnsi="Times New Roman" w:cs="Times New Roman"/>
                <w:lang w:val="en-US"/>
              </w:rPr>
            </w:pPr>
            <w:r w:rsidRPr="003410A5">
              <w:rPr>
                <w:rFonts w:ascii="Times New Roman" w:hAnsi="Times New Roman" w:cs="Times New Roman"/>
                <w:lang w:val="en-US"/>
              </w:rPr>
              <w:t>process variance</w:t>
            </w:r>
          </w:p>
        </w:tc>
        <w:tc>
          <w:tcPr>
            <w:tcW w:w="2082" w:type="pct"/>
            <w:tcPrChange w:id="483" w:author="PuntLab" w:date="2021-05-22T13:18:00Z">
              <w:tcPr>
                <w:tcW w:w="2063" w:type="pct"/>
              </w:tcPr>
            </w:tcPrChange>
          </w:tcPr>
          <w:p w14:paraId="476D0BF7" w14:textId="77777777" w:rsidR="003026FA" w:rsidRPr="003410A5" w:rsidRDefault="003026FA" w:rsidP="003026FA">
            <w:pPr>
              <w:autoSpaceDE w:val="0"/>
              <w:autoSpaceDN w:val="0"/>
              <w:adjustRightInd w:val="0"/>
              <w:rPr>
                <w:rFonts w:ascii="Times New Roman" w:eastAsia="Calibri" w:hAnsi="Times New Roman" w:cs="Times New Roman"/>
                <w:color w:val="000000"/>
              </w:rPr>
            </w:pPr>
            <m:oMathPara>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σ</m:t>
                    </m:r>
                  </m:e>
                  <m:sup>
                    <m:r>
                      <w:rPr>
                        <w:rFonts w:ascii="Cambria Math" w:eastAsiaTheme="minorEastAsia" w:hAnsi="Cambria Math" w:cs="Times New Roman"/>
                        <w:color w:val="000000"/>
                        <w:lang w:val="en-US"/>
                      </w:rPr>
                      <m:t>2</m:t>
                    </m:r>
                  </m:sup>
                </m:sSup>
                <m:r>
                  <w:rPr>
                    <w:rFonts w:ascii="Cambria Math" w:hAnsi="Cambria Math" w:cs="Times New Roman"/>
                    <w:color w:val="000000"/>
                  </w:rPr>
                  <m:t>~ invgamma(4, 0.1)</m:t>
                </m:r>
              </m:oMath>
            </m:oMathPara>
          </w:p>
        </w:tc>
        <w:tc>
          <w:tcPr>
            <w:tcW w:w="1666" w:type="pct"/>
            <w:tcPrChange w:id="484" w:author="PuntLab" w:date="2021-05-22T13:18:00Z">
              <w:tcPr>
                <w:tcW w:w="1676" w:type="pct"/>
              </w:tcPr>
            </w:tcPrChange>
          </w:tcPr>
          <w:p w14:paraId="3D70EEA1" w14:textId="78FA1184" w:rsidR="003026FA" w:rsidRPr="003410A5" w:rsidRDefault="003026FA" w:rsidP="003026FA">
            <w:pPr>
              <w:autoSpaceDE w:val="0"/>
              <w:autoSpaceDN w:val="0"/>
              <w:adjustRightInd w:val="0"/>
              <w:jc w:val="center"/>
              <w:rPr>
                <w:rFonts w:ascii="Times New Roman" w:eastAsia="Calibri" w:hAnsi="Times New Roman" w:cs="Times New Roman"/>
                <w:color w:val="000000"/>
                <w:lang w:val="en-US"/>
              </w:rPr>
            </w:pPr>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σ</m:t>
                  </m:r>
                </m:e>
                <m:sup>
                  <m:r>
                    <w:rPr>
                      <w:rFonts w:ascii="Cambria Math" w:eastAsiaTheme="minorEastAsia" w:hAnsi="Cambria Math" w:cs="Times New Roman"/>
                      <w:color w:val="000000"/>
                      <w:lang w:val="en-US"/>
                    </w:rPr>
                    <m:t>2</m:t>
                  </m:r>
                </m:sup>
              </m:sSup>
              <m:r>
                <w:rPr>
                  <w:rFonts w:ascii="Cambria Math" w:hAnsi="Cambria Math" w:cs="Times New Roman"/>
                  <w:color w:val="000000"/>
                  <w:lang w:val="en-US"/>
                </w:rPr>
                <m:t xml:space="preserve">~ </m:t>
              </m:r>
              <m:r>
                <w:rPr>
                  <w:rFonts w:ascii="Cambria Math" w:hAnsi="Cambria Math" w:cs="Times New Roman"/>
                  <w:color w:val="000000"/>
                </w:rPr>
                <m:t>invgamma</m:t>
              </m:r>
              <m:r>
                <w:rPr>
                  <w:rFonts w:ascii="Cambria Math" w:hAnsi="Cambria Math" w:cs="Times New Roman"/>
                  <w:color w:val="000000"/>
                  <w:lang w:val="en-US"/>
                </w:rPr>
                <m:t>(2, 0.05</m:t>
              </m:r>
            </m:oMath>
            <w:r>
              <w:rPr>
                <w:rFonts w:ascii="Times New Roman" w:eastAsia="Calibri" w:hAnsi="Times New Roman" w:cs="Times New Roman"/>
                <w:color w:val="000000"/>
                <w:lang w:val="en-US"/>
              </w:rPr>
              <w:t>) (Scen2)</w:t>
            </w:r>
          </w:p>
          <w:p w14:paraId="307F5F8B" w14:textId="1F798AA3" w:rsidR="003026FA" w:rsidRPr="0074557D" w:rsidRDefault="003026FA" w:rsidP="003026FA">
            <w:pPr>
              <w:autoSpaceDE w:val="0"/>
              <w:autoSpaceDN w:val="0"/>
              <w:adjustRightInd w:val="0"/>
              <w:jc w:val="center"/>
              <w:rPr>
                <w:rFonts w:ascii="Times New Roman" w:eastAsia="Calibri" w:hAnsi="Times New Roman" w:cs="Times New Roman"/>
                <w:color w:val="000000"/>
                <w:lang w:val="en-US"/>
              </w:rPr>
            </w:pPr>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σ</m:t>
                  </m:r>
                </m:e>
                <m:sup>
                  <m:r>
                    <w:rPr>
                      <w:rFonts w:ascii="Cambria Math" w:eastAsiaTheme="minorEastAsia" w:hAnsi="Cambria Math" w:cs="Times New Roman"/>
                      <w:color w:val="000000"/>
                      <w:lang w:val="en-US"/>
                    </w:rPr>
                    <m:t>2</m:t>
                  </m:r>
                </m:sup>
              </m:sSup>
              <m:r>
                <w:rPr>
                  <w:rFonts w:ascii="Cambria Math" w:hAnsi="Cambria Math" w:cs="Times New Roman"/>
                  <w:color w:val="000000"/>
                  <w:lang w:val="en-US"/>
                </w:rPr>
                <m:t xml:space="preserve">~ </m:t>
              </m:r>
              <m:r>
                <w:rPr>
                  <w:rFonts w:ascii="Cambria Math" w:hAnsi="Cambria Math" w:cs="Times New Roman"/>
                  <w:color w:val="000000"/>
                </w:rPr>
                <m:t>invgamma</m:t>
              </m:r>
              <m:r>
                <w:rPr>
                  <w:rFonts w:ascii="Cambria Math" w:hAnsi="Cambria Math" w:cs="Times New Roman"/>
                  <w:color w:val="000000"/>
                  <w:lang w:val="en-US"/>
                </w:rPr>
                <m:t>(8, 0.2)</m:t>
              </m:r>
            </m:oMath>
            <w:r w:rsidRPr="003410A5">
              <w:rPr>
                <w:rFonts w:ascii="Times New Roman" w:eastAsia="Calibri" w:hAnsi="Times New Roman" w:cs="Times New Roman"/>
                <w:color w:val="000000"/>
                <w:lang w:val="en-US"/>
              </w:rPr>
              <w:t xml:space="preserve"> (</w:t>
            </w:r>
            <w:r>
              <w:rPr>
                <w:rFonts w:ascii="Times New Roman" w:eastAsia="Calibri" w:hAnsi="Times New Roman" w:cs="Times New Roman"/>
                <w:color w:val="000000"/>
                <w:lang w:val="en-US"/>
              </w:rPr>
              <w:t>Sc</w:t>
            </w:r>
            <w:r w:rsidRPr="003410A5">
              <w:rPr>
                <w:rFonts w:ascii="Times New Roman" w:eastAsia="Calibri" w:hAnsi="Times New Roman" w:cs="Times New Roman"/>
                <w:color w:val="000000"/>
                <w:lang w:val="en-US"/>
              </w:rPr>
              <w:t>en</w:t>
            </w:r>
            <w:r>
              <w:rPr>
                <w:rFonts w:ascii="Times New Roman" w:eastAsia="Calibri" w:hAnsi="Times New Roman" w:cs="Times New Roman"/>
                <w:color w:val="000000"/>
                <w:lang w:val="en-US"/>
              </w:rPr>
              <w:t>3</w:t>
            </w:r>
            <w:r w:rsidRPr="003410A5">
              <w:rPr>
                <w:rFonts w:ascii="Times New Roman" w:eastAsia="Calibri" w:hAnsi="Times New Roman" w:cs="Times New Roman"/>
                <w:color w:val="000000"/>
                <w:lang w:val="en-US"/>
              </w:rPr>
              <w:t>)</w:t>
            </w:r>
          </w:p>
        </w:tc>
      </w:tr>
      <w:tr w:rsidR="003026FA" w:rsidRPr="00E93CD3" w:rsidDel="00A26618" w14:paraId="0D07FDB9" w14:textId="137C8F13" w:rsidTr="00A26618">
        <w:trPr>
          <w:del w:id="485" w:author="PuntLab" w:date="2021-05-22T13:18:00Z"/>
        </w:trPr>
        <w:tc>
          <w:tcPr>
            <w:tcW w:w="1252" w:type="pct"/>
            <w:tcPrChange w:id="486" w:author="PuntLab" w:date="2021-05-22T13:18:00Z">
              <w:tcPr>
                <w:tcW w:w="1262" w:type="pct"/>
              </w:tcPr>
            </w:tcPrChange>
          </w:tcPr>
          <w:p w14:paraId="74E11B51" w14:textId="6B13CFCE" w:rsidR="003026FA" w:rsidRPr="003410A5" w:rsidDel="00A26618" w:rsidRDefault="003026FA" w:rsidP="003026FA">
            <w:pPr>
              <w:autoSpaceDE w:val="0"/>
              <w:autoSpaceDN w:val="0"/>
              <w:adjustRightInd w:val="0"/>
              <w:jc w:val="center"/>
              <w:rPr>
                <w:del w:id="487" w:author="PuntLab" w:date="2021-05-22T13:18:00Z"/>
                <w:rFonts w:ascii="Times New Roman" w:hAnsi="Times New Roman" w:cs="Times New Roman"/>
                <w:lang w:val="en-US"/>
              </w:rPr>
            </w:pPr>
            <w:del w:id="488" w:author="PuntLab" w:date="2021-05-22T13:18:00Z">
              <w:r w:rsidRPr="003410A5" w:rsidDel="00A26618">
                <w:rPr>
                  <w:rFonts w:ascii="Times New Roman" w:hAnsi="Times New Roman" w:cs="Times New Roman"/>
                  <w:color w:val="000000"/>
                  <w:lang w:val="en-US"/>
                </w:rPr>
                <w:delText>observation variance</w:delText>
              </w:r>
            </w:del>
          </w:p>
        </w:tc>
        <w:tc>
          <w:tcPr>
            <w:tcW w:w="2082" w:type="pct"/>
            <w:tcPrChange w:id="489" w:author="PuntLab" w:date="2021-05-22T13:18:00Z">
              <w:tcPr>
                <w:tcW w:w="2063" w:type="pct"/>
              </w:tcPr>
            </w:tcPrChange>
          </w:tcPr>
          <w:p w14:paraId="7AE1DFD1" w14:textId="03B292C0" w:rsidR="003026FA" w:rsidRPr="003410A5" w:rsidDel="00A26618" w:rsidRDefault="003026FA" w:rsidP="003026FA">
            <w:pPr>
              <w:autoSpaceDE w:val="0"/>
              <w:autoSpaceDN w:val="0"/>
              <w:adjustRightInd w:val="0"/>
              <w:rPr>
                <w:del w:id="490" w:author="PuntLab" w:date="2021-05-22T13:18:00Z"/>
                <w:rFonts w:ascii="Times New Roman" w:eastAsia="Calibri" w:hAnsi="Times New Roman" w:cs="Times New Roman"/>
                <w:color w:val="000000"/>
              </w:rPr>
            </w:pPr>
            <m:oMathPara>
              <m:oMath>
                <m:sSup>
                  <m:sSupPr>
                    <m:ctrlPr>
                      <w:del w:id="491" w:author="PuntLab" w:date="2021-05-22T13:18:00Z">
                        <w:rPr>
                          <w:rFonts w:ascii="Cambria Math" w:eastAsiaTheme="minorEastAsia" w:hAnsi="Cambria Math" w:cs="Times New Roman"/>
                          <w:i/>
                          <w:color w:val="000000"/>
                          <w:lang w:val="en-US"/>
                        </w:rPr>
                      </w:del>
                    </m:ctrlPr>
                  </m:sSupPr>
                  <m:e>
                    <m:r>
                      <w:del w:id="492" w:author="PuntLab" w:date="2021-05-22T13:18:00Z">
                        <w:rPr>
                          <w:rFonts w:ascii="Cambria Math" w:eastAsiaTheme="minorEastAsia" w:hAnsi="Cambria Math" w:cs="Times New Roman"/>
                          <w:color w:val="000000"/>
                          <w:lang w:val="en-US"/>
                        </w:rPr>
                        <m:t>τ</m:t>
                      </w:del>
                    </m:r>
                  </m:e>
                  <m:sup>
                    <m:r>
                      <w:del w:id="493" w:author="PuntLab" w:date="2021-05-22T13:18:00Z">
                        <w:rPr>
                          <w:rFonts w:ascii="Cambria Math" w:eastAsiaTheme="minorEastAsia" w:hAnsi="Cambria Math" w:cs="Times New Roman"/>
                          <w:color w:val="000000"/>
                          <w:lang w:val="en-US"/>
                        </w:rPr>
                        <m:t>2</m:t>
                      </w:del>
                    </m:r>
                  </m:sup>
                </m:sSup>
                <m:r>
                  <w:del w:id="494" w:author="PuntLab" w:date="2021-05-22T13:18:00Z">
                    <w:rPr>
                      <w:rFonts w:ascii="Cambria Math" w:hAnsi="Cambria Math" w:cs="Times New Roman"/>
                      <w:color w:val="000000"/>
                    </w:rPr>
                    <m:t>~ invgamma(2, 0.5)</m:t>
                  </w:del>
                </m:r>
              </m:oMath>
            </m:oMathPara>
          </w:p>
        </w:tc>
        <w:tc>
          <w:tcPr>
            <w:tcW w:w="1666" w:type="pct"/>
            <w:tcPrChange w:id="495" w:author="PuntLab" w:date="2021-05-22T13:18:00Z">
              <w:tcPr>
                <w:tcW w:w="1676" w:type="pct"/>
              </w:tcPr>
            </w:tcPrChange>
          </w:tcPr>
          <w:p w14:paraId="46545C9F" w14:textId="69C18123" w:rsidR="003026FA" w:rsidRPr="003410A5" w:rsidDel="00A26618" w:rsidRDefault="003026FA" w:rsidP="003026FA">
            <w:pPr>
              <w:autoSpaceDE w:val="0"/>
              <w:autoSpaceDN w:val="0"/>
              <w:adjustRightInd w:val="0"/>
              <w:jc w:val="center"/>
              <w:rPr>
                <w:del w:id="496" w:author="PuntLab" w:date="2021-05-22T13:18:00Z"/>
                <w:rFonts w:ascii="Times New Roman" w:eastAsia="Calibri" w:hAnsi="Times New Roman" w:cs="Times New Roman"/>
                <w:color w:val="000000"/>
                <w:lang w:val="en-US"/>
              </w:rPr>
            </w:pPr>
            <m:oMath>
              <m:sSup>
                <m:sSupPr>
                  <m:ctrlPr>
                    <w:del w:id="497" w:author="PuntLab" w:date="2021-05-22T13:18:00Z">
                      <w:rPr>
                        <w:rFonts w:ascii="Cambria Math" w:eastAsiaTheme="minorEastAsia" w:hAnsi="Cambria Math" w:cs="Times New Roman"/>
                        <w:i/>
                        <w:color w:val="000000"/>
                        <w:lang w:val="en-US"/>
                      </w:rPr>
                    </w:del>
                  </m:ctrlPr>
                </m:sSupPr>
                <m:e>
                  <m:r>
                    <w:del w:id="498" w:author="PuntLab" w:date="2021-05-22T13:18:00Z">
                      <w:rPr>
                        <w:rFonts w:ascii="Cambria Math" w:eastAsiaTheme="minorEastAsia" w:hAnsi="Cambria Math" w:cs="Times New Roman"/>
                        <w:color w:val="000000"/>
                        <w:lang w:val="en-US"/>
                      </w:rPr>
                      <m:t>τ</m:t>
                    </w:del>
                  </m:r>
                </m:e>
                <m:sup>
                  <m:r>
                    <w:del w:id="499" w:author="PuntLab" w:date="2021-05-22T13:18:00Z">
                      <w:rPr>
                        <w:rFonts w:ascii="Cambria Math" w:eastAsiaTheme="minorEastAsia" w:hAnsi="Cambria Math" w:cs="Times New Roman"/>
                        <w:color w:val="000000"/>
                        <w:lang w:val="en-US"/>
                      </w:rPr>
                      <m:t>2</m:t>
                    </w:del>
                  </m:r>
                </m:sup>
              </m:sSup>
              <m:r>
                <w:del w:id="500" w:author="PuntLab" w:date="2021-05-22T13:18:00Z">
                  <w:rPr>
                    <w:rFonts w:ascii="Cambria Math" w:hAnsi="Cambria Math" w:cs="Times New Roman"/>
                    <w:color w:val="000000"/>
                    <w:lang w:val="en-US"/>
                  </w:rPr>
                  <m:t xml:space="preserve">~ </m:t>
                </w:del>
              </m:r>
              <m:r>
                <w:del w:id="501" w:author="PuntLab" w:date="2021-05-22T13:18:00Z">
                  <w:rPr>
                    <w:rFonts w:ascii="Cambria Math" w:hAnsi="Cambria Math" w:cs="Times New Roman"/>
                    <w:color w:val="000000"/>
                  </w:rPr>
                  <m:t>invgamma</m:t>
                </w:del>
              </m:r>
              <m:r>
                <w:del w:id="502" w:author="PuntLab" w:date="2021-05-22T13:18:00Z">
                  <w:rPr>
                    <w:rFonts w:ascii="Cambria Math" w:hAnsi="Cambria Math" w:cs="Times New Roman"/>
                    <w:color w:val="000000"/>
                    <w:lang w:val="en-US"/>
                  </w:rPr>
                  <m:t>(1, 0.25)</m:t>
                </w:del>
              </m:r>
            </m:oMath>
            <w:del w:id="503" w:author="PuntLab" w:date="2021-05-22T13:18:00Z">
              <w:r w:rsidRPr="003410A5" w:rsidDel="00A26618">
                <w:rPr>
                  <w:rFonts w:ascii="Times New Roman" w:eastAsia="Calibri" w:hAnsi="Times New Roman" w:cs="Times New Roman"/>
                  <w:color w:val="000000"/>
                  <w:lang w:val="en-US"/>
                </w:rPr>
                <w:delText xml:space="preserve"> (</w:delText>
              </w:r>
              <w:r w:rsidDel="00A26618">
                <w:rPr>
                  <w:rFonts w:ascii="Times New Roman" w:eastAsia="Calibri" w:hAnsi="Times New Roman" w:cs="Times New Roman"/>
                  <w:color w:val="000000"/>
                  <w:lang w:val="en-US"/>
                </w:rPr>
                <w:delText>Sc</w:delText>
              </w:r>
              <w:r w:rsidRPr="003410A5" w:rsidDel="00A26618">
                <w:rPr>
                  <w:rFonts w:ascii="Times New Roman" w:eastAsia="Calibri" w:hAnsi="Times New Roman" w:cs="Times New Roman"/>
                  <w:color w:val="000000"/>
                  <w:lang w:val="en-US"/>
                </w:rPr>
                <w:delText>en</w:delText>
              </w:r>
              <w:r w:rsidDel="00A26618">
                <w:rPr>
                  <w:rFonts w:ascii="Times New Roman" w:eastAsia="Calibri" w:hAnsi="Times New Roman" w:cs="Times New Roman"/>
                  <w:color w:val="000000"/>
                  <w:lang w:val="en-US"/>
                </w:rPr>
                <w:delText>4</w:delText>
              </w:r>
              <w:r w:rsidRPr="003410A5" w:rsidDel="00A26618">
                <w:rPr>
                  <w:rFonts w:ascii="Times New Roman" w:eastAsia="Calibri" w:hAnsi="Times New Roman" w:cs="Times New Roman"/>
                  <w:color w:val="000000"/>
                  <w:lang w:val="en-US"/>
                </w:rPr>
                <w:delText>)</w:delText>
              </w:r>
            </w:del>
          </w:p>
          <w:p w14:paraId="2D7217CE" w14:textId="4FD402CF" w:rsidR="003026FA" w:rsidRPr="0074557D" w:rsidDel="00A26618" w:rsidRDefault="003026FA" w:rsidP="003026FA">
            <w:pPr>
              <w:autoSpaceDE w:val="0"/>
              <w:autoSpaceDN w:val="0"/>
              <w:adjustRightInd w:val="0"/>
              <w:jc w:val="center"/>
              <w:rPr>
                <w:del w:id="504" w:author="PuntLab" w:date="2021-05-22T13:18:00Z"/>
                <w:rFonts w:ascii="Times New Roman" w:eastAsia="Calibri" w:hAnsi="Times New Roman" w:cs="Times New Roman"/>
                <w:color w:val="000000"/>
                <w:lang w:val="en-US"/>
              </w:rPr>
            </w:pPr>
            <m:oMath>
              <m:sSup>
                <m:sSupPr>
                  <m:ctrlPr>
                    <w:del w:id="505" w:author="PuntLab" w:date="2021-05-22T13:18:00Z">
                      <w:rPr>
                        <w:rFonts w:ascii="Cambria Math" w:eastAsiaTheme="minorEastAsia" w:hAnsi="Cambria Math" w:cs="Times New Roman"/>
                        <w:i/>
                        <w:color w:val="000000"/>
                        <w:lang w:val="en-US"/>
                      </w:rPr>
                    </w:del>
                  </m:ctrlPr>
                </m:sSupPr>
                <m:e>
                  <m:r>
                    <w:del w:id="506" w:author="PuntLab" w:date="2021-05-22T13:18:00Z">
                      <w:rPr>
                        <w:rFonts w:ascii="Cambria Math" w:eastAsiaTheme="minorEastAsia" w:hAnsi="Cambria Math" w:cs="Times New Roman"/>
                        <w:color w:val="000000"/>
                        <w:lang w:val="en-US"/>
                      </w:rPr>
                      <m:t>τ</m:t>
                    </w:del>
                  </m:r>
                </m:e>
                <m:sup>
                  <m:r>
                    <w:del w:id="507" w:author="PuntLab" w:date="2021-05-22T13:18:00Z">
                      <w:rPr>
                        <w:rFonts w:ascii="Cambria Math" w:eastAsiaTheme="minorEastAsia" w:hAnsi="Cambria Math" w:cs="Times New Roman"/>
                        <w:color w:val="000000"/>
                        <w:lang w:val="en-US"/>
                      </w:rPr>
                      <m:t>2</m:t>
                    </w:del>
                  </m:r>
                </m:sup>
              </m:sSup>
              <m:r>
                <w:del w:id="508" w:author="PuntLab" w:date="2021-05-22T13:18:00Z">
                  <w:rPr>
                    <w:rFonts w:ascii="Cambria Math" w:hAnsi="Cambria Math" w:cs="Times New Roman"/>
                    <w:color w:val="000000"/>
                    <w:lang w:val="en-US"/>
                  </w:rPr>
                  <m:t xml:space="preserve">~ </m:t>
                </w:del>
              </m:r>
              <m:r>
                <w:del w:id="509" w:author="PuntLab" w:date="2021-05-22T13:18:00Z">
                  <w:rPr>
                    <w:rFonts w:ascii="Cambria Math" w:hAnsi="Cambria Math" w:cs="Times New Roman"/>
                    <w:color w:val="000000"/>
                  </w:rPr>
                  <m:t>invgamma</m:t>
                </w:del>
              </m:r>
              <m:r>
                <w:del w:id="510" w:author="PuntLab" w:date="2021-05-22T13:18:00Z">
                  <w:rPr>
                    <w:rFonts w:ascii="Cambria Math" w:hAnsi="Cambria Math" w:cs="Times New Roman"/>
                    <w:color w:val="000000"/>
                    <w:lang w:val="en-US"/>
                  </w:rPr>
                  <m:t>(4, 1)</m:t>
                </w:del>
              </m:r>
            </m:oMath>
            <w:del w:id="511" w:author="PuntLab" w:date="2021-05-22T13:18:00Z">
              <w:r w:rsidRPr="003410A5" w:rsidDel="00A26618">
                <w:rPr>
                  <w:rFonts w:ascii="Times New Roman" w:eastAsia="Calibri" w:hAnsi="Times New Roman" w:cs="Times New Roman"/>
                  <w:color w:val="000000"/>
                  <w:lang w:val="en-US"/>
                </w:rPr>
                <w:delText xml:space="preserve"> (</w:delText>
              </w:r>
              <w:r w:rsidDel="00A26618">
                <w:rPr>
                  <w:rFonts w:ascii="Times New Roman" w:eastAsia="Calibri" w:hAnsi="Times New Roman" w:cs="Times New Roman"/>
                  <w:color w:val="000000"/>
                  <w:lang w:val="en-US"/>
                </w:rPr>
                <w:delText>Sc</w:delText>
              </w:r>
              <w:r w:rsidRPr="003410A5" w:rsidDel="00A26618">
                <w:rPr>
                  <w:rFonts w:ascii="Times New Roman" w:eastAsia="Calibri" w:hAnsi="Times New Roman" w:cs="Times New Roman"/>
                  <w:color w:val="000000"/>
                  <w:lang w:val="en-US"/>
                </w:rPr>
                <w:delText>en</w:delText>
              </w:r>
              <w:r w:rsidDel="00A26618">
                <w:rPr>
                  <w:rFonts w:ascii="Times New Roman" w:eastAsia="Calibri" w:hAnsi="Times New Roman" w:cs="Times New Roman"/>
                  <w:color w:val="000000"/>
                  <w:lang w:val="en-US"/>
                </w:rPr>
                <w:delText>5</w:delText>
              </w:r>
              <w:r w:rsidRPr="003410A5" w:rsidDel="00A26618">
                <w:rPr>
                  <w:rFonts w:ascii="Times New Roman" w:eastAsia="Calibri" w:hAnsi="Times New Roman" w:cs="Times New Roman"/>
                  <w:color w:val="000000"/>
                  <w:lang w:val="en-US"/>
                </w:rPr>
                <w:delText>)</w:delText>
              </w:r>
            </w:del>
          </w:p>
        </w:tc>
      </w:tr>
      <w:tr w:rsidR="003026FA" w:rsidRPr="003410A5" w14:paraId="4D6A23C2" w14:textId="77777777" w:rsidTr="00A26618">
        <w:tc>
          <w:tcPr>
            <w:tcW w:w="1252" w:type="pct"/>
            <w:tcPrChange w:id="512" w:author="PuntLab" w:date="2021-05-22T13:18:00Z">
              <w:tcPr>
                <w:tcW w:w="1262" w:type="pct"/>
              </w:tcPr>
            </w:tcPrChange>
          </w:tcPr>
          <w:p w14:paraId="4BD4A4BA" w14:textId="41ABEA44" w:rsidR="003026FA" w:rsidRPr="003410A5" w:rsidRDefault="00DE6441" w:rsidP="003026FA">
            <w:pPr>
              <w:autoSpaceDE w:val="0"/>
              <w:autoSpaceDN w:val="0"/>
              <w:adjustRightInd w:val="0"/>
              <w:jc w:val="center"/>
              <w:rPr>
                <w:rFonts w:ascii="Times New Roman" w:hAnsi="Times New Roman" w:cs="Times New Roman"/>
                <w:lang w:val="en-US"/>
              </w:rPr>
            </w:pPr>
            <w:ins w:id="513" w:author="PuntLab" w:date="2021-05-22T13:20:00Z">
              <w:r>
                <w:rPr>
                  <w:rFonts w:ascii="Times New Roman" w:hAnsi="Times New Roman" w:cs="Times New Roman"/>
                  <w:lang w:val="en-US"/>
                </w:rPr>
                <w:t>Depletion at maxi</w:t>
              </w:r>
            </w:ins>
            <w:ins w:id="514" w:author="PuntLab" w:date="2021-05-22T13:21:00Z">
              <w:r>
                <w:rPr>
                  <w:rFonts w:ascii="Times New Roman" w:hAnsi="Times New Roman" w:cs="Times New Roman"/>
                  <w:lang w:val="en-US"/>
                </w:rPr>
                <w:t>mum sustainable yield</w:t>
              </w:r>
            </w:ins>
            <w:del w:id="515" w:author="PuntLab" w:date="2021-05-22T13:18:00Z">
              <w:r w:rsidR="003026FA" w:rsidRPr="003410A5" w:rsidDel="00A26618">
                <w:rPr>
                  <w:rFonts w:ascii="Times New Roman" w:hAnsi="Times New Roman" w:cs="Times New Roman"/>
                  <w:lang w:val="en-US"/>
                </w:rPr>
                <w:delText>shape parameter</w:delText>
              </w:r>
            </w:del>
          </w:p>
        </w:tc>
        <w:tc>
          <w:tcPr>
            <w:tcW w:w="2082" w:type="pct"/>
            <w:tcPrChange w:id="516" w:author="PuntLab" w:date="2021-05-22T13:18:00Z">
              <w:tcPr>
                <w:tcW w:w="2063" w:type="pct"/>
              </w:tcPr>
            </w:tcPrChange>
          </w:tcPr>
          <w:p w14:paraId="37C056B4" w14:textId="70541900" w:rsidR="003026FA" w:rsidRPr="003410A5" w:rsidRDefault="00DE6441" w:rsidP="003026FA">
            <w:pPr>
              <w:autoSpaceDE w:val="0"/>
              <w:autoSpaceDN w:val="0"/>
              <w:adjustRightInd w:val="0"/>
              <w:rPr>
                <w:rFonts w:ascii="Times New Roman" w:eastAsia="Calibri" w:hAnsi="Times New Roman" w:cs="Times New Roman"/>
                <w:color w:val="000000"/>
                <w:lang w:val="en-US"/>
              </w:rPr>
            </w:pPr>
            <m:oMathPara>
              <m:oMath>
                <m:sSub>
                  <m:sSubPr>
                    <m:ctrlPr>
                      <w:ins w:id="517" w:author="PuntLab" w:date="2021-05-22T13:19:00Z">
                        <w:rPr>
                          <w:rFonts w:ascii="Cambria Math" w:eastAsiaTheme="minorEastAsia" w:hAnsi="Cambria Math" w:cs="Times New Roman"/>
                          <w:i/>
                          <w:color w:val="000000"/>
                          <w:lang w:val="en-US"/>
                        </w:rPr>
                      </w:ins>
                    </m:ctrlPr>
                  </m:sSubPr>
                  <m:e>
                    <m:r>
                      <w:ins w:id="518" w:author="PuntLab" w:date="2021-05-22T13:19:00Z">
                        <w:rPr>
                          <w:rFonts w:ascii="Cambria Math" w:eastAsiaTheme="minorEastAsia" w:hAnsi="Cambria Math" w:cs="Times New Roman"/>
                          <w:color w:val="000000"/>
                          <w:lang w:val="en-US"/>
                        </w:rPr>
                        <m:t>P</m:t>
                      </w:ins>
                    </m:r>
                  </m:e>
                  <m:sub>
                    <m:r>
                      <w:ins w:id="519" w:author="PuntLab" w:date="2021-05-22T13:19:00Z">
                        <w:rPr>
                          <w:rFonts w:ascii="Cambria Math" w:eastAsiaTheme="minorEastAsia" w:hAnsi="Cambria Math" w:cs="Times New Roman"/>
                          <w:color w:val="000000"/>
                          <w:lang w:val="en-US"/>
                        </w:rPr>
                        <m:t>msy</m:t>
                      </w:ins>
                    </m:r>
                  </m:sub>
                </m:sSub>
                <m:r>
                  <w:del w:id="520" w:author="PuntLab" w:date="2021-05-22T13:19:00Z">
                    <w:rPr>
                      <w:rFonts w:ascii="Cambria Math" w:eastAsiaTheme="minorEastAsia" w:hAnsi="Cambria Math" w:cs="Times New Roman"/>
                      <w:color w:val="000000"/>
                      <w:lang w:val="en-US"/>
                    </w:rPr>
                    <m:t>z</m:t>
                  </w:del>
                </m:r>
                <m:r>
                  <w:del w:id="521" w:author="PuntLab" w:date="2021-05-22T13:19:00Z">
                    <w:rPr>
                      <w:rFonts w:ascii="Cambria Math" w:hAnsi="Cambria Math" w:cs="Times New Roman"/>
                      <w:color w:val="000000"/>
                    </w:rPr>
                    <m:t>&lt;- 2.39</m:t>
                  </w:del>
                </m:r>
                <m:r>
                  <w:ins w:id="522" w:author="PuntLab" w:date="2021-05-22T13:19:00Z">
                    <w:rPr>
                      <w:rFonts w:ascii="Cambria Math" w:hAnsi="Cambria Math" w:cs="Times New Roman"/>
                      <w:color w:val="000000"/>
                    </w:rPr>
                    <m:t>~unif(0.5, 0.8)</m:t>
                  </w:ins>
                </m:r>
              </m:oMath>
            </m:oMathPara>
          </w:p>
        </w:tc>
        <w:tc>
          <w:tcPr>
            <w:tcW w:w="1666" w:type="pct"/>
            <w:tcPrChange w:id="523" w:author="PuntLab" w:date="2021-05-22T13:18:00Z">
              <w:tcPr>
                <w:tcW w:w="1676" w:type="pct"/>
              </w:tcPr>
            </w:tcPrChange>
          </w:tcPr>
          <w:p w14:paraId="68CAF6C7" w14:textId="5310F532" w:rsidR="003026FA" w:rsidRPr="003410A5" w:rsidRDefault="003026FA" w:rsidP="003026FA">
            <w:pPr>
              <w:autoSpaceDE w:val="0"/>
              <w:autoSpaceDN w:val="0"/>
              <w:adjustRightInd w:val="0"/>
              <w:jc w:val="center"/>
              <w:rPr>
                <w:rFonts w:ascii="Times New Roman" w:eastAsia="Times New Roman" w:hAnsi="Times New Roman" w:cs="Times New Roman"/>
                <w:color w:val="000000"/>
                <w:lang w:val="en-US"/>
              </w:rPr>
            </w:pPr>
            <m:oMath>
              <m:r>
                <w:del w:id="524" w:author="PuntLab" w:date="2021-05-22T13:19:00Z">
                  <w:rPr>
                    <w:rFonts w:ascii="Cambria Math" w:eastAsiaTheme="minorEastAsia" w:hAnsi="Cambria Math" w:cs="Times New Roman"/>
                    <w:color w:val="000000"/>
                    <w:lang w:val="en-US"/>
                  </w:rPr>
                  <m:t>z</m:t>
                </w:del>
              </m:r>
              <m:r>
                <w:del w:id="525" w:author="PuntLab" w:date="2021-05-22T13:19:00Z">
                  <w:rPr>
                    <w:rFonts w:ascii="Cambria Math" w:eastAsiaTheme="minorEastAsia" w:hAnsi="Cambria Math" w:cs="Times New Roman"/>
                    <w:color w:val="000000"/>
                  </w:rPr>
                  <m:t>=</m:t>
                </w:del>
              </m:r>
              <m:r>
                <w:del w:id="526" w:author="PuntLab" w:date="2021-05-22T13:19:00Z">
                  <w:rPr>
                    <w:rFonts w:ascii="Cambria Math" w:hAnsi="Cambria Math" w:cs="Times New Roman"/>
                    <w:color w:val="000000"/>
                  </w:rPr>
                  <m:t xml:space="preserve"> 5.04</m:t>
                </w:del>
              </m:r>
            </m:oMath>
            <w:del w:id="527" w:author="PuntLab" w:date="2021-05-22T13:19:00Z">
              <w:r w:rsidRPr="003410A5" w:rsidDel="00DE6441">
                <w:rPr>
                  <w:rFonts w:ascii="Times New Roman" w:eastAsia="Calibri" w:hAnsi="Times New Roman" w:cs="Times New Roman"/>
                  <w:color w:val="000000"/>
                </w:rPr>
                <w:delText xml:space="preserve"> (</w:delText>
              </w:r>
              <w:r w:rsidDel="00DE6441">
                <w:rPr>
                  <w:rFonts w:ascii="Times New Roman" w:eastAsia="Calibri" w:hAnsi="Times New Roman" w:cs="Times New Roman"/>
                  <w:color w:val="000000"/>
                </w:rPr>
                <w:delText>Sc</w:delText>
              </w:r>
              <w:r w:rsidRPr="003410A5" w:rsidDel="00DE6441">
                <w:rPr>
                  <w:rFonts w:ascii="Times New Roman" w:eastAsia="Calibri" w:hAnsi="Times New Roman" w:cs="Times New Roman"/>
                  <w:color w:val="000000"/>
                </w:rPr>
                <w:delText>en</w:delText>
              </w:r>
              <w:r w:rsidDel="00DE6441">
                <w:rPr>
                  <w:rFonts w:ascii="Times New Roman" w:eastAsia="Calibri" w:hAnsi="Times New Roman" w:cs="Times New Roman"/>
                  <w:color w:val="000000"/>
                </w:rPr>
                <w:delText>6</w:delText>
              </w:r>
              <w:r w:rsidRPr="003410A5" w:rsidDel="00DE6441">
                <w:rPr>
                  <w:rFonts w:ascii="Times New Roman" w:eastAsia="Calibri" w:hAnsi="Times New Roman" w:cs="Times New Roman"/>
                  <w:color w:val="000000"/>
                </w:rPr>
                <w:delText>)</w:delText>
              </w:r>
            </w:del>
          </w:p>
        </w:tc>
      </w:tr>
      <w:tr w:rsidR="003026FA" w:rsidRPr="003410A5" w:rsidDel="00DE6441" w14:paraId="5E1CDA99" w14:textId="2E6E2302" w:rsidTr="00A26618">
        <w:trPr>
          <w:del w:id="528" w:author="PuntLab" w:date="2021-05-22T13:20:00Z"/>
        </w:trPr>
        <w:tc>
          <w:tcPr>
            <w:tcW w:w="1252" w:type="pct"/>
            <w:tcPrChange w:id="529" w:author="PuntLab" w:date="2021-05-22T13:18:00Z">
              <w:tcPr>
                <w:tcW w:w="1262" w:type="pct"/>
              </w:tcPr>
            </w:tcPrChange>
          </w:tcPr>
          <w:p w14:paraId="7BEA9FCA" w14:textId="0B9497E5" w:rsidR="003026FA" w:rsidRPr="003410A5" w:rsidDel="00DE6441" w:rsidRDefault="003026FA" w:rsidP="003026FA">
            <w:pPr>
              <w:autoSpaceDE w:val="0"/>
              <w:autoSpaceDN w:val="0"/>
              <w:adjustRightInd w:val="0"/>
              <w:jc w:val="center"/>
              <w:rPr>
                <w:del w:id="530" w:author="PuntLab" w:date="2021-05-22T13:20:00Z"/>
                <w:rFonts w:ascii="Times New Roman" w:hAnsi="Times New Roman" w:cs="Times New Roman"/>
                <w:color w:val="000000"/>
                <w:lang w:val="en-US"/>
              </w:rPr>
            </w:pPr>
            <w:del w:id="531" w:author="PuntLab" w:date="2021-05-22T13:20:00Z">
              <w:r w:rsidRPr="003410A5" w:rsidDel="00DE6441">
                <w:rPr>
                  <w:rFonts w:ascii="Times New Roman" w:hAnsi="Times New Roman" w:cs="Times New Roman"/>
                  <w:color w:val="000000"/>
                  <w:lang w:val="en-US"/>
                </w:rPr>
                <w:delText>detectability coefficient</w:delText>
              </w:r>
            </w:del>
          </w:p>
        </w:tc>
        <w:tc>
          <w:tcPr>
            <w:tcW w:w="2082" w:type="pct"/>
            <w:tcPrChange w:id="532" w:author="PuntLab" w:date="2021-05-22T13:18:00Z">
              <w:tcPr>
                <w:tcW w:w="2063" w:type="pct"/>
              </w:tcPr>
            </w:tcPrChange>
          </w:tcPr>
          <w:p w14:paraId="7301122C" w14:textId="231E787B" w:rsidR="003026FA" w:rsidRPr="009C6716" w:rsidDel="00DE6441" w:rsidRDefault="003026FA" w:rsidP="003026FA">
            <w:pPr>
              <w:autoSpaceDE w:val="0"/>
              <w:autoSpaceDN w:val="0"/>
              <w:adjustRightInd w:val="0"/>
              <w:rPr>
                <w:del w:id="533" w:author="PuntLab" w:date="2021-05-22T13:20:00Z"/>
                <w:rFonts w:ascii="Times New Roman" w:eastAsiaTheme="minorEastAsia" w:hAnsi="Times New Roman" w:cs="Times New Roman"/>
                <w:color w:val="000000"/>
                <w:highlight w:val="yellow"/>
                <w:lang w:val="en-US"/>
              </w:rPr>
            </w:pPr>
            <m:oMathPara>
              <m:oMath>
                <m:r>
                  <w:del w:id="534" w:author="PuntLab" w:date="2021-05-22T13:20:00Z">
                    <w:rPr>
                      <w:rFonts w:ascii="Cambria Math" w:eastAsiaTheme="minorEastAsia" w:hAnsi="Cambria Math" w:cs="Times New Roman"/>
                      <w:color w:val="000000"/>
                      <w:lang w:val="en-US"/>
                    </w:rPr>
                    <m:t>q</m:t>
                  </w:del>
                </m:r>
                <m:r>
                  <w:del w:id="535" w:author="PuntLab" w:date="2021-05-22T13:20:00Z">
                    <w:rPr>
                      <w:rFonts w:ascii="Cambria Math" w:hAnsi="Cambria Math" w:cs="Times New Roman"/>
                      <w:color w:val="000000"/>
                    </w:rPr>
                    <m:t>~norm(0.5,</m:t>
                  </w:del>
                </m:r>
                <m:sSup>
                  <m:sSupPr>
                    <m:ctrlPr>
                      <w:del w:id="536" w:author="PuntLab" w:date="2021-05-22T13:20:00Z">
                        <w:rPr>
                          <w:rFonts w:ascii="Cambria Math" w:hAnsi="Cambria Math" w:cs="Times New Roman"/>
                          <w:i/>
                          <w:color w:val="000000"/>
                        </w:rPr>
                      </w:del>
                    </m:ctrlPr>
                  </m:sSupPr>
                  <m:e>
                    <m:r>
                      <w:del w:id="537" w:author="PuntLab" w:date="2021-05-22T13:20:00Z">
                        <w:rPr>
                          <w:rFonts w:ascii="Cambria Math" w:hAnsi="Cambria Math" w:cs="Times New Roman"/>
                          <w:color w:val="000000"/>
                        </w:rPr>
                        <m:t>0.4</m:t>
                      </w:del>
                    </m:r>
                  </m:e>
                  <m:sup>
                    <m:r>
                      <w:del w:id="538" w:author="PuntLab" w:date="2021-05-22T13:20:00Z">
                        <w:rPr>
                          <w:rFonts w:ascii="Cambria Math" w:hAnsi="Cambria Math" w:cs="Times New Roman"/>
                          <w:color w:val="000000"/>
                        </w:rPr>
                        <m:t>2</m:t>
                      </w:del>
                    </m:r>
                  </m:sup>
                </m:sSup>
                <m:r>
                  <w:del w:id="539" w:author="PuntLab" w:date="2021-05-22T13:20:00Z">
                    <w:rPr>
                      <w:rFonts w:ascii="Cambria Math" w:hAnsi="Cambria Math" w:cs="Times New Roman"/>
                      <w:color w:val="000000"/>
                    </w:rPr>
                    <m:t>)</m:t>
                  </w:del>
                </m:r>
              </m:oMath>
            </m:oMathPara>
          </w:p>
        </w:tc>
        <w:tc>
          <w:tcPr>
            <w:tcW w:w="1666" w:type="pct"/>
            <w:tcPrChange w:id="540" w:author="PuntLab" w:date="2021-05-22T13:18:00Z">
              <w:tcPr>
                <w:tcW w:w="1676" w:type="pct"/>
              </w:tcPr>
            </w:tcPrChange>
          </w:tcPr>
          <w:p w14:paraId="0B2323B0" w14:textId="6300BD61" w:rsidR="003026FA" w:rsidRPr="003410A5" w:rsidDel="00DE6441" w:rsidRDefault="003026FA" w:rsidP="003026FA">
            <w:pPr>
              <w:autoSpaceDE w:val="0"/>
              <w:autoSpaceDN w:val="0"/>
              <w:adjustRightInd w:val="0"/>
              <w:jc w:val="center"/>
              <w:rPr>
                <w:del w:id="541" w:author="PuntLab" w:date="2021-05-22T13:20:00Z"/>
                <w:rFonts w:ascii="Times New Roman" w:eastAsia="Calibri" w:hAnsi="Times New Roman" w:cs="Times New Roman"/>
                <w:color w:val="000000"/>
                <w:lang w:val="en-US"/>
              </w:rPr>
            </w:pPr>
          </w:p>
        </w:tc>
      </w:tr>
      <w:tr w:rsidR="003026FA" w:rsidRPr="003410A5" w14:paraId="153BECF1" w14:textId="77777777" w:rsidTr="00A26618">
        <w:tc>
          <w:tcPr>
            <w:tcW w:w="1252" w:type="pct"/>
            <w:tcPrChange w:id="542" w:author="PuntLab" w:date="2021-05-22T13:18:00Z">
              <w:tcPr>
                <w:tcW w:w="1262" w:type="pct"/>
              </w:tcPr>
            </w:tcPrChange>
          </w:tcPr>
          <w:p w14:paraId="13FAFA40" w14:textId="68143A07" w:rsidR="003026FA" w:rsidRPr="003410A5" w:rsidRDefault="003026FA" w:rsidP="003026FA">
            <w:pPr>
              <w:autoSpaceDE w:val="0"/>
              <w:autoSpaceDN w:val="0"/>
              <w:adjustRightInd w:val="0"/>
              <w:jc w:val="center"/>
              <w:rPr>
                <w:rFonts w:ascii="Times New Roman" w:hAnsi="Times New Roman" w:cs="Times New Roman"/>
                <w:color w:val="000000"/>
                <w:lang w:val="en-US"/>
              </w:rPr>
            </w:pPr>
            <w:r w:rsidRPr="003410A5">
              <w:rPr>
                <w:rFonts w:ascii="Times New Roman" w:hAnsi="Times New Roman" w:cs="Times New Roman"/>
                <w:color w:val="000000"/>
                <w:lang w:val="en-US"/>
              </w:rPr>
              <w:t>struck and lost’ rate factor</w:t>
            </w:r>
            <w:r>
              <w:rPr>
                <w:rFonts w:ascii="Times New Roman" w:hAnsi="Times New Roman" w:cs="Times New Roman"/>
                <w:color w:val="000000"/>
                <w:lang w:val="en-US"/>
              </w:rPr>
              <w:t xml:space="preserve"> (period: </w:t>
            </w:r>
            <w:r>
              <w:rPr>
                <w:rFonts w:ascii="Times New Roman" w:hAnsi="Times New Roman"/>
                <w:lang w:val="en-GB"/>
              </w:rPr>
              <w:t>1</w:t>
            </w:r>
            <w:ins w:id="543" w:author="PuntLab" w:date="2021-05-22T13:36:00Z">
              <w:r w:rsidR="00BF630D">
                <w:rPr>
                  <w:rFonts w:ascii="Times New Roman" w:hAnsi="Times New Roman"/>
                  <w:lang w:val="en-GB"/>
                </w:rPr>
                <w:t>771</w:t>
              </w:r>
            </w:ins>
            <w:del w:id="544" w:author="PuntLab" w:date="2021-05-22T13:36:00Z">
              <w:r w:rsidDel="00BF630D">
                <w:rPr>
                  <w:rFonts w:ascii="Times New Roman" w:hAnsi="Times New Roman"/>
                  <w:lang w:val="en-GB"/>
                </w:rPr>
                <w:delText>678</w:delText>
              </w:r>
            </w:del>
            <w:r>
              <w:rPr>
                <w:rFonts w:ascii="Times New Roman" w:hAnsi="Times New Roman"/>
                <w:lang w:val="en-GB"/>
              </w:rPr>
              <w:t>-1</w:t>
            </w:r>
            <w:ins w:id="545" w:author="PuntLab" w:date="2021-05-22T13:36:00Z">
              <w:r w:rsidR="00BF630D">
                <w:rPr>
                  <w:rFonts w:ascii="Times New Roman" w:hAnsi="Times New Roman"/>
                  <w:lang w:val="en-GB"/>
                </w:rPr>
                <w:t>850</w:t>
              </w:r>
            </w:ins>
            <w:del w:id="546" w:author="PuntLab" w:date="2021-05-22T13:36:00Z">
              <w:r w:rsidDel="00BF630D">
                <w:rPr>
                  <w:rFonts w:ascii="Times New Roman" w:hAnsi="Times New Roman"/>
                  <w:lang w:val="en-GB"/>
                </w:rPr>
                <w:delText>900</w:delText>
              </w:r>
            </w:del>
            <w:r>
              <w:rPr>
                <w:rFonts w:ascii="Times New Roman" w:hAnsi="Times New Roman"/>
                <w:lang w:val="en-GB"/>
              </w:rPr>
              <w:t>)</w:t>
            </w:r>
          </w:p>
        </w:tc>
        <w:tc>
          <w:tcPr>
            <w:tcW w:w="2082" w:type="pct"/>
            <w:tcPrChange w:id="547" w:author="PuntLab" w:date="2021-05-22T13:18:00Z">
              <w:tcPr>
                <w:tcW w:w="2063" w:type="pct"/>
              </w:tcPr>
            </w:tcPrChange>
          </w:tcPr>
          <w:p w14:paraId="1E5F147C" w14:textId="223C3279" w:rsidR="003026FA" w:rsidRPr="003410A5" w:rsidRDefault="003026FA" w:rsidP="003026FA">
            <w:pPr>
              <w:autoSpaceDE w:val="0"/>
              <w:autoSpaceDN w:val="0"/>
              <w:adjustRightInd w:val="0"/>
              <w:rPr>
                <w:rFonts w:ascii="Times New Roman" w:eastAsia="Calibri" w:hAnsi="Times New Roman" w:cs="Times New Roman"/>
                <w:color w:val="000000"/>
                <w:lang w:val="en-US"/>
              </w:rPr>
            </w:pPr>
            <m:oMathPara>
              <m:oMath>
                <m:sSub>
                  <m:sSubPr>
                    <m:ctrlPr>
                      <w:rPr>
                        <w:rFonts w:ascii="Cambria Math" w:hAnsi="Cambria Math" w:cs="Times New Roman"/>
                        <w:lang w:val="en-GB"/>
                      </w:rPr>
                    </m:ctrlPr>
                  </m:sSubPr>
                  <m:e>
                    <m:r>
                      <w:rPr>
                        <w:rFonts w:ascii="Cambria Math" w:hAnsi="Cambria Math" w:cs="Times New Roman"/>
                        <w:lang w:val="en-GB"/>
                      </w:rPr>
                      <m:t>SRL</m:t>
                    </m:r>
                  </m:e>
                  <m:sub>
                    <m:r>
                      <w:rPr>
                        <w:rFonts w:ascii="Cambria Math" w:hAnsi="Cambria Math" w:cs="Times New Roman"/>
                        <w:lang w:val="en-GB"/>
                      </w:rPr>
                      <m:t>1</m:t>
                    </m:r>
                  </m:sub>
                </m:sSub>
                <m:r>
                  <w:rPr>
                    <w:rFonts w:ascii="Cambria Math" w:hAnsi="Cambria Math" w:cs="Times New Roman"/>
                    <w:lang w:val="en-GB"/>
                  </w:rPr>
                  <m:t>~norm</m:t>
                </m:r>
                <m:d>
                  <m:dPr>
                    <m:ctrlPr>
                      <w:rPr>
                        <w:rFonts w:ascii="Cambria Math" w:hAnsi="Cambria Math" w:cs="Times New Roman"/>
                        <w:i/>
                        <w:lang w:val="en-GB"/>
                      </w:rPr>
                    </m:ctrlPr>
                  </m:dPr>
                  <m:e>
                    <m:r>
                      <w:rPr>
                        <w:rFonts w:ascii="Cambria Math" w:hAnsi="Cambria Math" w:cs="Times New Roman"/>
                        <w:lang w:val="en-GB"/>
                      </w:rPr>
                      <m:t>1.</m:t>
                    </m:r>
                    <m:r>
                      <w:ins w:id="548" w:author="PuntLab" w:date="2021-05-22T13:36:00Z">
                        <w:rPr>
                          <w:rFonts w:ascii="Cambria Math" w:hAnsi="Cambria Math" w:cs="Times New Roman"/>
                          <w:lang w:val="en-GB"/>
                        </w:rPr>
                        <m:t>6</m:t>
                      </w:ins>
                    </m:r>
                    <m:r>
                      <w:del w:id="549" w:author="PuntLab" w:date="2021-05-22T13:36:00Z">
                        <w:rPr>
                          <w:rFonts w:ascii="Cambria Math" w:hAnsi="Cambria Math" w:cs="Times New Roman"/>
                          <w:lang w:val="en-GB"/>
                        </w:rPr>
                        <m:t>5</m:t>
                      </w:del>
                    </m:r>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0.0</m:t>
                        </m:r>
                        <m:r>
                          <w:ins w:id="550" w:author="PuntLab" w:date="2021-05-22T13:36:00Z">
                            <w:rPr>
                              <w:rFonts w:ascii="Cambria Math" w:hAnsi="Cambria Math" w:cs="Times New Roman"/>
                              <w:lang w:val="en-GB"/>
                            </w:rPr>
                            <m:t>4</m:t>
                          </w:ins>
                        </m:r>
                        <m:r>
                          <w:del w:id="551" w:author="PuntLab" w:date="2021-05-22T13:36:00Z">
                            <w:rPr>
                              <w:rFonts w:ascii="Cambria Math" w:hAnsi="Cambria Math" w:cs="Times New Roman"/>
                              <w:lang w:val="en-GB"/>
                            </w:rPr>
                            <m:t>3</m:t>
                          </w:del>
                        </m:r>
                      </m:e>
                      <m:sup>
                        <m:r>
                          <w:rPr>
                            <w:rFonts w:ascii="Cambria Math" w:hAnsi="Cambria Math" w:cs="Times New Roman"/>
                            <w:lang w:val="en-GB"/>
                          </w:rPr>
                          <m:t>2</m:t>
                        </m:r>
                      </m:sup>
                    </m:sSup>
                  </m:e>
                </m:d>
              </m:oMath>
            </m:oMathPara>
          </w:p>
        </w:tc>
        <w:tc>
          <w:tcPr>
            <w:tcW w:w="1666" w:type="pct"/>
            <w:tcPrChange w:id="552" w:author="PuntLab" w:date="2021-05-22T13:18:00Z">
              <w:tcPr>
                <w:tcW w:w="1676" w:type="pct"/>
              </w:tcPr>
            </w:tcPrChange>
          </w:tcPr>
          <w:p w14:paraId="40A1AB78" w14:textId="77777777" w:rsidR="003026FA" w:rsidRPr="003410A5" w:rsidRDefault="003026FA" w:rsidP="003026FA">
            <w:pPr>
              <w:autoSpaceDE w:val="0"/>
              <w:autoSpaceDN w:val="0"/>
              <w:adjustRightInd w:val="0"/>
              <w:jc w:val="center"/>
              <w:rPr>
                <w:rFonts w:ascii="Times New Roman" w:eastAsia="Calibri" w:hAnsi="Times New Roman" w:cs="Times New Roman"/>
                <w:color w:val="000000"/>
                <w:lang w:val="en-US"/>
              </w:rPr>
            </w:pPr>
          </w:p>
        </w:tc>
      </w:tr>
      <w:tr w:rsidR="003026FA" w:rsidRPr="003410A5" w14:paraId="2C2B656C" w14:textId="77777777" w:rsidTr="00A26618">
        <w:tc>
          <w:tcPr>
            <w:tcW w:w="1252" w:type="pct"/>
            <w:tcPrChange w:id="553" w:author="PuntLab" w:date="2021-05-22T13:18:00Z">
              <w:tcPr>
                <w:tcW w:w="1262" w:type="pct"/>
              </w:tcPr>
            </w:tcPrChange>
          </w:tcPr>
          <w:p w14:paraId="36FDA4EE" w14:textId="39D6C0E9" w:rsidR="003026FA" w:rsidRPr="003410A5" w:rsidRDefault="003026FA" w:rsidP="003026FA">
            <w:pPr>
              <w:autoSpaceDE w:val="0"/>
              <w:autoSpaceDN w:val="0"/>
              <w:adjustRightInd w:val="0"/>
              <w:jc w:val="center"/>
              <w:rPr>
                <w:rFonts w:ascii="Times New Roman" w:hAnsi="Times New Roman" w:cs="Times New Roman"/>
                <w:color w:val="000000"/>
                <w:lang w:val="en-US"/>
              </w:rPr>
            </w:pPr>
            <w:r w:rsidRPr="003410A5">
              <w:rPr>
                <w:rFonts w:ascii="Times New Roman" w:hAnsi="Times New Roman" w:cs="Times New Roman"/>
                <w:color w:val="000000"/>
                <w:lang w:val="en-US"/>
              </w:rPr>
              <w:t>struck and lost’ rate factor</w:t>
            </w:r>
            <w:r>
              <w:rPr>
                <w:rFonts w:ascii="Times New Roman" w:hAnsi="Times New Roman" w:cs="Times New Roman"/>
                <w:color w:val="000000"/>
                <w:lang w:val="en-US"/>
              </w:rPr>
              <w:t xml:space="preserve"> (period: </w:t>
            </w:r>
            <w:r>
              <w:rPr>
                <w:rFonts w:ascii="Times New Roman" w:hAnsi="Times New Roman"/>
                <w:lang w:val="en-GB"/>
              </w:rPr>
              <w:t>1</w:t>
            </w:r>
            <w:ins w:id="554" w:author="PuntLab" w:date="2021-05-22T13:36:00Z">
              <w:r w:rsidR="00BF630D">
                <w:rPr>
                  <w:rFonts w:ascii="Times New Roman" w:hAnsi="Times New Roman"/>
                  <w:lang w:val="en-GB"/>
                </w:rPr>
                <w:t>851</w:t>
              </w:r>
            </w:ins>
            <w:del w:id="555" w:author="PuntLab" w:date="2021-05-22T13:36:00Z">
              <w:r w:rsidDel="00BF630D">
                <w:rPr>
                  <w:rFonts w:ascii="Times New Roman" w:hAnsi="Times New Roman"/>
                  <w:lang w:val="en-GB"/>
                </w:rPr>
                <w:delText>900</w:delText>
              </w:r>
            </w:del>
            <w:r>
              <w:rPr>
                <w:rFonts w:ascii="Times New Roman" w:hAnsi="Times New Roman"/>
                <w:lang w:val="en-GB"/>
              </w:rPr>
              <w:t>-19</w:t>
            </w:r>
            <w:ins w:id="556" w:author="PuntLab" w:date="2021-05-22T13:37:00Z">
              <w:r w:rsidR="00BF630D">
                <w:rPr>
                  <w:rFonts w:ascii="Times New Roman" w:hAnsi="Times New Roman"/>
                  <w:lang w:val="en-GB"/>
                </w:rPr>
                <w:t>73</w:t>
              </w:r>
            </w:ins>
            <w:del w:id="557" w:author="PuntLab" w:date="2021-05-22T13:37:00Z">
              <w:r w:rsidDel="00BF630D">
                <w:rPr>
                  <w:rFonts w:ascii="Times New Roman" w:hAnsi="Times New Roman"/>
                  <w:lang w:val="en-GB"/>
                </w:rPr>
                <w:delText>73</w:delText>
              </w:r>
            </w:del>
            <w:r>
              <w:rPr>
                <w:rFonts w:ascii="Times New Roman" w:hAnsi="Times New Roman"/>
                <w:lang w:val="en-GB"/>
              </w:rPr>
              <w:t>)</w:t>
            </w:r>
          </w:p>
        </w:tc>
        <w:tc>
          <w:tcPr>
            <w:tcW w:w="2082" w:type="pct"/>
            <w:tcPrChange w:id="558" w:author="PuntLab" w:date="2021-05-22T13:18:00Z">
              <w:tcPr>
                <w:tcW w:w="2063" w:type="pct"/>
              </w:tcPr>
            </w:tcPrChange>
          </w:tcPr>
          <w:p w14:paraId="3BAD0DF6" w14:textId="3E7B9B66" w:rsidR="003026FA" w:rsidRPr="003410A5" w:rsidRDefault="003026FA" w:rsidP="003026FA">
            <w:pPr>
              <w:autoSpaceDE w:val="0"/>
              <w:autoSpaceDN w:val="0"/>
              <w:adjustRightInd w:val="0"/>
              <w:rPr>
                <w:rFonts w:ascii="Times New Roman" w:eastAsia="Calibri" w:hAnsi="Times New Roman" w:cs="Times New Roman"/>
                <w:color w:val="000000"/>
                <w:lang w:val="en-US"/>
              </w:rPr>
            </w:pPr>
            <m:oMathPara>
              <m:oMath>
                <m:sSub>
                  <m:sSubPr>
                    <m:ctrlPr>
                      <w:rPr>
                        <w:rFonts w:ascii="Cambria Math" w:hAnsi="Cambria Math" w:cs="Times New Roman"/>
                        <w:lang w:val="en-GB"/>
                      </w:rPr>
                    </m:ctrlPr>
                  </m:sSubPr>
                  <m:e>
                    <m:r>
                      <w:rPr>
                        <w:rFonts w:ascii="Cambria Math" w:hAnsi="Cambria Math" w:cs="Times New Roman"/>
                        <w:lang w:val="en-GB"/>
                      </w:rPr>
                      <m:t>SRL</m:t>
                    </m:r>
                  </m:e>
                  <m:sub>
                    <m:r>
                      <w:ins w:id="559" w:author="PuntLab" w:date="2021-05-22T13:36:00Z">
                        <w:rPr>
                          <w:rFonts w:ascii="Cambria Math" w:hAnsi="Cambria Math" w:cs="Times New Roman"/>
                          <w:lang w:val="en-GB"/>
                        </w:rPr>
                        <m:t>2</m:t>
                      </w:ins>
                    </m:r>
                    <m:r>
                      <w:del w:id="560" w:author="PuntLab" w:date="2021-05-22T13:36:00Z">
                        <w:rPr>
                          <w:rFonts w:ascii="Cambria Math" w:hAnsi="Cambria Math" w:cs="Times New Roman"/>
                          <w:lang w:val="en-GB"/>
                        </w:rPr>
                        <m:t>1</m:t>
                      </w:del>
                    </m:r>
                  </m:sub>
                </m:sSub>
                <m:r>
                  <w:rPr>
                    <w:rFonts w:ascii="Cambria Math" w:hAnsi="Cambria Math" w:cs="Times New Roman"/>
                    <w:lang w:val="en-GB"/>
                  </w:rPr>
                  <m:t>~norm</m:t>
                </m:r>
                <m:d>
                  <m:dPr>
                    <m:ctrlPr>
                      <w:rPr>
                        <w:rFonts w:ascii="Cambria Math" w:hAnsi="Cambria Math" w:cs="Times New Roman"/>
                        <w:i/>
                        <w:lang w:val="en-GB"/>
                      </w:rPr>
                    </m:ctrlPr>
                  </m:dPr>
                  <m:e>
                    <m:r>
                      <m:rPr>
                        <m:sty m:val="p"/>
                      </m:rPr>
                      <w:rPr>
                        <w:rFonts w:ascii="Cambria Math" w:hAnsi="Cambria Math"/>
                        <w:lang w:val="en-US"/>
                      </w:rPr>
                      <m:t>1.0</m:t>
                    </m:r>
                    <m:r>
                      <w:ins w:id="561" w:author="PuntLab" w:date="2021-05-22T13:36:00Z">
                        <m:rPr>
                          <m:sty m:val="p"/>
                        </m:rPr>
                        <w:rPr>
                          <w:rFonts w:ascii="Cambria Math" w:hAnsi="Cambria Math"/>
                          <w:lang w:val="en-US"/>
                        </w:rPr>
                        <m:t>9</m:t>
                      </w:ins>
                    </m:r>
                    <m:r>
                      <w:del w:id="562" w:author="PuntLab" w:date="2021-05-22T13:36:00Z">
                        <m:rPr>
                          <m:sty m:val="p"/>
                        </m:rPr>
                        <w:rPr>
                          <w:rFonts w:ascii="Cambria Math" w:hAnsi="Cambria Math"/>
                          <w:lang w:val="en-US"/>
                        </w:rPr>
                        <m:t>185</m:t>
                      </w:del>
                    </m:r>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0.0</m:t>
                        </m:r>
                        <m:r>
                          <w:ins w:id="563" w:author="PuntLab" w:date="2021-05-22T13:36:00Z">
                            <w:rPr>
                              <w:rFonts w:ascii="Cambria Math" w:hAnsi="Cambria Math" w:cs="Times New Roman"/>
                              <w:lang w:val="en-GB"/>
                            </w:rPr>
                            <m:t>4</m:t>
                          </w:ins>
                        </m:r>
                        <m:r>
                          <w:del w:id="564" w:author="PuntLab" w:date="2021-05-22T13:36:00Z">
                            <w:rPr>
                              <w:rFonts w:ascii="Cambria Math" w:hAnsi="Cambria Math" w:cs="Times New Roman"/>
                              <w:lang w:val="en-GB"/>
                            </w:rPr>
                            <m:t>028</m:t>
                          </w:del>
                        </m:r>
                      </m:e>
                      <m:sup>
                        <m:r>
                          <w:rPr>
                            <w:rFonts w:ascii="Cambria Math" w:hAnsi="Cambria Math" w:cs="Times New Roman"/>
                            <w:lang w:val="en-GB"/>
                          </w:rPr>
                          <m:t>2</m:t>
                        </m:r>
                      </m:sup>
                    </m:sSup>
                  </m:e>
                </m:d>
              </m:oMath>
            </m:oMathPara>
          </w:p>
        </w:tc>
        <w:tc>
          <w:tcPr>
            <w:tcW w:w="1666" w:type="pct"/>
            <w:tcPrChange w:id="565" w:author="PuntLab" w:date="2021-05-22T13:18:00Z">
              <w:tcPr>
                <w:tcW w:w="1676" w:type="pct"/>
              </w:tcPr>
            </w:tcPrChange>
          </w:tcPr>
          <w:p w14:paraId="78FD657D" w14:textId="77777777" w:rsidR="003026FA" w:rsidRPr="003410A5" w:rsidRDefault="003026FA" w:rsidP="003026FA">
            <w:pPr>
              <w:autoSpaceDE w:val="0"/>
              <w:autoSpaceDN w:val="0"/>
              <w:adjustRightInd w:val="0"/>
              <w:jc w:val="center"/>
              <w:rPr>
                <w:rFonts w:ascii="Times New Roman" w:eastAsia="Calibri" w:hAnsi="Times New Roman" w:cs="Times New Roman"/>
                <w:color w:val="000000"/>
                <w:lang w:val="en-US"/>
              </w:rPr>
            </w:pPr>
          </w:p>
        </w:tc>
      </w:tr>
      <w:tr w:rsidR="003026FA" w:rsidRPr="003410A5" w14:paraId="4996B2A7" w14:textId="77777777" w:rsidTr="00A26618">
        <w:tc>
          <w:tcPr>
            <w:tcW w:w="1252" w:type="pct"/>
            <w:tcBorders>
              <w:bottom w:val="single" w:sz="4" w:space="0" w:color="auto"/>
            </w:tcBorders>
            <w:tcPrChange w:id="566" w:author="PuntLab" w:date="2021-05-22T13:18:00Z">
              <w:tcPr>
                <w:tcW w:w="1262" w:type="pct"/>
                <w:tcBorders>
                  <w:bottom w:val="single" w:sz="4" w:space="0" w:color="auto"/>
                </w:tcBorders>
              </w:tcPr>
            </w:tcPrChange>
          </w:tcPr>
          <w:p w14:paraId="17DEA133" w14:textId="77777777" w:rsidR="003026FA" w:rsidRPr="003410A5" w:rsidRDefault="003026FA" w:rsidP="003026FA">
            <w:pPr>
              <w:autoSpaceDE w:val="0"/>
              <w:autoSpaceDN w:val="0"/>
              <w:adjustRightInd w:val="0"/>
              <w:jc w:val="center"/>
              <w:rPr>
                <w:rFonts w:ascii="Times New Roman" w:hAnsi="Times New Roman" w:cs="Times New Roman"/>
                <w:color w:val="000000"/>
                <w:lang w:val="en-US"/>
              </w:rPr>
            </w:pPr>
            <w:r>
              <w:rPr>
                <w:rFonts w:ascii="Times New Roman" w:hAnsi="Times New Roman" w:cs="Times New Roman"/>
                <w:color w:val="000000"/>
                <w:lang w:val="en-US"/>
              </w:rPr>
              <w:t xml:space="preserve">catch parameter </w:t>
            </w:r>
          </w:p>
        </w:tc>
        <w:tc>
          <w:tcPr>
            <w:tcW w:w="2082" w:type="pct"/>
            <w:tcBorders>
              <w:bottom w:val="single" w:sz="4" w:space="0" w:color="auto"/>
            </w:tcBorders>
            <w:tcPrChange w:id="567" w:author="PuntLab" w:date="2021-05-22T13:18:00Z">
              <w:tcPr>
                <w:tcW w:w="2063" w:type="pct"/>
                <w:tcBorders>
                  <w:bottom w:val="single" w:sz="4" w:space="0" w:color="auto"/>
                </w:tcBorders>
              </w:tcPr>
            </w:tcPrChange>
          </w:tcPr>
          <w:p w14:paraId="52DAE782" w14:textId="77777777" w:rsidR="003026FA" w:rsidRPr="003410A5" w:rsidRDefault="003026FA" w:rsidP="003026FA">
            <w:pPr>
              <w:autoSpaceDE w:val="0"/>
              <w:autoSpaceDN w:val="0"/>
              <w:adjustRightInd w:val="0"/>
              <w:rPr>
                <w:rFonts w:ascii="Times New Roman" w:eastAsia="Calibri" w:hAnsi="Times New Roman" w:cs="Times New Roman"/>
                <w:color w:val="000000"/>
                <w:lang w:val="en-US"/>
              </w:rPr>
            </w:pPr>
            <m:oMathPara>
              <m:oMath>
                <m:r>
                  <w:rPr>
                    <w:rFonts w:ascii="Cambria Math" w:hAnsi="Cambria Math" w:cs="Times New Roman"/>
                    <w:color w:val="000000"/>
                  </w:rPr>
                  <m:t>π~ unif(0.0001, 1)</m:t>
                </m:r>
              </m:oMath>
            </m:oMathPara>
          </w:p>
        </w:tc>
        <w:tc>
          <w:tcPr>
            <w:tcW w:w="1666" w:type="pct"/>
            <w:tcBorders>
              <w:bottom w:val="single" w:sz="4" w:space="0" w:color="auto"/>
            </w:tcBorders>
            <w:tcPrChange w:id="568" w:author="PuntLab" w:date="2021-05-22T13:18:00Z">
              <w:tcPr>
                <w:tcW w:w="1676" w:type="pct"/>
                <w:tcBorders>
                  <w:bottom w:val="single" w:sz="4" w:space="0" w:color="auto"/>
                </w:tcBorders>
              </w:tcPr>
            </w:tcPrChange>
          </w:tcPr>
          <w:p w14:paraId="32F05918" w14:textId="77777777" w:rsidR="003026FA" w:rsidRPr="003410A5" w:rsidRDefault="003026FA" w:rsidP="003026FA">
            <w:pPr>
              <w:autoSpaceDE w:val="0"/>
              <w:autoSpaceDN w:val="0"/>
              <w:adjustRightInd w:val="0"/>
              <w:jc w:val="center"/>
              <w:rPr>
                <w:rFonts w:ascii="Times New Roman" w:eastAsia="Calibri" w:hAnsi="Times New Roman" w:cs="Times New Roman"/>
                <w:color w:val="000000"/>
                <w:lang w:val="en-US"/>
              </w:rPr>
            </w:pPr>
          </w:p>
        </w:tc>
      </w:tr>
    </w:tbl>
    <w:p w14:paraId="35508EB4" w14:textId="77777777" w:rsidR="00E110BA" w:rsidRPr="00DE23EB" w:rsidRDefault="00E110BA" w:rsidP="00E110BA">
      <w:pPr>
        <w:spacing w:after="0" w:line="360" w:lineRule="auto"/>
        <w:rPr>
          <w:rFonts w:ascii="Times New Roman" w:hAnsi="Times New Roman" w:cs="Times New Roman"/>
          <w:lang w:val="en-US"/>
        </w:rPr>
      </w:pPr>
    </w:p>
    <w:p w14:paraId="6E7F67A7" w14:textId="3AEB412F" w:rsidR="00E110BA" w:rsidRDefault="00E110BA" w:rsidP="00E110BA">
      <w:pPr>
        <w:spacing w:after="0" w:line="360" w:lineRule="auto"/>
        <w:rPr>
          <w:rFonts w:ascii="Times New Roman" w:hAnsi="Times New Roman" w:cs="Times New Roman"/>
          <w:lang w:val="en-US"/>
        </w:rPr>
      </w:pPr>
      <w:r w:rsidRPr="00DE23EB">
        <w:rPr>
          <w:rFonts w:ascii="Times New Roman" w:hAnsi="Times New Roman" w:cs="Times New Roman"/>
          <w:lang w:val="en-US"/>
        </w:rPr>
        <w:t xml:space="preserve">Table </w:t>
      </w:r>
      <w:r>
        <w:rPr>
          <w:rFonts w:ascii="Times New Roman" w:hAnsi="Times New Roman" w:cs="Times New Roman"/>
          <w:lang w:val="en-US"/>
        </w:rPr>
        <w:t xml:space="preserve">2. Posterior </w:t>
      </w:r>
      <w:r w:rsidRPr="00E53269">
        <w:rPr>
          <w:rFonts w:ascii="Times New Roman" w:hAnsi="Times New Roman" w:cs="Times New Roman"/>
          <w:lang w:val="en-US"/>
        </w:rPr>
        <w:t xml:space="preserve">mean, standard deviations </w:t>
      </w:r>
      <w:r w:rsidRPr="00736763">
        <w:rPr>
          <w:rFonts w:ascii="Times New Roman" w:hAnsi="Times New Roman" w:cs="Times New Roman"/>
          <w:lang w:val="en-US"/>
        </w:rPr>
        <w:t>and 95% Bayesian credib</w:t>
      </w:r>
      <w:r w:rsidR="0009315C">
        <w:rPr>
          <w:rFonts w:ascii="Times New Roman" w:hAnsi="Times New Roman" w:cs="Times New Roman"/>
          <w:lang w:val="en-US"/>
        </w:rPr>
        <w:t>le</w:t>
      </w:r>
      <w:r w:rsidRPr="00736763">
        <w:rPr>
          <w:rFonts w:ascii="Times New Roman" w:hAnsi="Times New Roman" w:cs="Times New Roman"/>
          <w:lang w:val="en-US"/>
        </w:rPr>
        <w:t xml:space="preserve"> intervals </w:t>
      </w:r>
      <w:r>
        <w:rPr>
          <w:rFonts w:ascii="Times New Roman" w:hAnsi="Times New Roman" w:cs="Times New Roman"/>
          <w:lang w:val="en-US"/>
        </w:rPr>
        <w:t xml:space="preserve">(CI) </w:t>
      </w:r>
      <w:r w:rsidRPr="00736763">
        <w:rPr>
          <w:rFonts w:ascii="Times New Roman" w:hAnsi="Times New Roman" w:cs="Times New Roman"/>
          <w:lang w:val="en-US"/>
        </w:rPr>
        <w:t xml:space="preserve">for </w:t>
      </w:r>
      <w:r>
        <w:rPr>
          <w:rFonts w:ascii="Times New Roman" w:hAnsi="Times New Roman" w:cs="Times New Roman"/>
          <w:lang w:val="en-US"/>
        </w:rPr>
        <w:t>the key biologic</w:t>
      </w:r>
      <w:r w:rsidR="00BF0AC5">
        <w:rPr>
          <w:rFonts w:ascii="Times New Roman" w:hAnsi="Times New Roman" w:cs="Times New Roman"/>
          <w:lang w:val="en-US"/>
        </w:rPr>
        <w:t>al</w:t>
      </w:r>
      <w:r>
        <w:rPr>
          <w:rFonts w:ascii="Times New Roman" w:hAnsi="Times New Roman" w:cs="Times New Roman"/>
          <w:lang w:val="en-US"/>
        </w:rPr>
        <w:t xml:space="preserve"> </w:t>
      </w:r>
      <w:r w:rsidRPr="00827356">
        <w:rPr>
          <w:rFonts w:ascii="Times New Roman" w:hAnsi="Times New Roman" w:cs="Times New Roman"/>
          <w:lang w:val="en-US"/>
        </w:rPr>
        <w:t xml:space="preserve">parameters </w:t>
      </w:r>
      <w:r>
        <w:rPr>
          <w:rFonts w:ascii="Times New Roman" w:hAnsi="Times New Roman" w:cs="Times New Roman"/>
          <w:lang w:val="en-US"/>
        </w:rPr>
        <w:t>estimated by</w:t>
      </w:r>
      <w:r w:rsidRPr="00827356">
        <w:rPr>
          <w:rFonts w:ascii="Times New Roman" w:hAnsi="Times New Roman" w:cs="Times New Roman"/>
          <w:lang w:val="en-US"/>
        </w:rPr>
        <w:t xml:space="preserve"> the model-averaged assessment of the </w:t>
      </w:r>
      <w:r w:rsidR="00AE0937">
        <w:rPr>
          <w:rFonts w:ascii="Times New Roman" w:hAnsi="Times New Roman" w:cs="Times New Roman"/>
          <w:lang w:val="en-US"/>
        </w:rPr>
        <w:t>s</w:t>
      </w:r>
      <w:r>
        <w:rPr>
          <w:rFonts w:ascii="Times New Roman" w:hAnsi="Times New Roman" w:cs="Times New Roman"/>
          <w:lang w:val="en-US"/>
        </w:rPr>
        <w:t xml:space="preserve">outhern </w:t>
      </w:r>
      <w:r w:rsidR="00AE0937">
        <w:rPr>
          <w:rFonts w:ascii="Times New Roman" w:hAnsi="Times New Roman" w:cs="Times New Roman"/>
          <w:lang w:val="en-US"/>
        </w:rPr>
        <w:t>r</w:t>
      </w:r>
      <w:r>
        <w:rPr>
          <w:rFonts w:ascii="Times New Roman" w:hAnsi="Times New Roman" w:cs="Times New Roman"/>
          <w:lang w:val="en-US"/>
        </w:rPr>
        <w:t xml:space="preserve">ight </w:t>
      </w:r>
      <w:r w:rsidR="00AE0937">
        <w:rPr>
          <w:rFonts w:ascii="Times New Roman" w:hAnsi="Times New Roman" w:cs="Times New Roman"/>
          <w:lang w:val="en-US"/>
        </w:rPr>
        <w:t>w</w:t>
      </w:r>
      <w:r>
        <w:rPr>
          <w:rFonts w:ascii="Times New Roman" w:hAnsi="Times New Roman" w:cs="Times New Roman"/>
          <w:lang w:val="en-US"/>
        </w:rPr>
        <w:t xml:space="preserve">hale </w:t>
      </w:r>
      <w:proofErr w:type="spellStart"/>
      <w:r w:rsidRPr="00827356">
        <w:rPr>
          <w:rFonts w:ascii="Times New Roman" w:hAnsi="Times New Roman" w:cs="Times New Roman"/>
          <w:i/>
          <w:iCs/>
          <w:lang w:val="en-US"/>
        </w:rPr>
        <w:t>Eubalaena</w:t>
      </w:r>
      <w:proofErr w:type="spellEnd"/>
      <w:r w:rsidRPr="00827356">
        <w:rPr>
          <w:rFonts w:ascii="Times New Roman" w:hAnsi="Times New Roman" w:cs="Times New Roman"/>
          <w:i/>
          <w:iCs/>
          <w:lang w:val="en-US"/>
        </w:rPr>
        <w:t xml:space="preserve"> </w:t>
      </w:r>
      <w:proofErr w:type="spellStart"/>
      <w:r w:rsidRPr="00827356">
        <w:rPr>
          <w:rFonts w:ascii="Times New Roman" w:hAnsi="Times New Roman" w:cs="Times New Roman"/>
          <w:i/>
          <w:iCs/>
          <w:lang w:val="en-US"/>
        </w:rPr>
        <w:t>australis</w:t>
      </w:r>
      <w:proofErr w:type="spellEnd"/>
      <w:r w:rsidRPr="00827356">
        <w:rPr>
          <w:rFonts w:ascii="Times New Roman" w:hAnsi="Times New Roman" w:cs="Times New Roman"/>
          <w:lang w:val="en-US"/>
        </w:rPr>
        <w:t>.</w:t>
      </w:r>
      <w:r>
        <w:rPr>
          <w:rFonts w:ascii="Times New Roman" w:hAnsi="Times New Roman" w:cs="Times New Roman"/>
          <w:lang w:val="en-US"/>
        </w:rPr>
        <w:t xml:space="preserve"> </w:t>
      </w:r>
    </w:p>
    <w:p w14:paraId="28B870D3" w14:textId="77777777" w:rsidR="00E110BA" w:rsidRDefault="00E110BA" w:rsidP="00E110BA">
      <w:pPr>
        <w:spacing w:after="0" w:line="360" w:lineRule="auto"/>
        <w:rPr>
          <w:rFonts w:ascii="Times New Roman" w:hAnsi="Times New Roman" w:cs="Times New Roman"/>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
        <w:gridCol w:w="937"/>
        <w:gridCol w:w="941"/>
        <w:gridCol w:w="941"/>
        <w:gridCol w:w="991"/>
        <w:gridCol w:w="869"/>
      </w:tblGrid>
      <w:tr w:rsidR="002B3580" w14:paraId="094EA664" w14:textId="77777777" w:rsidTr="00BA6231">
        <w:trPr>
          <w:jc w:val="center"/>
        </w:trPr>
        <w:tc>
          <w:tcPr>
            <w:tcW w:w="864" w:type="dxa"/>
            <w:tcBorders>
              <w:bottom w:val="single" w:sz="4" w:space="0" w:color="auto"/>
            </w:tcBorders>
          </w:tcPr>
          <w:p w14:paraId="2497F0CD" w14:textId="77777777" w:rsidR="002B3580" w:rsidRDefault="002B3580" w:rsidP="007619AD">
            <w:pPr>
              <w:jc w:val="center"/>
              <w:rPr>
                <w:rFonts w:ascii="Times New Roman" w:hAnsi="Times New Roman" w:cs="Times New Roman"/>
                <w:lang w:val="en-US"/>
              </w:rPr>
            </w:pPr>
          </w:p>
        </w:tc>
        <w:tc>
          <w:tcPr>
            <w:tcW w:w="937" w:type="dxa"/>
            <w:tcBorders>
              <w:bottom w:val="single" w:sz="4" w:space="0" w:color="auto"/>
            </w:tcBorders>
          </w:tcPr>
          <w:p w14:paraId="22EEA0EF" w14:textId="3B0CC6C4" w:rsidR="002B3580" w:rsidRDefault="002B3580" w:rsidP="007619AD">
            <w:pPr>
              <w:jc w:val="center"/>
              <w:rPr>
                <w:rFonts w:ascii="Times New Roman" w:hAnsi="Times New Roman" w:cs="Times New Roman"/>
                <w:lang w:val="en-US"/>
              </w:rPr>
            </w:pPr>
            <m:oMathPara>
              <m:oMath>
                <m:r>
                  <w:rPr>
                    <w:rFonts w:ascii="Cambria Math" w:eastAsiaTheme="minorEastAsia" w:hAnsi="Cambria Math" w:cs="Times New Roman"/>
                    <w:color w:val="000000"/>
                    <w:lang w:val="en-US"/>
                  </w:rPr>
                  <m:t>K</m:t>
                </m:r>
              </m:oMath>
            </m:oMathPara>
          </w:p>
        </w:tc>
        <w:tc>
          <w:tcPr>
            <w:tcW w:w="941" w:type="dxa"/>
            <w:tcBorders>
              <w:bottom w:val="single" w:sz="4" w:space="0" w:color="auto"/>
            </w:tcBorders>
          </w:tcPr>
          <w:p w14:paraId="37A0A580" w14:textId="5263B9C1" w:rsidR="002B3580" w:rsidRDefault="002B3580" w:rsidP="007619AD">
            <w:pPr>
              <w:jc w:val="center"/>
              <w:rPr>
                <w:rFonts w:ascii="Times New Roman" w:hAnsi="Times New Roman" w:cs="Times New Roman"/>
                <w:lang w:val="en-US"/>
              </w:rPr>
            </w:pPr>
            <m:oMathPara>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σ</m:t>
                    </m:r>
                  </m:e>
                  <m:sup>
                    <m:r>
                      <w:rPr>
                        <w:rFonts w:ascii="Cambria Math" w:eastAsiaTheme="minorEastAsia" w:hAnsi="Cambria Math" w:cs="Times New Roman"/>
                        <w:color w:val="000000"/>
                        <w:lang w:val="en-US"/>
                      </w:rPr>
                      <m:t>2</m:t>
                    </m:r>
                  </m:sup>
                </m:sSup>
              </m:oMath>
            </m:oMathPara>
          </w:p>
        </w:tc>
        <w:bookmarkStart w:id="569" w:name="_GoBack"/>
        <w:bookmarkEnd w:id="569"/>
        <w:tc>
          <w:tcPr>
            <w:tcW w:w="941" w:type="dxa"/>
            <w:tcBorders>
              <w:bottom w:val="single" w:sz="4" w:space="0" w:color="auto"/>
            </w:tcBorders>
          </w:tcPr>
          <w:p w14:paraId="171C0496" w14:textId="1E075CD0" w:rsidR="002B3580" w:rsidRDefault="002B3580" w:rsidP="007619AD">
            <w:pPr>
              <w:jc w:val="center"/>
              <w:rPr>
                <w:rFonts w:ascii="Times New Roman" w:hAnsi="Times New Roman" w:cs="Times New Roman"/>
                <w:lang w:val="en-US"/>
              </w:rPr>
            </w:pPr>
            <m:oMathPara>
              <m:oMath>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oMath>
            </m:oMathPara>
          </w:p>
        </w:tc>
        <w:tc>
          <w:tcPr>
            <w:tcW w:w="991" w:type="dxa"/>
            <w:tcBorders>
              <w:bottom w:val="single" w:sz="4" w:space="0" w:color="auto"/>
            </w:tcBorders>
          </w:tcPr>
          <w:p w14:paraId="7EC2E276" w14:textId="19D1068F" w:rsidR="002B3580" w:rsidRDefault="002B3580" w:rsidP="007619AD">
            <w:pPr>
              <w:jc w:val="center"/>
              <w:rPr>
                <w:rFonts w:ascii="Times New Roman" w:hAnsi="Times New Roman" w:cs="Times New Roman"/>
                <w:lang w:val="en-US"/>
              </w:rPr>
            </w:pPr>
            <m:oMathPara>
              <m:oMath>
                <m:r>
                  <w:rPr>
                    <w:rFonts w:ascii="Cambria Math" w:eastAsiaTheme="minorEastAsia" w:hAnsi="Cambria Math" w:cs="Times New Roman"/>
                    <w:color w:val="000000"/>
                    <w:lang w:val="en-US"/>
                  </w:rPr>
                  <m:t>q</m:t>
                </m:r>
              </m:oMath>
            </m:oMathPara>
          </w:p>
        </w:tc>
        <w:tc>
          <w:tcPr>
            <w:tcW w:w="869" w:type="dxa"/>
            <w:tcBorders>
              <w:bottom w:val="single" w:sz="4" w:space="0" w:color="auto"/>
            </w:tcBorders>
          </w:tcPr>
          <w:p w14:paraId="1576CACC" w14:textId="2BF12A34" w:rsidR="002B3580" w:rsidRDefault="002B3580" w:rsidP="007619AD">
            <w:pPr>
              <w:jc w:val="center"/>
              <w:rPr>
                <w:rFonts w:ascii="Times New Roman" w:hAnsi="Times New Roman" w:cs="Times New Roman"/>
                <w:lang w:val="en-US"/>
              </w:rPr>
            </w:pPr>
            <m:oMathPara>
              <m:oMath>
                <m:r>
                  <w:rPr>
                    <w:rFonts w:ascii="Cambria Math" w:hAnsi="Cambria Math" w:cs="Times New Roman"/>
                    <w:color w:val="000000"/>
                  </w:rPr>
                  <m:t>π</m:t>
                </m:r>
              </m:oMath>
            </m:oMathPara>
          </w:p>
        </w:tc>
      </w:tr>
      <w:tr w:rsidR="002B3580" w:rsidRPr="00DA22AD" w14:paraId="7FDD48AD" w14:textId="77777777" w:rsidTr="0057275F">
        <w:trPr>
          <w:jc w:val="center"/>
        </w:trPr>
        <w:tc>
          <w:tcPr>
            <w:tcW w:w="864" w:type="dxa"/>
            <w:tcBorders>
              <w:top w:val="single" w:sz="4" w:space="0" w:color="auto"/>
            </w:tcBorders>
            <w:vAlign w:val="bottom"/>
          </w:tcPr>
          <w:p w14:paraId="65BE8F24" w14:textId="21173497" w:rsidR="002B3580" w:rsidRPr="00FF2C02" w:rsidRDefault="002B3580" w:rsidP="00837D76">
            <w:pPr>
              <w:jc w:val="center"/>
              <w:rPr>
                <w:rFonts w:ascii="Times New Roman" w:hAnsi="Times New Roman" w:cs="Times New Roman"/>
                <w:lang w:val="en-US"/>
              </w:rPr>
            </w:pPr>
            <w:r w:rsidRPr="00FF2C02">
              <w:rPr>
                <w:rFonts w:ascii="Times New Roman" w:hAnsi="Times New Roman" w:cs="Times New Roman"/>
                <w:lang w:val="en-US"/>
              </w:rPr>
              <w:t>mean</w:t>
            </w:r>
          </w:p>
        </w:tc>
        <w:tc>
          <w:tcPr>
            <w:tcW w:w="937" w:type="dxa"/>
            <w:tcBorders>
              <w:top w:val="single" w:sz="4" w:space="0" w:color="auto"/>
            </w:tcBorders>
            <w:vAlign w:val="bottom"/>
          </w:tcPr>
          <w:p w14:paraId="48D34165" w14:textId="117A1BDF" w:rsidR="002B3580" w:rsidRPr="00837D76" w:rsidRDefault="002B3580" w:rsidP="00837D76">
            <w:pPr>
              <w:jc w:val="center"/>
              <w:rPr>
                <w:rFonts w:ascii="Times New Roman" w:hAnsi="Times New Roman" w:cs="Times New Roman"/>
                <w:lang w:val="en-US"/>
              </w:rPr>
            </w:pPr>
            <w:r>
              <w:rPr>
                <w:rFonts w:ascii="Times New Roman" w:hAnsi="Times New Roman" w:cs="Times New Roman"/>
                <w:color w:val="000000"/>
              </w:rPr>
              <w:t>32.03</w:t>
            </w:r>
          </w:p>
        </w:tc>
        <w:tc>
          <w:tcPr>
            <w:tcW w:w="941" w:type="dxa"/>
            <w:tcBorders>
              <w:top w:val="single" w:sz="4" w:space="0" w:color="auto"/>
            </w:tcBorders>
            <w:vAlign w:val="bottom"/>
          </w:tcPr>
          <w:p w14:paraId="6B80AE49" w14:textId="4CCB7A9B"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0.016</w:t>
            </w:r>
          </w:p>
        </w:tc>
        <w:tc>
          <w:tcPr>
            <w:tcW w:w="941" w:type="dxa"/>
            <w:tcBorders>
              <w:top w:val="single" w:sz="4" w:space="0" w:color="auto"/>
            </w:tcBorders>
            <w:vAlign w:val="bottom"/>
          </w:tcPr>
          <w:p w14:paraId="35CF1472" w14:textId="51A37B5B"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0.049</w:t>
            </w:r>
          </w:p>
        </w:tc>
        <w:tc>
          <w:tcPr>
            <w:tcW w:w="991" w:type="dxa"/>
            <w:tcBorders>
              <w:top w:val="single" w:sz="4" w:space="0" w:color="auto"/>
            </w:tcBorders>
            <w:vAlign w:val="bottom"/>
          </w:tcPr>
          <w:p w14:paraId="7166D1D4" w14:textId="7360BCB7"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0.415</w:t>
            </w:r>
          </w:p>
        </w:tc>
        <w:tc>
          <w:tcPr>
            <w:tcW w:w="869" w:type="dxa"/>
            <w:tcBorders>
              <w:top w:val="single" w:sz="4" w:space="0" w:color="auto"/>
            </w:tcBorders>
            <w:vAlign w:val="bottom"/>
          </w:tcPr>
          <w:p w14:paraId="108CAD33" w14:textId="3B53A94A"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0.556</w:t>
            </w:r>
          </w:p>
        </w:tc>
      </w:tr>
      <w:tr w:rsidR="002B3580" w:rsidRPr="00DA22AD" w14:paraId="60729A50" w14:textId="77777777" w:rsidTr="0057275F">
        <w:trPr>
          <w:jc w:val="center"/>
        </w:trPr>
        <w:tc>
          <w:tcPr>
            <w:tcW w:w="864" w:type="dxa"/>
            <w:vAlign w:val="bottom"/>
          </w:tcPr>
          <w:p w14:paraId="6E5A5ACF" w14:textId="12495BB3" w:rsidR="002B3580" w:rsidRPr="00FF2C02" w:rsidRDefault="002B3580" w:rsidP="00837D76">
            <w:pPr>
              <w:jc w:val="center"/>
              <w:rPr>
                <w:rFonts w:ascii="Times New Roman" w:hAnsi="Times New Roman" w:cs="Times New Roman"/>
                <w:lang w:val="en-US"/>
              </w:rPr>
            </w:pPr>
            <w:proofErr w:type="spellStart"/>
            <w:r w:rsidRPr="00FF2C02">
              <w:rPr>
                <w:rFonts w:ascii="Times New Roman" w:hAnsi="Times New Roman" w:cs="Times New Roman"/>
                <w:lang w:val="en-US"/>
              </w:rPr>
              <w:t>sd</w:t>
            </w:r>
            <w:proofErr w:type="spellEnd"/>
          </w:p>
        </w:tc>
        <w:tc>
          <w:tcPr>
            <w:tcW w:w="937" w:type="dxa"/>
            <w:vAlign w:val="bottom"/>
          </w:tcPr>
          <w:p w14:paraId="3B577942" w14:textId="71855551"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1</w:t>
            </w:r>
            <w:r>
              <w:rPr>
                <w:rFonts w:ascii="Times New Roman" w:hAnsi="Times New Roman" w:cs="Times New Roman"/>
                <w:color w:val="000000"/>
              </w:rPr>
              <w:t>3.11</w:t>
            </w:r>
          </w:p>
        </w:tc>
        <w:tc>
          <w:tcPr>
            <w:tcW w:w="941" w:type="dxa"/>
            <w:vAlign w:val="bottom"/>
          </w:tcPr>
          <w:p w14:paraId="25D3B870" w14:textId="38F48E2B"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0.005</w:t>
            </w:r>
          </w:p>
        </w:tc>
        <w:tc>
          <w:tcPr>
            <w:tcW w:w="941" w:type="dxa"/>
            <w:vAlign w:val="bottom"/>
          </w:tcPr>
          <w:p w14:paraId="21A045C6" w14:textId="05BE7EA2"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0.022</w:t>
            </w:r>
          </w:p>
        </w:tc>
        <w:tc>
          <w:tcPr>
            <w:tcW w:w="991" w:type="dxa"/>
            <w:vAlign w:val="bottom"/>
          </w:tcPr>
          <w:p w14:paraId="7ADA7B00" w14:textId="1B27349B"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0.327</w:t>
            </w:r>
          </w:p>
        </w:tc>
        <w:tc>
          <w:tcPr>
            <w:tcW w:w="869" w:type="dxa"/>
            <w:vAlign w:val="bottom"/>
          </w:tcPr>
          <w:p w14:paraId="2AAD967A" w14:textId="5D524984"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0.264</w:t>
            </w:r>
          </w:p>
        </w:tc>
      </w:tr>
      <w:tr w:rsidR="002B3580" w:rsidRPr="00DA22AD" w14:paraId="09B9939E" w14:textId="77777777" w:rsidTr="0057275F">
        <w:trPr>
          <w:jc w:val="center"/>
        </w:trPr>
        <w:tc>
          <w:tcPr>
            <w:tcW w:w="864" w:type="dxa"/>
            <w:vAlign w:val="bottom"/>
          </w:tcPr>
          <w:p w14:paraId="01044A23" w14:textId="3C5C5DB8" w:rsidR="002B3580" w:rsidRPr="00FF2C02" w:rsidRDefault="002B3580" w:rsidP="00837D76">
            <w:pPr>
              <w:jc w:val="center"/>
              <w:rPr>
                <w:rFonts w:ascii="Times New Roman" w:hAnsi="Times New Roman" w:cs="Times New Roman"/>
                <w:lang w:val="en-US"/>
              </w:rPr>
            </w:pPr>
            <w:r w:rsidRPr="00FF2C02">
              <w:rPr>
                <w:rFonts w:ascii="Times New Roman" w:hAnsi="Times New Roman" w:cs="Times New Roman"/>
                <w:lang w:val="en-US"/>
              </w:rPr>
              <w:t>2</w:t>
            </w:r>
            <w:r>
              <w:rPr>
                <w:rFonts w:ascii="Times New Roman" w:hAnsi="Times New Roman" w:cs="Times New Roman"/>
                <w:lang w:val="en-US"/>
              </w:rPr>
              <w:t>.</w:t>
            </w:r>
            <w:r w:rsidRPr="00FF2C02">
              <w:rPr>
                <w:rFonts w:ascii="Times New Roman" w:hAnsi="Times New Roman" w:cs="Times New Roman"/>
                <w:lang w:val="en-US"/>
              </w:rPr>
              <w:t>5</w:t>
            </w:r>
            <w:r>
              <w:rPr>
                <w:rFonts w:ascii="Times New Roman" w:hAnsi="Times New Roman" w:cs="Times New Roman"/>
                <w:lang w:val="en-US"/>
              </w:rPr>
              <w:t>%</w:t>
            </w:r>
          </w:p>
        </w:tc>
        <w:tc>
          <w:tcPr>
            <w:tcW w:w="937" w:type="dxa"/>
            <w:vAlign w:val="bottom"/>
          </w:tcPr>
          <w:p w14:paraId="62354E97" w14:textId="5C92B797"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1</w:t>
            </w:r>
            <w:r>
              <w:rPr>
                <w:rFonts w:ascii="Times New Roman" w:hAnsi="Times New Roman" w:cs="Times New Roman"/>
                <w:color w:val="000000"/>
              </w:rPr>
              <w:t>1.39</w:t>
            </w:r>
          </w:p>
        </w:tc>
        <w:tc>
          <w:tcPr>
            <w:tcW w:w="941" w:type="dxa"/>
            <w:vAlign w:val="bottom"/>
          </w:tcPr>
          <w:p w14:paraId="3214F496" w14:textId="2B418D7E"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0.009</w:t>
            </w:r>
          </w:p>
        </w:tc>
        <w:tc>
          <w:tcPr>
            <w:tcW w:w="941" w:type="dxa"/>
            <w:vAlign w:val="bottom"/>
          </w:tcPr>
          <w:p w14:paraId="0ACDF443" w14:textId="650DB26B"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0.021</w:t>
            </w:r>
          </w:p>
        </w:tc>
        <w:tc>
          <w:tcPr>
            <w:tcW w:w="991" w:type="dxa"/>
            <w:vAlign w:val="bottom"/>
          </w:tcPr>
          <w:p w14:paraId="697D47C4" w14:textId="0057340D"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0.038</w:t>
            </w:r>
          </w:p>
        </w:tc>
        <w:tc>
          <w:tcPr>
            <w:tcW w:w="869" w:type="dxa"/>
            <w:vAlign w:val="bottom"/>
          </w:tcPr>
          <w:p w14:paraId="063711FC" w14:textId="0F118AC1"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0.091</w:t>
            </w:r>
          </w:p>
        </w:tc>
      </w:tr>
      <w:tr w:rsidR="002B3580" w:rsidRPr="00DA22AD" w14:paraId="60E10F7D" w14:textId="77777777" w:rsidTr="0057275F">
        <w:trPr>
          <w:jc w:val="center"/>
        </w:trPr>
        <w:tc>
          <w:tcPr>
            <w:tcW w:w="864" w:type="dxa"/>
            <w:vAlign w:val="bottom"/>
          </w:tcPr>
          <w:p w14:paraId="4634DC9B" w14:textId="5650B68B" w:rsidR="002B3580" w:rsidRPr="00FF2C02" w:rsidRDefault="002B3580" w:rsidP="00837D76">
            <w:pPr>
              <w:jc w:val="center"/>
              <w:rPr>
                <w:rFonts w:ascii="Times New Roman" w:hAnsi="Times New Roman" w:cs="Times New Roman"/>
                <w:lang w:val="en-US"/>
              </w:rPr>
            </w:pPr>
            <w:r w:rsidRPr="00FF2C02">
              <w:rPr>
                <w:rFonts w:ascii="Times New Roman" w:hAnsi="Times New Roman" w:cs="Times New Roman"/>
                <w:lang w:val="en-US"/>
              </w:rPr>
              <w:t>25</w:t>
            </w:r>
            <w:r>
              <w:rPr>
                <w:rFonts w:ascii="Times New Roman" w:hAnsi="Times New Roman" w:cs="Times New Roman"/>
                <w:lang w:val="en-US"/>
              </w:rPr>
              <w:t>%</w:t>
            </w:r>
          </w:p>
        </w:tc>
        <w:tc>
          <w:tcPr>
            <w:tcW w:w="937" w:type="dxa"/>
            <w:vAlign w:val="bottom"/>
          </w:tcPr>
          <w:p w14:paraId="2EEC2D88" w14:textId="4E3CECDE"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2</w:t>
            </w:r>
            <w:r>
              <w:rPr>
                <w:rFonts w:ascii="Times New Roman" w:hAnsi="Times New Roman" w:cs="Times New Roman"/>
                <w:color w:val="000000"/>
              </w:rPr>
              <w:t>0.87</w:t>
            </w:r>
          </w:p>
        </w:tc>
        <w:tc>
          <w:tcPr>
            <w:tcW w:w="941" w:type="dxa"/>
            <w:vAlign w:val="bottom"/>
          </w:tcPr>
          <w:p w14:paraId="359B8350" w14:textId="5F2EAF6B"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0.012</w:t>
            </w:r>
          </w:p>
        </w:tc>
        <w:tc>
          <w:tcPr>
            <w:tcW w:w="941" w:type="dxa"/>
            <w:vAlign w:val="bottom"/>
          </w:tcPr>
          <w:p w14:paraId="4545FA0C" w14:textId="6391DA41"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0.031</w:t>
            </w:r>
          </w:p>
        </w:tc>
        <w:tc>
          <w:tcPr>
            <w:tcW w:w="991" w:type="dxa"/>
            <w:vAlign w:val="bottom"/>
          </w:tcPr>
          <w:p w14:paraId="325F8DBD" w14:textId="5243C9FF"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0.084</w:t>
            </w:r>
          </w:p>
        </w:tc>
        <w:tc>
          <w:tcPr>
            <w:tcW w:w="869" w:type="dxa"/>
            <w:vAlign w:val="bottom"/>
          </w:tcPr>
          <w:p w14:paraId="16CD667A" w14:textId="2B3F3445"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0.332</w:t>
            </w:r>
          </w:p>
        </w:tc>
      </w:tr>
      <w:tr w:rsidR="002B3580" w:rsidRPr="00DA22AD" w14:paraId="766E91D2" w14:textId="77777777" w:rsidTr="0057275F">
        <w:trPr>
          <w:jc w:val="center"/>
        </w:trPr>
        <w:tc>
          <w:tcPr>
            <w:tcW w:w="864" w:type="dxa"/>
            <w:vAlign w:val="bottom"/>
          </w:tcPr>
          <w:p w14:paraId="1B3F3CF2" w14:textId="64609CF7" w:rsidR="002B3580" w:rsidRPr="00FF2C02" w:rsidRDefault="002B3580" w:rsidP="00837D76">
            <w:pPr>
              <w:jc w:val="center"/>
              <w:rPr>
                <w:rFonts w:ascii="Times New Roman" w:hAnsi="Times New Roman" w:cs="Times New Roman"/>
                <w:lang w:val="en-US"/>
              </w:rPr>
            </w:pPr>
            <w:r w:rsidRPr="00FF2C02">
              <w:rPr>
                <w:rFonts w:ascii="Times New Roman" w:hAnsi="Times New Roman" w:cs="Times New Roman"/>
                <w:lang w:val="en-US"/>
              </w:rPr>
              <w:t>median</w:t>
            </w:r>
          </w:p>
        </w:tc>
        <w:tc>
          <w:tcPr>
            <w:tcW w:w="937" w:type="dxa"/>
            <w:vAlign w:val="bottom"/>
          </w:tcPr>
          <w:p w14:paraId="12DC49BD" w14:textId="77A5577A"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3</w:t>
            </w:r>
            <w:r>
              <w:rPr>
                <w:rFonts w:ascii="Times New Roman" w:hAnsi="Times New Roman" w:cs="Times New Roman"/>
                <w:color w:val="000000"/>
              </w:rPr>
              <w:t>1.19</w:t>
            </w:r>
          </w:p>
        </w:tc>
        <w:tc>
          <w:tcPr>
            <w:tcW w:w="941" w:type="dxa"/>
            <w:vAlign w:val="bottom"/>
          </w:tcPr>
          <w:p w14:paraId="28059BFF" w14:textId="765C0615"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0.015</w:t>
            </w:r>
          </w:p>
        </w:tc>
        <w:tc>
          <w:tcPr>
            <w:tcW w:w="941" w:type="dxa"/>
            <w:vAlign w:val="bottom"/>
          </w:tcPr>
          <w:p w14:paraId="43E7B3C1" w14:textId="271833DC"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0.044</w:t>
            </w:r>
          </w:p>
        </w:tc>
        <w:tc>
          <w:tcPr>
            <w:tcW w:w="991" w:type="dxa"/>
            <w:vAlign w:val="bottom"/>
          </w:tcPr>
          <w:p w14:paraId="1919050A" w14:textId="62A1B7D9"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0.368</w:t>
            </w:r>
          </w:p>
        </w:tc>
        <w:tc>
          <w:tcPr>
            <w:tcW w:w="869" w:type="dxa"/>
            <w:vAlign w:val="bottom"/>
          </w:tcPr>
          <w:p w14:paraId="6FE31A23" w14:textId="18C29DF4"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0.576</w:t>
            </w:r>
          </w:p>
        </w:tc>
      </w:tr>
      <w:tr w:rsidR="002B3580" w:rsidRPr="00DA22AD" w14:paraId="024E7321" w14:textId="77777777" w:rsidTr="0057275F">
        <w:trPr>
          <w:jc w:val="center"/>
        </w:trPr>
        <w:tc>
          <w:tcPr>
            <w:tcW w:w="864" w:type="dxa"/>
            <w:vAlign w:val="bottom"/>
          </w:tcPr>
          <w:p w14:paraId="1D16703D" w14:textId="493A429F" w:rsidR="002B3580" w:rsidRPr="00FF2C02" w:rsidRDefault="002B3580" w:rsidP="00837D76">
            <w:pPr>
              <w:jc w:val="center"/>
              <w:rPr>
                <w:rFonts w:ascii="Times New Roman" w:hAnsi="Times New Roman" w:cs="Times New Roman"/>
                <w:lang w:val="en-US"/>
              </w:rPr>
            </w:pPr>
            <w:r w:rsidRPr="00FF2C02">
              <w:rPr>
                <w:rFonts w:ascii="Times New Roman" w:hAnsi="Times New Roman" w:cs="Times New Roman"/>
                <w:lang w:val="en-US"/>
              </w:rPr>
              <w:t>75</w:t>
            </w:r>
            <w:r>
              <w:rPr>
                <w:rFonts w:ascii="Times New Roman" w:hAnsi="Times New Roman" w:cs="Times New Roman"/>
                <w:lang w:val="en-US"/>
              </w:rPr>
              <w:t>%</w:t>
            </w:r>
          </w:p>
        </w:tc>
        <w:tc>
          <w:tcPr>
            <w:tcW w:w="937" w:type="dxa"/>
            <w:vAlign w:val="bottom"/>
          </w:tcPr>
          <w:p w14:paraId="5D8A4BD5" w14:textId="05DC3098"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4</w:t>
            </w:r>
            <w:r>
              <w:rPr>
                <w:rFonts w:ascii="Times New Roman" w:hAnsi="Times New Roman" w:cs="Times New Roman"/>
                <w:color w:val="000000"/>
              </w:rPr>
              <w:t>2.60</w:t>
            </w:r>
          </w:p>
        </w:tc>
        <w:tc>
          <w:tcPr>
            <w:tcW w:w="941" w:type="dxa"/>
            <w:vAlign w:val="bottom"/>
          </w:tcPr>
          <w:p w14:paraId="1D8C23EA" w14:textId="33653E09"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0.019</w:t>
            </w:r>
          </w:p>
        </w:tc>
        <w:tc>
          <w:tcPr>
            <w:tcW w:w="941" w:type="dxa"/>
            <w:vAlign w:val="bottom"/>
          </w:tcPr>
          <w:p w14:paraId="5C022C97" w14:textId="5B2779EB"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0.064</w:t>
            </w:r>
          </w:p>
        </w:tc>
        <w:tc>
          <w:tcPr>
            <w:tcW w:w="991" w:type="dxa"/>
            <w:vAlign w:val="bottom"/>
          </w:tcPr>
          <w:p w14:paraId="6C1A2580" w14:textId="1FD0A456"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0.732</w:t>
            </w:r>
          </w:p>
        </w:tc>
        <w:tc>
          <w:tcPr>
            <w:tcW w:w="869" w:type="dxa"/>
            <w:vAlign w:val="bottom"/>
          </w:tcPr>
          <w:p w14:paraId="421D8A46" w14:textId="236DFA8C"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0.785</w:t>
            </w:r>
          </w:p>
        </w:tc>
      </w:tr>
      <w:tr w:rsidR="002B3580" w:rsidRPr="00DA22AD" w14:paraId="0AA273CE" w14:textId="77777777" w:rsidTr="0057275F">
        <w:trPr>
          <w:jc w:val="center"/>
        </w:trPr>
        <w:tc>
          <w:tcPr>
            <w:tcW w:w="864" w:type="dxa"/>
            <w:tcBorders>
              <w:bottom w:val="single" w:sz="4" w:space="0" w:color="auto"/>
            </w:tcBorders>
            <w:vAlign w:val="bottom"/>
          </w:tcPr>
          <w:p w14:paraId="2837FF49" w14:textId="596DB75F" w:rsidR="002B3580" w:rsidRPr="00FF2C02" w:rsidRDefault="002B3580" w:rsidP="00837D76">
            <w:pPr>
              <w:jc w:val="center"/>
              <w:rPr>
                <w:rFonts w:ascii="Times New Roman" w:hAnsi="Times New Roman" w:cs="Times New Roman"/>
                <w:lang w:val="en-US"/>
              </w:rPr>
            </w:pPr>
            <w:r w:rsidRPr="00FF2C02">
              <w:rPr>
                <w:rFonts w:ascii="Times New Roman" w:hAnsi="Times New Roman" w:cs="Times New Roman"/>
                <w:lang w:val="en-US"/>
              </w:rPr>
              <w:t>97</w:t>
            </w:r>
            <w:r>
              <w:rPr>
                <w:rFonts w:ascii="Times New Roman" w:hAnsi="Times New Roman" w:cs="Times New Roman"/>
                <w:lang w:val="en-US"/>
              </w:rPr>
              <w:t>.</w:t>
            </w:r>
            <w:r w:rsidRPr="00FF2C02">
              <w:rPr>
                <w:rFonts w:ascii="Times New Roman" w:hAnsi="Times New Roman" w:cs="Times New Roman"/>
                <w:lang w:val="en-US"/>
              </w:rPr>
              <w:t>5</w:t>
            </w:r>
            <w:r>
              <w:rPr>
                <w:rFonts w:ascii="Times New Roman" w:hAnsi="Times New Roman" w:cs="Times New Roman"/>
                <w:lang w:val="en-US"/>
              </w:rPr>
              <w:t>%</w:t>
            </w:r>
          </w:p>
        </w:tc>
        <w:tc>
          <w:tcPr>
            <w:tcW w:w="937" w:type="dxa"/>
            <w:tcBorders>
              <w:bottom w:val="single" w:sz="4" w:space="0" w:color="auto"/>
            </w:tcBorders>
            <w:vAlign w:val="bottom"/>
          </w:tcPr>
          <w:p w14:paraId="15E6CA05" w14:textId="15EFD86B"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5</w:t>
            </w:r>
            <w:r>
              <w:rPr>
                <w:rFonts w:ascii="Times New Roman" w:hAnsi="Times New Roman" w:cs="Times New Roman"/>
                <w:color w:val="000000"/>
              </w:rPr>
              <w:t>4.11</w:t>
            </w:r>
          </w:p>
        </w:tc>
        <w:tc>
          <w:tcPr>
            <w:tcW w:w="941" w:type="dxa"/>
            <w:tcBorders>
              <w:bottom w:val="single" w:sz="4" w:space="0" w:color="auto"/>
            </w:tcBorders>
            <w:vAlign w:val="bottom"/>
          </w:tcPr>
          <w:p w14:paraId="51E0E853" w14:textId="643C7D8A"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0.027</w:t>
            </w:r>
          </w:p>
        </w:tc>
        <w:tc>
          <w:tcPr>
            <w:tcW w:w="941" w:type="dxa"/>
            <w:tcBorders>
              <w:bottom w:val="single" w:sz="4" w:space="0" w:color="auto"/>
            </w:tcBorders>
            <w:vAlign w:val="bottom"/>
          </w:tcPr>
          <w:p w14:paraId="20A673FE" w14:textId="26FD809D"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0.098</w:t>
            </w:r>
          </w:p>
        </w:tc>
        <w:tc>
          <w:tcPr>
            <w:tcW w:w="991" w:type="dxa"/>
            <w:tcBorders>
              <w:bottom w:val="single" w:sz="4" w:space="0" w:color="auto"/>
            </w:tcBorders>
            <w:vAlign w:val="bottom"/>
          </w:tcPr>
          <w:p w14:paraId="59294DA7" w14:textId="1F0FA700"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0.954</w:t>
            </w:r>
          </w:p>
        </w:tc>
        <w:tc>
          <w:tcPr>
            <w:tcW w:w="869" w:type="dxa"/>
            <w:tcBorders>
              <w:bottom w:val="single" w:sz="4" w:space="0" w:color="auto"/>
            </w:tcBorders>
            <w:vAlign w:val="bottom"/>
          </w:tcPr>
          <w:p w14:paraId="2094E1AD" w14:textId="60C8879B"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0.962</w:t>
            </w:r>
          </w:p>
        </w:tc>
      </w:tr>
    </w:tbl>
    <w:p w14:paraId="15416408" w14:textId="77777777" w:rsidR="00E110BA" w:rsidRDefault="00E110BA" w:rsidP="00E110BA">
      <w:pPr>
        <w:spacing w:after="0" w:line="360" w:lineRule="auto"/>
        <w:rPr>
          <w:rFonts w:ascii="Times New Roman" w:hAnsi="Times New Roman" w:cs="Times New Roman"/>
          <w:lang w:val="en-US"/>
        </w:rPr>
      </w:pPr>
    </w:p>
    <w:p w14:paraId="08A7313F" w14:textId="77777777" w:rsidR="00E110BA" w:rsidRPr="00866DB6" w:rsidRDefault="00E110BA" w:rsidP="00E110BA">
      <w:pPr>
        <w:spacing w:after="0" w:line="480" w:lineRule="auto"/>
        <w:ind w:firstLine="284"/>
        <w:rPr>
          <w:rFonts w:ascii="Times New Roman" w:hAnsi="Times New Roman" w:cs="Times New Roman"/>
          <w:lang w:val="en-US"/>
        </w:rPr>
      </w:pPr>
    </w:p>
    <w:p w14:paraId="5F6309DB" w14:textId="77777777" w:rsidR="00E110BA" w:rsidRDefault="00E110BA">
      <w:pPr>
        <w:rPr>
          <w:rFonts w:ascii="Times New Roman" w:hAnsi="Times New Roman" w:cs="Times New Roman"/>
          <w:b/>
          <w:bCs/>
          <w:color w:val="000000"/>
          <w:lang w:val="en-GB"/>
        </w:rPr>
      </w:pPr>
      <w:r>
        <w:rPr>
          <w:rFonts w:ascii="Times New Roman" w:hAnsi="Times New Roman" w:cs="Times New Roman"/>
          <w:b/>
          <w:bCs/>
          <w:color w:val="000000"/>
          <w:lang w:val="en-GB"/>
        </w:rPr>
        <w:br w:type="page"/>
      </w:r>
    </w:p>
    <w:p w14:paraId="0832A8EA" w14:textId="0E153A1C" w:rsidR="00A05FB3" w:rsidRPr="00D039D2" w:rsidRDefault="00A05FB3" w:rsidP="00A05FB3">
      <w:pPr>
        <w:spacing w:after="0" w:line="360" w:lineRule="auto"/>
        <w:rPr>
          <w:rFonts w:ascii="Times New Roman" w:hAnsi="Times New Roman" w:cs="Times New Roman"/>
          <w:b/>
          <w:bCs/>
          <w:color w:val="000000"/>
          <w:lang w:val="en-GB"/>
        </w:rPr>
      </w:pPr>
      <w:r w:rsidRPr="00D039D2">
        <w:rPr>
          <w:rFonts w:ascii="Times New Roman" w:hAnsi="Times New Roman" w:cs="Times New Roman"/>
          <w:b/>
          <w:bCs/>
          <w:color w:val="000000"/>
          <w:lang w:val="en-GB"/>
        </w:rPr>
        <w:lastRenderedPageBreak/>
        <w:t>Figures</w:t>
      </w:r>
    </w:p>
    <w:p w14:paraId="1A86DED8" w14:textId="1176861C" w:rsidR="00A05FB3" w:rsidRDefault="00A05FB3" w:rsidP="00A05FB3">
      <w:pPr>
        <w:spacing w:after="0" w:line="360" w:lineRule="auto"/>
        <w:rPr>
          <w:rFonts w:ascii="Times New Roman" w:hAnsi="Times New Roman" w:cs="Times New Roman"/>
          <w:color w:val="000000"/>
          <w:lang w:val="en-GB"/>
        </w:rPr>
      </w:pPr>
    </w:p>
    <w:p w14:paraId="0B03A7A8" w14:textId="09066723" w:rsidR="00A00BBD" w:rsidRDefault="00960442" w:rsidP="00A05FB3">
      <w:pPr>
        <w:spacing w:after="0" w:line="360" w:lineRule="auto"/>
        <w:rPr>
          <w:rFonts w:ascii="Times New Roman" w:hAnsi="Times New Roman" w:cs="Times New Roman"/>
          <w:color w:val="000000"/>
          <w:lang w:val="en-GB"/>
        </w:rPr>
      </w:pPr>
      <w:r>
        <w:rPr>
          <w:noProof/>
        </w:rPr>
        <w:drawing>
          <wp:inline distT="0" distB="0" distL="0" distR="0" wp14:anchorId="65513ED8" wp14:editId="7EAADACE">
            <wp:extent cx="5400040" cy="514159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5141595"/>
                    </a:xfrm>
                    <a:prstGeom prst="rect">
                      <a:avLst/>
                    </a:prstGeom>
                    <a:noFill/>
                    <a:ln>
                      <a:noFill/>
                    </a:ln>
                  </pic:spPr>
                </pic:pic>
              </a:graphicData>
            </a:graphic>
          </wp:inline>
        </w:drawing>
      </w:r>
    </w:p>
    <w:p w14:paraId="3489FD72" w14:textId="67C21AF4" w:rsidR="00A05FB3" w:rsidRDefault="00A05FB3" w:rsidP="00A05FB3">
      <w:pPr>
        <w:spacing w:after="0" w:line="360" w:lineRule="auto"/>
        <w:rPr>
          <w:rFonts w:ascii="Times New Roman" w:hAnsi="Times New Roman" w:cs="Times New Roman"/>
          <w:lang w:val="en-US"/>
        </w:rPr>
      </w:pPr>
      <w:r>
        <w:rPr>
          <w:rFonts w:ascii="Times New Roman" w:hAnsi="Times New Roman" w:cs="Times New Roman"/>
          <w:color w:val="000000"/>
          <w:lang w:val="en-GB"/>
        </w:rPr>
        <w:t xml:space="preserve">Figure 1. Population range of </w:t>
      </w:r>
      <w:r w:rsidR="00261109">
        <w:rPr>
          <w:rFonts w:ascii="Times New Roman" w:hAnsi="Times New Roman" w:cs="Times New Roman"/>
          <w:color w:val="000000"/>
          <w:lang w:val="en-GB"/>
        </w:rPr>
        <w:t xml:space="preserve">the </w:t>
      </w:r>
      <w:r w:rsidR="00151CD8">
        <w:rPr>
          <w:rFonts w:ascii="Times New Roman" w:hAnsi="Times New Roman" w:cs="Times New Roman"/>
          <w:lang w:val="en-US"/>
        </w:rPr>
        <w:t>s</w:t>
      </w:r>
      <w:r w:rsidRPr="00A62569">
        <w:rPr>
          <w:rFonts w:ascii="Times New Roman" w:hAnsi="Times New Roman" w:cs="Times New Roman"/>
          <w:lang w:val="en-US"/>
        </w:rPr>
        <w:t xml:space="preserve">outhern </w:t>
      </w:r>
      <w:r w:rsidR="00151CD8">
        <w:rPr>
          <w:rFonts w:ascii="Times New Roman" w:hAnsi="Times New Roman" w:cs="Times New Roman"/>
          <w:lang w:val="en-US"/>
        </w:rPr>
        <w:t>r</w:t>
      </w:r>
      <w:r w:rsidRPr="00A62569">
        <w:rPr>
          <w:rFonts w:ascii="Times New Roman" w:hAnsi="Times New Roman" w:cs="Times New Roman"/>
          <w:lang w:val="en-US"/>
        </w:rPr>
        <w:t xml:space="preserve">ight </w:t>
      </w:r>
      <w:r w:rsidR="00151CD8">
        <w:rPr>
          <w:rFonts w:ascii="Times New Roman" w:hAnsi="Times New Roman" w:cs="Times New Roman"/>
          <w:lang w:val="en-US"/>
        </w:rPr>
        <w:t>w</w:t>
      </w:r>
      <w:r w:rsidRPr="00A62569">
        <w:rPr>
          <w:rFonts w:ascii="Times New Roman" w:hAnsi="Times New Roman" w:cs="Times New Roman"/>
          <w:lang w:val="en-US"/>
        </w:rPr>
        <w:t>hale</w:t>
      </w:r>
      <w:r>
        <w:rPr>
          <w:rFonts w:ascii="Times New Roman" w:hAnsi="Times New Roman" w:cs="Times New Roman"/>
          <w:lang w:val="en-US"/>
        </w:rPr>
        <w:t xml:space="preserve"> </w:t>
      </w:r>
      <w:proofErr w:type="spellStart"/>
      <w:r w:rsidRPr="00607514">
        <w:rPr>
          <w:rFonts w:ascii="Times New Roman" w:hAnsi="Times New Roman" w:cs="Times New Roman"/>
          <w:i/>
          <w:iCs/>
          <w:lang w:val="en-US"/>
        </w:rPr>
        <w:t>Eubalaena</w:t>
      </w:r>
      <w:proofErr w:type="spellEnd"/>
      <w:r w:rsidRPr="00607514">
        <w:rPr>
          <w:rFonts w:ascii="Times New Roman" w:hAnsi="Times New Roman" w:cs="Times New Roman"/>
          <w:i/>
          <w:iCs/>
          <w:lang w:val="en-US"/>
        </w:rPr>
        <w:t xml:space="preserve"> </w:t>
      </w:r>
      <w:proofErr w:type="spellStart"/>
      <w:r w:rsidRPr="00607514">
        <w:rPr>
          <w:rFonts w:ascii="Times New Roman" w:hAnsi="Times New Roman" w:cs="Times New Roman"/>
          <w:i/>
          <w:iCs/>
          <w:lang w:val="en-US"/>
        </w:rPr>
        <w:t>australis</w:t>
      </w:r>
      <w:proofErr w:type="spellEnd"/>
      <w:r>
        <w:rPr>
          <w:rFonts w:ascii="Times New Roman" w:hAnsi="Times New Roman" w:cs="Times New Roman"/>
          <w:i/>
          <w:iCs/>
          <w:lang w:val="en-US"/>
        </w:rPr>
        <w:t xml:space="preserve"> </w:t>
      </w:r>
      <w:r w:rsidR="003832FD">
        <w:rPr>
          <w:rFonts w:ascii="Times New Roman" w:hAnsi="Times New Roman" w:cs="Times New Roman"/>
          <w:lang w:val="en-US"/>
        </w:rPr>
        <w:t>over</w:t>
      </w:r>
      <w:r>
        <w:rPr>
          <w:rFonts w:ascii="Times New Roman" w:hAnsi="Times New Roman" w:cs="Times New Roman"/>
          <w:lang w:val="en-US"/>
        </w:rPr>
        <w:t xml:space="preserve"> the </w:t>
      </w:r>
      <w:r w:rsidR="00B52500">
        <w:rPr>
          <w:rFonts w:ascii="Times New Roman" w:hAnsi="Times New Roman" w:cs="Times New Roman"/>
          <w:lang w:val="en-US"/>
        </w:rPr>
        <w:t>south</w:t>
      </w:r>
      <w:r>
        <w:rPr>
          <w:rFonts w:ascii="Times New Roman" w:hAnsi="Times New Roman" w:cs="Times New Roman"/>
          <w:lang w:val="en-US"/>
        </w:rPr>
        <w:t xml:space="preserve">western Atlantic Ocean, </w:t>
      </w:r>
      <w:r w:rsidR="003832FD">
        <w:rPr>
          <w:rFonts w:ascii="Times New Roman" w:hAnsi="Times New Roman" w:cs="Times New Roman"/>
          <w:lang w:val="en-US"/>
        </w:rPr>
        <w:t>indicating</w:t>
      </w:r>
      <w:r>
        <w:rPr>
          <w:rFonts w:ascii="Times New Roman" w:hAnsi="Times New Roman" w:cs="Times New Roman"/>
          <w:lang w:val="en-US"/>
        </w:rPr>
        <w:t xml:space="preserve"> the two breeding grounds (Santa Catarina and </w:t>
      </w:r>
      <w:proofErr w:type="spellStart"/>
      <w:r>
        <w:rPr>
          <w:rFonts w:ascii="Times New Roman" w:hAnsi="Times New Roman" w:cs="Times New Roman"/>
          <w:lang w:val="en-US"/>
        </w:rPr>
        <w:t>Península</w:t>
      </w:r>
      <w:proofErr w:type="spellEnd"/>
      <w:r>
        <w:rPr>
          <w:rFonts w:ascii="Times New Roman" w:hAnsi="Times New Roman" w:cs="Times New Roman"/>
          <w:lang w:val="en-US"/>
        </w:rPr>
        <w:t xml:space="preserve"> Vald</w:t>
      </w:r>
      <w:r w:rsidRPr="00A75D1E">
        <w:rPr>
          <w:rFonts w:ascii="Times New Roman" w:hAnsi="Times New Roman" w:cs="Times New Roman"/>
          <w:lang w:val="en-US"/>
        </w:rPr>
        <w:t>és</w:t>
      </w:r>
      <w:r w:rsidR="00076CCF">
        <w:rPr>
          <w:rFonts w:ascii="Times New Roman" w:hAnsi="Times New Roman" w:cs="Times New Roman"/>
          <w:lang w:val="en-US"/>
        </w:rPr>
        <w:t>; black swathes</w:t>
      </w:r>
      <w:r>
        <w:rPr>
          <w:rFonts w:ascii="Times New Roman" w:hAnsi="Times New Roman" w:cs="Times New Roman"/>
          <w:lang w:val="en-US"/>
        </w:rPr>
        <w:t xml:space="preserve">). Polygon indicates the main area of </w:t>
      </w:r>
      <w:r w:rsidR="00A84E18">
        <w:rPr>
          <w:rFonts w:ascii="Times New Roman" w:hAnsi="Times New Roman" w:cs="Times New Roman"/>
          <w:lang w:val="en-US"/>
        </w:rPr>
        <w:t xml:space="preserve">the </w:t>
      </w:r>
      <w:r>
        <w:rPr>
          <w:rFonts w:ascii="Times New Roman" w:hAnsi="Times New Roman" w:cs="Times New Roman"/>
          <w:lang w:val="en-US"/>
        </w:rPr>
        <w:t>whaling operation</w:t>
      </w:r>
      <w:r w:rsidR="00A84E18">
        <w:rPr>
          <w:rFonts w:ascii="Times New Roman" w:hAnsi="Times New Roman" w:cs="Times New Roman"/>
          <w:lang w:val="en-US"/>
        </w:rPr>
        <w:t>s</w:t>
      </w:r>
      <w:r>
        <w:rPr>
          <w:rFonts w:ascii="Times New Roman" w:hAnsi="Times New Roman" w:cs="Times New Roman"/>
          <w:lang w:val="en-US"/>
        </w:rPr>
        <w:t xml:space="preserve">. </w:t>
      </w:r>
      <w:r w:rsidR="00016D19" w:rsidRPr="00016D19">
        <w:rPr>
          <w:rFonts w:ascii="Times New Roman" w:hAnsi="Times New Roman" w:cs="Times New Roman"/>
          <w:lang w:val="en-US"/>
        </w:rPr>
        <w:t xml:space="preserve">Map created </w:t>
      </w:r>
      <w:r w:rsidR="00AB5117">
        <w:rPr>
          <w:rFonts w:ascii="Times New Roman" w:hAnsi="Times New Roman" w:cs="Times New Roman"/>
          <w:lang w:val="en-US"/>
        </w:rPr>
        <w:t>with</w:t>
      </w:r>
      <w:r w:rsidR="00016D19">
        <w:rPr>
          <w:rFonts w:ascii="Times New Roman" w:hAnsi="Times New Roman" w:cs="Times New Roman"/>
          <w:lang w:val="en-US"/>
        </w:rPr>
        <w:t xml:space="preserve"> </w:t>
      </w:r>
      <w:r w:rsidR="006C7FD6" w:rsidRPr="007F434E">
        <w:rPr>
          <w:rFonts w:ascii="Times New Roman" w:hAnsi="Times New Roman" w:cs="Times New Roman"/>
          <w:color w:val="000000"/>
          <w:lang w:val="en-GB"/>
        </w:rPr>
        <w:t xml:space="preserve">R </w:t>
      </w:r>
      <w:r w:rsidR="006C7FD6">
        <w:rPr>
          <w:rFonts w:ascii="Times New Roman" w:hAnsi="Times New Roman" w:cs="Times New Roman"/>
          <w:color w:val="000000"/>
          <w:lang w:val="en-GB"/>
        </w:rPr>
        <w:t>[82]</w:t>
      </w:r>
      <w:r w:rsidR="006C7FD6" w:rsidRPr="007F434E">
        <w:rPr>
          <w:rFonts w:ascii="Times New Roman" w:hAnsi="Times New Roman" w:cs="Times New Roman"/>
          <w:color w:val="000000"/>
          <w:lang w:val="en-GB"/>
        </w:rPr>
        <w:t xml:space="preserve"> through the</w:t>
      </w:r>
      <w:r w:rsidR="006C7FD6">
        <w:rPr>
          <w:rFonts w:ascii="Times New Roman" w:hAnsi="Times New Roman" w:cs="Times New Roman"/>
          <w:color w:val="000000"/>
          <w:lang w:val="en-GB"/>
        </w:rPr>
        <w:t xml:space="preserve"> use of </w:t>
      </w:r>
      <w:proofErr w:type="spellStart"/>
      <w:r w:rsidR="006C7FD6">
        <w:rPr>
          <w:rFonts w:ascii="Times New Roman" w:hAnsi="Times New Roman" w:cs="Times New Roman"/>
          <w:color w:val="000000"/>
          <w:lang w:val="en-GB"/>
        </w:rPr>
        <w:t>marmap</w:t>
      </w:r>
      <w:proofErr w:type="spellEnd"/>
      <w:r w:rsidR="006C7FD6" w:rsidRPr="007F434E">
        <w:rPr>
          <w:rFonts w:ascii="Times New Roman" w:hAnsi="Times New Roman" w:cs="Times New Roman"/>
          <w:color w:val="000000"/>
          <w:lang w:val="en-GB"/>
        </w:rPr>
        <w:t xml:space="preserve"> </w:t>
      </w:r>
      <w:r w:rsidR="00F03B55">
        <w:rPr>
          <w:rFonts w:ascii="Times New Roman" w:hAnsi="Times New Roman" w:cs="Times New Roman"/>
          <w:color w:val="000000"/>
          <w:lang w:val="en-GB"/>
        </w:rPr>
        <w:t>[</w:t>
      </w:r>
      <w:r w:rsidR="00BB513D">
        <w:rPr>
          <w:rFonts w:ascii="Times New Roman" w:hAnsi="Times New Roman" w:cs="Times New Roman"/>
          <w:color w:val="000000"/>
          <w:lang w:val="en-GB"/>
        </w:rPr>
        <w:t>131</w:t>
      </w:r>
      <w:r w:rsidR="00F03B55">
        <w:rPr>
          <w:rFonts w:ascii="Times New Roman" w:hAnsi="Times New Roman" w:cs="Times New Roman"/>
          <w:color w:val="000000"/>
          <w:lang w:val="en-GB"/>
        </w:rPr>
        <w:t xml:space="preserve">] </w:t>
      </w:r>
      <w:r w:rsidR="005602BD">
        <w:rPr>
          <w:rFonts w:ascii="Times New Roman" w:hAnsi="Times New Roman" w:cs="Times New Roman"/>
          <w:color w:val="000000"/>
          <w:lang w:val="en-GB"/>
        </w:rPr>
        <w:t xml:space="preserve">and ggplot2 </w:t>
      </w:r>
      <w:r w:rsidR="00F03B55">
        <w:rPr>
          <w:rFonts w:ascii="Times New Roman" w:hAnsi="Times New Roman" w:cs="Times New Roman"/>
          <w:color w:val="000000"/>
          <w:lang w:val="en-GB"/>
        </w:rPr>
        <w:t>[</w:t>
      </w:r>
      <w:r w:rsidR="00BB513D">
        <w:rPr>
          <w:rFonts w:ascii="Times New Roman" w:hAnsi="Times New Roman" w:cs="Times New Roman"/>
          <w:color w:val="000000"/>
          <w:lang w:val="en-GB"/>
        </w:rPr>
        <w:t>132</w:t>
      </w:r>
      <w:r w:rsidR="00F03B55">
        <w:rPr>
          <w:rFonts w:ascii="Times New Roman" w:hAnsi="Times New Roman" w:cs="Times New Roman"/>
          <w:color w:val="000000"/>
          <w:lang w:val="en-GB"/>
        </w:rPr>
        <w:t xml:space="preserve">] </w:t>
      </w:r>
      <w:r w:rsidR="006C7FD6" w:rsidRPr="007F434E">
        <w:rPr>
          <w:rFonts w:ascii="Times New Roman" w:hAnsi="Times New Roman" w:cs="Times New Roman"/>
          <w:color w:val="000000"/>
          <w:lang w:val="en-GB"/>
        </w:rPr>
        <w:t>package</w:t>
      </w:r>
      <w:r w:rsidR="00602BF7">
        <w:rPr>
          <w:rFonts w:ascii="Times New Roman" w:hAnsi="Times New Roman" w:cs="Times New Roman"/>
          <w:color w:val="000000"/>
          <w:lang w:val="en-GB"/>
        </w:rPr>
        <w:t>s</w:t>
      </w:r>
      <w:r w:rsidR="00016D19" w:rsidRPr="00016D19">
        <w:rPr>
          <w:rFonts w:ascii="Times New Roman" w:hAnsi="Times New Roman" w:cs="Times New Roman"/>
          <w:lang w:val="en-US"/>
        </w:rPr>
        <w:t>.</w:t>
      </w:r>
    </w:p>
    <w:p w14:paraId="2CCCDBB4" w14:textId="33E5CC45" w:rsidR="00A05FB3" w:rsidRDefault="00A974A9" w:rsidP="004D3D29">
      <w:pPr>
        <w:spacing w:after="0" w:line="360" w:lineRule="auto"/>
        <w:jc w:val="center"/>
        <w:rPr>
          <w:rFonts w:ascii="Times New Roman" w:hAnsi="Times New Roman" w:cs="Times New Roman"/>
          <w:lang w:val="en-US"/>
        </w:rPr>
      </w:pPr>
      <w:r>
        <w:rPr>
          <w:noProof/>
        </w:rPr>
        <w:lastRenderedPageBreak/>
        <w:drawing>
          <wp:inline distT="0" distB="0" distL="0" distR="0" wp14:anchorId="0332B89C" wp14:editId="0A300D36">
            <wp:extent cx="5400040" cy="54000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4A154156" w14:textId="403A0323" w:rsidR="00A05FB3" w:rsidRDefault="00A05FB3" w:rsidP="00A05FB3">
      <w:pPr>
        <w:spacing w:after="0" w:line="360" w:lineRule="auto"/>
        <w:rPr>
          <w:rFonts w:ascii="Times New Roman" w:hAnsi="Times New Roman" w:cs="Times New Roman"/>
          <w:lang w:val="en-US"/>
        </w:rPr>
      </w:pPr>
      <w:r w:rsidRPr="00103B40">
        <w:rPr>
          <w:rFonts w:ascii="Times New Roman" w:hAnsi="Times New Roman" w:cs="Times New Roman"/>
          <w:lang w:val="en-US"/>
        </w:rPr>
        <w:t>Figure 2. Population trajectories (</w:t>
      </w:r>
      <w:r w:rsidR="006C61FC">
        <w:rPr>
          <w:rFonts w:ascii="Times New Roman" w:hAnsi="Times New Roman" w:cs="Times New Roman"/>
          <w:lang w:val="en-US"/>
        </w:rPr>
        <w:t xml:space="preserve">Panel </w:t>
      </w:r>
      <w:r w:rsidRPr="00103B40">
        <w:rPr>
          <w:rFonts w:ascii="Times New Roman" w:hAnsi="Times New Roman" w:cs="Times New Roman"/>
          <w:lang w:val="en-US"/>
        </w:rPr>
        <w:t>A) and time series of catches (</w:t>
      </w:r>
      <w:r w:rsidR="006C61FC">
        <w:rPr>
          <w:rFonts w:ascii="Times New Roman" w:hAnsi="Times New Roman" w:cs="Times New Roman"/>
          <w:lang w:val="en-US"/>
        </w:rPr>
        <w:t xml:space="preserve">Panel </w:t>
      </w:r>
      <w:r w:rsidRPr="00103B40">
        <w:rPr>
          <w:rFonts w:ascii="Times New Roman" w:hAnsi="Times New Roman" w:cs="Times New Roman"/>
          <w:lang w:val="en-US"/>
        </w:rPr>
        <w:t xml:space="preserve">B) of </w:t>
      </w:r>
      <w:r w:rsidR="009559E1">
        <w:rPr>
          <w:rFonts w:ascii="Times New Roman" w:hAnsi="Times New Roman" w:cs="Times New Roman"/>
          <w:lang w:val="en-US"/>
        </w:rPr>
        <w:t>s</w:t>
      </w:r>
      <w:r w:rsidRPr="00103B40">
        <w:rPr>
          <w:rFonts w:ascii="Times New Roman" w:hAnsi="Times New Roman" w:cs="Times New Roman"/>
          <w:lang w:val="en-US"/>
        </w:rPr>
        <w:t xml:space="preserve">outhern </w:t>
      </w:r>
      <w:r w:rsidR="009559E1">
        <w:rPr>
          <w:rFonts w:ascii="Times New Roman" w:hAnsi="Times New Roman" w:cs="Times New Roman"/>
          <w:lang w:val="en-US"/>
        </w:rPr>
        <w:t>r</w:t>
      </w:r>
      <w:r w:rsidRPr="00103B40">
        <w:rPr>
          <w:rFonts w:ascii="Times New Roman" w:hAnsi="Times New Roman" w:cs="Times New Roman"/>
          <w:lang w:val="en-US"/>
        </w:rPr>
        <w:t xml:space="preserve">ight </w:t>
      </w:r>
      <w:r w:rsidR="009559E1">
        <w:rPr>
          <w:rFonts w:ascii="Times New Roman" w:hAnsi="Times New Roman" w:cs="Times New Roman"/>
          <w:lang w:val="en-US"/>
        </w:rPr>
        <w:t>w</w:t>
      </w:r>
      <w:r w:rsidRPr="00103B40">
        <w:rPr>
          <w:rFonts w:ascii="Times New Roman" w:hAnsi="Times New Roman" w:cs="Times New Roman"/>
          <w:lang w:val="en-US"/>
        </w:rPr>
        <w:t xml:space="preserve">hale (SRW) </w:t>
      </w:r>
      <w:proofErr w:type="spellStart"/>
      <w:r w:rsidRPr="00103B40">
        <w:rPr>
          <w:rFonts w:ascii="Times New Roman" w:hAnsi="Times New Roman" w:cs="Times New Roman"/>
          <w:i/>
          <w:iCs/>
          <w:lang w:val="en-US"/>
        </w:rPr>
        <w:t>Eubalaena</w:t>
      </w:r>
      <w:proofErr w:type="spellEnd"/>
      <w:r w:rsidRPr="00103B40">
        <w:rPr>
          <w:rFonts w:ascii="Times New Roman" w:hAnsi="Times New Roman" w:cs="Times New Roman"/>
          <w:i/>
          <w:iCs/>
          <w:lang w:val="en-US"/>
        </w:rPr>
        <w:t xml:space="preserve"> </w:t>
      </w:r>
      <w:proofErr w:type="spellStart"/>
      <w:r w:rsidRPr="00103B40">
        <w:rPr>
          <w:rFonts w:ascii="Times New Roman" w:hAnsi="Times New Roman" w:cs="Times New Roman"/>
          <w:i/>
          <w:iCs/>
          <w:lang w:val="en-US"/>
        </w:rPr>
        <w:t>australis</w:t>
      </w:r>
      <w:proofErr w:type="spellEnd"/>
      <w:r w:rsidRPr="00103B40">
        <w:rPr>
          <w:rFonts w:ascii="Times New Roman" w:hAnsi="Times New Roman" w:cs="Times New Roman"/>
          <w:lang w:val="en-US"/>
        </w:rPr>
        <w:t xml:space="preserve">. </w:t>
      </w:r>
      <w:r w:rsidR="00F3055D">
        <w:rPr>
          <w:rFonts w:ascii="Times New Roman" w:hAnsi="Times New Roman" w:cs="Times New Roman"/>
          <w:lang w:val="en-US"/>
        </w:rPr>
        <w:t xml:space="preserve">Panel </w:t>
      </w:r>
      <w:r w:rsidRPr="00103B40">
        <w:rPr>
          <w:rFonts w:ascii="Times New Roman" w:hAnsi="Times New Roman" w:cs="Times New Roman"/>
          <w:lang w:val="en-US"/>
        </w:rPr>
        <w:t>A</w:t>
      </w:r>
      <w:r w:rsidR="00F3055D">
        <w:rPr>
          <w:rFonts w:ascii="Times New Roman" w:hAnsi="Times New Roman" w:cs="Times New Roman"/>
          <w:lang w:val="en-US"/>
        </w:rPr>
        <w:t>:</w:t>
      </w:r>
      <w:r w:rsidRPr="00103B40">
        <w:rPr>
          <w:rFonts w:ascii="Times New Roman" w:hAnsi="Times New Roman" w:cs="Times New Roman"/>
          <w:lang w:val="en-US"/>
        </w:rPr>
        <w:t xml:space="preserve"> The solid </w:t>
      </w:r>
      <w:r w:rsidR="0027746D">
        <w:rPr>
          <w:rFonts w:ascii="Times New Roman" w:hAnsi="Times New Roman" w:cs="Times New Roman"/>
          <w:lang w:val="en-US"/>
        </w:rPr>
        <w:t>blue</w:t>
      </w:r>
      <w:r w:rsidRPr="00103B40">
        <w:rPr>
          <w:rFonts w:ascii="Times New Roman" w:hAnsi="Times New Roman" w:cs="Times New Roman"/>
          <w:lang w:val="en-US"/>
        </w:rPr>
        <w:t xml:space="preserve"> line represents the median </w:t>
      </w:r>
      <w:r w:rsidR="00E169D0" w:rsidRPr="00103B40">
        <w:rPr>
          <w:rFonts w:ascii="Times New Roman" w:hAnsi="Times New Roman" w:cs="Times New Roman"/>
          <w:lang w:val="en-US"/>
        </w:rPr>
        <w:t xml:space="preserve">estimated </w:t>
      </w:r>
      <w:r w:rsidRPr="00103B40">
        <w:rPr>
          <w:rFonts w:ascii="Times New Roman" w:hAnsi="Times New Roman" w:cs="Times New Roman"/>
          <w:lang w:val="en-US"/>
        </w:rPr>
        <w:t xml:space="preserve">model-averaged trajectory of </w:t>
      </w:r>
      <w:r w:rsidRPr="00103B40">
        <w:rPr>
          <w:rFonts w:ascii="Times New Roman" w:hAnsi="Times New Roman" w:cs="Times New Roman"/>
          <w:color w:val="000000"/>
          <w:lang w:val="en-GB"/>
        </w:rPr>
        <w:t>the population abundance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oMath>
      <w:r w:rsidRPr="00103B40">
        <w:rPr>
          <w:rFonts w:ascii="Times New Roman" w:eastAsiaTheme="minorEastAsia" w:hAnsi="Times New Roman" w:cs="Times New Roman"/>
          <w:lang w:val="en-GB"/>
        </w:rPr>
        <w:t xml:space="preserve">), </w:t>
      </w:r>
      <w:r w:rsidR="00ED7B81">
        <w:rPr>
          <w:rFonts w:ascii="Times New Roman" w:eastAsiaTheme="minorEastAsia" w:hAnsi="Times New Roman" w:cs="Times New Roman"/>
          <w:lang w:val="en-GB"/>
        </w:rPr>
        <w:t>while</w:t>
      </w:r>
      <w:r w:rsidRPr="00103B40">
        <w:rPr>
          <w:rFonts w:ascii="Times New Roman" w:eastAsiaTheme="minorEastAsia" w:hAnsi="Times New Roman" w:cs="Times New Roman"/>
          <w:lang w:val="en-GB"/>
        </w:rPr>
        <w:t xml:space="preserve"> the shaded areas correspond to </w:t>
      </w:r>
      <w:r>
        <w:rPr>
          <w:rFonts w:ascii="Times New Roman" w:eastAsiaTheme="minorEastAsia" w:hAnsi="Times New Roman" w:cs="Times New Roman"/>
          <w:lang w:val="en-GB"/>
        </w:rPr>
        <w:t xml:space="preserve">the </w:t>
      </w:r>
      <w:r w:rsidRPr="00DE4B77">
        <w:rPr>
          <w:rFonts w:ascii="Times New Roman" w:hAnsi="Times New Roman" w:cs="Times New Roman"/>
          <w:lang w:val="en-US"/>
        </w:rPr>
        <w:t>first and third quartiles</w:t>
      </w:r>
      <w:r w:rsidRPr="00103B40">
        <w:rPr>
          <w:rFonts w:ascii="Times New Roman" w:eastAsiaTheme="minorEastAsia" w:hAnsi="Times New Roman" w:cs="Times New Roman"/>
          <w:lang w:val="en-GB"/>
        </w:rPr>
        <w:t xml:space="preserve">. </w:t>
      </w:r>
      <w:r w:rsidR="00ED7B81">
        <w:rPr>
          <w:rFonts w:ascii="Times New Roman" w:eastAsiaTheme="minorEastAsia" w:hAnsi="Times New Roman" w:cs="Times New Roman"/>
          <w:lang w:val="en-GB"/>
        </w:rPr>
        <w:t>The v</w:t>
      </w:r>
      <w:proofErr w:type="spellStart"/>
      <w:r>
        <w:rPr>
          <w:rFonts w:ascii="Times New Roman" w:hAnsi="Times New Roman" w:cs="Times New Roman"/>
          <w:lang w:val="en-US"/>
        </w:rPr>
        <w:t>e</w:t>
      </w:r>
      <w:r w:rsidRPr="00826BA7">
        <w:rPr>
          <w:rFonts w:ascii="Times New Roman" w:hAnsi="Times New Roman" w:cs="Times New Roman"/>
          <w:lang w:val="en-US"/>
        </w:rPr>
        <w:t>rtical</w:t>
      </w:r>
      <w:proofErr w:type="spellEnd"/>
      <w:r w:rsidRPr="00826BA7">
        <w:rPr>
          <w:rFonts w:ascii="Times New Roman" w:hAnsi="Times New Roman" w:cs="Times New Roman"/>
          <w:lang w:val="en-US"/>
        </w:rPr>
        <w:t xml:space="preserve"> dashed line</w:t>
      </w:r>
      <w:r>
        <w:rPr>
          <w:rFonts w:ascii="Times New Roman" w:hAnsi="Times New Roman" w:cs="Times New Roman"/>
          <w:lang w:val="en-US"/>
        </w:rPr>
        <w:t xml:space="preserve"> </w:t>
      </w:r>
      <w:r w:rsidR="00E23374">
        <w:rPr>
          <w:rFonts w:ascii="Times New Roman" w:hAnsi="Times New Roman" w:cs="Times New Roman"/>
          <w:lang w:val="en-US"/>
        </w:rPr>
        <w:t>demarcates</w:t>
      </w:r>
      <w:r w:rsidRPr="00826BA7">
        <w:rPr>
          <w:rFonts w:ascii="Times New Roman" w:hAnsi="Times New Roman" w:cs="Times New Roman"/>
          <w:lang w:val="en-US"/>
        </w:rPr>
        <w:t xml:space="preserve"> where projections start (year 201</w:t>
      </w:r>
      <w:r>
        <w:rPr>
          <w:rFonts w:ascii="Times New Roman" w:hAnsi="Times New Roman" w:cs="Times New Roman"/>
          <w:lang w:val="en-US"/>
        </w:rPr>
        <w:t>8</w:t>
      </w:r>
      <w:r w:rsidRPr="00826BA7">
        <w:rPr>
          <w:rFonts w:ascii="Times New Roman" w:hAnsi="Times New Roman" w:cs="Times New Roman"/>
          <w:lang w:val="en-US"/>
        </w:rPr>
        <w:t>).</w:t>
      </w:r>
      <w:r w:rsidRPr="00103B40">
        <w:rPr>
          <w:rFonts w:ascii="Times New Roman" w:eastAsiaTheme="minorEastAsia" w:hAnsi="Times New Roman" w:cs="Times New Roman"/>
          <w:lang w:val="en-GB"/>
        </w:rPr>
        <w:t xml:space="preserve"> </w:t>
      </w:r>
      <w:r w:rsidR="00011616">
        <w:rPr>
          <w:rFonts w:ascii="Times New Roman" w:eastAsiaTheme="minorEastAsia" w:hAnsi="Times New Roman" w:cs="Times New Roman"/>
          <w:lang w:val="en-GB"/>
        </w:rPr>
        <w:t xml:space="preserve">Panel </w:t>
      </w:r>
      <w:r w:rsidRPr="00103B40">
        <w:rPr>
          <w:rFonts w:ascii="Times New Roman" w:eastAsiaTheme="minorEastAsia" w:hAnsi="Times New Roman" w:cs="Times New Roman"/>
          <w:lang w:val="en-GB"/>
        </w:rPr>
        <w:t>B</w:t>
      </w:r>
      <w:r w:rsidR="00011616">
        <w:rPr>
          <w:rFonts w:ascii="Times New Roman" w:eastAsiaTheme="minorEastAsia" w:hAnsi="Times New Roman" w:cs="Times New Roman"/>
          <w:lang w:val="en-GB"/>
        </w:rPr>
        <w:t>:</w:t>
      </w:r>
      <w:r w:rsidRPr="00103B40">
        <w:rPr>
          <w:rFonts w:ascii="Times New Roman" w:eastAsiaTheme="minorEastAsia" w:hAnsi="Times New Roman" w:cs="Times New Roman"/>
          <w:lang w:val="en-GB"/>
        </w:rPr>
        <w:t xml:space="preserve"> T</w:t>
      </w:r>
      <w:r w:rsidRPr="00103B40">
        <w:rPr>
          <w:rFonts w:ascii="Times New Roman" w:hAnsi="Times New Roman" w:cs="Times New Roman"/>
          <w:lang w:val="en-US"/>
        </w:rPr>
        <w:t xml:space="preserve">he solid line represents the </w:t>
      </w:r>
      <w:r w:rsidR="00431A7E">
        <w:rPr>
          <w:rFonts w:ascii="Times New Roman" w:hAnsi="Times New Roman" w:cs="Times New Roman"/>
          <w:lang w:val="en-US"/>
        </w:rPr>
        <w:t xml:space="preserve">average number of </w:t>
      </w:r>
      <w:r w:rsidRPr="00103B40">
        <w:rPr>
          <w:rFonts w:ascii="Times New Roman" w:hAnsi="Times New Roman" w:cs="Times New Roman"/>
          <w:lang w:val="en-US"/>
        </w:rPr>
        <w:t xml:space="preserve">whaling catches </w:t>
      </w:r>
      <w:r w:rsidR="00431A7E">
        <w:rPr>
          <w:rFonts w:ascii="Times New Roman" w:hAnsi="Times New Roman" w:cs="Times New Roman"/>
          <w:lang w:val="en-US"/>
        </w:rPr>
        <w:t xml:space="preserve">as estimated </w:t>
      </w:r>
      <w:r w:rsidRPr="00103B40">
        <w:rPr>
          <w:rFonts w:ascii="Times New Roman" w:hAnsi="Times New Roman" w:cs="Times New Roman"/>
          <w:lang w:val="en-US"/>
        </w:rPr>
        <w:t>by the catch parameter (</w:t>
      </w:r>
      <m:oMath>
        <m:r>
          <w:rPr>
            <w:rFonts w:ascii="Cambria Math" w:hAnsi="Cambria Math" w:cs="Times New Roman"/>
            <w:color w:val="000000"/>
          </w:rPr>
          <m:t>π</m:t>
        </m:r>
      </m:oMath>
      <w:r w:rsidRPr="00103B40">
        <w:rPr>
          <w:rFonts w:ascii="Times New Roman" w:eastAsiaTheme="minorEastAsia" w:hAnsi="Times New Roman" w:cs="Times New Roman"/>
          <w:color w:val="000000"/>
          <w:lang w:val="en-US"/>
        </w:rPr>
        <w:t xml:space="preserve">), </w:t>
      </w:r>
      <w:commentRangeStart w:id="570"/>
      <w:r w:rsidRPr="00103B40">
        <w:rPr>
          <w:rFonts w:ascii="Times New Roman" w:eastAsiaTheme="minorEastAsia" w:hAnsi="Times New Roman" w:cs="Times New Roman"/>
          <w:color w:val="000000"/>
          <w:lang w:val="en-US"/>
        </w:rPr>
        <w:t xml:space="preserve">while the red and blue dotted lines represent the low and high </w:t>
      </w:r>
      <w:r w:rsidRPr="00103B40">
        <w:rPr>
          <w:rFonts w:ascii="Times New Roman" w:hAnsi="Times New Roman" w:cs="Times New Roman"/>
          <w:lang w:val="en-US"/>
        </w:rPr>
        <w:t>SRW catch series, respectively</w:t>
      </w:r>
      <w:commentRangeEnd w:id="570"/>
      <w:r w:rsidR="00C84538">
        <w:rPr>
          <w:rStyle w:val="CommentReference"/>
        </w:rPr>
        <w:commentReference w:id="570"/>
      </w:r>
      <w:r w:rsidRPr="00103B40">
        <w:rPr>
          <w:rFonts w:ascii="Times New Roman" w:hAnsi="Times New Roman" w:cs="Times New Roman"/>
          <w:lang w:val="en-US"/>
        </w:rPr>
        <w:t>.</w:t>
      </w:r>
      <w:r>
        <w:rPr>
          <w:rFonts w:ascii="Times New Roman" w:hAnsi="Times New Roman" w:cs="Times New Roman"/>
          <w:lang w:val="en-US"/>
        </w:rPr>
        <w:t xml:space="preserve"> </w:t>
      </w:r>
    </w:p>
    <w:p w14:paraId="2C785BE2" w14:textId="77777777" w:rsidR="00A05FB3" w:rsidRDefault="00A05FB3" w:rsidP="00A05FB3">
      <w:pPr>
        <w:spacing w:after="0" w:line="360" w:lineRule="auto"/>
        <w:rPr>
          <w:rFonts w:ascii="Times New Roman" w:hAnsi="Times New Roman" w:cs="Times New Roman"/>
          <w:lang w:val="en-US"/>
        </w:rPr>
      </w:pPr>
    </w:p>
    <w:p w14:paraId="1019B5BE" w14:textId="5B7A5FAA" w:rsidR="00A05FB3" w:rsidRDefault="005E0D57" w:rsidP="00A05FB3">
      <w:pPr>
        <w:spacing w:after="0" w:line="360" w:lineRule="auto"/>
        <w:rPr>
          <w:rFonts w:ascii="Times New Roman" w:hAnsi="Times New Roman" w:cs="Times New Roman"/>
          <w:lang w:val="en-US"/>
        </w:rPr>
      </w:pPr>
      <w:r>
        <w:rPr>
          <w:noProof/>
        </w:rPr>
        <w:lastRenderedPageBreak/>
        <w:drawing>
          <wp:inline distT="0" distB="0" distL="0" distR="0" wp14:anchorId="15C97943" wp14:editId="16970818">
            <wp:extent cx="5400040" cy="49682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4968240"/>
                    </a:xfrm>
                    <a:prstGeom prst="rect">
                      <a:avLst/>
                    </a:prstGeom>
                    <a:noFill/>
                    <a:ln>
                      <a:noFill/>
                    </a:ln>
                  </pic:spPr>
                </pic:pic>
              </a:graphicData>
            </a:graphic>
          </wp:inline>
        </w:drawing>
      </w:r>
    </w:p>
    <w:p w14:paraId="455DEAE0" w14:textId="103DAF48" w:rsidR="00A05FB3" w:rsidRDefault="00A05FB3" w:rsidP="00A05FB3">
      <w:pPr>
        <w:spacing w:after="0" w:line="360" w:lineRule="auto"/>
        <w:rPr>
          <w:rFonts w:ascii="Times New Roman" w:hAnsi="Times New Roman" w:cs="Times New Roman"/>
          <w:lang w:val="en-US"/>
        </w:rPr>
      </w:pPr>
      <w:r w:rsidRPr="00DE4B77">
        <w:rPr>
          <w:rFonts w:ascii="Times New Roman" w:hAnsi="Times New Roman" w:cs="Times New Roman"/>
          <w:lang w:val="en-US"/>
        </w:rPr>
        <w:t xml:space="preserve">Figure 3. Trend of </w:t>
      </w:r>
      <w:r w:rsidR="002F68E9">
        <w:rPr>
          <w:rFonts w:ascii="Times New Roman" w:hAnsi="Times New Roman" w:cs="Times New Roman"/>
          <w:lang w:val="en-US"/>
        </w:rPr>
        <w:t xml:space="preserve">the </w:t>
      </w:r>
      <w:r w:rsidRPr="00DE4B77">
        <w:rPr>
          <w:rFonts w:ascii="Times New Roman" w:hAnsi="Times New Roman" w:cs="Times New Roman"/>
          <w:lang w:val="en-US"/>
        </w:rPr>
        <w:t>observed annual number</w:t>
      </w:r>
      <w:r w:rsidR="00C22D9F">
        <w:rPr>
          <w:rFonts w:ascii="Times New Roman" w:hAnsi="Times New Roman" w:cs="Times New Roman"/>
          <w:lang w:val="en-US"/>
        </w:rPr>
        <w:t>s</w:t>
      </w:r>
      <w:r w:rsidRPr="00DE4B77">
        <w:rPr>
          <w:rFonts w:ascii="Times New Roman" w:hAnsi="Times New Roman" w:cs="Times New Roman"/>
          <w:lang w:val="en-US"/>
        </w:rPr>
        <w:t xml:space="preserve"> of </w:t>
      </w:r>
      <w:r w:rsidR="00C22D9F">
        <w:rPr>
          <w:rFonts w:ascii="Times New Roman" w:hAnsi="Times New Roman" w:cs="Times New Roman"/>
          <w:lang w:val="en-US"/>
        </w:rPr>
        <w:t xml:space="preserve">the </w:t>
      </w:r>
      <w:r w:rsidR="00861D3E">
        <w:rPr>
          <w:rFonts w:ascii="Times New Roman" w:hAnsi="Times New Roman" w:cs="Times New Roman"/>
          <w:lang w:val="en-US"/>
        </w:rPr>
        <w:t>s</w:t>
      </w:r>
      <w:r w:rsidRPr="00DE4B77">
        <w:rPr>
          <w:rFonts w:ascii="Times New Roman" w:hAnsi="Times New Roman" w:cs="Times New Roman"/>
          <w:lang w:val="en-US"/>
        </w:rPr>
        <w:t xml:space="preserve">outhern </w:t>
      </w:r>
      <w:r w:rsidR="00861D3E">
        <w:rPr>
          <w:rFonts w:ascii="Times New Roman" w:hAnsi="Times New Roman" w:cs="Times New Roman"/>
          <w:lang w:val="en-US"/>
        </w:rPr>
        <w:t>r</w:t>
      </w:r>
      <w:r w:rsidRPr="00DE4B77">
        <w:rPr>
          <w:rFonts w:ascii="Times New Roman" w:hAnsi="Times New Roman" w:cs="Times New Roman"/>
          <w:lang w:val="en-US"/>
        </w:rPr>
        <w:t xml:space="preserve">ight </w:t>
      </w:r>
      <w:r w:rsidR="00861D3E">
        <w:rPr>
          <w:rFonts w:ascii="Times New Roman" w:hAnsi="Times New Roman" w:cs="Times New Roman"/>
          <w:lang w:val="en-US"/>
        </w:rPr>
        <w:t>w</w:t>
      </w:r>
      <w:r w:rsidRPr="00DE4B77">
        <w:rPr>
          <w:rFonts w:ascii="Times New Roman" w:hAnsi="Times New Roman" w:cs="Times New Roman"/>
          <w:lang w:val="en-US"/>
        </w:rPr>
        <w:t xml:space="preserve">hale </w:t>
      </w:r>
      <w:proofErr w:type="spellStart"/>
      <w:r w:rsidRPr="00DE4B77">
        <w:rPr>
          <w:rFonts w:ascii="Times New Roman" w:hAnsi="Times New Roman" w:cs="Times New Roman"/>
          <w:i/>
          <w:iCs/>
          <w:lang w:val="en-US"/>
        </w:rPr>
        <w:t>Eubalaena</w:t>
      </w:r>
      <w:proofErr w:type="spellEnd"/>
      <w:r w:rsidRPr="00DE4B77">
        <w:rPr>
          <w:rFonts w:ascii="Times New Roman" w:hAnsi="Times New Roman" w:cs="Times New Roman"/>
          <w:i/>
          <w:iCs/>
          <w:lang w:val="en-US"/>
        </w:rPr>
        <w:t xml:space="preserve"> </w:t>
      </w:r>
      <w:proofErr w:type="spellStart"/>
      <w:r w:rsidRPr="00DE4B77">
        <w:rPr>
          <w:rFonts w:ascii="Times New Roman" w:hAnsi="Times New Roman" w:cs="Times New Roman"/>
          <w:i/>
          <w:iCs/>
          <w:lang w:val="en-US"/>
        </w:rPr>
        <w:t>australis</w:t>
      </w:r>
      <w:proofErr w:type="spellEnd"/>
      <w:r w:rsidRPr="00DE4B77">
        <w:rPr>
          <w:rFonts w:ascii="Times New Roman" w:hAnsi="Times New Roman" w:cs="Times New Roman"/>
          <w:lang w:val="en-US"/>
        </w:rPr>
        <w:t>. Time series of observed annual number (white dots), together with posterior medians (</w:t>
      </w:r>
      <w:r w:rsidR="00AE2E9E">
        <w:rPr>
          <w:rFonts w:ascii="Times New Roman" w:hAnsi="Times New Roman" w:cs="Times New Roman"/>
          <w:lang w:val="en-US"/>
        </w:rPr>
        <w:t xml:space="preserve">black </w:t>
      </w:r>
      <w:r w:rsidRPr="00DE4B77">
        <w:rPr>
          <w:rFonts w:ascii="Times New Roman" w:hAnsi="Times New Roman" w:cs="Times New Roman"/>
          <w:lang w:val="en-US"/>
        </w:rPr>
        <w:t xml:space="preserve">horizontal </w:t>
      </w:r>
      <w:r w:rsidR="00AE2E9E">
        <w:rPr>
          <w:rFonts w:ascii="Times New Roman" w:hAnsi="Times New Roman" w:cs="Times New Roman"/>
          <w:lang w:val="en-US"/>
        </w:rPr>
        <w:t>lines</w:t>
      </w:r>
      <w:r w:rsidRPr="00DE4B77">
        <w:rPr>
          <w:rFonts w:ascii="Times New Roman" w:hAnsi="Times New Roman" w:cs="Times New Roman"/>
          <w:lang w:val="en-US"/>
        </w:rPr>
        <w:t xml:space="preserve">), first and third quartiles (boxes), and </w:t>
      </w:r>
      <w:r w:rsidR="005701E0">
        <w:rPr>
          <w:rFonts w:ascii="Times New Roman" w:hAnsi="Times New Roman" w:cs="Times New Roman"/>
          <w:lang w:val="en-US"/>
        </w:rPr>
        <w:t xml:space="preserve">the </w:t>
      </w:r>
      <w:r w:rsidRPr="00DE4B77">
        <w:rPr>
          <w:rFonts w:ascii="Times New Roman" w:hAnsi="Times New Roman" w:cs="Times New Roman"/>
          <w:lang w:val="en-US"/>
        </w:rPr>
        <w:t>2.5/97.5 percentiles (whiskers) provided by the model averaging</w:t>
      </w:r>
      <w:r w:rsidR="00FC03E8">
        <w:rPr>
          <w:rFonts w:ascii="Times New Roman" w:hAnsi="Times New Roman" w:cs="Times New Roman"/>
          <w:lang w:val="en-US"/>
        </w:rPr>
        <w:t xml:space="preserve"> are plotted on the ordinate</w:t>
      </w:r>
      <w:r w:rsidRPr="00DE4B77">
        <w:rPr>
          <w:rFonts w:ascii="Times New Roman" w:hAnsi="Times New Roman" w:cs="Times New Roman"/>
          <w:lang w:val="en-US"/>
        </w:rPr>
        <w:t>.</w:t>
      </w:r>
      <w:r>
        <w:rPr>
          <w:rFonts w:ascii="Times New Roman" w:hAnsi="Times New Roman" w:cs="Times New Roman"/>
          <w:lang w:val="en-US"/>
        </w:rPr>
        <w:t xml:space="preserve"> </w:t>
      </w:r>
      <w:r w:rsidR="00C25796">
        <w:rPr>
          <w:rFonts w:ascii="Times New Roman" w:hAnsi="Times New Roman" w:cs="Times New Roman"/>
          <w:lang w:val="en-US"/>
        </w:rPr>
        <w:t>The a</w:t>
      </w:r>
      <w:r w:rsidRPr="0015300D">
        <w:rPr>
          <w:rFonts w:ascii="Times New Roman" w:hAnsi="Times New Roman" w:cs="Times New Roman"/>
          <w:lang w:val="en-US"/>
        </w:rPr>
        <w:t xml:space="preserve">sterisks represent the </w:t>
      </w:r>
      <w:r>
        <w:rPr>
          <w:rFonts w:ascii="Times New Roman" w:hAnsi="Times New Roman" w:cs="Times New Roman"/>
          <w:lang w:val="en-US"/>
        </w:rPr>
        <w:t>abundance</w:t>
      </w:r>
      <w:r w:rsidRPr="0015300D">
        <w:rPr>
          <w:rFonts w:ascii="Times New Roman" w:hAnsi="Times New Roman" w:cs="Times New Roman"/>
          <w:lang w:val="en-US"/>
        </w:rPr>
        <w:t xml:space="preserve"> estimates</w:t>
      </w:r>
      <w:r>
        <w:rPr>
          <w:rFonts w:ascii="Times New Roman" w:hAnsi="Times New Roman" w:cs="Times New Roman"/>
          <w:lang w:val="en-US"/>
        </w:rPr>
        <w:t xml:space="preserve"> used to validate the model </w:t>
      </w:r>
      <w:r w:rsidR="00374D66">
        <w:rPr>
          <w:rFonts w:ascii="Times New Roman" w:hAnsi="Times New Roman" w:cs="Times New Roman"/>
          <w:lang w:val="en-US"/>
        </w:rPr>
        <w:t xml:space="preserve">but </w:t>
      </w:r>
      <w:r>
        <w:rPr>
          <w:rFonts w:ascii="Times New Roman" w:hAnsi="Times New Roman" w:cs="Times New Roman"/>
          <w:lang w:val="en-US"/>
        </w:rPr>
        <w:t>not considered in the population assessment</w:t>
      </w:r>
      <w:r w:rsidRPr="0015300D">
        <w:rPr>
          <w:rFonts w:ascii="Times New Roman" w:hAnsi="Times New Roman" w:cs="Times New Roman"/>
          <w:lang w:val="en-US"/>
        </w:rPr>
        <w:t>.</w:t>
      </w:r>
    </w:p>
    <w:p w14:paraId="3F087DB3" w14:textId="77777777" w:rsidR="00A05FB3" w:rsidRDefault="00A05FB3" w:rsidP="00A05FB3">
      <w:pPr>
        <w:spacing w:after="0" w:line="360" w:lineRule="auto"/>
        <w:rPr>
          <w:rFonts w:ascii="Times New Roman" w:hAnsi="Times New Roman" w:cs="Times New Roman"/>
          <w:lang w:val="en-US"/>
        </w:rPr>
      </w:pPr>
    </w:p>
    <w:p w14:paraId="43CB0C33" w14:textId="77777777" w:rsidR="00A05FB3" w:rsidRDefault="00A05FB3" w:rsidP="00A05FB3">
      <w:pPr>
        <w:spacing w:after="0" w:line="360" w:lineRule="auto"/>
        <w:rPr>
          <w:rFonts w:ascii="Times New Roman" w:hAnsi="Times New Roman" w:cs="Times New Roman"/>
          <w:lang w:val="en-US"/>
        </w:rPr>
      </w:pPr>
    </w:p>
    <w:p w14:paraId="16BFAEC8" w14:textId="20E438D0" w:rsidR="00A05FB3" w:rsidRDefault="00A817B6" w:rsidP="00F22927">
      <w:pPr>
        <w:spacing w:after="0" w:line="360" w:lineRule="auto"/>
        <w:jc w:val="center"/>
        <w:rPr>
          <w:rFonts w:ascii="Times New Roman" w:hAnsi="Times New Roman" w:cs="Times New Roman"/>
          <w:lang w:val="en-US"/>
        </w:rPr>
      </w:pPr>
      <w:r>
        <w:rPr>
          <w:noProof/>
        </w:rPr>
        <w:lastRenderedPageBreak/>
        <w:drawing>
          <wp:inline distT="0" distB="0" distL="0" distR="0" wp14:anchorId="28A6638C" wp14:editId="533D81BD">
            <wp:extent cx="5400040" cy="5466715"/>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5466715"/>
                    </a:xfrm>
                    <a:prstGeom prst="rect">
                      <a:avLst/>
                    </a:prstGeom>
                    <a:noFill/>
                    <a:ln>
                      <a:noFill/>
                    </a:ln>
                  </pic:spPr>
                </pic:pic>
              </a:graphicData>
            </a:graphic>
          </wp:inline>
        </w:drawing>
      </w:r>
    </w:p>
    <w:p w14:paraId="52A0F457" w14:textId="659AC17F" w:rsidR="00A05FB3" w:rsidRDefault="00A05FB3" w:rsidP="00A05FB3">
      <w:pPr>
        <w:spacing w:after="0" w:line="360" w:lineRule="auto"/>
        <w:rPr>
          <w:rFonts w:ascii="Times New Roman" w:hAnsi="Times New Roman" w:cs="Times New Roman"/>
          <w:lang w:val="en-US"/>
        </w:rPr>
      </w:pPr>
      <w:r w:rsidRPr="00F22927">
        <w:rPr>
          <w:rFonts w:ascii="Times New Roman" w:hAnsi="Times New Roman" w:cs="Times New Roman"/>
          <w:lang w:val="en-US"/>
        </w:rPr>
        <w:t xml:space="preserve">Figure </w:t>
      </w:r>
      <w:r w:rsidR="00E06C21">
        <w:rPr>
          <w:rFonts w:ascii="Times New Roman" w:hAnsi="Times New Roman" w:cs="Times New Roman"/>
          <w:lang w:val="en-US"/>
        </w:rPr>
        <w:t>4</w:t>
      </w:r>
      <w:r w:rsidRPr="00F22927">
        <w:rPr>
          <w:rFonts w:ascii="Times New Roman" w:hAnsi="Times New Roman" w:cs="Times New Roman"/>
          <w:lang w:val="en-US"/>
        </w:rPr>
        <w:t xml:space="preserve">. Posterior probability distribution of the key biological parameters for the Base Case and the sensitivity scenarios. </w:t>
      </w:r>
      <w:r w:rsidR="0088746A">
        <w:rPr>
          <w:rFonts w:ascii="Times New Roman" w:hAnsi="Times New Roman" w:cs="Times New Roman"/>
          <w:lang w:val="en-US"/>
        </w:rPr>
        <w:t>The mean (gr</w:t>
      </w:r>
      <w:r w:rsidR="004B648A">
        <w:rPr>
          <w:rFonts w:ascii="Times New Roman" w:hAnsi="Times New Roman" w:cs="Times New Roman"/>
          <w:lang w:val="en-US"/>
        </w:rPr>
        <w:t>a</w:t>
      </w:r>
      <w:r w:rsidR="0088746A">
        <w:rPr>
          <w:rFonts w:ascii="Times New Roman" w:hAnsi="Times New Roman" w:cs="Times New Roman"/>
          <w:lang w:val="en-US"/>
        </w:rPr>
        <w:t>y dots in the boxes) and m</w:t>
      </w:r>
      <w:r w:rsidRPr="00F22927">
        <w:rPr>
          <w:rFonts w:ascii="Times New Roman" w:hAnsi="Times New Roman" w:cs="Times New Roman"/>
          <w:lang w:val="en-US"/>
        </w:rPr>
        <w:t xml:space="preserve">edian </w:t>
      </w:r>
      <w:r w:rsidR="0088746A" w:rsidRPr="00F22927">
        <w:rPr>
          <w:rFonts w:ascii="Times New Roman" w:hAnsi="Times New Roman" w:cs="Times New Roman"/>
          <w:lang w:val="en-US"/>
        </w:rPr>
        <w:t>(solid black lines in boxes)</w:t>
      </w:r>
      <w:r w:rsidR="0088746A">
        <w:rPr>
          <w:rFonts w:ascii="Times New Roman" w:hAnsi="Times New Roman" w:cs="Times New Roman"/>
          <w:lang w:val="en-US"/>
        </w:rPr>
        <w:t xml:space="preserve"> </w:t>
      </w:r>
      <w:r w:rsidRPr="00F22927">
        <w:rPr>
          <w:rFonts w:ascii="Times New Roman" w:hAnsi="Times New Roman" w:cs="Times New Roman"/>
          <w:lang w:val="en-US"/>
        </w:rPr>
        <w:t>estimates, first and third quartiles (boxes), and the 95% CIs (</w:t>
      </w:r>
      <w:r w:rsidR="008C316C">
        <w:rPr>
          <w:rFonts w:ascii="Times New Roman" w:hAnsi="Times New Roman" w:cs="Times New Roman"/>
          <w:lang w:val="en-US"/>
        </w:rPr>
        <w:t>whiskers</w:t>
      </w:r>
      <w:r w:rsidRPr="00F22927">
        <w:rPr>
          <w:rFonts w:ascii="Times New Roman" w:hAnsi="Times New Roman" w:cs="Times New Roman"/>
          <w:lang w:val="en-US"/>
        </w:rPr>
        <w:t xml:space="preserve">) are presented. For each </w:t>
      </w:r>
      <w:r w:rsidR="0002022E">
        <w:rPr>
          <w:rFonts w:ascii="Times New Roman" w:hAnsi="Times New Roman" w:cs="Times New Roman"/>
          <w:lang w:val="en-US"/>
        </w:rPr>
        <w:t xml:space="preserve">of the </w:t>
      </w:r>
      <w:r w:rsidRPr="00F22927">
        <w:rPr>
          <w:rFonts w:ascii="Times New Roman" w:hAnsi="Times New Roman" w:cs="Times New Roman"/>
          <w:lang w:val="en-US"/>
        </w:rPr>
        <w:t>parameter</w:t>
      </w:r>
      <w:r w:rsidR="0002022E">
        <w:rPr>
          <w:rFonts w:ascii="Times New Roman" w:hAnsi="Times New Roman" w:cs="Times New Roman"/>
          <w:lang w:val="en-US"/>
        </w:rPr>
        <w:t>s</w:t>
      </w:r>
      <w:r w:rsidRPr="00F22927">
        <w:rPr>
          <w:rFonts w:ascii="Times New Roman" w:hAnsi="Times New Roman" w:cs="Times New Roman"/>
          <w:lang w:val="en-US"/>
        </w:rPr>
        <w:t xml:space="preserve"> considered</w:t>
      </w:r>
      <w:r w:rsidR="006872FA" w:rsidRPr="006872FA">
        <w:rPr>
          <w:rFonts w:ascii="Times" w:hAnsi="Times" w:cs="Times"/>
          <w:sz w:val="26"/>
          <w:szCs w:val="26"/>
          <w:lang w:val="en-US"/>
        </w:rPr>
        <w:t>—</w:t>
      </w:r>
      <w:r w:rsidRPr="00F22927">
        <w:rPr>
          <w:rFonts w:ascii="Times New Roman" w:eastAsiaTheme="minorEastAsia" w:hAnsi="Times New Roman" w:cs="Times New Roman"/>
          <w:lang w:val="en-US"/>
        </w:rPr>
        <w:t xml:space="preserve">carrying capacity </w:t>
      </w:r>
      <m:oMath>
        <m:r>
          <w:rPr>
            <w:rFonts w:ascii="Cambria Math" w:eastAsiaTheme="minorEastAsia" w:hAnsi="Cambria Math" w:cs="Times New Roman"/>
            <w:color w:val="000000"/>
            <w:lang w:val="en-GB"/>
          </w:rPr>
          <m:t>K</m:t>
        </m:r>
      </m:oMath>
      <w:r w:rsidRPr="00F22927">
        <w:rPr>
          <w:rFonts w:ascii="Times New Roman" w:eastAsiaTheme="minorEastAsia" w:hAnsi="Times New Roman" w:cs="Times New Roman"/>
          <w:color w:val="000000"/>
          <w:lang w:val="en-GB"/>
        </w:rPr>
        <w:t xml:space="preserve">, </w:t>
      </w:r>
      <w:r w:rsidRPr="00F22927">
        <w:rPr>
          <w:rFonts w:ascii="Times New Roman" w:hAnsi="Times New Roman" w:cs="Times New Roman"/>
          <w:color w:val="000000"/>
          <w:lang w:val="en-US"/>
        </w:rPr>
        <w:t>catch parameter</w:t>
      </w:r>
      <m:oMath>
        <m:r>
          <w:rPr>
            <w:rFonts w:ascii="Cambria Math" w:eastAsiaTheme="minorEastAsia" w:hAnsi="Cambria Math" w:cs="Times New Roman"/>
            <w:lang w:val="en-GB"/>
          </w:rPr>
          <m:t xml:space="preserve"> π</m:t>
        </m:r>
      </m:oMath>
      <w:r w:rsidRPr="00F22927">
        <w:rPr>
          <w:rFonts w:ascii="Times New Roman" w:eastAsiaTheme="minorEastAsia" w:hAnsi="Times New Roman" w:cs="Times New Roman"/>
          <w:lang w:val="en-GB"/>
        </w:rPr>
        <w:t xml:space="preserve">, </w:t>
      </w:r>
      <w:r w:rsidRPr="00F22927">
        <w:rPr>
          <w:rFonts w:ascii="Times New Roman" w:hAnsi="Times New Roman" w:cs="Times New Roman"/>
          <w:lang w:val="en-US"/>
        </w:rPr>
        <w:t xml:space="preserve">detectability coefficient </w:t>
      </w:r>
      <m:oMath>
        <m:r>
          <w:rPr>
            <w:rFonts w:ascii="Cambria Math" w:eastAsiaTheme="minorEastAsia" w:hAnsi="Cambria Math" w:cs="Times New Roman"/>
            <w:color w:val="000000"/>
            <w:lang w:val="en-GB"/>
          </w:rPr>
          <m:t>q</m:t>
        </m:r>
      </m:oMath>
      <w:r w:rsidRPr="00F22927">
        <w:rPr>
          <w:rFonts w:ascii="Times New Roman" w:eastAsiaTheme="minorEastAsia" w:hAnsi="Times New Roman" w:cs="Times New Roman"/>
          <w:color w:val="000000"/>
          <w:lang w:val="en-GB"/>
        </w:rPr>
        <w:t xml:space="preserve">, </w:t>
      </w:r>
      <w:r w:rsidRPr="00F22927">
        <w:rPr>
          <w:rFonts w:ascii="Times New Roman" w:hAnsi="Times New Roman" w:cs="Times New Roman"/>
          <w:lang w:val="en-US"/>
        </w:rPr>
        <w:t xml:space="preserve">maximum rate of increase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Pr="00F22927">
        <w:rPr>
          <w:rFonts w:ascii="Times New Roman" w:eastAsiaTheme="minorEastAsia" w:hAnsi="Times New Roman" w:cs="Times New Roman"/>
          <w:color w:val="000000"/>
          <w:lang w:val="en-GB"/>
        </w:rPr>
        <w:t xml:space="preserve">, </w:t>
      </w:r>
      <w:r w:rsidRPr="00F22927">
        <w:rPr>
          <w:rFonts w:ascii="Times New Roman" w:hAnsi="Times New Roman" w:cs="Times New Roman"/>
          <w:lang w:val="en-US"/>
        </w:rPr>
        <w:t xml:space="preserve">process variance </w:t>
      </w:r>
      <m:oMath>
        <m:sSup>
          <m:sSupPr>
            <m:ctrlPr>
              <w:rPr>
                <w:rFonts w:ascii="Cambria Math" w:eastAsiaTheme="minorEastAsia" w:hAnsi="Cambria Math" w:cs="Times New Roman"/>
                <w:i/>
                <w:color w:val="000000"/>
                <w:lang w:val="en-GB"/>
              </w:rPr>
            </m:ctrlPr>
          </m:sSupPr>
          <m:e>
            <m:r>
              <w:rPr>
                <w:rFonts w:ascii="Cambria Math" w:eastAsiaTheme="minorEastAsia" w:hAnsi="Cambria Math" w:cs="Times New Roman"/>
                <w:color w:val="000000"/>
                <w:lang w:val="en-GB"/>
              </w:rPr>
              <m:t>σ</m:t>
            </m:r>
          </m:e>
          <m:sup>
            <m:r>
              <w:rPr>
                <w:rFonts w:ascii="Cambria Math" w:eastAsiaTheme="minorEastAsia" w:hAnsi="Cambria Math" w:cs="Times New Roman"/>
                <w:color w:val="000000"/>
                <w:lang w:val="en-GB"/>
              </w:rPr>
              <m:t>2</m:t>
            </m:r>
          </m:sup>
        </m:sSup>
      </m:oMath>
      <w:r w:rsidR="00B97356">
        <w:rPr>
          <w:rFonts w:ascii="Times New Roman" w:eastAsiaTheme="minorEastAsia" w:hAnsi="Times New Roman" w:cs="Times New Roman"/>
          <w:color w:val="000000"/>
          <w:lang w:val="en-GB"/>
        </w:rPr>
        <w:t xml:space="preserve"> and</w:t>
      </w:r>
      <w:r w:rsidRPr="00F22927">
        <w:rPr>
          <w:rFonts w:ascii="Times New Roman" w:eastAsiaTheme="minorEastAsia" w:hAnsi="Times New Roman" w:cs="Times New Roman"/>
          <w:color w:val="000000"/>
          <w:lang w:val="en-GB"/>
        </w:rPr>
        <w:t xml:space="preserve"> </w:t>
      </w:r>
      <w:r w:rsidRPr="00F22927">
        <w:rPr>
          <w:rFonts w:ascii="Times New Roman" w:hAnsi="Times New Roman" w:cs="Times New Roman"/>
          <w:lang w:val="en-US"/>
        </w:rPr>
        <w:t xml:space="preserve">observation variance </w:t>
      </w:r>
      <m:oMath>
        <m:sSup>
          <m:sSupPr>
            <m:ctrlPr>
              <w:rPr>
                <w:rFonts w:ascii="Cambria Math" w:eastAsiaTheme="minorEastAsia" w:hAnsi="Cambria Math" w:cs="Times New Roman"/>
                <w:i/>
                <w:color w:val="000000"/>
                <w:lang w:val="en-GB"/>
              </w:rPr>
            </m:ctrlPr>
          </m:sSupPr>
          <m:e>
            <m:r>
              <w:rPr>
                <w:rFonts w:ascii="Cambria Math" w:eastAsiaTheme="minorEastAsia" w:hAnsi="Cambria Math" w:cs="Times New Roman"/>
                <w:color w:val="000000"/>
                <w:lang w:val="en-GB"/>
              </w:rPr>
              <m:t>τ</m:t>
            </m:r>
          </m:e>
          <m:sup>
            <m:r>
              <w:rPr>
                <w:rFonts w:ascii="Cambria Math" w:eastAsiaTheme="minorEastAsia" w:hAnsi="Cambria Math" w:cs="Times New Roman"/>
                <w:color w:val="000000"/>
                <w:lang w:val="en-GB"/>
              </w:rPr>
              <m:t>2</m:t>
            </m:r>
          </m:sup>
        </m:sSup>
      </m:oMath>
      <w:r w:rsidR="00AD459A" w:rsidRPr="006872FA">
        <w:rPr>
          <w:rFonts w:ascii="Times" w:hAnsi="Times" w:cs="Times"/>
          <w:sz w:val="26"/>
          <w:szCs w:val="26"/>
          <w:lang w:val="en-US"/>
        </w:rPr>
        <w:t>—</w:t>
      </w:r>
      <w:r w:rsidR="00AD459A" w:rsidRPr="00BE5C94">
        <w:rPr>
          <w:rFonts w:ascii="Times" w:hAnsi="Times" w:cs="Times"/>
          <w:lang w:val="en-US"/>
        </w:rPr>
        <w:t xml:space="preserve">the </w:t>
      </w:r>
      <w:r w:rsidRPr="00F22927">
        <w:rPr>
          <w:rFonts w:ascii="Times New Roman" w:hAnsi="Times New Roman" w:cs="Times New Roman"/>
          <w:lang w:val="en-US"/>
        </w:rPr>
        <w:t>two gr</w:t>
      </w:r>
      <w:r w:rsidR="001B05AC">
        <w:rPr>
          <w:rFonts w:ascii="Times New Roman" w:hAnsi="Times New Roman" w:cs="Times New Roman"/>
          <w:lang w:val="en-US"/>
        </w:rPr>
        <w:t>a</w:t>
      </w:r>
      <w:r w:rsidRPr="00F22927">
        <w:rPr>
          <w:rFonts w:ascii="Times New Roman" w:hAnsi="Times New Roman" w:cs="Times New Roman"/>
          <w:lang w:val="en-US"/>
        </w:rPr>
        <w:t xml:space="preserve">y </w:t>
      </w:r>
      <w:r w:rsidR="0018201F">
        <w:rPr>
          <w:rFonts w:ascii="Times New Roman" w:hAnsi="Times New Roman" w:cs="Times New Roman"/>
          <w:lang w:val="en-US"/>
        </w:rPr>
        <w:t xml:space="preserve">horizontal </w:t>
      </w:r>
      <w:r w:rsidRPr="00F22927">
        <w:rPr>
          <w:rFonts w:ascii="Times New Roman" w:hAnsi="Times New Roman" w:cs="Times New Roman"/>
          <w:lang w:val="en-US"/>
        </w:rPr>
        <w:t xml:space="preserve">dotted lines </w:t>
      </w:r>
      <w:r w:rsidR="00C74553">
        <w:rPr>
          <w:rFonts w:ascii="Times New Roman" w:hAnsi="Times New Roman" w:cs="Times New Roman"/>
          <w:lang w:val="en-US"/>
        </w:rPr>
        <w:t xml:space="preserve">outside the boxes </w:t>
      </w:r>
      <w:r w:rsidR="00B65CC6" w:rsidRPr="00B65CC6">
        <w:rPr>
          <w:rFonts w:ascii="Times New Roman" w:hAnsi="Times New Roman" w:cs="Times New Roman"/>
          <w:lang w:val="en-US"/>
        </w:rPr>
        <w:t>indi</w:t>
      </w:r>
      <w:r w:rsidR="00B65CC6">
        <w:rPr>
          <w:rFonts w:ascii="Times New Roman" w:hAnsi="Times New Roman" w:cs="Times New Roman"/>
          <w:lang w:val="en-US"/>
        </w:rPr>
        <w:t xml:space="preserve">cate </w:t>
      </w:r>
      <w:r w:rsidRPr="00F22927">
        <w:rPr>
          <w:rFonts w:ascii="Times New Roman" w:hAnsi="Times New Roman" w:cs="Times New Roman"/>
          <w:lang w:val="en-US"/>
        </w:rPr>
        <w:t>the 95% CIs obtained with the B</w:t>
      </w:r>
      <w:r w:rsidR="009A413A" w:rsidRPr="00F22927">
        <w:rPr>
          <w:rFonts w:ascii="Times New Roman" w:hAnsi="Times New Roman" w:cs="Times New Roman"/>
          <w:lang w:val="en-US"/>
        </w:rPr>
        <w:t xml:space="preserve">ase </w:t>
      </w:r>
      <w:r w:rsidRPr="00F22927">
        <w:rPr>
          <w:rFonts w:ascii="Times New Roman" w:hAnsi="Times New Roman" w:cs="Times New Roman"/>
          <w:lang w:val="en-US"/>
        </w:rPr>
        <w:t>C</w:t>
      </w:r>
      <w:r w:rsidR="009A413A" w:rsidRPr="00F22927">
        <w:rPr>
          <w:rFonts w:ascii="Times New Roman" w:hAnsi="Times New Roman" w:cs="Times New Roman"/>
          <w:lang w:val="en-US"/>
        </w:rPr>
        <w:t>ase</w:t>
      </w:r>
      <w:r w:rsidRPr="00F22927">
        <w:rPr>
          <w:rFonts w:ascii="Times New Roman" w:hAnsi="Times New Roman" w:cs="Times New Roman"/>
          <w:lang w:val="en-US"/>
        </w:rPr>
        <w:t xml:space="preserve"> model. </w:t>
      </w:r>
      <w:proofErr w:type="spellStart"/>
      <w:r w:rsidRPr="00F22927">
        <w:rPr>
          <w:rFonts w:ascii="Times New Roman" w:hAnsi="Times New Roman" w:cs="Times New Roman"/>
          <w:lang w:val="en-US"/>
        </w:rPr>
        <w:t>S</w:t>
      </w:r>
      <w:r w:rsidR="009A64E9" w:rsidRPr="00F22927">
        <w:rPr>
          <w:rFonts w:ascii="Times New Roman" w:hAnsi="Times New Roman" w:cs="Times New Roman"/>
          <w:lang w:val="en-US"/>
        </w:rPr>
        <w:t>c</w:t>
      </w:r>
      <w:r w:rsidRPr="00F22927">
        <w:rPr>
          <w:rFonts w:ascii="Times New Roman" w:hAnsi="Times New Roman" w:cs="Times New Roman"/>
          <w:lang w:val="en-US"/>
        </w:rPr>
        <w:t>en</w:t>
      </w:r>
      <w:proofErr w:type="spellEnd"/>
      <w:r w:rsidRPr="00F22927">
        <w:rPr>
          <w:rFonts w:ascii="Times New Roman" w:hAnsi="Times New Roman" w:cs="Times New Roman"/>
          <w:lang w:val="en-US"/>
        </w:rPr>
        <w:t xml:space="preserve"> 1-</w:t>
      </w:r>
      <w:r w:rsidR="00D03836">
        <w:rPr>
          <w:rFonts w:ascii="Times New Roman" w:hAnsi="Times New Roman" w:cs="Times New Roman"/>
          <w:lang w:val="en-US"/>
        </w:rPr>
        <w:t>6</w:t>
      </w:r>
      <w:r w:rsidRPr="00F22927">
        <w:rPr>
          <w:rFonts w:ascii="Times New Roman" w:hAnsi="Times New Roman" w:cs="Times New Roman"/>
          <w:lang w:val="en-US"/>
        </w:rPr>
        <w:t xml:space="preserve"> correspond to </w:t>
      </w:r>
      <w:r w:rsidRPr="00F22927">
        <w:rPr>
          <w:rFonts w:ascii="Times New Roman" w:hAnsi="Times New Roman" w:cs="Times New Roman"/>
          <w:lang w:val="en-GB"/>
        </w:rPr>
        <w:t>`Model assumption` scenarios</w:t>
      </w:r>
      <w:r w:rsidR="00865D3F">
        <w:rPr>
          <w:rFonts w:ascii="Times New Roman" w:hAnsi="Times New Roman" w:cs="Times New Roman"/>
          <w:lang w:val="en-GB"/>
        </w:rPr>
        <w:t xml:space="preserve"> and</w:t>
      </w:r>
      <w:r w:rsidRPr="00F22927">
        <w:rPr>
          <w:rFonts w:ascii="Times New Roman" w:hAnsi="Times New Roman" w:cs="Times New Roman"/>
          <w:lang w:val="en-GB"/>
        </w:rPr>
        <w:t xml:space="preserve"> </w:t>
      </w:r>
      <w:proofErr w:type="spellStart"/>
      <w:r w:rsidRPr="00F22927">
        <w:rPr>
          <w:rFonts w:ascii="Times New Roman" w:hAnsi="Times New Roman" w:cs="Times New Roman"/>
          <w:lang w:val="en-GB"/>
        </w:rPr>
        <w:t>S</w:t>
      </w:r>
      <w:r w:rsidR="0005570B" w:rsidRPr="00F22927">
        <w:rPr>
          <w:rFonts w:ascii="Times New Roman" w:hAnsi="Times New Roman" w:cs="Times New Roman"/>
          <w:lang w:val="en-GB"/>
        </w:rPr>
        <w:t>c</w:t>
      </w:r>
      <w:r w:rsidRPr="00F22927">
        <w:rPr>
          <w:rFonts w:ascii="Times New Roman" w:hAnsi="Times New Roman" w:cs="Times New Roman"/>
          <w:lang w:val="en-GB"/>
        </w:rPr>
        <w:t>en</w:t>
      </w:r>
      <w:proofErr w:type="spellEnd"/>
      <w:r w:rsidRPr="00F22927">
        <w:rPr>
          <w:rFonts w:ascii="Times New Roman" w:hAnsi="Times New Roman" w:cs="Times New Roman"/>
          <w:lang w:val="en-GB"/>
        </w:rPr>
        <w:t xml:space="preserve"> </w:t>
      </w:r>
      <w:r w:rsidR="00D03836">
        <w:rPr>
          <w:rFonts w:ascii="Times New Roman" w:hAnsi="Times New Roman" w:cs="Times New Roman"/>
          <w:lang w:val="en-GB"/>
        </w:rPr>
        <w:t>7</w:t>
      </w:r>
      <w:r w:rsidRPr="00F22927">
        <w:rPr>
          <w:rFonts w:ascii="Times New Roman" w:hAnsi="Times New Roman" w:cs="Times New Roman"/>
          <w:lang w:val="en-GB"/>
        </w:rPr>
        <w:t>-</w:t>
      </w:r>
      <w:r w:rsidR="00D03836">
        <w:rPr>
          <w:rFonts w:ascii="Times New Roman" w:hAnsi="Times New Roman" w:cs="Times New Roman"/>
          <w:lang w:val="en-GB"/>
        </w:rPr>
        <w:t>9</w:t>
      </w:r>
      <w:r w:rsidRPr="00F22927">
        <w:rPr>
          <w:rFonts w:ascii="Times New Roman" w:hAnsi="Times New Roman" w:cs="Times New Roman"/>
          <w:lang w:val="en-GB"/>
        </w:rPr>
        <w:t xml:space="preserve"> to</w:t>
      </w:r>
      <w:r w:rsidR="00865D3F">
        <w:rPr>
          <w:rFonts w:ascii="Times New Roman" w:hAnsi="Times New Roman" w:cs="Times New Roman"/>
          <w:lang w:val="en-GB"/>
        </w:rPr>
        <w:t xml:space="preserve"> actual</w:t>
      </w:r>
      <w:r w:rsidRPr="00F22927">
        <w:rPr>
          <w:rFonts w:ascii="Times New Roman" w:hAnsi="Times New Roman" w:cs="Times New Roman"/>
          <w:lang w:val="en-GB"/>
        </w:rPr>
        <w:t xml:space="preserve"> `Catch` scenarios.</w:t>
      </w:r>
    </w:p>
    <w:p w14:paraId="03CA849A" w14:textId="1661D3AF" w:rsidR="0050147E" w:rsidRDefault="0050147E">
      <w:pPr>
        <w:rPr>
          <w:rFonts w:ascii="Times New Roman" w:hAnsi="Times New Roman" w:cs="Times New Roman"/>
          <w:lang w:val="en-US"/>
        </w:rPr>
      </w:pPr>
      <w:r>
        <w:rPr>
          <w:rFonts w:ascii="Times New Roman" w:hAnsi="Times New Roman" w:cs="Times New Roman"/>
          <w:lang w:val="en-US"/>
        </w:rPr>
        <w:br w:type="page"/>
      </w:r>
    </w:p>
    <w:p w14:paraId="0A1A600A" w14:textId="77777777" w:rsidR="0050147E" w:rsidRDefault="0050147E" w:rsidP="0050147E">
      <w:pPr>
        <w:spacing w:after="0" w:line="360" w:lineRule="auto"/>
        <w:rPr>
          <w:rFonts w:ascii="Times New Roman" w:hAnsi="Times New Roman" w:cs="Times New Roman"/>
          <w:color w:val="000000"/>
          <w:lang w:val="en-GB"/>
        </w:rPr>
      </w:pPr>
      <w:r>
        <w:rPr>
          <w:noProof/>
        </w:rPr>
        <w:lastRenderedPageBreak/>
        <w:drawing>
          <wp:inline distT="0" distB="0" distL="0" distR="0" wp14:anchorId="106141DE" wp14:editId="7E289951">
            <wp:extent cx="5398135" cy="523938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8135" cy="5239385"/>
                    </a:xfrm>
                    <a:prstGeom prst="rect">
                      <a:avLst/>
                    </a:prstGeom>
                    <a:noFill/>
                    <a:ln>
                      <a:noFill/>
                    </a:ln>
                  </pic:spPr>
                </pic:pic>
              </a:graphicData>
            </a:graphic>
          </wp:inline>
        </w:drawing>
      </w:r>
    </w:p>
    <w:p w14:paraId="68D4DF7D" w14:textId="4F19A8BC" w:rsidR="00E11105" w:rsidRPr="006B70E2" w:rsidRDefault="0050147E" w:rsidP="0050147E">
      <w:pPr>
        <w:spacing w:after="0" w:line="360" w:lineRule="auto"/>
        <w:rPr>
          <w:rFonts w:ascii="Times New Roman" w:hAnsi="Times New Roman" w:cs="Times New Roman"/>
          <w:color w:val="000000"/>
          <w:lang w:val="en-GB"/>
        </w:rPr>
      </w:pPr>
      <w:r>
        <w:rPr>
          <w:rFonts w:ascii="Times New Roman" w:hAnsi="Times New Roman" w:cs="Times New Roman"/>
          <w:color w:val="000000"/>
          <w:lang w:val="en-GB"/>
        </w:rPr>
        <w:t xml:space="preserve">Figure 5. </w:t>
      </w:r>
      <w:r w:rsidR="00F32096" w:rsidRPr="00F32096">
        <w:rPr>
          <w:rFonts w:ascii="Times New Roman" w:hAnsi="Times New Roman" w:cs="Times New Roman"/>
          <w:color w:val="000000"/>
          <w:lang w:val="en-GB"/>
        </w:rPr>
        <w:t xml:space="preserve">Example results for </w:t>
      </w:r>
      <w:r w:rsidR="00F32096">
        <w:rPr>
          <w:rFonts w:ascii="Times New Roman" w:hAnsi="Times New Roman" w:cs="Times New Roman"/>
          <w:color w:val="000000"/>
          <w:lang w:val="en-GB"/>
        </w:rPr>
        <w:t>parameters</w:t>
      </w:r>
      <w:r w:rsidR="00F651F3">
        <w:rPr>
          <w:rFonts w:ascii="Times New Roman" w:hAnsi="Times New Roman" w:cs="Times New Roman"/>
          <w:color w:val="000000"/>
          <w:lang w:val="en-GB"/>
        </w:rPr>
        <w:t>-</w:t>
      </w:r>
      <w:r w:rsidR="00F32096">
        <w:rPr>
          <w:rFonts w:ascii="Times New Roman" w:hAnsi="Times New Roman" w:cs="Times New Roman"/>
          <w:color w:val="000000"/>
          <w:lang w:val="en-GB"/>
        </w:rPr>
        <w:t xml:space="preserve">distribution </w:t>
      </w:r>
      <w:r w:rsidR="00FF0FEA">
        <w:rPr>
          <w:rFonts w:ascii="Times New Roman" w:hAnsi="Times New Roman" w:cs="Times New Roman"/>
          <w:color w:val="000000"/>
          <w:lang w:val="en-GB"/>
        </w:rPr>
        <w:t>update</w:t>
      </w:r>
      <w:r w:rsidR="00F32096" w:rsidRPr="00F32096">
        <w:rPr>
          <w:rFonts w:ascii="Times New Roman" w:hAnsi="Times New Roman" w:cs="Times New Roman"/>
          <w:color w:val="000000"/>
          <w:lang w:val="en-GB"/>
        </w:rPr>
        <w:t>.</w:t>
      </w:r>
      <w:r w:rsidR="00F32096">
        <w:rPr>
          <w:rFonts w:ascii="Times New Roman" w:hAnsi="Times New Roman" w:cs="Times New Roman"/>
          <w:color w:val="000000"/>
          <w:lang w:val="en-GB"/>
        </w:rPr>
        <w:t xml:space="preserve"> </w:t>
      </w:r>
      <w:r w:rsidR="00F17D1D">
        <w:rPr>
          <w:rFonts w:ascii="Times New Roman" w:hAnsi="Times New Roman" w:cs="Times New Roman"/>
          <w:color w:val="000000"/>
          <w:lang w:val="en-GB"/>
        </w:rPr>
        <w:t>P</w:t>
      </w:r>
      <w:proofErr w:type="spellStart"/>
      <w:r w:rsidR="00E11105">
        <w:rPr>
          <w:rFonts w:ascii="Times New Roman" w:hAnsi="Times New Roman" w:cs="Times New Roman"/>
          <w:lang w:val="en-US"/>
        </w:rPr>
        <w:t>rior</w:t>
      </w:r>
      <w:proofErr w:type="spellEnd"/>
      <w:r w:rsidR="00E11105">
        <w:rPr>
          <w:rFonts w:ascii="Times New Roman" w:hAnsi="Times New Roman" w:cs="Times New Roman"/>
          <w:lang w:val="en-US"/>
        </w:rPr>
        <w:t xml:space="preserve"> (solid gr</w:t>
      </w:r>
      <w:r w:rsidR="009F008D">
        <w:rPr>
          <w:rFonts w:ascii="Times New Roman" w:hAnsi="Times New Roman" w:cs="Times New Roman"/>
          <w:lang w:val="en-US"/>
        </w:rPr>
        <w:t>a</w:t>
      </w:r>
      <w:r w:rsidR="00E11105">
        <w:rPr>
          <w:rFonts w:ascii="Times New Roman" w:hAnsi="Times New Roman" w:cs="Times New Roman"/>
          <w:lang w:val="en-US"/>
        </w:rPr>
        <w:t>y line), post-model-pre-data (dashed line) and posterior probability</w:t>
      </w:r>
      <w:r w:rsidR="00A66695">
        <w:rPr>
          <w:rFonts w:ascii="Times New Roman" w:hAnsi="Times New Roman" w:cs="Times New Roman"/>
          <w:lang w:val="en-US"/>
        </w:rPr>
        <w:t>-</w:t>
      </w:r>
      <w:r w:rsidR="00E11105">
        <w:rPr>
          <w:rFonts w:ascii="Times New Roman" w:hAnsi="Times New Roman" w:cs="Times New Roman"/>
          <w:lang w:val="en-US"/>
        </w:rPr>
        <w:t xml:space="preserve">density distributions </w:t>
      </w:r>
      <w:r w:rsidR="006D65E8">
        <w:rPr>
          <w:rFonts w:ascii="Times New Roman" w:hAnsi="Times New Roman" w:cs="Times New Roman"/>
          <w:lang w:val="en-US"/>
        </w:rPr>
        <w:t xml:space="preserve">(histogram) </w:t>
      </w:r>
      <w:r w:rsidR="00E11105">
        <w:rPr>
          <w:rFonts w:ascii="Times New Roman" w:hAnsi="Times New Roman" w:cs="Times New Roman"/>
          <w:lang w:val="en-US"/>
        </w:rPr>
        <w:t>of the key biological parameters</w:t>
      </w:r>
      <w:r w:rsidR="003E6876" w:rsidRPr="003E6876">
        <w:rPr>
          <w:rFonts w:ascii="Times" w:hAnsi="Times" w:cs="Times"/>
          <w:sz w:val="26"/>
          <w:szCs w:val="26"/>
          <w:lang w:val="en-US"/>
        </w:rPr>
        <w:t>—</w:t>
      </w:r>
      <w:r w:rsidR="000038DA" w:rsidRPr="000038DA">
        <w:rPr>
          <w:rFonts w:ascii="Times New Roman" w:hAnsi="Times New Roman" w:cs="Times New Roman"/>
          <w:lang w:val="en-US"/>
        </w:rPr>
        <w:t xml:space="preserve"> </w:t>
      </w:r>
      <w:r w:rsidR="000038DA">
        <w:rPr>
          <w:rFonts w:ascii="Times New Roman" w:hAnsi="Times New Roman" w:cs="Times New Roman"/>
          <w:lang w:val="en-US"/>
        </w:rPr>
        <w:t xml:space="preserve">process variance </w:t>
      </w:r>
      <m:oMath>
        <m:sSup>
          <m:sSupPr>
            <m:ctrlPr>
              <w:rPr>
                <w:rFonts w:ascii="Cambria Math" w:eastAsiaTheme="minorEastAsia" w:hAnsi="Cambria Math" w:cs="Times New Roman"/>
                <w:i/>
                <w:color w:val="000000"/>
                <w:sz w:val="24"/>
                <w:szCs w:val="24"/>
                <w:lang w:val="en-GB"/>
              </w:rPr>
            </m:ctrlPr>
          </m:sSupPr>
          <m:e>
            <m:r>
              <w:rPr>
                <w:rFonts w:ascii="Cambria Math" w:eastAsiaTheme="minorEastAsia" w:hAnsi="Cambria Math" w:cs="Times New Roman"/>
                <w:color w:val="000000"/>
                <w:lang w:val="en-GB"/>
              </w:rPr>
              <m:t>σ</m:t>
            </m:r>
          </m:e>
          <m:sup>
            <m:r>
              <w:rPr>
                <w:rFonts w:ascii="Cambria Math" w:eastAsiaTheme="minorEastAsia" w:hAnsi="Cambria Math" w:cs="Times New Roman"/>
                <w:color w:val="000000"/>
                <w:lang w:val="en-GB"/>
              </w:rPr>
              <m:t>2</m:t>
            </m:r>
          </m:sup>
        </m:sSup>
      </m:oMath>
      <w:r w:rsidR="000038DA">
        <w:rPr>
          <w:rFonts w:ascii="Times New Roman" w:eastAsiaTheme="minorEastAsia" w:hAnsi="Times New Roman" w:cs="Times New Roman"/>
          <w:color w:val="000000"/>
          <w:lang w:val="en-GB"/>
        </w:rPr>
        <w:t xml:space="preserve">, </w:t>
      </w:r>
      <w:r w:rsidR="000038DA">
        <w:rPr>
          <w:rFonts w:ascii="Times New Roman" w:hAnsi="Times New Roman" w:cs="Times New Roman"/>
          <w:lang w:val="en-US"/>
        </w:rPr>
        <w:t xml:space="preserve">observation variance </w:t>
      </w:r>
      <m:oMath>
        <m:sSup>
          <m:sSupPr>
            <m:ctrlPr>
              <w:rPr>
                <w:rFonts w:ascii="Cambria Math" w:eastAsiaTheme="minorEastAsia" w:hAnsi="Cambria Math" w:cs="Times New Roman"/>
                <w:i/>
                <w:color w:val="000000"/>
                <w:sz w:val="24"/>
                <w:szCs w:val="24"/>
                <w:lang w:val="en-GB"/>
              </w:rPr>
            </m:ctrlPr>
          </m:sSupPr>
          <m:e>
            <m:r>
              <w:rPr>
                <w:rFonts w:ascii="Cambria Math" w:eastAsiaTheme="minorEastAsia" w:hAnsi="Cambria Math" w:cs="Times New Roman"/>
                <w:color w:val="000000"/>
                <w:lang w:val="en-GB"/>
              </w:rPr>
              <m:t>τ</m:t>
            </m:r>
          </m:e>
          <m:sup>
            <m:r>
              <w:rPr>
                <w:rFonts w:ascii="Cambria Math" w:eastAsiaTheme="minorEastAsia" w:hAnsi="Cambria Math" w:cs="Times New Roman"/>
                <w:color w:val="000000"/>
                <w:lang w:val="en-GB"/>
              </w:rPr>
              <m:t>2</m:t>
            </m:r>
          </m:sup>
        </m:sSup>
      </m:oMath>
      <w:r w:rsidR="001543B0">
        <w:rPr>
          <w:rFonts w:ascii="Times New Roman" w:eastAsiaTheme="minorEastAsia" w:hAnsi="Times New Roman" w:cs="Times New Roman"/>
          <w:color w:val="000000"/>
          <w:sz w:val="24"/>
          <w:szCs w:val="24"/>
          <w:lang w:val="en-GB"/>
        </w:rPr>
        <w:t xml:space="preserve">, </w:t>
      </w:r>
      <w:r w:rsidR="001543B0">
        <w:rPr>
          <w:rFonts w:ascii="Times New Roman" w:hAnsi="Times New Roman" w:cs="Times New Roman"/>
          <w:lang w:val="en-US"/>
        </w:rPr>
        <w:t xml:space="preserve">detectability coefficient </w:t>
      </w:r>
      <m:oMath>
        <m:r>
          <w:rPr>
            <w:rFonts w:ascii="Cambria Math" w:eastAsiaTheme="minorEastAsia" w:hAnsi="Cambria Math" w:cs="Times New Roman"/>
            <w:color w:val="000000"/>
            <w:lang w:val="en-GB"/>
          </w:rPr>
          <m:t>q</m:t>
        </m:r>
      </m:oMath>
      <w:r w:rsidR="001543B0">
        <w:rPr>
          <w:rFonts w:ascii="Times New Roman" w:eastAsiaTheme="minorEastAsia" w:hAnsi="Times New Roman" w:cs="Times New Roman"/>
          <w:color w:val="000000"/>
          <w:lang w:val="en-GB"/>
        </w:rPr>
        <w:t xml:space="preserve">, </w:t>
      </w:r>
      <w:r w:rsidR="00E11105">
        <w:rPr>
          <w:rFonts w:ascii="Times New Roman" w:hAnsi="Times New Roman" w:cs="Times New Roman"/>
          <w:lang w:val="en-US"/>
        </w:rPr>
        <w:t xml:space="preserve">maximum rate of increase </w:t>
      </w:r>
      <m:oMath>
        <m:sSub>
          <m:sSubPr>
            <m:ctrlPr>
              <w:rPr>
                <w:rFonts w:ascii="Cambria Math" w:hAnsi="Cambria Math" w:cs="Times New Roman"/>
                <w:i/>
                <w:color w:val="000000"/>
                <w:sz w:val="24"/>
                <w:szCs w:val="24"/>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E11105">
        <w:rPr>
          <w:rFonts w:ascii="Times New Roman" w:eastAsiaTheme="minorEastAsia" w:hAnsi="Times New Roman" w:cs="Times New Roman"/>
          <w:color w:val="000000"/>
          <w:lang w:val="en-GB"/>
        </w:rPr>
        <w:t>,</w:t>
      </w:r>
      <w:r w:rsidR="00275229">
        <w:rPr>
          <w:rFonts w:ascii="Times New Roman" w:eastAsiaTheme="minorEastAsia" w:hAnsi="Times New Roman" w:cs="Times New Roman"/>
          <w:color w:val="000000"/>
          <w:lang w:val="en-GB"/>
        </w:rPr>
        <w:t xml:space="preserve"> </w:t>
      </w:r>
      <w:r w:rsidR="00275229">
        <w:rPr>
          <w:rFonts w:ascii="Times New Roman" w:eastAsiaTheme="minorEastAsia" w:hAnsi="Times New Roman" w:cs="Times New Roman"/>
          <w:lang w:val="en-US"/>
        </w:rPr>
        <w:t xml:space="preserve">carrying capacity </w:t>
      </w:r>
      <m:oMath>
        <m:r>
          <w:rPr>
            <w:rFonts w:ascii="Cambria Math" w:eastAsiaTheme="minorEastAsia" w:hAnsi="Cambria Math" w:cs="Times New Roman"/>
            <w:color w:val="000000"/>
            <w:lang w:val="en-GB"/>
          </w:rPr>
          <m:t>K</m:t>
        </m:r>
      </m:oMath>
      <w:r w:rsidR="00275229">
        <w:rPr>
          <w:rFonts w:ascii="Times New Roman" w:eastAsiaTheme="minorEastAsia" w:hAnsi="Times New Roman" w:cs="Times New Roman"/>
          <w:color w:val="000000"/>
          <w:lang w:val="en-GB"/>
        </w:rPr>
        <w:t xml:space="preserve"> and </w:t>
      </w:r>
      <w:r w:rsidR="00275229">
        <w:rPr>
          <w:rFonts w:ascii="Times New Roman" w:hAnsi="Times New Roman" w:cs="Times New Roman"/>
          <w:color w:val="000000"/>
          <w:lang w:val="en-US"/>
        </w:rPr>
        <w:t>catch parameter</w:t>
      </w:r>
      <m:oMath>
        <m:r>
          <w:rPr>
            <w:rFonts w:ascii="Cambria Math" w:eastAsiaTheme="minorEastAsia" w:hAnsi="Cambria Math" w:cs="Times New Roman"/>
            <w:lang w:val="en-GB"/>
          </w:rPr>
          <m:t xml:space="preserve"> π</m:t>
        </m:r>
      </m:oMath>
      <w:r w:rsidR="00D45EDC" w:rsidRPr="003E6876">
        <w:rPr>
          <w:rFonts w:ascii="Times" w:hAnsi="Times" w:cs="Times"/>
          <w:sz w:val="26"/>
          <w:szCs w:val="26"/>
          <w:lang w:val="en-US"/>
        </w:rPr>
        <w:t>—</w:t>
      </w:r>
      <w:r w:rsidR="00E11105">
        <w:rPr>
          <w:rFonts w:ascii="Times New Roman" w:hAnsi="Times New Roman" w:cs="Times New Roman"/>
          <w:color w:val="000000"/>
          <w:lang w:val="en-US"/>
        </w:rPr>
        <w:t>from</w:t>
      </w:r>
      <w:r w:rsidR="00E11105">
        <w:rPr>
          <w:rFonts w:ascii="Times New Roman" w:hAnsi="Times New Roman" w:cs="Times New Roman"/>
          <w:color w:val="000000"/>
          <w:lang w:val="en-GB"/>
        </w:rPr>
        <w:t xml:space="preserve"> </w:t>
      </w:r>
      <w:r w:rsidR="00B248EC">
        <w:rPr>
          <w:rFonts w:ascii="Times New Roman" w:hAnsi="Times New Roman" w:cs="Times New Roman"/>
          <w:color w:val="000000"/>
          <w:lang w:val="en-GB"/>
        </w:rPr>
        <w:t xml:space="preserve">the </w:t>
      </w:r>
      <w:proofErr w:type="spellStart"/>
      <w:r w:rsidR="00E11105">
        <w:rPr>
          <w:rFonts w:ascii="Times New Roman" w:hAnsi="Times New Roman" w:cs="Times New Roman"/>
          <w:color w:val="000000"/>
          <w:lang w:val="en-GB"/>
        </w:rPr>
        <w:t>Scen</w:t>
      </w:r>
      <w:proofErr w:type="spellEnd"/>
      <w:r w:rsidR="00E11105">
        <w:rPr>
          <w:rFonts w:ascii="Times New Roman" w:hAnsi="Times New Roman" w:cs="Times New Roman"/>
          <w:color w:val="000000"/>
          <w:lang w:val="en-GB"/>
        </w:rPr>
        <w:t xml:space="preserve"> 4 model</w:t>
      </w:r>
      <w:r w:rsidR="007E75BF">
        <w:rPr>
          <w:rFonts w:ascii="Times New Roman" w:hAnsi="Times New Roman" w:cs="Times New Roman"/>
          <w:color w:val="000000"/>
          <w:lang w:val="en-GB"/>
        </w:rPr>
        <w:t xml:space="preserve"> are presented in the </w:t>
      </w:r>
      <w:r w:rsidR="006D55ED">
        <w:rPr>
          <w:rFonts w:ascii="Times New Roman" w:hAnsi="Times New Roman" w:cs="Times New Roman"/>
          <w:color w:val="000000"/>
          <w:lang w:val="en-GB"/>
        </w:rPr>
        <w:t>6</w:t>
      </w:r>
      <w:r w:rsidR="007E75BF">
        <w:rPr>
          <w:rFonts w:ascii="Times New Roman" w:hAnsi="Times New Roman" w:cs="Times New Roman"/>
          <w:color w:val="000000"/>
          <w:lang w:val="en-GB"/>
        </w:rPr>
        <w:t xml:space="preserve"> pane</w:t>
      </w:r>
      <w:r w:rsidR="00C91BB9">
        <w:rPr>
          <w:rFonts w:ascii="Times New Roman" w:hAnsi="Times New Roman" w:cs="Times New Roman"/>
          <w:color w:val="000000"/>
          <w:lang w:val="en-GB"/>
        </w:rPr>
        <w:t>l</w:t>
      </w:r>
      <w:r w:rsidR="007E75BF">
        <w:rPr>
          <w:rFonts w:ascii="Times New Roman" w:hAnsi="Times New Roman" w:cs="Times New Roman"/>
          <w:color w:val="000000"/>
          <w:lang w:val="en-GB"/>
        </w:rPr>
        <w:t>s</w:t>
      </w:r>
      <w:r w:rsidR="00E11105">
        <w:rPr>
          <w:rFonts w:ascii="Times New Roman" w:hAnsi="Times New Roman" w:cs="Times New Roman"/>
          <w:color w:val="000000"/>
          <w:lang w:val="en-GB"/>
        </w:rPr>
        <w:t>.</w:t>
      </w:r>
      <w:r w:rsidR="00C303E5">
        <w:rPr>
          <w:rFonts w:ascii="Times New Roman" w:hAnsi="Times New Roman" w:cs="Times New Roman"/>
          <w:color w:val="000000"/>
          <w:lang w:val="en-GB"/>
        </w:rPr>
        <w:t xml:space="preserve"> This model </w:t>
      </w:r>
      <w:r w:rsidR="00065249">
        <w:rPr>
          <w:rFonts w:ascii="Times New Roman" w:hAnsi="Times New Roman" w:cs="Times New Roman"/>
          <w:color w:val="000000"/>
          <w:lang w:val="en-GB"/>
        </w:rPr>
        <w:t xml:space="preserve">manifested </w:t>
      </w:r>
      <w:r w:rsidR="00C303E5">
        <w:rPr>
          <w:rFonts w:ascii="Times New Roman" w:hAnsi="Times New Roman" w:cs="Times New Roman"/>
          <w:color w:val="000000"/>
          <w:lang w:val="en-GB"/>
        </w:rPr>
        <w:t>the highe</w:t>
      </w:r>
      <w:r w:rsidR="00065249">
        <w:rPr>
          <w:rFonts w:ascii="Times New Roman" w:hAnsi="Times New Roman" w:cs="Times New Roman"/>
          <w:color w:val="000000"/>
          <w:lang w:val="en-GB"/>
        </w:rPr>
        <w:t>st</w:t>
      </w:r>
      <w:r w:rsidR="00C303E5">
        <w:rPr>
          <w:rFonts w:ascii="Times New Roman" w:hAnsi="Times New Roman" w:cs="Times New Roman"/>
          <w:color w:val="000000"/>
          <w:lang w:val="en-GB"/>
        </w:rPr>
        <w:t xml:space="preserve"> </w:t>
      </w:r>
      <w:r w:rsidR="001A0563">
        <w:rPr>
          <w:rFonts w:ascii="Times New Roman" w:hAnsi="Times New Roman" w:cs="Times New Roman"/>
          <w:color w:val="000000"/>
          <w:lang w:val="en-GB"/>
        </w:rPr>
        <w:t>w</w:t>
      </w:r>
      <w:r w:rsidR="00C303E5">
        <w:rPr>
          <w:rFonts w:ascii="Times New Roman" w:hAnsi="Times New Roman" w:cs="Times New Roman"/>
          <w:color w:val="000000"/>
          <w:lang w:val="en-GB"/>
        </w:rPr>
        <w:t>eight</w:t>
      </w:r>
      <w:r w:rsidR="001A0563">
        <w:rPr>
          <w:rFonts w:ascii="Times New Roman" w:hAnsi="Times New Roman" w:cs="Times New Roman"/>
          <w:color w:val="000000"/>
          <w:lang w:val="en-GB"/>
        </w:rPr>
        <w:t xml:space="preserve"> </w:t>
      </w:r>
      <w:r w:rsidR="00D82F8C">
        <w:rPr>
          <w:rFonts w:ascii="Times New Roman" w:hAnsi="Times New Roman" w:cs="Times New Roman"/>
          <w:color w:val="000000"/>
          <w:lang w:val="en-GB"/>
        </w:rPr>
        <w:t xml:space="preserve">on the basis of </w:t>
      </w:r>
      <w:r w:rsidR="001A0563" w:rsidRPr="00731873">
        <w:rPr>
          <w:rFonts w:ascii="Times New Roman" w:hAnsi="Times New Roman" w:cs="Times New Roman"/>
          <w:color w:val="000000"/>
          <w:lang w:val="en-GB"/>
        </w:rPr>
        <w:t xml:space="preserve">the </w:t>
      </w:r>
      <w:r w:rsidR="001A0563" w:rsidRPr="00F45DDF">
        <w:rPr>
          <w:rFonts w:ascii="Times New Roman" w:hAnsi="Times New Roman" w:cs="Times New Roman"/>
          <w:i/>
          <w:color w:val="000000"/>
          <w:lang w:val="en-GB"/>
        </w:rPr>
        <w:t>DIC</w:t>
      </w:r>
      <w:r w:rsidR="001A0563">
        <w:rPr>
          <w:rFonts w:ascii="Times New Roman" w:hAnsi="Times New Roman" w:cs="Times New Roman"/>
          <w:iCs/>
          <w:color w:val="000000"/>
          <w:lang w:val="en-GB"/>
        </w:rPr>
        <w:t>.</w:t>
      </w:r>
      <w:r w:rsidR="00C303E5">
        <w:rPr>
          <w:rFonts w:ascii="Times New Roman" w:hAnsi="Times New Roman" w:cs="Times New Roman"/>
          <w:color w:val="000000"/>
          <w:lang w:val="en-GB"/>
        </w:rPr>
        <w:t xml:space="preserve"> </w:t>
      </w:r>
    </w:p>
    <w:p w14:paraId="4202A938" w14:textId="77777777" w:rsidR="00A05FB3" w:rsidRDefault="00A05FB3" w:rsidP="00A05FB3">
      <w:pPr>
        <w:spacing w:after="0" w:line="360" w:lineRule="auto"/>
        <w:rPr>
          <w:rFonts w:ascii="Times New Roman" w:hAnsi="Times New Roman" w:cs="Times New Roman"/>
          <w:lang w:val="en-US"/>
        </w:rPr>
      </w:pPr>
    </w:p>
    <w:sectPr w:rsidR="00A05FB3" w:rsidSect="00EF731F">
      <w:footerReference w:type="default" r:id="rId27"/>
      <w:pgSz w:w="11906" w:h="16838"/>
      <w:pgMar w:top="1417" w:right="1701" w:bottom="1417"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1" w:author="PuntLab" w:date="2021-05-22T11:35:00Z" w:initials="P">
    <w:p w14:paraId="7EC60899" w14:textId="40B70F4A" w:rsidR="008E0167" w:rsidRDefault="008E0167">
      <w:pPr>
        <w:pStyle w:val="CommentText"/>
      </w:pPr>
      <w:r>
        <w:rPr>
          <w:rStyle w:val="CommentReference"/>
        </w:rPr>
        <w:annotationRef/>
      </w:r>
      <w:proofErr w:type="spellStart"/>
      <w:r>
        <w:t>These</w:t>
      </w:r>
      <w:proofErr w:type="spellEnd"/>
      <w:r>
        <w:t xml:space="preserve"> are </w:t>
      </w:r>
      <w:proofErr w:type="spellStart"/>
      <w:r>
        <w:t>the</w:t>
      </w:r>
      <w:proofErr w:type="spellEnd"/>
      <w:r>
        <w:t xml:space="preserve"> </w:t>
      </w:r>
      <w:proofErr w:type="spellStart"/>
      <w:r>
        <w:t>years</w:t>
      </w:r>
      <w:proofErr w:type="spellEnd"/>
      <w:r>
        <w:t xml:space="preserve"> I </w:t>
      </w:r>
      <w:proofErr w:type="spellStart"/>
      <w:r>
        <w:t>have</w:t>
      </w:r>
      <w:proofErr w:type="spellEnd"/>
      <w:r>
        <w:t xml:space="preserve"> data </w:t>
      </w:r>
      <w:proofErr w:type="spellStart"/>
      <w:r>
        <w:t>for</w:t>
      </w:r>
      <w:proofErr w:type="spellEnd"/>
    </w:p>
  </w:comment>
  <w:comment w:id="35" w:author="PuntLab" w:date="2021-05-22T11:34:00Z" w:initials="P">
    <w:p w14:paraId="4C5EF8E2" w14:textId="596DDE53" w:rsidR="008E0167" w:rsidRDefault="008E0167">
      <w:pPr>
        <w:pStyle w:val="CommentText"/>
      </w:pPr>
      <w:r>
        <w:rPr>
          <w:rStyle w:val="CommentReference"/>
        </w:rPr>
        <w:annotationRef/>
      </w:r>
      <w:proofErr w:type="spellStart"/>
      <w:r>
        <w:t>This</w:t>
      </w:r>
      <w:proofErr w:type="spellEnd"/>
      <w:r>
        <w:t xml:space="preserve"> </w:t>
      </w:r>
      <w:proofErr w:type="spellStart"/>
      <w:r>
        <w:t>is</w:t>
      </w:r>
      <w:proofErr w:type="spellEnd"/>
      <w:r>
        <w:t xml:space="preserve"> </w:t>
      </w:r>
      <w:proofErr w:type="spellStart"/>
      <w:r>
        <w:t>the</w:t>
      </w:r>
      <w:proofErr w:type="spellEnd"/>
      <w:r>
        <w:t xml:space="preserve"> rango </w:t>
      </w:r>
      <w:proofErr w:type="spellStart"/>
      <w:r>
        <w:t>of</w:t>
      </w:r>
      <w:proofErr w:type="spellEnd"/>
      <w:r>
        <w:t xml:space="preserve"> data I </w:t>
      </w:r>
      <w:proofErr w:type="spellStart"/>
      <w:r>
        <w:t>have</w:t>
      </w:r>
      <w:proofErr w:type="spellEnd"/>
    </w:p>
  </w:comment>
  <w:comment w:id="65" w:author="PuntLab" w:date="2021-05-22T10:52:00Z" w:initials="P">
    <w:p w14:paraId="2E312048" w14:textId="190117FE" w:rsidR="008E0167" w:rsidRDefault="008E0167">
      <w:pPr>
        <w:pStyle w:val="CommentText"/>
      </w:pPr>
      <w:r>
        <w:rPr>
          <w:rStyle w:val="CommentReference"/>
        </w:rPr>
        <w:annotationRef/>
      </w:r>
      <w:r>
        <w:t xml:space="preserve">I </w:t>
      </w:r>
      <w:proofErr w:type="spellStart"/>
      <w:r>
        <w:t>was</w:t>
      </w:r>
      <w:proofErr w:type="spellEnd"/>
      <w:r>
        <w:t xml:space="preserve"> </w:t>
      </w:r>
      <w:proofErr w:type="spellStart"/>
      <w:r>
        <w:t>only</w:t>
      </w:r>
      <w:proofErr w:type="spellEnd"/>
      <w:r>
        <w:t xml:space="preserve"> </w:t>
      </w:r>
      <w:proofErr w:type="spellStart"/>
      <w:r>
        <w:t>provided</w:t>
      </w:r>
      <w:proofErr w:type="spellEnd"/>
      <w:r>
        <w:t xml:space="preserve"> data </w:t>
      </w:r>
      <w:proofErr w:type="spellStart"/>
      <w:r>
        <w:t>between</w:t>
      </w:r>
      <w:proofErr w:type="spellEnd"/>
      <w:r>
        <w:t xml:space="preserve"> 1999 and 2019 </w:t>
      </w:r>
      <w:proofErr w:type="spellStart"/>
      <w:r>
        <w:t>for</w:t>
      </w:r>
      <w:proofErr w:type="spellEnd"/>
      <w:r>
        <w:t xml:space="preserve"> </w:t>
      </w:r>
      <w:proofErr w:type="spellStart"/>
      <w:r>
        <w:t>the</w:t>
      </w:r>
      <w:proofErr w:type="spellEnd"/>
      <w:r>
        <w:t xml:space="preserve"> GLM</w:t>
      </w:r>
    </w:p>
  </w:comment>
  <w:comment w:id="269" w:author="PuntLab" w:date="2021-05-22T11:40:00Z" w:initials="P">
    <w:p w14:paraId="0CA8E0DF" w14:textId="7464B087" w:rsidR="008E0167" w:rsidRDefault="008E0167">
      <w:pPr>
        <w:pStyle w:val="CommentText"/>
      </w:pPr>
      <w:r>
        <w:rPr>
          <w:rStyle w:val="CommentReference"/>
        </w:rPr>
        <w:annotationRef/>
      </w:r>
      <w:r>
        <w:rPr>
          <w:rFonts w:ascii="Arial" w:hAnsi="Arial" w:cs="Arial"/>
          <w:color w:val="222222"/>
          <w:shd w:val="clear" w:color="auto" w:fill="FFFFFF"/>
        </w:rPr>
        <w:t xml:space="preserve">Walters, C., &amp; Ludwig, D. (1994). </w:t>
      </w:r>
      <w:proofErr w:type="spellStart"/>
      <w:r>
        <w:rPr>
          <w:rFonts w:ascii="Arial" w:hAnsi="Arial" w:cs="Arial"/>
          <w:color w:val="222222"/>
          <w:shd w:val="clear" w:color="auto" w:fill="FFFFFF"/>
        </w:rPr>
        <w:t>Calculation</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of</w:t>
      </w:r>
      <w:proofErr w:type="spellEnd"/>
      <w:r>
        <w:rPr>
          <w:rFonts w:ascii="Arial" w:hAnsi="Arial" w:cs="Arial"/>
          <w:color w:val="222222"/>
          <w:shd w:val="clear" w:color="auto" w:fill="FFFFFF"/>
        </w:rPr>
        <w:t xml:space="preserve"> Bayes posterior </w:t>
      </w:r>
      <w:proofErr w:type="spellStart"/>
      <w:r>
        <w:rPr>
          <w:rFonts w:ascii="Arial" w:hAnsi="Arial" w:cs="Arial"/>
          <w:color w:val="222222"/>
          <w:shd w:val="clear" w:color="auto" w:fill="FFFFFF"/>
        </w:rPr>
        <w:t>probability</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distributions</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for</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key</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population</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parameters</w:t>
      </w:r>
      <w:proofErr w:type="spellEnd"/>
      <w:r>
        <w:rPr>
          <w:rFonts w:ascii="Arial" w:hAnsi="Arial" w:cs="Arial"/>
          <w:color w:val="222222"/>
          <w:shd w:val="clear" w:color="auto" w:fill="FFFFFF"/>
        </w:rPr>
        <w:t>. </w:t>
      </w:r>
      <w:r>
        <w:rPr>
          <w:rFonts w:ascii="Arial" w:hAnsi="Arial" w:cs="Arial"/>
          <w:i/>
          <w:iCs/>
          <w:color w:val="222222"/>
          <w:shd w:val="clear" w:color="auto" w:fill="FFFFFF"/>
        </w:rPr>
        <w:t xml:space="preserve">Canadian </w:t>
      </w:r>
      <w:proofErr w:type="spellStart"/>
      <w:r>
        <w:rPr>
          <w:rFonts w:ascii="Arial" w:hAnsi="Arial" w:cs="Arial"/>
          <w:i/>
          <w:iCs/>
          <w:color w:val="222222"/>
          <w:shd w:val="clear" w:color="auto" w:fill="FFFFFF"/>
        </w:rPr>
        <w:t>Journal</w:t>
      </w:r>
      <w:proofErr w:type="spellEnd"/>
      <w:r>
        <w:rPr>
          <w:rFonts w:ascii="Arial" w:hAnsi="Arial" w:cs="Arial"/>
          <w:i/>
          <w:iCs/>
          <w:color w:val="222222"/>
          <w:shd w:val="clear" w:color="auto" w:fill="FFFFFF"/>
        </w:rPr>
        <w:t xml:space="preserve"> </w:t>
      </w:r>
      <w:proofErr w:type="spellStart"/>
      <w:r>
        <w:rPr>
          <w:rFonts w:ascii="Arial" w:hAnsi="Arial" w:cs="Arial"/>
          <w:i/>
          <w:iCs/>
          <w:color w:val="222222"/>
          <w:shd w:val="clear" w:color="auto" w:fill="FFFFFF"/>
        </w:rPr>
        <w:t>of</w:t>
      </w:r>
      <w:proofErr w:type="spellEnd"/>
      <w:r>
        <w:rPr>
          <w:rFonts w:ascii="Arial" w:hAnsi="Arial" w:cs="Arial"/>
          <w:i/>
          <w:iCs/>
          <w:color w:val="222222"/>
          <w:shd w:val="clear" w:color="auto" w:fill="FFFFFF"/>
        </w:rPr>
        <w:t xml:space="preserve"> </w:t>
      </w:r>
      <w:proofErr w:type="spellStart"/>
      <w:r>
        <w:rPr>
          <w:rFonts w:ascii="Arial" w:hAnsi="Arial" w:cs="Arial"/>
          <w:i/>
          <w:iCs/>
          <w:color w:val="222222"/>
          <w:shd w:val="clear" w:color="auto" w:fill="FFFFFF"/>
        </w:rPr>
        <w:t>Fisheries</w:t>
      </w:r>
      <w:proofErr w:type="spellEnd"/>
      <w:r>
        <w:rPr>
          <w:rFonts w:ascii="Arial" w:hAnsi="Arial" w:cs="Arial"/>
          <w:i/>
          <w:iCs/>
          <w:color w:val="222222"/>
          <w:shd w:val="clear" w:color="auto" w:fill="FFFFFF"/>
        </w:rPr>
        <w:t xml:space="preserve"> and </w:t>
      </w:r>
      <w:proofErr w:type="spellStart"/>
      <w:r>
        <w:rPr>
          <w:rFonts w:ascii="Arial" w:hAnsi="Arial" w:cs="Arial"/>
          <w:i/>
          <w:iCs/>
          <w:color w:val="222222"/>
          <w:shd w:val="clear" w:color="auto" w:fill="FFFFFF"/>
        </w:rPr>
        <w:t>Aquatic</w:t>
      </w:r>
      <w:proofErr w:type="spellEnd"/>
      <w:r>
        <w:rPr>
          <w:rFonts w:ascii="Arial" w:hAnsi="Arial" w:cs="Arial"/>
          <w:i/>
          <w:iCs/>
          <w:color w:val="222222"/>
          <w:shd w:val="clear" w:color="auto" w:fill="FFFFFF"/>
        </w:rPr>
        <w:t xml:space="preserve"> </w:t>
      </w:r>
      <w:proofErr w:type="spellStart"/>
      <w:r>
        <w:rPr>
          <w:rFonts w:ascii="Arial" w:hAnsi="Arial" w:cs="Arial"/>
          <w:i/>
          <w:iCs/>
          <w:color w:val="222222"/>
          <w:shd w:val="clear" w:color="auto" w:fill="FFFFFF"/>
        </w:rPr>
        <w:t>Sciences</w:t>
      </w:r>
      <w:proofErr w:type="spellEnd"/>
      <w:r>
        <w:rPr>
          <w:rFonts w:ascii="Arial" w:hAnsi="Arial" w:cs="Arial"/>
          <w:color w:val="222222"/>
          <w:shd w:val="clear" w:color="auto" w:fill="FFFFFF"/>
        </w:rPr>
        <w:t>, </w:t>
      </w:r>
      <w:r>
        <w:rPr>
          <w:rFonts w:ascii="Arial" w:hAnsi="Arial" w:cs="Arial"/>
          <w:i/>
          <w:iCs/>
          <w:color w:val="222222"/>
          <w:shd w:val="clear" w:color="auto" w:fill="FFFFFF"/>
        </w:rPr>
        <w:t>51</w:t>
      </w:r>
      <w:r>
        <w:rPr>
          <w:rFonts w:ascii="Arial" w:hAnsi="Arial" w:cs="Arial"/>
          <w:color w:val="222222"/>
          <w:shd w:val="clear" w:color="auto" w:fill="FFFFFF"/>
        </w:rPr>
        <w:t>(3), 713-722.</w:t>
      </w:r>
    </w:p>
  </w:comment>
  <w:comment w:id="360" w:author="PuntLab" w:date="2021-05-22T12:57:00Z" w:initials="P">
    <w:p w14:paraId="03C5097B" w14:textId="76E13479" w:rsidR="008E0167" w:rsidRDefault="008E0167">
      <w:pPr>
        <w:pStyle w:val="CommentText"/>
      </w:pPr>
      <w:r>
        <w:rPr>
          <w:rStyle w:val="CommentReference"/>
        </w:rPr>
        <w:annotationRef/>
      </w:r>
      <w:r>
        <w:t xml:space="preserve">Butterworth DS, </w:t>
      </w:r>
      <w:proofErr w:type="spellStart"/>
      <w:r>
        <w:t>Punt</w:t>
      </w:r>
      <w:proofErr w:type="spellEnd"/>
      <w:r>
        <w:t xml:space="preserve"> AE</w:t>
      </w:r>
      <w:r>
        <w:rPr>
          <w:rFonts w:ascii="Arial" w:hAnsi="Arial" w:cs="Arial"/>
          <w:color w:val="333132"/>
          <w:sz w:val="21"/>
          <w:szCs w:val="21"/>
          <w:shd w:val="clear" w:color="auto" w:fill="FFFFFF"/>
        </w:rPr>
        <w:t>. </w:t>
      </w:r>
      <w:r>
        <w:rPr>
          <w:rStyle w:val="referencesyear"/>
          <w:rFonts w:ascii="Arial" w:hAnsi="Arial" w:cs="Arial"/>
          <w:color w:val="333132"/>
          <w:sz w:val="21"/>
          <w:szCs w:val="21"/>
          <w:shd w:val="clear" w:color="auto" w:fill="FFFFFF"/>
        </w:rPr>
        <w:t>1995</w:t>
      </w:r>
      <w:r>
        <w:rPr>
          <w:rStyle w:val="referencesarticle-title"/>
          <w:rFonts w:ascii="Arial" w:hAnsi="Arial" w:cs="Arial"/>
          <w:color w:val="333132"/>
          <w:sz w:val="21"/>
          <w:szCs w:val="21"/>
          <w:shd w:val="clear" w:color="auto" w:fill="FFFFFF"/>
        </w:rPr>
        <w:t xml:space="preserve">On </w:t>
      </w:r>
      <w:proofErr w:type="spellStart"/>
      <w:r>
        <w:rPr>
          <w:rStyle w:val="referencesarticle-title"/>
          <w:rFonts w:ascii="Arial" w:hAnsi="Arial" w:cs="Arial"/>
          <w:color w:val="333132"/>
          <w:sz w:val="21"/>
          <w:szCs w:val="21"/>
          <w:shd w:val="clear" w:color="auto" w:fill="FFFFFF"/>
        </w:rPr>
        <w:t>the</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Bayesian</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approach</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suggested</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for</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the</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assessment</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of</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the</w:t>
      </w:r>
      <w:proofErr w:type="spellEnd"/>
      <w:r>
        <w:rPr>
          <w:rStyle w:val="referencesarticle-title"/>
          <w:rFonts w:ascii="Arial" w:hAnsi="Arial" w:cs="Arial"/>
          <w:color w:val="333132"/>
          <w:sz w:val="21"/>
          <w:szCs w:val="21"/>
          <w:shd w:val="clear" w:color="auto" w:fill="FFFFFF"/>
        </w:rPr>
        <w:t xml:space="preserve"> Bering-Chukchi-Beaufort Seas stock </w:t>
      </w:r>
      <w:proofErr w:type="spellStart"/>
      <w:r>
        <w:rPr>
          <w:rStyle w:val="referencesarticle-title"/>
          <w:rFonts w:ascii="Arial" w:hAnsi="Arial" w:cs="Arial"/>
          <w:color w:val="333132"/>
          <w:sz w:val="21"/>
          <w:szCs w:val="21"/>
          <w:shd w:val="clear" w:color="auto" w:fill="FFFFFF"/>
        </w:rPr>
        <w:t>of</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bowhead</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whales</w:t>
      </w:r>
      <w:proofErr w:type="spellEnd"/>
      <w:r>
        <w:rPr>
          <w:rFonts w:ascii="Arial" w:hAnsi="Arial" w:cs="Arial"/>
          <w:color w:val="333132"/>
          <w:sz w:val="21"/>
          <w:szCs w:val="21"/>
          <w:shd w:val="clear" w:color="auto" w:fill="FFFFFF"/>
        </w:rPr>
        <w:t>. </w:t>
      </w:r>
      <w:r>
        <w:rPr>
          <w:rStyle w:val="Strong"/>
          <w:rFonts w:ascii="Arial" w:hAnsi="Arial" w:cs="Arial"/>
          <w:b w:val="0"/>
          <w:bCs w:val="0"/>
          <w:i/>
          <w:iCs/>
          <w:color w:val="333132"/>
          <w:sz w:val="21"/>
          <w:szCs w:val="21"/>
          <w:shd w:val="clear" w:color="auto" w:fill="FFFFFF"/>
        </w:rPr>
        <w:t xml:space="preserve">Rep. </w:t>
      </w:r>
      <w:proofErr w:type="spellStart"/>
      <w:r>
        <w:rPr>
          <w:rStyle w:val="Strong"/>
          <w:rFonts w:ascii="Arial" w:hAnsi="Arial" w:cs="Arial"/>
          <w:b w:val="0"/>
          <w:bCs w:val="0"/>
          <w:i/>
          <w:iCs/>
          <w:color w:val="333132"/>
          <w:sz w:val="21"/>
          <w:szCs w:val="21"/>
          <w:shd w:val="clear" w:color="auto" w:fill="FFFFFF"/>
        </w:rPr>
        <w:t>Int</w:t>
      </w:r>
      <w:proofErr w:type="spellEnd"/>
      <w:r>
        <w:rPr>
          <w:rStyle w:val="Strong"/>
          <w:rFonts w:ascii="Arial" w:hAnsi="Arial" w:cs="Arial"/>
          <w:b w:val="0"/>
          <w:bCs w:val="0"/>
          <w:i/>
          <w:iCs/>
          <w:color w:val="333132"/>
          <w:sz w:val="21"/>
          <w:szCs w:val="21"/>
          <w:shd w:val="clear" w:color="auto" w:fill="FFFFFF"/>
        </w:rPr>
        <w:t xml:space="preserve">. </w:t>
      </w:r>
      <w:proofErr w:type="spellStart"/>
      <w:r>
        <w:rPr>
          <w:rStyle w:val="Strong"/>
          <w:rFonts w:ascii="Arial" w:hAnsi="Arial" w:cs="Arial"/>
          <w:b w:val="0"/>
          <w:bCs w:val="0"/>
          <w:i/>
          <w:iCs/>
          <w:color w:val="333132"/>
          <w:sz w:val="21"/>
          <w:szCs w:val="21"/>
          <w:shd w:val="clear" w:color="auto" w:fill="FFFFFF"/>
        </w:rPr>
        <w:t>Whaling</w:t>
      </w:r>
      <w:proofErr w:type="spellEnd"/>
      <w:r>
        <w:rPr>
          <w:rStyle w:val="Strong"/>
          <w:rFonts w:ascii="Arial" w:hAnsi="Arial" w:cs="Arial"/>
          <w:b w:val="0"/>
          <w:bCs w:val="0"/>
          <w:i/>
          <w:iCs/>
          <w:color w:val="333132"/>
          <w:sz w:val="21"/>
          <w:szCs w:val="21"/>
          <w:shd w:val="clear" w:color="auto" w:fill="FFFFFF"/>
        </w:rPr>
        <w:t xml:space="preserve"> </w:t>
      </w:r>
      <w:proofErr w:type="spellStart"/>
      <w:r>
        <w:rPr>
          <w:rStyle w:val="Strong"/>
          <w:rFonts w:ascii="Arial" w:hAnsi="Arial" w:cs="Arial"/>
          <w:b w:val="0"/>
          <w:bCs w:val="0"/>
          <w:i/>
          <w:iCs/>
          <w:color w:val="333132"/>
          <w:sz w:val="21"/>
          <w:szCs w:val="21"/>
          <w:shd w:val="clear" w:color="auto" w:fill="FFFFFF"/>
        </w:rPr>
        <w:t>Comm</w:t>
      </w:r>
      <w:proofErr w:type="spellEnd"/>
      <w:r>
        <w:rPr>
          <w:rStyle w:val="Strong"/>
          <w:rFonts w:ascii="Arial" w:hAnsi="Arial" w:cs="Arial"/>
          <w:b w:val="0"/>
          <w:bCs w:val="0"/>
          <w:i/>
          <w:iCs/>
          <w:color w:val="333132"/>
          <w:sz w:val="21"/>
          <w:szCs w:val="21"/>
          <w:shd w:val="clear" w:color="auto" w:fill="FFFFFF"/>
        </w:rPr>
        <w:t>.</w:t>
      </w:r>
      <w:r>
        <w:rPr>
          <w:rFonts w:ascii="Arial" w:hAnsi="Arial" w:cs="Arial"/>
          <w:color w:val="333132"/>
          <w:sz w:val="21"/>
          <w:szCs w:val="21"/>
          <w:shd w:val="clear" w:color="auto" w:fill="FFFFFF"/>
        </w:rPr>
        <w:t> </w:t>
      </w:r>
      <w:r>
        <w:rPr>
          <w:rFonts w:ascii="Arial" w:hAnsi="Arial" w:cs="Arial"/>
          <w:b/>
          <w:bCs/>
          <w:color w:val="333132"/>
          <w:sz w:val="21"/>
          <w:szCs w:val="21"/>
          <w:shd w:val="clear" w:color="auto" w:fill="FFFFFF"/>
        </w:rPr>
        <w:t>45</w:t>
      </w:r>
      <w:r>
        <w:rPr>
          <w:rFonts w:ascii="Arial" w:hAnsi="Arial" w:cs="Arial"/>
          <w:color w:val="333132"/>
          <w:sz w:val="21"/>
          <w:szCs w:val="21"/>
          <w:shd w:val="clear" w:color="auto" w:fill="FFFFFF"/>
        </w:rPr>
        <w:t>, 303-311. </w:t>
      </w:r>
      <w:hyperlink r:id="rId1" w:tgtFrame="_blank" w:history="1">
        <w:r>
          <w:rPr>
            <w:rStyle w:val="Hyperlink"/>
            <w:rFonts w:ascii="Arial" w:hAnsi="Arial" w:cs="Arial"/>
            <w:b/>
            <w:bCs/>
            <w:color w:val="BA0C2F"/>
            <w:sz w:val="21"/>
            <w:szCs w:val="21"/>
          </w:rPr>
          <w:t xml:space="preserve">Google </w:t>
        </w:r>
        <w:proofErr w:type="spellStart"/>
        <w:r>
          <w:rPr>
            <w:rStyle w:val="Hyperlink"/>
            <w:rFonts w:ascii="Arial" w:hAnsi="Arial" w:cs="Arial"/>
            <w:b/>
            <w:bCs/>
            <w:color w:val="BA0C2F"/>
            <w:sz w:val="21"/>
            <w:szCs w:val="21"/>
          </w:rPr>
          <w:t>Scholar</w:t>
        </w:r>
        <w:proofErr w:type="spellEnd"/>
      </w:hyperlink>
    </w:p>
  </w:comment>
  <w:comment w:id="362" w:author="PuntLab" w:date="2021-05-22T12:59:00Z" w:initials="P">
    <w:p w14:paraId="31533995" w14:textId="699AEBFF" w:rsidR="008E0167" w:rsidRDefault="008E0167">
      <w:pPr>
        <w:pStyle w:val="CommentText"/>
      </w:pPr>
      <w:r>
        <w:rPr>
          <w:rStyle w:val="CommentReference"/>
        </w:rPr>
        <w:annotationRef/>
      </w:r>
      <w:proofErr w:type="spellStart"/>
      <w:r>
        <w:t>McAllister</w:t>
      </w:r>
      <w:proofErr w:type="spellEnd"/>
      <w:r>
        <w:t xml:space="preserve"> MK, </w:t>
      </w:r>
      <w:proofErr w:type="spellStart"/>
      <w:r>
        <w:t>Pikitch</w:t>
      </w:r>
      <w:proofErr w:type="spellEnd"/>
      <w:r>
        <w:t xml:space="preserve"> EK, </w:t>
      </w:r>
      <w:proofErr w:type="spellStart"/>
      <w:r>
        <w:t>Punt</w:t>
      </w:r>
      <w:proofErr w:type="spellEnd"/>
      <w:r>
        <w:t xml:space="preserve"> AE, </w:t>
      </w:r>
      <w:proofErr w:type="spellStart"/>
      <w:r>
        <w:t>Hilborn</w:t>
      </w:r>
      <w:proofErr w:type="spellEnd"/>
      <w:r>
        <w:t xml:space="preserve"> R</w:t>
      </w:r>
      <w:r>
        <w:rPr>
          <w:rFonts w:ascii="Arial" w:hAnsi="Arial" w:cs="Arial"/>
          <w:color w:val="333132"/>
          <w:sz w:val="21"/>
          <w:szCs w:val="21"/>
          <w:shd w:val="clear" w:color="auto" w:fill="FFFFFF"/>
        </w:rPr>
        <w:t>. </w:t>
      </w:r>
      <w:r>
        <w:rPr>
          <w:rStyle w:val="referencesyear"/>
          <w:rFonts w:ascii="Arial" w:hAnsi="Arial" w:cs="Arial"/>
          <w:color w:val="333132"/>
          <w:sz w:val="21"/>
          <w:szCs w:val="21"/>
          <w:shd w:val="clear" w:color="auto" w:fill="FFFFFF"/>
        </w:rPr>
        <w:t>1994</w:t>
      </w:r>
      <w:r>
        <w:rPr>
          <w:rStyle w:val="referencesarticle-title"/>
          <w:rFonts w:ascii="Arial" w:hAnsi="Arial" w:cs="Arial"/>
          <w:color w:val="333132"/>
          <w:sz w:val="21"/>
          <w:szCs w:val="21"/>
          <w:shd w:val="clear" w:color="auto" w:fill="FFFFFF"/>
        </w:rPr>
        <w:t xml:space="preserve">A </w:t>
      </w:r>
      <w:proofErr w:type="spellStart"/>
      <w:r>
        <w:rPr>
          <w:rStyle w:val="referencesarticle-title"/>
          <w:rFonts w:ascii="Arial" w:hAnsi="Arial" w:cs="Arial"/>
          <w:color w:val="333132"/>
          <w:sz w:val="21"/>
          <w:szCs w:val="21"/>
          <w:shd w:val="clear" w:color="auto" w:fill="FFFFFF"/>
        </w:rPr>
        <w:t>Bayesian</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approach</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to</w:t>
      </w:r>
      <w:proofErr w:type="spellEnd"/>
      <w:r>
        <w:rPr>
          <w:rStyle w:val="referencesarticle-title"/>
          <w:rFonts w:ascii="Arial" w:hAnsi="Arial" w:cs="Arial"/>
          <w:color w:val="333132"/>
          <w:sz w:val="21"/>
          <w:szCs w:val="21"/>
          <w:shd w:val="clear" w:color="auto" w:fill="FFFFFF"/>
        </w:rPr>
        <w:t xml:space="preserve"> stock </w:t>
      </w:r>
      <w:proofErr w:type="spellStart"/>
      <w:r>
        <w:rPr>
          <w:rStyle w:val="referencesarticle-title"/>
          <w:rFonts w:ascii="Arial" w:hAnsi="Arial" w:cs="Arial"/>
          <w:color w:val="333132"/>
          <w:sz w:val="21"/>
          <w:szCs w:val="21"/>
          <w:shd w:val="clear" w:color="auto" w:fill="FFFFFF"/>
        </w:rPr>
        <w:t>assessment</w:t>
      </w:r>
      <w:proofErr w:type="spellEnd"/>
      <w:r>
        <w:rPr>
          <w:rStyle w:val="referencesarticle-title"/>
          <w:rFonts w:ascii="Arial" w:hAnsi="Arial" w:cs="Arial"/>
          <w:color w:val="333132"/>
          <w:sz w:val="21"/>
          <w:szCs w:val="21"/>
          <w:shd w:val="clear" w:color="auto" w:fill="FFFFFF"/>
        </w:rPr>
        <w:t xml:space="preserve"> and </w:t>
      </w:r>
      <w:proofErr w:type="spellStart"/>
      <w:r>
        <w:rPr>
          <w:rStyle w:val="referencesarticle-title"/>
          <w:rFonts w:ascii="Arial" w:hAnsi="Arial" w:cs="Arial"/>
          <w:color w:val="333132"/>
          <w:sz w:val="21"/>
          <w:szCs w:val="21"/>
          <w:shd w:val="clear" w:color="auto" w:fill="FFFFFF"/>
        </w:rPr>
        <w:t>harvest</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decisions</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using</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the</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sampling</w:t>
      </w:r>
      <w:proofErr w:type="spellEnd"/>
      <w:r>
        <w:rPr>
          <w:rStyle w:val="referencesarticle-title"/>
          <w:rFonts w:ascii="Arial" w:hAnsi="Arial" w:cs="Arial"/>
          <w:color w:val="333132"/>
          <w:sz w:val="21"/>
          <w:szCs w:val="21"/>
          <w:shd w:val="clear" w:color="auto" w:fill="FFFFFF"/>
        </w:rPr>
        <w:t>/</w:t>
      </w:r>
      <w:proofErr w:type="spellStart"/>
      <w:r>
        <w:rPr>
          <w:rStyle w:val="referencesarticle-title"/>
          <w:rFonts w:ascii="Arial" w:hAnsi="Arial" w:cs="Arial"/>
          <w:color w:val="333132"/>
          <w:sz w:val="21"/>
          <w:szCs w:val="21"/>
          <w:shd w:val="clear" w:color="auto" w:fill="FFFFFF"/>
        </w:rPr>
        <w:t>importance</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resampling</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algorithm</w:t>
      </w:r>
      <w:proofErr w:type="spellEnd"/>
      <w:r>
        <w:rPr>
          <w:rFonts w:ascii="Arial" w:hAnsi="Arial" w:cs="Arial"/>
          <w:color w:val="333132"/>
          <w:sz w:val="21"/>
          <w:szCs w:val="21"/>
          <w:shd w:val="clear" w:color="auto" w:fill="FFFFFF"/>
        </w:rPr>
        <w:t>. </w:t>
      </w:r>
      <w:r>
        <w:rPr>
          <w:rStyle w:val="Strong"/>
          <w:rFonts w:ascii="Arial" w:hAnsi="Arial" w:cs="Arial"/>
          <w:b w:val="0"/>
          <w:bCs w:val="0"/>
          <w:i/>
          <w:iCs/>
          <w:color w:val="333132"/>
          <w:sz w:val="21"/>
          <w:szCs w:val="21"/>
          <w:shd w:val="clear" w:color="auto" w:fill="FFFFFF"/>
        </w:rPr>
        <w:t xml:space="preserve">Can. J. Fish. </w:t>
      </w:r>
      <w:proofErr w:type="spellStart"/>
      <w:r>
        <w:rPr>
          <w:rStyle w:val="Strong"/>
          <w:rFonts w:ascii="Arial" w:hAnsi="Arial" w:cs="Arial"/>
          <w:b w:val="0"/>
          <w:bCs w:val="0"/>
          <w:i/>
          <w:iCs/>
          <w:color w:val="333132"/>
          <w:sz w:val="21"/>
          <w:szCs w:val="21"/>
          <w:shd w:val="clear" w:color="auto" w:fill="FFFFFF"/>
        </w:rPr>
        <w:t>Aquat</w:t>
      </w:r>
      <w:proofErr w:type="spellEnd"/>
      <w:r>
        <w:rPr>
          <w:rStyle w:val="Strong"/>
          <w:rFonts w:ascii="Arial" w:hAnsi="Arial" w:cs="Arial"/>
          <w:b w:val="0"/>
          <w:bCs w:val="0"/>
          <w:i/>
          <w:iCs/>
          <w:color w:val="333132"/>
          <w:sz w:val="21"/>
          <w:szCs w:val="21"/>
          <w:shd w:val="clear" w:color="auto" w:fill="FFFFFF"/>
        </w:rPr>
        <w:t xml:space="preserve">. </w:t>
      </w:r>
      <w:proofErr w:type="spellStart"/>
      <w:r>
        <w:rPr>
          <w:rStyle w:val="Strong"/>
          <w:rFonts w:ascii="Arial" w:hAnsi="Arial" w:cs="Arial"/>
          <w:b w:val="0"/>
          <w:bCs w:val="0"/>
          <w:i/>
          <w:iCs/>
          <w:color w:val="333132"/>
          <w:sz w:val="21"/>
          <w:szCs w:val="21"/>
          <w:shd w:val="clear" w:color="auto" w:fill="FFFFFF"/>
        </w:rPr>
        <w:t>Sci</w:t>
      </w:r>
      <w:proofErr w:type="spellEnd"/>
      <w:r>
        <w:rPr>
          <w:rStyle w:val="Strong"/>
          <w:rFonts w:ascii="Arial" w:hAnsi="Arial" w:cs="Arial"/>
          <w:b w:val="0"/>
          <w:bCs w:val="0"/>
          <w:i/>
          <w:iCs/>
          <w:color w:val="333132"/>
          <w:sz w:val="21"/>
          <w:szCs w:val="21"/>
          <w:shd w:val="clear" w:color="auto" w:fill="FFFFFF"/>
        </w:rPr>
        <w:t>.</w:t>
      </w:r>
      <w:r>
        <w:rPr>
          <w:rFonts w:ascii="Arial" w:hAnsi="Arial" w:cs="Arial"/>
          <w:color w:val="333132"/>
          <w:sz w:val="21"/>
          <w:szCs w:val="21"/>
          <w:shd w:val="clear" w:color="auto" w:fill="FFFFFF"/>
        </w:rPr>
        <w:t> </w:t>
      </w:r>
      <w:r>
        <w:rPr>
          <w:rFonts w:ascii="Arial" w:hAnsi="Arial" w:cs="Arial"/>
          <w:b/>
          <w:bCs/>
          <w:color w:val="333132"/>
          <w:sz w:val="21"/>
          <w:szCs w:val="21"/>
          <w:shd w:val="clear" w:color="auto" w:fill="FFFFFF"/>
        </w:rPr>
        <w:t>12</w:t>
      </w:r>
      <w:r>
        <w:rPr>
          <w:rFonts w:ascii="Arial" w:hAnsi="Arial" w:cs="Arial"/>
          <w:color w:val="333132"/>
          <w:sz w:val="21"/>
          <w:szCs w:val="21"/>
          <w:shd w:val="clear" w:color="auto" w:fill="FFFFFF"/>
        </w:rPr>
        <w:t>, 2673-2687. (</w:t>
      </w:r>
      <w:hyperlink r:id="rId2" w:history="1">
        <w:r>
          <w:rPr>
            <w:rStyle w:val="Hyperlink"/>
            <w:rFonts w:ascii="Arial" w:hAnsi="Arial" w:cs="Arial"/>
            <w:b/>
            <w:bCs/>
            <w:color w:val="BA0C2F"/>
            <w:sz w:val="21"/>
            <w:szCs w:val="21"/>
            <w:shd w:val="clear" w:color="auto" w:fill="FFFFFF"/>
          </w:rPr>
          <w:t>doi:10.1139/f94-267</w:t>
        </w:r>
      </w:hyperlink>
      <w:r>
        <w:rPr>
          <w:rFonts w:ascii="Arial" w:hAnsi="Arial" w:cs="Arial"/>
          <w:color w:val="333132"/>
          <w:sz w:val="21"/>
          <w:szCs w:val="21"/>
          <w:shd w:val="clear" w:color="auto" w:fill="FFFFFF"/>
        </w:rPr>
        <w:t>)</w:t>
      </w:r>
    </w:p>
  </w:comment>
  <w:comment w:id="379" w:author="Grant Adams" w:date="2021-04-12T10:51:00Z" w:initials="GA">
    <w:p w14:paraId="344A8B05" w14:textId="5023016F" w:rsidR="008E0167" w:rsidRDefault="008E0167">
      <w:pPr>
        <w:pStyle w:val="CommentText"/>
      </w:pPr>
      <w:r>
        <w:rPr>
          <w:rStyle w:val="CommentReference"/>
        </w:rPr>
        <w:annotationRef/>
      </w:r>
      <w:proofErr w:type="gramStart"/>
      <w:r>
        <w:t xml:space="preserve">Z </w:t>
      </w:r>
      <w:proofErr w:type="spellStart"/>
      <w:r>
        <w:t>is</w:t>
      </w:r>
      <w:proofErr w:type="spellEnd"/>
      <w:r>
        <w:t xml:space="preserve"> </w:t>
      </w:r>
      <w:proofErr w:type="spellStart"/>
      <w:r>
        <w:t>fixed</w:t>
      </w:r>
      <w:proofErr w:type="spellEnd"/>
      <w:r>
        <w:t>?</w:t>
      </w:r>
      <w:proofErr w:type="gramEnd"/>
      <w:r>
        <w:t xml:space="preserve"> </w:t>
      </w:r>
      <w:proofErr w:type="spellStart"/>
      <w:r>
        <w:t>Would</w:t>
      </w:r>
      <w:proofErr w:type="spellEnd"/>
      <w:r>
        <w:t xml:space="preserve"> </w:t>
      </w:r>
      <w:proofErr w:type="spellStart"/>
      <w:r>
        <w:t>suggest</w:t>
      </w:r>
      <w:proofErr w:type="spellEnd"/>
      <w:r>
        <w:t xml:space="preserve"> </w:t>
      </w:r>
      <w:proofErr w:type="spellStart"/>
      <w:r>
        <w:t>removing</w:t>
      </w:r>
      <w:proofErr w:type="spellEnd"/>
      <w:r>
        <w:t xml:space="preserve"> </w:t>
      </w:r>
      <w:proofErr w:type="spellStart"/>
      <w:r>
        <w:t>from</w:t>
      </w:r>
      <w:proofErr w:type="spellEnd"/>
      <w:r>
        <w:t xml:space="preserve"> </w:t>
      </w:r>
      <w:proofErr w:type="spellStart"/>
      <w:r>
        <w:t>this</w:t>
      </w:r>
      <w:proofErr w:type="spellEnd"/>
      <w:r>
        <w:t xml:space="preserve"> </w:t>
      </w:r>
      <w:proofErr w:type="spellStart"/>
      <w:r>
        <w:t>list</w:t>
      </w:r>
      <w:proofErr w:type="spellEnd"/>
      <w:r>
        <w:t xml:space="preserve"> </w:t>
      </w:r>
      <w:proofErr w:type="spellStart"/>
      <w:r>
        <w:t>because</w:t>
      </w:r>
      <w:proofErr w:type="spellEnd"/>
      <w:r>
        <w:t xml:space="preserve"> </w:t>
      </w:r>
      <w:proofErr w:type="spellStart"/>
      <w:r>
        <w:t>it</w:t>
      </w:r>
      <w:proofErr w:type="spellEnd"/>
      <w:r>
        <w:t xml:space="preserve"> </w:t>
      </w:r>
      <w:proofErr w:type="spellStart"/>
      <w:r>
        <w:t>is</w:t>
      </w:r>
      <w:proofErr w:type="spellEnd"/>
      <w:r>
        <w:t xml:space="preserve"> </w:t>
      </w:r>
      <w:proofErr w:type="spellStart"/>
      <w:r>
        <w:t>assumed</w:t>
      </w:r>
      <w:proofErr w:type="spellEnd"/>
      <w:r>
        <w:t xml:space="preserve"> </w:t>
      </w:r>
      <w:proofErr w:type="spellStart"/>
      <w:r>
        <w:t>known</w:t>
      </w:r>
      <w:proofErr w:type="spellEnd"/>
      <w:r>
        <w:t xml:space="preserve"> </w:t>
      </w:r>
      <w:proofErr w:type="spellStart"/>
      <w:r>
        <w:t>because</w:t>
      </w:r>
      <w:proofErr w:type="spellEnd"/>
      <w:r>
        <w:t xml:space="preserve"> </w:t>
      </w:r>
      <w:proofErr w:type="spellStart"/>
      <w:r>
        <w:t>it</w:t>
      </w:r>
      <w:proofErr w:type="spellEnd"/>
      <w:r>
        <w:t xml:space="preserve"> </w:t>
      </w:r>
      <w:proofErr w:type="spellStart"/>
      <w:r>
        <w:t>is</w:t>
      </w:r>
      <w:proofErr w:type="spellEnd"/>
      <w:r>
        <w:t xml:space="preserve"> </w:t>
      </w:r>
      <w:proofErr w:type="spellStart"/>
      <w:r>
        <w:t>fixed</w:t>
      </w:r>
      <w:proofErr w:type="spellEnd"/>
      <w:r>
        <w:t>.</w:t>
      </w:r>
    </w:p>
  </w:comment>
  <w:comment w:id="405" w:author="Grant Adams" w:date="2021-04-12T10:49:00Z" w:initials="GA">
    <w:p w14:paraId="275036DD" w14:textId="5A8769A2" w:rsidR="008E0167" w:rsidRDefault="008E0167">
      <w:pPr>
        <w:pStyle w:val="CommentText"/>
      </w:pPr>
      <w:r>
        <w:rPr>
          <w:rStyle w:val="CommentReference"/>
        </w:rPr>
        <w:annotationRef/>
      </w:r>
      <w:proofErr w:type="spellStart"/>
      <w:r>
        <w:t>You</w:t>
      </w:r>
      <w:proofErr w:type="spellEnd"/>
      <w:r>
        <w:t xml:space="preserve"> </w:t>
      </w:r>
      <w:proofErr w:type="spellStart"/>
      <w:r>
        <w:t>say</w:t>
      </w:r>
      <w:proofErr w:type="spellEnd"/>
      <w:r>
        <w:t xml:space="preserve"> </w:t>
      </w:r>
      <w:proofErr w:type="spellStart"/>
      <w:r>
        <w:t>you</w:t>
      </w:r>
      <w:proofErr w:type="spellEnd"/>
      <w:r>
        <w:t xml:space="preserve"> compute a prior </w:t>
      </w:r>
      <w:proofErr w:type="spellStart"/>
      <w:r>
        <w:t>on</w:t>
      </w:r>
      <w:proofErr w:type="spellEnd"/>
      <w:r>
        <w:t xml:space="preserve"> q, </w:t>
      </w:r>
      <w:proofErr w:type="spellStart"/>
      <w:r>
        <w:t>but</w:t>
      </w:r>
      <w:proofErr w:type="spellEnd"/>
      <w:r>
        <w:t xml:space="preserve"> </w:t>
      </w:r>
      <w:proofErr w:type="spellStart"/>
      <w:r>
        <w:t>then</w:t>
      </w:r>
      <w:proofErr w:type="spellEnd"/>
      <w:r>
        <w:t xml:space="preserve"> </w:t>
      </w:r>
      <w:proofErr w:type="spellStart"/>
      <w:r>
        <w:t>go</w:t>
      </w:r>
      <w:proofErr w:type="spellEnd"/>
      <w:r>
        <w:t xml:space="preserve"> </w:t>
      </w:r>
      <w:proofErr w:type="spellStart"/>
      <w:r>
        <w:t>with</w:t>
      </w:r>
      <w:proofErr w:type="spellEnd"/>
      <w:r>
        <w:t xml:space="preserve"> a </w:t>
      </w:r>
      <w:proofErr w:type="spellStart"/>
      <w:r>
        <w:t>diffuse</w:t>
      </w:r>
      <w:proofErr w:type="spellEnd"/>
      <w:r>
        <w:t xml:space="preserve"> prior? </w:t>
      </w:r>
      <w:proofErr w:type="spellStart"/>
      <w:r>
        <w:t>Seems</w:t>
      </w:r>
      <w:proofErr w:type="spellEnd"/>
      <w:r>
        <w:t xml:space="preserve"> </w:t>
      </w:r>
      <w:proofErr w:type="spellStart"/>
      <w:r>
        <w:t>like</w:t>
      </w:r>
      <w:proofErr w:type="spellEnd"/>
      <w:r>
        <w:t xml:space="preserve"> </w:t>
      </w:r>
      <w:proofErr w:type="spellStart"/>
      <w:r>
        <w:t>two</w:t>
      </w:r>
      <w:proofErr w:type="spellEnd"/>
      <w:r>
        <w:t xml:space="preserve"> </w:t>
      </w:r>
      <w:proofErr w:type="spellStart"/>
      <w:r>
        <w:t>competeing</w:t>
      </w:r>
      <w:proofErr w:type="spellEnd"/>
      <w:r>
        <w:t xml:space="preserve"> ideas</w:t>
      </w:r>
    </w:p>
  </w:comment>
  <w:comment w:id="430" w:author="PuntLab" w:date="2021-05-22T13:09:00Z" w:initials="P">
    <w:p w14:paraId="101EB4FF" w14:textId="253ED2E1" w:rsidR="00C12D13" w:rsidRDefault="00C12D13">
      <w:pPr>
        <w:pStyle w:val="CommentText"/>
      </w:pPr>
      <w:r>
        <w:rPr>
          <w:rStyle w:val="CommentReference"/>
        </w:rPr>
        <w:annotationRef/>
      </w:r>
      <w:proofErr w:type="spellStart"/>
      <w:r>
        <w:t>Selected</w:t>
      </w:r>
      <w:proofErr w:type="spellEnd"/>
      <w:r>
        <w:t xml:space="preserve"> </w:t>
      </w:r>
      <w:proofErr w:type="spellStart"/>
      <w:r>
        <w:t>this</w:t>
      </w:r>
      <w:proofErr w:type="spellEnd"/>
      <w:r>
        <w:t xml:space="preserve"> </w:t>
      </w:r>
      <w:proofErr w:type="spellStart"/>
      <w:r>
        <w:t>year</w:t>
      </w:r>
      <w:proofErr w:type="spellEnd"/>
      <w:r>
        <w:t xml:space="preserve">, </w:t>
      </w:r>
      <w:proofErr w:type="spellStart"/>
      <w:r>
        <w:t>because</w:t>
      </w:r>
      <w:proofErr w:type="spellEnd"/>
      <w:r>
        <w:t xml:space="preserve"> no data</w:t>
      </w:r>
    </w:p>
  </w:comment>
  <w:comment w:id="440" w:author="PuntLab" w:date="2021-05-22T13:11:00Z" w:initials="P">
    <w:p w14:paraId="496DFBC5" w14:textId="5F0605D2" w:rsidR="00C12D13" w:rsidRDefault="00C12D13">
      <w:pPr>
        <w:pStyle w:val="CommentText"/>
      </w:pPr>
      <w:r>
        <w:rPr>
          <w:rStyle w:val="CommentReference"/>
        </w:rPr>
        <w:annotationRef/>
      </w:r>
      <w:proofErr w:type="spellStart"/>
      <w:r>
        <w:t>Accumulated</w:t>
      </w:r>
      <w:proofErr w:type="spellEnd"/>
      <w:r>
        <w:t xml:space="preserve"> </w:t>
      </w:r>
      <w:proofErr w:type="spellStart"/>
      <w:r>
        <w:t>number</w:t>
      </w:r>
      <w:proofErr w:type="spellEnd"/>
      <w:r>
        <w:t xml:space="preserve"> </w:t>
      </w:r>
      <w:proofErr w:type="spellStart"/>
      <w:r>
        <w:t>of</w:t>
      </w:r>
      <w:proofErr w:type="spellEnd"/>
      <w:r>
        <w:t xml:space="preserve"> </w:t>
      </w:r>
      <w:proofErr w:type="spellStart"/>
      <w:r>
        <w:t>whales</w:t>
      </w:r>
      <w:proofErr w:type="spellEnd"/>
      <w:r>
        <w:t xml:space="preserve"> </w:t>
      </w:r>
      <w:proofErr w:type="spellStart"/>
      <w:r>
        <w:t>include</w:t>
      </w:r>
      <w:proofErr w:type="spellEnd"/>
      <w:r>
        <w:t xml:space="preserve"> as </w:t>
      </w:r>
      <w:proofErr w:type="spellStart"/>
      <w:r>
        <w:t>well</w:t>
      </w:r>
      <w:proofErr w:type="spellEnd"/>
      <w:r>
        <w:t>?</w:t>
      </w:r>
    </w:p>
  </w:comment>
  <w:comment w:id="570" w:author="Grant Adams" w:date="2021-04-12T10:57:00Z" w:initials="GA">
    <w:p w14:paraId="0C14F0BB" w14:textId="1BB569D4" w:rsidR="008E0167" w:rsidRDefault="008E0167">
      <w:pPr>
        <w:pStyle w:val="CommentText"/>
      </w:pPr>
      <w:r>
        <w:rPr>
          <w:rStyle w:val="CommentReference"/>
        </w:rPr>
        <w:annotationRef/>
      </w:r>
      <w:proofErr w:type="spellStart"/>
      <w:r>
        <w:t>Make</w:t>
      </w:r>
      <w:proofErr w:type="spellEnd"/>
      <w:r>
        <w:t xml:space="preserve"> </w:t>
      </w:r>
      <w:proofErr w:type="spellStart"/>
      <w:r>
        <w:t>lines</w:t>
      </w:r>
      <w:proofErr w:type="spellEnd"/>
      <w:r>
        <w:t xml:space="preserve"> </w:t>
      </w:r>
      <w:proofErr w:type="spellStart"/>
      <w:r>
        <w:t>thicker</w:t>
      </w:r>
      <w:proofErr w:type="spellEnd"/>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EC60899" w15:done="0"/>
  <w15:commentEx w15:paraId="4C5EF8E2" w15:done="0"/>
  <w15:commentEx w15:paraId="2E312048" w15:done="0"/>
  <w15:commentEx w15:paraId="0CA8E0DF" w15:done="0"/>
  <w15:commentEx w15:paraId="03C5097B" w15:done="0"/>
  <w15:commentEx w15:paraId="31533995" w15:done="0"/>
  <w15:commentEx w15:paraId="344A8B05" w15:done="0"/>
  <w15:commentEx w15:paraId="275036DD" w15:done="0"/>
  <w15:commentEx w15:paraId="101EB4FF" w15:done="0"/>
  <w15:commentEx w15:paraId="496DFBC5" w15:done="0"/>
  <w15:commentEx w15:paraId="0C14F0B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EA4BB" w16cex:dateUtc="2021-04-12T17:51:00Z"/>
  <w16cex:commentExtensible w16cex:durableId="241EA41F" w16cex:dateUtc="2021-04-12T17:49:00Z"/>
  <w16cex:commentExtensible w16cex:durableId="241EA450" w16cex:dateUtc="2021-04-12T17:49:00Z"/>
  <w16cex:commentExtensible w16cex:durableId="241EC741" w16cex:dateUtc="2021-04-12T20:18:00Z"/>
  <w16cex:commentExtensible w16cex:durableId="241EA633" w16cex:dateUtc="2021-04-12T17: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C60899" w16cid:durableId="24536B0E"/>
  <w16cid:commentId w16cid:paraId="4C5EF8E2" w16cid:durableId="24536ADD"/>
  <w16cid:commentId w16cid:paraId="2E312048" w16cid:durableId="245360FC"/>
  <w16cid:commentId w16cid:paraId="0CA8E0DF" w16cid:durableId="24536C1E"/>
  <w16cid:commentId w16cid:paraId="03C5097B" w16cid:durableId="24537E51"/>
  <w16cid:commentId w16cid:paraId="31533995" w16cid:durableId="24537E9F"/>
  <w16cid:commentId w16cid:paraId="344A8B05" w16cid:durableId="241EA4BB"/>
  <w16cid:commentId w16cid:paraId="275036DD" w16cid:durableId="241EA450"/>
  <w16cid:commentId w16cid:paraId="101EB4FF" w16cid:durableId="24538122"/>
  <w16cid:commentId w16cid:paraId="496DFBC5" w16cid:durableId="24538176"/>
  <w16cid:commentId w16cid:paraId="0C14F0BB" w16cid:durableId="241EA6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38E69E" w14:textId="77777777" w:rsidR="001F7256" w:rsidRDefault="001F7256" w:rsidP="007D63B1">
      <w:pPr>
        <w:spacing w:after="0" w:line="240" w:lineRule="auto"/>
      </w:pPr>
      <w:r>
        <w:separator/>
      </w:r>
    </w:p>
  </w:endnote>
  <w:endnote w:type="continuationSeparator" w:id="0">
    <w:p w14:paraId="69662E39" w14:textId="77777777" w:rsidR="001F7256" w:rsidRDefault="001F7256" w:rsidP="007D63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v OTee 46 0ee 4">
    <w:altName w:val="Times"/>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dv OTee 46 0ee 4+ 20">
    <w:altName w:val="Yu Gothic"/>
    <w:panose1 w:val="00000000000000000000"/>
    <w:charset w:val="80"/>
    <w:family w:val="swiss"/>
    <w:notTrueType/>
    <w:pitch w:val="default"/>
    <w:sig w:usb0="00000003" w:usb1="08070000" w:usb2="00000010" w:usb3="00000000" w:csb0="00020001" w:csb1="00000000"/>
  </w:font>
  <w:font w:name="Times">
    <w:altName w:val="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dvTT4dbafa8d">
    <w:altName w:val="Cambria"/>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inionPro-Regular">
    <w:altName w:val="HGPMinchoE"/>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6878278"/>
      <w:docPartObj>
        <w:docPartGallery w:val="Page Numbers (Bottom of Page)"/>
        <w:docPartUnique/>
      </w:docPartObj>
    </w:sdtPr>
    <w:sdtEndPr>
      <w:rPr>
        <w:rFonts w:ascii="Times New Roman" w:hAnsi="Times New Roman" w:cs="Times New Roman"/>
      </w:rPr>
    </w:sdtEndPr>
    <w:sdtContent>
      <w:p w14:paraId="56365F63" w14:textId="4A3AEA24" w:rsidR="008E0167" w:rsidRPr="007D63B1" w:rsidRDefault="008E0167">
        <w:pPr>
          <w:pStyle w:val="Footer"/>
          <w:jc w:val="right"/>
          <w:rPr>
            <w:rFonts w:ascii="Times New Roman" w:hAnsi="Times New Roman" w:cs="Times New Roman"/>
          </w:rPr>
        </w:pPr>
        <w:r w:rsidRPr="007D63B1">
          <w:rPr>
            <w:rFonts w:ascii="Times New Roman" w:hAnsi="Times New Roman" w:cs="Times New Roman"/>
          </w:rPr>
          <w:fldChar w:fldCharType="begin"/>
        </w:r>
        <w:r w:rsidRPr="007D63B1">
          <w:rPr>
            <w:rFonts w:ascii="Times New Roman" w:hAnsi="Times New Roman" w:cs="Times New Roman"/>
          </w:rPr>
          <w:instrText>PAGE   \* MERGEFORMAT</w:instrText>
        </w:r>
        <w:r w:rsidRPr="007D63B1">
          <w:rPr>
            <w:rFonts w:ascii="Times New Roman" w:hAnsi="Times New Roman" w:cs="Times New Roman"/>
          </w:rPr>
          <w:fldChar w:fldCharType="separate"/>
        </w:r>
        <w:r w:rsidRPr="007D63B1">
          <w:rPr>
            <w:rFonts w:ascii="Times New Roman" w:hAnsi="Times New Roman" w:cs="Times New Roman"/>
          </w:rPr>
          <w:t>2</w:t>
        </w:r>
        <w:r w:rsidRPr="007D63B1">
          <w:rPr>
            <w:rFonts w:ascii="Times New Roman" w:hAnsi="Times New Roman" w:cs="Times New Roman"/>
          </w:rPr>
          <w:fldChar w:fldCharType="end"/>
        </w:r>
      </w:p>
    </w:sdtContent>
  </w:sdt>
  <w:p w14:paraId="547F7BA6" w14:textId="77777777" w:rsidR="008E0167" w:rsidRDefault="008E01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102A9C" w14:textId="77777777" w:rsidR="001F7256" w:rsidRDefault="001F7256" w:rsidP="007D63B1">
      <w:pPr>
        <w:spacing w:after="0" w:line="240" w:lineRule="auto"/>
      </w:pPr>
      <w:r>
        <w:separator/>
      </w:r>
    </w:p>
  </w:footnote>
  <w:footnote w:type="continuationSeparator" w:id="0">
    <w:p w14:paraId="23D7BC6B" w14:textId="77777777" w:rsidR="001F7256" w:rsidRDefault="001F7256" w:rsidP="007D63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B406B"/>
    <w:multiLevelType w:val="hybridMultilevel"/>
    <w:tmpl w:val="78E69A90"/>
    <w:lvl w:ilvl="0" w:tplc="8D7899B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5E16864"/>
    <w:multiLevelType w:val="hybridMultilevel"/>
    <w:tmpl w:val="F8D83A66"/>
    <w:lvl w:ilvl="0" w:tplc="7E667870">
      <w:start w:val="1"/>
      <w:numFmt w:val="lowerRoman"/>
      <w:lvlText w:val="(%1)"/>
      <w:lvlJc w:val="left"/>
      <w:pPr>
        <w:ind w:left="2989"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5566099"/>
    <w:multiLevelType w:val="hybridMultilevel"/>
    <w:tmpl w:val="18A255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3D9373A8"/>
    <w:multiLevelType w:val="hybridMultilevel"/>
    <w:tmpl w:val="F8D83A66"/>
    <w:lvl w:ilvl="0" w:tplc="7E667870">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02E66BA"/>
    <w:multiLevelType w:val="multilevel"/>
    <w:tmpl w:val="56740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65033D0"/>
    <w:multiLevelType w:val="hybridMultilevel"/>
    <w:tmpl w:val="F9D4FB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4114B86"/>
    <w:multiLevelType w:val="hybridMultilevel"/>
    <w:tmpl w:val="F8D83A66"/>
    <w:lvl w:ilvl="0" w:tplc="7E667870">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9A47ED6"/>
    <w:multiLevelType w:val="hybridMultilevel"/>
    <w:tmpl w:val="93A0EFD0"/>
    <w:lvl w:ilvl="0" w:tplc="0FB025E8">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4EC5F9D"/>
    <w:multiLevelType w:val="hybridMultilevel"/>
    <w:tmpl w:val="F8D83A66"/>
    <w:lvl w:ilvl="0" w:tplc="7E667870">
      <w:start w:val="1"/>
      <w:numFmt w:val="lowerRoman"/>
      <w:lvlText w:val="(%1)"/>
      <w:lvlJc w:val="left"/>
      <w:pPr>
        <w:ind w:left="2989"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8"/>
  </w:num>
  <w:num w:numId="3">
    <w:abstractNumId w:val="6"/>
  </w:num>
  <w:num w:numId="4">
    <w:abstractNumId w:val="3"/>
  </w:num>
  <w:num w:numId="5">
    <w:abstractNumId w:val="4"/>
  </w:num>
  <w:num w:numId="6">
    <w:abstractNumId w:val="1"/>
  </w:num>
  <w:num w:numId="7">
    <w:abstractNumId w:val="2"/>
  </w:num>
  <w:num w:numId="8">
    <w:abstractNumId w:val="5"/>
  </w:num>
  <w:num w:numId="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untLab">
    <w15:presenceInfo w15:providerId="None" w15:userId="PuntLab"/>
  </w15:person>
  <w15:person w15:author="Grant Adams">
    <w15:presenceInfo w15:providerId="AD" w15:userId="S::adamsgd@uw.edu::a8b6c939-b296-4cf3-97d3-f62fa53b54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431"/>
    <w:rsid w:val="000003A2"/>
    <w:rsid w:val="00000B02"/>
    <w:rsid w:val="00000C16"/>
    <w:rsid w:val="00000F62"/>
    <w:rsid w:val="000010CE"/>
    <w:rsid w:val="00001321"/>
    <w:rsid w:val="00001829"/>
    <w:rsid w:val="00001ACC"/>
    <w:rsid w:val="00001ADE"/>
    <w:rsid w:val="00001C61"/>
    <w:rsid w:val="0000205B"/>
    <w:rsid w:val="000022C4"/>
    <w:rsid w:val="000023D5"/>
    <w:rsid w:val="00002424"/>
    <w:rsid w:val="00002563"/>
    <w:rsid w:val="00002A08"/>
    <w:rsid w:val="00002C71"/>
    <w:rsid w:val="0000317E"/>
    <w:rsid w:val="000034C5"/>
    <w:rsid w:val="0000383D"/>
    <w:rsid w:val="000038C3"/>
    <w:rsid w:val="000038DA"/>
    <w:rsid w:val="000039BA"/>
    <w:rsid w:val="00003B93"/>
    <w:rsid w:val="00003C4D"/>
    <w:rsid w:val="00003D4B"/>
    <w:rsid w:val="00003E12"/>
    <w:rsid w:val="00003E89"/>
    <w:rsid w:val="000045D5"/>
    <w:rsid w:val="000046E3"/>
    <w:rsid w:val="0000491E"/>
    <w:rsid w:val="00004DD4"/>
    <w:rsid w:val="00004E42"/>
    <w:rsid w:val="000052D9"/>
    <w:rsid w:val="0000534E"/>
    <w:rsid w:val="0000570C"/>
    <w:rsid w:val="000059E8"/>
    <w:rsid w:val="00005E2F"/>
    <w:rsid w:val="00006156"/>
    <w:rsid w:val="00006931"/>
    <w:rsid w:val="0000725F"/>
    <w:rsid w:val="00007385"/>
    <w:rsid w:val="000073CF"/>
    <w:rsid w:val="00007651"/>
    <w:rsid w:val="000076CE"/>
    <w:rsid w:val="00007B14"/>
    <w:rsid w:val="000109AB"/>
    <w:rsid w:val="000109D4"/>
    <w:rsid w:val="00010AAA"/>
    <w:rsid w:val="00010ADF"/>
    <w:rsid w:val="00010B53"/>
    <w:rsid w:val="00010C5B"/>
    <w:rsid w:val="00010DD2"/>
    <w:rsid w:val="00010E84"/>
    <w:rsid w:val="00011616"/>
    <w:rsid w:val="00011A0D"/>
    <w:rsid w:val="00011AB7"/>
    <w:rsid w:val="00011AD2"/>
    <w:rsid w:val="00011AE4"/>
    <w:rsid w:val="00011C61"/>
    <w:rsid w:val="00011CB5"/>
    <w:rsid w:val="00011EB6"/>
    <w:rsid w:val="000120DF"/>
    <w:rsid w:val="000123A9"/>
    <w:rsid w:val="00012A6D"/>
    <w:rsid w:val="00012BED"/>
    <w:rsid w:val="00012BF8"/>
    <w:rsid w:val="00012D01"/>
    <w:rsid w:val="00013558"/>
    <w:rsid w:val="0001359A"/>
    <w:rsid w:val="000137EF"/>
    <w:rsid w:val="000144E8"/>
    <w:rsid w:val="00014FDE"/>
    <w:rsid w:val="000155D1"/>
    <w:rsid w:val="000156A8"/>
    <w:rsid w:val="00015738"/>
    <w:rsid w:val="0001584B"/>
    <w:rsid w:val="00015AEC"/>
    <w:rsid w:val="00015CFD"/>
    <w:rsid w:val="00015FA4"/>
    <w:rsid w:val="00016033"/>
    <w:rsid w:val="00016071"/>
    <w:rsid w:val="000161DB"/>
    <w:rsid w:val="00016B5D"/>
    <w:rsid w:val="00016D19"/>
    <w:rsid w:val="0001751A"/>
    <w:rsid w:val="00017821"/>
    <w:rsid w:val="00017848"/>
    <w:rsid w:val="00017884"/>
    <w:rsid w:val="00017B29"/>
    <w:rsid w:val="00017C77"/>
    <w:rsid w:val="0002022E"/>
    <w:rsid w:val="000207C6"/>
    <w:rsid w:val="00020802"/>
    <w:rsid w:val="00020C69"/>
    <w:rsid w:val="00020EF7"/>
    <w:rsid w:val="00021983"/>
    <w:rsid w:val="00021E8E"/>
    <w:rsid w:val="000220F3"/>
    <w:rsid w:val="000224D7"/>
    <w:rsid w:val="00022C58"/>
    <w:rsid w:val="00022F3E"/>
    <w:rsid w:val="00023A5B"/>
    <w:rsid w:val="00023FEF"/>
    <w:rsid w:val="00024416"/>
    <w:rsid w:val="000245A5"/>
    <w:rsid w:val="000249B5"/>
    <w:rsid w:val="00025153"/>
    <w:rsid w:val="000253D5"/>
    <w:rsid w:val="000254D4"/>
    <w:rsid w:val="000254D7"/>
    <w:rsid w:val="00025D69"/>
    <w:rsid w:val="00025FE2"/>
    <w:rsid w:val="0002608E"/>
    <w:rsid w:val="0002615C"/>
    <w:rsid w:val="000262DD"/>
    <w:rsid w:val="00026695"/>
    <w:rsid w:val="000266DC"/>
    <w:rsid w:val="00026B87"/>
    <w:rsid w:val="00026D06"/>
    <w:rsid w:val="00026E6F"/>
    <w:rsid w:val="0002705D"/>
    <w:rsid w:val="0002708D"/>
    <w:rsid w:val="00027A35"/>
    <w:rsid w:val="00027CA7"/>
    <w:rsid w:val="0003036C"/>
    <w:rsid w:val="00030394"/>
    <w:rsid w:val="000303B0"/>
    <w:rsid w:val="000303C6"/>
    <w:rsid w:val="000306D8"/>
    <w:rsid w:val="00030739"/>
    <w:rsid w:val="0003088F"/>
    <w:rsid w:val="00030A3D"/>
    <w:rsid w:val="00030CAF"/>
    <w:rsid w:val="00030D2D"/>
    <w:rsid w:val="00030D30"/>
    <w:rsid w:val="00030F51"/>
    <w:rsid w:val="000310E4"/>
    <w:rsid w:val="00031603"/>
    <w:rsid w:val="000316E6"/>
    <w:rsid w:val="00031817"/>
    <w:rsid w:val="00031924"/>
    <w:rsid w:val="00031AA2"/>
    <w:rsid w:val="00031E22"/>
    <w:rsid w:val="00031F71"/>
    <w:rsid w:val="0003297F"/>
    <w:rsid w:val="000329E2"/>
    <w:rsid w:val="00032E85"/>
    <w:rsid w:val="000330C1"/>
    <w:rsid w:val="000335DB"/>
    <w:rsid w:val="00033899"/>
    <w:rsid w:val="00033B79"/>
    <w:rsid w:val="00033C9D"/>
    <w:rsid w:val="00034144"/>
    <w:rsid w:val="000343FD"/>
    <w:rsid w:val="00034A01"/>
    <w:rsid w:val="00034ACD"/>
    <w:rsid w:val="00035210"/>
    <w:rsid w:val="00035273"/>
    <w:rsid w:val="00035C91"/>
    <w:rsid w:val="00035E75"/>
    <w:rsid w:val="00036354"/>
    <w:rsid w:val="00036537"/>
    <w:rsid w:val="00036EA4"/>
    <w:rsid w:val="00036FA6"/>
    <w:rsid w:val="0003710B"/>
    <w:rsid w:val="000371A5"/>
    <w:rsid w:val="00037530"/>
    <w:rsid w:val="00037606"/>
    <w:rsid w:val="0003777F"/>
    <w:rsid w:val="00037B44"/>
    <w:rsid w:val="00037C08"/>
    <w:rsid w:val="00037C43"/>
    <w:rsid w:val="00037E55"/>
    <w:rsid w:val="0004024D"/>
    <w:rsid w:val="0004059B"/>
    <w:rsid w:val="000409EA"/>
    <w:rsid w:val="00040AEF"/>
    <w:rsid w:val="00040BBB"/>
    <w:rsid w:val="00040E69"/>
    <w:rsid w:val="00040FF0"/>
    <w:rsid w:val="0004114E"/>
    <w:rsid w:val="000413C4"/>
    <w:rsid w:val="00041472"/>
    <w:rsid w:val="00041580"/>
    <w:rsid w:val="00041951"/>
    <w:rsid w:val="000419B6"/>
    <w:rsid w:val="00041A17"/>
    <w:rsid w:val="00041A46"/>
    <w:rsid w:val="00041D07"/>
    <w:rsid w:val="000420F7"/>
    <w:rsid w:val="00042637"/>
    <w:rsid w:val="00042C25"/>
    <w:rsid w:val="00042C9A"/>
    <w:rsid w:val="00042CBC"/>
    <w:rsid w:val="00042CCB"/>
    <w:rsid w:val="00042D9E"/>
    <w:rsid w:val="00042F50"/>
    <w:rsid w:val="0004313D"/>
    <w:rsid w:val="00043282"/>
    <w:rsid w:val="00043813"/>
    <w:rsid w:val="00043A15"/>
    <w:rsid w:val="00043E0E"/>
    <w:rsid w:val="00043FB6"/>
    <w:rsid w:val="000441A7"/>
    <w:rsid w:val="000441F6"/>
    <w:rsid w:val="0004429B"/>
    <w:rsid w:val="00044BDC"/>
    <w:rsid w:val="00044F93"/>
    <w:rsid w:val="0004563E"/>
    <w:rsid w:val="000467F9"/>
    <w:rsid w:val="00046888"/>
    <w:rsid w:val="00046A6D"/>
    <w:rsid w:val="00046AA6"/>
    <w:rsid w:val="0004736C"/>
    <w:rsid w:val="000473F6"/>
    <w:rsid w:val="000475CC"/>
    <w:rsid w:val="00047E05"/>
    <w:rsid w:val="0005097F"/>
    <w:rsid w:val="00050CD7"/>
    <w:rsid w:val="00051429"/>
    <w:rsid w:val="000516DB"/>
    <w:rsid w:val="00051890"/>
    <w:rsid w:val="00051A7B"/>
    <w:rsid w:val="00051E22"/>
    <w:rsid w:val="00052064"/>
    <w:rsid w:val="0005229E"/>
    <w:rsid w:val="000529D0"/>
    <w:rsid w:val="00052CEC"/>
    <w:rsid w:val="00053313"/>
    <w:rsid w:val="000533A9"/>
    <w:rsid w:val="000533D9"/>
    <w:rsid w:val="000534BD"/>
    <w:rsid w:val="00053900"/>
    <w:rsid w:val="00053DE9"/>
    <w:rsid w:val="00054247"/>
    <w:rsid w:val="000543F7"/>
    <w:rsid w:val="00054566"/>
    <w:rsid w:val="00054751"/>
    <w:rsid w:val="0005478A"/>
    <w:rsid w:val="00054EE4"/>
    <w:rsid w:val="0005501D"/>
    <w:rsid w:val="00055532"/>
    <w:rsid w:val="00055554"/>
    <w:rsid w:val="0005570B"/>
    <w:rsid w:val="000557FA"/>
    <w:rsid w:val="000558EB"/>
    <w:rsid w:val="00055F56"/>
    <w:rsid w:val="00056118"/>
    <w:rsid w:val="0005621E"/>
    <w:rsid w:val="0005655A"/>
    <w:rsid w:val="000567F8"/>
    <w:rsid w:val="00056814"/>
    <w:rsid w:val="0005694A"/>
    <w:rsid w:val="00056D6B"/>
    <w:rsid w:val="00057006"/>
    <w:rsid w:val="0005735B"/>
    <w:rsid w:val="0005759E"/>
    <w:rsid w:val="00057D37"/>
    <w:rsid w:val="00057E4E"/>
    <w:rsid w:val="00060130"/>
    <w:rsid w:val="00060198"/>
    <w:rsid w:val="000603A8"/>
    <w:rsid w:val="00060473"/>
    <w:rsid w:val="00060542"/>
    <w:rsid w:val="000608DD"/>
    <w:rsid w:val="00060CA5"/>
    <w:rsid w:val="00061336"/>
    <w:rsid w:val="000614A9"/>
    <w:rsid w:val="00061909"/>
    <w:rsid w:val="00061C84"/>
    <w:rsid w:val="00062359"/>
    <w:rsid w:val="00062364"/>
    <w:rsid w:val="00062CD0"/>
    <w:rsid w:val="0006301E"/>
    <w:rsid w:val="00063182"/>
    <w:rsid w:val="00063243"/>
    <w:rsid w:val="0006329C"/>
    <w:rsid w:val="000632B5"/>
    <w:rsid w:val="000635E9"/>
    <w:rsid w:val="00063E1D"/>
    <w:rsid w:val="000644D9"/>
    <w:rsid w:val="00064ABA"/>
    <w:rsid w:val="00064BB8"/>
    <w:rsid w:val="00064DA8"/>
    <w:rsid w:val="00065249"/>
    <w:rsid w:val="000653D9"/>
    <w:rsid w:val="00065923"/>
    <w:rsid w:val="00065AE4"/>
    <w:rsid w:val="00065BF6"/>
    <w:rsid w:val="00066125"/>
    <w:rsid w:val="00066A4E"/>
    <w:rsid w:val="000673C8"/>
    <w:rsid w:val="0006755D"/>
    <w:rsid w:val="000675CA"/>
    <w:rsid w:val="00067640"/>
    <w:rsid w:val="0006786C"/>
    <w:rsid w:val="000679D4"/>
    <w:rsid w:val="0007056C"/>
    <w:rsid w:val="00070D2B"/>
    <w:rsid w:val="00071770"/>
    <w:rsid w:val="00071A40"/>
    <w:rsid w:val="00071DA6"/>
    <w:rsid w:val="00071F79"/>
    <w:rsid w:val="00072004"/>
    <w:rsid w:val="0007238D"/>
    <w:rsid w:val="00072668"/>
    <w:rsid w:val="000727E2"/>
    <w:rsid w:val="00072A4A"/>
    <w:rsid w:val="00072AF9"/>
    <w:rsid w:val="00073053"/>
    <w:rsid w:val="000730D0"/>
    <w:rsid w:val="000734A0"/>
    <w:rsid w:val="00073946"/>
    <w:rsid w:val="00073A00"/>
    <w:rsid w:val="00073C2B"/>
    <w:rsid w:val="00073CD6"/>
    <w:rsid w:val="00074447"/>
    <w:rsid w:val="000745F9"/>
    <w:rsid w:val="00074DC0"/>
    <w:rsid w:val="000752F2"/>
    <w:rsid w:val="000757F2"/>
    <w:rsid w:val="00075959"/>
    <w:rsid w:val="00075AAD"/>
    <w:rsid w:val="0007658E"/>
    <w:rsid w:val="00076CCF"/>
    <w:rsid w:val="00076CE0"/>
    <w:rsid w:val="000772A2"/>
    <w:rsid w:val="000773D5"/>
    <w:rsid w:val="0007756E"/>
    <w:rsid w:val="000775C4"/>
    <w:rsid w:val="0007779E"/>
    <w:rsid w:val="00077C53"/>
    <w:rsid w:val="00077E82"/>
    <w:rsid w:val="00080435"/>
    <w:rsid w:val="00080495"/>
    <w:rsid w:val="00080862"/>
    <w:rsid w:val="000808BB"/>
    <w:rsid w:val="00080921"/>
    <w:rsid w:val="00080CE2"/>
    <w:rsid w:val="00080F86"/>
    <w:rsid w:val="00081273"/>
    <w:rsid w:val="00081463"/>
    <w:rsid w:val="000814F1"/>
    <w:rsid w:val="00082321"/>
    <w:rsid w:val="000828C4"/>
    <w:rsid w:val="00082934"/>
    <w:rsid w:val="00082B2D"/>
    <w:rsid w:val="0008316E"/>
    <w:rsid w:val="00083225"/>
    <w:rsid w:val="00083362"/>
    <w:rsid w:val="00083366"/>
    <w:rsid w:val="00083608"/>
    <w:rsid w:val="000836F1"/>
    <w:rsid w:val="00083775"/>
    <w:rsid w:val="00083970"/>
    <w:rsid w:val="000839D4"/>
    <w:rsid w:val="00083CA4"/>
    <w:rsid w:val="00083D8C"/>
    <w:rsid w:val="000849C4"/>
    <w:rsid w:val="00084A7B"/>
    <w:rsid w:val="00085577"/>
    <w:rsid w:val="00085973"/>
    <w:rsid w:val="00085B70"/>
    <w:rsid w:val="00085DE5"/>
    <w:rsid w:val="00085E4F"/>
    <w:rsid w:val="00085ED3"/>
    <w:rsid w:val="00085F3B"/>
    <w:rsid w:val="00086343"/>
    <w:rsid w:val="00086605"/>
    <w:rsid w:val="00086ADA"/>
    <w:rsid w:val="00086B21"/>
    <w:rsid w:val="00086B43"/>
    <w:rsid w:val="00086DC5"/>
    <w:rsid w:val="0008707A"/>
    <w:rsid w:val="00087376"/>
    <w:rsid w:val="000879FA"/>
    <w:rsid w:val="00087A1D"/>
    <w:rsid w:val="00087AE9"/>
    <w:rsid w:val="000905D3"/>
    <w:rsid w:val="000907A9"/>
    <w:rsid w:val="000908FD"/>
    <w:rsid w:val="00090A3D"/>
    <w:rsid w:val="00091178"/>
    <w:rsid w:val="000918FA"/>
    <w:rsid w:val="000918FC"/>
    <w:rsid w:val="00091A6B"/>
    <w:rsid w:val="00091E68"/>
    <w:rsid w:val="00092382"/>
    <w:rsid w:val="000925C1"/>
    <w:rsid w:val="00092782"/>
    <w:rsid w:val="00092A48"/>
    <w:rsid w:val="00092D42"/>
    <w:rsid w:val="00092E8C"/>
    <w:rsid w:val="0009315C"/>
    <w:rsid w:val="00093166"/>
    <w:rsid w:val="00093529"/>
    <w:rsid w:val="000938FB"/>
    <w:rsid w:val="000939E1"/>
    <w:rsid w:val="00093B62"/>
    <w:rsid w:val="00093D2A"/>
    <w:rsid w:val="00093DFE"/>
    <w:rsid w:val="00093E10"/>
    <w:rsid w:val="00093E88"/>
    <w:rsid w:val="00094E59"/>
    <w:rsid w:val="00095444"/>
    <w:rsid w:val="000955A0"/>
    <w:rsid w:val="00096214"/>
    <w:rsid w:val="000964A9"/>
    <w:rsid w:val="000968A7"/>
    <w:rsid w:val="00096A67"/>
    <w:rsid w:val="00096A7B"/>
    <w:rsid w:val="00097762"/>
    <w:rsid w:val="00097831"/>
    <w:rsid w:val="00097CD8"/>
    <w:rsid w:val="000A00C0"/>
    <w:rsid w:val="000A0673"/>
    <w:rsid w:val="000A089D"/>
    <w:rsid w:val="000A0C03"/>
    <w:rsid w:val="000A15EF"/>
    <w:rsid w:val="000A254B"/>
    <w:rsid w:val="000A2600"/>
    <w:rsid w:val="000A29E0"/>
    <w:rsid w:val="000A2D2A"/>
    <w:rsid w:val="000A2DC5"/>
    <w:rsid w:val="000A2FBF"/>
    <w:rsid w:val="000A300C"/>
    <w:rsid w:val="000A3062"/>
    <w:rsid w:val="000A33AA"/>
    <w:rsid w:val="000A3623"/>
    <w:rsid w:val="000A4249"/>
    <w:rsid w:val="000A4A4D"/>
    <w:rsid w:val="000A4BB0"/>
    <w:rsid w:val="000A4C22"/>
    <w:rsid w:val="000A4C2D"/>
    <w:rsid w:val="000A4C3E"/>
    <w:rsid w:val="000A4F52"/>
    <w:rsid w:val="000A51BF"/>
    <w:rsid w:val="000A67CA"/>
    <w:rsid w:val="000A6D7B"/>
    <w:rsid w:val="000A714D"/>
    <w:rsid w:val="000A78EE"/>
    <w:rsid w:val="000A7AEB"/>
    <w:rsid w:val="000A7F1B"/>
    <w:rsid w:val="000B00B2"/>
    <w:rsid w:val="000B00B5"/>
    <w:rsid w:val="000B04C5"/>
    <w:rsid w:val="000B0683"/>
    <w:rsid w:val="000B0765"/>
    <w:rsid w:val="000B09D4"/>
    <w:rsid w:val="000B0D5B"/>
    <w:rsid w:val="000B0E44"/>
    <w:rsid w:val="000B159F"/>
    <w:rsid w:val="000B1838"/>
    <w:rsid w:val="000B1875"/>
    <w:rsid w:val="000B1C1C"/>
    <w:rsid w:val="000B20D0"/>
    <w:rsid w:val="000B22B3"/>
    <w:rsid w:val="000B277C"/>
    <w:rsid w:val="000B2EC4"/>
    <w:rsid w:val="000B3253"/>
    <w:rsid w:val="000B3374"/>
    <w:rsid w:val="000B3682"/>
    <w:rsid w:val="000B37D5"/>
    <w:rsid w:val="000B40F2"/>
    <w:rsid w:val="000B4147"/>
    <w:rsid w:val="000B42D2"/>
    <w:rsid w:val="000B45DD"/>
    <w:rsid w:val="000B4A76"/>
    <w:rsid w:val="000B4D72"/>
    <w:rsid w:val="000B4DCA"/>
    <w:rsid w:val="000B527C"/>
    <w:rsid w:val="000B5382"/>
    <w:rsid w:val="000B53A0"/>
    <w:rsid w:val="000B590D"/>
    <w:rsid w:val="000B5F6B"/>
    <w:rsid w:val="000B6135"/>
    <w:rsid w:val="000B6232"/>
    <w:rsid w:val="000B6EC2"/>
    <w:rsid w:val="000B76E1"/>
    <w:rsid w:val="000B7C49"/>
    <w:rsid w:val="000B7F8C"/>
    <w:rsid w:val="000C0166"/>
    <w:rsid w:val="000C02C5"/>
    <w:rsid w:val="000C07ED"/>
    <w:rsid w:val="000C097C"/>
    <w:rsid w:val="000C0B9C"/>
    <w:rsid w:val="000C0F11"/>
    <w:rsid w:val="000C1035"/>
    <w:rsid w:val="000C111F"/>
    <w:rsid w:val="000C145D"/>
    <w:rsid w:val="000C1714"/>
    <w:rsid w:val="000C20FE"/>
    <w:rsid w:val="000C21D7"/>
    <w:rsid w:val="000C2296"/>
    <w:rsid w:val="000C2537"/>
    <w:rsid w:val="000C2638"/>
    <w:rsid w:val="000C28BC"/>
    <w:rsid w:val="000C2B71"/>
    <w:rsid w:val="000C2EF6"/>
    <w:rsid w:val="000C3143"/>
    <w:rsid w:val="000C31B9"/>
    <w:rsid w:val="000C3660"/>
    <w:rsid w:val="000C36C0"/>
    <w:rsid w:val="000C4246"/>
    <w:rsid w:val="000C495A"/>
    <w:rsid w:val="000C4E2A"/>
    <w:rsid w:val="000C4E92"/>
    <w:rsid w:val="000C4F76"/>
    <w:rsid w:val="000C51A0"/>
    <w:rsid w:val="000C5426"/>
    <w:rsid w:val="000C5643"/>
    <w:rsid w:val="000C59A2"/>
    <w:rsid w:val="000C5B68"/>
    <w:rsid w:val="000C6239"/>
    <w:rsid w:val="000C67FA"/>
    <w:rsid w:val="000C6BF5"/>
    <w:rsid w:val="000C6D6B"/>
    <w:rsid w:val="000C779F"/>
    <w:rsid w:val="000C7830"/>
    <w:rsid w:val="000C7C08"/>
    <w:rsid w:val="000D003D"/>
    <w:rsid w:val="000D00F6"/>
    <w:rsid w:val="000D0426"/>
    <w:rsid w:val="000D043F"/>
    <w:rsid w:val="000D04AF"/>
    <w:rsid w:val="000D04C5"/>
    <w:rsid w:val="000D07B2"/>
    <w:rsid w:val="000D0979"/>
    <w:rsid w:val="000D1093"/>
    <w:rsid w:val="000D137C"/>
    <w:rsid w:val="000D14FA"/>
    <w:rsid w:val="000D16F0"/>
    <w:rsid w:val="000D186F"/>
    <w:rsid w:val="000D2337"/>
    <w:rsid w:val="000D2C63"/>
    <w:rsid w:val="000D30F0"/>
    <w:rsid w:val="000D31B0"/>
    <w:rsid w:val="000D33AC"/>
    <w:rsid w:val="000D4003"/>
    <w:rsid w:val="000D427F"/>
    <w:rsid w:val="000D460C"/>
    <w:rsid w:val="000D4843"/>
    <w:rsid w:val="000D4D22"/>
    <w:rsid w:val="000D503D"/>
    <w:rsid w:val="000D5151"/>
    <w:rsid w:val="000D5349"/>
    <w:rsid w:val="000D5770"/>
    <w:rsid w:val="000D5D2C"/>
    <w:rsid w:val="000D5DF7"/>
    <w:rsid w:val="000D5E43"/>
    <w:rsid w:val="000D5FA3"/>
    <w:rsid w:val="000D60EA"/>
    <w:rsid w:val="000D611E"/>
    <w:rsid w:val="000D64CA"/>
    <w:rsid w:val="000D64E1"/>
    <w:rsid w:val="000D6ABB"/>
    <w:rsid w:val="000D6B40"/>
    <w:rsid w:val="000D6C8E"/>
    <w:rsid w:val="000D6E3E"/>
    <w:rsid w:val="000D735F"/>
    <w:rsid w:val="000D7380"/>
    <w:rsid w:val="000D74D6"/>
    <w:rsid w:val="000D77A9"/>
    <w:rsid w:val="000D7BEF"/>
    <w:rsid w:val="000E0253"/>
    <w:rsid w:val="000E0909"/>
    <w:rsid w:val="000E105A"/>
    <w:rsid w:val="000E1322"/>
    <w:rsid w:val="000E144A"/>
    <w:rsid w:val="000E15CA"/>
    <w:rsid w:val="000E170A"/>
    <w:rsid w:val="000E1BAA"/>
    <w:rsid w:val="000E28AB"/>
    <w:rsid w:val="000E292F"/>
    <w:rsid w:val="000E2B17"/>
    <w:rsid w:val="000E2B9D"/>
    <w:rsid w:val="000E2D2D"/>
    <w:rsid w:val="000E2E17"/>
    <w:rsid w:val="000E31B4"/>
    <w:rsid w:val="000E31EA"/>
    <w:rsid w:val="000E33A5"/>
    <w:rsid w:val="000E344F"/>
    <w:rsid w:val="000E36E0"/>
    <w:rsid w:val="000E375E"/>
    <w:rsid w:val="000E398F"/>
    <w:rsid w:val="000E3F63"/>
    <w:rsid w:val="000E3F75"/>
    <w:rsid w:val="000E4271"/>
    <w:rsid w:val="000E4425"/>
    <w:rsid w:val="000E4458"/>
    <w:rsid w:val="000E4506"/>
    <w:rsid w:val="000E50BB"/>
    <w:rsid w:val="000E52EB"/>
    <w:rsid w:val="000E58F3"/>
    <w:rsid w:val="000E5A3D"/>
    <w:rsid w:val="000E5E3B"/>
    <w:rsid w:val="000E5E69"/>
    <w:rsid w:val="000E6B7B"/>
    <w:rsid w:val="000E6BF7"/>
    <w:rsid w:val="000E7F4D"/>
    <w:rsid w:val="000F01D0"/>
    <w:rsid w:val="000F0284"/>
    <w:rsid w:val="000F037C"/>
    <w:rsid w:val="000F038A"/>
    <w:rsid w:val="000F0629"/>
    <w:rsid w:val="000F0639"/>
    <w:rsid w:val="000F088C"/>
    <w:rsid w:val="000F0BA3"/>
    <w:rsid w:val="000F0BAB"/>
    <w:rsid w:val="000F1216"/>
    <w:rsid w:val="000F18FB"/>
    <w:rsid w:val="000F1A0D"/>
    <w:rsid w:val="000F1E58"/>
    <w:rsid w:val="000F1F99"/>
    <w:rsid w:val="000F292D"/>
    <w:rsid w:val="000F3465"/>
    <w:rsid w:val="000F40AF"/>
    <w:rsid w:val="000F45BD"/>
    <w:rsid w:val="000F49A3"/>
    <w:rsid w:val="000F4AEB"/>
    <w:rsid w:val="000F4D01"/>
    <w:rsid w:val="000F4F94"/>
    <w:rsid w:val="000F534B"/>
    <w:rsid w:val="000F54B9"/>
    <w:rsid w:val="000F5CAC"/>
    <w:rsid w:val="000F5DBE"/>
    <w:rsid w:val="000F618D"/>
    <w:rsid w:val="000F619C"/>
    <w:rsid w:val="000F6249"/>
    <w:rsid w:val="000F658A"/>
    <w:rsid w:val="000F6715"/>
    <w:rsid w:val="000F69DA"/>
    <w:rsid w:val="000F69E6"/>
    <w:rsid w:val="000F6A98"/>
    <w:rsid w:val="000F723A"/>
    <w:rsid w:val="000F7290"/>
    <w:rsid w:val="000F75A8"/>
    <w:rsid w:val="00100060"/>
    <w:rsid w:val="001001C8"/>
    <w:rsid w:val="00100834"/>
    <w:rsid w:val="00100CD6"/>
    <w:rsid w:val="00101164"/>
    <w:rsid w:val="0010161B"/>
    <w:rsid w:val="0010177C"/>
    <w:rsid w:val="001018EA"/>
    <w:rsid w:val="00101912"/>
    <w:rsid w:val="00101CBE"/>
    <w:rsid w:val="00101E2D"/>
    <w:rsid w:val="00102242"/>
    <w:rsid w:val="00102681"/>
    <w:rsid w:val="00102930"/>
    <w:rsid w:val="00102E90"/>
    <w:rsid w:val="00102ECD"/>
    <w:rsid w:val="001031A6"/>
    <w:rsid w:val="0010340E"/>
    <w:rsid w:val="00103830"/>
    <w:rsid w:val="00103877"/>
    <w:rsid w:val="00103C68"/>
    <w:rsid w:val="00103C6F"/>
    <w:rsid w:val="00104412"/>
    <w:rsid w:val="00104EE9"/>
    <w:rsid w:val="00104F2F"/>
    <w:rsid w:val="0010548E"/>
    <w:rsid w:val="0010618B"/>
    <w:rsid w:val="0010623E"/>
    <w:rsid w:val="00106A60"/>
    <w:rsid w:val="00106C7E"/>
    <w:rsid w:val="0010746A"/>
    <w:rsid w:val="00107568"/>
    <w:rsid w:val="00107680"/>
    <w:rsid w:val="0011009E"/>
    <w:rsid w:val="001105B5"/>
    <w:rsid w:val="0011095C"/>
    <w:rsid w:val="0011098C"/>
    <w:rsid w:val="00110C81"/>
    <w:rsid w:val="00110CB7"/>
    <w:rsid w:val="00110FF2"/>
    <w:rsid w:val="00111205"/>
    <w:rsid w:val="00111A17"/>
    <w:rsid w:val="00111C04"/>
    <w:rsid w:val="00111C90"/>
    <w:rsid w:val="00111D48"/>
    <w:rsid w:val="00111F4C"/>
    <w:rsid w:val="0011252F"/>
    <w:rsid w:val="001126AB"/>
    <w:rsid w:val="00112793"/>
    <w:rsid w:val="001127C8"/>
    <w:rsid w:val="00112902"/>
    <w:rsid w:val="00112980"/>
    <w:rsid w:val="001133DB"/>
    <w:rsid w:val="001135EB"/>
    <w:rsid w:val="00113CA1"/>
    <w:rsid w:val="00114613"/>
    <w:rsid w:val="00114975"/>
    <w:rsid w:val="00115343"/>
    <w:rsid w:val="00115CDE"/>
    <w:rsid w:val="00116283"/>
    <w:rsid w:val="001163FD"/>
    <w:rsid w:val="00116724"/>
    <w:rsid w:val="001168A5"/>
    <w:rsid w:val="00117313"/>
    <w:rsid w:val="001174BA"/>
    <w:rsid w:val="001174C1"/>
    <w:rsid w:val="001176DF"/>
    <w:rsid w:val="00117A80"/>
    <w:rsid w:val="00117D0E"/>
    <w:rsid w:val="00117DE4"/>
    <w:rsid w:val="00120209"/>
    <w:rsid w:val="00120294"/>
    <w:rsid w:val="0012085D"/>
    <w:rsid w:val="00120E07"/>
    <w:rsid w:val="0012103A"/>
    <w:rsid w:val="001212B5"/>
    <w:rsid w:val="001213BC"/>
    <w:rsid w:val="00121D4F"/>
    <w:rsid w:val="00122183"/>
    <w:rsid w:val="0012218C"/>
    <w:rsid w:val="00122640"/>
    <w:rsid w:val="0012279F"/>
    <w:rsid w:val="001228B4"/>
    <w:rsid w:val="0012296C"/>
    <w:rsid w:val="001229A9"/>
    <w:rsid w:val="001229B7"/>
    <w:rsid w:val="00122DF9"/>
    <w:rsid w:val="00123214"/>
    <w:rsid w:val="0012330E"/>
    <w:rsid w:val="00123405"/>
    <w:rsid w:val="001234ED"/>
    <w:rsid w:val="001237E4"/>
    <w:rsid w:val="001239BF"/>
    <w:rsid w:val="00123AAC"/>
    <w:rsid w:val="00123D51"/>
    <w:rsid w:val="00123F3A"/>
    <w:rsid w:val="001246A3"/>
    <w:rsid w:val="00124986"/>
    <w:rsid w:val="00124AA7"/>
    <w:rsid w:val="00124D30"/>
    <w:rsid w:val="00124FFA"/>
    <w:rsid w:val="00125125"/>
    <w:rsid w:val="001260D5"/>
    <w:rsid w:val="0012623F"/>
    <w:rsid w:val="0012630C"/>
    <w:rsid w:val="0012706B"/>
    <w:rsid w:val="00127374"/>
    <w:rsid w:val="001276F8"/>
    <w:rsid w:val="00127A1A"/>
    <w:rsid w:val="00127D99"/>
    <w:rsid w:val="00127DA2"/>
    <w:rsid w:val="00127EC9"/>
    <w:rsid w:val="0013017B"/>
    <w:rsid w:val="001307FD"/>
    <w:rsid w:val="00130B49"/>
    <w:rsid w:val="00130C19"/>
    <w:rsid w:val="00130E7A"/>
    <w:rsid w:val="00130F04"/>
    <w:rsid w:val="0013150F"/>
    <w:rsid w:val="00131555"/>
    <w:rsid w:val="001315E3"/>
    <w:rsid w:val="00131B49"/>
    <w:rsid w:val="00131F29"/>
    <w:rsid w:val="00131F74"/>
    <w:rsid w:val="0013208E"/>
    <w:rsid w:val="00132517"/>
    <w:rsid w:val="0013264E"/>
    <w:rsid w:val="00132A50"/>
    <w:rsid w:val="00132CA4"/>
    <w:rsid w:val="00132D3B"/>
    <w:rsid w:val="00132DBD"/>
    <w:rsid w:val="00133796"/>
    <w:rsid w:val="00133C3F"/>
    <w:rsid w:val="0013435F"/>
    <w:rsid w:val="001343BC"/>
    <w:rsid w:val="00134664"/>
    <w:rsid w:val="001346E2"/>
    <w:rsid w:val="001356FC"/>
    <w:rsid w:val="0013594E"/>
    <w:rsid w:val="00135AB1"/>
    <w:rsid w:val="00135BAF"/>
    <w:rsid w:val="00135FF9"/>
    <w:rsid w:val="00136210"/>
    <w:rsid w:val="001362FB"/>
    <w:rsid w:val="00136F98"/>
    <w:rsid w:val="001372E2"/>
    <w:rsid w:val="00137815"/>
    <w:rsid w:val="001379FC"/>
    <w:rsid w:val="00137AF1"/>
    <w:rsid w:val="00137F06"/>
    <w:rsid w:val="00140DBD"/>
    <w:rsid w:val="001416FE"/>
    <w:rsid w:val="00141A00"/>
    <w:rsid w:val="00141A2C"/>
    <w:rsid w:val="001420F9"/>
    <w:rsid w:val="001421F9"/>
    <w:rsid w:val="0014220B"/>
    <w:rsid w:val="001423AA"/>
    <w:rsid w:val="001424DD"/>
    <w:rsid w:val="001429BD"/>
    <w:rsid w:val="00142C1D"/>
    <w:rsid w:val="00142E5A"/>
    <w:rsid w:val="00142EF5"/>
    <w:rsid w:val="00142F7B"/>
    <w:rsid w:val="00143537"/>
    <w:rsid w:val="0014378D"/>
    <w:rsid w:val="00143A21"/>
    <w:rsid w:val="00143C55"/>
    <w:rsid w:val="0014402E"/>
    <w:rsid w:val="00144B2C"/>
    <w:rsid w:val="00145278"/>
    <w:rsid w:val="00145354"/>
    <w:rsid w:val="00145691"/>
    <w:rsid w:val="00145BAE"/>
    <w:rsid w:val="00145C37"/>
    <w:rsid w:val="00145FA0"/>
    <w:rsid w:val="00146353"/>
    <w:rsid w:val="001465BF"/>
    <w:rsid w:val="0014663B"/>
    <w:rsid w:val="00146B4F"/>
    <w:rsid w:val="00146B79"/>
    <w:rsid w:val="00146CBD"/>
    <w:rsid w:val="00146EC8"/>
    <w:rsid w:val="00146F58"/>
    <w:rsid w:val="00146FFD"/>
    <w:rsid w:val="001476B8"/>
    <w:rsid w:val="00147A27"/>
    <w:rsid w:val="00147A3B"/>
    <w:rsid w:val="00150527"/>
    <w:rsid w:val="00150648"/>
    <w:rsid w:val="001509A7"/>
    <w:rsid w:val="00150D13"/>
    <w:rsid w:val="0015139C"/>
    <w:rsid w:val="00151855"/>
    <w:rsid w:val="00151A69"/>
    <w:rsid w:val="00151B0E"/>
    <w:rsid w:val="00151BB8"/>
    <w:rsid w:val="00151CD8"/>
    <w:rsid w:val="00152368"/>
    <w:rsid w:val="001523A6"/>
    <w:rsid w:val="0015256D"/>
    <w:rsid w:val="001526F7"/>
    <w:rsid w:val="00152718"/>
    <w:rsid w:val="00152BC5"/>
    <w:rsid w:val="00152BE9"/>
    <w:rsid w:val="00152C09"/>
    <w:rsid w:val="001532F5"/>
    <w:rsid w:val="001538E7"/>
    <w:rsid w:val="001539DC"/>
    <w:rsid w:val="00153C6B"/>
    <w:rsid w:val="00153C6F"/>
    <w:rsid w:val="00153E40"/>
    <w:rsid w:val="00153F48"/>
    <w:rsid w:val="0015434C"/>
    <w:rsid w:val="0015437A"/>
    <w:rsid w:val="001543B0"/>
    <w:rsid w:val="001543EC"/>
    <w:rsid w:val="001544F3"/>
    <w:rsid w:val="001549F0"/>
    <w:rsid w:val="00154D0A"/>
    <w:rsid w:val="00154FAF"/>
    <w:rsid w:val="0015569F"/>
    <w:rsid w:val="00155CF5"/>
    <w:rsid w:val="00155D0B"/>
    <w:rsid w:val="00155E4D"/>
    <w:rsid w:val="00155FFC"/>
    <w:rsid w:val="00156185"/>
    <w:rsid w:val="0015645C"/>
    <w:rsid w:val="001564A4"/>
    <w:rsid w:val="00157066"/>
    <w:rsid w:val="001570A7"/>
    <w:rsid w:val="001570B0"/>
    <w:rsid w:val="00157160"/>
    <w:rsid w:val="00157289"/>
    <w:rsid w:val="00157323"/>
    <w:rsid w:val="001573AC"/>
    <w:rsid w:val="001575F8"/>
    <w:rsid w:val="001577A0"/>
    <w:rsid w:val="001577C0"/>
    <w:rsid w:val="00157985"/>
    <w:rsid w:val="001579D2"/>
    <w:rsid w:val="00157BF3"/>
    <w:rsid w:val="00157D40"/>
    <w:rsid w:val="00157D88"/>
    <w:rsid w:val="00157F9E"/>
    <w:rsid w:val="00160117"/>
    <w:rsid w:val="00160376"/>
    <w:rsid w:val="0016069C"/>
    <w:rsid w:val="0016083C"/>
    <w:rsid w:val="00160B60"/>
    <w:rsid w:val="00160D92"/>
    <w:rsid w:val="0016137B"/>
    <w:rsid w:val="001613EB"/>
    <w:rsid w:val="00161E55"/>
    <w:rsid w:val="00161E6E"/>
    <w:rsid w:val="00162E74"/>
    <w:rsid w:val="00163534"/>
    <w:rsid w:val="001635F2"/>
    <w:rsid w:val="001636A0"/>
    <w:rsid w:val="00163778"/>
    <w:rsid w:val="00163A1F"/>
    <w:rsid w:val="00163B71"/>
    <w:rsid w:val="00163D50"/>
    <w:rsid w:val="00164518"/>
    <w:rsid w:val="0016467F"/>
    <w:rsid w:val="001648A1"/>
    <w:rsid w:val="0016497A"/>
    <w:rsid w:val="00164EDC"/>
    <w:rsid w:val="00164F4F"/>
    <w:rsid w:val="00165447"/>
    <w:rsid w:val="00165517"/>
    <w:rsid w:val="0016575A"/>
    <w:rsid w:val="0016583A"/>
    <w:rsid w:val="00165AED"/>
    <w:rsid w:val="00166093"/>
    <w:rsid w:val="001661AA"/>
    <w:rsid w:val="001669A8"/>
    <w:rsid w:val="00166C05"/>
    <w:rsid w:val="00166D6F"/>
    <w:rsid w:val="00166F81"/>
    <w:rsid w:val="00167012"/>
    <w:rsid w:val="001674F0"/>
    <w:rsid w:val="00167967"/>
    <w:rsid w:val="0017049F"/>
    <w:rsid w:val="0017053C"/>
    <w:rsid w:val="0017058B"/>
    <w:rsid w:val="00170957"/>
    <w:rsid w:val="001714C1"/>
    <w:rsid w:val="001717EE"/>
    <w:rsid w:val="00171934"/>
    <w:rsid w:val="001719A8"/>
    <w:rsid w:val="00171A7A"/>
    <w:rsid w:val="00171CB5"/>
    <w:rsid w:val="00172A17"/>
    <w:rsid w:val="00172AE3"/>
    <w:rsid w:val="00172FC8"/>
    <w:rsid w:val="00172FDE"/>
    <w:rsid w:val="00173221"/>
    <w:rsid w:val="0017322A"/>
    <w:rsid w:val="00173442"/>
    <w:rsid w:val="001735DC"/>
    <w:rsid w:val="00173980"/>
    <w:rsid w:val="00173F01"/>
    <w:rsid w:val="001740DE"/>
    <w:rsid w:val="001743A7"/>
    <w:rsid w:val="00174546"/>
    <w:rsid w:val="001749A4"/>
    <w:rsid w:val="00174A8E"/>
    <w:rsid w:val="001750D2"/>
    <w:rsid w:val="00176241"/>
    <w:rsid w:val="00176288"/>
    <w:rsid w:val="001764FC"/>
    <w:rsid w:val="00176B04"/>
    <w:rsid w:val="00176C14"/>
    <w:rsid w:val="00176D76"/>
    <w:rsid w:val="00177244"/>
    <w:rsid w:val="001774E1"/>
    <w:rsid w:val="00177840"/>
    <w:rsid w:val="00177E34"/>
    <w:rsid w:val="0018002E"/>
    <w:rsid w:val="0018018D"/>
    <w:rsid w:val="0018020B"/>
    <w:rsid w:val="0018056F"/>
    <w:rsid w:val="00180C8D"/>
    <w:rsid w:val="00180EA8"/>
    <w:rsid w:val="001814DF"/>
    <w:rsid w:val="0018201F"/>
    <w:rsid w:val="0018206B"/>
    <w:rsid w:val="00182417"/>
    <w:rsid w:val="00182457"/>
    <w:rsid w:val="00182815"/>
    <w:rsid w:val="001831B0"/>
    <w:rsid w:val="001831DE"/>
    <w:rsid w:val="00183297"/>
    <w:rsid w:val="00183B34"/>
    <w:rsid w:val="00183D03"/>
    <w:rsid w:val="00183E93"/>
    <w:rsid w:val="0018403D"/>
    <w:rsid w:val="00184156"/>
    <w:rsid w:val="0018467B"/>
    <w:rsid w:val="00184790"/>
    <w:rsid w:val="00184B1E"/>
    <w:rsid w:val="00184C71"/>
    <w:rsid w:val="00185889"/>
    <w:rsid w:val="00185C59"/>
    <w:rsid w:val="00185D0E"/>
    <w:rsid w:val="001860CF"/>
    <w:rsid w:val="001860D6"/>
    <w:rsid w:val="001862AB"/>
    <w:rsid w:val="00186319"/>
    <w:rsid w:val="0018676C"/>
    <w:rsid w:val="0018680A"/>
    <w:rsid w:val="00186C06"/>
    <w:rsid w:val="00187853"/>
    <w:rsid w:val="00187E46"/>
    <w:rsid w:val="001901E8"/>
    <w:rsid w:val="001903B1"/>
    <w:rsid w:val="00190749"/>
    <w:rsid w:val="00190894"/>
    <w:rsid w:val="00191300"/>
    <w:rsid w:val="00191ABE"/>
    <w:rsid w:val="00191C49"/>
    <w:rsid w:val="00191C61"/>
    <w:rsid w:val="00191E8B"/>
    <w:rsid w:val="00192115"/>
    <w:rsid w:val="0019229E"/>
    <w:rsid w:val="00192596"/>
    <w:rsid w:val="00192E54"/>
    <w:rsid w:val="0019319B"/>
    <w:rsid w:val="001934F2"/>
    <w:rsid w:val="00193889"/>
    <w:rsid w:val="001939A5"/>
    <w:rsid w:val="00193C2A"/>
    <w:rsid w:val="00193DED"/>
    <w:rsid w:val="001940B8"/>
    <w:rsid w:val="001944B1"/>
    <w:rsid w:val="00194779"/>
    <w:rsid w:val="00194840"/>
    <w:rsid w:val="00195326"/>
    <w:rsid w:val="00195461"/>
    <w:rsid w:val="00195560"/>
    <w:rsid w:val="00195C21"/>
    <w:rsid w:val="00195DDF"/>
    <w:rsid w:val="00196421"/>
    <w:rsid w:val="00196EB2"/>
    <w:rsid w:val="001970F0"/>
    <w:rsid w:val="0019798C"/>
    <w:rsid w:val="00197AD7"/>
    <w:rsid w:val="00197CC3"/>
    <w:rsid w:val="00197D2B"/>
    <w:rsid w:val="001A0563"/>
    <w:rsid w:val="001A0B3E"/>
    <w:rsid w:val="001A0C99"/>
    <w:rsid w:val="001A0F22"/>
    <w:rsid w:val="001A1421"/>
    <w:rsid w:val="001A15AC"/>
    <w:rsid w:val="001A15E5"/>
    <w:rsid w:val="001A19FF"/>
    <w:rsid w:val="001A21EF"/>
    <w:rsid w:val="001A2244"/>
    <w:rsid w:val="001A234B"/>
    <w:rsid w:val="001A2431"/>
    <w:rsid w:val="001A24C3"/>
    <w:rsid w:val="001A24CB"/>
    <w:rsid w:val="001A2852"/>
    <w:rsid w:val="001A2A3D"/>
    <w:rsid w:val="001A2F54"/>
    <w:rsid w:val="001A3001"/>
    <w:rsid w:val="001A3075"/>
    <w:rsid w:val="001A3339"/>
    <w:rsid w:val="001A359C"/>
    <w:rsid w:val="001A3E32"/>
    <w:rsid w:val="001A3F02"/>
    <w:rsid w:val="001A415E"/>
    <w:rsid w:val="001A44C1"/>
    <w:rsid w:val="001A4653"/>
    <w:rsid w:val="001A4892"/>
    <w:rsid w:val="001A4922"/>
    <w:rsid w:val="001A4A7A"/>
    <w:rsid w:val="001A4CAD"/>
    <w:rsid w:val="001A4EFD"/>
    <w:rsid w:val="001A4FA4"/>
    <w:rsid w:val="001A51B7"/>
    <w:rsid w:val="001A5AAF"/>
    <w:rsid w:val="001A5EDE"/>
    <w:rsid w:val="001A655E"/>
    <w:rsid w:val="001A65EF"/>
    <w:rsid w:val="001A69DE"/>
    <w:rsid w:val="001A6A9C"/>
    <w:rsid w:val="001A6B4C"/>
    <w:rsid w:val="001A6C6C"/>
    <w:rsid w:val="001A6CE8"/>
    <w:rsid w:val="001A6E35"/>
    <w:rsid w:val="001A71FE"/>
    <w:rsid w:val="001A7802"/>
    <w:rsid w:val="001A7A07"/>
    <w:rsid w:val="001A7AC6"/>
    <w:rsid w:val="001A7F47"/>
    <w:rsid w:val="001A7FBD"/>
    <w:rsid w:val="001B004F"/>
    <w:rsid w:val="001B0147"/>
    <w:rsid w:val="001B05AC"/>
    <w:rsid w:val="001B06D5"/>
    <w:rsid w:val="001B06E3"/>
    <w:rsid w:val="001B09FF"/>
    <w:rsid w:val="001B0AE6"/>
    <w:rsid w:val="001B0F83"/>
    <w:rsid w:val="001B146A"/>
    <w:rsid w:val="001B1540"/>
    <w:rsid w:val="001B1699"/>
    <w:rsid w:val="001B2801"/>
    <w:rsid w:val="001B2971"/>
    <w:rsid w:val="001B2AE2"/>
    <w:rsid w:val="001B2BF4"/>
    <w:rsid w:val="001B321E"/>
    <w:rsid w:val="001B3497"/>
    <w:rsid w:val="001B34AE"/>
    <w:rsid w:val="001B3D7E"/>
    <w:rsid w:val="001B3FFB"/>
    <w:rsid w:val="001B423E"/>
    <w:rsid w:val="001B42B4"/>
    <w:rsid w:val="001B4B99"/>
    <w:rsid w:val="001B4C4B"/>
    <w:rsid w:val="001B4D44"/>
    <w:rsid w:val="001B50A5"/>
    <w:rsid w:val="001B535C"/>
    <w:rsid w:val="001B539D"/>
    <w:rsid w:val="001B5507"/>
    <w:rsid w:val="001B565C"/>
    <w:rsid w:val="001B56B0"/>
    <w:rsid w:val="001B5B6E"/>
    <w:rsid w:val="001B5FEB"/>
    <w:rsid w:val="001B627B"/>
    <w:rsid w:val="001B6444"/>
    <w:rsid w:val="001B64D9"/>
    <w:rsid w:val="001B66B4"/>
    <w:rsid w:val="001B68A9"/>
    <w:rsid w:val="001B6A8E"/>
    <w:rsid w:val="001B6B94"/>
    <w:rsid w:val="001B6FC2"/>
    <w:rsid w:val="001B71A4"/>
    <w:rsid w:val="001B7313"/>
    <w:rsid w:val="001B77D7"/>
    <w:rsid w:val="001B785D"/>
    <w:rsid w:val="001B7E2D"/>
    <w:rsid w:val="001B7F53"/>
    <w:rsid w:val="001B7FDD"/>
    <w:rsid w:val="001C0092"/>
    <w:rsid w:val="001C0244"/>
    <w:rsid w:val="001C04C6"/>
    <w:rsid w:val="001C06EF"/>
    <w:rsid w:val="001C0C48"/>
    <w:rsid w:val="001C1718"/>
    <w:rsid w:val="001C18E1"/>
    <w:rsid w:val="001C1914"/>
    <w:rsid w:val="001C20A8"/>
    <w:rsid w:val="001C2124"/>
    <w:rsid w:val="001C245B"/>
    <w:rsid w:val="001C26C7"/>
    <w:rsid w:val="001C2813"/>
    <w:rsid w:val="001C29DD"/>
    <w:rsid w:val="001C2AB7"/>
    <w:rsid w:val="001C2AE5"/>
    <w:rsid w:val="001C2BD1"/>
    <w:rsid w:val="001C318A"/>
    <w:rsid w:val="001C3336"/>
    <w:rsid w:val="001C346C"/>
    <w:rsid w:val="001C36F1"/>
    <w:rsid w:val="001C37A2"/>
    <w:rsid w:val="001C4C9F"/>
    <w:rsid w:val="001C4E3D"/>
    <w:rsid w:val="001C4EF1"/>
    <w:rsid w:val="001C4FBE"/>
    <w:rsid w:val="001C5019"/>
    <w:rsid w:val="001C50DC"/>
    <w:rsid w:val="001C55FA"/>
    <w:rsid w:val="001C56B3"/>
    <w:rsid w:val="001C5929"/>
    <w:rsid w:val="001C5A31"/>
    <w:rsid w:val="001C624B"/>
    <w:rsid w:val="001C6819"/>
    <w:rsid w:val="001C690D"/>
    <w:rsid w:val="001C6ED8"/>
    <w:rsid w:val="001C780C"/>
    <w:rsid w:val="001C7838"/>
    <w:rsid w:val="001C7B36"/>
    <w:rsid w:val="001C7B4B"/>
    <w:rsid w:val="001C7B97"/>
    <w:rsid w:val="001C7C77"/>
    <w:rsid w:val="001C7F9C"/>
    <w:rsid w:val="001D00B6"/>
    <w:rsid w:val="001D08C5"/>
    <w:rsid w:val="001D0922"/>
    <w:rsid w:val="001D0E52"/>
    <w:rsid w:val="001D112B"/>
    <w:rsid w:val="001D1284"/>
    <w:rsid w:val="001D18F3"/>
    <w:rsid w:val="001D1F1E"/>
    <w:rsid w:val="001D2A98"/>
    <w:rsid w:val="001D2DF7"/>
    <w:rsid w:val="001D2E97"/>
    <w:rsid w:val="001D2F68"/>
    <w:rsid w:val="001D2FB6"/>
    <w:rsid w:val="001D2FF0"/>
    <w:rsid w:val="001D3723"/>
    <w:rsid w:val="001D404A"/>
    <w:rsid w:val="001D4455"/>
    <w:rsid w:val="001D45E1"/>
    <w:rsid w:val="001D470E"/>
    <w:rsid w:val="001D4886"/>
    <w:rsid w:val="001D49AE"/>
    <w:rsid w:val="001D4BF2"/>
    <w:rsid w:val="001D4E6C"/>
    <w:rsid w:val="001D5270"/>
    <w:rsid w:val="001D5322"/>
    <w:rsid w:val="001D54A2"/>
    <w:rsid w:val="001D55B1"/>
    <w:rsid w:val="001D5F61"/>
    <w:rsid w:val="001D6288"/>
    <w:rsid w:val="001D66E0"/>
    <w:rsid w:val="001D6784"/>
    <w:rsid w:val="001D6798"/>
    <w:rsid w:val="001D70C2"/>
    <w:rsid w:val="001D7199"/>
    <w:rsid w:val="001D7293"/>
    <w:rsid w:val="001D74DF"/>
    <w:rsid w:val="001D7690"/>
    <w:rsid w:val="001D7DD8"/>
    <w:rsid w:val="001E0216"/>
    <w:rsid w:val="001E06E7"/>
    <w:rsid w:val="001E0803"/>
    <w:rsid w:val="001E0A82"/>
    <w:rsid w:val="001E0B15"/>
    <w:rsid w:val="001E0C6D"/>
    <w:rsid w:val="001E0F5E"/>
    <w:rsid w:val="001E12A0"/>
    <w:rsid w:val="001E1592"/>
    <w:rsid w:val="001E18F7"/>
    <w:rsid w:val="001E1DEF"/>
    <w:rsid w:val="001E1F84"/>
    <w:rsid w:val="001E1FEF"/>
    <w:rsid w:val="001E2021"/>
    <w:rsid w:val="001E20C0"/>
    <w:rsid w:val="001E222A"/>
    <w:rsid w:val="001E2401"/>
    <w:rsid w:val="001E2491"/>
    <w:rsid w:val="001E28F8"/>
    <w:rsid w:val="001E2FF5"/>
    <w:rsid w:val="001E342D"/>
    <w:rsid w:val="001E380B"/>
    <w:rsid w:val="001E397F"/>
    <w:rsid w:val="001E41F9"/>
    <w:rsid w:val="001E480B"/>
    <w:rsid w:val="001E4F56"/>
    <w:rsid w:val="001E5202"/>
    <w:rsid w:val="001E5AF6"/>
    <w:rsid w:val="001E5CA4"/>
    <w:rsid w:val="001E5CE5"/>
    <w:rsid w:val="001E5DB5"/>
    <w:rsid w:val="001E61A5"/>
    <w:rsid w:val="001E6247"/>
    <w:rsid w:val="001E7008"/>
    <w:rsid w:val="001E7859"/>
    <w:rsid w:val="001E78C1"/>
    <w:rsid w:val="001E7CB7"/>
    <w:rsid w:val="001F03B6"/>
    <w:rsid w:val="001F08B8"/>
    <w:rsid w:val="001F09CD"/>
    <w:rsid w:val="001F0A55"/>
    <w:rsid w:val="001F0D32"/>
    <w:rsid w:val="001F1873"/>
    <w:rsid w:val="001F1A1F"/>
    <w:rsid w:val="001F1AA3"/>
    <w:rsid w:val="001F1BF6"/>
    <w:rsid w:val="001F1D8A"/>
    <w:rsid w:val="001F2A0F"/>
    <w:rsid w:val="001F2B9D"/>
    <w:rsid w:val="001F2BC8"/>
    <w:rsid w:val="001F2D9A"/>
    <w:rsid w:val="001F2E5E"/>
    <w:rsid w:val="001F2FDF"/>
    <w:rsid w:val="001F384B"/>
    <w:rsid w:val="001F3AE3"/>
    <w:rsid w:val="001F4844"/>
    <w:rsid w:val="001F48F5"/>
    <w:rsid w:val="001F4996"/>
    <w:rsid w:val="001F4EBE"/>
    <w:rsid w:val="001F5021"/>
    <w:rsid w:val="001F55C7"/>
    <w:rsid w:val="001F5642"/>
    <w:rsid w:val="001F5AAB"/>
    <w:rsid w:val="001F5FE0"/>
    <w:rsid w:val="001F6680"/>
    <w:rsid w:val="001F6923"/>
    <w:rsid w:val="001F6A8D"/>
    <w:rsid w:val="001F6E17"/>
    <w:rsid w:val="001F7256"/>
    <w:rsid w:val="001F73F2"/>
    <w:rsid w:val="001F7A63"/>
    <w:rsid w:val="001F7B9D"/>
    <w:rsid w:val="001F7BBD"/>
    <w:rsid w:val="0020001C"/>
    <w:rsid w:val="00200021"/>
    <w:rsid w:val="00200652"/>
    <w:rsid w:val="002008E6"/>
    <w:rsid w:val="00200AC3"/>
    <w:rsid w:val="00200C24"/>
    <w:rsid w:val="00200D73"/>
    <w:rsid w:val="00200FF7"/>
    <w:rsid w:val="00201000"/>
    <w:rsid w:val="00201074"/>
    <w:rsid w:val="0020116F"/>
    <w:rsid w:val="002015C5"/>
    <w:rsid w:val="00201674"/>
    <w:rsid w:val="002018EF"/>
    <w:rsid w:val="00201B83"/>
    <w:rsid w:val="002026E7"/>
    <w:rsid w:val="00202780"/>
    <w:rsid w:val="002029F3"/>
    <w:rsid w:val="00202D88"/>
    <w:rsid w:val="00202EBB"/>
    <w:rsid w:val="0020306C"/>
    <w:rsid w:val="002035CD"/>
    <w:rsid w:val="00203680"/>
    <w:rsid w:val="0020368C"/>
    <w:rsid w:val="002036C9"/>
    <w:rsid w:val="00203CE0"/>
    <w:rsid w:val="00203DC8"/>
    <w:rsid w:val="00204053"/>
    <w:rsid w:val="002043B1"/>
    <w:rsid w:val="002044B8"/>
    <w:rsid w:val="00204617"/>
    <w:rsid w:val="002049E1"/>
    <w:rsid w:val="00204BD5"/>
    <w:rsid w:val="002051B5"/>
    <w:rsid w:val="00205211"/>
    <w:rsid w:val="002053D3"/>
    <w:rsid w:val="002058D5"/>
    <w:rsid w:val="0020593C"/>
    <w:rsid w:val="00205986"/>
    <w:rsid w:val="00205FE9"/>
    <w:rsid w:val="00206AC9"/>
    <w:rsid w:val="00206BCC"/>
    <w:rsid w:val="00206DCF"/>
    <w:rsid w:val="00207258"/>
    <w:rsid w:val="002072F1"/>
    <w:rsid w:val="00207303"/>
    <w:rsid w:val="00207516"/>
    <w:rsid w:val="00207665"/>
    <w:rsid w:val="00207709"/>
    <w:rsid w:val="00207763"/>
    <w:rsid w:val="00207F3F"/>
    <w:rsid w:val="0021010F"/>
    <w:rsid w:val="002101AF"/>
    <w:rsid w:val="002107EC"/>
    <w:rsid w:val="00211073"/>
    <w:rsid w:val="0021117E"/>
    <w:rsid w:val="0021141A"/>
    <w:rsid w:val="002117AC"/>
    <w:rsid w:val="00211A02"/>
    <w:rsid w:val="00211A33"/>
    <w:rsid w:val="00211BA8"/>
    <w:rsid w:val="00211C86"/>
    <w:rsid w:val="00211CBD"/>
    <w:rsid w:val="00211FD9"/>
    <w:rsid w:val="00212791"/>
    <w:rsid w:val="0021284D"/>
    <w:rsid w:val="0021284E"/>
    <w:rsid w:val="00212971"/>
    <w:rsid w:val="0021297B"/>
    <w:rsid w:val="00212AD7"/>
    <w:rsid w:val="00213365"/>
    <w:rsid w:val="0021360C"/>
    <w:rsid w:val="00213A7D"/>
    <w:rsid w:val="00213E4D"/>
    <w:rsid w:val="00213F5F"/>
    <w:rsid w:val="00214081"/>
    <w:rsid w:val="00214212"/>
    <w:rsid w:val="00214646"/>
    <w:rsid w:val="00214681"/>
    <w:rsid w:val="00215360"/>
    <w:rsid w:val="002156E0"/>
    <w:rsid w:val="002159E4"/>
    <w:rsid w:val="00215F33"/>
    <w:rsid w:val="00215F3E"/>
    <w:rsid w:val="002165A8"/>
    <w:rsid w:val="00216853"/>
    <w:rsid w:val="0021698D"/>
    <w:rsid w:val="00216D15"/>
    <w:rsid w:val="00216DEB"/>
    <w:rsid w:val="00216F3E"/>
    <w:rsid w:val="002174C5"/>
    <w:rsid w:val="00217DFE"/>
    <w:rsid w:val="00217FE7"/>
    <w:rsid w:val="002202D2"/>
    <w:rsid w:val="0022075C"/>
    <w:rsid w:val="00220A08"/>
    <w:rsid w:val="00220EE8"/>
    <w:rsid w:val="00221077"/>
    <w:rsid w:val="002210C6"/>
    <w:rsid w:val="002215B5"/>
    <w:rsid w:val="002218A5"/>
    <w:rsid w:val="002219A3"/>
    <w:rsid w:val="00221ACD"/>
    <w:rsid w:val="00222090"/>
    <w:rsid w:val="002221E0"/>
    <w:rsid w:val="0022248B"/>
    <w:rsid w:val="0022299B"/>
    <w:rsid w:val="00222C16"/>
    <w:rsid w:val="00222D33"/>
    <w:rsid w:val="00222ECA"/>
    <w:rsid w:val="00223493"/>
    <w:rsid w:val="00223A08"/>
    <w:rsid w:val="00223A15"/>
    <w:rsid w:val="00223A58"/>
    <w:rsid w:val="00223E56"/>
    <w:rsid w:val="00223F2B"/>
    <w:rsid w:val="002246E9"/>
    <w:rsid w:val="002246F9"/>
    <w:rsid w:val="002247FD"/>
    <w:rsid w:val="00224E74"/>
    <w:rsid w:val="00224E96"/>
    <w:rsid w:val="00224EA3"/>
    <w:rsid w:val="00224EDA"/>
    <w:rsid w:val="002250E0"/>
    <w:rsid w:val="0022544A"/>
    <w:rsid w:val="0022567A"/>
    <w:rsid w:val="0022610D"/>
    <w:rsid w:val="00226450"/>
    <w:rsid w:val="002266E7"/>
    <w:rsid w:val="002269D8"/>
    <w:rsid w:val="00226C6A"/>
    <w:rsid w:val="00226CF8"/>
    <w:rsid w:val="00226F0E"/>
    <w:rsid w:val="00227426"/>
    <w:rsid w:val="0022744B"/>
    <w:rsid w:val="002276ED"/>
    <w:rsid w:val="00227707"/>
    <w:rsid w:val="00227E23"/>
    <w:rsid w:val="00227E59"/>
    <w:rsid w:val="00227EA0"/>
    <w:rsid w:val="0023005B"/>
    <w:rsid w:val="00230090"/>
    <w:rsid w:val="0023027B"/>
    <w:rsid w:val="002309D0"/>
    <w:rsid w:val="002311BC"/>
    <w:rsid w:val="0023190B"/>
    <w:rsid w:val="00231B39"/>
    <w:rsid w:val="002320A4"/>
    <w:rsid w:val="00232819"/>
    <w:rsid w:val="00232AC4"/>
    <w:rsid w:val="00232ACD"/>
    <w:rsid w:val="00232B90"/>
    <w:rsid w:val="002332FD"/>
    <w:rsid w:val="00233491"/>
    <w:rsid w:val="00233B70"/>
    <w:rsid w:val="00234040"/>
    <w:rsid w:val="002343B2"/>
    <w:rsid w:val="0023460B"/>
    <w:rsid w:val="0023488E"/>
    <w:rsid w:val="00234B39"/>
    <w:rsid w:val="00234C24"/>
    <w:rsid w:val="00234DFA"/>
    <w:rsid w:val="00234EF1"/>
    <w:rsid w:val="00235237"/>
    <w:rsid w:val="002355B3"/>
    <w:rsid w:val="002358FA"/>
    <w:rsid w:val="00235B32"/>
    <w:rsid w:val="00235BF4"/>
    <w:rsid w:val="00235C89"/>
    <w:rsid w:val="0023605C"/>
    <w:rsid w:val="00236CB7"/>
    <w:rsid w:val="00236EA2"/>
    <w:rsid w:val="00236F38"/>
    <w:rsid w:val="0023751F"/>
    <w:rsid w:val="002375B8"/>
    <w:rsid w:val="00237636"/>
    <w:rsid w:val="00237881"/>
    <w:rsid w:val="00237A06"/>
    <w:rsid w:val="00237DD6"/>
    <w:rsid w:val="00237E6C"/>
    <w:rsid w:val="002400BA"/>
    <w:rsid w:val="00240209"/>
    <w:rsid w:val="002413D1"/>
    <w:rsid w:val="00241FAA"/>
    <w:rsid w:val="002420E3"/>
    <w:rsid w:val="002423F9"/>
    <w:rsid w:val="00242479"/>
    <w:rsid w:val="002425F9"/>
    <w:rsid w:val="00242C6F"/>
    <w:rsid w:val="00242E58"/>
    <w:rsid w:val="00243080"/>
    <w:rsid w:val="0024339E"/>
    <w:rsid w:val="00244F25"/>
    <w:rsid w:val="002452E3"/>
    <w:rsid w:val="00245478"/>
    <w:rsid w:val="002454C7"/>
    <w:rsid w:val="002454C8"/>
    <w:rsid w:val="002456B5"/>
    <w:rsid w:val="00245724"/>
    <w:rsid w:val="002458A4"/>
    <w:rsid w:val="00245DED"/>
    <w:rsid w:val="00245EE5"/>
    <w:rsid w:val="00246A3E"/>
    <w:rsid w:val="00246AE2"/>
    <w:rsid w:val="00246B2F"/>
    <w:rsid w:val="00246D1E"/>
    <w:rsid w:val="00247AF5"/>
    <w:rsid w:val="00247D76"/>
    <w:rsid w:val="00247E04"/>
    <w:rsid w:val="0025036F"/>
    <w:rsid w:val="00250516"/>
    <w:rsid w:val="00250639"/>
    <w:rsid w:val="002506CB"/>
    <w:rsid w:val="0025074C"/>
    <w:rsid w:val="00250A1C"/>
    <w:rsid w:val="00250AAA"/>
    <w:rsid w:val="00251473"/>
    <w:rsid w:val="002515C4"/>
    <w:rsid w:val="002516C9"/>
    <w:rsid w:val="002518C3"/>
    <w:rsid w:val="0025201A"/>
    <w:rsid w:val="002525E8"/>
    <w:rsid w:val="00252F6F"/>
    <w:rsid w:val="0025361F"/>
    <w:rsid w:val="0025383F"/>
    <w:rsid w:val="002538C5"/>
    <w:rsid w:val="00253AF9"/>
    <w:rsid w:val="00254158"/>
    <w:rsid w:val="0025422A"/>
    <w:rsid w:val="00254285"/>
    <w:rsid w:val="00254737"/>
    <w:rsid w:val="002553C5"/>
    <w:rsid w:val="00255869"/>
    <w:rsid w:val="00255EF1"/>
    <w:rsid w:val="00255F03"/>
    <w:rsid w:val="00256249"/>
    <w:rsid w:val="00256617"/>
    <w:rsid w:val="00257160"/>
    <w:rsid w:val="002574AC"/>
    <w:rsid w:val="002574E4"/>
    <w:rsid w:val="002574F5"/>
    <w:rsid w:val="00257A73"/>
    <w:rsid w:val="00257C6C"/>
    <w:rsid w:val="00257E5E"/>
    <w:rsid w:val="00260142"/>
    <w:rsid w:val="002602C3"/>
    <w:rsid w:val="002602ED"/>
    <w:rsid w:val="002606E7"/>
    <w:rsid w:val="002608F9"/>
    <w:rsid w:val="00260AF5"/>
    <w:rsid w:val="00260CA5"/>
    <w:rsid w:val="00261109"/>
    <w:rsid w:val="00261135"/>
    <w:rsid w:val="002613A2"/>
    <w:rsid w:val="002615CE"/>
    <w:rsid w:val="0026178C"/>
    <w:rsid w:val="0026190E"/>
    <w:rsid w:val="00261BD4"/>
    <w:rsid w:val="00261D71"/>
    <w:rsid w:val="002621EA"/>
    <w:rsid w:val="002622F5"/>
    <w:rsid w:val="002623E0"/>
    <w:rsid w:val="00262872"/>
    <w:rsid w:val="00262F21"/>
    <w:rsid w:val="00263336"/>
    <w:rsid w:val="002633E2"/>
    <w:rsid w:val="0026379C"/>
    <w:rsid w:val="00263BFE"/>
    <w:rsid w:val="00263C39"/>
    <w:rsid w:val="00263D27"/>
    <w:rsid w:val="00264141"/>
    <w:rsid w:val="00264458"/>
    <w:rsid w:val="00264573"/>
    <w:rsid w:val="0026477B"/>
    <w:rsid w:val="0026481B"/>
    <w:rsid w:val="002649C3"/>
    <w:rsid w:val="00264A0B"/>
    <w:rsid w:val="00264A94"/>
    <w:rsid w:val="00264DD7"/>
    <w:rsid w:val="00264E7F"/>
    <w:rsid w:val="002653F4"/>
    <w:rsid w:val="00265958"/>
    <w:rsid w:val="0026599B"/>
    <w:rsid w:val="00266258"/>
    <w:rsid w:val="00266455"/>
    <w:rsid w:val="002665CE"/>
    <w:rsid w:val="00266728"/>
    <w:rsid w:val="00266D6F"/>
    <w:rsid w:val="002670F9"/>
    <w:rsid w:val="0026710E"/>
    <w:rsid w:val="00267834"/>
    <w:rsid w:val="0026793D"/>
    <w:rsid w:val="00267A3E"/>
    <w:rsid w:val="00267A4B"/>
    <w:rsid w:val="00267B63"/>
    <w:rsid w:val="00267B87"/>
    <w:rsid w:val="00267BBD"/>
    <w:rsid w:val="002701DC"/>
    <w:rsid w:val="0027038B"/>
    <w:rsid w:val="002703FE"/>
    <w:rsid w:val="00270760"/>
    <w:rsid w:val="00270985"/>
    <w:rsid w:val="00270D0A"/>
    <w:rsid w:val="002710A2"/>
    <w:rsid w:val="002710E3"/>
    <w:rsid w:val="00271360"/>
    <w:rsid w:val="002719EF"/>
    <w:rsid w:val="00271E72"/>
    <w:rsid w:val="0027205B"/>
    <w:rsid w:val="00272235"/>
    <w:rsid w:val="00272417"/>
    <w:rsid w:val="0027271B"/>
    <w:rsid w:val="00272A0F"/>
    <w:rsid w:val="00272A2F"/>
    <w:rsid w:val="00273050"/>
    <w:rsid w:val="002735A8"/>
    <w:rsid w:val="0027373C"/>
    <w:rsid w:val="00273AC7"/>
    <w:rsid w:val="00273EEF"/>
    <w:rsid w:val="00274267"/>
    <w:rsid w:val="0027495B"/>
    <w:rsid w:val="00274C11"/>
    <w:rsid w:val="00274F9A"/>
    <w:rsid w:val="00275229"/>
    <w:rsid w:val="0027552B"/>
    <w:rsid w:val="002758A0"/>
    <w:rsid w:val="0027598D"/>
    <w:rsid w:val="00275BE9"/>
    <w:rsid w:val="00275C35"/>
    <w:rsid w:val="00275F30"/>
    <w:rsid w:val="00276074"/>
    <w:rsid w:val="002762FD"/>
    <w:rsid w:val="00276711"/>
    <w:rsid w:val="00276FE2"/>
    <w:rsid w:val="002770E1"/>
    <w:rsid w:val="0027746D"/>
    <w:rsid w:val="0027748D"/>
    <w:rsid w:val="00277BE7"/>
    <w:rsid w:val="00277ED9"/>
    <w:rsid w:val="0028012B"/>
    <w:rsid w:val="002802DC"/>
    <w:rsid w:val="00280419"/>
    <w:rsid w:val="002805C3"/>
    <w:rsid w:val="00280C88"/>
    <w:rsid w:val="002815F6"/>
    <w:rsid w:val="002816AC"/>
    <w:rsid w:val="0028201F"/>
    <w:rsid w:val="0028240E"/>
    <w:rsid w:val="002828BE"/>
    <w:rsid w:val="00282C31"/>
    <w:rsid w:val="00283120"/>
    <w:rsid w:val="002836B4"/>
    <w:rsid w:val="00283C2E"/>
    <w:rsid w:val="00283E3D"/>
    <w:rsid w:val="002840B0"/>
    <w:rsid w:val="0028430E"/>
    <w:rsid w:val="00284500"/>
    <w:rsid w:val="002845A9"/>
    <w:rsid w:val="002845D6"/>
    <w:rsid w:val="00284C6A"/>
    <w:rsid w:val="00284E40"/>
    <w:rsid w:val="00284F2D"/>
    <w:rsid w:val="002858BC"/>
    <w:rsid w:val="00285BA8"/>
    <w:rsid w:val="0028609A"/>
    <w:rsid w:val="002864A0"/>
    <w:rsid w:val="0028675F"/>
    <w:rsid w:val="002868BA"/>
    <w:rsid w:val="002869C3"/>
    <w:rsid w:val="00286A45"/>
    <w:rsid w:val="00286AA0"/>
    <w:rsid w:val="002870C9"/>
    <w:rsid w:val="00287382"/>
    <w:rsid w:val="0028745B"/>
    <w:rsid w:val="0028777F"/>
    <w:rsid w:val="002878A5"/>
    <w:rsid w:val="00287FE4"/>
    <w:rsid w:val="00290311"/>
    <w:rsid w:val="0029056D"/>
    <w:rsid w:val="00290741"/>
    <w:rsid w:val="0029111A"/>
    <w:rsid w:val="002914C9"/>
    <w:rsid w:val="00291779"/>
    <w:rsid w:val="002920EB"/>
    <w:rsid w:val="00292388"/>
    <w:rsid w:val="002929BC"/>
    <w:rsid w:val="00292C87"/>
    <w:rsid w:val="00292CD3"/>
    <w:rsid w:val="00292D8D"/>
    <w:rsid w:val="00292E7A"/>
    <w:rsid w:val="002930A1"/>
    <w:rsid w:val="0029315C"/>
    <w:rsid w:val="002934E1"/>
    <w:rsid w:val="0029362D"/>
    <w:rsid w:val="002936C1"/>
    <w:rsid w:val="002937AA"/>
    <w:rsid w:val="00293815"/>
    <w:rsid w:val="002939B8"/>
    <w:rsid w:val="00293A70"/>
    <w:rsid w:val="00293B69"/>
    <w:rsid w:val="00293E38"/>
    <w:rsid w:val="00293F42"/>
    <w:rsid w:val="0029406D"/>
    <w:rsid w:val="0029430C"/>
    <w:rsid w:val="00294740"/>
    <w:rsid w:val="00294973"/>
    <w:rsid w:val="002951DA"/>
    <w:rsid w:val="00295559"/>
    <w:rsid w:val="0029584A"/>
    <w:rsid w:val="00295FFD"/>
    <w:rsid w:val="00296036"/>
    <w:rsid w:val="002964A5"/>
    <w:rsid w:val="0029681D"/>
    <w:rsid w:val="002969E4"/>
    <w:rsid w:val="00296AD7"/>
    <w:rsid w:val="00296B59"/>
    <w:rsid w:val="00296ED5"/>
    <w:rsid w:val="00296F89"/>
    <w:rsid w:val="00297309"/>
    <w:rsid w:val="00297816"/>
    <w:rsid w:val="002978B2"/>
    <w:rsid w:val="002A1029"/>
    <w:rsid w:val="002A1599"/>
    <w:rsid w:val="002A1895"/>
    <w:rsid w:val="002A18DC"/>
    <w:rsid w:val="002A1A3B"/>
    <w:rsid w:val="002A1D03"/>
    <w:rsid w:val="002A214C"/>
    <w:rsid w:val="002A2A63"/>
    <w:rsid w:val="002A2BB8"/>
    <w:rsid w:val="002A2CA6"/>
    <w:rsid w:val="002A359D"/>
    <w:rsid w:val="002A3627"/>
    <w:rsid w:val="002A383B"/>
    <w:rsid w:val="002A3BB7"/>
    <w:rsid w:val="002A3CB4"/>
    <w:rsid w:val="002A3DC8"/>
    <w:rsid w:val="002A427E"/>
    <w:rsid w:val="002A4804"/>
    <w:rsid w:val="002A48CF"/>
    <w:rsid w:val="002A49D2"/>
    <w:rsid w:val="002A4A62"/>
    <w:rsid w:val="002A4C94"/>
    <w:rsid w:val="002A514F"/>
    <w:rsid w:val="002A52AA"/>
    <w:rsid w:val="002A53B6"/>
    <w:rsid w:val="002A5848"/>
    <w:rsid w:val="002A5927"/>
    <w:rsid w:val="002A656D"/>
    <w:rsid w:val="002A65FC"/>
    <w:rsid w:val="002A6679"/>
    <w:rsid w:val="002A67C3"/>
    <w:rsid w:val="002A689E"/>
    <w:rsid w:val="002A6B7E"/>
    <w:rsid w:val="002A6C39"/>
    <w:rsid w:val="002A7026"/>
    <w:rsid w:val="002A7FE0"/>
    <w:rsid w:val="002B078A"/>
    <w:rsid w:val="002B0CF3"/>
    <w:rsid w:val="002B0D65"/>
    <w:rsid w:val="002B0E3E"/>
    <w:rsid w:val="002B0E8F"/>
    <w:rsid w:val="002B1216"/>
    <w:rsid w:val="002B1510"/>
    <w:rsid w:val="002B1560"/>
    <w:rsid w:val="002B15F3"/>
    <w:rsid w:val="002B1636"/>
    <w:rsid w:val="002B16A1"/>
    <w:rsid w:val="002B1A4F"/>
    <w:rsid w:val="002B204F"/>
    <w:rsid w:val="002B2176"/>
    <w:rsid w:val="002B22B6"/>
    <w:rsid w:val="002B2311"/>
    <w:rsid w:val="002B2780"/>
    <w:rsid w:val="002B28AD"/>
    <w:rsid w:val="002B29E4"/>
    <w:rsid w:val="002B2B9D"/>
    <w:rsid w:val="002B3213"/>
    <w:rsid w:val="002B3223"/>
    <w:rsid w:val="002B3580"/>
    <w:rsid w:val="002B3CCD"/>
    <w:rsid w:val="002B43BD"/>
    <w:rsid w:val="002B444F"/>
    <w:rsid w:val="002B44F0"/>
    <w:rsid w:val="002B51DC"/>
    <w:rsid w:val="002B57B9"/>
    <w:rsid w:val="002B5DDB"/>
    <w:rsid w:val="002B5DFE"/>
    <w:rsid w:val="002B5EB8"/>
    <w:rsid w:val="002B61FF"/>
    <w:rsid w:val="002B6393"/>
    <w:rsid w:val="002B6520"/>
    <w:rsid w:val="002B664E"/>
    <w:rsid w:val="002B6938"/>
    <w:rsid w:val="002B6E2A"/>
    <w:rsid w:val="002B7393"/>
    <w:rsid w:val="002B7C1B"/>
    <w:rsid w:val="002B7CB3"/>
    <w:rsid w:val="002C028C"/>
    <w:rsid w:val="002C0815"/>
    <w:rsid w:val="002C0920"/>
    <w:rsid w:val="002C0A19"/>
    <w:rsid w:val="002C0ED2"/>
    <w:rsid w:val="002C16B1"/>
    <w:rsid w:val="002C1830"/>
    <w:rsid w:val="002C1BB2"/>
    <w:rsid w:val="002C1DBF"/>
    <w:rsid w:val="002C22C6"/>
    <w:rsid w:val="002C23EA"/>
    <w:rsid w:val="002C2C71"/>
    <w:rsid w:val="002C2E6F"/>
    <w:rsid w:val="002C2F7C"/>
    <w:rsid w:val="002C30C5"/>
    <w:rsid w:val="002C3217"/>
    <w:rsid w:val="002C379B"/>
    <w:rsid w:val="002C4178"/>
    <w:rsid w:val="002C4250"/>
    <w:rsid w:val="002C4496"/>
    <w:rsid w:val="002C4853"/>
    <w:rsid w:val="002C489C"/>
    <w:rsid w:val="002C4D15"/>
    <w:rsid w:val="002C4DBE"/>
    <w:rsid w:val="002C50DD"/>
    <w:rsid w:val="002C52EE"/>
    <w:rsid w:val="002C55B5"/>
    <w:rsid w:val="002C5667"/>
    <w:rsid w:val="002C57AC"/>
    <w:rsid w:val="002C585B"/>
    <w:rsid w:val="002C5CFC"/>
    <w:rsid w:val="002C631B"/>
    <w:rsid w:val="002C6C88"/>
    <w:rsid w:val="002C6C9F"/>
    <w:rsid w:val="002C6EED"/>
    <w:rsid w:val="002C7195"/>
    <w:rsid w:val="002C7ECA"/>
    <w:rsid w:val="002C7F65"/>
    <w:rsid w:val="002C7FDB"/>
    <w:rsid w:val="002D0009"/>
    <w:rsid w:val="002D089E"/>
    <w:rsid w:val="002D0ACC"/>
    <w:rsid w:val="002D0B52"/>
    <w:rsid w:val="002D0C61"/>
    <w:rsid w:val="002D10CD"/>
    <w:rsid w:val="002D1314"/>
    <w:rsid w:val="002D13AA"/>
    <w:rsid w:val="002D19D0"/>
    <w:rsid w:val="002D1B2E"/>
    <w:rsid w:val="002D1D04"/>
    <w:rsid w:val="002D23C9"/>
    <w:rsid w:val="002D2838"/>
    <w:rsid w:val="002D3511"/>
    <w:rsid w:val="002D3548"/>
    <w:rsid w:val="002D359A"/>
    <w:rsid w:val="002D36ED"/>
    <w:rsid w:val="002D3876"/>
    <w:rsid w:val="002D39CC"/>
    <w:rsid w:val="002D3AE3"/>
    <w:rsid w:val="002D3CCC"/>
    <w:rsid w:val="002D3D46"/>
    <w:rsid w:val="002D45DA"/>
    <w:rsid w:val="002D4DF9"/>
    <w:rsid w:val="002D5473"/>
    <w:rsid w:val="002D5513"/>
    <w:rsid w:val="002D575E"/>
    <w:rsid w:val="002D57D2"/>
    <w:rsid w:val="002D5810"/>
    <w:rsid w:val="002D5823"/>
    <w:rsid w:val="002D5EBD"/>
    <w:rsid w:val="002D69CA"/>
    <w:rsid w:val="002D6D8D"/>
    <w:rsid w:val="002D702A"/>
    <w:rsid w:val="002D7392"/>
    <w:rsid w:val="002D7611"/>
    <w:rsid w:val="002D79F7"/>
    <w:rsid w:val="002D7F5F"/>
    <w:rsid w:val="002E00E9"/>
    <w:rsid w:val="002E0316"/>
    <w:rsid w:val="002E05DC"/>
    <w:rsid w:val="002E0632"/>
    <w:rsid w:val="002E06F4"/>
    <w:rsid w:val="002E0B0C"/>
    <w:rsid w:val="002E0CF6"/>
    <w:rsid w:val="002E0D0E"/>
    <w:rsid w:val="002E170F"/>
    <w:rsid w:val="002E1889"/>
    <w:rsid w:val="002E1BCE"/>
    <w:rsid w:val="002E1F60"/>
    <w:rsid w:val="002E20F7"/>
    <w:rsid w:val="002E2144"/>
    <w:rsid w:val="002E236C"/>
    <w:rsid w:val="002E26B0"/>
    <w:rsid w:val="002E273E"/>
    <w:rsid w:val="002E2A54"/>
    <w:rsid w:val="002E2D10"/>
    <w:rsid w:val="002E2FD2"/>
    <w:rsid w:val="002E31C3"/>
    <w:rsid w:val="002E3396"/>
    <w:rsid w:val="002E3562"/>
    <w:rsid w:val="002E3773"/>
    <w:rsid w:val="002E38DE"/>
    <w:rsid w:val="002E4843"/>
    <w:rsid w:val="002E498D"/>
    <w:rsid w:val="002E548B"/>
    <w:rsid w:val="002E5DC2"/>
    <w:rsid w:val="002E64A5"/>
    <w:rsid w:val="002E654F"/>
    <w:rsid w:val="002E687D"/>
    <w:rsid w:val="002E6EC4"/>
    <w:rsid w:val="002E7264"/>
    <w:rsid w:val="002E74C7"/>
    <w:rsid w:val="002E74CD"/>
    <w:rsid w:val="002E74E6"/>
    <w:rsid w:val="002F0469"/>
    <w:rsid w:val="002F04F2"/>
    <w:rsid w:val="002F08F7"/>
    <w:rsid w:val="002F0A42"/>
    <w:rsid w:val="002F0A81"/>
    <w:rsid w:val="002F0B2A"/>
    <w:rsid w:val="002F122B"/>
    <w:rsid w:val="002F177A"/>
    <w:rsid w:val="002F1BBC"/>
    <w:rsid w:val="002F1C0E"/>
    <w:rsid w:val="002F1F1D"/>
    <w:rsid w:val="002F21B6"/>
    <w:rsid w:val="002F232F"/>
    <w:rsid w:val="002F2823"/>
    <w:rsid w:val="002F2A4C"/>
    <w:rsid w:val="002F2F18"/>
    <w:rsid w:val="002F302A"/>
    <w:rsid w:val="002F30C5"/>
    <w:rsid w:val="002F322A"/>
    <w:rsid w:val="002F35C5"/>
    <w:rsid w:val="002F38AE"/>
    <w:rsid w:val="002F3E96"/>
    <w:rsid w:val="002F48DE"/>
    <w:rsid w:val="002F505B"/>
    <w:rsid w:val="002F5950"/>
    <w:rsid w:val="002F5CD3"/>
    <w:rsid w:val="002F5F0A"/>
    <w:rsid w:val="002F619D"/>
    <w:rsid w:val="002F639A"/>
    <w:rsid w:val="002F683D"/>
    <w:rsid w:val="002F68E9"/>
    <w:rsid w:val="002F69BB"/>
    <w:rsid w:val="002F6D7D"/>
    <w:rsid w:val="002F7427"/>
    <w:rsid w:val="002F7C80"/>
    <w:rsid w:val="002F7D20"/>
    <w:rsid w:val="003001F5"/>
    <w:rsid w:val="003002D0"/>
    <w:rsid w:val="0030040A"/>
    <w:rsid w:val="003007ED"/>
    <w:rsid w:val="003008EC"/>
    <w:rsid w:val="00300A63"/>
    <w:rsid w:val="00300B30"/>
    <w:rsid w:val="003013E0"/>
    <w:rsid w:val="00301487"/>
    <w:rsid w:val="0030152A"/>
    <w:rsid w:val="00301BD8"/>
    <w:rsid w:val="003021CD"/>
    <w:rsid w:val="003026FA"/>
    <w:rsid w:val="00302B9D"/>
    <w:rsid w:val="00302C40"/>
    <w:rsid w:val="00303015"/>
    <w:rsid w:val="0030327A"/>
    <w:rsid w:val="003032AE"/>
    <w:rsid w:val="00303370"/>
    <w:rsid w:val="003037D5"/>
    <w:rsid w:val="003037DF"/>
    <w:rsid w:val="00303ABE"/>
    <w:rsid w:val="003047F1"/>
    <w:rsid w:val="00304ADB"/>
    <w:rsid w:val="00304CC3"/>
    <w:rsid w:val="00304E56"/>
    <w:rsid w:val="00305684"/>
    <w:rsid w:val="0030576A"/>
    <w:rsid w:val="0030592A"/>
    <w:rsid w:val="00305A2E"/>
    <w:rsid w:val="00305D08"/>
    <w:rsid w:val="00306D83"/>
    <w:rsid w:val="00306EEE"/>
    <w:rsid w:val="00307143"/>
    <w:rsid w:val="003076EE"/>
    <w:rsid w:val="00307842"/>
    <w:rsid w:val="0031013D"/>
    <w:rsid w:val="0031034C"/>
    <w:rsid w:val="0031047A"/>
    <w:rsid w:val="00310E04"/>
    <w:rsid w:val="003111CB"/>
    <w:rsid w:val="003112E8"/>
    <w:rsid w:val="003115B9"/>
    <w:rsid w:val="003116BF"/>
    <w:rsid w:val="00311731"/>
    <w:rsid w:val="00311989"/>
    <w:rsid w:val="00311CB9"/>
    <w:rsid w:val="00311E44"/>
    <w:rsid w:val="00311F62"/>
    <w:rsid w:val="00312036"/>
    <w:rsid w:val="00312067"/>
    <w:rsid w:val="003120CD"/>
    <w:rsid w:val="003127E1"/>
    <w:rsid w:val="00312CB2"/>
    <w:rsid w:val="0031302D"/>
    <w:rsid w:val="00313142"/>
    <w:rsid w:val="0031332B"/>
    <w:rsid w:val="00313600"/>
    <w:rsid w:val="00313725"/>
    <w:rsid w:val="0031390E"/>
    <w:rsid w:val="003139B4"/>
    <w:rsid w:val="00313F16"/>
    <w:rsid w:val="00313F90"/>
    <w:rsid w:val="00314007"/>
    <w:rsid w:val="003140F4"/>
    <w:rsid w:val="0031412A"/>
    <w:rsid w:val="003142A6"/>
    <w:rsid w:val="0031463C"/>
    <w:rsid w:val="00314C49"/>
    <w:rsid w:val="00315029"/>
    <w:rsid w:val="00315811"/>
    <w:rsid w:val="00315AB6"/>
    <w:rsid w:val="00315BE0"/>
    <w:rsid w:val="003160B6"/>
    <w:rsid w:val="00316237"/>
    <w:rsid w:val="003164C5"/>
    <w:rsid w:val="00316B0A"/>
    <w:rsid w:val="00316B73"/>
    <w:rsid w:val="00316B83"/>
    <w:rsid w:val="00316BB7"/>
    <w:rsid w:val="00317427"/>
    <w:rsid w:val="0031748B"/>
    <w:rsid w:val="00317AB3"/>
    <w:rsid w:val="00317ACD"/>
    <w:rsid w:val="00317C76"/>
    <w:rsid w:val="0032015C"/>
    <w:rsid w:val="00320692"/>
    <w:rsid w:val="00320747"/>
    <w:rsid w:val="0032076A"/>
    <w:rsid w:val="003208D7"/>
    <w:rsid w:val="00320D07"/>
    <w:rsid w:val="003215C3"/>
    <w:rsid w:val="00321808"/>
    <w:rsid w:val="003219F4"/>
    <w:rsid w:val="00321AAD"/>
    <w:rsid w:val="00321C05"/>
    <w:rsid w:val="00321F4D"/>
    <w:rsid w:val="00321FFE"/>
    <w:rsid w:val="0032271A"/>
    <w:rsid w:val="003228DD"/>
    <w:rsid w:val="00322D6D"/>
    <w:rsid w:val="00323402"/>
    <w:rsid w:val="00323809"/>
    <w:rsid w:val="00323B64"/>
    <w:rsid w:val="00323BC8"/>
    <w:rsid w:val="00323DC1"/>
    <w:rsid w:val="003241F1"/>
    <w:rsid w:val="0032430D"/>
    <w:rsid w:val="0032442C"/>
    <w:rsid w:val="00324841"/>
    <w:rsid w:val="00324ED2"/>
    <w:rsid w:val="003253BF"/>
    <w:rsid w:val="003254E4"/>
    <w:rsid w:val="003259DD"/>
    <w:rsid w:val="00325BC8"/>
    <w:rsid w:val="003262FC"/>
    <w:rsid w:val="0032674C"/>
    <w:rsid w:val="00326BBA"/>
    <w:rsid w:val="00326D40"/>
    <w:rsid w:val="00326EBB"/>
    <w:rsid w:val="00327233"/>
    <w:rsid w:val="003274C6"/>
    <w:rsid w:val="00327F00"/>
    <w:rsid w:val="0033059A"/>
    <w:rsid w:val="00330A17"/>
    <w:rsid w:val="00330FB3"/>
    <w:rsid w:val="0033124F"/>
    <w:rsid w:val="0033141D"/>
    <w:rsid w:val="0033181F"/>
    <w:rsid w:val="00331D6F"/>
    <w:rsid w:val="0033220B"/>
    <w:rsid w:val="00332261"/>
    <w:rsid w:val="00332324"/>
    <w:rsid w:val="003327DB"/>
    <w:rsid w:val="003329DE"/>
    <w:rsid w:val="00332C20"/>
    <w:rsid w:val="00332DD1"/>
    <w:rsid w:val="003332EE"/>
    <w:rsid w:val="003336FD"/>
    <w:rsid w:val="0033396B"/>
    <w:rsid w:val="003342FA"/>
    <w:rsid w:val="0033440B"/>
    <w:rsid w:val="003346C4"/>
    <w:rsid w:val="003346D6"/>
    <w:rsid w:val="00334CB5"/>
    <w:rsid w:val="003350B7"/>
    <w:rsid w:val="0033568B"/>
    <w:rsid w:val="003362AE"/>
    <w:rsid w:val="003362FD"/>
    <w:rsid w:val="0033681E"/>
    <w:rsid w:val="003369DC"/>
    <w:rsid w:val="00336A68"/>
    <w:rsid w:val="00336BF1"/>
    <w:rsid w:val="00336D32"/>
    <w:rsid w:val="00336E5C"/>
    <w:rsid w:val="00336EC2"/>
    <w:rsid w:val="003375A0"/>
    <w:rsid w:val="003377BA"/>
    <w:rsid w:val="00337811"/>
    <w:rsid w:val="00337B0C"/>
    <w:rsid w:val="00337D9D"/>
    <w:rsid w:val="003401CC"/>
    <w:rsid w:val="003407CB"/>
    <w:rsid w:val="00340AA2"/>
    <w:rsid w:val="00341093"/>
    <w:rsid w:val="00341103"/>
    <w:rsid w:val="00341B6A"/>
    <w:rsid w:val="00341C39"/>
    <w:rsid w:val="0034217D"/>
    <w:rsid w:val="003421B4"/>
    <w:rsid w:val="00342377"/>
    <w:rsid w:val="00342499"/>
    <w:rsid w:val="00342900"/>
    <w:rsid w:val="00343028"/>
    <w:rsid w:val="003434C4"/>
    <w:rsid w:val="00343718"/>
    <w:rsid w:val="0034398B"/>
    <w:rsid w:val="003439C3"/>
    <w:rsid w:val="00343B6A"/>
    <w:rsid w:val="00343D1C"/>
    <w:rsid w:val="003440D1"/>
    <w:rsid w:val="003449F8"/>
    <w:rsid w:val="003456D7"/>
    <w:rsid w:val="00345AB0"/>
    <w:rsid w:val="00345ADF"/>
    <w:rsid w:val="00345E9A"/>
    <w:rsid w:val="00345F92"/>
    <w:rsid w:val="0034604C"/>
    <w:rsid w:val="0034684B"/>
    <w:rsid w:val="003469AF"/>
    <w:rsid w:val="00346E20"/>
    <w:rsid w:val="0034723C"/>
    <w:rsid w:val="0034726F"/>
    <w:rsid w:val="0034766C"/>
    <w:rsid w:val="003477CE"/>
    <w:rsid w:val="00347AC2"/>
    <w:rsid w:val="00347FAA"/>
    <w:rsid w:val="003506BF"/>
    <w:rsid w:val="00350782"/>
    <w:rsid w:val="0035078B"/>
    <w:rsid w:val="00350AA1"/>
    <w:rsid w:val="00350ACD"/>
    <w:rsid w:val="00350B78"/>
    <w:rsid w:val="00350C59"/>
    <w:rsid w:val="00350CC8"/>
    <w:rsid w:val="00350D0D"/>
    <w:rsid w:val="00350D12"/>
    <w:rsid w:val="00351002"/>
    <w:rsid w:val="00351429"/>
    <w:rsid w:val="00351511"/>
    <w:rsid w:val="00351969"/>
    <w:rsid w:val="00351B4C"/>
    <w:rsid w:val="003522D7"/>
    <w:rsid w:val="003525F9"/>
    <w:rsid w:val="0035328B"/>
    <w:rsid w:val="00353529"/>
    <w:rsid w:val="00353946"/>
    <w:rsid w:val="003539A2"/>
    <w:rsid w:val="00353C52"/>
    <w:rsid w:val="00353E42"/>
    <w:rsid w:val="00354098"/>
    <w:rsid w:val="00354104"/>
    <w:rsid w:val="0035425B"/>
    <w:rsid w:val="003546FB"/>
    <w:rsid w:val="00354917"/>
    <w:rsid w:val="00354B8C"/>
    <w:rsid w:val="00354BB5"/>
    <w:rsid w:val="00354C2A"/>
    <w:rsid w:val="00355314"/>
    <w:rsid w:val="0035541C"/>
    <w:rsid w:val="00355516"/>
    <w:rsid w:val="00355916"/>
    <w:rsid w:val="00355980"/>
    <w:rsid w:val="00356073"/>
    <w:rsid w:val="00356B7C"/>
    <w:rsid w:val="00356E28"/>
    <w:rsid w:val="0035708A"/>
    <w:rsid w:val="00357458"/>
    <w:rsid w:val="00357570"/>
    <w:rsid w:val="003575CC"/>
    <w:rsid w:val="003579FF"/>
    <w:rsid w:val="00357E6B"/>
    <w:rsid w:val="003601E9"/>
    <w:rsid w:val="0036029C"/>
    <w:rsid w:val="003602A4"/>
    <w:rsid w:val="003604A8"/>
    <w:rsid w:val="00360A02"/>
    <w:rsid w:val="00360A24"/>
    <w:rsid w:val="00361379"/>
    <w:rsid w:val="00361E5E"/>
    <w:rsid w:val="0036217E"/>
    <w:rsid w:val="00362D3F"/>
    <w:rsid w:val="00363167"/>
    <w:rsid w:val="003633BC"/>
    <w:rsid w:val="0036369B"/>
    <w:rsid w:val="00363BA6"/>
    <w:rsid w:val="00363BEF"/>
    <w:rsid w:val="00363F14"/>
    <w:rsid w:val="00364001"/>
    <w:rsid w:val="00364111"/>
    <w:rsid w:val="00364D2C"/>
    <w:rsid w:val="00364D61"/>
    <w:rsid w:val="00364D86"/>
    <w:rsid w:val="003652B2"/>
    <w:rsid w:val="00365576"/>
    <w:rsid w:val="00365674"/>
    <w:rsid w:val="00366140"/>
    <w:rsid w:val="003661E7"/>
    <w:rsid w:val="003663FF"/>
    <w:rsid w:val="00366576"/>
    <w:rsid w:val="00366A5A"/>
    <w:rsid w:val="00367A2B"/>
    <w:rsid w:val="00367C6D"/>
    <w:rsid w:val="00367CDC"/>
    <w:rsid w:val="00370172"/>
    <w:rsid w:val="0037107E"/>
    <w:rsid w:val="003713F9"/>
    <w:rsid w:val="003715F3"/>
    <w:rsid w:val="0037233C"/>
    <w:rsid w:val="0037272F"/>
    <w:rsid w:val="00372E9F"/>
    <w:rsid w:val="00373159"/>
    <w:rsid w:val="00373164"/>
    <w:rsid w:val="0037332F"/>
    <w:rsid w:val="00373759"/>
    <w:rsid w:val="003737A2"/>
    <w:rsid w:val="00373941"/>
    <w:rsid w:val="00373E06"/>
    <w:rsid w:val="00374520"/>
    <w:rsid w:val="003747A3"/>
    <w:rsid w:val="00374AD8"/>
    <w:rsid w:val="00374D66"/>
    <w:rsid w:val="003757D5"/>
    <w:rsid w:val="00375D0C"/>
    <w:rsid w:val="00375E61"/>
    <w:rsid w:val="003761AD"/>
    <w:rsid w:val="003764B3"/>
    <w:rsid w:val="003764D4"/>
    <w:rsid w:val="00380251"/>
    <w:rsid w:val="0038028C"/>
    <w:rsid w:val="00380738"/>
    <w:rsid w:val="0038081B"/>
    <w:rsid w:val="00380A11"/>
    <w:rsid w:val="00380B97"/>
    <w:rsid w:val="00380D0E"/>
    <w:rsid w:val="003811C3"/>
    <w:rsid w:val="00381357"/>
    <w:rsid w:val="0038153B"/>
    <w:rsid w:val="003817C5"/>
    <w:rsid w:val="00381A92"/>
    <w:rsid w:val="00381CCB"/>
    <w:rsid w:val="00381CE2"/>
    <w:rsid w:val="00382941"/>
    <w:rsid w:val="0038299C"/>
    <w:rsid w:val="00382A2F"/>
    <w:rsid w:val="00382B50"/>
    <w:rsid w:val="00382D70"/>
    <w:rsid w:val="00382E61"/>
    <w:rsid w:val="00382E73"/>
    <w:rsid w:val="00382EA6"/>
    <w:rsid w:val="003832FD"/>
    <w:rsid w:val="00383302"/>
    <w:rsid w:val="00383321"/>
    <w:rsid w:val="003833AF"/>
    <w:rsid w:val="003835A5"/>
    <w:rsid w:val="00383919"/>
    <w:rsid w:val="00383F56"/>
    <w:rsid w:val="00383F65"/>
    <w:rsid w:val="00383F7D"/>
    <w:rsid w:val="0038404E"/>
    <w:rsid w:val="00384309"/>
    <w:rsid w:val="003844A0"/>
    <w:rsid w:val="00384680"/>
    <w:rsid w:val="00384B7F"/>
    <w:rsid w:val="00384DC9"/>
    <w:rsid w:val="00384E6D"/>
    <w:rsid w:val="00384F6E"/>
    <w:rsid w:val="003852F9"/>
    <w:rsid w:val="00385522"/>
    <w:rsid w:val="0038578E"/>
    <w:rsid w:val="003860B0"/>
    <w:rsid w:val="003864B0"/>
    <w:rsid w:val="003867F4"/>
    <w:rsid w:val="003868F0"/>
    <w:rsid w:val="00386DA7"/>
    <w:rsid w:val="00386F66"/>
    <w:rsid w:val="00387499"/>
    <w:rsid w:val="00387971"/>
    <w:rsid w:val="00387B00"/>
    <w:rsid w:val="00387B31"/>
    <w:rsid w:val="00387DE6"/>
    <w:rsid w:val="00387FD2"/>
    <w:rsid w:val="003901D9"/>
    <w:rsid w:val="003903E4"/>
    <w:rsid w:val="00390441"/>
    <w:rsid w:val="0039064D"/>
    <w:rsid w:val="00390A13"/>
    <w:rsid w:val="00391015"/>
    <w:rsid w:val="003911F5"/>
    <w:rsid w:val="003915DB"/>
    <w:rsid w:val="00391BBA"/>
    <w:rsid w:val="00391C03"/>
    <w:rsid w:val="00391D3B"/>
    <w:rsid w:val="00391E4B"/>
    <w:rsid w:val="00391EDD"/>
    <w:rsid w:val="0039249D"/>
    <w:rsid w:val="0039258D"/>
    <w:rsid w:val="003925C7"/>
    <w:rsid w:val="00392C9D"/>
    <w:rsid w:val="00393A93"/>
    <w:rsid w:val="00393B5B"/>
    <w:rsid w:val="00393CFF"/>
    <w:rsid w:val="00394177"/>
    <w:rsid w:val="00394CC2"/>
    <w:rsid w:val="003952E1"/>
    <w:rsid w:val="003956F8"/>
    <w:rsid w:val="00395EE8"/>
    <w:rsid w:val="00396A2F"/>
    <w:rsid w:val="00396D17"/>
    <w:rsid w:val="00396E6D"/>
    <w:rsid w:val="00396F1E"/>
    <w:rsid w:val="0039714C"/>
    <w:rsid w:val="0039727E"/>
    <w:rsid w:val="00397568"/>
    <w:rsid w:val="00397969"/>
    <w:rsid w:val="003979A9"/>
    <w:rsid w:val="00397B28"/>
    <w:rsid w:val="003A00D3"/>
    <w:rsid w:val="003A01D5"/>
    <w:rsid w:val="003A0214"/>
    <w:rsid w:val="003A055C"/>
    <w:rsid w:val="003A0AAE"/>
    <w:rsid w:val="003A1CEC"/>
    <w:rsid w:val="003A1D3C"/>
    <w:rsid w:val="003A1FE8"/>
    <w:rsid w:val="003A2695"/>
    <w:rsid w:val="003A28A1"/>
    <w:rsid w:val="003A3482"/>
    <w:rsid w:val="003A384F"/>
    <w:rsid w:val="003A3952"/>
    <w:rsid w:val="003A39D3"/>
    <w:rsid w:val="003A3BD1"/>
    <w:rsid w:val="003A3D5F"/>
    <w:rsid w:val="003A3FA7"/>
    <w:rsid w:val="003A440E"/>
    <w:rsid w:val="003A4736"/>
    <w:rsid w:val="003A4A90"/>
    <w:rsid w:val="003A5493"/>
    <w:rsid w:val="003A56B8"/>
    <w:rsid w:val="003A57BC"/>
    <w:rsid w:val="003A591C"/>
    <w:rsid w:val="003A59D0"/>
    <w:rsid w:val="003A5E03"/>
    <w:rsid w:val="003A6061"/>
    <w:rsid w:val="003A621B"/>
    <w:rsid w:val="003A6395"/>
    <w:rsid w:val="003A7031"/>
    <w:rsid w:val="003A751D"/>
    <w:rsid w:val="003A7639"/>
    <w:rsid w:val="003A7E31"/>
    <w:rsid w:val="003A7F54"/>
    <w:rsid w:val="003B0086"/>
    <w:rsid w:val="003B0ABF"/>
    <w:rsid w:val="003B0B72"/>
    <w:rsid w:val="003B0BCD"/>
    <w:rsid w:val="003B0CA1"/>
    <w:rsid w:val="003B0DDE"/>
    <w:rsid w:val="003B0FA3"/>
    <w:rsid w:val="003B1013"/>
    <w:rsid w:val="003B1949"/>
    <w:rsid w:val="003B1E66"/>
    <w:rsid w:val="003B229B"/>
    <w:rsid w:val="003B2651"/>
    <w:rsid w:val="003B2B5A"/>
    <w:rsid w:val="003B3157"/>
    <w:rsid w:val="003B3286"/>
    <w:rsid w:val="003B3987"/>
    <w:rsid w:val="003B3B56"/>
    <w:rsid w:val="003B3CF2"/>
    <w:rsid w:val="003B416D"/>
    <w:rsid w:val="003B4614"/>
    <w:rsid w:val="003B49E0"/>
    <w:rsid w:val="003B4AB3"/>
    <w:rsid w:val="003B4CA1"/>
    <w:rsid w:val="003B4CBB"/>
    <w:rsid w:val="003B506D"/>
    <w:rsid w:val="003B5353"/>
    <w:rsid w:val="003B536D"/>
    <w:rsid w:val="003B5390"/>
    <w:rsid w:val="003B5735"/>
    <w:rsid w:val="003B5C69"/>
    <w:rsid w:val="003B5DE8"/>
    <w:rsid w:val="003B5E32"/>
    <w:rsid w:val="003B5F11"/>
    <w:rsid w:val="003B5F90"/>
    <w:rsid w:val="003B6BDC"/>
    <w:rsid w:val="003B6F0D"/>
    <w:rsid w:val="003B722E"/>
    <w:rsid w:val="003B736C"/>
    <w:rsid w:val="003B76B4"/>
    <w:rsid w:val="003B77A8"/>
    <w:rsid w:val="003B7B7B"/>
    <w:rsid w:val="003B7B8D"/>
    <w:rsid w:val="003B7F08"/>
    <w:rsid w:val="003C046E"/>
    <w:rsid w:val="003C04CC"/>
    <w:rsid w:val="003C0F74"/>
    <w:rsid w:val="003C0FB0"/>
    <w:rsid w:val="003C0FF6"/>
    <w:rsid w:val="003C11E8"/>
    <w:rsid w:val="003C1A96"/>
    <w:rsid w:val="003C1FCC"/>
    <w:rsid w:val="003C2240"/>
    <w:rsid w:val="003C22BA"/>
    <w:rsid w:val="003C2833"/>
    <w:rsid w:val="003C2B18"/>
    <w:rsid w:val="003C2C08"/>
    <w:rsid w:val="003C3636"/>
    <w:rsid w:val="003C36DF"/>
    <w:rsid w:val="003C3918"/>
    <w:rsid w:val="003C39B1"/>
    <w:rsid w:val="003C3D9E"/>
    <w:rsid w:val="003C3DF6"/>
    <w:rsid w:val="003C42E9"/>
    <w:rsid w:val="003C43E9"/>
    <w:rsid w:val="003C4559"/>
    <w:rsid w:val="003C4826"/>
    <w:rsid w:val="003C4999"/>
    <w:rsid w:val="003C4BC0"/>
    <w:rsid w:val="003C5172"/>
    <w:rsid w:val="003C592B"/>
    <w:rsid w:val="003C5C1B"/>
    <w:rsid w:val="003C5DB5"/>
    <w:rsid w:val="003C5F95"/>
    <w:rsid w:val="003C606F"/>
    <w:rsid w:val="003C611F"/>
    <w:rsid w:val="003C6D09"/>
    <w:rsid w:val="003C6ECD"/>
    <w:rsid w:val="003C6EFC"/>
    <w:rsid w:val="003C7184"/>
    <w:rsid w:val="003C73CD"/>
    <w:rsid w:val="003C77F6"/>
    <w:rsid w:val="003C7A71"/>
    <w:rsid w:val="003C7CC6"/>
    <w:rsid w:val="003C7D7F"/>
    <w:rsid w:val="003C7E7C"/>
    <w:rsid w:val="003D06FD"/>
    <w:rsid w:val="003D0AD8"/>
    <w:rsid w:val="003D0B79"/>
    <w:rsid w:val="003D0B9D"/>
    <w:rsid w:val="003D0D05"/>
    <w:rsid w:val="003D0D24"/>
    <w:rsid w:val="003D1441"/>
    <w:rsid w:val="003D1871"/>
    <w:rsid w:val="003D18D1"/>
    <w:rsid w:val="003D1A12"/>
    <w:rsid w:val="003D1C71"/>
    <w:rsid w:val="003D2119"/>
    <w:rsid w:val="003D2719"/>
    <w:rsid w:val="003D27E4"/>
    <w:rsid w:val="003D2E33"/>
    <w:rsid w:val="003D2F51"/>
    <w:rsid w:val="003D2FBD"/>
    <w:rsid w:val="003D3254"/>
    <w:rsid w:val="003D333C"/>
    <w:rsid w:val="003D340A"/>
    <w:rsid w:val="003D36DC"/>
    <w:rsid w:val="003D4182"/>
    <w:rsid w:val="003D42E8"/>
    <w:rsid w:val="003D59A1"/>
    <w:rsid w:val="003D5A2C"/>
    <w:rsid w:val="003D5BB4"/>
    <w:rsid w:val="003D5D26"/>
    <w:rsid w:val="003D5EC9"/>
    <w:rsid w:val="003D6501"/>
    <w:rsid w:val="003D6B26"/>
    <w:rsid w:val="003D70B0"/>
    <w:rsid w:val="003D72FC"/>
    <w:rsid w:val="003D7D86"/>
    <w:rsid w:val="003E0711"/>
    <w:rsid w:val="003E0CB6"/>
    <w:rsid w:val="003E0FDB"/>
    <w:rsid w:val="003E1313"/>
    <w:rsid w:val="003E151E"/>
    <w:rsid w:val="003E16E7"/>
    <w:rsid w:val="003E1897"/>
    <w:rsid w:val="003E2263"/>
    <w:rsid w:val="003E25A3"/>
    <w:rsid w:val="003E25D4"/>
    <w:rsid w:val="003E2892"/>
    <w:rsid w:val="003E2B23"/>
    <w:rsid w:val="003E2D7B"/>
    <w:rsid w:val="003E2E6F"/>
    <w:rsid w:val="003E2FFA"/>
    <w:rsid w:val="003E30E9"/>
    <w:rsid w:val="003E33A0"/>
    <w:rsid w:val="003E3441"/>
    <w:rsid w:val="003E372A"/>
    <w:rsid w:val="003E3B50"/>
    <w:rsid w:val="003E4094"/>
    <w:rsid w:val="003E43CD"/>
    <w:rsid w:val="003E4643"/>
    <w:rsid w:val="003E4715"/>
    <w:rsid w:val="003E4752"/>
    <w:rsid w:val="003E4BA0"/>
    <w:rsid w:val="003E4CBF"/>
    <w:rsid w:val="003E503E"/>
    <w:rsid w:val="003E5241"/>
    <w:rsid w:val="003E54F2"/>
    <w:rsid w:val="003E5A58"/>
    <w:rsid w:val="003E5A63"/>
    <w:rsid w:val="003E5F32"/>
    <w:rsid w:val="003E61F4"/>
    <w:rsid w:val="003E6271"/>
    <w:rsid w:val="003E6876"/>
    <w:rsid w:val="003E68DE"/>
    <w:rsid w:val="003E6A3A"/>
    <w:rsid w:val="003E6DCC"/>
    <w:rsid w:val="003E7131"/>
    <w:rsid w:val="003E7137"/>
    <w:rsid w:val="003E7AAD"/>
    <w:rsid w:val="003E7E38"/>
    <w:rsid w:val="003F03AB"/>
    <w:rsid w:val="003F05ED"/>
    <w:rsid w:val="003F0899"/>
    <w:rsid w:val="003F09C6"/>
    <w:rsid w:val="003F0BC3"/>
    <w:rsid w:val="003F0BFE"/>
    <w:rsid w:val="003F1118"/>
    <w:rsid w:val="003F13AE"/>
    <w:rsid w:val="003F1594"/>
    <w:rsid w:val="003F15DD"/>
    <w:rsid w:val="003F1905"/>
    <w:rsid w:val="003F198A"/>
    <w:rsid w:val="003F1BC5"/>
    <w:rsid w:val="003F1C6B"/>
    <w:rsid w:val="003F2170"/>
    <w:rsid w:val="003F241C"/>
    <w:rsid w:val="003F2BE5"/>
    <w:rsid w:val="003F3048"/>
    <w:rsid w:val="003F31A3"/>
    <w:rsid w:val="003F3439"/>
    <w:rsid w:val="003F3801"/>
    <w:rsid w:val="003F3C70"/>
    <w:rsid w:val="003F4117"/>
    <w:rsid w:val="003F42FC"/>
    <w:rsid w:val="003F4F61"/>
    <w:rsid w:val="003F5B89"/>
    <w:rsid w:val="003F5C99"/>
    <w:rsid w:val="003F6123"/>
    <w:rsid w:val="003F6BD3"/>
    <w:rsid w:val="003F708C"/>
    <w:rsid w:val="00400219"/>
    <w:rsid w:val="004003B1"/>
    <w:rsid w:val="004004B9"/>
    <w:rsid w:val="004006F0"/>
    <w:rsid w:val="004017C7"/>
    <w:rsid w:val="00401814"/>
    <w:rsid w:val="00401DC3"/>
    <w:rsid w:val="00401E37"/>
    <w:rsid w:val="00401EEF"/>
    <w:rsid w:val="00401F93"/>
    <w:rsid w:val="004025FC"/>
    <w:rsid w:val="00402F27"/>
    <w:rsid w:val="004030E5"/>
    <w:rsid w:val="004031DB"/>
    <w:rsid w:val="0040344E"/>
    <w:rsid w:val="00403820"/>
    <w:rsid w:val="00403A85"/>
    <w:rsid w:val="00403FE3"/>
    <w:rsid w:val="00404303"/>
    <w:rsid w:val="0040499D"/>
    <w:rsid w:val="00404C0C"/>
    <w:rsid w:val="00404D05"/>
    <w:rsid w:val="00404F20"/>
    <w:rsid w:val="00405204"/>
    <w:rsid w:val="00405218"/>
    <w:rsid w:val="004052E6"/>
    <w:rsid w:val="004054A7"/>
    <w:rsid w:val="0040589E"/>
    <w:rsid w:val="00405B3E"/>
    <w:rsid w:val="00405C8C"/>
    <w:rsid w:val="00405C99"/>
    <w:rsid w:val="00406012"/>
    <w:rsid w:val="0040613A"/>
    <w:rsid w:val="00406541"/>
    <w:rsid w:val="004068AF"/>
    <w:rsid w:val="00406C91"/>
    <w:rsid w:val="00406CB8"/>
    <w:rsid w:val="00406D62"/>
    <w:rsid w:val="00406DB8"/>
    <w:rsid w:val="00407220"/>
    <w:rsid w:val="004075AF"/>
    <w:rsid w:val="004077DA"/>
    <w:rsid w:val="00407915"/>
    <w:rsid w:val="00407A12"/>
    <w:rsid w:val="00407FCB"/>
    <w:rsid w:val="00410887"/>
    <w:rsid w:val="004108C2"/>
    <w:rsid w:val="00410AA9"/>
    <w:rsid w:val="00410BD1"/>
    <w:rsid w:val="00411193"/>
    <w:rsid w:val="00411858"/>
    <w:rsid w:val="00411F48"/>
    <w:rsid w:val="00412013"/>
    <w:rsid w:val="004121C6"/>
    <w:rsid w:val="004121E5"/>
    <w:rsid w:val="004127B5"/>
    <w:rsid w:val="00412FD1"/>
    <w:rsid w:val="0041354C"/>
    <w:rsid w:val="00413E7A"/>
    <w:rsid w:val="00414800"/>
    <w:rsid w:val="004149B0"/>
    <w:rsid w:val="00414BF6"/>
    <w:rsid w:val="00414E54"/>
    <w:rsid w:val="004158E8"/>
    <w:rsid w:val="00415CED"/>
    <w:rsid w:val="00415D32"/>
    <w:rsid w:val="00416129"/>
    <w:rsid w:val="00416174"/>
    <w:rsid w:val="0041617B"/>
    <w:rsid w:val="0041631B"/>
    <w:rsid w:val="004164CF"/>
    <w:rsid w:val="00416F49"/>
    <w:rsid w:val="004171ED"/>
    <w:rsid w:val="004174C0"/>
    <w:rsid w:val="004175A3"/>
    <w:rsid w:val="0041777C"/>
    <w:rsid w:val="00417903"/>
    <w:rsid w:val="00417A3A"/>
    <w:rsid w:val="00417A6E"/>
    <w:rsid w:val="00417D0D"/>
    <w:rsid w:val="004208F5"/>
    <w:rsid w:val="00420B5A"/>
    <w:rsid w:val="00420E10"/>
    <w:rsid w:val="00421044"/>
    <w:rsid w:val="00421CF0"/>
    <w:rsid w:val="00421D08"/>
    <w:rsid w:val="0042233C"/>
    <w:rsid w:val="00422AAF"/>
    <w:rsid w:val="00422AC5"/>
    <w:rsid w:val="00422B0B"/>
    <w:rsid w:val="00423636"/>
    <w:rsid w:val="004236BE"/>
    <w:rsid w:val="004237A2"/>
    <w:rsid w:val="00423B7A"/>
    <w:rsid w:val="00423C66"/>
    <w:rsid w:val="00423CC2"/>
    <w:rsid w:val="00423CE8"/>
    <w:rsid w:val="00424497"/>
    <w:rsid w:val="004247BE"/>
    <w:rsid w:val="0042485E"/>
    <w:rsid w:val="00424F6D"/>
    <w:rsid w:val="00425798"/>
    <w:rsid w:val="00426717"/>
    <w:rsid w:val="004268B5"/>
    <w:rsid w:val="00426955"/>
    <w:rsid w:val="00426B8B"/>
    <w:rsid w:val="00426BF9"/>
    <w:rsid w:val="004272FE"/>
    <w:rsid w:val="004273D9"/>
    <w:rsid w:val="0042780A"/>
    <w:rsid w:val="004279E6"/>
    <w:rsid w:val="00427A74"/>
    <w:rsid w:val="00427BA4"/>
    <w:rsid w:val="00427F14"/>
    <w:rsid w:val="004302F3"/>
    <w:rsid w:val="00430989"/>
    <w:rsid w:val="00430E0E"/>
    <w:rsid w:val="0043110C"/>
    <w:rsid w:val="004311DC"/>
    <w:rsid w:val="0043130A"/>
    <w:rsid w:val="00431810"/>
    <w:rsid w:val="00431A7A"/>
    <w:rsid w:val="00431A7E"/>
    <w:rsid w:val="00431CD1"/>
    <w:rsid w:val="00431CE7"/>
    <w:rsid w:val="00431F12"/>
    <w:rsid w:val="004320A2"/>
    <w:rsid w:val="00432760"/>
    <w:rsid w:val="004329DB"/>
    <w:rsid w:val="00432CB8"/>
    <w:rsid w:val="0043304B"/>
    <w:rsid w:val="00433AF6"/>
    <w:rsid w:val="00433EF1"/>
    <w:rsid w:val="0043418B"/>
    <w:rsid w:val="00434480"/>
    <w:rsid w:val="00434783"/>
    <w:rsid w:val="004347F8"/>
    <w:rsid w:val="00434F15"/>
    <w:rsid w:val="00435074"/>
    <w:rsid w:val="00435353"/>
    <w:rsid w:val="00435C7F"/>
    <w:rsid w:val="004361CB"/>
    <w:rsid w:val="00436487"/>
    <w:rsid w:val="00436778"/>
    <w:rsid w:val="00436A71"/>
    <w:rsid w:val="00437550"/>
    <w:rsid w:val="00437BF9"/>
    <w:rsid w:val="00437C57"/>
    <w:rsid w:val="00437EB6"/>
    <w:rsid w:val="004407FC"/>
    <w:rsid w:val="00440982"/>
    <w:rsid w:val="00440C6E"/>
    <w:rsid w:val="00440CE2"/>
    <w:rsid w:val="00440EDE"/>
    <w:rsid w:val="00441F1F"/>
    <w:rsid w:val="00442060"/>
    <w:rsid w:val="00442066"/>
    <w:rsid w:val="0044239C"/>
    <w:rsid w:val="004423B7"/>
    <w:rsid w:val="004424B1"/>
    <w:rsid w:val="00442B18"/>
    <w:rsid w:val="004432F7"/>
    <w:rsid w:val="0044361C"/>
    <w:rsid w:val="004439B3"/>
    <w:rsid w:val="00443AA9"/>
    <w:rsid w:val="00444190"/>
    <w:rsid w:val="0044434D"/>
    <w:rsid w:val="00444734"/>
    <w:rsid w:val="0044500D"/>
    <w:rsid w:val="00445470"/>
    <w:rsid w:val="00445899"/>
    <w:rsid w:val="0044594A"/>
    <w:rsid w:val="004462ED"/>
    <w:rsid w:val="004465BA"/>
    <w:rsid w:val="0044688B"/>
    <w:rsid w:val="00446951"/>
    <w:rsid w:val="00446A43"/>
    <w:rsid w:val="0044734B"/>
    <w:rsid w:val="004473BD"/>
    <w:rsid w:val="00447521"/>
    <w:rsid w:val="0044780F"/>
    <w:rsid w:val="0044796D"/>
    <w:rsid w:val="004479B8"/>
    <w:rsid w:val="00447C4E"/>
    <w:rsid w:val="00447E46"/>
    <w:rsid w:val="00450749"/>
    <w:rsid w:val="00450AC3"/>
    <w:rsid w:val="00451266"/>
    <w:rsid w:val="004516C1"/>
    <w:rsid w:val="00451992"/>
    <w:rsid w:val="00451B92"/>
    <w:rsid w:val="004528FA"/>
    <w:rsid w:val="00453217"/>
    <w:rsid w:val="004533B1"/>
    <w:rsid w:val="004535E5"/>
    <w:rsid w:val="00453A90"/>
    <w:rsid w:val="00453B15"/>
    <w:rsid w:val="00454789"/>
    <w:rsid w:val="0045484C"/>
    <w:rsid w:val="004549B5"/>
    <w:rsid w:val="00454EEC"/>
    <w:rsid w:val="00455019"/>
    <w:rsid w:val="0045533D"/>
    <w:rsid w:val="004557CD"/>
    <w:rsid w:val="00455D60"/>
    <w:rsid w:val="004561E1"/>
    <w:rsid w:val="00456ED0"/>
    <w:rsid w:val="00457098"/>
    <w:rsid w:val="004578D5"/>
    <w:rsid w:val="00457BF5"/>
    <w:rsid w:val="004602B1"/>
    <w:rsid w:val="004602E2"/>
    <w:rsid w:val="0046075F"/>
    <w:rsid w:val="0046090E"/>
    <w:rsid w:val="0046123E"/>
    <w:rsid w:val="004616A4"/>
    <w:rsid w:val="004617F8"/>
    <w:rsid w:val="004619EB"/>
    <w:rsid w:val="00461F4A"/>
    <w:rsid w:val="004625AC"/>
    <w:rsid w:val="0046282E"/>
    <w:rsid w:val="0046293E"/>
    <w:rsid w:val="004629FA"/>
    <w:rsid w:val="00462A0D"/>
    <w:rsid w:val="004630BC"/>
    <w:rsid w:val="004631AA"/>
    <w:rsid w:val="00463204"/>
    <w:rsid w:val="0046370C"/>
    <w:rsid w:val="00463734"/>
    <w:rsid w:val="00463794"/>
    <w:rsid w:val="00463A62"/>
    <w:rsid w:val="00463B9D"/>
    <w:rsid w:val="00463CA0"/>
    <w:rsid w:val="004641C6"/>
    <w:rsid w:val="00464310"/>
    <w:rsid w:val="004647C5"/>
    <w:rsid w:val="004647E0"/>
    <w:rsid w:val="00464E37"/>
    <w:rsid w:val="00464F2E"/>
    <w:rsid w:val="00465073"/>
    <w:rsid w:val="004653D0"/>
    <w:rsid w:val="00465B20"/>
    <w:rsid w:val="00465FA3"/>
    <w:rsid w:val="00466936"/>
    <w:rsid w:val="0046695C"/>
    <w:rsid w:val="00466A93"/>
    <w:rsid w:val="00466CE2"/>
    <w:rsid w:val="00466EC8"/>
    <w:rsid w:val="0046700C"/>
    <w:rsid w:val="004671C5"/>
    <w:rsid w:val="0046738D"/>
    <w:rsid w:val="004675F9"/>
    <w:rsid w:val="0046788B"/>
    <w:rsid w:val="00467BB6"/>
    <w:rsid w:val="00467C3E"/>
    <w:rsid w:val="00467CF0"/>
    <w:rsid w:val="004708CB"/>
    <w:rsid w:val="0047094F"/>
    <w:rsid w:val="004711C2"/>
    <w:rsid w:val="00471A96"/>
    <w:rsid w:val="00471BF3"/>
    <w:rsid w:val="00471E03"/>
    <w:rsid w:val="004720DA"/>
    <w:rsid w:val="00472319"/>
    <w:rsid w:val="004723D4"/>
    <w:rsid w:val="00472521"/>
    <w:rsid w:val="004726B0"/>
    <w:rsid w:val="004726B7"/>
    <w:rsid w:val="00472738"/>
    <w:rsid w:val="00472947"/>
    <w:rsid w:val="00472B20"/>
    <w:rsid w:val="00472CB2"/>
    <w:rsid w:val="00472F80"/>
    <w:rsid w:val="0047351A"/>
    <w:rsid w:val="00473578"/>
    <w:rsid w:val="00473B50"/>
    <w:rsid w:val="00474494"/>
    <w:rsid w:val="00474605"/>
    <w:rsid w:val="0047475D"/>
    <w:rsid w:val="004748E0"/>
    <w:rsid w:val="00474BA7"/>
    <w:rsid w:val="00474D4F"/>
    <w:rsid w:val="0047542E"/>
    <w:rsid w:val="004754A1"/>
    <w:rsid w:val="00475764"/>
    <w:rsid w:val="004757E0"/>
    <w:rsid w:val="00475BD2"/>
    <w:rsid w:val="00475C5F"/>
    <w:rsid w:val="00475C82"/>
    <w:rsid w:val="00475EC1"/>
    <w:rsid w:val="00476377"/>
    <w:rsid w:val="0047675D"/>
    <w:rsid w:val="00476E4A"/>
    <w:rsid w:val="00477054"/>
    <w:rsid w:val="00477083"/>
    <w:rsid w:val="004777FC"/>
    <w:rsid w:val="00477893"/>
    <w:rsid w:val="004778A4"/>
    <w:rsid w:val="00477BAE"/>
    <w:rsid w:val="00477D08"/>
    <w:rsid w:val="00477DCA"/>
    <w:rsid w:val="00477E4B"/>
    <w:rsid w:val="00480687"/>
    <w:rsid w:val="00480EE9"/>
    <w:rsid w:val="0048113C"/>
    <w:rsid w:val="00481854"/>
    <w:rsid w:val="00481B3E"/>
    <w:rsid w:val="00481DB2"/>
    <w:rsid w:val="00481E13"/>
    <w:rsid w:val="00481E41"/>
    <w:rsid w:val="004822B3"/>
    <w:rsid w:val="004823F0"/>
    <w:rsid w:val="004825F3"/>
    <w:rsid w:val="0048262E"/>
    <w:rsid w:val="00482696"/>
    <w:rsid w:val="00482DDC"/>
    <w:rsid w:val="00483017"/>
    <w:rsid w:val="0048303E"/>
    <w:rsid w:val="0048314E"/>
    <w:rsid w:val="0048368E"/>
    <w:rsid w:val="00483D7E"/>
    <w:rsid w:val="00483DC6"/>
    <w:rsid w:val="00483E14"/>
    <w:rsid w:val="00483F62"/>
    <w:rsid w:val="004848A5"/>
    <w:rsid w:val="004849A4"/>
    <w:rsid w:val="00485078"/>
    <w:rsid w:val="0048512F"/>
    <w:rsid w:val="00485338"/>
    <w:rsid w:val="004854D2"/>
    <w:rsid w:val="0048563E"/>
    <w:rsid w:val="0048568E"/>
    <w:rsid w:val="00485C6F"/>
    <w:rsid w:val="00485E3D"/>
    <w:rsid w:val="004863D5"/>
    <w:rsid w:val="00486A94"/>
    <w:rsid w:val="00486B78"/>
    <w:rsid w:val="00486B83"/>
    <w:rsid w:val="00486D85"/>
    <w:rsid w:val="0048729D"/>
    <w:rsid w:val="00487742"/>
    <w:rsid w:val="00487EC8"/>
    <w:rsid w:val="004902B5"/>
    <w:rsid w:val="004903BE"/>
    <w:rsid w:val="004907FF"/>
    <w:rsid w:val="00490825"/>
    <w:rsid w:val="00490919"/>
    <w:rsid w:val="00490A82"/>
    <w:rsid w:val="00490BA9"/>
    <w:rsid w:val="00490F6C"/>
    <w:rsid w:val="004911CF"/>
    <w:rsid w:val="00491487"/>
    <w:rsid w:val="004918D2"/>
    <w:rsid w:val="00491A3A"/>
    <w:rsid w:val="00491B54"/>
    <w:rsid w:val="00492044"/>
    <w:rsid w:val="00492504"/>
    <w:rsid w:val="00492D87"/>
    <w:rsid w:val="004930EF"/>
    <w:rsid w:val="00493315"/>
    <w:rsid w:val="00493357"/>
    <w:rsid w:val="0049371D"/>
    <w:rsid w:val="00493D99"/>
    <w:rsid w:val="00493E43"/>
    <w:rsid w:val="00494303"/>
    <w:rsid w:val="0049458B"/>
    <w:rsid w:val="00494A6D"/>
    <w:rsid w:val="00495177"/>
    <w:rsid w:val="0049569A"/>
    <w:rsid w:val="00495944"/>
    <w:rsid w:val="00495A9B"/>
    <w:rsid w:val="00495C23"/>
    <w:rsid w:val="00495E24"/>
    <w:rsid w:val="00495F0B"/>
    <w:rsid w:val="004965AD"/>
    <w:rsid w:val="0049674D"/>
    <w:rsid w:val="00496C44"/>
    <w:rsid w:val="00496F8A"/>
    <w:rsid w:val="0049732E"/>
    <w:rsid w:val="0049787E"/>
    <w:rsid w:val="004979B6"/>
    <w:rsid w:val="00497B63"/>
    <w:rsid w:val="00497F62"/>
    <w:rsid w:val="004A0327"/>
    <w:rsid w:val="004A0440"/>
    <w:rsid w:val="004A074B"/>
    <w:rsid w:val="004A0835"/>
    <w:rsid w:val="004A085C"/>
    <w:rsid w:val="004A0893"/>
    <w:rsid w:val="004A0940"/>
    <w:rsid w:val="004A097C"/>
    <w:rsid w:val="004A0BB4"/>
    <w:rsid w:val="004A0F95"/>
    <w:rsid w:val="004A138C"/>
    <w:rsid w:val="004A1B32"/>
    <w:rsid w:val="004A1F11"/>
    <w:rsid w:val="004A1F7E"/>
    <w:rsid w:val="004A29DF"/>
    <w:rsid w:val="004A2B7A"/>
    <w:rsid w:val="004A345B"/>
    <w:rsid w:val="004A398D"/>
    <w:rsid w:val="004A3D50"/>
    <w:rsid w:val="004A4047"/>
    <w:rsid w:val="004A4645"/>
    <w:rsid w:val="004A479A"/>
    <w:rsid w:val="004A4FBF"/>
    <w:rsid w:val="004A50C9"/>
    <w:rsid w:val="004A51CD"/>
    <w:rsid w:val="004A551C"/>
    <w:rsid w:val="004A555F"/>
    <w:rsid w:val="004A558A"/>
    <w:rsid w:val="004A55D0"/>
    <w:rsid w:val="004A56DB"/>
    <w:rsid w:val="004A6270"/>
    <w:rsid w:val="004A639A"/>
    <w:rsid w:val="004A64EC"/>
    <w:rsid w:val="004A7028"/>
    <w:rsid w:val="004A73E9"/>
    <w:rsid w:val="004A7502"/>
    <w:rsid w:val="004A7777"/>
    <w:rsid w:val="004A788F"/>
    <w:rsid w:val="004A78CC"/>
    <w:rsid w:val="004A7A0A"/>
    <w:rsid w:val="004A7BDF"/>
    <w:rsid w:val="004A7EF3"/>
    <w:rsid w:val="004B0444"/>
    <w:rsid w:val="004B097B"/>
    <w:rsid w:val="004B0A70"/>
    <w:rsid w:val="004B11D5"/>
    <w:rsid w:val="004B1574"/>
    <w:rsid w:val="004B158C"/>
    <w:rsid w:val="004B1628"/>
    <w:rsid w:val="004B1636"/>
    <w:rsid w:val="004B170D"/>
    <w:rsid w:val="004B196F"/>
    <w:rsid w:val="004B1E69"/>
    <w:rsid w:val="004B2832"/>
    <w:rsid w:val="004B287D"/>
    <w:rsid w:val="004B2B9A"/>
    <w:rsid w:val="004B2F35"/>
    <w:rsid w:val="004B3318"/>
    <w:rsid w:val="004B3436"/>
    <w:rsid w:val="004B3545"/>
    <w:rsid w:val="004B359F"/>
    <w:rsid w:val="004B37E5"/>
    <w:rsid w:val="004B394D"/>
    <w:rsid w:val="004B394F"/>
    <w:rsid w:val="004B3FDC"/>
    <w:rsid w:val="004B431F"/>
    <w:rsid w:val="004B442B"/>
    <w:rsid w:val="004B4432"/>
    <w:rsid w:val="004B44B5"/>
    <w:rsid w:val="004B47EB"/>
    <w:rsid w:val="004B4CA0"/>
    <w:rsid w:val="004B4D0F"/>
    <w:rsid w:val="004B4EE4"/>
    <w:rsid w:val="004B4FDC"/>
    <w:rsid w:val="004B5014"/>
    <w:rsid w:val="004B503B"/>
    <w:rsid w:val="004B5663"/>
    <w:rsid w:val="004B5A23"/>
    <w:rsid w:val="004B5A90"/>
    <w:rsid w:val="004B5D15"/>
    <w:rsid w:val="004B61CE"/>
    <w:rsid w:val="004B648A"/>
    <w:rsid w:val="004B69CD"/>
    <w:rsid w:val="004B6E2C"/>
    <w:rsid w:val="004B6E57"/>
    <w:rsid w:val="004B7B84"/>
    <w:rsid w:val="004B7C0A"/>
    <w:rsid w:val="004C0012"/>
    <w:rsid w:val="004C006D"/>
    <w:rsid w:val="004C0661"/>
    <w:rsid w:val="004C08E0"/>
    <w:rsid w:val="004C0945"/>
    <w:rsid w:val="004C0D63"/>
    <w:rsid w:val="004C1A45"/>
    <w:rsid w:val="004C1A6B"/>
    <w:rsid w:val="004C20E9"/>
    <w:rsid w:val="004C211E"/>
    <w:rsid w:val="004C2154"/>
    <w:rsid w:val="004C234C"/>
    <w:rsid w:val="004C25CE"/>
    <w:rsid w:val="004C268B"/>
    <w:rsid w:val="004C2D70"/>
    <w:rsid w:val="004C3181"/>
    <w:rsid w:val="004C339D"/>
    <w:rsid w:val="004C33E8"/>
    <w:rsid w:val="004C34F6"/>
    <w:rsid w:val="004C3637"/>
    <w:rsid w:val="004C393B"/>
    <w:rsid w:val="004C3B03"/>
    <w:rsid w:val="004C3CD9"/>
    <w:rsid w:val="004C3DF1"/>
    <w:rsid w:val="004C42FB"/>
    <w:rsid w:val="004C4492"/>
    <w:rsid w:val="004C4606"/>
    <w:rsid w:val="004C46DF"/>
    <w:rsid w:val="004C4868"/>
    <w:rsid w:val="004C4D7E"/>
    <w:rsid w:val="004C4FC2"/>
    <w:rsid w:val="004C5060"/>
    <w:rsid w:val="004C5472"/>
    <w:rsid w:val="004C58DC"/>
    <w:rsid w:val="004C58F8"/>
    <w:rsid w:val="004C5E54"/>
    <w:rsid w:val="004C6354"/>
    <w:rsid w:val="004C6380"/>
    <w:rsid w:val="004C6FB8"/>
    <w:rsid w:val="004C7035"/>
    <w:rsid w:val="004C703F"/>
    <w:rsid w:val="004C759A"/>
    <w:rsid w:val="004C77AF"/>
    <w:rsid w:val="004C77D2"/>
    <w:rsid w:val="004C7B16"/>
    <w:rsid w:val="004C7C60"/>
    <w:rsid w:val="004C7F2F"/>
    <w:rsid w:val="004D05B7"/>
    <w:rsid w:val="004D0AFC"/>
    <w:rsid w:val="004D0B59"/>
    <w:rsid w:val="004D0DA5"/>
    <w:rsid w:val="004D0E45"/>
    <w:rsid w:val="004D0EEF"/>
    <w:rsid w:val="004D111C"/>
    <w:rsid w:val="004D1757"/>
    <w:rsid w:val="004D1778"/>
    <w:rsid w:val="004D1A03"/>
    <w:rsid w:val="004D1CAF"/>
    <w:rsid w:val="004D1EDF"/>
    <w:rsid w:val="004D2A36"/>
    <w:rsid w:val="004D2B41"/>
    <w:rsid w:val="004D2BC0"/>
    <w:rsid w:val="004D2EDA"/>
    <w:rsid w:val="004D2FA6"/>
    <w:rsid w:val="004D3043"/>
    <w:rsid w:val="004D3670"/>
    <w:rsid w:val="004D3D29"/>
    <w:rsid w:val="004D4048"/>
    <w:rsid w:val="004D43A7"/>
    <w:rsid w:val="004D446D"/>
    <w:rsid w:val="004D469A"/>
    <w:rsid w:val="004D4706"/>
    <w:rsid w:val="004D472B"/>
    <w:rsid w:val="004D48B9"/>
    <w:rsid w:val="004D5109"/>
    <w:rsid w:val="004D5437"/>
    <w:rsid w:val="004D5670"/>
    <w:rsid w:val="004D5949"/>
    <w:rsid w:val="004D5B34"/>
    <w:rsid w:val="004D5EF8"/>
    <w:rsid w:val="004D61F3"/>
    <w:rsid w:val="004D620A"/>
    <w:rsid w:val="004D6243"/>
    <w:rsid w:val="004D648C"/>
    <w:rsid w:val="004D65AF"/>
    <w:rsid w:val="004D66AF"/>
    <w:rsid w:val="004D6DB6"/>
    <w:rsid w:val="004D7472"/>
    <w:rsid w:val="004D7C31"/>
    <w:rsid w:val="004D7C79"/>
    <w:rsid w:val="004D7CCE"/>
    <w:rsid w:val="004E0627"/>
    <w:rsid w:val="004E0991"/>
    <w:rsid w:val="004E0A3C"/>
    <w:rsid w:val="004E0F01"/>
    <w:rsid w:val="004E18A5"/>
    <w:rsid w:val="004E1F21"/>
    <w:rsid w:val="004E2164"/>
    <w:rsid w:val="004E2BCD"/>
    <w:rsid w:val="004E2C13"/>
    <w:rsid w:val="004E3276"/>
    <w:rsid w:val="004E3750"/>
    <w:rsid w:val="004E3754"/>
    <w:rsid w:val="004E3766"/>
    <w:rsid w:val="004E397D"/>
    <w:rsid w:val="004E3A77"/>
    <w:rsid w:val="004E3AF2"/>
    <w:rsid w:val="004E3D97"/>
    <w:rsid w:val="004E3EAE"/>
    <w:rsid w:val="004E4D8A"/>
    <w:rsid w:val="004E58A3"/>
    <w:rsid w:val="004E59D6"/>
    <w:rsid w:val="004E5AFE"/>
    <w:rsid w:val="004E5CE1"/>
    <w:rsid w:val="004E5E56"/>
    <w:rsid w:val="004E6132"/>
    <w:rsid w:val="004E6730"/>
    <w:rsid w:val="004E67F4"/>
    <w:rsid w:val="004E6D2D"/>
    <w:rsid w:val="004E723E"/>
    <w:rsid w:val="004E727D"/>
    <w:rsid w:val="004E7281"/>
    <w:rsid w:val="004E7608"/>
    <w:rsid w:val="004E7814"/>
    <w:rsid w:val="004E7843"/>
    <w:rsid w:val="004E7B67"/>
    <w:rsid w:val="004E7F86"/>
    <w:rsid w:val="004F03B5"/>
    <w:rsid w:val="004F0745"/>
    <w:rsid w:val="004F0940"/>
    <w:rsid w:val="004F0995"/>
    <w:rsid w:val="004F0A85"/>
    <w:rsid w:val="004F0B68"/>
    <w:rsid w:val="004F0C36"/>
    <w:rsid w:val="004F0CFE"/>
    <w:rsid w:val="004F11CF"/>
    <w:rsid w:val="004F15A5"/>
    <w:rsid w:val="004F15B4"/>
    <w:rsid w:val="004F18B0"/>
    <w:rsid w:val="004F1A56"/>
    <w:rsid w:val="004F1D48"/>
    <w:rsid w:val="004F2215"/>
    <w:rsid w:val="004F270A"/>
    <w:rsid w:val="004F2E20"/>
    <w:rsid w:val="004F2E67"/>
    <w:rsid w:val="004F3061"/>
    <w:rsid w:val="004F3128"/>
    <w:rsid w:val="004F3632"/>
    <w:rsid w:val="004F36AB"/>
    <w:rsid w:val="004F3BB0"/>
    <w:rsid w:val="004F3BDB"/>
    <w:rsid w:val="004F3C65"/>
    <w:rsid w:val="004F40A7"/>
    <w:rsid w:val="004F4140"/>
    <w:rsid w:val="004F471C"/>
    <w:rsid w:val="004F4722"/>
    <w:rsid w:val="004F49B0"/>
    <w:rsid w:val="004F49B8"/>
    <w:rsid w:val="004F53B0"/>
    <w:rsid w:val="004F53F1"/>
    <w:rsid w:val="004F5FEB"/>
    <w:rsid w:val="004F641A"/>
    <w:rsid w:val="004F643B"/>
    <w:rsid w:val="004F652C"/>
    <w:rsid w:val="004F67C0"/>
    <w:rsid w:val="004F69E2"/>
    <w:rsid w:val="004F6C59"/>
    <w:rsid w:val="004F7302"/>
    <w:rsid w:val="004F74F3"/>
    <w:rsid w:val="004F76CB"/>
    <w:rsid w:val="004F77B7"/>
    <w:rsid w:val="004F7AEB"/>
    <w:rsid w:val="004F7E41"/>
    <w:rsid w:val="004F7F83"/>
    <w:rsid w:val="005001B6"/>
    <w:rsid w:val="005010E4"/>
    <w:rsid w:val="0050147E"/>
    <w:rsid w:val="005014DE"/>
    <w:rsid w:val="00501922"/>
    <w:rsid w:val="00501A34"/>
    <w:rsid w:val="00501C6A"/>
    <w:rsid w:val="00501EAB"/>
    <w:rsid w:val="005026BB"/>
    <w:rsid w:val="00502CA8"/>
    <w:rsid w:val="0050319C"/>
    <w:rsid w:val="005034D7"/>
    <w:rsid w:val="00503AC9"/>
    <w:rsid w:val="005040A1"/>
    <w:rsid w:val="00504606"/>
    <w:rsid w:val="00504AFD"/>
    <w:rsid w:val="00504B84"/>
    <w:rsid w:val="00504EBC"/>
    <w:rsid w:val="00504F69"/>
    <w:rsid w:val="00505406"/>
    <w:rsid w:val="00505427"/>
    <w:rsid w:val="005055B3"/>
    <w:rsid w:val="005058E0"/>
    <w:rsid w:val="00505E4C"/>
    <w:rsid w:val="00505F61"/>
    <w:rsid w:val="00506108"/>
    <w:rsid w:val="00506434"/>
    <w:rsid w:val="0050682C"/>
    <w:rsid w:val="005068EA"/>
    <w:rsid w:val="00506AC7"/>
    <w:rsid w:val="00506E67"/>
    <w:rsid w:val="00507511"/>
    <w:rsid w:val="005075BF"/>
    <w:rsid w:val="00507687"/>
    <w:rsid w:val="00507799"/>
    <w:rsid w:val="00507855"/>
    <w:rsid w:val="00510092"/>
    <w:rsid w:val="005101BE"/>
    <w:rsid w:val="005107C2"/>
    <w:rsid w:val="00510B26"/>
    <w:rsid w:val="00510C1A"/>
    <w:rsid w:val="00510C34"/>
    <w:rsid w:val="00510D34"/>
    <w:rsid w:val="00511664"/>
    <w:rsid w:val="005118F5"/>
    <w:rsid w:val="005119D3"/>
    <w:rsid w:val="005122EC"/>
    <w:rsid w:val="005126D0"/>
    <w:rsid w:val="00512C1B"/>
    <w:rsid w:val="00512DFD"/>
    <w:rsid w:val="005134C1"/>
    <w:rsid w:val="00513551"/>
    <w:rsid w:val="00513557"/>
    <w:rsid w:val="005136DD"/>
    <w:rsid w:val="00513DE6"/>
    <w:rsid w:val="00514C95"/>
    <w:rsid w:val="0051504B"/>
    <w:rsid w:val="00515259"/>
    <w:rsid w:val="005156A2"/>
    <w:rsid w:val="00515B2D"/>
    <w:rsid w:val="00515D53"/>
    <w:rsid w:val="00515D68"/>
    <w:rsid w:val="00516067"/>
    <w:rsid w:val="00516152"/>
    <w:rsid w:val="0051682D"/>
    <w:rsid w:val="00516991"/>
    <w:rsid w:val="00516F01"/>
    <w:rsid w:val="00516FC2"/>
    <w:rsid w:val="005172FD"/>
    <w:rsid w:val="00517436"/>
    <w:rsid w:val="005174AA"/>
    <w:rsid w:val="00517586"/>
    <w:rsid w:val="005177C6"/>
    <w:rsid w:val="00517B8F"/>
    <w:rsid w:val="005200F1"/>
    <w:rsid w:val="005201E5"/>
    <w:rsid w:val="005203A7"/>
    <w:rsid w:val="00520670"/>
    <w:rsid w:val="0052073E"/>
    <w:rsid w:val="00520A87"/>
    <w:rsid w:val="00520F74"/>
    <w:rsid w:val="00521213"/>
    <w:rsid w:val="0052176C"/>
    <w:rsid w:val="0052210C"/>
    <w:rsid w:val="00522215"/>
    <w:rsid w:val="00522417"/>
    <w:rsid w:val="00522619"/>
    <w:rsid w:val="00522EC8"/>
    <w:rsid w:val="0052307A"/>
    <w:rsid w:val="005231D0"/>
    <w:rsid w:val="005232DB"/>
    <w:rsid w:val="005233F8"/>
    <w:rsid w:val="00523554"/>
    <w:rsid w:val="00523F51"/>
    <w:rsid w:val="0052400E"/>
    <w:rsid w:val="00524278"/>
    <w:rsid w:val="005244A9"/>
    <w:rsid w:val="005245A0"/>
    <w:rsid w:val="005248CB"/>
    <w:rsid w:val="005248D6"/>
    <w:rsid w:val="00524B02"/>
    <w:rsid w:val="00524C4A"/>
    <w:rsid w:val="00524C72"/>
    <w:rsid w:val="00524DC5"/>
    <w:rsid w:val="0052521F"/>
    <w:rsid w:val="00525247"/>
    <w:rsid w:val="00525758"/>
    <w:rsid w:val="005259E9"/>
    <w:rsid w:val="00525BCD"/>
    <w:rsid w:val="00525F39"/>
    <w:rsid w:val="005262F9"/>
    <w:rsid w:val="00526462"/>
    <w:rsid w:val="00526541"/>
    <w:rsid w:val="005269BB"/>
    <w:rsid w:val="00526A44"/>
    <w:rsid w:val="00526FA7"/>
    <w:rsid w:val="005270EC"/>
    <w:rsid w:val="0052715E"/>
    <w:rsid w:val="00527822"/>
    <w:rsid w:val="005279A8"/>
    <w:rsid w:val="00527AA4"/>
    <w:rsid w:val="00527B88"/>
    <w:rsid w:val="00527D23"/>
    <w:rsid w:val="00527EA8"/>
    <w:rsid w:val="00530238"/>
    <w:rsid w:val="00530912"/>
    <w:rsid w:val="00530A74"/>
    <w:rsid w:val="00530B0E"/>
    <w:rsid w:val="00530DF8"/>
    <w:rsid w:val="00531046"/>
    <w:rsid w:val="00531089"/>
    <w:rsid w:val="00531185"/>
    <w:rsid w:val="00531214"/>
    <w:rsid w:val="0053127C"/>
    <w:rsid w:val="005314AA"/>
    <w:rsid w:val="00531550"/>
    <w:rsid w:val="00531D70"/>
    <w:rsid w:val="00532266"/>
    <w:rsid w:val="00532CFA"/>
    <w:rsid w:val="005330C7"/>
    <w:rsid w:val="005333B7"/>
    <w:rsid w:val="00533A3C"/>
    <w:rsid w:val="00533F0D"/>
    <w:rsid w:val="00534114"/>
    <w:rsid w:val="00534132"/>
    <w:rsid w:val="0053430D"/>
    <w:rsid w:val="0053442B"/>
    <w:rsid w:val="005348BB"/>
    <w:rsid w:val="005349DA"/>
    <w:rsid w:val="00534C03"/>
    <w:rsid w:val="00534C0B"/>
    <w:rsid w:val="005359D5"/>
    <w:rsid w:val="00536209"/>
    <w:rsid w:val="00536441"/>
    <w:rsid w:val="005364BF"/>
    <w:rsid w:val="00536AED"/>
    <w:rsid w:val="00536BFA"/>
    <w:rsid w:val="00536C76"/>
    <w:rsid w:val="00536E79"/>
    <w:rsid w:val="005374F0"/>
    <w:rsid w:val="005376E4"/>
    <w:rsid w:val="0054021A"/>
    <w:rsid w:val="00540865"/>
    <w:rsid w:val="00540A18"/>
    <w:rsid w:val="00540EA8"/>
    <w:rsid w:val="005410CD"/>
    <w:rsid w:val="005410E8"/>
    <w:rsid w:val="00541240"/>
    <w:rsid w:val="00541BF3"/>
    <w:rsid w:val="00541F9E"/>
    <w:rsid w:val="00542294"/>
    <w:rsid w:val="0054233F"/>
    <w:rsid w:val="00542590"/>
    <w:rsid w:val="0054309E"/>
    <w:rsid w:val="00543179"/>
    <w:rsid w:val="00543427"/>
    <w:rsid w:val="00543497"/>
    <w:rsid w:val="005434F9"/>
    <w:rsid w:val="00543631"/>
    <w:rsid w:val="005437A0"/>
    <w:rsid w:val="00543891"/>
    <w:rsid w:val="00543A6F"/>
    <w:rsid w:val="00544227"/>
    <w:rsid w:val="0054458C"/>
    <w:rsid w:val="005445D2"/>
    <w:rsid w:val="005452B9"/>
    <w:rsid w:val="005455F2"/>
    <w:rsid w:val="0054562A"/>
    <w:rsid w:val="00545AA7"/>
    <w:rsid w:val="00545C6D"/>
    <w:rsid w:val="00545CBB"/>
    <w:rsid w:val="00545D97"/>
    <w:rsid w:val="0054640C"/>
    <w:rsid w:val="0054651E"/>
    <w:rsid w:val="005468AC"/>
    <w:rsid w:val="005468F2"/>
    <w:rsid w:val="00546C60"/>
    <w:rsid w:val="00546EA5"/>
    <w:rsid w:val="00546FE0"/>
    <w:rsid w:val="005474B4"/>
    <w:rsid w:val="00547853"/>
    <w:rsid w:val="00547CDE"/>
    <w:rsid w:val="005502D1"/>
    <w:rsid w:val="00550FC2"/>
    <w:rsid w:val="005513AC"/>
    <w:rsid w:val="00551BD4"/>
    <w:rsid w:val="00552148"/>
    <w:rsid w:val="005524D1"/>
    <w:rsid w:val="00552E5B"/>
    <w:rsid w:val="005535AB"/>
    <w:rsid w:val="00553A24"/>
    <w:rsid w:val="00554012"/>
    <w:rsid w:val="00554495"/>
    <w:rsid w:val="005544EE"/>
    <w:rsid w:val="00554637"/>
    <w:rsid w:val="00554AB1"/>
    <w:rsid w:val="00554B9B"/>
    <w:rsid w:val="00554DE5"/>
    <w:rsid w:val="00554F5A"/>
    <w:rsid w:val="00555043"/>
    <w:rsid w:val="005551BF"/>
    <w:rsid w:val="00555473"/>
    <w:rsid w:val="005554FA"/>
    <w:rsid w:val="0055673F"/>
    <w:rsid w:val="00556C70"/>
    <w:rsid w:val="00556E02"/>
    <w:rsid w:val="00557B35"/>
    <w:rsid w:val="00557BC0"/>
    <w:rsid w:val="00557CF4"/>
    <w:rsid w:val="00560096"/>
    <w:rsid w:val="005602A4"/>
    <w:rsid w:val="005602BD"/>
    <w:rsid w:val="005603E1"/>
    <w:rsid w:val="005603E2"/>
    <w:rsid w:val="005604EB"/>
    <w:rsid w:val="00560661"/>
    <w:rsid w:val="00560832"/>
    <w:rsid w:val="00560AED"/>
    <w:rsid w:val="00560C8A"/>
    <w:rsid w:val="00560FE1"/>
    <w:rsid w:val="00561127"/>
    <w:rsid w:val="00561367"/>
    <w:rsid w:val="00561A0F"/>
    <w:rsid w:val="00561A34"/>
    <w:rsid w:val="00561D55"/>
    <w:rsid w:val="00562003"/>
    <w:rsid w:val="00562445"/>
    <w:rsid w:val="005624EB"/>
    <w:rsid w:val="005629B6"/>
    <w:rsid w:val="00562AF6"/>
    <w:rsid w:val="00562CF3"/>
    <w:rsid w:val="0056332D"/>
    <w:rsid w:val="00563377"/>
    <w:rsid w:val="00563396"/>
    <w:rsid w:val="005634D2"/>
    <w:rsid w:val="005636E6"/>
    <w:rsid w:val="005637AD"/>
    <w:rsid w:val="00563843"/>
    <w:rsid w:val="00563BA0"/>
    <w:rsid w:val="00563BD6"/>
    <w:rsid w:val="00563D83"/>
    <w:rsid w:val="00563F96"/>
    <w:rsid w:val="005640E1"/>
    <w:rsid w:val="005641D1"/>
    <w:rsid w:val="00564220"/>
    <w:rsid w:val="005649F3"/>
    <w:rsid w:val="00564D4E"/>
    <w:rsid w:val="00565641"/>
    <w:rsid w:val="00565976"/>
    <w:rsid w:val="0056599D"/>
    <w:rsid w:val="00565A25"/>
    <w:rsid w:val="00565B8C"/>
    <w:rsid w:val="00565C31"/>
    <w:rsid w:val="00565FD9"/>
    <w:rsid w:val="00566013"/>
    <w:rsid w:val="005662A3"/>
    <w:rsid w:val="00566E1C"/>
    <w:rsid w:val="00566FBD"/>
    <w:rsid w:val="00567051"/>
    <w:rsid w:val="005670AA"/>
    <w:rsid w:val="00567187"/>
    <w:rsid w:val="0056742E"/>
    <w:rsid w:val="0056743E"/>
    <w:rsid w:val="005677D5"/>
    <w:rsid w:val="0056790F"/>
    <w:rsid w:val="0056795C"/>
    <w:rsid w:val="00567B4D"/>
    <w:rsid w:val="00567E5B"/>
    <w:rsid w:val="005701E0"/>
    <w:rsid w:val="005703EA"/>
    <w:rsid w:val="005705F9"/>
    <w:rsid w:val="00570A18"/>
    <w:rsid w:val="00570AC5"/>
    <w:rsid w:val="00570AE3"/>
    <w:rsid w:val="00570CFE"/>
    <w:rsid w:val="00570E8D"/>
    <w:rsid w:val="00571355"/>
    <w:rsid w:val="005713EB"/>
    <w:rsid w:val="00571EE7"/>
    <w:rsid w:val="0057233C"/>
    <w:rsid w:val="005724E0"/>
    <w:rsid w:val="005726B9"/>
    <w:rsid w:val="0057275F"/>
    <w:rsid w:val="005729D1"/>
    <w:rsid w:val="00572CFB"/>
    <w:rsid w:val="00573091"/>
    <w:rsid w:val="00573112"/>
    <w:rsid w:val="00573345"/>
    <w:rsid w:val="005734B2"/>
    <w:rsid w:val="00573736"/>
    <w:rsid w:val="005737C0"/>
    <w:rsid w:val="0057388A"/>
    <w:rsid w:val="0057398E"/>
    <w:rsid w:val="00573D9F"/>
    <w:rsid w:val="00574401"/>
    <w:rsid w:val="00574407"/>
    <w:rsid w:val="00574BB9"/>
    <w:rsid w:val="0057559A"/>
    <w:rsid w:val="005769A0"/>
    <w:rsid w:val="00576AF6"/>
    <w:rsid w:val="00576C79"/>
    <w:rsid w:val="0057712B"/>
    <w:rsid w:val="005773CF"/>
    <w:rsid w:val="0057759D"/>
    <w:rsid w:val="00577C21"/>
    <w:rsid w:val="00577D4D"/>
    <w:rsid w:val="005800E4"/>
    <w:rsid w:val="0058010E"/>
    <w:rsid w:val="00580322"/>
    <w:rsid w:val="0058056A"/>
    <w:rsid w:val="005806C6"/>
    <w:rsid w:val="00580E00"/>
    <w:rsid w:val="0058109D"/>
    <w:rsid w:val="0058117B"/>
    <w:rsid w:val="0058117D"/>
    <w:rsid w:val="00581749"/>
    <w:rsid w:val="0058176A"/>
    <w:rsid w:val="00582568"/>
    <w:rsid w:val="0058271C"/>
    <w:rsid w:val="00582B13"/>
    <w:rsid w:val="00582D8A"/>
    <w:rsid w:val="00583363"/>
    <w:rsid w:val="005833F7"/>
    <w:rsid w:val="00583B89"/>
    <w:rsid w:val="0058465F"/>
    <w:rsid w:val="0058484A"/>
    <w:rsid w:val="00584930"/>
    <w:rsid w:val="00584BC9"/>
    <w:rsid w:val="00584C9F"/>
    <w:rsid w:val="00584F92"/>
    <w:rsid w:val="00585060"/>
    <w:rsid w:val="005850C3"/>
    <w:rsid w:val="005851FB"/>
    <w:rsid w:val="00585368"/>
    <w:rsid w:val="00585964"/>
    <w:rsid w:val="00585C66"/>
    <w:rsid w:val="00585E5D"/>
    <w:rsid w:val="00585EA0"/>
    <w:rsid w:val="0058600F"/>
    <w:rsid w:val="00586B86"/>
    <w:rsid w:val="005876E1"/>
    <w:rsid w:val="005878B2"/>
    <w:rsid w:val="005879BF"/>
    <w:rsid w:val="00587B89"/>
    <w:rsid w:val="00587C62"/>
    <w:rsid w:val="0059001C"/>
    <w:rsid w:val="00590107"/>
    <w:rsid w:val="005905B4"/>
    <w:rsid w:val="005908FC"/>
    <w:rsid w:val="00590C08"/>
    <w:rsid w:val="0059132F"/>
    <w:rsid w:val="005913D4"/>
    <w:rsid w:val="00591698"/>
    <w:rsid w:val="0059169D"/>
    <w:rsid w:val="00591816"/>
    <w:rsid w:val="00591CAD"/>
    <w:rsid w:val="005922DF"/>
    <w:rsid w:val="00592666"/>
    <w:rsid w:val="00593465"/>
    <w:rsid w:val="0059385F"/>
    <w:rsid w:val="00593A34"/>
    <w:rsid w:val="00593CCE"/>
    <w:rsid w:val="00594511"/>
    <w:rsid w:val="005945BE"/>
    <w:rsid w:val="00594CE3"/>
    <w:rsid w:val="00594E9C"/>
    <w:rsid w:val="00594F77"/>
    <w:rsid w:val="005958C0"/>
    <w:rsid w:val="00595A7C"/>
    <w:rsid w:val="005962AD"/>
    <w:rsid w:val="00596A18"/>
    <w:rsid w:val="00596A2A"/>
    <w:rsid w:val="00596AB2"/>
    <w:rsid w:val="00596EA6"/>
    <w:rsid w:val="00597AC4"/>
    <w:rsid w:val="00597F80"/>
    <w:rsid w:val="005A0023"/>
    <w:rsid w:val="005A0A60"/>
    <w:rsid w:val="005A0B8F"/>
    <w:rsid w:val="005A16C2"/>
    <w:rsid w:val="005A242E"/>
    <w:rsid w:val="005A2567"/>
    <w:rsid w:val="005A2E67"/>
    <w:rsid w:val="005A2F3B"/>
    <w:rsid w:val="005A3014"/>
    <w:rsid w:val="005A3869"/>
    <w:rsid w:val="005A3A17"/>
    <w:rsid w:val="005A3ABA"/>
    <w:rsid w:val="005A493A"/>
    <w:rsid w:val="005A4B2C"/>
    <w:rsid w:val="005A4C55"/>
    <w:rsid w:val="005A536A"/>
    <w:rsid w:val="005A5463"/>
    <w:rsid w:val="005A5B80"/>
    <w:rsid w:val="005A5B92"/>
    <w:rsid w:val="005A5BD6"/>
    <w:rsid w:val="005A5E8B"/>
    <w:rsid w:val="005A5F82"/>
    <w:rsid w:val="005A60B3"/>
    <w:rsid w:val="005A64AD"/>
    <w:rsid w:val="005A6C74"/>
    <w:rsid w:val="005A704E"/>
    <w:rsid w:val="005A75A6"/>
    <w:rsid w:val="005A760A"/>
    <w:rsid w:val="005A7795"/>
    <w:rsid w:val="005A77DA"/>
    <w:rsid w:val="005A7CDD"/>
    <w:rsid w:val="005B00BE"/>
    <w:rsid w:val="005B03AF"/>
    <w:rsid w:val="005B040E"/>
    <w:rsid w:val="005B0726"/>
    <w:rsid w:val="005B0C83"/>
    <w:rsid w:val="005B0E7F"/>
    <w:rsid w:val="005B146A"/>
    <w:rsid w:val="005B162C"/>
    <w:rsid w:val="005B16CA"/>
    <w:rsid w:val="005B2246"/>
    <w:rsid w:val="005B28BC"/>
    <w:rsid w:val="005B2911"/>
    <w:rsid w:val="005B2A42"/>
    <w:rsid w:val="005B3310"/>
    <w:rsid w:val="005B3490"/>
    <w:rsid w:val="005B3729"/>
    <w:rsid w:val="005B4372"/>
    <w:rsid w:val="005B466C"/>
    <w:rsid w:val="005B5A6F"/>
    <w:rsid w:val="005B5DEB"/>
    <w:rsid w:val="005B5E84"/>
    <w:rsid w:val="005B5F9E"/>
    <w:rsid w:val="005B62BD"/>
    <w:rsid w:val="005B6D68"/>
    <w:rsid w:val="005B6E74"/>
    <w:rsid w:val="005B754B"/>
    <w:rsid w:val="005B7941"/>
    <w:rsid w:val="005B7CE2"/>
    <w:rsid w:val="005B7D5D"/>
    <w:rsid w:val="005B7E81"/>
    <w:rsid w:val="005B7ECD"/>
    <w:rsid w:val="005B7FCE"/>
    <w:rsid w:val="005C06D0"/>
    <w:rsid w:val="005C0C49"/>
    <w:rsid w:val="005C0F16"/>
    <w:rsid w:val="005C18E7"/>
    <w:rsid w:val="005C2510"/>
    <w:rsid w:val="005C2ADF"/>
    <w:rsid w:val="005C3096"/>
    <w:rsid w:val="005C30D9"/>
    <w:rsid w:val="005C326F"/>
    <w:rsid w:val="005C33E6"/>
    <w:rsid w:val="005C359C"/>
    <w:rsid w:val="005C3F6C"/>
    <w:rsid w:val="005C40BD"/>
    <w:rsid w:val="005C40E0"/>
    <w:rsid w:val="005C423C"/>
    <w:rsid w:val="005C4290"/>
    <w:rsid w:val="005C44A2"/>
    <w:rsid w:val="005C46A5"/>
    <w:rsid w:val="005C4F71"/>
    <w:rsid w:val="005C554A"/>
    <w:rsid w:val="005C5E77"/>
    <w:rsid w:val="005C621D"/>
    <w:rsid w:val="005C65EB"/>
    <w:rsid w:val="005C6631"/>
    <w:rsid w:val="005C66B7"/>
    <w:rsid w:val="005C67C2"/>
    <w:rsid w:val="005C6C33"/>
    <w:rsid w:val="005C6EDB"/>
    <w:rsid w:val="005C6FBB"/>
    <w:rsid w:val="005C7631"/>
    <w:rsid w:val="005C774B"/>
    <w:rsid w:val="005C7A3A"/>
    <w:rsid w:val="005C7FCF"/>
    <w:rsid w:val="005D022D"/>
    <w:rsid w:val="005D0FA9"/>
    <w:rsid w:val="005D15B4"/>
    <w:rsid w:val="005D1629"/>
    <w:rsid w:val="005D17B9"/>
    <w:rsid w:val="005D1816"/>
    <w:rsid w:val="005D1BA2"/>
    <w:rsid w:val="005D26AD"/>
    <w:rsid w:val="005D29D5"/>
    <w:rsid w:val="005D30EC"/>
    <w:rsid w:val="005D3255"/>
    <w:rsid w:val="005D389A"/>
    <w:rsid w:val="005D4056"/>
    <w:rsid w:val="005D4307"/>
    <w:rsid w:val="005D4536"/>
    <w:rsid w:val="005D46B2"/>
    <w:rsid w:val="005D4829"/>
    <w:rsid w:val="005D4A7C"/>
    <w:rsid w:val="005D4B08"/>
    <w:rsid w:val="005D4EAD"/>
    <w:rsid w:val="005D5347"/>
    <w:rsid w:val="005D541E"/>
    <w:rsid w:val="005D58C7"/>
    <w:rsid w:val="005D58DB"/>
    <w:rsid w:val="005D623E"/>
    <w:rsid w:val="005D62C2"/>
    <w:rsid w:val="005D6CC8"/>
    <w:rsid w:val="005D743F"/>
    <w:rsid w:val="005D7532"/>
    <w:rsid w:val="005E01B5"/>
    <w:rsid w:val="005E05C6"/>
    <w:rsid w:val="005E0A81"/>
    <w:rsid w:val="005E0D57"/>
    <w:rsid w:val="005E138D"/>
    <w:rsid w:val="005E1D1C"/>
    <w:rsid w:val="005E1EEF"/>
    <w:rsid w:val="005E21C7"/>
    <w:rsid w:val="005E2A20"/>
    <w:rsid w:val="005E2BCF"/>
    <w:rsid w:val="005E2D17"/>
    <w:rsid w:val="005E2D3B"/>
    <w:rsid w:val="005E2DDE"/>
    <w:rsid w:val="005E2FB6"/>
    <w:rsid w:val="005E325A"/>
    <w:rsid w:val="005E3D15"/>
    <w:rsid w:val="005E3E1B"/>
    <w:rsid w:val="005E4074"/>
    <w:rsid w:val="005E454E"/>
    <w:rsid w:val="005E4694"/>
    <w:rsid w:val="005E4821"/>
    <w:rsid w:val="005E4A96"/>
    <w:rsid w:val="005E4DE3"/>
    <w:rsid w:val="005E522D"/>
    <w:rsid w:val="005E52A0"/>
    <w:rsid w:val="005E5612"/>
    <w:rsid w:val="005E5872"/>
    <w:rsid w:val="005E5CAF"/>
    <w:rsid w:val="005E611C"/>
    <w:rsid w:val="005E6417"/>
    <w:rsid w:val="005E65A9"/>
    <w:rsid w:val="005E69DF"/>
    <w:rsid w:val="005E6F61"/>
    <w:rsid w:val="005E74C4"/>
    <w:rsid w:val="005F0084"/>
    <w:rsid w:val="005F0306"/>
    <w:rsid w:val="005F05E5"/>
    <w:rsid w:val="005F094C"/>
    <w:rsid w:val="005F127C"/>
    <w:rsid w:val="005F12B0"/>
    <w:rsid w:val="005F16DC"/>
    <w:rsid w:val="005F1721"/>
    <w:rsid w:val="005F2364"/>
    <w:rsid w:val="005F236A"/>
    <w:rsid w:val="005F238B"/>
    <w:rsid w:val="005F23AF"/>
    <w:rsid w:val="005F2416"/>
    <w:rsid w:val="005F25FF"/>
    <w:rsid w:val="005F26DC"/>
    <w:rsid w:val="005F277A"/>
    <w:rsid w:val="005F3771"/>
    <w:rsid w:val="005F3E9B"/>
    <w:rsid w:val="005F43F9"/>
    <w:rsid w:val="005F44A8"/>
    <w:rsid w:val="005F45E4"/>
    <w:rsid w:val="005F475F"/>
    <w:rsid w:val="005F4813"/>
    <w:rsid w:val="005F57A7"/>
    <w:rsid w:val="005F5883"/>
    <w:rsid w:val="005F59BE"/>
    <w:rsid w:val="005F6323"/>
    <w:rsid w:val="005F6385"/>
    <w:rsid w:val="005F6645"/>
    <w:rsid w:val="005F6722"/>
    <w:rsid w:val="005F68F2"/>
    <w:rsid w:val="005F6A1F"/>
    <w:rsid w:val="005F6B12"/>
    <w:rsid w:val="005F74EB"/>
    <w:rsid w:val="005F7691"/>
    <w:rsid w:val="005F7CFA"/>
    <w:rsid w:val="00600059"/>
    <w:rsid w:val="006000DB"/>
    <w:rsid w:val="0060017A"/>
    <w:rsid w:val="00600571"/>
    <w:rsid w:val="00600653"/>
    <w:rsid w:val="00600C10"/>
    <w:rsid w:val="00600E8F"/>
    <w:rsid w:val="00601113"/>
    <w:rsid w:val="00601325"/>
    <w:rsid w:val="00601671"/>
    <w:rsid w:val="00601873"/>
    <w:rsid w:val="006019AB"/>
    <w:rsid w:val="00601DDC"/>
    <w:rsid w:val="00601F0C"/>
    <w:rsid w:val="00601F5A"/>
    <w:rsid w:val="006022D4"/>
    <w:rsid w:val="006026EB"/>
    <w:rsid w:val="00602AAF"/>
    <w:rsid w:val="00602BF7"/>
    <w:rsid w:val="00602C5E"/>
    <w:rsid w:val="00602DA1"/>
    <w:rsid w:val="006030A3"/>
    <w:rsid w:val="006030C8"/>
    <w:rsid w:val="0060343B"/>
    <w:rsid w:val="00603AC0"/>
    <w:rsid w:val="00604331"/>
    <w:rsid w:val="0060436D"/>
    <w:rsid w:val="00604D01"/>
    <w:rsid w:val="00605001"/>
    <w:rsid w:val="006055E3"/>
    <w:rsid w:val="00605957"/>
    <w:rsid w:val="0060603E"/>
    <w:rsid w:val="00606A3E"/>
    <w:rsid w:val="00606B4B"/>
    <w:rsid w:val="00607514"/>
    <w:rsid w:val="00607752"/>
    <w:rsid w:val="00607ABF"/>
    <w:rsid w:val="00610131"/>
    <w:rsid w:val="0061071A"/>
    <w:rsid w:val="00610ADE"/>
    <w:rsid w:val="00610B7D"/>
    <w:rsid w:val="00610BC3"/>
    <w:rsid w:val="00611598"/>
    <w:rsid w:val="006115F9"/>
    <w:rsid w:val="00611D1C"/>
    <w:rsid w:val="00612321"/>
    <w:rsid w:val="006127D9"/>
    <w:rsid w:val="00612DC4"/>
    <w:rsid w:val="00613356"/>
    <w:rsid w:val="00613B53"/>
    <w:rsid w:val="006140B0"/>
    <w:rsid w:val="00614686"/>
    <w:rsid w:val="00614740"/>
    <w:rsid w:val="00614AAF"/>
    <w:rsid w:val="00614BF1"/>
    <w:rsid w:val="006150D3"/>
    <w:rsid w:val="006152AF"/>
    <w:rsid w:val="00615332"/>
    <w:rsid w:val="0061535C"/>
    <w:rsid w:val="0061593E"/>
    <w:rsid w:val="00615E23"/>
    <w:rsid w:val="00616501"/>
    <w:rsid w:val="00617115"/>
    <w:rsid w:val="00617173"/>
    <w:rsid w:val="0061726A"/>
    <w:rsid w:val="0061755F"/>
    <w:rsid w:val="00617878"/>
    <w:rsid w:val="006178A6"/>
    <w:rsid w:val="00617A30"/>
    <w:rsid w:val="00617F82"/>
    <w:rsid w:val="0062006D"/>
    <w:rsid w:val="00620FCB"/>
    <w:rsid w:val="00620FD3"/>
    <w:rsid w:val="00621174"/>
    <w:rsid w:val="00621D00"/>
    <w:rsid w:val="00621EC0"/>
    <w:rsid w:val="00622162"/>
    <w:rsid w:val="00622194"/>
    <w:rsid w:val="006224CB"/>
    <w:rsid w:val="0062251C"/>
    <w:rsid w:val="0062272A"/>
    <w:rsid w:val="006228C3"/>
    <w:rsid w:val="00623149"/>
    <w:rsid w:val="00623605"/>
    <w:rsid w:val="00623815"/>
    <w:rsid w:val="00623CF5"/>
    <w:rsid w:val="0062414B"/>
    <w:rsid w:val="00624219"/>
    <w:rsid w:val="006244FF"/>
    <w:rsid w:val="0062470F"/>
    <w:rsid w:val="00624D08"/>
    <w:rsid w:val="006252A7"/>
    <w:rsid w:val="006255E1"/>
    <w:rsid w:val="006258B1"/>
    <w:rsid w:val="0062592E"/>
    <w:rsid w:val="00625B88"/>
    <w:rsid w:val="00625F38"/>
    <w:rsid w:val="0062642E"/>
    <w:rsid w:val="006265C4"/>
    <w:rsid w:val="00627262"/>
    <w:rsid w:val="006273AB"/>
    <w:rsid w:val="006274AA"/>
    <w:rsid w:val="006274CE"/>
    <w:rsid w:val="00627862"/>
    <w:rsid w:val="00627AA3"/>
    <w:rsid w:val="00627C17"/>
    <w:rsid w:val="00627E5E"/>
    <w:rsid w:val="00630775"/>
    <w:rsid w:val="00630A6B"/>
    <w:rsid w:val="00631557"/>
    <w:rsid w:val="0063164D"/>
    <w:rsid w:val="006316D5"/>
    <w:rsid w:val="006321AD"/>
    <w:rsid w:val="0063241E"/>
    <w:rsid w:val="00632A34"/>
    <w:rsid w:val="00632D2E"/>
    <w:rsid w:val="00632EFE"/>
    <w:rsid w:val="006331FE"/>
    <w:rsid w:val="0063375E"/>
    <w:rsid w:val="00633CFC"/>
    <w:rsid w:val="00633D9E"/>
    <w:rsid w:val="00634153"/>
    <w:rsid w:val="00634878"/>
    <w:rsid w:val="0063496D"/>
    <w:rsid w:val="0063549E"/>
    <w:rsid w:val="0063568C"/>
    <w:rsid w:val="006361B6"/>
    <w:rsid w:val="006365FB"/>
    <w:rsid w:val="006368E5"/>
    <w:rsid w:val="0063765C"/>
    <w:rsid w:val="00637A8A"/>
    <w:rsid w:val="0064079B"/>
    <w:rsid w:val="00640BD8"/>
    <w:rsid w:val="00641037"/>
    <w:rsid w:val="006413E0"/>
    <w:rsid w:val="00641C84"/>
    <w:rsid w:val="006424C3"/>
    <w:rsid w:val="00642696"/>
    <w:rsid w:val="0064269A"/>
    <w:rsid w:val="0064269D"/>
    <w:rsid w:val="006426B0"/>
    <w:rsid w:val="00642B3A"/>
    <w:rsid w:val="00642CB2"/>
    <w:rsid w:val="0064318D"/>
    <w:rsid w:val="00643313"/>
    <w:rsid w:val="00643675"/>
    <w:rsid w:val="0064388C"/>
    <w:rsid w:val="00643B8B"/>
    <w:rsid w:val="00644118"/>
    <w:rsid w:val="006443EB"/>
    <w:rsid w:val="006449DE"/>
    <w:rsid w:val="00644BC3"/>
    <w:rsid w:val="006450B0"/>
    <w:rsid w:val="00645682"/>
    <w:rsid w:val="00645BD6"/>
    <w:rsid w:val="00645BFB"/>
    <w:rsid w:val="006466E1"/>
    <w:rsid w:val="0064671C"/>
    <w:rsid w:val="00646786"/>
    <w:rsid w:val="0064679B"/>
    <w:rsid w:val="006469CE"/>
    <w:rsid w:val="0064704B"/>
    <w:rsid w:val="006476C4"/>
    <w:rsid w:val="00647B90"/>
    <w:rsid w:val="00647BB4"/>
    <w:rsid w:val="00647C65"/>
    <w:rsid w:val="00650024"/>
    <w:rsid w:val="00650439"/>
    <w:rsid w:val="006506B8"/>
    <w:rsid w:val="006506C2"/>
    <w:rsid w:val="00650913"/>
    <w:rsid w:val="00650C2B"/>
    <w:rsid w:val="00650E7A"/>
    <w:rsid w:val="00651359"/>
    <w:rsid w:val="006513C5"/>
    <w:rsid w:val="00651743"/>
    <w:rsid w:val="006517FE"/>
    <w:rsid w:val="00651EC4"/>
    <w:rsid w:val="00652601"/>
    <w:rsid w:val="0065296F"/>
    <w:rsid w:val="00652AB9"/>
    <w:rsid w:val="00652BD7"/>
    <w:rsid w:val="00653347"/>
    <w:rsid w:val="006535BD"/>
    <w:rsid w:val="00653F95"/>
    <w:rsid w:val="00654020"/>
    <w:rsid w:val="006543D8"/>
    <w:rsid w:val="00654623"/>
    <w:rsid w:val="006546C2"/>
    <w:rsid w:val="00654763"/>
    <w:rsid w:val="00654964"/>
    <w:rsid w:val="00654E68"/>
    <w:rsid w:val="00655261"/>
    <w:rsid w:val="00655505"/>
    <w:rsid w:val="00655605"/>
    <w:rsid w:val="00655A78"/>
    <w:rsid w:val="00655B20"/>
    <w:rsid w:val="00655C01"/>
    <w:rsid w:val="00655D70"/>
    <w:rsid w:val="006562F9"/>
    <w:rsid w:val="00656416"/>
    <w:rsid w:val="00656BB6"/>
    <w:rsid w:val="00657444"/>
    <w:rsid w:val="006577FB"/>
    <w:rsid w:val="00660199"/>
    <w:rsid w:val="006601E6"/>
    <w:rsid w:val="0066063D"/>
    <w:rsid w:val="00660960"/>
    <w:rsid w:val="00660A40"/>
    <w:rsid w:val="00660E7B"/>
    <w:rsid w:val="00661097"/>
    <w:rsid w:val="00661175"/>
    <w:rsid w:val="00661931"/>
    <w:rsid w:val="006624BF"/>
    <w:rsid w:val="006628FE"/>
    <w:rsid w:val="00662A46"/>
    <w:rsid w:val="00662B64"/>
    <w:rsid w:val="00662C0E"/>
    <w:rsid w:val="00662E26"/>
    <w:rsid w:val="00663340"/>
    <w:rsid w:val="006634F3"/>
    <w:rsid w:val="0066377C"/>
    <w:rsid w:val="006638B1"/>
    <w:rsid w:val="006642FF"/>
    <w:rsid w:val="006644A8"/>
    <w:rsid w:val="00664DAE"/>
    <w:rsid w:val="006650D0"/>
    <w:rsid w:val="0066534B"/>
    <w:rsid w:val="00665A50"/>
    <w:rsid w:val="00665C21"/>
    <w:rsid w:val="00665C9D"/>
    <w:rsid w:val="00665CF9"/>
    <w:rsid w:val="0066602C"/>
    <w:rsid w:val="006661B0"/>
    <w:rsid w:val="00666311"/>
    <w:rsid w:val="00666361"/>
    <w:rsid w:val="006663AA"/>
    <w:rsid w:val="006665C0"/>
    <w:rsid w:val="00666696"/>
    <w:rsid w:val="006667CC"/>
    <w:rsid w:val="00666AF2"/>
    <w:rsid w:val="00666E33"/>
    <w:rsid w:val="006675BB"/>
    <w:rsid w:val="006675F4"/>
    <w:rsid w:val="006678A9"/>
    <w:rsid w:val="006679F2"/>
    <w:rsid w:val="00667AEC"/>
    <w:rsid w:val="00667D73"/>
    <w:rsid w:val="00667F43"/>
    <w:rsid w:val="00667F45"/>
    <w:rsid w:val="00667F6A"/>
    <w:rsid w:val="00670179"/>
    <w:rsid w:val="00670432"/>
    <w:rsid w:val="00670460"/>
    <w:rsid w:val="00670AB2"/>
    <w:rsid w:val="00670B39"/>
    <w:rsid w:val="00670F6B"/>
    <w:rsid w:val="00671042"/>
    <w:rsid w:val="006710E7"/>
    <w:rsid w:val="0067126C"/>
    <w:rsid w:val="00671296"/>
    <w:rsid w:val="00671813"/>
    <w:rsid w:val="006718DF"/>
    <w:rsid w:val="00671D83"/>
    <w:rsid w:val="00671E17"/>
    <w:rsid w:val="00672183"/>
    <w:rsid w:val="006722D3"/>
    <w:rsid w:val="006724A3"/>
    <w:rsid w:val="00672AB2"/>
    <w:rsid w:val="00672E67"/>
    <w:rsid w:val="006732E3"/>
    <w:rsid w:val="00673489"/>
    <w:rsid w:val="0067383F"/>
    <w:rsid w:val="006739CD"/>
    <w:rsid w:val="006739D7"/>
    <w:rsid w:val="00673AA3"/>
    <w:rsid w:val="0067441F"/>
    <w:rsid w:val="00674496"/>
    <w:rsid w:val="0067450A"/>
    <w:rsid w:val="0067451B"/>
    <w:rsid w:val="006746D2"/>
    <w:rsid w:val="006747EA"/>
    <w:rsid w:val="00674A14"/>
    <w:rsid w:val="006750AD"/>
    <w:rsid w:val="0067515E"/>
    <w:rsid w:val="006757BD"/>
    <w:rsid w:val="00675840"/>
    <w:rsid w:val="00675CA4"/>
    <w:rsid w:val="00675D43"/>
    <w:rsid w:val="006761D1"/>
    <w:rsid w:val="0067637B"/>
    <w:rsid w:val="0067642F"/>
    <w:rsid w:val="006769D0"/>
    <w:rsid w:val="00676B18"/>
    <w:rsid w:val="00676C6F"/>
    <w:rsid w:val="00676D62"/>
    <w:rsid w:val="0067741D"/>
    <w:rsid w:val="006774B3"/>
    <w:rsid w:val="00677593"/>
    <w:rsid w:val="00677A26"/>
    <w:rsid w:val="00677CB7"/>
    <w:rsid w:val="00677FC7"/>
    <w:rsid w:val="006801B8"/>
    <w:rsid w:val="0068026D"/>
    <w:rsid w:val="0068054D"/>
    <w:rsid w:val="0068058C"/>
    <w:rsid w:val="00680681"/>
    <w:rsid w:val="00680938"/>
    <w:rsid w:val="0068099A"/>
    <w:rsid w:val="00680A5F"/>
    <w:rsid w:val="006811BF"/>
    <w:rsid w:val="00681CEC"/>
    <w:rsid w:val="00682AA4"/>
    <w:rsid w:val="00682B59"/>
    <w:rsid w:val="00682E24"/>
    <w:rsid w:val="00682EAE"/>
    <w:rsid w:val="006830B5"/>
    <w:rsid w:val="0068318E"/>
    <w:rsid w:val="00683569"/>
    <w:rsid w:val="00683B68"/>
    <w:rsid w:val="006840E9"/>
    <w:rsid w:val="0068410F"/>
    <w:rsid w:val="00684540"/>
    <w:rsid w:val="006847D6"/>
    <w:rsid w:val="00684800"/>
    <w:rsid w:val="0068497B"/>
    <w:rsid w:val="00684B05"/>
    <w:rsid w:val="00684D94"/>
    <w:rsid w:val="006853E1"/>
    <w:rsid w:val="00685564"/>
    <w:rsid w:val="00685714"/>
    <w:rsid w:val="0068573A"/>
    <w:rsid w:val="006859AC"/>
    <w:rsid w:val="0068638C"/>
    <w:rsid w:val="00686471"/>
    <w:rsid w:val="0068667B"/>
    <w:rsid w:val="00686685"/>
    <w:rsid w:val="0068691B"/>
    <w:rsid w:val="00686F03"/>
    <w:rsid w:val="006870E0"/>
    <w:rsid w:val="006870E2"/>
    <w:rsid w:val="006871B1"/>
    <w:rsid w:val="00687204"/>
    <w:rsid w:val="0068721C"/>
    <w:rsid w:val="006872FA"/>
    <w:rsid w:val="00687403"/>
    <w:rsid w:val="006876C7"/>
    <w:rsid w:val="00687A5A"/>
    <w:rsid w:val="00687B16"/>
    <w:rsid w:val="006900B9"/>
    <w:rsid w:val="006901B2"/>
    <w:rsid w:val="006903E9"/>
    <w:rsid w:val="00690552"/>
    <w:rsid w:val="00690557"/>
    <w:rsid w:val="00690A02"/>
    <w:rsid w:val="00690B5E"/>
    <w:rsid w:val="00690FA5"/>
    <w:rsid w:val="0069105F"/>
    <w:rsid w:val="00691136"/>
    <w:rsid w:val="00691431"/>
    <w:rsid w:val="00691834"/>
    <w:rsid w:val="00691908"/>
    <w:rsid w:val="00691990"/>
    <w:rsid w:val="00691EEE"/>
    <w:rsid w:val="00691F50"/>
    <w:rsid w:val="006921FD"/>
    <w:rsid w:val="0069234E"/>
    <w:rsid w:val="006927DC"/>
    <w:rsid w:val="006929F0"/>
    <w:rsid w:val="00693B2D"/>
    <w:rsid w:val="00693B4A"/>
    <w:rsid w:val="00694216"/>
    <w:rsid w:val="006943DA"/>
    <w:rsid w:val="006946AD"/>
    <w:rsid w:val="0069489A"/>
    <w:rsid w:val="006949C1"/>
    <w:rsid w:val="006950F5"/>
    <w:rsid w:val="0069530A"/>
    <w:rsid w:val="006959EC"/>
    <w:rsid w:val="00695AAD"/>
    <w:rsid w:val="00695DA9"/>
    <w:rsid w:val="006961AE"/>
    <w:rsid w:val="0069638A"/>
    <w:rsid w:val="006964EB"/>
    <w:rsid w:val="00697068"/>
    <w:rsid w:val="0069725E"/>
    <w:rsid w:val="0069741B"/>
    <w:rsid w:val="00697F5C"/>
    <w:rsid w:val="006A0106"/>
    <w:rsid w:val="006A0CDD"/>
    <w:rsid w:val="006A1520"/>
    <w:rsid w:val="006A1870"/>
    <w:rsid w:val="006A216D"/>
    <w:rsid w:val="006A2433"/>
    <w:rsid w:val="006A28AC"/>
    <w:rsid w:val="006A2962"/>
    <w:rsid w:val="006A3042"/>
    <w:rsid w:val="006A3A31"/>
    <w:rsid w:val="006A42A7"/>
    <w:rsid w:val="006A45A0"/>
    <w:rsid w:val="006A4848"/>
    <w:rsid w:val="006A4B76"/>
    <w:rsid w:val="006A4CA0"/>
    <w:rsid w:val="006A4DCD"/>
    <w:rsid w:val="006A4EE8"/>
    <w:rsid w:val="006A5095"/>
    <w:rsid w:val="006A5438"/>
    <w:rsid w:val="006A54EE"/>
    <w:rsid w:val="006A55E1"/>
    <w:rsid w:val="006A58B7"/>
    <w:rsid w:val="006A592A"/>
    <w:rsid w:val="006A5BCF"/>
    <w:rsid w:val="006A5C3E"/>
    <w:rsid w:val="006A6351"/>
    <w:rsid w:val="006A638E"/>
    <w:rsid w:val="006A6398"/>
    <w:rsid w:val="006A6399"/>
    <w:rsid w:val="006A6444"/>
    <w:rsid w:val="006A644D"/>
    <w:rsid w:val="006A6E76"/>
    <w:rsid w:val="006A7488"/>
    <w:rsid w:val="006A7536"/>
    <w:rsid w:val="006A765C"/>
    <w:rsid w:val="006A77B8"/>
    <w:rsid w:val="006A7C0B"/>
    <w:rsid w:val="006A7CDB"/>
    <w:rsid w:val="006A7CE3"/>
    <w:rsid w:val="006A7E5E"/>
    <w:rsid w:val="006A7F1C"/>
    <w:rsid w:val="006B07AA"/>
    <w:rsid w:val="006B07B2"/>
    <w:rsid w:val="006B0CEA"/>
    <w:rsid w:val="006B0DA7"/>
    <w:rsid w:val="006B0F9C"/>
    <w:rsid w:val="006B0FBC"/>
    <w:rsid w:val="006B11C3"/>
    <w:rsid w:val="006B120D"/>
    <w:rsid w:val="006B151A"/>
    <w:rsid w:val="006B16DB"/>
    <w:rsid w:val="006B1801"/>
    <w:rsid w:val="006B1ADD"/>
    <w:rsid w:val="006B200C"/>
    <w:rsid w:val="006B21CC"/>
    <w:rsid w:val="006B2815"/>
    <w:rsid w:val="006B29F2"/>
    <w:rsid w:val="006B3688"/>
    <w:rsid w:val="006B3762"/>
    <w:rsid w:val="006B38BC"/>
    <w:rsid w:val="006B3B08"/>
    <w:rsid w:val="006B3FFB"/>
    <w:rsid w:val="006B3FFE"/>
    <w:rsid w:val="006B4947"/>
    <w:rsid w:val="006B4D3F"/>
    <w:rsid w:val="006B4EC1"/>
    <w:rsid w:val="006B4FB8"/>
    <w:rsid w:val="006B5093"/>
    <w:rsid w:val="006B541A"/>
    <w:rsid w:val="006B5582"/>
    <w:rsid w:val="006B55FD"/>
    <w:rsid w:val="006B57B2"/>
    <w:rsid w:val="006B5967"/>
    <w:rsid w:val="006B5B28"/>
    <w:rsid w:val="006B5E0B"/>
    <w:rsid w:val="006B621C"/>
    <w:rsid w:val="006B6D1F"/>
    <w:rsid w:val="006B6EA9"/>
    <w:rsid w:val="006B70E2"/>
    <w:rsid w:val="006B71C3"/>
    <w:rsid w:val="006B7B6E"/>
    <w:rsid w:val="006C013C"/>
    <w:rsid w:val="006C02AF"/>
    <w:rsid w:val="006C0681"/>
    <w:rsid w:val="006C0B6F"/>
    <w:rsid w:val="006C0BA3"/>
    <w:rsid w:val="006C0C32"/>
    <w:rsid w:val="006C0E72"/>
    <w:rsid w:val="006C0F30"/>
    <w:rsid w:val="006C1242"/>
    <w:rsid w:val="006C145E"/>
    <w:rsid w:val="006C1876"/>
    <w:rsid w:val="006C19A0"/>
    <w:rsid w:val="006C1C4B"/>
    <w:rsid w:val="006C1D08"/>
    <w:rsid w:val="006C1FE2"/>
    <w:rsid w:val="006C2224"/>
    <w:rsid w:val="006C239D"/>
    <w:rsid w:val="006C268B"/>
    <w:rsid w:val="006C2974"/>
    <w:rsid w:val="006C2E78"/>
    <w:rsid w:val="006C3171"/>
    <w:rsid w:val="006C31B0"/>
    <w:rsid w:val="006C31CF"/>
    <w:rsid w:val="006C3493"/>
    <w:rsid w:val="006C3DD7"/>
    <w:rsid w:val="006C45BF"/>
    <w:rsid w:val="006C4620"/>
    <w:rsid w:val="006C4CB7"/>
    <w:rsid w:val="006C4D47"/>
    <w:rsid w:val="006C4DE1"/>
    <w:rsid w:val="006C5FA3"/>
    <w:rsid w:val="006C61FC"/>
    <w:rsid w:val="006C6630"/>
    <w:rsid w:val="006C675C"/>
    <w:rsid w:val="006C6877"/>
    <w:rsid w:val="006C6E45"/>
    <w:rsid w:val="006C7442"/>
    <w:rsid w:val="006C7D9D"/>
    <w:rsid w:val="006C7DE5"/>
    <w:rsid w:val="006C7FD6"/>
    <w:rsid w:val="006C7FF5"/>
    <w:rsid w:val="006D01F3"/>
    <w:rsid w:val="006D036C"/>
    <w:rsid w:val="006D03F8"/>
    <w:rsid w:val="006D0556"/>
    <w:rsid w:val="006D063F"/>
    <w:rsid w:val="006D0916"/>
    <w:rsid w:val="006D0C9B"/>
    <w:rsid w:val="006D1105"/>
    <w:rsid w:val="006D162B"/>
    <w:rsid w:val="006D19B4"/>
    <w:rsid w:val="006D251E"/>
    <w:rsid w:val="006D2673"/>
    <w:rsid w:val="006D26D4"/>
    <w:rsid w:val="006D2DAB"/>
    <w:rsid w:val="006D2FF5"/>
    <w:rsid w:val="006D325B"/>
    <w:rsid w:val="006D34EF"/>
    <w:rsid w:val="006D37EB"/>
    <w:rsid w:val="006D37F7"/>
    <w:rsid w:val="006D38C0"/>
    <w:rsid w:val="006D3B79"/>
    <w:rsid w:val="006D3F44"/>
    <w:rsid w:val="006D40E9"/>
    <w:rsid w:val="006D4CCC"/>
    <w:rsid w:val="006D4E95"/>
    <w:rsid w:val="006D55ED"/>
    <w:rsid w:val="006D5652"/>
    <w:rsid w:val="006D5F84"/>
    <w:rsid w:val="006D6224"/>
    <w:rsid w:val="006D65E8"/>
    <w:rsid w:val="006D68B3"/>
    <w:rsid w:val="006D6AD4"/>
    <w:rsid w:val="006D71EE"/>
    <w:rsid w:val="006D72AF"/>
    <w:rsid w:val="006D7773"/>
    <w:rsid w:val="006D7DC7"/>
    <w:rsid w:val="006E0146"/>
    <w:rsid w:val="006E02B0"/>
    <w:rsid w:val="006E07CA"/>
    <w:rsid w:val="006E0A43"/>
    <w:rsid w:val="006E0A8B"/>
    <w:rsid w:val="006E0F24"/>
    <w:rsid w:val="006E113A"/>
    <w:rsid w:val="006E1805"/>
    <w:rsid w:val="006E1CA5"/>
    <w:rsid w:val="006E2199"/>
    <w:rsid w:val="006E2491"/>
    <w:rsid w:val="006E283D"/>
    <w:rsid w:val="006E2B0A"/>
    <w:rsid w:val="006E2B0C"/>
    <w:rsid w:val="006E2B7D"/>
    <w:rsid w:val="006E2FD9"/>
    <w:rsid w:val="006E34C5"/>
    <w:rsid w:val="006E357F"/>
    <w:rsid w:val="006E3BBC"/>
    <w:rsid w:val="006E3F19"/>
    <w:rsid w:val="006E4094"/>
    <w:rsid w:val="006E42A8"/>
    <w:rsid w:val="006E4544"/>
    <w:rsid w:val="006E4814"/>
    <w:rsid w:val="006E4994"/>
    <w:rsid w:val="006E49F4"/>
    <w:rsid w:val="006E4C4F"/>
    <w:rsid w:val="006E4C50"/>
    <w:rsid w:val="006E4DB7"/>
    <w:rsid w:val="006E50B6"/>
    <w:rsid w:val="006E51D2"/>
    <w:rsid w:val="006E531F"/>
    <w:rsid w:val="006E548C"/>
    <w:rsid w:val="006E557B"/>
    <w:rsid w:val="006E5B6C"/>
    <w:rsid w:val="006E5C56"/>
    <w:rsid w:val="006E5CD6"/>
    <w:rsid w:val="006E630C"/>
    <w:rsid w:val="006E63C5"/>
    <w:rsid w:val="006E641A"/>
    <w:rsid w:val="006E6632"/>
    <w:rsid w:val="006E6948"/>
    <w:rsid w:val="006E6A8B"/>
    <w:rsid w:val="006E6B95"/>
    <w:rsid w:val="006E713E"/>
    <w:rsid w:val="006E722B"/>
    <w:rsid w:val="006E79EB"/>
    <w:rsid w:val="006E7BD0"/>
    <w:rsid w:val="006F03AA"/>
    <w:rsid w:val="006F075B"/>
    <w:rsid w:val="006F0894"/>
    <w:rsid w:val="006F1768"/>
    <w:rsid w:val="006F19A9"/>
    <w:rsid w:val="006F1A84"/>
    <w:rsid w:val="006F1A89"/>
    <w:rsid w:val="006F1C45"/>
    <w:rsid w:val="006F1C59"/>
    <w:rsid w:val="006F1EBA"/>
    <w:rsid w:val="006F1FB8"/>
    <w:rsid w:val="006F2924"/>
    <w:rsid w:val="006F2DA8"/>
    <w:rsid w:val="006F306E"/>
    <w:rsid w:val="006F307E"/>
    <w:rsid w:val="006F326F"/>
    <w:rsid w:val="006F33EF"/>
    <w:rsid w:val="006F3582"/>
    <w:rsid w:val="006F3E7C"/>
    <w:rsid w:val="006F4649"/>
    <w:rsid w:val="006F497D"/>
    <w:rsid w:val="006F4B35"/>
    <w:rsid w:val="006F4ED4"/>
    <w:rsid w:val="006F5C54"/>
    <w:rsid w:val="006F5FC2"/>
    <w:rsid w:val="006F6103"/>
    <w:rsid w:val="006F6380"/>
    <w:rsid w:val="006F643D"/>
    <w:rsid w:val="006F660B"/>
    <w:rsid w:val="006F69F2"/>
    <w:rsid w:val="006F6E62"/>
    <w:rsid w:val="006F6F62"/>
    <w:rsid w:val="006F722A"/>
    <w:rsid w:val="006F7321"/>
    <w:rsid w:val="006F73B2"/>
    <w:rsid w:val="006F7921"/>
    <w:rsid w:val="006F7BE0"/>
    <w:rsid w:val="007002A0"/>
    <w:rsid w:val="007006F2"/>
    <w:rsid w:val="0070081E"/>
    <w:rsid w:val="00700AC5"/>
    <w:rsid w:val="00700BD4"/>
    <w:rsid w:val="00700BE3"/>
    <w:rsid w:val="00700DD6"/>
    <w:rsid w:val="007010CE"/>
    <w:rsid w:val="00701714"/>
    <w:rsid w:val="0070181B"/>
    <w:rsid w:val="00701876"/>
    <w:rsid w:val="00701A22"/>
    <w:rsid w:val="00701B86"/>
    <w:rsid w:val="007024EF"/>
    <w:rsid w:val="00702617"/>
    <w:rsid w:val="00702875"/>
    <w:rsid w:val="00702FB4"/>
    <w:rsid w:val="007031C1"/>
    <w:rsid w:val="007034A8"/>
    <w:rsid w:val="0070352A"/>
    <w:rsid w:val="00703741"/>
    <w:rsid w:val="00703A4E"/>
    <w:rsid w:val="00703D78"/>
    <w:rsid w:val="00703F48"/>
    <w:rsid w:val="00704C25"/>
    <w:rsid w:val="00704FB0"/>
    <w:rsid w:val="007054D4"/>
    <w:rsid w:val="0070587A"/>
    <w:rsid w:val="007060F5"/>
    <w:rsid w:val="007061B5"/>
    <w:rsid w:val="00706436"/>
    <w:rsid w:val="00706614"/>
    <w:rsid w:val="0070696A"/>
    <w:rsid w:val="00706A2E"/>
    <w:rsid w:val="00706D13"/>
    <w:rsid w:val="00706E21"/>
    <w:rsid w:val="00706FB0"/>
    <w:rsid w:val="0070704B"/>
    <w:rsid w:val="00707350"/>
    <w:rsid w:val="00707358"/>
    <w:rsid w:val="007074E2"/>
    <w:rsid w:val="007075C8"/>
    <w:rsid w:val="00707E13"/>
    <w:rsid w:val="00707E3E"/>
    <w:rsid w:val="007100E4"/>
    <w:rsid w:val="0071016D"/>
    <w:rsid w:val="00710497"/>
    <w:rsid w:val="00710582"/>
    <w:rsid w:val="007106A9"/>
    <w:rsid w:val="00710C36"/>
    <w:rsid w:val="00710EFB"/>
    <w:rsid w:val="0071127D"/>
    <w:rsid w:val="0071165D"/>
    <w:rsid w:val="0071175A"/>
    <w:rsid w:val="0071179D"/>
    <w:rsid w:val="00711900"/>
    <w:rsid w:val="00712243"/>
    <w:rsid w:val="007126E4"/>
    <w:rsid w:val="00712897"/>
    <w:rsid w:val="00712F63"/>
    <w:rsid w:val="007133FD"/>
    <w:rsid w:val="00713430"/>
    <w:rsid w:val="00713A5D"/>
    <w:rsid w:val="00713C88"/>
    <w:rsid w:val="00714310"/>
    <w:rsid w:val="00714417"/>
    <w:rsid w:val="00714444"/>
    <w:rsid w:val="00714592"/>
    <w:rsid w:val="0071471C"/>
    <w:rsid w:val="00714846"/>
    <w:rsid w:val="007149BF"/>
    <w:rsid w:val="00714C7D"/>
    <w:rsid w:val="00714C8E"/>
    <w:rsid w:val="00714CD1"/>
    <w:rsid w:val="00714D28"/>
    <w:rsid w:val="00715663"/>
    <w:rsid w:val="00715731"/>
    <w:rsid w:val="0071584D"/>
    <w:rsid w:val="0071585F"/>
    <w:rsid w:val="00715876"/>
    <w:rsid w:val="007162AB"/>
    <w:rsid w:val="00716798"/>
    <w:rsid w:val="007167BF"/>
    <w:rsid w:val="00716876"/>
    <w:rsid w:val="00716A8F"/>
    <w:rsid w:val="00716ADB"/>
    <w:rsid w:val="00717183"/>
    <w:rsid w:val="00717726"/>
    <w:rsid w:val="00717AE9"/>
    <w:rsid w:val="00717B0B"/>
    <w:rsid w:val="00720223"/>
    <w:rsid w:val="0072038D"/>
    <w:rsid w:val="00720B86"/>
    <w:rsid w:val="00720C1F"/>
    <w:rsid w:val="007212D7"/>
    <w:rsid w:val="007214EC"/>
    <w:rsid w:val="00721CB2"/>
    <w:rsid w:val="00722783"/>
    <w:rsid w:val="007230F0"/>
    <w:rsid w:val="007231CA"/>
    <w:rsid w:val="00723303"/>
    <w:rsid w:val="00723DED"/>
    <w:rsid w:val="00723DF8"/>
    <w:rsid w:val="00723E31"/>
    <w:rsid w:val="007246D1"/>
    <w:rsid w:val="007249FA"/>
    <w:rsid w:val="00724A09"/>
    <w:rsid w:val="00724BE3"/>
    <w:rsid w:val="00724D05"/>
    <w:rsid w:val="0072542E"/>
    <w:rsid w:val="007254F5"/>
    <w:rsid w:val="0072557B"/>
    <w:rsid w:val="0072650F"/>
    <w:rsid w:val="007265F9"/>
    <w:rsid w:val="00726AC9"/>
    <w:rsid w:val="00726D1A"/>
    <w:rsid w:val="00726E64"/>
    <w:rsid w:val="0072732F"/>
    <w:rsid w:val="0072753B"/>
    <w:rsid w:val="007277B1"/>
    <w:rsid w:val="00730002"/>
    <w:rsid w:val="007303BB"/>
    <w:rsid w:val="007303CC"/>
    <w:rsid w:val="00730AED"/>
    <w:rsid w:val="00730D6D"/>
    <w:rsid w:val="00730D8C"/>
    <w:rsid w:val="0073108F"/>
    <w:rsid w:val="0073123E"/>
    <w:rsid w:val="00731313"/>
    <w:rsid w:val="00731873"/>
    <w:rsid w:val="00731D80"/>
    <w:rsid w:val="00731D84"/>
    <w:rsid w:val="00731DE5"/>
    <w:rsid w:val="00731EB5"/>
    <w:rsid w:val="00732012"/>
    <w:rsid w:val="00732501"/>
    <w:rsid w:val="007327C3"/>
    <w:rsid w:val="00732ADE"/>
    <w:rsid w:val="00732D03"/>
    <w:rsid w:val="0073356F"/>
    <w:rsid w:val="007335F2"/>
    <w:rsid w:val="007336F9"/>
    <w:rsid w:val="00733774"/>
    <w:rsid w:val="00733A39"/>
    <w:rsid w:val="00734353"/>
    <w:rsid w:val="00735516"/>
    <w:rsid w:val="007355A8"/>
    <w:rsid w:val="00737166"/>
    <w:rsid w:val="0073751A"/>
    <w:rsid w:val="00737608"/>
    <w:rsid w:val="0073767C"/>
    <w:rsid w:val="0073774B"/>
    <w:rsid w:val="007378E7"/>
    <w:rsid w:val="00737A73"/>
    <w:rsid w:val="00737EB4"/>
    <w:rsid w:val="00740339"/>
    <w:rsid w:val="0074066E"/>
    <w:rsid w:val="00740B3B"/>
    <w:rsid w:val="00740CD5"/>
    <w:rsid w:val="00740D02"/>
    <w:rsid w:val="00740FD7"/>
    <w:rsid w:val="00741034"/>
    <w:rsid w:val="00741185"/>
    <w:rsid w:val="00741558"/>
    <w:rsid w:val="007416AE"/>
    <w:rsid w:val="00741AE6"/>
    <w:rsid w:val="007422D9"/>
    <w:rsid w:val="00742B73"/>
    <w:rsid w:val="00742BEA"/>
    <w:rsid w:val="00742D2F"/>
    <w:rsid w:val="00742DC9"/>
    <w:rsid w:val="00742ECF"/>
    <w:rsid w:val="00743267"/>
    <w:rsid w:val="00743334"/>
    <w:rsid w:val="007433E6"/>
    <w:rsid w:val="0074349D"/>
    <w:rsid w:val="0074361E"/>
    <w:rsid w:val="007436A5"/>
    <w:rsid w:val="00743798"/>
    <w:rsid w:val="007437F2"/>
    <w:rsid w:val="00743806"/>
    <w:rsid w:val="007438AD"/>
    <w:rsid w:val="00743BE6"/>
    <w:rsid w:val="00743C4D"/>
    <w:rsid w:val="007442F4"/>
    <w:rsid w:val="0074434A"/>
    <w:rsid w:val="00744986"/>
    <w:rsid w:val="0074526E"/>
    <w:rsid w:val="0074585E"/>
    <w:rsid w:val="00745CFB"/>
    <w:rsid w:val="00745F6B"/>
    <w:rsid w:val="00746107"/>
    <w:rsid w:val="007476C0"/>
    <w:rsid w:val="007477FF"/>
    <w:rsid w:val="0075001D"/>
    <w:rsid w:val="007500FB"/>
    <w:rsid w:val="00750171"/>
    <w:rsid w:val="00750172"/>
    <w:rsid w:val="007503E3"/>
    <w:rsid w:val="00750CEE"/>
    <w:rsid w:val="00750DA9"/>
    <w:rsid w:val="00751455"/>
    <w:rsid w:val="007518EC"/>
    <w:rsid w:val="00751A5E"/>
    <w:rsid w:val="00751BAB"/>
    <w:rsid w:val="00752048"/>
    <w:rsid w:val="007523F2"/>
    <w:rsid w:val="00752445"/>
    <w:rsid w:val="007526E5"/>
    <w:rsid w:val="007532F0"/>
    <w:rsid w:val="007539CB"/>
    <w:rsid w:val="00753F62"/>
    <w:rsid w:val="0075425F"/>
    <w:rsid w:val="0075449A"/>
    <w:rsid w:val="00754B9E"/>
    <w:rsid w:val="00755749"/>
    <w:rsid w:val="007557FC"/>
    <w:rsid w:val="0075582D"/>
    <w:rsid w:val="00755C88"/>
    <w:rsid w:val="00755DA7"/>
    <w:rsid w:val="00755DC6"/>
    <w:rsid w:val="00755EE9"/>
    <w:rsid w:val="00756032"/>
    <w:rsid w:val="00756378"/>
    <w:rsid w:val="0075653B"/>
    <w:rsid w:val="007566DB"/>
    <w:rsid w:val="00756DEA"/>
    <w:rsid w:val="00756DFF"/>
    <w:rsid w:val="00757048"/>
    <w:rsid w:val="007571FF"/>
    <w:rsid w:val="007576C4"/>
    <w:rsid w:val="0075795C"/>
    <w:rsid w:val="00757D53"/>
    <w:rsid w:val="00757E7F"/>
    <w:rsid w:val="007605C2"/>
    <w:rsid w:val="00760891"/>
    <w:rsid w:val="007608FC"/>
    <w:rsid w:val="00760D4A"/>
    <w:rsid w:val="00760EEF"/>
    <w:rsid w:val="00760FBE"/>
    <w:rsid w:val="00761452"/>
    <w:rsid w:val="00761767"/>
    <w:rsid w:val="007619AD"/>
    <w:rsid w:val="00761C9A"/>
    <w:rsid w:val="007622B7"/>
    <w:rsid w:val="00762308"/>
    <w:rsid w:val="0076265E"/>
    <w:rsid w:val="00762918"/>
    <w:rsid w:val="0076298C"/>
    <w:rsid w:val="00762B9F"/>
    <w:rsid w:val="00762BD4"/>
    <w:rsid w:val="00762FB3"/>
    <w:rsid w:val="00763A7D"/>
    <w:rsid w:val="00763CCC"/>
    <w:rsid w:val="00763F17"/>
    <w:rsid w:val="00764317"/>
    <w:rsid w:val="00764783"/>
    <w:rsid w:val="0076490B"/>
    <w:rsid w:val="00764E00"/>
    <w:rsid w:val="00765073"/>
    <w:rsid w:val="007654C7"/>
    <w:rsid w:val="0076562D"/>
    <w:rsid w:val="00765C18"/>
    <w:rsid w:val="007668D3"/>
    <w:rsid w:val="00766C32"/>
    <w:rsid w:val="00766F1F"/>
    <w:rsid w:val="00767BD1"/>
    <w:rsid w:val="00767F7E"/>
    <w:rsid w:val="00770057"/>
    <w:rsid w:val="007710D3"/>
    <w:rsid w:val="00771212"/>
    <w:rsid w:val="00771586"/>
    <w:rsid w:val="00771EDE"/>
    <w:rsid w:val="00772182"/>
    <w:rsid w:val="0077236F"/>
    <w:rsid w:val="007724FF"/>
    <w:rsid w:val="0077266F"/>
    <w:rsid w:val="00772A3D"/>
    <w:rsid w:val="00772F0D"/>
    <w:rsid w:val="007732DB"/>
    <w:rsid w:val="00773373"/>
    <w:rsid w:val="00773567"/>
    <w:rsid w:val="007736B8"/>
    <w:rsid w:val="00773ED9"/>
    <w:rsid w:val="00774030"/>
    <w:rsid w:val="007740CD"/>
    <w:rsid w:val="00774158"/>
    <w:rsid w:val="00774723"/>
    <w:rsid w:val="007747F3"/>
    <w:rsid w:val="007751D8"/>
    <w:rsid w:val="00775208"/>
    <w:rsid w:val="00775263"/>
    <w:rsid w:val="0077530F"/>
    <w:rsid w:val="00775544"/>
    <w:rsid w:val="0077554E"/>
    <w:rsid w:val="00775768"/>
    <w:rsid w:val="00775B82"/>
    <w:rsid w:val="00775D5B"/>
    <w:rsid w:val="00775D8E"/>
    <w:rsid w:val="007761EA"/>
    <w:rsid w:val="00776665"/>
    <w:rsid w:val="0077672C"/>
    <w:rsid w:val="00776B54"/>
    <w:rsid w:val="00776BA6"/>
    <w:rsid w:val="00777041"/>
    <w:rsid w:val="0077710C"/>
    <w:rsid w:val="00777278"/>
    <w:rsid w:val="00777392"/>
    <w:rsid w:val="007773F4"/>
    <w:rsid w:val="00777A75"/>
    <w:rsid w:val="00777B10"/>
    <w:rsid w:val="00777C94"/>
    <w:rsid w:val="0078040E"/>
    <w:rsid w:val="007804D1"/>
    <w:rsid w:val="00780AE4"/>
    <w:rsid w:val="00780C99"/>
    <w:rsid w:val="00780CC3"/>
    <w:rsid w:val="007811AC"/>
    <w:rsid w:val="0078123E"/>
    <w:rsid w:val="007818CD"/>
    <w:rsid w:val="0078199D"/>
    <w:rsid w:val="00781C17"/>
    <w:rsid w:val="00781C4C"/>
    <w:rsid w:val="00782105"/>
    <w:rsid w:val="00783408"/>
    <w:rsid w:val="00783611"/>
    <w:rsid w:val="0078397A"/>
    <w:rsid w:val="007839D2"/>
    <w:rsid w:val="00783B88"/>
    <w:rsid w:val="00783B8F"/>
    <w:rsid w:val="00783CD8"/>
    <w:rsid w:val="00783DD7"/>
    <w:rsid w:val="00783DEB"/>
    <w:rsid w:val="0078406A"/>
    <w:rsid w:val="007844C5"/>
    <w:rsid w:val="00784A4C"/>
    <w:rsid w:val="00784B32"/>
    <w:rsid w:val="00784B7A"/>
    <w:rsid w:val="00784CC4"/>
    <w:rsid w:val="00784DC4"/>
    <w:rsid w:val="00784F43"/>
    <w:rsid w:val="00785951"/>
    <w:rsid w:val="00785B78"/>
    <w:rsid w:val="00785CB0"/>
    <w:rsid w:val="0078623C"/>
    <w:rsid w:val="0078665B"/>
    <w:rsid w:val="00786828"/>
    <w:rsid w:val="00786846"/>
    <w:rsid w:val="00786A56"/>
    <w:rsid w:val="00787358"/>
    <w:rsid w:val="007876D1"/>
    <w:rsid w:val="007877FE"/>
    <w:rsid w:val="0079006B"/>
    <w:rsid w:val="0079020D"/>
    <w:rsid w:val="0079042B"/>
    <w:rsid w:val="00790579"/>
    <w:rsid w:val="007905CB"/>
    <w:rsid w:val="0079095F"/>
    <w:rsid w:val="00790B49"/>
    <w:rsid w:val="00791156"/>
    <w:rsid w:val="00791256"/>
    <w:rsid w:val="0079154F"/>
    <w:rsid w:val="0079173A"/>
    <w:rsid w:val="00791765"/>
    <w:rsid w:val="0079197D"/>
    <w:rsid w:val="00791C06"/>
    <w:rsid w:val="00791D9C"/>
    <w:rsid w:val="007920DE"/>
    <w:rsid w:val="00792A77"/>
    <w:rsid w:val="00792A7A"/>
    <w:rsid w:val="00792C2D"/>
    <w:rsid w:val="007930F3"/>
    <w:rsid w:val="00793249"/>
    <w:rsid w:val="007933AB"/>
    <w:rsid w:val="00793ADC"/>
    <w:rsid w:val="0079430F"/>
    <w:rsid w:val="0079461A"/>
    <w:rsid w:val="007947FE"/>
    <w:rsid w:val="00794A27"/>
    <w:rsid w:val="00794AEF"/>
    <w:rsid w:val="00795576"/>
    <w:rsid w:val="007956EA"/>
    <w:rsid w:val="007957F4"/>
    <w:rsid w:val="00795F52"/>
    <w:rsid w:val="00796064"/>
    <w:rsid w:val="007965A4"/>
    <w:rsid w:val="00796710"/>
    <w:rsid w:val="00796BEE"/>
    <w:rsid w:val="00796F7C"/>
    <w:rsid w:val="0079706E"/>
    <w:rsid w:val="007973FE"/>
    <w:rsid w:val="00797CF3"/>
    <w:rsid w:val="007A019E"/>
    <w:rsid w:val="007A08D7"/>
    <w:rsid w:val="007A0B2B"/>
    <w:rsid w:val="007A0E56"/>
    <w:rsid w:val="007A18B3"/>
    <w:rsid w:val="007A1AC7"/>
    <w:rsid w:val="007A22E6"/>
    <w:rsid w:val="007A2A99"/>
    <w:rsid w:val="007A2D80"/>
    <w:rsid w:val="007A2FF0"/>
    <w:rsid w:val="007A3237"/>
    <w:rsid w:val="007A3275"/>
    <w:rsid w:val="007A3517"/>
    <w:rsid w:val="007A3C46"/>
    <w:rsid w:val="007A3D90"/>
    <w:rsid w:val="007A43DF"/>
    <w:rsid w:val="007A4B33"/>
    <w:rsid w:val="007A4B6F"/>
    <w:rsid w:val="007A52D5"/>
    <w:rsid w:val="007A5644"/>
    <w:rsid w:val="007A5C42"/>
    <w:rsid w:val="007A62FF"/>
    <w:rsid w:val="007A69C3"/>
    <w:rsid w:val="007A6D48"/>
    <w:rsid w:val="007A6F33"/>
    <w:rsid w:val="007A7CFC"/>
    <w:rsid w:val="007B006F"/>
    <w:rsid w:val="007B049F"/>
    <w:rsid w:val="007B04B7"/>
    <w:rsid w:val="007B06ED"/>
    <w:rsid w:val="007B0E23"/>
    <w:rsid w:val="007B10D0"/>
    <w:rsid w:val="007B166F"/>
    <w:rsid w:val="007B1E2B"/>
    <w:rsid w:val="007B21E0"/>
    <w:rsid w:val="007B24E3"/>
    <w:rsid w:val="007B24FF"/>
    <w:rsid w:val="007B2764"/>
    <w:rsid w:val="007B2946"/>
    <w:rsid w:val="007B3440"/>
    <w:rsid w:val="007B354F"/>
    <w:rsid w:val="007B37D8"/>
    <w:rsid w:val="007B3F36"/>
    <w:rsid w:val="007B4760"/>
    <w:rsid w:val="007B4A20"/>
    <w:rsid w:val="007B4B39"/>
    <w:rsid w:val="007B4E42"/>
    <w:rsid w:val="007B5789"/>
    <w:rsid w:val="007B578C"/>
    <w:rsid w:val="007B5902"/>
    <w:rsid w:val="007B599F"/>
    <w:rsid w:val="007B659D"/>
    <w:rsid w:val="007B67FB"/>
    <w:rsid w:val="007B6D91"/>
    <w:rsid w:val="007B6F82"/>
    <w:rsid w:val="007B733A"/>
    <w:rsid w:val="007B7418"/>
    <w:rsid w:val="007B7850"/>
    <w:rsid w:val="007C0219"/>
    <w:rsid w:val="007C038D"/>
    <w:rsid w:val="007C04EA"/>
    <w:rsid w:val="007C0829"/>
    <w:rsid w:val="007C0912"/>
    <w:rsid w:val="007C0CAE"/>
    <w:rsid w:val="007C0DDC"/>
    <w:rsid w:val="007C0E7A"/>
    <w:rsid w:val="007C1107"/>
    <w:rsid w:val="007C1314"/>
    <w:rsid w:val="007C17BC"/>
    <w:rsid w:val="007C1E07"/>
    <w:rsid w:val="007C214D"/>
    <w:rsid w:val="007C2150"/>
    <w:rsid w:val="007C252B"/>
    <w:rsid w:val="007C2A88"/>
    <w:rsid w:val="007C2E4A"/>
    <w:rsid w:val="007C3E33"/>
    <w:rsid w:val="007C4391"/>
    <w:rsid w:val="007C4B9E"/>
    <w:rsid w:val="007C4F29"/>
    <w:rsid w:val="007C4F34"/>
    <w:rsid w:val="007C57F2"/>
    <w:rsid w:val="007C5E67"/>
    <w:rsid w:val="007C682E"/>
    <w:rsid w:val="007C6AF2"/>
    <w:rsid w:val="007C6DA2"/>
    <w:rsid w:val="007C74D3"/>
    <w:rsid w:val="007C791D"/>
    <w:rsid w:val="007C7923"/>
    <w:rsid w:val="007C79BB"/>
    <w:rsid w:val="007D06D8"/>
    <w:rsid w:val="007D085E"/>
    <w:rsid w:val="007D1A8B"/>
    <w:rsid w:val="007D1CD6"/>
    <w:rsid w:val="007D2114"/>
    <w:rsid w:val="007D2366"/>
    <w:rsid w:val="007D27D0"/>
    <w:rsid w:val="007D2A40"/>
    <w:rsid w:val="007D2A8B"/>
    <w:rsid w:val="007D2AAE"/>
    <w:rsid w:val="007D2BF5"/>
    <w:rsid w:val="007D325A"/>
    <w:rsid w:val="007D35D1"/>
    <w:rsid w:val="007D36E3"/>
    <w:rsid w:val="007D3CCC"/>
    <w:rsid w:val="007D4420"/>
    <w:rsid w:val="007D4BC8"/>
    <w:rsid w:val="007D4E4C"/>
    <w:rsid w:val="007D4E7B"/>
    <w:rsid w:val="007D50DC"/>
    <w:rsid w:val="007D51D4"/>
    <w:rsid w:val="007D54A6"/>
    <w:rsid w:val="007D589B"/>
    <w:rsid w:val="007D5B59"/>
    <w:rsid w:val="007D5F73"/>
    <w:rsid w:val="007D6243"/>
    <w:rsid w:val="007D63B1"/>
    <w:rsid w:val="007D6AB9"/>
    <w:rsid w:val="007D6CA4"/>
    <w:rsid w:val="007D6CF1"/>
    <w:rsid w:val="007E06E7"/>
    <w:rsid w:val="007E072B"/>
    <w:rsid w:val="007E07F1"/>
    <w:rsid w:val="007E087A"/>
    <w:rsid w:val="007E0B3B"/>
    <w:rsid w:val="007E0EBE"/>
    <w:rsid w:val="007E14D2"/>
    <w:rsid w:val="007E16A3"/>
    <w:rsid w:val="007E193B"/>
    <w:rsid w:val="007E19D7"/>
    <w:rsid w:val="007E1BD6"/>
    <w:rsid w:val="007E257E"/>
    <w:rsid w:val="007E2622"/>
    <w:rsid w:val="007E28FB"/>
    <w:rsid w:val="007E28FE"/>
    <w:rsid w:val="007E2946"/>
    <w:rsid w:val="007E2D58"/>
    <w:rsid w:val="007E2DE1"/>
    <w:rsid w:val="007E35C0"/>
    <w:rsid w:val="007E3655"/>
    <w:rsid w:val="007E3AFB"/>
    <w:rsid w:val="007E3B15"/>
    <w:rsid w:val="007E3E77"/>
    <w:rsid w:val="007E5790"/>
    <w:rsid w:val="007E5E10"/>
    <w:rsid w:val="007E6285"/>
    <w:rsid w:val="007E6AD2"/>
    <w:rsid w:val="007E6F87"/>
    <w:rsid w:val="007E7197"/>
    <w:rsid w:val="007E7481"/>
    <w:rsid w:val="007E75BF"/>
    <w:rsid w:val="007E7783"/>
    <w:rsid w:val="007E7A08"/>
    <w:rsid w:val="007E7C6B"/>
    <w:rsid w:val="007F0A0C"/>
    <w:rsid w:val="007F0ED0"/>
    <w:rsid w:val="007F0FDF"/>
    <w:rsid w:val="007F11A0"/>
    <w:rsid w:val="007F13D3"/>
    <w:rsid w:val="007F13E7"/>
    <w:rsid w:val="007F1B45"/>
    <w:rsid w:val="007F1BC4"/>
    <w:rsid w:val="007F21DF"/>
    <w:rsid w:val="007F2209"/>
    <w:rsid w:val="007F22E2"/>
    <w:rsid w:val="007F2468"/>
    <w:rsid w:val="007F2512"/>
    <w:rsid w:val="007F2638"/>
    <w:rsid w:val="007F281B"/>
    <w:rsid w:val="007F2905"/>
    <w:rsid w:val="007F2ABA"/>
    <w:rsid w:val="007F37FB"/>
    <w:rsid w:val="007F3F69"/>
    <w:rsid w:val="007F434E"/>
    <w:rsid w:val="007F45F1"/>
    <w:rsid w:val="007F48C0"/>
    <w:rsid w:val="007F49A8"/>
    <w:rsid w:val="007F4D68"/>
    <w:rsid w:val="007F4EB7"/>
    <w:rsid w:val="007F50AB"/>
    <w:rsid w:val="007F5142"/>
    <w:rsid w:val="007F522E"/>
    <w:rsid w:val="007F53CF"/>
    <w:rsid w:val="007F5799"/>
    <w:rsid w:val="007F5AB3"/>
    <w:rsid w:val="007F61F3"/>
    <w:rsid w:val="007F66C6"/>
    <w:rsid w:val="007F68F6"/>
    <w:rsid w:val="007F6968"/>
    <w:rsid w:val="007F6F0A"/>
    <w:rsid w:val="007F743A"/>
    <w:rsid w:val="007F7D54"/>
    <w:rsid w:val="007F7D66"/>
    <w:rsid w:val="00800111"/>
    <w:rsid w:val="00800233"/>
    <w:rsid w:val="008004F4"/>
    <w:rsid w:val="00800606"/>
    <w:rsid w:val="00800715"/>
    <w:rsid w:val="00800745"/>
    <w:rsid w:val="00800C06"/>
    <w:rsid w:val="00800DE4"/>
    <w:rsid w:val="00800F04"/>
    <w:rsid w:val="00800F7C"/>
    <w:rsid w:val="00801287"/>
    <w:rsid w:val="00801D71"/>
    <w:rsid w:val="00802773"/>
    <w:rsid w:val="008027D1"/>
    <w:rsid w:val="00802834"/>
    <w:rsid w:val="00802A68"/>
    <w:rsid w:val="00802C53"/>
    <w:rsid w:val="00802C59"/>
    <w:rsid w:val="008038F2"/>
    <w:rsid w:val="008043EF"/>
    <w:rsid w:val="00804497"/>
    <w:rsid w:val="00804DF1"/>
    <w:rsid w:val="008053AD"/>
    <w:rsid w:val="008053B8"/>
    <w:rsid w:val="0080560C"/>
    <w:rsid w:val="00805704"/>
    <w:rsid w:val="008058DB"/>
    <w:rsid w:val="00805942"/>
    <w:rsid w:val="00805FA8"/>
    <w:rsid w:val="008068C5"/>
    <w:rsid w:val="00806C49"/>
    <w:rsid w:val="00807048"/>
    <w:rsid w:val="00807069"/>
    <w:rsid w:val="0080780E"/>
    <w:rsid w:val="00807989"/>
    <w:rsid w:val="008101A3"/>
    <w:rsid w:val="0081066E"/>
    <w:rsid w:val="00810A19"/>
    <w:rsid w:val="00810B3E"/>
    <w:rsid w:val="00810E77"/>
    <w:rsid w:val="008110A0"/>
    <w:rsid w:val="00811AF1"/>
    <w:rsid w:val="00811BC9"/>
    <w:rsid w:val="00811FDB"/>
    <w:rsid w:val="0081209D"/>
    <w:rsid w:val="00812109"/>
    <w:rsid w:val="008125B9"/>
    <w:rsid w:val="00812761"/>
    <w:rsid w:val="0081292A"/>
    <w:rsid w:val="00812B92"/>
    <w:rsid w:val="00812D14"/>
    <w:rsid w:val="00812FE3"/>
    <w:rsid w:val="00813456"/>
    <w:rsid w:val="0081362C"/>
    <w:rsid w:val="0081378F"/>
    <w:rsid w:val="00813E43"/>
    <w:rsid w:val="00813FA1"/>
    <w:rsid w:val="00813FD2"/>
    <w:rsid w:val="00814312"/>
    <w:rsid w:val="00814520"/>
    <w:rsid w:val="008149AC"/>
    <w:rsid w:val="00814FA9"/>
    <w:rsid w:val="008156D0"/>
    <w:rsid w:val="008159AF"/>
    <w:rsid w:val="008159B0"/>
    <w:rsid w:val="00815DEE"/>
    <w:rsid w:val="00815ECE"/>
    <w:rsid w:val="0081604C"/>
    <w:rsid w:val="0081604D"/>
    <w:rsid w:val="008167D6"/>
    <w:rsid w:val="008169D0"/>
    <w:rsid w:val="00817012"/>
    <w:rsid w:val="008170A0"/>
    <w:rsid w:val="00817452"/>
    <w:rsid w:val="008176C5"/>
    <w:rsid w:val="008179CE"/>
    <w:rsid w:val="00817C1E"/>
    <w:rsid w:val="00817E58"/>
    <w:rsid w:val="00820128"/>
    <w:rsid w:val="00820759"/>
    <w:rsid w:val="00820E16"/>
    <w:rsid w:val="00820FDE"/>
    <w:rsid w:val="0082106F"/>
    <w:rsid w:val="008210D3"/>
    <w:rsid w:val="008214DC"/>
    <w:rsid w:val="008216B1"/>
    <w:rsid w:val="00821891"/>
    <w:rsid w:val="00821D55"/>
    <w:rsid w:val="0082205B"/>
    <w:rsid w:val="0082210E"/>
    <w:rsid w:val="0082214C"/>
    <w:rsid w:val="0082219E"/>
    <w:rsid w:val="00822332"/>
    <w:rsid w:val="0082289A"/>
    <w:rsid w:val="0082291E"/>
    <w:rsid w:val="00822A1A"/>
    <w:rsid w:val="00822D6D"/>
    <w:rsid w:val="0082303E"/>
    <w:rsid w:val="0082387C"/>
    <w:rsid w:val="008239F9"/>
    <w:rsid w:val="00823B6C"/>
    <w:rsid w:val="00823EE3"/>
    <w:rsid w:val="00823FA0"/>
    <w:rsid w:val="00823FE3"/>
    <w:rsid w:val="00823FF4"/>
    <w:rsid w:val="00824171"/>
    <w:rsid w:val="008242D3"/>
    <w:rsid w:val="00824676"/>
    <w:rsid w:val="008247B2"/>
    <w:rsid w:val="00824AB0"/>
    <w:rsid w:val="008253E3"/>
    <w:rsid w:val="00825464"/>
    <w:rsid w:val="0082581B"/>
    <w:rsid w:val="00825DB6"/>
    <w:rsid w:val="00825DC4"/>
    <w:rsid w:val="00825E9C"/>
    <w:rsid w:val="0082620D"/>
    <w:rsid w:val="008267D5"/>
    <w:rsid w:val="00826ECC"/>
    <w:rsid w:val="00826F10"/>
    <w:rsid w:val="00827038"/>
    <w:rsid w:val="00827278"/>
    <w:rsid w:val="0082754B"/>
    <w:rsid w:val="0082765B"/>
    <w:rsid w:val="008276B2"/>
    <w:rsid w:val="00827FCB"/>
    <w:rsid w:val="00830522"/>
    <w:rsid w:val="00830601"/>
    <w:rsid w:val="00830A39"/>
    <w:rsid w:val="00830BD2"/>
    <w:rsid w:val="00831015"/>
    <w:rsid w:val="008312AB"/>
    <w:rsid w:val="00831789"/>
    <w:rsid w:val="00832716"/>
    <w:rsid w:val="00832A36"/>
    <w:rsid w:val="00832A8C"/>
    <w:rsid w:val="00832C07"/>
    <w:rsid w:val="0083343F"/>
    <w:rsid w:val="00833C1D"/>
    <w:rsid w:val="00833DFF"/>
    <w:rsid w:val="0083427E"/>
    <w:rsid w:val="008343EF"/>
    <w:rsid w:val="00834524"/>
    <w:rsid w:val="00834C0B"/>
    <w:rsid w:val="00834C83"/>
    <w:rsid w:val="00834D0C"/>
    <w:rsid w:val="00834E37"/>
    <w:rsid w:val="00834F66"/>
    <w:rsid w:val="008354A1"/>
    <w:rsid w:val="0083558A"/>
    <w:rsid w:val="00835B85"/>
    <w:rsid w:val="00835D79"/>
    <w:rsid w:val="00836697"/>
    <w:rsid w:val="008366B0"/>
    <w:rsid w:val="0083685E"/>
    <w:rsid w:val="00836995"/>
    <w:rsid w:val="00836B31"/>
    <w:rsid w:val="00837188"/>
    <w:rsid w:val="00837285"/>
    <w:rsid w:val="008373C2"/>
    <w:rsid w:val="00837A03"/>
    <w:rsid w:val="00837D76"/>
    <w:rsid w:val="00837F0E"/>
    <w:rsid w:val="0084031E"/>
    <w:rsid w:val="008408FA"/>
    <w:rsid w:val="00840912"/>
    <w:rsid w:val="00840A27"/>
    <w:rsid w:val="00840D60"/>
    <w:rsid w:val="008410BD"/>
    <w:rsid w:val="00841109"/>
    <w:rsid w:val="008411A4"/>
    <w:rsid w:val="008411AC"/>
    <w:rsid w:val="0084140F"/>
    <w:rsid w:val="00841945"/>
    <w:rsid w:val="00841949"/>
    <w:rsid w:val="00841AC6"/>
    <w:rsid w:val="00841C43"/>
    <w:rsid w:val="00841C7E"/>
    <w:rsid w:val="00842343"/>
    <w:rsid w:val="008423B3"/>
    <w:rsid w:val="00842752"/>
    <w:rsid w:val="00843461"/>
    <w:rsid w:val="00843BDD"/>
    <w:rsid w:val="00843CB9"/>
    <w:rsid w:val="00844041"/>
    <w:rsid w:val="00844076"/>
    <w:rsid w:val="00844641"/>
    <w:rsid w:val="008448AC"/>
    <w:rsid w:val="00844E99"/>
    <w:rsid w:val="00845039"/>
    <w:rsid w:val="00845650"/>
    <w:rsid w:val="00845E7C"/>
    <w:rsid w:val="00845E88"/>
    <w:rsid w:val="0084604F"/>
    <w:rsid w:val="00846118"/>
    <w:rsid w:val="008464A2"/>
    <w:rsid w:val="008466A5"/>
    <w:rsid w:val="00846B75"/>
    <w:rsid w:val="00847158"/>
    <w:rsid w:val="00847786"/>
    <w:rsid w:val="00847829"/>
    <w:rsid w:val="00847C19"/>
    <w:rsid w:val="00847C25"/>
    <w:rsid w:val="00847F7E"/>
    <w:rsid w:val="00850576"/>
    <w:rsid w:val="008506D9"/>
    <w:rsid w:val="00850A41"/>
    <w:rsid w:val="00850DC0"/>
    <w:rsid w:val="008511C6"/>
    <w:rsid w:val="008511C7"/>
    <w:rsid w:val="0085173A"/>
    <w:rsid w:val="00851D72"/>
    <w:rsid w:val="0085249D"/>
    <w:rsid w:val="008524FA"/>
    <w:rsid w:val="00852509"/>
    <w:rsid w:val="00852BFB"/>
    <w:rsid w:val="00852D7E"/>
    <w:rsid w:val="008530C9"/>
    <w:rsid w:val="008531AC"/>
    <w:rsid w:val="008532D9"/>
    <w:rsid w:val="0085382B"/>
    <w:rsid w:val="008547F9"/>
    <w:rsid w:val="00854893"/>
    <w:rsid w:val="008548BD"/>
    <w:rsid w:val="00854A6F"/>
    <w:rsid w:val="00854B68"/>
    <w:rsid w:val="008552D9"/>
    <w:rsid w:val="00855557"/>
    <w:rsid w:val="00855C3A"/>
    <w:rsid w:val="00855CD2"/>
    <w:rsid w:val="00855DAA"/>
    <w:rsid w:val="0085696B"/>
    <w:rsid w:val="00856A9E"/>
    <w:rsid w:val="00857113"/>
    <w:rsid w:val="008574F1"/>
    <w:rsid w:val="00857DE9"/>
    <w:rsid w:val="00857EC4"/>
    <w:rsid w:val="00857FF0"/>
    <w:rsid w:val="0086000F"/>
    <w:rsid w:val="008606B6"/>
    <w:rsid w:val="00860979"/>
    <w:rsid w:val="00860C00"/>
    <w:rsid w:val="0086128B"/>
    <w:rsid w:val="00861CB8"/>
    <w:rsid w:val="00861D3E"/>
    <w:rsid w:val="00862240"/>
    <w:rsid w:val="00862647"/>
    <w:rsid w:val="00862908"/>
    <w:rsid w:val="00862D28"/>
    <w:rsid w:val="00862E33"/>
    <w:rsid w:val="008632A2"/>
    <w:rsid w:val="0086338E"/>
    <w:rsid w:val="0086384F"/>
    <w:rsid w:val="008638EC"/>
    <w:rsid w:val="00863B2A"/>
    <w:rsid w:val="00863F56"/>
    <w:rsid w:val="008645F0"/>
    <w:rsid w:val="0086465E"/>
    <w:rsid w:val="008649C2"/>
    <w:rsid w:val="00864ACA"/>
    <w:rsid w:val="00865C97"/>
    <w:rsid w:val="00865CDB"/>
    <w:rsid w:val="00865D3F"/>
    <w:rsid w:val="00865D72"/>
    <w:rsid w:val="0086608B"/>
    <w:rsid w:val="00866DB6"/>
    <w:rsid w:val="0086782B"/>
    <w:rsid w:val="0086787B"/>
    <w:rsid w:val="00867C8F"/>
    <w:rsid w:val="00867CA8"/>
    <w:rsid w:val="00867F0A"/>
    <w:rsid w:val="00867F31"/>
    <w:rsid w:val="00870185"/>
    <w:rsid w:val="008702AD"/>
    <w:rsid w:val="0087050B"/>
    <w:rsid w:val="00870A85"/>
    <w:rsid w:val="00870B1D"/>
    <w:rsid w:val="00870C69"/>
    <w:rsid w:val="00870CA8"/>
    <w:rsid w:val="00870FBC"/>
    <w:rsid w:val="008711DA"/>
    <w:rsid w:val="00871CB8"/>
    <w:rsid w:val="00872240"/>
    <w:rsid w:val="00872251"/>
    <w:rsid w:val="00872255"/>
    <w:rsid w:val="008722E4"/>
    <w:rsid w:val="00872379"/>
    <w:rsid w:val="00872563"/>
    <w:rsid w:val="008725CF"/>
    <w:rsid w:val="00872703"/>
    <w:rsid w:val="00872CB8"/>
    <w:rsid w:val="00872D72"/>
    <w:rsid w:val="00872DC7"/>
    <w:rsid w:val="008734B8"/>
    <w:rsid w:val="0087352C"/>
    <w:rsid w:val="00873AD4"/>
    <w:rsid w:val="00873DC6"/>
    <w:rsid w:val="008743A8"/>
    <w:rsid w:val="00874AFE"/>
    <w:rsid w:val="00874BAA"/>
    <w:rsid w:val="00874CD6"/>
    <w:rsid w:val="0087520B"/>
    <w:rsid w:val="008754BC"/>
    <w:rsid w:val="008756E6"/>
    <w:rsid w:val="0087570A"/>
    <w:rsid w:val="00875787"/>
    <w:rsid w:val="00875965"/>
    <w:rsid w:val="00875D88"/>
    <w:rsid w:val="00876243"/>
    <w:rsid w:val="008766DB"/>
    <w:rsid w:val="0087690D"/>
    <w:rsid w:val="00876981"/>
    <w:rsid w:val="00876AAB"/>
    <w:rsid w:val="00876B8C"/>
    <w:rsid w:val="00876D9D"/>
    <w:rsid w:val="00876EC3"/>
    <w:rsid w:val="008773A4"/>
    <w:rsid w:val="00877426"/>
    <w:rsid w:val="008806B0"/>
    <w:rsid w:val="00880861"/>
    <w:rsid w:val="008812EA"/>
    <w:rsid w:val="008812F7"/>
    <w:rsid w:val="00881539"/>
    <w:rsid w:val="00881737"/>
    <w:rsid w:val="00881A7A"/>
    <w:rsid w:val="00881C00"/>
    <w:rsid w:val="00881E3B"/>
    <w:rsid w:val="00881F8C"/>
    <w:rsid w:val="00882028"/>
    <w:rsid w:val="0088216F"/>
    <w:rsid w:val="00882999"/>
    <w:rsid w:val="00882AF1"/>
    <w:rsid w:val="00882C9E"/>
    <w:rsid w:val="00883204"/>
    <w:rsid w:val="00883241"/>
    <w:rsid w:val="00883280"/>
    <w:rsid w:val="00883845"/>
    <w:rsid w:val="00883ABE"/>
    <w:rsid w:val="00883C9F"/>
    <w:rsid w:val="00883FD9"/>
    <w:rsid w:val="00884063"/>
    <w:rsid w:val="00884224"/>
    <w:rsid w:val="008848B2"/>
    <w:rsid w:val="00884C6C"/>
    <w:rsid w:val="00884DF3"/>
    <w:rsid w:val="00884E3A"/>
    <w:rsid w:val="00884F36"/>
    <w:rsid w:val="008850D4"/>
    <w:rsid w:val="008854D4"/>
    <w:rsid w:val="008856A1"/>
    <w:rsid w:val="00885954"/>
    <w:rsid w:val="00885AC9"/>
    <w:rsid w:val="00885BDF"/>
    <w:rsid w:val="00885F4A"/>
    <w:rsid w:val="008861DF"/>
    <w:rsid w:val="008866CF"/>
    <w:rsid w:val="0088746A"/>
    <w:rsid w:val="00887604"/>
    <w:rsid w:val="00887806"/>
    <w:rsid w:val="00887C82"/>
    <w:rsid w:val="008903C1"/>
    <w:rsid w:val="00890594"/>
    <w:rsid w:val="0089097F"/>
    <w:rsid w:val="008915D5"/>
    <w:rsid w:val="00891977"/>
    <w:rsid w:val="00891DDB"/>
    <w:rsid w:val="00892146"/>
    <w:rsid w:val="008927EE"/>
    <w:rsid w:val="008929CA"/>
    <w:rsid w:val="00892DB0"/>
    <w:rsid w:val="008930D9"/>
    <w:rsid w:val="008931ED"/>
    <w:rsid w:val="008934B3"/>
    <w:rsid w:val="00893544"/>
    <w:rsid w:val="0089356D"/>
    <w:rsid w:val="0089356E"/>
    <w:rsid w:val="00893925"/>
    <w:rsid w:val="00893B10"/>
    <w:rsid w:val="00893B95"/>
    <w:rsid w:val="00893C61"/>
    <w:rsid w:val="00893D59"/>
    <w:rsid w:val="00893E85"/>
    <w:rsid w:val="00894133"/>
    <w:rsid w:val="00894EE8"/>
    <w:rsid w:val="00894F9D"/>
    <w:rsid w:val="00895375"/>
    <w:rsid w:val="00895693"/>
    <w:rsid w:val="00895DDC"/>
    <w:rsid w:val="00895EBE"/>
    <w:rsid w:val="008960B2"/>
    <w:rsid w:val="0089626D"/>
    <w:rsid w:val="00896583"/>
    <w:rsid w:val="00896857"/>
    <w:rsid w:val="0089708A"/>
    <w:rsid w:val="008975E9"/>
    <w:rsid w:val="00897C2A"/>
    <w:rsid w:val="00897DCB"/>
    <w:rsid w:val="00897DE3"/>
    <w:rsid w:val="008A00B3"/>
    <w:rsid w:val="008A00F2"/>
    <w:rsid w:val="008A0409"/>
    <w:rsid w:val="008A077E"/>
    <w:rsid w:val="008A0D26"/>
    <w:rsid w:val="008A1ABE"/>
    <w:rsid w:val="008A1BFF"/>
    <w:rsid w:val="008A202D"/>
    <w:rsid w:val="008A21C9"/>
    <w:rsid w:val="008A2346"/>
    <w:rsid w:val="008A2366"/>
    <w:rsid w:val="008A25E9"/>
    <w:rsid w:val="008A2BEC"/>
    <w:rsid w:val="008A2C48"/>
    <w:rsid w:val="008A2D3F"/>
    <w:rsid w:val="008A2D89"/>
    <w:rsid w:val="008A324B"/>
    <w:rsid w:val="008A32B9"/>
    <w:rsid w:val="008A336B"/>
    <w:rsid w:val="008A354E"/>
    <w:rsid w:val="008A39A9"/>
    <w:rsid w:val="008A3AB6"/>
    <w:rsid w:val="008A46D6"/>
    <w:rsid w:val="008A4B6C"/>
    <w:rsid w:val="008A4C86"/>
    <w:rsid w:val="008A4F8F"/>
    <w:rsid w:val="008A53DD"/>
    <w:rsid w:val="008A59B9"/>
    <w:rsid w:val="008A5ED4"/>
    <w:rsid w:val="008A5F30"/>
    <w:rsid w:val="008A6316"/>
    <w:rsid w:val="008A66C6"/>
    <w:rsid w:val="008A67F7"/>
    <w:rsid w:val="008A6FF7"/>
    <w:rsid w:val="008A71E5"/>
    <w:rsid w:val="008A71FC"/>
    <w:rsid w:val="008A778F"/>
    <w:rsid w:val="008A7978"/>
    <w:rsid w:val="008A7A45"/>
    <w:rsid w:val="008A7D16"/>
    <w:rsid w:val="008B005E"/>
    <w:rsid w:val="008B0205"/>
    <w:rsid w:val="008B08A6"/>
    <w:rsid w:val="008B0ADB"/>
    <w:rsid w:val="008B0D6E"/>
    <w:rsid w:val="008B0ECF"/>
    <w:rsid w:val="008B0F8D"/>
    <w:rsid w:val="008B1082"/>
    <w:rsid w:val="008B1463"/>
    <w:rsid w:val="008B156D"/>
    <w:rsid w:val="008B1DEA"/>
    <w:rsid w:val="008B25CA"/>
    <w:rsid w:val="008B2A3C"/>
    <w:rsid w:val="008B3486"/>
    <w:rsid w:val="008B3ADF"/>
    <w:rsid w:val="008B41DD"/>
    <w:rsid w:val="008B424A"/>
    <w:rsid w:val="008B42EC"/>
    <w:rsid w:val="008B4310"/>
    <w:rsid w:val="008B4D81"/>
    <w:rsid w:val="008B5C15"/>
    <w:rsid w:val="008B6121"/>
    <w:rsid w:val="008B62DF"/>
    <w:rsid w:val="008B656F"/>
    <w:rsid w:val="008B658F"/>
    <w:rsid w:val="008B737F"/>
    <w:rsid w:val="008B7503"/>
    <w:rsid w:val="008B76A8"/>
    <w:rsid w:val="008B7B5E"/>
    <w:rsid w:val="008B7D5B"/>
    <w:rsid w:val="008C0155"/>
    <w:rsid w:val="008C073E"/>
    <w:rsid w:val="008C0BF1"/>
    <w:rsid w:val="008C1004"/>
    <w:rsid w:val="008C1507"/>
    <w:rsid w:val="008C19EB"/>
    <w:rsid w:val="008C1B03"/>
    <w:rsid w:val="008C1DF8"/>
    <w:rsid w:val="008C224C"/>
    <w:rsid w:val="008C2ADF"/>
    <w:rsid w:val="008C2C88"/>
    <w:rsid w:val="008C316C"/>
    <w:rsid w:val="008C3874"/>
    <w:rsid w:val="008C3940"/>
    <w:rsid w:val="008C3BE3"/>
    <w:rsid w:val="008C3C5B"/>
    <w:rsid w:val="008C3F0E"/>
    <w:rsid w:val="008C4103"/>
    <w:rsid w:val="008C4158"/>
    <w:rsid w:val="008C41B2"/>
    <w:rsid w:val="008C448C"/>
    <w:rsid w:val="008C4966"/>
    <w:rsid w:val="008C4B05"/>
    <w:rsid w:val="008C4C35"/>
    <w:rsid w:val="008C4E62"/>
    <w:rsid w:val="008C5711"/>
    <w:rsid w:val="008C572B"/>
    <w:rsid w:val="008C5780"/>
    <w:rsid w:val="008C59CD"/>
    <w:rsid w:val="008C5B11"/>
    <w:rsid w:val="008C6034"/>
    <w:rsid w:val="008C642F"/>
    <w:rsid w:val="008C6799"/>
    <w:rsid w:val="008C6ADD"/>
    <w:rsid w:val="008C787B"/>
    <w:rsid w:val="008C78FD"/>
    <w:rsid w:val="008C7981"/>
    <w:rsid w:val="008C7989"/>
    <w:rsid w:val="008C79E5"/>
    <w:rsid w:val="008C7B79"/>
    <w:rsid w:val="008C7BD0"/>
    <w:rsid w:val="008C7C61"/>
    <w:rsid w:val="008C7D51"/>
    <w:rsid w:val="008D02FB"/>
    <w:rsid w:val="008D0548"/>
    <w:rsid w:val="008D0B99"/>
    <w:rsid w:val="008D0E9B"/>
    <w:rsid w:val="008D0F22"/>
    <w:rsid w:val="008D191F"/>
    <w:rsid w:val="008D1C4E"/>
    <w:rsid w:val="008D1C88"/>
    <w:rsid w:val="008D1DDA"/>
    <w:rsid w:val="008D2200"/>
    <w:rsid w:val="008D25CB"/>
    <w:rsid w:val="008D2AAC"/>
    <w:rsid w:val="008D2E2E"/>
    <w:rsid w:val="008D425D"/>
    <w:rsid w:val="008D44CB"/>
    <w:rsid w:val="008D4671"/>
    <w:rsid w:val="008D4976"/>
    <w:rsid w:val="008D4C83"/>
    <w:rsid w:val="008D4E7E"/>
    <w:rsid w:val="008D54DA"/>
    <w:rsid w:val="008D588D"/>
    <w:rsid w:val="008D5AF7"/>
    <w:rsid w:val="008D5D00"/>
    <w:rsid w:val="008D5D87"/>
    <w:rsid w:val="008D5E78"/>
    <w:rsid w:val="008D60D3"/>
    <w:rsid w:val="008D673B"/>
    <w:rsid w:val="008D6EDB"/>
    <w:rsid w:val="008D6F67"/>
    <w:rsid w:val="008D70D5"/>
    <w:rsid w:val="008D74AC"/>
    <w:rsid w:val="008D74CB"/>
    <w:rsid w:val="008D7F8D"/>
    <w:rsid w:val="008E0167"/>
    <w:rsid w:val="008E0276"/>
    <w:rsid w:val="008E0571"/>
    <w:rsid w:val="008E0AFA"/>
    <w:rsid w:val="008E0C49"/>
    <w:rsid w:val="008E0EB5"/>
    <w:rsid w:val="008E0EC3"/>
    <w:rsid w:val="008E11F1"/>
    <w:rsid w:val="008E1272"/>
    <w:rsid w:val="008E165E"/>
    <w:rsid w:val="008E1A6E"/>
    <w:rsid w:val="008E1E54"/>
    <w:rsid w:val="008E248B"/>
    <w:rsid w:val="008E2C70"/>
    <w:rsid w:val="008E31E1"/>
    <w:rsid w:val="008E3674"/>
    <w:rsid w:val="008E372F"/>
    <w:rsid w:val="008E3DD7"/>
    <w:rsid w:val="008E48DE"/>
    <w:rsid w:val="008E4E9B"/>
    <w:rsid w:val="008E4F67"/>
    <w:rsid w:val="008E51AA"/>
    <w:rsid w:val="008E555F"/>
    <w:rsid w:val="008E5586"/>
    <w:rsid w:val="008E59C7"/>
    <w:rsid w:val="008E5B38"/>
    <w:rsid w:val="008E5CE5"/>
    <w:rsid w:val="008E5CFD"/>
    <w:rsid w:val="008E622F"/>
    <w:rsid w:val="008E63FF"/>
    <w:rsid w:val="008E6B00"/>
    <w:rsid w:val="008E6BCD"/>
    <w:rsid w:val="008E6D6D"/>
    <w:rsid w:val="008E6E4F"/>
    <w:rsid w:val="008E6E53"/>
    <w:rsid w:val="008E71FF"/>
    <w:rsid w:val="008E761D"/>
    <w:rsid w:val="008E7B15"/>
    <w:rsid w:val="008E7BDF"/>
    <w:rsid w:val="008E7FE0"/>
    <w:rsid w:val="008F0955"/>
    <w:rsid w:val="008F0CF7"/>
    <w:rsid w:val="008F0E60"/>
    <w:rsid w:val="008F0E87"/>
    <w:rsid w:val="008F0F8B"/>
    <w:rsid w:val="008F1402"/>
    <w:rsid w:val="008F1C17"/>
    <w:rsid w:val="008F1C38"/>
    <w:rsid w:val="008F1C82"/>
    <w:rsid w:val="008F1ED4"/>
    <w:rsid w:val="008F2037"/>
    <w:rsid w:val="008F22B8"/>
    <w:rsid w:val="008F25EA"/>
    <w:rsid w:val="008F2668"/>
    <w:rsid w:val="008F27D9"/>
    <w:rsid w:val="008F2A21"/>
    <w:rsid w:val="008F2A22"/>
    <w:rsid w:val="008F2F7F"/>
    <w:rsid w:val="008F3415"/>
    <w:rsid w:val="008F391B"/>
    <w:rsid w:val="008F3952"/>
    <w:rsid w:val="008F408D"/>
    <w:rsid w:val="008F485D"/>
    <w:rsid w:val="008F5185"/>
    <w:rsid w:val="008F545D"/>
    <w:rsid w:val="008F611B"/>
    <w:rsid w:val="008F6911"/>
    <w:rsid w:val="008F6A6A"/>
    <w:rsid w:val="008F6AF2"/>
    <w:rsid w:val="008F757D"/>
    <w:rsid w:val="008F759D"/>
    <w:rsid w:val="008F7A3A"/>
    <w:rsid w:val="00900664"/>
    <w:rsid w:val="00900675"/>
    <w:rsid w:val="0090067A"/>
    <w:rsid w:val="00900890"/>
    <w:rsid w:val="00900FC4"/>
    <w:rsid w:val="00901017"/>
    <w:rsid w:val="0090162B"/>
    <w:rsid w:val="009019EA"/>
    <w:rsid w:val="00901CEE"/>
    <w:rsid w:val="00901DDA"/>
    <w:rsid w:val="00901DFA"/>
    <w:rsid w:val="0090204A"/>
    <w:rsid w:val="0090232D"/>
    <w:rsid w:val="0090245C"/>
    <w:rsid w:val="0090252D"/>
    <w:rsid w:val="00902532"/>
    <w:rsid w:val="00902738"/>
    <w:rsid w:val="00903718"/>
    <w:rsid w:val="009038AC"/>
    <w:rsid w:val="00903A7B"/>
    <w:rsid w:val="00903BD0"/>
    <w:rsid w:val="00903E8D"/>
    <w:rsid w:val="00903ECC"/>
    <w:rsid w:val="00903FBC"/>
    <w:rsid w:val="00904186"/>
    <w:rsid w:val="009042AA"/>
    <w:rsid w:val="00904509"/>
    <w:rsid w:val="009047E6"/>
    <w:rsid w:val="0090490D"/>
    <w:rsid w:val="00904B66"/>
    <w:rsid w:val="00904E3C"/>
    <w:rsid w:val="00905190"/>
    <w:rsid w:val="00905695"/>
    <w:rsid w:val="00905C4E"/>
    <w:rsid w:val="00905CED"/>
    <w:rsid w:val="00906725"/>
    <w:rsid w:val="00906B11"/>
    <w:rsid w:val="00906D2D"/>
    <w:rsid w:val="00906DA8"/>
    <w:rsid w:val="009070FC"/>
    <w:rsid w:val="00907108"/>
    <w:rsid w:val="0090719D"/>
    <w:rsid w:val="0090730A"/>
    <w:rsid w:val="00907A0C"/>
    <w:rsid w:val="00907A0D"/>
    <w:rsid w:val="00907AAB"/>
    <w:rsid w:val="00910409"/>
    <w:rsid w:val="00910489"/>
    <w:rsid w:val="0091059B"/>
    <w:rsid w:val="0091060D"/>
    <w:rsid w:val="00910B67"/>
    <w:rsid w:val="00910FF2"/>
    <w:rsid w:val="009112E8"/>
    <w:rsid w:val="00911683"/>
    <w:rsid w:val="009117E2"/>
    <w:rsid w:val="009119C4"/>
    <w:rsid w:val="00911B60"/>
    <w:rsid w:val="00911BCC"/>
    <w:rsid w:val="00912046"/>
    <w:rsid w:val="00912119"/>
    <w:rsid w:val="00912234"/>
    <w:rsid w:val="00912495"/>
    <w:rsid w:val="009124B4"/>
    <w:rsid w:val="0091289C"/>
    <w:rsid w:val="00912A70"/>
    <w:rsid w:val="00912F6F"/>
    <w:rsid w:val="0091343F"/>
    <w:rsid w:val="00913584"/>
    <w:rsid w:val="00913888"/>
    <w:rsid w:val="00913A38"/>
    <w:rsid w:val="00913C0C"/>
    <w:rsid w:val="00913CE9"/>
    <w:rsid w:val="00913F0F"/>
    <w:rsid w:val="009144C4"/>
    <w:rsid w:val="009146A9"/>
    <w:rsid w:val="00914A58"/>
    <w:rsid w:val="00914CCF"/>
    <w:rsid w:val="00915543"/>
    <w:rsid w:val="009156EE"/>
    <w:rsid w:val="009157C0"/>
    <w:rsid w:val="00915F5C"/>
    <w:rsid w:val="00915F6E"/>
    <w:rsid w:val="0091617A"/>
    <w:rsid w:val="009161DB"/>
    <w:rsid w:val="00916214"/>
    <w:rsid w:val="009165B4"/>
    <w:rsid w:val="00916A65"/>
    <w:rsid w:val="00916CAE"/>
    <w:rsid w:val="009172F1"/>
    <w:rsid w:val="009172FF"/>
    <w:rsid w:val="00917786"/>
    <w:rsid w:val="00917C7F"/>
    <w:rsid w:val="00917D03"/>
    <w:rsid w:val="00917D10"/>
    <w:rsid w:val="00917E33"/>
    <w:rsid w:val="00920287"/>
    <w:rsid w:val="0092039B"/>
    <w:rsid w:val="009205B5"/>
    <w:rsid w:val="0092151C"/>
    <w:rsid w:val="00921826"/>
    <w:rsid w:val="00922558"/>
    <w:rsid w:val="009226CF"/>
    <w:rsid w:val="00922A62"/>
    <w:rsid w:val="00922CE4"/>
    <w:rsid w:val="00922DFE"/>
    <w:rsid w:val="009230B6"/>
    <w:rsid w:val="00923373"/>
    <w:rsid w:val="009233E6"/>
    <w:rsid w:val="00923E8A"/>
    <w:rsid w:val="00925837"/>
    <w:rsid w:val="00925ED4"/>
    <w:rsid w:val="009262F2"/>
    <w:rsid w:val="009264E7"/>
    <w:rsid w:val="00926B15"/>
    <w:rsid w:val="00926CB0"/>
    <w:rsid w:val="00926EA4"/>
    <w:rsid w:val="00927023"/>
    <w:rsid w:val="00927474"/>
    <w:rsid w:val="0092786A"/>
    <w:rsid w:val="00927DEA"/>
    <w:rsid w:val="00927E1B"/>
    <w:rsid w:val="00930712"/>
    <w:rsid w:val="009307FC"/>
    <w:rsid w:val="00930B38"/>
    <w:rsid w:val="00930CC1"/>
    <w:rsid w:val="00930DD2"/>
    <w:rsid w:val="00931A57"/>
    <w:rsid w:val="00931E86"/>
    <w:rsid w:val="00932159"/>
    <w:rsid w:val="009327B6"/>
    <w:rsid w:val="00932C0E"/>
    <w:rsid w:val="00932C59"/>
    <w:rsid w:val="00933462"/>
    <w:rsid w:val="0093372D"/>
    <w:rsid w:val="00933755"/>
    <w:rsid w:val="00933879"/>
    <w:rsid w:val="00933914"/>
    <w:rsid w:val="009340A2"/>
    <w:rsid w:val="00934139"/>
    <w:rsid w:val="00934466"/>
    <w:rsid w:val="009350A0"/>
    <w:rsid w:val="00935126"/>
    <w:rsid w:val="009353BE"/>
    <w:rsid w:val="00935623"/>
    <w:rsid w:val="00935C6B"/>
    <w:rsid w:val="00935E76"/>
    <w:rsid w:val="00935F99"/>
    <w:rsid w:val="0093626F"/>
    <w:rsid w:val="00936297"/>
    <w:rsid w:val="009364CD"/>
    <w:rsid w:val="009366E5"/>
    <w:rsid w:val="00936FE0"/>
    <w:rsid w:val="00937136"/>
    <w:rsid w:val="00937597"/>
    <w:rsid w:val="009376AB"/>
    <w:rsid w:val="00937783"/>
    <w:rsid w:val="0093778B"/>
    <w:rsid w:val="00937C08"/>
    <w:rsid w:val="00937E17"/>
    <w:rsid w:val="00940027"/>
    <w:rsid w:val="00940517"/>
    <w:rsid w:val="00940629"/>
    <w:rsid w:val="00940999"/>
    <w:rsid w:val="00940C56"/>
    <w:rsid w:val="00940D92"/>
    <w:rsid w:val="00940DAC"/>
    <w:rsid w:val="00941200"/>
    <w:rsid w:val="0094143A"/>
    <w:rsid w:val="0094168A"/>
    <w:rsid w:val="00941730"/>
    <w:rsid w:val="0094188D"/>
    <w:rsid w:val="00941C94"/>
    <w:rsid w:val="00941CA6"/>
    <w:rsid w:val="00941EF8"/>
    <w:rsid w:val="00941FB2"/>
    <w:rsid w:val="009421E8"/>
    <w:rsid w:val="009422B0"/>
    <w:rsid w:val="009422BA"/>
    <w:rsid w:val="00942677"/>
    <w:rsid w:val="00942A68"/>
    <w:rsid w:val="00942B43"/>
    <w:rsid w:val="0094308D"/>
    <w:rsid w:val="00943271"/>
    <w:rsid w:val="009432B6"/>
    <w:rsid w:val="009438E5"/>
    <w:rsid w:val="009438F4"/>
    <w:rsid w:val="00944139"/>
    <w:rsid w:val="00944B1C"/>
    <w:rsid w:val="00944BA4"/>
    <w:rsid w:val="00944BB9"/>
    <w:rsid w:val="00944BE4"/>
    <w:rsid w:val="00944C75"/>
    <w:rsid w:val="00944D62"/>
    <w:rsid w:val="0094518A"/>
    <w:rsid w:val="009454E8"/>
    <w:rsid w:val="009459E1"/>
    <w:rsid w:val="00945A7A"/>
    <w:rsid w:val="00945F1F"/>
    <w:rsid w:val="0094660C"/>
    <w:rsid w:val="0094689C"/>
    <w:rsid w:val="00946EBC"/>
    <w:rsid w:val="00947501"/>
    <w:rsid w:val="009475AE"/>
    <w:rsid w:val="009504E9"/>
    <w:rsid w:val="009505BF"/>
    <w:rsid w:val="00950AF3"/>
    <w:rsid w:val="00950C2A"/>
    <w:rsid w:val="00950DE2"/>
    <w:rsid w:val="00950ECA"/>
    <w:rsid w:val="009510B2"/>
    <w:rsid w:val="00951450"/>
    <w:rsid w:val="009519C2"/>
    <w:rsid w:val="00951E35"/>
    <w:rsid w:val="00951EE5"/>
    <w:rsid w:val="0095205A"/>
    <w:rsid w:val="009525A1"/>
    <w:rsid w:val="009527C6"/>
    <w:rsid w:val="00952A0A"/>
    <w:rsid w:val="00952D4B"/>
    <w:rsid w:val="00952D50"/>
    <w:rsid w:val="00952E2B"/>
    <w:rsid w:val="00952F2A"/>
    <w:rsid w:val="0095342F"/>
    <w:rsid w:val="0095344E"/>
    <w:rsid w:val="0095353E"/>
    <w:rsid w:val="009537E4"/>
    <w:rsid w:val="00953862"/>
    <w:rsid w:val="009538D5"/>
    <w:rsid w:val="00953D43"/>
    <w:rsid w:val="00953D4E"/>
    <w:rsid w:val="00953EA1"/>
    <w:rsid w:val="009540E0"/>
    <w:rsid w:val="009542A3"/>
    <w:rsid w:val="0095474F"/>
    <w:rsid w:val="00954CAF"/>
    <w:rsid w:val="00954DCC"/>
    <w:rsid w:val="00954EC9"/>
    <w:rsid w:val="00954FA7"/>
    <w:rsid w:val="0095524A"/>
    <w:rsid w:val="009557C8"/>
    <w:rsid w:val="0095594D"/>
    <w:rsid w:val="009559E1"/>
    <w:rsid w:val="00955B2C"/>
    <w:rsid w:val="009563CF"/>
    <w:rsid w:val="0095694B"/>
    <w:rsid w:val="00956E23"/>
    <w:rsid w:val="00957411"/>
    <w:rsid w:val="009578D5"/>
    <w:rsid w:val="00957AB0"/>
    <w:rsid w:val="00957DF5"/>
    <w:rsid w:val="00960442"/>
    <w:rsid w:val="0096047F"/>
    <w:rsid w:val="009604B3"/>
    <w:rsid w:val="009604E5"/>
    <w:rsid w:val="009604FF"/>
    <w:rsid w:val="0096069A"/>
    <w:rsid w:val="009607A3"/>
    <w:rsid w:val="009608BC"/>
    <w:rsid w:val="00960D57"/>
    <w:rsid w:val="00960E00"/>
    <w:rsid w:val="00961A02"/>
    <w:rsid w:val="00961AB9"/>
    <w:rsid w:val="00961BB5"/>
    <w:rsid w:val="00961BCE"/>
    <w:rsid w:val="00961E9D"/>
    <w:rsid w:val="00962036"/>
    <w:rsid w:val="009622E3"/>
    <w:rsid w:val="0096264B"/>
    <w:rsid w:val="009637CA"/>
    <w:rsid w:val="00963A83"/>
    <w:rsid w:val="00963C12"/>
    <w:rsid w:val="00963EC8"/>
    <w:rsid w:val="00964076"/>
    <w:rsid w:val="00964201"/>
    <w:rsid w:val="0096442F"/>
    <w:rsid w:val="00964EDD"/>
    <w:rsid w:val="00964F4A"/>
    <w:rsid w:val="00965330"/>
    <w:rsid w:val="009654FB"/>
    <w:rsid w:val="00966026"/>
    <w:rsid w:val="009663FD"/>
    <w:rsid w:val="00966934"/>
    <w:rsid w:val="0096696F"/>
    <w:rsid w:val="00966E52"/>
    <w:rsid w:val="00966F9C"/>
    <w:rsid w:val="00967695"/>
    <w:rsid w:val="009676F5"/>
    <w:rsid w:val="00967C93"/>
    <w:rsid w:val="00967CEF"/>
    <w:rsid w:val="00967EB2"/>
    <w:rsid w:val="00970008"/>
    <w:rsid w:val="009707EA"/>
    <w:rsid w:val="00970CD4"/>
    <w:rsid w:val="00970F8F"/>
    <w:rsid w:val="0097132D"/>
    <w:rsid w:val="00971985"/>
    <w:rsid w:val="00971C81"/>
    <w:rsid w:val="00971F84"/>
    <w:rsid w:val="009725EE"/>
    <w:rsid w:val="009729F2"/>
    <w:rsid w:val="00972E88"/>
    <w:rsid w:val="00973010"/>
    <w:rsid w:val="00973058"/>
    <w:rsid w:val="009731DE"/>
    <w:rsid w:val="00973393"/>
    <w:rsid w:val="00973422"/>
    <w:rsid w:val="00973662"/>
    <w:rsid w:val="00973A10"/>
    <w:rsid w:val="00973A41"/>
    <w:rsid w:val="00973C34"/>
    <w:rsid w:val="00973CAC"/>
    <w:rsid w:val="00973DDE"/>
    <w:rsid w:val="00973EA8"/>
    <w:rsid w:val="009743CD"/>
    <w:rsid w:val="00974871"/>
    <w:rsid w:val="009749A0"/>
    <w:rsid w:val="009749CC"/>
    <w:rsid w:val="00974A7E"/>
    <w:rsid w:val="00975284"/>
    <w:rsid w:val="009754A7"/>
    <w:rsid w:val="00975975"/>
    <w:rsid w:val="00975B5A"/>
    <w:rsid w:val="0097610B"/>
    <w:rsid w:val="00976214"/>
    <w:rsid w:val="009764CF"/>
    <w:rsid w:val="0097652B"/>
    <w:rsid w:val="00976969"/>
    <w:rsid w:val="00976B2F"/>
    <w:rsid w:val="00976E9B"/>
    <w:rsid w:val="009770C1"/>
    <w:rsid w:val="009773E5"/>
    <w:rsid w:val="009800F2"/>
    <w:rsid w:val="00980688"/>
    <w:rsid w:val="0098165F"/>
    <w:rsid w:val="00981823"/>
    <w:rsid w:val="00981DB7"/>
    <w:rsid w:val="00981FBF"/>
    <w:rsid w:val="009822A5"/>
    <w:rsid w:val="00982BBE"/>
    <w:rsid w:val="00982DC3"/>
    <w:rsid w:val="0098325D"/>
    <w:rsid w:val="009833C6"/>
    <w:rsid w:val="00983B87"/>
    <w:rsid w:val="00983C86"/>
    <w:rsid w:val="009840DF"/>
    <w:rsid w:val="009843AC"/>
    <w:rsid w:val="009844AA"/>
    <w:rsid w:val="00984513"/>
    <w:rsid w:val="00984B70"/>
    <w:rsid w:val="00984CD6"/>
    <w:rsid w:val="00984D22"/>
    <w:rsid w:val="00984F30"/>
    <w:rsid w:val="00985385"/>
    <w:rsid w:val="00985DF8"/>
    <w:rsid w:val="00985F8B"/>
    <w:rsid w:val="009862A7"/>
    <w:rsid w:val="00986602"/>
    <w:rsid w:val="009867E9"/>
    <w:rsid w:val="00987331"/>
    <w:rsid w:val="00987338"/>
    <w:rsid w:val="009873BF"/>
    <w:rsid w:val="00987449"/>
    <w:rsid w:val="009874AB"/>
    <w:rsid w:val="0098776B"/>
    <w:rsid w:val="00990103"/>
    <w:rsid w:val="0099026A"/>
    <w:rsid w:val="00990369"/>
    <w:rsid w:val="00990471"/>
    <w:rsid w:val="0099080D"/>
    <w:rsid w:val="009909FA"/>
    <w:rsid w:val="00990A63"/>
    <w:rsid w:val="00990AA6"/>
    <w:rsid w:val="009912D8"/>
    <w:rsid w:val="00991425"/>
    <w:rsid w:val="0099187B"/>
    <w:rsid w:val="00991881"/>
    <w:rsid w:val="00991A8B"/>
    <w:rsid w:val="00991DAC"/>
    <w:rsid w:val="00991FD3"/>
    <w:rsid w:val="00992020"/>
    <w:rsid w:val="0099263C"/>
    <w:rsid w:val="00992803"/>
    <w:rsid w:val="00992D5C"/>
    <w:rsid w:val="00992D94"/>
    <w:rsid w:val="009934AD"/>
    <w:rsid w:val="0099388C"/>
    <w:rsid w:val="00993E0B"/>
    <w:rsid w:val="009942DA"/>
    <w:rsid w:val="0099455C"/>
    <w:rsid w:val="00994742"/>
    <w:rsid w:val="009947E6"/>
    <w:rsid w:val="00994B6C"/>
    <w:rsid w:val="00994BCB"/>
    <w:rsid w:val="00994E25"/>
    <w:rsid w:val="00995402"/>
    <w:rsid w:val="00995EE1"/>
    <w:rsid w:val="00996641"/>
    <w:rsid w:val="00996AEF"/>
    <w:rsid w:val="00996D76"/>
    <w:rsid w:val="00997045"/>
    <w:rsid w:val="009970EC"/>
    <w:rsid w:val="00997371"/>
    <w:rsid w:val="00997467"/>
    <w:rsid w:val="009974B8"/>
    <w:rsid w:val="009974F0"/>
    <w:rsid w:val="00997712"/>
    <w:rsid w:val="00997D2E"/>
    <w:rsid w:val="009A04A9"/>
    <w:rsid w:val="009A0589"/>
    <w:rsid w:val="009A08B5"/>
    <w:rsid w:val="009A0E4C"/>
    <w:rsid w:val="009A112D"/>
    <w:rsid w:val="009A1259"/>
    <w:rsid w:val="009A138B"/>
    <w:rsid w:val="009A1C5B"/>
    <w:rsid w:val="009A2150"/>
    <w:rsid w:val="009A22AE"/>
    <w:rsid w:val="009A23F3"/>
    <w:rsid w:val="009A2B4C"/>
    <w:rsid w:val="009A3061"/>
    <w:rsid w:val="009A34AA"/>
    <w:rsid w:val="009A355D"/>
    <w:rsid w:val="009A36D3"/>
    <w:rsid w:val="009A37B7"/>
    <w:rsid w:val="009A3976"/>
    <w:rsid w:val="009A3F1E"/>
    <w:rsid w:val="009A3F4F"/>
    <w:rsid w:val="009A3FA0"/>
    <w:rsid w:val="009A413A"/>
    <w:rsid w:val="009A43E1"/>
    <w:rsid w:val="009A440B"/>
    <w:rsid w:val="009A476F"/>
    <w:rsid w:val="009A48F0"/>
    <w:rsid w:val="009A4A2F"/>
    <w:rsid w:val="009A5333"/>
    <w:rsid w:val="009A5A4B"/>
    <w:rsid w:val="009A5C14"/>
    <w:rsid w:val="009A5DEA"/>
    <w:rsid w:val="009A6169"/>
    <w:rsid w:val="009A6193"/>
    <w:rsid w:val="009A64E9"/>
    <w:rsid w:val="009A651D"/>
    <w:rsid w:val="009A69A9"/>
    <w:rsid w:val="009A6C40"/>
    <w:rsid w:val="009A72B5"/>
    <w:rsid w:val="009A7581"/>
    <w:rsid w:val="009A77AB"/>
    <w:rsid w:val="009A7864"/>
    <w:rsid w:val="009B034E"/>
    <w:rsid w:val="009B038E"/>
    <w:rsid w:val="009B046D"/>
    <w:rsid w:val="009B06C7"/>
    <w:rsid w:val="009B0A03"/>
    <w:rsid w:val="009B0AC4"/>
    <w:rsid w:val="009B0B12"/>
    <w:rsid w:val="009B0B78"/>
    <w:rsid w:val="009B0BAC"/>
    <w:rsid w:val="009B1543"/>
    <w:rsid w:val="009B1614"/>
    <w:rsid w:val="009B2040"/>
    <w:rsid w:val="009B2123"/>
    <w:rsid w:val="009B212A"/>
    <w:rsid w:val="009B21EE"/>
    <w:rsid w:val="009B2208"/>
    <w:rsid w:val="009B23A1"/>
    <w:rsid w:val="009B2C0C"/>
    <w:rsid w:val="009B2D3C"/>
    <w:rsid w:val="009B30EB"/>
    <w:rsid w:val="009B3210"/>
    <w:rsid w:val="009B330B"/>
    <w:rsid w:val="009B3386"/>
    <w:rsid w:val="009B364D"/>
    <w:rsid w:val="009B3697"/>
    <w:rsid w:val="009B38A2"/>
    <w:rsid w:val="009B3AC4"/>
    <w:rsid w:val="009B4788"/>
    <w:rsid w:val="009B4ABB"/>
    <w:rsid w:val="009B4E8D"/>
    <w:rsid w:val="009B4EEF"/>
    <w:rsid w:val="009B4EFE"/>
    <w:rsid w:val="009B551C"/>
    <w:rsid w:val="009B57BD"/>
    <w:rsid w:val="009B58E1"/>
    <w:rsid w:val="009B593A"/>
    <w:rsid w:val="009B5D61"/>
    <w:rsid w:val="009B5DEB"/>
    <w:rsid w:val="009B6436"/>
    <w:rsid w:val="009B6A33"/>
    <w:rsid w:val="009B75B0"/>
    <w:rsid w:val="009B7A9C"/>
    <w:rsid w:val="009B7B38"/>
    <w:rsid w:val="009B7BE7"/>
    <w:rsid w:val="009C0785"/>
    <w:rsid w:val="009C0AC8"/>
    <w:rsid w:val="009C0F62"/>
    <w:rsid w:val="009C11E9"/>
    <w:rsid w:val="009C1242"/>
    <w:rsid w:val="009C15B5"/>
    <w:rsid w:val="009C237A"/>
    <w:rsid w:val="009C2493"/>
    <w:rsid w:val="009C24DF"/>
    <w:rsid w:val="009C2579"/>
    <w:rsid w:val="009C269B"/>
    <w:rsid w:val="009C2851"/>
    <w:rsid w:val="009C2E29"/>
    <w:rsid w:val="009C2F09"/>
    <w:rsid w:val="009C2FF5"/>
    <w:rsid w:val="009C3773"/>
    <w:rsid w:val="009C4089"/>
    <w:rsid w:val="009C41FC"/>
    <w:rsid w:val="009C4204"/>
    <w:rsid w:val="009C4967"/>
    <w:rsid w:val="009C4AE0"/>
    <w:rsid w:val="009C4CC9"/>
    <w:rsid w:val="009C4CCF"/>
    <w:rsid w:val="009C4D59"/>
    <w:rsid w:val="009C4EEC"/>
    <w:rsid w:val="009C4F52"/>
    <w:rsid w:val="009C4F64"/>
    <w:rsid w:val="009C50D7"/>
    <w:rsid w:val="009C51E7"/>
    <w:rsid w:val="009C521A"/>
    <w:rsid w:val="009C521E"/>
    <w:rsid w:val="009C5529"/>
    <w:rsid w:val="009C5A58"/>
    <w:rsid w:val="009C5ADC"/>
    <w:rsid w:val="009C5CD4"/>
    <w:rsid w:val="009C5CF1"/>
    <w:rsid w:val="009C5D47"/>
    <w:rsid w:val="009C5F46"/>
    <w:rsid w:val="009C62E1"/>
    <w:rsid w:val="009C63A8"/>
    <w:rsid w:val="009C6716"/>
    <w:rsid w:val="009C6940"/>
    <w:rsid w:val="009C6BFE"/>
    <w:rsid w:val="009C6C42"/>
    <w:rsid w:val="009C6D84"/>
    <w:rsid w:val="009C6E13"/>
    <w:rsid w:val="009C6E5E"/>
    <w:rsid w:val="009C7086"/>
    <w:rsid w:val="009C733C"/>
    <w:rsid w:val="009C79B5"/>
    <w:rsid w:val="009C7AD4"/>
    <w:rsid w:val="009C7E24"/>
    <w:rsid w:val="009C7E46"/>
    <w:rsid w:val="009C7F0F"/>
    <w:rsid w:val="009D0054"/>
    <w:rsid w:val="009D0191"/>
    <w:rsid w:val="009D0443"/>
    <w:rsid w:val="009D097E"/>
    <w:rsid w:val="009D0A41"/>
    <w:rsid w:val="009D0F98"/>
    <w:rsid w:val="009D13E9"/>
    <w:rsid w:val="009D13FD"/>
    <w:rsid w:val="009D165B"/>
    <w:rsid w:val="009D168B"/>
    <w:rsid w:val="009D1B04"/>
    <w:rsid w:val="009D1B37"/>
    <w:rsid w:val="009D1DE9"/>
    <w:rsid w:val="009D1EE1"/>
    <w:rsid w:val="009D1F42"/>
    <w:rsid w:val="009D2320"/>
    <w:rsid w:val="009D28B4"/>
    <w:rsid w:val="009D2ABD"/>
    <w:rsid w:val="009D2B9B"/>
    <w:rsid w:val="009D2F35"/>
    <w:rsid w:val="009D30E7"/>
    <w:rsid w:val="009D32B5"/>
    <w:rsid w:val="009D32C4"/>
    <w:rsid w:val="009D3896"/>
    <w:rsid w:val="009D3DE1"/>
    <w:rsid w:val="009D4634"/>
    <w:rsid w:val="009D4AE9"/>
    <w:rsid w:val="009D4BD2"/>
    <w:rsid w:val="009D4C12"/>
    <w:rsid w:val="009D4FA5"/>
    <w:rsid w:val="009D5224"/>
    <w:rsid w:val="009D59CC"/>
    <w:rsid w:val="009D59FC"/>
    <w:rsid w:val="009D5AC5"/>
    <w:rsid w:val="009D5B49"/>
    <w:rsid w:val="009D5C41"/>
    <w:rsid w:val="009D5CF1"/>
    <w:rsid w:val="009D5E5D"/>
    <w:rsid w:val="009D65B1"/>
    <w:rsid w:val="009D696C"/>
    <w:rsid w:val="009D6A73"/>
    <w:rsid w:val="009D6E69"/>
    <w:rsid w:val="009D71E6"/>
    <w:rsid w:val="009D7246"/>
    <w:rsid w:val="009D74B3"/>
    <w:rsid w:val="009D7509"/>
    <w:rsid w:val="009D7B04"/>
    <w:rsid w:val="009D7C7D"/>
    <w:rsid w:val="009D7D5A"/>
    <w:rsid w:val="009E00E8"/>
    <w:rsid w:val="009E08C8"/>
    <w:rsid w:val="009E0973"/>
    <w:rsid w:val="009E09A5"/>
    <w:rsid w:val="009E0AF9"/>
    <w:rsid w:val="009E0FF4"/>
    <w:rsid w:val="009E10D7"/>
    <w:rsid w:val="009E1840"/>
    <w:rsid w:val="009E1C1F"/>
    <w:rsid w:val="009E1D0F"/>
    <w:rsid w:val="009E2164"/>
    <w:rsid w:val="009E2175"/>
    <w:rsid w:val="009E266E"/>
    <w:rsid w:val="009E292B"/>
    <w:rsid w:val="009E295B"/>
    <w:rsid w:val="009E2A3A"/>
    <w:rsid w:val="009E2D1E"/>
    <w:rsid w:val="009E2D88"/>
    <w:rsid w:val="009E348D"/>
    <w:rsid w:val="009E365D"/>
    <w:rsid w:val="009E3C03"/>
    <w:rsid w:val="009E423B"/>
    <w:rsid w:val="009E4A65"/>
    <w:rsid w:val="009E4A6B"/>
    <w:rsid w:val="009E4EAE"/>
    <w:rsid w:val="009E501A"/>
    <w:rsid w:val="009E5051"/>
    <w:rsid w:val="009E5056"/>
    <w:rsid w:val="009E5407"/>
    <w:rsid w:val="009E5558"/>
    <w:rsid w:val="009E569B"/>
    <w:rsid w:val="009E5852"/>
    <w:rsid w:val="009E6205"/>
    <w:rsid w:val="009E6303"/>
    <w:rsid w:val="009E6602"/>
    <w:rsid w:val="009E682B"/>
    <w:rsid w:val="009E6C94"/>
    <w:rsid w:val="009E6CF0"/>
    <w:rsid w:val="009E7103"/>
    <w:rsid w:val="009E7489"/>
    <w:rsid w:val="009E74FC"/>
    <w:rsid w:val="009F008D"/>
    <w:rsid w:val="009F03A3"/>
    <w:rsid w:val="009F097F"/>
    <w:rsid w:val="009F0AC6"/>
    <w:rsid w:val="009F0CFA"/>
    <w:rsid w:val="009F0DC3"/>
    <w:rsid w:val="009F110E"/>
    <w:rsid w:val="009F117F"/>
    <w:rsid w:val="009F17EB"/>
    <w:rsid w:val="009F1821"/>
    <w:rsid w:val="009F19B8"/>
    <w:rsid w:val="009F1BE9"/>
    <w:rsid w:val="009F1C1A"/>
    <w:rsid w:val="009F1E17"/>
    <w:rsid w:val="009F1E29"/>
    <w:rsid w:val="009F2360"/>
    <w:rsid w:val="009F2493"/>
    <w:rsid w:val="009F2A6B"/>
    <w:rsid w:val="009F2B93"/>
    <w:rsid w:val="009F2CF7"/>
    <w:rsid w:val="009F2D43"/>
    <w:rsid w:val="009F3128"/>
    <w:rsid w:val="009F31FB"/>
    <w:rsid w:val="009F32C9"/>
    <w:rsid w:val="009F33D9"/>
    <w:rsid w:val="009F341E"/>
    <w:rsid w:val="009F34D4"/>
    <w:rsid w:val="009F3B05"/>
    <w:rsid w:val="009F3E67"/>
    <w:rsid w:val="009F4270"/>
    <w:rsid w:val="009F46DF"/>
    <w:rsid w:val="009F4E12"/>
    <w:rsid w:val="009F5055"/>
    <w:rsid w:val="009F5496"/>
    <w:rsid w:val="009F5E77"/>
    <w:rsid w:val="009F625E"/>
    <w:rsid w:val="009F6395"/>
    <w:rsid w:val="009F666C"/>
    <w:rsid w:val="009F6851"/>
    <w:rsid w:val="009F68F4"/>
    <w:rsid w:val="00A001E5"/>
    <w:rsid w:val="00A00202"/>
    <w:rsid w:val="00A00413"/>
    <w:rsid w:val="00A0069D"/>
    <w:rsid w:val="00A00922"/>
    <w:rsid w:val="00A00B45"/>
    <w:rsid w:val="00A00BBD"/>
    <w:rsid w:val="00A01638"/>
    <w:rsid w:val="00A0203E"/>
    <w:rsid w:val="00A02092"/>
    <w:rsid w:val="00A022EE"/>
    <w:rsid w:val="00A02374"/>
    <w:rsid w:val="00A026FA"/>
    <w:rsid w:val="00A02820"/>
    <w:rsid w:val="00A028FE"/>
    <w:rsid w:val="00A02C4E"/>
    <w:rsid w:val="00A0350E"/>
    <w:rsid w:val="00A03C83"/>
    <w:rsid w:val="00A04037"/>
    <w:rsid w:val="00A04B64"/>
    <w:rsid w:val="00A04E7B"/>
    <w:rsid w:val="00A04F84"/>
    <w:rsid w:val="00A05135"/>
    <w:rsid w:val="00A05295"/>
    <w:rsid w:val="00A052E4"/>
    <w:rsid w:val="00A053A3"/>
    <w:rsid w:val="00A0557F"/>
    <w:rsid w:val="00A05725"/>
    <w:rsid w:val="00A05973"/>
    <w:rsid w:val="00A059B5"/>
    <w:rsid w:val="00A05FB3"/>
    <w:rsid w:val="00A0620E"/>
    <w:rsid w:val="00A06313"/>
    <w:rsid w:val="00A06470"/>
    <w:rsid w:val="00A06BE0"/>
    <w:rsid w:val="00A073F1"/>
    <w:rsid w:val="00A07429"/>
    <w:rsid w:val="00A0746B"/>
    <w:rsid w:val="00A074A6"/>
    <w:rsid w:val="00A074DA"/>
    <w:rsid w:val="00A07620"/>
    <w:rsid w:val="00A07ABC"/>
    <w:rsid w:val="00A07E37"/>
    <w:rsid w:val="00A10303"/>
    <w:rsid w:val="00A10448"/>
    <w:rsid w:val="00A10723"/>
    <w:rsid w:val="00A1072A"/>
    <w:rsid w:val="00A10B7C"/>
    <w:rsid w:val="00A10C09"/>
    <w:rsid w:val="00A10C57"/>
    <w:rsid w:val="00A1143F"/>
    <w:rsid w:val="00A11BB1"/>
    <w:rsid w:val="00A11C89"/>
    <w:rsid w:val="00A11F6D"/>
    <w:rsid w:val="00A12380"/>
    <w:rsid w:val="00A127A0"/>
    <w:rsid w:val="00A1296B"/>
    <w:rsid w:val="00A12A79"/>
    <w:rsid w:val="00A12C7E"/>
    <w:rsid w:val="00A12CC2"/>
    <w:rsid w:val="00A12D1B"/>
    <w:rsid w:val="00A13550"/>
    <w:rsid w:val="00A1355E"/>
    <w:rsid w:val="00A137B0"/>
    <w:rsid w:val="00A13987"/>
    <w:rsid w:val="00A139E7"/>
    <w:rsid w:val="00A13B18"/>
    <w:rsid w:val="00A1430B"/>
    <w:rsid w:val="00A1472B"/>
    <w:rsid w:val="00A14838"/>
    <w:rsid w:val="00A149DD"/>
    <w:rsid w:val="00A14A26"/>
    <w:rsid w:val="00A14BCD"/>
    <w:rsid w:val="00A14C64"/>
    <w:rsid w:val="00A14E95"/>
    <w:rsid w:val="00A15467"/>
    <w:rsid w:val="00A155CD"/>
    <w:rsid w:val="00A156DF"/>
    <w:rsid w:val="00A15B47"/>
    <w:rsid w:val="00A15E23"/>
    <w:rsid w:val="00A15FFA"/>
    <w:rsid w:val="00A165C2"/>
    <w:rsid w:val="00A16B63"/>
    <w:rsid w:val="00A16C67"/>
    <w:rsid w:val="00A17039"/>
    <w:rsid w:val="00A1705D"/>
    <w:rsid w:val="00A174AC"/>
    <w:rsid w:val="00A174B2"/>
    <w:rsid w:val="00A175C6"/>
    <w:rsid w:val="00A17778"/>
    <w:rsid w:val="00A17D6D"/>
    <w:rsid w:val="00A17E89"/>
    <w:rsid w:val="00A17F4E"/>
    <w:rsid w:val="00A17FEB"/>
    <w:rsid w:val="00A201F6"/>
    <w:rsid w:val="00A20361"/>
    <w:rsid w:val="00A2085C"/>
    <w:rsid w:val="00A20F49"/>
    <w:rsid w:val="00A214EF"/>
    <w:rsid w:val="00A2165E"/>
    <w:rsid w:val="00A21A8F"/>
    <w:rsid w:val="00A21B7E"/>
    <w:rsid w:val="00A21FE6"/>
    <w:rsid w:val="00A22189"/>
    <w:rsid w:val="00A223F7"/>
    <w:rsid w:val="00A22404"/>
    <w:rsid w:val="00A22835"/>
    <w:rsid w:val="00A22B51"/>
    <w:rsid w:val="00A22E31"/>
    <w:rsid w:val="00A23160"/>
    <w:rsid w:val="00A2326B"/>
    <w:rsid w:val="00A23620"/>
    <w:rsid w:val="00A236A1"/>
    <w:rsid w:val="00A2378C"/>
    <w:rsid w:val="00A23A32"/>
    <w:rsid w:val="00A2440D"/>
    <w:rsid w:val="00A24BDC"/>
    <w:rsid w:val="00A251A6"/>
    <w:rsid w:val="00A25E3B"/>
    <w:rsid w:val="00A25EFE"/>
    <w:rsid w:val="00A260FA"/>
    <w:rsid w:val="00A26618"/>
    <w:rsid w:val="00A26B73"/>
    <w:rsid w:val="00A26BB6"/>
    <w:rsid w:val="00A270AE"/>
    <w:rsid w:val="00A2717B"/>
    <w:rsid w:val="00A278AD"/>
    <w:rsid w:val="00A27BAF"/>
    <w:rsid w:val="00A27C7B"/>
    <w:rsid w:val="00A27E69"/>
    <w:rsid w:val="00A27EB7"/>
    <w:rsid w:val="00A309AE"/>
    <w:rsid w:val="00A30A69"/>
    <w:rsid w:val="00A31180"/>
    <w:rsid w:val="00A317CD"/>
    <w:rsid w:val="00A318A1"/>
    <w:rsid w:val="00A32643"/>
    <w:rsid w:val="00A32DE2"/>
    <w:rsid w:val="00A33590"/>
    <w:rsid w:val="00A33BF4"/>
    <w:rsid w:val="00A33DC7"/>
    <w:rsid w:val="00A33DDD"/>
    <w:rsid w:val="00A33E90"/>
    <w:rsid w:val="00A33F62"/>
    <w:rsid w:val="00A34475"/>
    <w:rsid w:val="00A3480A"/>
    <w:rsid w:val="00A34A82"/>
    <w:rsid w:val="00A34B01"/>
    <w:rsid w:val="00A34C1C"/>
    <w:rsid w:val="00A34D40"/>
    <w:rsid w:val="00A35181"/>
    <w:rsid w:val="00A354AC"/>
    <w:rsid w:val="00A356B9"/>
    <w:rsid w:val="00A35B2B"/>
    <w:rsid w:val="00A35C96"/>
    <w:rsid w:val="00A35D6D"/>
    <w:rsid w:val="00A3616D"/>
    <w:rsid w:val="00A36396"/>
    <w:rsid w:val="00A36563"/>
    <w:rsid w:val="00A365EF"/>
    <w:rsid w:val="00A3668C"/>
    <w:rsid w:val="00A368CA"/>
    <w:rsid w:val="00A3721B"/>
    <w:rsid w:val="00A374BD"/>
    <w:rsid w:val="00A37665"/>
    <w:rsid w:val="00A376B1"/>
    <w:rsid w:val="00A3782F"/>
    <w:rsid w:val="00A37945"/>
    <w:rsid w:val="00A37D0F"/>
    <w:rsid w:val="00A37E2C"/>
    <w:rsid w:val="00A4008F"/>
    <w:rsid w:val="00A40093"/>
    <w:rsid w:val="00A40CA0"/>
    <w:rsid w:val="00A40E6F"/>
    <w:rsid w:val="00A40FB6"/>
    <w:rsid w:val="00A41068"/>
    <w:rsid w:val="00A4190C"/>
    <w:rsid w:val="00A41952"/>
    <w:rsid w:val="00A41967"/>
    <w:rsid w:val="00A41AB4"/>
    <w:rsid w:val="00A420E4"/>
    <w:rsid w:val="00A42213"/>
    <w:rsid w:val="00A42694"/>
    <w:rsid w:val="00A426DE"/>
    <w:rsid w:val="00A42B32"/>
    <w:rsid w:val="00A43567"/>
    <w:rsid w:val="00A43B92"/>
    <w:rsid w:val="00A43BE3"/>
    <w:rsid w:val="00A44040"/>
    <w:rsid w:val="00A44116"/>
    <w:rsid w:val="00A44392"/>
    <w:rsid w:val="00A44411"/>
    <w:rsid w:val="00A44666"/>
    <w:rsid w:val="00A44674"/>
    <w:rsid w:val="00A448BD"/>
    <w:rsid w:val="00A44B44"/>
    <w:rsid w:val="00A45AD1"/>
    <w:rsid w:val="00A45B9A"/>
    <w:rsid w:val="00A46783"/>
    <w:rsid w:val="00A4682F"/>
    <w:rsid w:val="00A46ADB"/>
    <w:rsid w:val="00A46EC7"/>
    <w:rsid w:val="00A46FF4"/>
    <w:rsid w:val="00A470C6"/>
    <w:rsid w:val="00A4716D"/>
    <w:rsid w:val="00A47C69"/>
    <w:rsid w:val="00A47F5A"/>
    <w:rsid w:val="00A47FE9"/>
    <w:rsid w:val="00A50681"/>
    <w:rsid w:val="00A5086C"/>
    <w:rsid w:val="00A5094C"/>
    <w:rsid w:val="00A50D5B"/>
    <w:rsid w:val="00A50ECC"/>
    <w:rsid w:val="00A51053"/>
    <w:rsid w:val="00A5138D"/>
    <w:rsid w:val="00A516F4"/>
    <w:rsid w:val="00A51AC3"/>
    <w:rsid w:val="00A51B76"/>
    <w:rsid w:val="00A525EC"/>
    <w:rsid w:val="00A5272F"/>
    <w:rsid w:val="00A53202"/>
    <w:rsid w:val="00A535BD"/>
    <w:rsid w:val="00A5399B"/>
    <w:rsid w:val="00A53A11"/>
    <w:rsid w:val="00A53A70"/>
    <w:rsid w:val="00A53D23"/>
    <w:rsid w:val="00A53D51"/>
    <w:rsid w:val="00A53FF9"/>
    <w:rsid w:val="00A541DA"/>
    <w:rsid w:val="00A54394"/>
    <w:rsid w:val="00A54C85"/>
    <w:rsid w:val="00A55252"/>
    <w:rsid w:val="00A556B1"/>
    <w:rsid w:val="00A56108"/>
    <w:rsid w:val="00A56139"/>
    <w:rsid w:val="00A562AC"/>
    <w:rsid w:val="00A563B9"/>
    <w:rsid w:val="00A56A06"/>
    <w:rsid w:val="00A57287"/>
    <w:rsid w:val="00A57C02"/>
    <w:rsid w:val="00A601E1"/>
    <w:rsid w:val="00A60599"/>
    <w:rsid w:val="00A60837"/>
    <w:rsid w:val="00A61035"/>
    <w:rsid w:val="00A614EA"/>
    <w:rsid w:val="00A6154F"/>
    <w:rsid w:val="00A61774"/>
    <w:rsid w:val="00A61CD5"/>
    <w:rsid w:val="00A61D2C"/>
    <w:rsid w:val="00A6236C"/>
    <w:rsid w:val="00A62419"/>
    <w:rsid w:val="00A624AE"/>
    <w:rsid w:val="00A624F9"/>
    <w:rsid w:val="00A62569"/>
    <w:rsid w:val="00A63081"/>
    <w:rsid w:val="00A631BD"/>
    <w:rsid w:val="00A63E3C"/>
    <w:rsid w:val="00A64AF9"/>
    <w:rsid w:val="00A64B6B"/>
    <w:rsid w:val="00A64DA6"/>
    <w:rsid w:val="00A64DE1"/>
    <w:rsid w:val="00A65240"/>
    <w:rsid w:val="00A655D1"/>
    <w:rsid w:val="00A65CEA"/>
    <w:rsid w:val="00A660D1"/>
    <w:rsid w:val="00A66215"/>
    <w:rsid w:val="00A66695"/>
    <w:rsid w:val="00A66874"/>
    <w:rsid w:val="00A66ADC"/>
    <w:rsid w:val="00A66B74"/>
    <w:rsid w:val="00A66D56"/>
    <w:rsid w:val="00A66F79"/>
    <w:rsid w:val="00A671F6"/>
    <w:rsid w:val="00A67AD3"/>
    <w:rsid w:val="00A67BD5"/>
    <w:rsid w:val="00A67DB6"/>
    <w:rsid w:val="00A67DD0"/>
    <w:rsid w:val="00A70005"/>
    <w:rsid w:val="00A70693"/>
    <w:rsid w:val="00A7085E"/>
    <w:rsid w:val="00A7090B"/>
    <w:rsid w:val="00A70946"/>
    <w:rsid w:val="00A709DE"/>
    <w:rsid w:val="00A70C37"/>
    <w:rsid w:val="00A717BC"/>
    <w:rsid w:val="00A71C83"/>
    <w:rsid w:val="00A71F9A"/>
    <w:rsid w:val="00A72021"/>
    <w:rsid w:val="00A72678"/>
    <w:rsid w:val="00A72856"/>
    <w:rsid w:val="00A72CBF"/>
    <w:rsid w:val="00A73DF6"/>
    <w:rsid w:val="00A7403B"/>
    <w:rsid w:val="00A74408"/>
    <w:rsid w:val="00A74B7D"/>
    <w:rsid w:val="00A751D2"/>
    <w:rsid w:val="00A75517"/>
    <w:rsid w:val="00A75C43"/>
    <w:rsid w:val="00A76274"/>
    <w:rsid w:val="00A76298"/>
    <w:rsid w:val="00A76344"/>
    <w:rsid w:val="00A76421"/>
    <w:rsid w:val="00A76687"/>
    <w:rsid w:val="00A766BE"/>
    <w:rsid w:val="00A76837"/>
    <w:rsid w:val="00A76C6C"/>
    <w:rsid w:val="00A76C91"/>
    <w:rsid w:val="00A76ED9"/>
    <w:rsid w:val="00A76FD1"/>
    <w:rsid w:val="00A77390"/>
    <w:rsid w:val="00A773DB"/>
    <w:rsid w:val="00A773F3"/>
    <w:rsid w:val="00A7777D"/>
    <w:rsid w:val="00A77CED"/>
    <w:rsid w:val="00A77E36"/>
    <w:rsid w:val="00A8015D"/>
    <w:rsid w:val="00A8066C"/>
    <w:rsid w:val="00A80700"/>
    <w:rsid w:val="00A80716"/>
    <w:rsid w:val="00A80843"/>
    <w:rsid w:val="00A809A6"/>
    <w:rsid w:val="00A80E0A"/>
    <w:rsid w:val="00A80F0D"/>
    <w:rsid w:val="00A80FC4"/>
    <w:rsid w:val="00A8102F"/>
    <w:rsid w:val="00A81430"/>
    <w:rsid w:val="00A814BC"/>
    <w:rsid w:val="00A8156B"/>
    <w:rsid w:val="00A81592"/>
    <w:rsid w:val="00A815B9"/>
    <w:rsid w:val="00A817B6"/>
    <w:rsid w:val="00A8185F"/>
    <w:rsid w:val="00A81A42"/>
    <w:rsid w:val="00A81DA1"/>
    <w:rsid w:val="00A81F9E"/>
    <w:rsid w:val="00A82448"/>
    <w:rsid w:val="00A824A0"/>
    <w:rsid w:val="00A8291E"/>
    <w:rsid w:val="00A829DB"/>
    <w:rsid w:val="00A82ADB"/>
    <w:rsid w:val="00A82C30"/>
    <w:rsid w:val="00A82FC5"/>
    <w:rsid w:val="00A8330A"/>
    <w:rsid w:val="00A83395"/>
    <w:rsid w:val="00A83BE4"/>
    <w:rsid w:val="00A83FA9"/>
    <w:rsid w:val="00A8409C"/>
    <w:rsid w:val="00A847F0"/>
    <w:rsid w:val="00A84E18"/>
    <w:rsid w:val="00A8530C"/>
    <w:rsid w:val="00A85F10"/>
    <w:rsid w:val="00A85F6C"/>
    <w:rsid w:val="00A86496"/>
    <w:rsid w:val="00A86795"/>
    <w:rsid w:val="00A86E49"/>
    <w:rsid w:val="00A86E53"/>
    <w:rsid w:val="00A873C4"/>
    <w:rsid w:val="00A87E0B"/>
    <w:rsid w:val="00A87EBB"/>
    <w:rsid w:val="00A87F4F"/>
    <w:rsid w:val="00A901AB"/>
    <w:rsid w:val="00A90218"/>
    <w:rsid w:val="00A90271"/>
    <w:rsid w:val="00A9041D"/>
    <w:rsid w:val="00A90674"/>
    <w:rsid w:val="00A9067B"/>
    <w:rsid w:val="00A90841"/>
    <w:rsid w:val="00A908D0"/>
    <w:rsid w:val="00A908F8"/>
    <w:rsid w:val="00A90A5E"/>
    <w:rsid w:val="00A91281"/>
    <w:rsid w:val="00A91664"/>
    <w:rsid w:val="00A91EA3"/>
    <w:rsid w:val="00A92055"/>
    <w:rsid w:val="00A92258"/>
    <w:rsid w:val="00A92669"/>
    <w:rsid w:val="00A92CB1"/>
    <w:rsid w:val="00A92CBD"/>
    <w:rsid w:val="00A92DF6"/>
    <w:rsid w:val="00A92EB1"/>
    <w:rsid w:val="00A93530"/>
    <w:rsid w:val="00A9360A"/>
    <w:rsid w:val="00A93CC9"/>
    <w:rsid w:val="00A93ECB"/>
    <w:rsid w:val="00A93F31"/>
    <w:rsid w:val="00A93FAA"/>
    <w:rsid w:val="00A93FF7"/>
    <w:rsid w:val="00A94019"/>
    <w:rsid w:val="00A94367"/>
    <w:rsid w:val="00A9436C"/>
    <w:rsid w:val="00A94655"/>
    <w:rsid w:val="00A946A7"/>
    <w:rsid w:val="00A94D0C"/>
    <w:rsid w:val="00A94E59"/>
    <w:rsid w:val="00A95030"/>
    <w:rsid w:val="00A95296"/>
    <w:rsid w:val="00A952B6"/>
    <w:rsid w:val="00A9564B"/>
    <w:rsid w:val="00A95669"/>
    <w:rsid w:val="00A95709"/>
    <w:rsid w:val="00A95744"/>
    <w:rsid w:val="00A95C20"/>
    <w:rsid w:val="00A95FC2"/>
    <w:rsid w:val="00A960C2"/>
    <w:rsid w:val="00A961F1"/>
    <w:rsid w:val="00A96268"/>
    <w:rsid w:val="00A9680A"/>
    <w:rsid w:val="00A96862"/>
    <w:rsid w:val="00A969B4"/>
    <w:rsid w:val="00A96DED"/>
    <w:rsid w:val="00A96EA5"/>
    <w:rsid w:val="00A9707E"/>
    <w:rsid w:val="00A97266"/>
    <w:rsid w:val="00A973E9"/>
    <w:rsid w:val="00A974A9"/>
    <w:rsid w:val="00A9799E"/>
    <w:rsid w:val="00A979E2"/>
    <w:rsid w:val="00A979F8"/>
    <w:rsid w:val="00A97DD7"/>
    <w:rsid w:val="00AA0318"/>
    <w:rsid w:val="00AA08B4"/>
    <w:rsid w:val="00AA0A08"/>
    <w:rsid w:val="00AA10C8"/>
    <w:rsid w:val="00AA1494"/>
    <w:rsid w:val="00AA17F0"/>
    <w:rsid w:val="00AA1E51"/>
    <w:rsid w:val="00AA1EF2"/>
    <w:rsid w:val="00AA263F"/>
    <w:rsid w:val="00AA28CA"/>
    <w:rsid w:val="00AA2B84"/>
    <w:rsid w:val="00AA3270"/>
    <w:rsid w:val="00AA3806"/>
    <w:rsid w:val="00AA3A31"/>
    <w:rsid w:val="00AA43B9"/>
    <w:rsid w:val="00AA4585"/>
    <w:rsid w:val="00AA4668"/>
    <w:rsid w:val="00AA4E0A"/>
    <w:rsid w:val="00AA52D9"/>
    <w:rsid w:val="00AA5404"/>
    <w:rsid w:val="00AA541C"/>
    <w:rsid w:val="00AA567B"/>
    <w:rsid w:val="00AA59F4"/>
    <w:rsid w:val="00AA63B4"/>
    <w:rsid w:val="00AA6472"/>
    <w:rsid w:val="00AA6675"/>
    <w:rsid w:val="00AA681C"/>
    <w:rsid w:val="00AA6983"/>
    <w:rsid w:val="00AA6B1E"/>
    <w:rsid w:val="00AA6BAC"/>
    <w:rsid w:val="00AA7A3A"/>
    <w:rsid w:val="00AA7F3D"/>
    <w:rsid w:val="00AB0002"/>
    <w:rsid w:val="00AB0D72"/>
    <w:rsid w:val="00AB1039"/>
    <w:rsid w:val="00AB1458"/>
    <w:rsid w:val="00AB16BE"/>
    <w:rsid w:val="00AB1D79"/>
    <w:rsid w:val="00AB2803"/>
    <w:rsid w:val="00AB2CB5"/>
    <w:rsid w:val="00AB2E80"/>
    <w:rsid w:val="00AB3288"/>
    <w:rsid w:val="00AB3378"/>
    <w:rsid w:val="00AB347C"/>
    <w:rsid w:val="00AB3539"/>
    <w:rsid w:val="00AB4182"/>
    <w:rsid w:val="00AB4408"/>
    <w:rsid w:val="00AB4B04"/>
    <w:rsid w:val="00AB4E60"/>
    <w:rsid w:val="00AB5117"/>
    <w:rsid w:val="00AB537A"/>
    <w:rsid w:val="00AB5474"/>
    <w:rsid w:val="00AB54C3"/>
    <w:rsid w:val="00AB5BF3"/>
    <w:rsid w:val="00AB5C13"/>
    <w:rsid w:val="00AB5C54"/>
    <w:rsid w:val="00AB5CA2"/>
    <w:rsid w:val="00AB5E4A"/>
    <w:rsid w:val="00AB6352"/>
    <w:rsid w:val="00AB6377"/>
    <w:rsid w:val="00AB665C"/>
    <w:rsid w:val="00AB66DE"/>
    <w:rsid w:val="00AB6714"/>
    <w:rsid w:val="00AB68CC"/>
    <w:rsid w:val="00AB6C15"/>
    <w:rsid w:val="00AB7149"/>
    <w:rsid w:val="00AB73F8"/>
    <w:rsid w:val="00AB76C1"/>
    <w:rsid w:val="00AB78B2"/>
    <w:rsid w:val="00AB78F8"/>
    <w:rsid w:val="00AB792A"/>
    <w:rsid w:val="00AB7B88"/>
    <w:rsid w:val="00AB7DE2"/>
    <w:rsid w:val="00AC01D7"/>
    <w:rsid w:val="00AC0AAA"/>
    <w:rsid w:val="00AC0C16"/>
    <w:rsid w:val="00AC0F1E"/>
    <w:rsid w:val="00AC102B"/>
    <w:rsid w:val="00AC1E1E"/>
    <w:rsid w:val="00AC227E"/>
    <w:rsid w:val="00AC2A4A"/>
    <w:rsid w:val="00AC2DCB"/>
    <w:rsid w:val="00AC3086"/>
    <w:rsid w:val="00AC311A"/>
    <w:rsid w:val="00AC39D7"/>
    <w:rsid w:val="00AC3A44"/>
    <w:rsid w:val="00AC3AE5"/>
    <w:rsid w:val="00AC3BC9"/>
    <w:rsid w:val="00AC3D1F"/>
    <w:rsid w:val="00AC3D2A"/>
    <w:rsid w:val="00AC3E77"/>
    <w:rsid w:val="00AC4141"/>
    <w:rsid w:val="00AC4651"/>
    <w:rsid w:val="00AC477F"/>
    <w:rsid w:val="00AC4B28"/>
    <w:rsid w:val="00AC4BBD"/>
    <w:rsid w:val="00AC4BE7"/>
    <w:rsid w:val="00AC4F08"/>
    <w:rsid w:val="00AC4FDC"/>
    <w:rsid w:val="00AC5234"/>
    <w:rsid w:val="00AC5247"/>
    <w:rsid w:val="00AC55D1"/>
    <w:rsid w:val="00AC5612"/>
    <w:rsid w:val="00AC5856"/>
    <w:rsid w:val="00AC5884"/>
    <w:rsid w:val="00AC5A4B"/>
    <w:rsid w:val="00AC5C89"/>
    <w:rsid w:val="00AC60A8"/>
    <w:rsid w:val="00AC6BE4"/>
    <w:rsid w:val="00AC6CD0"/>
    <w:rsid w:val="00AC6D85"/>
    <w:rsid w:val="00AC6DED"/>
    <w:rsid w:val="00AC6F7B"/>
    <w:rsid w:val="00AC7182"/>
    <w:rsid w:val="00AC7401"/>
    <w:rsid w:val="00AC7A82"/>
    <w:rsid w:val="00AC7F68"/>
    <w:rsid w:val="00AD043A"/>
    <w:rsid w:val="00AD0B54"/>
    <w:rsid w:val="00AD0C58"/>
    <w:rsid w:val="00AD0C9C"/>
    <w:rsid w:val="00AD10E4"/>
    <w:rsid w:val="00AD161C"/>
    <w:rsid w:val="00AD17D8"/>
    <w:rsid w:val="00AD1A9F"/>
    <w:rsid w:val="00AD1B69"/>
    <w:rsid w:val="00AD1E66"/>
    <w:rsid w:val="00AD2708"/>
    <w:rsid w:val="00AD2C69"/>
    <w:rsid w:val="00AD38AA"/>
    <w:rsid w:val="00AD3900"/>
    <w:rsid w:val="00AD3AF7"/>
    <w:rsid w:val="00AD3F17"/>
    <w:rsid w:val="00AD42AA"/>
    <w:rsid w:val="00AD459A"/>
    <w:rsid w:val="00AD476B"/>
    <w:rsid w:val="00AD4AFF"/>
    <w:rsid w:val="00AD4DBA"/>
    <w:rsid w:val="00AD4E2C"/>
    <w:rsid w:val="00AD4E8F"/>
    <w:rsid w:val="00AD51DA"/>
    <w:rsid w:val="00AD571D"/>
    <w:rsid w:val="00AD58B2"/>
    <w:rsid w:val="00AD5A58"/>
    <w:rsid w:val="00AD5C6D"/>
    <w:rsid w:val="00AD6346"/>
    <w:rsid w:val="00AD6639"/>
    <w:rsid w:val="00AD6706"/>
    <w:rsid w:val="00AD67AE"/>
    <w:rsid w:val="00AD6AD3"/>
    <w:rsid w:val="00AD6E54"/>
    <w:rsid w:val="00AD725E"/>
    <w:rsid w:val="00AD7A0A"/>
    <w:rsid w:val="00AD7A5E"/>
    <w:rsid w:val="00AD7E90"/>
    <w:rsid w:val="00AE0357"/>
    <w:rsid w:val="00AE03D6"/>
    <w:rsid w:val="00AE044C"/>
    <w:rsid w:val="00AE0937"/>
    <w:rsid w:val="00AE18D2"/>
    <w:rsid w:val="00AE1D16"/>
    <w:rsid w:val="00AE1DBF"/>
    <w:rsid w:val="00AE1E70"/>
    <w:rsid w:val="00AE1F3E"/>
    <w:rsid w:val="00AE1FC4"/>
    <w:rsid w:val="00AE21CF"/>
    <w:rsid w:val="00AE22AB"/>
    <w:rsid w:val="00AE241D"/>
    <w:rsid w:val="00AE2616"/>
    <w:rsid w:val="00AE2730"/>
    <w:rsid w:val="00AE2E9E"/>
    <w:rsid w:val="00AE2FCE"/>
    <w:rsid w:val="00AE2FE7"/>
    <w:rsid w:val="00AE3895"/>
    <w:rsid w:val="00AE397D"/>
    <w:rsid w:val="00AE3A9C"/>
    <w:rsid w:val="00AE3B0E"/>
    <w:rsid w:val="00AE3B55"/>
    <w:rsid w:val="00AE4141"/>
    <w:rsid w:val="00AE439B"/>
    <w:rsid w:val="00AE467E"/>
    <w:rsid w:val="00AE497E"/>
    <w:rsid w:val="00AE4D9D"/>
    <w:rsid w:val="00AE4DF8"/>
    <w:rsid w:val="00AE4F39"/>
    <w:rsid w:val="00AE5046"/>
    <w:rsid w:val="00AE5085"/>
    <w:rsid w:val="00AE5176"/>
    <w:rsid w:val="00AE5564"/>
    <w:rsid w:val="00AE56C4"/>
    <w:rsid w:val="00AE5DFE"/>
    <w:rsid w:val="00AE603B"/>
    <w:rsid w:val="00AE60D8"/>
    <w:rsid w:val="00AE6211"/>
    <w:rsid w:val="00AE6550"/>
    <w:rsid w:val="00AE66BC"/>
    <w:rsid w:val="00AE6A8A"/>
    <w:rsid w:val="00AE6D72"/>
    <w:rsid w:val="00AE72BB"/>
    <w:rsid w:val="00AE737E"/>
    <w:rsid w:val="00AE7961"/>
    <w:rsid w:val="00AF00E5"/>
    <w:rsid w:val="00AF0542"/>
    <w:rsid w:val="00AF06E3"/>
    <w:rsid w:val="00AF0A22"/>
    <w:rsid w:val="00AF1425"/>
    <w:rsid w:val="00AF1805"/>
    <w:rsid w:val="00AF1D37"/>
    <w:rsid w:val="00AF1FF6"/>
    <w:rsid w:val="00AF230F"/>
    <w:rsid w:val="00AF24FA"/>
    <w:rsid w:val="00AF29C3"/>
    <w:rsid w:val="00AF2B89"/>
    <w:rsid w:val="00AF2EBC"/>
    <w:rsid w:val="00AF3649"/>
    <w:rsid w:val="00AF367A"/>
    <w:rsid w:val="00AF3E3A"/>
    <w:rsid w:val="00AF4A23"/>
    <w:rsid w:val="00AF4CA4"/>
    <w:rsid w:val="00AF4FEA"/>
    <w:rsid w:val="00AF53E5"/>
    <w:rsid w:val="00AF5638"/>
    <w:rsid w:val="00AF5639"/>
    <w:rsid w:val="00AF619D"/>
    <w:rsid w:val="00AF6B12"/>
    <w:rsid w:val="00AF6D29"/>
    <w:rsid w:val="00AF7319"/>
    <w:rsid w:val="00AF7410"/>
    <w:rsid w:val="00B00C26"/>
    <w:rsid w:val="00B00F05"/>
    <w:rsid w:val="00B01680"/>
    <w:rsid w:val="00B016DE"/>
    <w:rsid w:val="00B0174F"/>
    <w:rsid w:val="00B01F8D"/>
    <w:rsid w:val="00B01FAC"/>
    <w:rsid w:val="00B02131"/>
    <w:rsid w:val="00B023A7"/>
    <w:rsid w:val="00B031B9"/>
    <w:rsid w:val="00B038AE"/>
    <w:rsid w:val="00B03E31"/>
    <w:rsid w:val="00B03F16"/>
    <w:rsid w:val="00B0425E"/>
    <w:rsid w:val="00B045FA"/>
    <w:rsid w:val="00B049E9"/>
    <w:rsid w:val="00B0500B"/>
    <w:rsid w:val="00B05A71"/>
    <w:rsid w:val="00B05CA9"/>
    <w:rsid w:val="00B05F02"/>
    <w:rsid w:val="00B05F49"/>
    <w:rsid w:val="00B06717"/>
    <w:rsid w:val="00B06939"/>
    <w:rsid w:val="00B0699D"/>
    <w:rsid w:val="00B06BB3"/>
    <w:rsid w:val="00B06BD8"/>
    <w:rsid w:val="00B06C06"/>
    <w:rsid w:val="00B06CD8"/>
    <w:rsid w:val="00B06E2A"/>
    <w:rsid w:val="00B07566"/>
    <w:rsid w:val="00B106DE"/>
    <w:rsid w:val="00B10C24"/>
    <w:rsid w:val="00B10C33"/>
    <w:rsid w:val="00B10F7C"/>
    <w:rsid w:val="00B1144C"/>
    <w:rsid w:val="00B116FE"/>
    <w:rsid w:val="00B11800"/>
    <w:rsid w:val="00B1183D"/>
    <w:rsid w:val="00B11843"/>
    <w:rsid w:val="00B118CE"/>
    <w:rsid w:val="00B11F2D"/>
    <w:rsid w:val="00B1269D"/>
    <w:rsid w:val="00B128CB"/>
    <w:rsid w:val="00B12997"/>
    <w:rsid w:val="00B12AB2"/>
    <w:rsid w:val="00B12B32"/>
    <w:rsid w:val="00B12BD9"/>
    <w:rsid w:val="00B12D0F"/>
    <w:rsid w:val="00B12E50"/>
    <w:rsid w:val="00B133C0"/>
    <w:rsid w:val="00B13736"/>
    <w:rsid w:val="00B13766"/>
    <w:rsid w:val="00B13D15"/>
    <w:rsid w:val="00B145A6"/>
    <w:rsid w:val="00B14A14"/>
    <w:rsid w:val="00B14A78"/>
    <w:rsid w:val="00B14B35"/>
    <w:rsid w:val="00B14D8A"/>
    <w:rsid w:val="00B151A1"/>
    <w:rsid w:val="00B15470"/>
    <w:rsid w:val="00B15592"/>
    <w:rsid w:val="00B15A23"/>
    <w:rsid w:val="00B15BEF"/>
    <w:rsid w:val="00B164C7"/>
    <w:rsid w:val="00B16599"/>
    <w:rsid w:val="00B1672E"/>
    <w:rsid w:val="00B16C6D"/>
    <w:rsid w:val="00B16D8C"/>
    <w:rsid w:val="00B17197"/>
    <w:rsid w:val="00B173D6"/>
    <w:rsid w:val="00B175C4"/>
    <w:rsid w:val="00B17605"/>
    <w:rsid w:val="00B17ADC"/>
    <w:rsid w:val="00B17E1E"/>
    <w:rsid w:val="00B20233"/>
    <w:rsid w:val="00B20CDB"/>
    <w:rsid w:val="00B20E4A"/>
    <w:rsid w:val="00B21288"/>
    <w:rsid w:val="00B21312"/>
    <w:rsid w:val="00B215DE"/>
    <w:rsid w:val="00B222FA"/>
    <w:rsid w:val="00B22599"/>
    <w:rsid w:val="00B22681"/>
    <w:rsid w:val="00B228B8"/>
    <w:rsid w:val="00B22A7E"/>
    <w:rsid w:val="00B240AC"/>
    <w:rsid w:val="00B2413B"/>
    <w:rsid w:val="00B242E2"/>
    <w:rsid w:val="00B2441B"/>
    <w:rsid w:val="00B244E6"/>
    <w:rsid w:val="00B24674"/>
    <w:rsid w:val="00B246AA"/>
    <w:rsid w:val="00B246DD"/>
    <w:rsid w:val="00B248EC"/>
    <w:rsid w:val="00B2490F"/>
    <w:rsid w:val="00B251AB"/>
    <w:rsid w:val="00B251E7"/>
    <w:rsid w:val="00B252F5"/>
    <w:rsid w:val="00B25569"/>
    <w:rsid w:val="00B2569B"/>
    <w:rsid w:val="00B25F93"/>
    <w:rsid w:val="00B2608D"/>
    <w:rsid w:val="00B2637D"/>
    <w:rsid w:val="00B264AF"/>
    <w:rsid w:val="00B26750"/>
    <w:rsid w:val="00B26ACB"/>
    <w:rsid w:val="00B26B84"/>
    <w:rsid w:val="00B27212"/>
    <w:rsid w:val="00B272E2"/>
    <w:rsid w:val="00B2789A"/>
    <w:rsid w:val="00B278FA"/>
    <w:rsid w:val="00B27FCF"/>
    <w:rsid w:val="00B3004D"/>
    <w:rsid w:val="00B30184"/>
    <w:rsid w:val="00B30904"/>
    <w:rsid w:val="00B30E70"/>
    <w:rsid w:val="00B31017"/>
    <w:rsid w:val="00B31216"/>
    <w:rsid w:val="00B313B1"/>
    <w:rsid w:val="00B31435"/>
    <w:rsid w:val="00B3170C"/>
    <w:rsid w:val="00B31CA3"/>
    <w:rsid w:val="00B31EB6"/>
    <w:rsid w:val="00B32087"/>
    <w:rsid w:val="00B32845"/>
    <w:rsid w:val="00B328C0"/>
    <w:rsid w:val="00B32D14"/>
    <w:rsid w:val="00B32F8F"/>
    <w:rsid w:val="00B334DB"/>
    <w:rsid w:val="00B3367F"/>
    <w:rsid w:val="00B33ED9"/>
    <w:rsid w:val="00B33F96"/>
    <w:rsid w:val="00B34186"/>
    <w:rsid w:val="00B3447C"/>
    <w:rsid w:val="00B344A9"/>
    <w:rsid w:val="00B34879"/>
    <w:rsid w:val="00B35027"/>
    <w:rsid w:val="00B352CD"/>
    <w:rsid w:val="00B35C7D"/>
    <w:rsid w:val="00B35CBE"/>
    <w:rsid w:val="00B35F7F"/>
    <w:rsid w:val="00B361F3"/>
    <w:rsid w:val="00B364AD"/>
    <w:rsid w:val="00B36A34"/>
    <w:rsid w:val="00B36CAA"/>
    <w:rsid w:val="00B36EB5"/>
    <w:rsid w:val="00B370A4"/>
    <w:rsid w:val="00B37182"/>
    <w:rsid w:val="00B3738D"/>
    <w:rsid w:val="00B3783E"/>
    <w:rsid w:val="00B37A1C"/>
    <w:rsid w:val="00B37BC9"/>
    <w:rsid w:val="00B37D46"/>
    <w:rsid w:val="00B405A6"/>
    <w:rsid w:val="00B407FF"/>
    <w:rsid w:val="00B40842"/>
    <w:rsid w:val="00B408EE"/>
    <w:rsid w:val="00B4097B"/>
    <w:rsid w:val="00B40D64"/>
    <w:rsid w:val="00B4110E"/>
    <w:rsid w:val="00B415E5"/>
    <w:rsid w:val="00B41A1D"/>
    <w:rsid w:val="00B423C1"/>
    <w:rsid w:val="00B4242D"/>
    <w:rsid w:val="00B425E6"/>
    <w:rsid w:val="00B42672"/>
    <w:rsid w:val="00B42C3F"/>
    <w:rsid w:val="00B42F69"/>
    <w:rsid w:val="00B42FC7"/>
    <w:rsid w:val="00B431E2"/>
    <w:rsid w:val="00B43216"/>
    <w:rsid w:val="00B43A5D"/>
    <w:rsid w:val="00B43B68"/>
    <w:rsid w:val="00B4417C"/>
    <w:rsid w:val="00B44408"/>
    <w:rsid w:val="00B4477D"/>
    <w:rsid w:val="00B448BF"/>
    <w:rsid w:val="00B44D76"/>
    <w:rsid w:val="00B451E3"/>
    <w:rsid w:val="00B45459"/>
    <w:rsid w:val="00B45AD7"/>
    <w:rsid w:val="00B461CC"/>
    <w:rsid w:val="00B46B6F"/>
    <w:rsid w:val="00B46C84"/>
    <w:rsid w:val="00B46CAB"/>
    <w:rsid w:val="00B46E7F"/>
    <w:rsid w:val="00B472BB"/>
    <w:rsid w:val="00B4794D"/>
    <w:rsid w:val="00B47A05"/>
    <w:rsid w:val="00B47A48"/>
    <w:rsid w:val="00B47E8D"/>
    <w:rsid w:val="00B47F87"/>
    <w:rsid w:val="00B5066B"/>
    <w:rsid w:val="00B50B1D"/>
    <w:rsid w:val="00B50FAB"/>
    <w:rsid w:val="00B51013"/>
    <w:rsid w:val="00B510B8"/>
    <w:rsid w:val="00B5113D"/>
    <w:rsid w:val="00B5119A"/>
    <w:rsid w:val="00B51EE4"/>
    <w:rsid w:val="00B522A9"/>
    <w:rsid w:val="00B5244C"/>
    <w:rsid w:val="00B52500"/>
    <w:rsid w:val="00B52BFD"/>
    <w:rsid w:val="00B52D69"/>
    <w:rsid w:val="00B5433D"/>
    <w:rsid w:val="00B5447F"/>
    <w:rsid w:val="00B54FA1"/>
    <w:rsid w:val="00B552DC"/>
    <w:rsid w:val="00B55433"/>
    <w:rsid w:val="00B55660"/>
    <w:rsid w:val="00B556E5"/>
    <w:rsid w:val="00B557F0"/>
    <w:rsid w:val="00B55962"/>
    <w:rsid w:val="00B55ADF"/>
    <w:rsid w:val="00B55B78"/>
    <w:rsid w:val="00B55BC8"/>
    <w:rsid w:val="00B561FD"/>
    <w:rsid w:val="00B5643F"/>
    <w:rsid w:val="00B56580"/>
    <w:rsid w:val="00B56811"/>
    <w:rsid w:val="00B5681F"/>
    <w:rsid w:val="00B569C3"/>
    <w:rsid w:val="00B56A4F"/>
    <w:rsid w:val="00B571B8"/>
    <w:rsid w:val="00B57234"/>
    <w:rsid w:val="00B57C0C"/>
    <w:rsid w:val="00B57E7A"/>
    <w:rsid w:val="00B60629"/>
    <w:rsid w:val="00B608FD"/>
    <w:rsid w:val="00B6101A"/>
    <w:rsid w:val="00B61A36"/>
    <w:rsid w:val="00B61F14"/>
    <w:rsid w:val="00B62108"/>
    <w:rsid w:val="00B62628"/>
    <w:rsid w:val="00B626CC"/>
    <w:rsid w:val="00B62978"/>
    <w:rsid w:val="00B62D1A"/>
    <w:rsid w:val="00B62FAD"/>
    <w:rsid w:val="00B6309E"/>
    <w:rsid w:val="00B63356"/>
    <w:rsid w:val="00B633D6"/>
    <w:rsid w:val="00B636D6"/>
    <w:rsid w:val="00B63753"/>
    <w:rsid w:val="00B6385C"/>
    <w:rsid w:val="00B63ADF"/>
    <w:rsid w:val="00B63CE4"/>
    <w:rsid w:val="00B640CA"/>
    <w:rsid w:val="00B6419A"/>
    <w:rsid w:val="00B6434D"/>
    <w:rsid w:val="00B64652"/>
    <w:rsid w:val="00B646CB"/>
    <w:rsid w:val="00B64991"/>
    <w:rsid w:val="00B64D09"/>
    <w:rsid w:val="00B64E18"/>
    <w:rsid w:val="00B65168"/>
    <w:rsid w:val="00B65517"/>
    <w:rsid w:val="00B65616"/>
    <w:rsid w:val="00B6562A"/>
    <w:rsid w:val="00B65A99"/>
    <w:rsid w:val="00B65AA0"/>
    <w:rsid w:val="00B65B14"/>
    <w:rsid w:val="00B65CC6"/>
    <w:rsid w:val="00B6618D"/>
    <w:rsid w:val="00B66471"/>
    <w:rsid w:val="00B668C5"/>
    <w:rsid w:val="00B66A32"/>
    <w:rsid w:val="00B66F86"/>
    <w:rsid w:val="00B675CA"/>
    <w:rsid w:val="00B677B5"/>
    <w:rsid w:val="00B67B0B"/>
    <w:rsid w:val="00B67D9C"/>
    <w:rsid w:val="00B67EFB"/>
    <w:rsid w:val="00B67F0D"/>
    <w:rsid w:val="00B71D03"/>
    <w:rsid w:val="00B71D0C"/>
    <w:rsid w:val="00B720E9"/>
    <w:rsid w:val="00B7212D"/>
    <w:rsid w:val="00B72321"/>
    <w:rsid w:val="00B72322"/>
    <w:rsid w:val="00B72513"/>
    <w:rsid w:val="00B72565"/>
    <w:rsid w:val="00B7260D"/>
    <w:rsid w:val="00B7342E"/>
    <w:rsid w:val="00B73900"/>
    <w:rsid w:val="00B746AD"/>
    <w:rsid w:val="00B74741"/>
    <w:rsid w:val="00B74757"/>
    <w:rsid w:val="00B748D5"/>
    <w:rsid w:val="00B74C82"/>
    <w:rsid w:val="00B750C2"/>
    <w:rsid w:val="00B75192"/>
    <w:rsid w:val="00B752AC"/>
    <w:rsid w:val="00B752E4"/>
    <w:rsid w:val="00B75554"/>
    <w:rsid w:val="00B75699"/>
    <w:rsid w:val="00B756D0"/>
    <w:rsid w:val="00B756E1"/>
    <w:rsid w:val="00B764D1"/>
    <w:rsid w:val="00B76830"/>
    <w:rsid w:val="00B7697D"/>
    <w:rsid w:val="00B769A4"/>
    <w:rsid w:val="00B769BF"/>
    <w:rsid w:val="00B76A50"/>
    <w:rsid w:val="00B7708F"/>
    <w:rsid w:val="00B77A79"/>
    <w:rsid w:val="00B77D9A"/>
    <w:rsid w:val="00B804CD"/>
    <w:rsid w:val="00B80679"/>
    <w:rsid w:val="00B811E9"/>
    <w:rsid w:val="00B81211"/>
    <w:rsid w:val="00B81252"/>
    <w:rsid w:val="00B81709"/>
    <w:rsid w:val="00B8193B"/>
    <w:rsid w:val="00B819FF"/>
    <w:rsid w:val="00B81A9F"/>
    <w:rsid w:val="00B81ED2"/>
    <w:rsid w:val="00B81F8C"/>
    <w:rsid w:val="00B821FB"/>
    <w:rsid w:val="00B82387"/>
    <w:rsid w:val="00B8256F"/>
    <w:rsid w:val="00B82BA0"/>
    <w:rsid w:val="00B82D3E"/>
    <w:rsid w:val="00B82D87"/>
    <w:rsid w:val="00B82F95"/>
    <w:rsid w:val="00B83094"/>
    <w:rsid w:val="00B831BA"/>
    <w:rsid w:val="00B833DC"/>
    <w:rsid w:val="00B83752"/>
    <w:rsid w:val="00B83A0D"/>
    <w:rsid w:val="00B84188"/>
    <w:rsid w:val="00B84299"/>
    <w:rsid w:val="00B84348"/>
    <w:rsid w:val="00B845C3"/>
    <w:rsid w:val="00B847E7"/>
    <w:rsid w:val="00B84C25"/>
    <w:rsid w:val="00B84F0F"/>
    <w:rsid w:val="00B84FBE"/>
    <w:rsid w:val="00B85037"/>
    <w:rsid w:val="00B852D7"/>
    <w:rsid w:val="00B8585D"/>
    <w:rsid w:val="00B85AF7"/>
    <w:rsid w:val="00B85BCC"/>
    <w:rsid w:val="00B8651C"/>
    <w:rsid w:val="00B86895"/>
    <w:rsid w:val="00B869E7"/>
    <w:rsid w:val="00B86A7F"/>
    <w:rsid w:val="00B86B75"/>
    <w:rsid w:val="00B86E80"/>
    <w:rsid w:val="00B870AD"/>
    <w:rsid w:val="00B8722D"/>
    <w:rsid w:val="00B873B8"/>
    <w:rsid w:val="00B87844"/>
    <w:rsid w:val="00B878F1"/>
    <w:rsid w:val="00B8798B"/>
    <w:rsid w:val="00B87A49"/>
    <w:rsid w:val="00B87A7C"/>
    <w:rsid w:val="00B87CCA"/>
    <w:rsid w:val="00B87DBC"/>
    <w:rsid w:val="00B87F99"/>
    <w:rsid w:val="00B90ADF"/>
    <w:rsid w:val="00B90C87"/>
    <w:rsid w:val="00B911F7"/>
    <w:rsid w:val="00B92085"/>
    <w:rsid w:val="00B92169"/>
    <w:rsid w:val="00B9226E"/>
    <w:rsid w:val="00B92388"/>
    <w:rsid w:val="00B92886"/>
    <w:rsid w:val="00B92F55"/>
    <w:rsid w:val="00B92F9D"/>
    <w:rsid w:val="00B93048"/>
    <w:rsid w:val="00B931E2"/>
    <w:rsid w:val="00B93595"/>
    <w:rsid w:val="00B9384A"/>
    <w:rsid w:val="00B938BD"/>
    <w:rsid w:val="00B9412A"/>
    <w:rsid w:val="00B9412F"/>
    <w:rsid w:val="00B94165"/>
    <w:rsid w:val="00B94390"/>
    <w:rsid w:val="00B943A1"/>
    <w:rsid w:val="00B9447B"/>
    <w:rsid w:val="00B9457A"/>
    <w:rsid w:val="00B946CA"/>
    <w:rsid w:val="00B94A8B"/>
    <w:rsid w:val="00B956C2"/>
    <w:rsid w:val="00B958B0"/>
    <w:rsid w:val="00B95C37"/>
    <w:rsid w:val="00B95C9B"/>
    <w:rsid w:val="00B95E9C"/>
    <w:rsid w:val="00B9624E"/>
    <w:rsid w:val="00B96630"/>
    <w:rsid w:val="00B966D6"/>
    <w:rsid w:val="00B9691C"/>
    <w:rsid w:val="00B96B53"/>
    <w:rsid w:val="00B97024"/>
    <w:rsid w:val="00B97356"/>
    <w:rsid w:val="00B97653"/>
    <w:rsid w:val="00B979BC"/>
    <w:rsid w:val="00B97E70"/>
    <w:rsid w:val="00BA00E4"/>
    <w:rsid w:val="00BA017F"/>
    <w:rsid w:val="00BA046D"/>
    <w:rsid w:val="00BA084E"/>
    <w:rsid w:val="00BA09C6"/>
    <w:rsid w:val="00BA0B96"/>
    <w:rsid w:val="00BA0ED4"/>
    <w:rsid w:val="00BA11A5"/>
    <w:rsid w:val="00BA137E"/>
    <w:rsid w:val="00BA163D"/>
    <w:rsid w:val="00BA1724"/>
    <w:rsid w:val="00BA17E5"/>
    <w:rsid w:val="00BA2165"/>
    <w:rsid w:val="00BA21FB"/>
    <w:rsid w:val="00BA2298"/>
    <w:rsid w:val="00BA23FE"/>
    <w:rsid w:val="00BA24F5"/>
    <w:rsid w:val="00BA24F8"/>
    <w:rsid w:val="00BA25B4"/>
    <w:rsid w:val="00BA2710"/>
    <w:rsid w:val="00BA2794"/>
    <w:rsid w:val="00BA2B51"/>
    <w:rsid w:val="00BA36F8"/>
    <w:rsid w:val="00BA3963"/>
    <w:rsid w:val="00BA3BFB"/>
    <w:rsid w:val="00BA42C9"/>
    <w:rsid w:val="00BA44A1"/>
    <w:rsid w:val="00BA4AB2"/>
    <w:rsid w:val="00BA4D78"/>
    <w:rsid w:val="00BA4EA4"/>
    <w:rsid w:val="00BA500B"/>
    <w:rsid w:val="00BA5052"/>
    <w:rsid w:val="00BA59DB"/>
    <w:rsid w:val="00BA5AFF"/>
    <w:rsid w:val="00BA5CB2"/>
    <w:rsid w:val="00BA5F85"/>
    <w:rsid w:val="00BA6231"/>
    <w:rsid w:val="00BA6642"/>
    <w:rsid w:val="00BA6BE9"/>
    <w:rsid w:val="00BA6EF7"/>
    <w:rsid w:val="00BA6FAE"/>
    <w:rsid w:val="00BA77A8"/>
    <w:rsid w:val="00BA7909"/>
    <w:rsid w:val="00BA7959"/>
    <w:rsid w:val="00BA796D"/>
    <w:rsid w:val="00BA7B42"/>
    <w:rsid w:val="00BA7ED6"/>
    <w:rsid w:val="00BB028A"/>
    <w:rsid w:val="00BB03F6"/>
    <w:rsid w:val="00BB05D2"/>
    <w:rsid w:val="00BB0682"/>
    <w:rsid w:val="00BB0CB7"/>
    <w:rsid w:val="00BB0DB6"/>
    <w:rsid w:val="00BB114C"/>
    <w:rsid w:val="00BB15AD"/>
    <w:rsid w:val="00BB16FE"/>
    <w:rsid w:val="00BB1828"/>
    <w:rsid w:val="00BB183E"/>
    <w:rsid w:val="00BB1947"/>
    <w:rsid w:val="00BB1F19"/>
    <w:rsid w:val="00BB223C"/>
    <w:rsid w:val="00BB23EF"/>
    <w:rsid w:val="00BB244E"/>
    <w:rsid w:val="00BB2642"/>
    <w:rsid w:val="00BB28AF"/>
    <w:rsid w:val="00BB3620"/>
    <w:rsid w:val="00BB3E46"/>
    <w:rsid w:val="00BB410D"/>
    <w:rsid w:val="00BB42E1"/>
    <w:rsid w:val="00BB46DC"/>
    <w:rsid w:val="00BB48B2"/>
    <w:rsid w:val="00BB4E41"/>
    <w:rsid w:val="00BB4EFE"/>
    <w:rsid w:val="00BB513D"/>
    <w:rsid w:val="00BB56FD"/>
    <w:rsid w:val="00BB5F06"/>
    <w:rsid w:val="00BB6C55"/>
    <w:rsid w:val="00BB6E33"/>
    <w:rsid w:val="00BB71DB"/>
    <w:rsid w:val="00BB72FE"/>
    <w:rsid w:val="00BB78C2"/>
    <w:rsid w:val="00BB7AFD"/>
    <w:rsid w:val="00BB7C43"/>
    <w:rsid w:val="00BB7DCD"/>
    <w:rsid w:val="00BC0033"/>
    <w:rsid w:val="00BC0289"/>
    <w:rsid w:val="00BC02EE"/>
    <w:rsid w:val="00BC04D8"/>
    <w:rsid w:val="00BC05EE"/>
    <w:rsid w:val="00BC062B"/>
    <w:rsid w:val="00BC19AE"/>
    <w:rsid w:val="00BC1D4B"/>
    <w:rsid w:val="00BC1D77"/>
    <w:rsid w:val="00BC1F87"/>
    <w:rsid w:val="00BC23EF"/>
    <w:rsid w:val="00BC2858"/>
    <w:rsid w:val="00BC2A1E"/>
    <w:rsid w:val="00BC2D55"/>
    <w:rsid w:val="00BC332C"/>
    <w:rsid w:val="00BC3421"/>
    <w:rsid w:val="00BC38E0"/>
    <w:rsid w:val="00BC4780"/>
    <w:rsid w:val="00BC49DB"/>
    <w:rsid w:val="00BC5038"/>
    <w:rsid w:val="00BC50AE"/>
    <w:rsid w:val="00BC51A8"/>
    <w:rsid w:val="00BC5BAB"/>
    <w:rsid w:val="00BC5D30"/>
    <w:rsid w:val="00BC5E42"/>
    <w:rsid w:val="00BC5EC0"/>
    <w:rsid w:val="00BC627B"/>
    <w:rsid w:val="00BC631E"/>
    <w:rsid w:val="00BC679D"/>
    <w:rsid w:val="00BC6ACD"/>
    <w:rsid w:val="00BC6C05"/>
    <w:rsid w:val="00BC6DB7"/>
    <w:rsid w:val="00BC7553"/>
    <w:rsid w:val="00BC78DD"/>
    <w:rsid w:val="00BC7A91"/>
    <w:rsid w:val="00BD0348"/>
    <w:rsid w:val="00BD0BF8"/>
    <w:rsid w:val="00BD0DDD"/>
    <w:rsid w:val="00BD0DE9"/>
    <w:rsid w:val="00BD12D6"/>
    <w:rsid w:val="00BD211B"/>
    <w:rsid w:val="00BD2249"/>
    <w:rsid w:val="00BD2581"/>
    <w:rsid w:val="00BD25FF"/>
    <w:rsid w:val="00BD2929"/>
    <w:rsid w:val="00BD2981"/>
    <w:rsid w:val="00BD2B34"/>
    <w:rsid w:val="00BD2B76"/>
    <w:rsid w:val="00BD2E21"/>
    <w:rsid w:val="00BD324B"/>
    <w:rsid w:val="00BD3328"/>
    <w:rsid w:val="00BD3588"/>
    <w:rsid w:val="00BD371F"/>
    <w:rsid w:val="00BD386C"/>
    <w:rsid w:val="00BD39A1"/>
    <w:rsid w:val="00BD3D9C"/>
    <w:rsid w:val="00BD4005"/>
    <w:rsid w:val="00BD43D0"/>
    <w:rsid w:val="00BD4586"/>
    <w:rsid w:val="00BD45FB"/>
    <w:rsid w:val="00BD4722"/>
    <w:rsid w:val="00BD4858"/>
    <w:rsid w:val="00BD4AC2"/>
    <w:rsid w:val="00BD4DCF"/>
    <w:rsid w:val="00BD5132"/>
    <w:rsid w:val="00BD5249"/>
    <w:rsid w:val="00BD53C9"/>
    <w:rsid w:val="00BD55DB"/>
    <w:rsid w:val="00BD58E0"/>
    <w:rsid w:val="00BD5DC0"/>
    <w:rsid w:val="00BD5DF7"/>
    <w:rsid w:val="00BD6C68"/>
    <w:rsid w:val="00BD6CD4"/>
    <w:rsid w:val="00BD6D29"/>
    <w:rsid w:val="00BD6DBD"/>
    <w:rsid w:val="00BD6FB0"/>
    <w:rsid w:val="00BD7860"/>
    <w:rsid w:val="00BD7C2F"/>
    <w:rsid w:val="00BE0708"/>
    <w:rsid w:val="00BE0B75"/>
    <w:rsid w:val="00BE18C5"/>
    <w:rsid w:val="00BE1B08"/>
    <w:rsid w:val="00BE1BE0"/>
    <w:rsid w:val="00BE1C6B"/>
    <w:rsid w:val="00BE2023"/>
    <w:rsid w:val="00BE2631"/>
    <w:rsid w:val="00BE271A"/>
    <w:rsid w:val="00BE2762"/>
    <w:rsid w:val="00BE2792"/>
    <w:rsid w:val="00BE2CFD"/>
    <w:rsid w:val="00BE2D48"/>
    <w:rsid w:val="00BE2E77"/>
    <w:rsid w:val="00BE36F5"/>
    <w:rsid w:val="00BE3D49"/>
    <w:rsid w:val="00BE3ECF"/>
    <w:rsid w:val="00BE3F4A"/>
    <w:rsid w:val="00BE41F7"/>
    <w:rsid w:val="00BE42EE"/>
    <w:rsid w:val="00BE444E"/>
    <w:rsid w:val="00BE466A"/>
    <w:rsid w:val="00BE46BE"/>
    <w:rsid w:val="00BE47FF"/>
    <w:rsid w:val="00BE4A09"/>
    <w:rsid w:val="00BE4FAA"/>
    <w:rsid w:val="00BE5C94"/>
    <w:rsid w:val="00BE6082"/>
    <w:rsid w:val="00BE622F"/>
    <w:rsid w:val="00BE65E2"/>
    <w:rsid w:val="00BE66C2"/>
    <w:rsid w:val="00BE692C"/>
    <w:rsid w:val="00BE6F3C"/>
    <w:rsid w:val="00BE707B"/>
    <w:rsid w:val="00BE729D"/>
    <w:rsid w:val="00BE732C"/>
    <w:rsid w:val="00BE7471"/>
    <w:rsid w:val="00BE74DF"/>
    <w:rsid w:val="00BE7790"/>
    <w:rsid w:val="00BE7864"/>
    <w:rsid w:val="00BE78FE"/>
    <w:rsid w:val="00BE7B94"/>
    <w:rsid w:val="00BF0129"/>
    <w:rsid w:val="00BF09B5"/>
    <w:rsid w:val="00BF0A1B"/>
    <w:rsid w:val="00BF0A49"/>
    <w:rsid w:val="00BF0AC5"/>
    <w:rsid w:val="00BF0CFA"/>
    <w:rsid w:val="00BF1067"/>
    <w:rsid w:val="00BF1313"/>
    <w:rsid w:val="00BF17C4"/>
    <w:rsid w:val="00BF1891"/>
    <w:rsid w:val="00BF18AD"/>
    <w:rsid w:val="00BF19F8"/>
    <w:rsid w:val="00BF1B05"/>
    <w:rsid w:val="00BF2302"/>
    <w:rsid w:val="00BF254A"/>
    <w:rsid w:val="00BF2BA4"/>
    <w:rsid w:val="00BF2D45"/>
    <w:rsid w:val="00BF2F50"/>
    <w:rsid w:val="00BF3291"/>
    <w:rsid w:val="00BF4411"/>
    <w:rsid w:val="00BF4726"/>
    <w:rsid w:val="00BF483E"/>
    <w:rsid w:val="00BF4876"/>
    <w:rsid w:val="00BF4948"/>
    <w:rsid w:val="00BF5282"/>
    <w:rsid w:val="00BF599E"/>
    <w:rsid w:val="00BF59E9"/>
    <w:rsid w:val="00BF5F78"/>
    <w:rsid w:val="00BF613F"/>
    <w:rsid w:val="00BF630D"/>
    <w:rsid w:val="00BF6400"/>
    <w:rsid w:val="00BF6497"/>
    <w:rsid w:val="00BF6E26"/>
    <w:rsid w:val="00BF6FD1"/>
    <w:rsid w:val="00BF7127"/>
    <w:rsid w:val="00BF7EA3"/>
    <w:rsid w:val="00C004C1"/>
    <w:rsid w:val="00C008C3"/>
    <w:rsid w:val="00C00B74"/>
    <w:rsid w:val="00C00B94"/>
    <w:rsid w:val="00C00C5D"/>
    <w:rsid w:val="00C00F03"/>
    <w:rsid w:val="00C010B0"/>
    <w:rsid w:val="00C01582"/>
    <w:rsid w:val="00C017FC"/>
    <w:rsid w:val="00C01954"/>
    <w:rsid w:val="00C02A56"/>
    <w:rsid w:val="00C02A87"/>
    <w:rsid w:val="00C02DCD"/>
    <w:rsid w:val="00C0370B"/>
    <w:rsid w:val="00C03847"/>
    <w:rsid w:val="00C0387D"/>
    <w:rsid w:val="00C03C78"/>
    <w:rsid w:val="00C04DCF"/>
    <w:rsid w:val="00C05538"/>
    <w:rsid w:val="00C057F8"/>
    <w:rsid w:val="00C05DA8"/>
    <w:rsid w:val="00C05ECF"/>
    <w:rsid w:val="00C0609E"/>
    <w:rsid w:val="00C066ED"/>
    <w:rsid w:val="00C06BC0"/>
    <w:rsid w:val="00C06CDA"/>
    <w:rsid w:val="00C0721C"/>
    <w:rsid w:val="00C07B51"/>
    <w:rsid w:val="00C07C20"/>
    <w:rsid w:val="00C103DD"/>
    <w:rsid w:val="00C10449"/>
    <w:rsid w:val="00C10686"/>
    <w:rsid w:val="00C1069B"/>
    <w:rsid w:val="00C1076E"/>
    <w:rsid w:val="00C107B5"/>
    <w:rsid w:val="00C107E1"/>
    <w:rsid w:val="00C10AA3"/>
    <w:rsid w:val="00C10B5D"/>
    <w:rsid w:val="00C10DDE"/>
    <w:rsid w:val="00C11063"/>
    <w:rsid w:val="00C111B3"/>
    <w:rsid w:val="00C112DC"/>
    <w:rsid w:val="00C11652"/>
    <w:rsid w:val="00C1177E"/>
    <w:rsid w:val="00C11785"/>
    <w:rsid w:val="00C11801"/>
    <w:rsid w:val="00C1206F"/>
    <w:rsid w:val="00C124DE"/>
    <w:rsid w:val="00C12AAB"/>
    <w:rsid w:val="00C12B48"/>
    <w:rsid w:val="00C12D13"/>
    <w:rsid w:val="00C13133"/>
    <w:rsid w:val="00C13456"/>
    <w:rsid w:val="00C134D0"/>
    <w:rsid w:val="00C13646"/>
    <w:rsid w:val="00C149D4"/>
    <w:rsid w:val="00C14A99"/>
    <w:rsid w:val="00C14C6A"/>
    <w:rsid w:val="00C14F30"/>
    <w:rsid w:val="00C14FEB"/>
    <w:rsid w:val="00C1540C"/>
    <w:rsid w:val="00C1589D"/>
    <w:rsid w:val="00C15BB2"/>
    <w:rsid w:val="00C16511"/>
    <w:rsid w:val="00C169FF"/>
    <w:rsid w:val="00C16B34"/>
    <w:rsid w:val="00C16BE2"/>
    <w:rsid w:val="00C16C4A"/>
    <w:rsid w:val="00C17020"/>
    <w:rsid w:val="00C17082"/>
    <w:rsid w:val="00C17145"/>
    <w:rsid w:val="00C172D6"/>
    <w:rsid w:val="00C17302"/>
    <w:rsid w:val="00C1773C"/>
    <w:rsid w:val="00C1787A"/>
    <w:rsid w:val="00C179BC"/>
    <w:rsid w:val="00C17C12"/>
    <w:rsid w:val="00C17C94"/>
    <w:rsid w:val="00C17E51"/>
    <w:rsid w:val="00C2049A"/>
    <w:rsid w:val="00C206B1"/>
    <w:rsid w:val="00C20A81"/>
    <w:rsid w:val="00C20D6A"/>
    <w:rsid w:val="00C20EE2"/>
    <w:rsid w:val="00C2119D"/>
    <w:rsid w:val="00C211C2"/>
    <w:rsid w:val="00C2120C"/>
    <w:rsid w:val="00C213EF"/>
    <w:rsid w:val="00C21403"/>
    <w:rsid w:val="00C21B79"/>
    <w:rsid w:val="00C21CED"/>
    <w:rsid w:val="00C22083"/>
    <w:rsid w:val="00C220FA"/>
    <w:rsid w:val="00C22208"/>
    <w:rsid w:val="00C22389"/>
    <w:rsid w:val="00C22D9F"/>
    <w:rsid w:val="00C22FEB"/>
    <w:rsid w:val="00C23075"/>
    <w:rsid w:val="00C2337C"/>
    <w:rsid w:val="00C234BA"/>
    <w:rsid w:val="00C23601"/>
    <w:rsid w:val="00C23B94"/>
    <w:rsid w:val="00C24089"/>
    <w:rsid w:val="00C248E8"/>
    <w:rsid w:val="00C248EE"/>
    <w:rsid w:val="00C24D17"/>
    <w:rsid w:val="00C24F3D"/>
    <w:rsid w:val="00C25416"/>
    <w:rsid w:val="00C2564E"/>
    <w:rsid w:val="00C25796"/>
    <w:rsid w:val="00C25E7E"/>
    <w:rsid w:val="00C2677B"/>
    <w:rsid w:val="00C26930"/>
    <w:rsid w:val="00C26933"/>
    <w:rsid w:val="00C26A99"/>
    <w:rsid w:val="00C26B63"/>
    <w:rsid w:val="00C26D7C"/>
    <w:rsid w:val="00C27118"/>
    <w:rsid w:val="00C27755"/>
    <w:rsid w:val="00C303E5"/>
    <w:rsid w:val="00C308BF"/>
    <w:rsid w:val="00C30AFC"/>
    <w:rsid w:val="00C30E65"/>
    <w:rsid w:val="00C3176B"/>
    <w:rsid w:val="00C317B9"/>
    <w:rsid w:val="00C31A5B"/>
    <w:rsid w:val="00C31A7C"/>
    <w:rsid w:val="00C32318"/>
    <w:rsid w:val="00C323D3"/>
    <w:rsid w:val="00C32523"/>
    <w:rsid w:val="00C32BC4"/>
    <w:rsid w:val="00C32DEF"/>
    <w:rsid w:val="00C33005"/>
    <w:rsid w:val="00C3313C"/>
    <w:rsid w:val="00C3326E"/>
    <w:rsid w:val="00C3368B"/>
    <w:rsid w:val="00C337C0"/>
    <w:rsid w:val="00C33818"/>
    <w:rsid w:val="00C33844"/>
    <w:rsid w:val="00C33CA4"/>
    <w:rsid w:val="00C342F7"/>
    <w:rsid w:val="00C349BB"/>
    <w:rsid w:val="00C350EE"/>
    <w:rsid w:val="00C352E4"/>
    <w:rsid w:val="00C35459"/>
    <w:rsid w:val="00C35C81"/>
    <w:rsid w:val="00C36156"/>
    <w:rsid w:val="00C362D2"/>
    <w:rsid w:val="00C36CFF"/>
    <w:rsid w:val="00C375A2"/>
    <w:rsid w:val="00C375C1"/>
    <w:rsid w:val="00C37CCC"/>
    <w:rsid w:val="00C37D66"/>
    <w:rsid w:val="00C37F71"/>
    <w:rsid w:val="00C405E2"/>
    <w:rsid w:val="00C40957"/>
    <w:rsid w:val="00C411F7"/>
    <w:rsid w:val="00C41407"/>
    <w:rsid w:val="00C41A5B"/>
    <w:rsid w:val="00C41B52"/>
    <w:rsid w:val="00C41E34"/>
    <w:rsid w:val="00C41F37"/>
    <w:rsid w:val="00C41FE1"/>
    <w:rsid w:val="00C42179"/>
    <w:rsid w:val="00C421ED"/>
    <w:rsid w:val="00C42247"/>
    <w:rsid w:val="00C42393"/>
    <w:rsid w:val="00C427B2"/>
    <w:rsid w:val="00C42AA8"/>
    <w:rsid w:val="00C42AB5"/>
    <w:rsid w:val="00C42CEF"/>
    <w:rsid w:val="00C43716"/>
    <w:rsid w:val="00C4382F"/>
    <w:rsid w:val="00C4393E"/>
    <w:rsid w:val="00C43F09"/>
    <w:rsid w:val="00C440DD"/>
    <w:rsid w:val="00C442D1"/>
    <w:rsid w:val="00C443CB"/>
    <w:rsid w:val="00C443D5"/>
    <w:rsid w:val="00C44421"/>
    <w:rsid w:val="00C448B1"/>
    <w:rsid w:val="00C4492D"/>
    <w:rsid w:val="00C449FB"/>
    <w:rsid w:val="00C44F4B"/>
    <w:rsid w:val="00C45588"/>
    <w:rsid w:val="00C457F7"/>
    <w:rsid w:val="00C45C96"/>
    <w:rsid w:val="00C4679B"/>
    <w:rsid w:val="00C468CF"/>
    <w:rsid w:val="00C46961"/>
    <w:rsid w:val="00C46E61"/>
    <w:rsid w:val="00C47531"/>
    <w:rsid w:val="00C47999"/>
    <w:rsid w:val="00C501C0"/>
    <w:rsid w:val="00C50669"/>
    <w:rsid w:val="00C509F7"/>
    <w:rsid w:val="00C50E79"/>
    <w:rsid w:val="00C50ECA"/>
    <w:rsid w:val="00C51048"/>
    <w:rsid w:val="00C51251"/>
    <w:rsid w:val="00C512CF"/>
    <w:rsid w:val="00C51551"/>
    <w:rsid w:val="00C51591"/>
    <w:rsid w:val="00C51C8E"/>
    <w:rsid w:val="00C51DBF"/>
    <w:rsid w:val="00C52387"/>
    <w:rsid w:val="00C52724"/>
    <w:rsid w:val="00C52FA4"/>
    <w:rsid w:val="00C532A1"/>
    <w:rsid w:val="00C53638"/>
    <w:rsid w:val="00C53F03"/>
    <w:rsid w:val="00C540D6"/>
    <w:rsid w:val="00C5420A"/>
    <w:rsid w:val="00C543C7"/>
    <w:rsid w:val="00C54422"/>
    <w:rsid w:val="00C544B5"/>
    <w:rsid w:val="00C5481A"/>
    <w:rsid w:val="00C54956"/>
    <w:rsid w:val="00C54F9A"/>
    <w:rsid w:val="00C5557C"/>
    <w:rsid w:val="00C55A8A"/>
    <w:rsid w:val="00C560FD"/>
    <w:rsid w:val="00C56875"/>
    <w:rsid w:val="00C56E47"/>
    <w:rsid w:val="00C60021"/>
    <w:rsid w:val="00C60138"/>
    <w:rsid w:val="00C6036B"/>
    <w:rsid w:val="00C60A44"/>
    <w:rsid w:val="00C60AF0"/>
    <w:rsid w:val="00C60B9F"/>
    <w:rsid w:val="00C60D0F"/>
    <w:rsid w:val="00C6135C"/>
    <w:rsid w:val="00C6170A"/>
    <w:rsid w:val="00C61F1C"/>
    <w:rsid w:val="00C62162"/>
    <w:rsid w:val="00C62A30"/>
    <w:rsid w:val="00C634B1"/>
    <w:rsid w:val="00C63557"/>
    <w:rsid w:val="00C636C7"/>
    <w:rsid w:val="00C6371B"/>
    <w:rsid w:val="00C637A6"/>
    <w:rsid w:val="00C639D7"/>
    <w:rsid w:val="00C63C6F"/>
    <w:rsid w:val="00C63C97"/>
    <w:rsid w:val="00C63FED"/>
    <w:rsid w:val="00C64A1D"/>
    <w:rsid w:val="00C64AD0"/>
    <w:rsid w:val="00C64DE3"/>
    <w:rsid w:val="00C64E32"/>
    <w:rsid w:val="00C64E4C"/>
    <w:rsid w:val="00C64E76"/>
    <w:rsid w:val="00C64F97"/>
    <w:rsid w:val="00C65012"/>
    <w:rsid w:val="00C6531A"/>
    <w:rsid w:val="00C65395"/>
    <w:rsid w:val="00C65CE2"/>
    <w:rsid w:val="00C66297"/>
    <w:rsid w:val="00C666B0"/>
    <w:rsid w:val="00C66789"/>
    <w:rsid w:val="00C668D5"/>
    <w:rsid w:val="00C6718C"/>
    <w:rsid w:val="00C67555"/>
    <w:rsid w:val="00C67564"/>
    <w:rsid w:val="00C67737"/>
    <w:rsid w:val="00C67D27"/>
    <w:rsid w:val="00C67E8F"/>
    <w:rsid w:val="00C70513"/>
    <w:rsid w:val="00C70BAB"/>
    <w:rsid w:val="00C70CAB"/>
    <w:rsid w:val="00C71AE8"/>
    <w:rsid w:val="00C71EEA"/>
    <w:rsid w:val="00C71F27"/>
    <w:rsid w:val="00C722A5"/>
    <w:rsid w:val="00C72717"/>
    <w:rsid w:val="00C729E1"/>
    <w:rsid w:val="00C72A8C"/>
    <w:rsid w:val="00C72B92"/>
    <w:rsid w:val="00C72DFC"/>
    <w:rsid w:val="00C73271"/>
    <w:rsid w:val="00C7376A"/>
    <w:rsid w:val="00C73C1F"/>
    <w:rsid w:val="00C73F7F"/>
    <w:rsid w:val="00C74553"/>
    <w:rsid w:val="00C745BA"/>
    <w:rsid w:val="00C748CC"/>
    <w:rsid w:val="00C74BDC"/>
    <w:rsid w:val="00C74F1F"/>
    <w:rsid w:val="00C750AD"/>
    <w:rsid w:val="00C751B5"/>
    <w:rsid w:val="00C751F7"/>
    <w:rsid w:val="00C753D4"/>
    <w:rsid w:val="00C75A66"/>
    <w:rsid w:val="00C75C9D"/>
    <w:rsid w:val="00C75CDE"/>
    <w:rsid w:val="00C760D4"/>
    <w:rsid w:val="00C764BA"/>
    <w:rsid w:val="00C76D5D"/>
    <w:rsid w:val="00C77186"/>
    <w:rsid w:val="00C771F1"/>
    <w:rsid w:val="00C77248"/>
    <w:rsid w:val="00C772AC"/>
    <w:rsid w:val="00C77630"/>
    <w:rsid w:val="00C8007A"/>
    <w:rsid w:val="00C80118"/>
    <w:rsid w:val="00C8020A"/>
    <w:rsid w:val="00C80717"/>
    <w:rsid w:val="00C80A89"/>
    <w:rsid w:val="00C80CC8"/>
    <w:rsid w:val="00C80D0B"/>
    <w:rsid w:val="00C81367"/>
    <w:rsid w:val="00C81CF0"/>
    <w:rsid w:val="00C81FDE"/>
    <w:rsid w:val="00C8214E"/>
    <w:rsid w:val="00C8232D"/>
    <w:rsid w:val="00C82AAC"/>
    <w:rsid w:val="00C82F57"/>
    <w:rsid w:val="00C83127"/>
    <w:rsid w:val="00C83EA3"/>
    <w:rsid w:val="00C84036"/>
    <w:rsid w:val="00C84196"/>
    <w:rsid w:val="00C84288"/>
    <w:rsid w:val="00C84538"/>
    <w:rsid w:val="00C84670"/>
    <w:rsid w:val="00C846CB"/>
    <w:rsid w:val="00C8488E"/>
    <w:rsid w:val="00C84FE8"/>
    <w:rsid w:val="00C85469"/>
    <w:rsid w:val="00C854AA"/>
    <w:rsid w:val="00C8595C"/>
    <w:rsid w:val="00C85B20"/>
    <w:rsid w:val="00C85EDA"/>
    <w:rsid w:val="00C860A7"/>
    <w:rsid w:val="00C86AB6"/>
    <w:rsid w:val="00C86ABE"/>
    <w:rsid w:val="00C86B4B"/>
    <w:rsid w:val="00C870D8"/>
    <w:rsid w:val="00C876CB"/>
    <w:rsid w:val="00C87BB2"/>
    <w:rsid w:val="00C87C28"/>
    <w:rsid w:val="00C87E31"/>
    <w:rsid w:val="00C90653"/>
    <w:rsid w:val="00C90784"/>
    <w:rsid w:val="00C9081C"/>
    <w:rsid w:val="00C90BEA"/>
    <w:rsid w:val="00C90C15"/>
    <w:rsid w:val="00C910E2"/>
    <w:rsid w:val="00C91184"/>
    <w:rsid w:val="00C913AF"/>
    <w:rsid w:val="00C9143B"/>
    <w:rsid w:val="00C91571"/>
    <w:rsid w:val="00C91610"/>
    <w:rsid w:val="00C917E7"/>
    <w:rsid w:val="00C91ADE"/>
    <w:rsid w:val="00C91BB9"/>
    <w:rsid w:val="00C91CA0"/>
    <w:rsid w:val="00C91DC3"/>
    <w:rsid w:val="00C91EBE"/>
    <w:rsid w:val="00C9215D"/>
    <w:rsid w:val="00C92326"/>
    <w:rsid w:val="00C9287A"/>
    <w:rsid w:val="00C92996"/>
    <w:rsid w:val="00C92B5A"/>
    <w:rsid w:val="00C92CF4"/>
    <w:rsid w:val="00C92D6C"/>
    <w:rsid w:val="00C9346F"/>
    <w:rsid w:val="00C93D2E"/>
    <w:rsid w:val="00C93F97"/>
    <w:rsid w:val="00C94213"/>
    <w:rsid w:val="00C94565"/>
    <w:rsid w:val="00C94A89"/>
    <w:rsid w:val="00C94B88"/>
    <w:rsid w:val="00C94FA1"/>
    <w:rsid w:val="00C950EE"/>
    <w:rsid w:val="00C951C8"/>
    <w:rsid w:val="00C95240"/>
    <w:rsid w:val="00C95384"/>
    <w:rsid w:val="00C95B7C"/>
    <w:rsid w:val="00C95E57"/>
    <w:rsid w:val="00C9651A"/>
    <w:rsid w:val="00C968DA"/>
    <w:rsid w:val="00C97009"/>
    <w:rsid w:val="00C973DF"/>
    <w:rsid w:val="00C975AC"/>
    <w:rsid w:val="00C9766F"/>
    <w:rsid w:val="00CA028E"/>
    <w:rsid w:val="00CA05A8"/>
    <w:rsid w:val="00CA1275"/>
    <w:rsid w:val="00CA17CD"/>
    <w:rsid w:val="00CA18AC"/>
    <w:rsid w:val="00CA1E94"/>
    <w:rsid w:val="00CA2017"/>
    <w:rsid w:val="00CA24E1"/>
    <w:rsid w:val="00CA274B"/>
    <w:rsid w:val="00CA2C02"/>
    <w:rsid w:val="00CA2F87"/>
    <w:rsid w:val="00CA30DA"/>
    <w:rsid w:val="00CA3374"/>
    <w:rsid w:val="00CA3626"/>
    <w:rsid w:val="00CA36CA"/>
    <w:rsid w:val="00CA3737"/>
    <w:rsid w:val="00CA3A78"/>
    <w:rsid w:val="00CA3CB1"/>
    <w:rsid w:val="00CA3D53"/>
    <w:rsid w:val="00CA43A6"/>
    <w:rsid w:val="00CA4B85"/>
    <w:rsid w:val="00CA4E37"/>
    <w:rsid w:val="00CA4E74"/>
    <w:rsid w:val="00CA4EDB"/>
    <w:rsid w:val="00CA54DA"/>
    <w:rsid w:val="00CA5560"/>
    <w:rsid w:val="00CA5AE9"/>
    <w:rsid w:val="00CA5CCB"/>
    <w:rsid w:val="00CA6428"/>
    <w:rsid w:val="00CA6945"/>
    <w:rsid w:val="00CA6990"/>
    <w:rsid w:val="00CA6B66"/>
    <w:rsid w:val="00CA6E0C"/>
    <w:rsid w:val="00CA6F44"/>
    <w:rsid w:val="00CA7348"/>
    <w:rsid w:val="00CA744E"/>
    <w:rsid w:val="00CA750D"/>
    <w:rsid w:val="00CA75B7"/>
    <w:rsid w:val="00CA76E0"/>
    <w:rsid w:val="00CA7796"/>
    <w:rsid w:val="00CA7857"/>
    <w:rsid w:val="00CA7A1E"/>
    <w:rsid w:val="00CB0296"/>
    <w:rsid w:val="00CB0384"/>
    <w:rsid w:val="00CB0743"/>
    <w:rsid w:val="00CB0C7F"/>
    <w:rsid w:val="00CB0E24"/>
    <w:rsid w:val="00CB0FD1"/>
    <w:rsid w:val="00CB1133"/>
    <w:rsid w:val="00CB12AA"/>
    <w:rsid w:val="00CB13B8"/>
    <w:rsid w:val="00CB1569"/>
    <w:rsid w:val="00CB1660"/>
    <w:rsid w:val="00CB16AD"/>
    <w:rsid w:val="00CB16D2"/>
    <w:rsid w:val="00CB18EE"/>
    <w:rsid w:val="00CB1928"/>
    <w:rsid w:val="00CB1CFE"/>
    <w:rsid w:val="00CB2223"/>
    <w:rsid w:val="00CB2324"/>
    <w:rsid w:val="00CB2A1A"/>
    <w:rsid w:val="00CB2B46"/>
    <w:rsid w:val="00CB2C99"/>
    <w:rsid w:val="00CB2E67"/>
    <w:rsid w:val="00CB33C8"/>
    <w:rsid w:val="00CB342A"/>
    <w:rsid w:val="00CB3471"/>
    <w:rsid w:val="00CB3841"/>
    <w:rsid w:val="00CB3A6A"/>
    <w:rsid w:val="00CB3C50"/>
    <w:rsid w:val="00CB45F7"/>
    <w:rsid w:val="00CB4654"/>
    <w:rsid w:val="00CB4ADC"/>
    <w:rsid w:val="00CB51D8"/>
    <w:rsid w:val="00CB53C2"/>
    <w:rsid w:val="00CB541A"/>
    <w:rsid w:val="00CB5861"/>
    <w:rsid w:val="00CB5991"/>
    <w:rsid w:val="00CB5995"/>
    <w:rsid w:val="00CB59B1"/>
    <w:rsid w:val="00CB5E98"/>
    <w:rsid w:val="00CB605E"/>
    <w:rsid w:val="00CB63C3"/>
    <w:rsid w:val="00CB644D"/>
    <w:rsid w:val="00CB6494"/>
    <w:rsid w:val="00CB6615"/>
    <w:rsid w:val="00CB6876"/>
    <w:rsid w:val="00CB6D9E"/>
    <w:rsid w:val="00CB75E3"/>
    <w:rsid w:val="00CB765C"/>
    <w:rsid w:val="00CB765E"/>
    <w:rsid w:val="00CB7866"/>
    <w:rsid w:val="00CB789E"/>
    <w:rsid w:val="00CB798A"/>
    <w:rsid w:val="00CB7B15"/>
    <w:rsid w:val="00CB7BAC"/>
    <w:rsid w:val="00CB7C94"/>
    <w:rsid w:val="00CC0D79"/>
    <w:rsid w:val="00CC1232"/>
    <w:rsid w:val="00CC14FF"/>
    <w:rsid w:val="00CC1525"/>
    <w:rsid w:val="00CC1FD0"/>
    <w:rsid w:val="00CC2B61"/>
    <w:rsid w:val="00CC2F66"/>
    <w:rsid w:val="00CC3254"/>
    <w:rsid w:val="00CC3260"/>
    <w:rsid w:val="00CC3598"/>
    <w:rsid w:val="00CC3750"/>
    <w:rsid w:val="00CC3761"/>
    <w:rsid w:val="00CC3F1A"/>
    <w:rsid w:val="00CC43E0"/>
    <w:rsid w:val="00CC4502"/>
    <w:rsid w:val="00CC4626"/>
    <w:rsid w:val="00CC47E3"/>
    <w:rsid w:val="00CC4AB3"/>
    <w:rsid w:val="00CC4C9F"/>
    <w:rsid w:val="00CC55D0"/>
    <w:rsid w:val="00CC5DDB"/>
    <w:rsid w:val="00CC6747"/>
    <w:rsid w:val="00CC6B5C"/>
    <w:rsid w:val="00CC6F84"/>
    <w:rsid w:val="00CC6F9B"/>
    <w:rsid w:val="00CC7358"/>
    <w:rsid w:val="00CC77D1"/>
    <w:rsid w:val="00CC7A97"/>
    <w:rsid w:val="00CC7BCD"/>
    <w:rsid w:val="00CC7C68"/>
    <w:rsid w:val="00CC7F11"/>
    <w:rsid w:val="00CD0255"/>
    <w:rsid w:val="00CD053D"/>
    <w:rsid w:val="00CD05DF"/>
    <w:rsid w:val="00CD0875"/>
    <w:rsid w:val="00CD087C"/>
    <w:rsid w:val="00CD092C"/>
    <w:rsid w:val="00CD0D87"/>
    <w:rsid w:val="00CD0D96"/>
    <w:rsid w:val="00CD1442"/>
    <w:rsid w:val="00CD19AF"/>
    <w:rsid w:val="00CD1A04"/>
    <w:rsid w:val="00CD1FEE"/>
    <w:rsid w:val="00CD20DC"/>
    <w:rsid w:val="00CD2741"/>
    <w:rsid w:val="00CD2958"/>
    <w:rsid w:val="00CD3356"/>
    <w:rsid w:val="00CD376E"/>
    <w:rsid w:val="00CD43B8"/>
    <w:rsid w:val="00CD43E1"/>
    <w:rsid w:val="00CD4929"/>
    <w:rsid w:val="00CD49DE"/>
    <w:rsid w:val="00CD4A51"/>
    <w:rsid w:val="00CD4B5A"/>
    <w:rsid w:val="00CD525B"/>
    <w:rsid w:val="00CD5568"/>
    <w:rsid w:val="00CD56C5"/>
    <w:rsid w:val="00CD58FC"/>
    <w:rsid w:val="00CD590A"/>
    <w:rsid w:val="00CD5C7A"/>
    <w:rsid w:val="00CD5D2F"/>
    <w:rsid w:val="00CD5FA8"/>
    <w:rsid w:val="00CD6133"/>
    <w:rsid w:val="00CD6529"/>
    <w:rsid w:val="00CD6D30"/>
    <w:rsid w:val="00CD6DA8"/>
    <w:rsid w:val="00CD73B9"/>
    <w:rsid w:val="00CD74F1"/>
    <w:rsid w:val="00CD7881"/>
    <w:rsid w:val="00CD78AA"/>
    <w:rsid w:val="00CD7C38"/>
    <w:rsid w:val="00CD7C66"/>
    <w:rsid w:val="00CD7CB1"/>
    <w:rsid w:val="00CD7EF2"/>
    <w:rsid w:val="00CD7FB8"/>
    <w:rsid w:val="00CE01A5"/>
    <w:rsid w:val="00CE01CC"/>
    <w:rsid w:val="00CE05F6"/>
    <w:rsid w:val="00CE06F9"/>
    <w:rsid w:val="00CE07E6"/>
    <w:rsid w:val="00CE0B66"/>
    <w:rsid w:val="00CE0BAB"/>
    <w:rsid w:val="00CE0D2D"/>
    <w:rsid w:val="00CE0F49"/>
    <w:rsid w:val="00CE10CA"/>
    <w:rsid w:val="00CE12A5"/>
    <w:rsid w:val="00CE14D5"/>
    <w:rsid w:val="00CE1660"/>
    <w:rsid w:val="00CE1980"/>
    <w:rsid w:val="00CE1B61"/>
    <w:rsid w:val="00CE1E60"/>
    <w:rsid w:val="00CE2005"/>
    <w:rsid w:val="00CE28DD"/>
    <w:rsid w:val="00CE29CE"/>
    <w:rsid w:val="00CE3AE2"/>
    <w:rsid w:val="00CE404B"/>
    <w:rsid w:val="00CE4380"/>
    <w:rsid w:val="00CE439B"/>
    <w:rsid w:val="00CE4625"/>
    <w:rsid w:val="00CE574A"/>
    <w:rsid w:val="00CE5B07"/>
    <w:rsid w:val="00CE665F"/>
    <w:rsid w:val="00CE6A84"/>
    <w:rsid w:val="00CE6EB3"/>
    <w:rsid w:val="00CE73E0"/>
    <w:rsid w:val="00CE75EB"/>
    <w:rsid w:val="00CE7BBC"/>
    <w:rsid w:val="00CE7C3E"/>
    <w:rsid w:val="00CE7CF9"/>
    <w:rsid w:val="00CE7E29"/>
    <w:rsid w:val="00CF0076"/>
    <w:rsid w:val="00CF01BC"/>
    <w:rsid w:val="00CF067E"/>
    <w:rsid w:val="00CF07A4"/>
    <w:rsid w:val="00CF0850"/>
    <w:rsid w:val="00CF0CD0"/>
    <w:rsid w:val="00CF0D81"/>
    <w:rsid w:val="00CF10AC"/>
    <w:rsid w:val="00CF12C1"/>
    <w:rsid w:val="00CF1401"/>
    <w:rsid w:val="00CF1847"/>
    <w:rsid w:val="00CF258B"/>
    <w:rsid w:val="00CF2640"/>
    <w:rsid w:val="00CF26C1"/>
    <w:rsid w:val="00CF3108"/>
    <w:rsid w:val="00CF3152"/>
    <w:rsid w:val="00CF33AE"/>
    <w:rsid w:val="00CF3985"/>
    <w:rsid w:val="00CF3FDB"/>
    <w:rsid w:val="00CF4667"/>
    <w:rsid w:val="00CF4690"/>
    <w:rsid w:val="00CF4910"/>
    <w:rsid w:val="00CF4A8D"/>
    <w:rsid w:val="00CF4C05"/>
    <w:rsid w:val="00CF4C7A"/>
    <w:rsid w:val="00CF52E5"/>
    <w:rsid w:val="00CF5A83"/>
    <w:rsid w:val="00CF5BD8"/>
    <w:rsid w:val="00CF5D9A"/>
    <w:rsid w:val="00CF5E2D"/>
    <w:rsid w:val="00CF5FC2"/>
    <w:rsid w:val="00CF610E"/>
    <w:rsid w:val="00CF6112"/>
    <w:rsid w:val="00CF6119"/>
    <w:rsid w:val="00CF6479"/>
    <w:rsid w:val="00CF667F"/>
    <w:rsid w:val="00CF749B"/>
    <w:rsid w:val="00CF764C"/>
    <w:rsid w:val="00CF76A6"/>
    <w:rsid w:val="00CF79DC"/>
    <w:rsid w:val="00CF7E23"/>
    <w:rsid w:val="00D00049"/>
    <w:rsid w:val="00D002D2"/>
    <w:rsid w:val="00D005DA"/>
    <w:rsid w:val="00D006D4"/>
    <w:rsid w:val="00D008D3"/>
    <w:rsid w:val="00D00C50"/>
    <w:rsid w:val="00D01526"/>
    <w:rsid w:val="00D01641"/>
    <w:rsid w:val="00D01771"/>
    <w:rsid w:val="00D018EB"/>
    <w:rsid w:val="00D01BCE"/>
    <w:rsid w:val="00D01EEA"/>
    <w:rsid w:val="00D0209C"/>
    <w:rsid w:val="00D0226B"/>
    <w:rsid w:val="00D025E2"/>
    <w:rsid w:val="00D0270B"/>
    <w:rsid w:val="00D02743"/>
    <w:rsid w:val="00D02758"/>
    <w:rsid w:val="00D027F1"/>
    <w:rsid w:val="00D02B1A"/>
    <w:rsid w:val="00D02BA7"/>
    <w:rsid w:val="00D03198"/>
    <w:rsid w:val="00D03836"/>
    <w:rsid w:val="00D03877"/>
    <w:rsid w:val="00D03C86"/>
    <w:rsid w:val="00D04422"/>
    <w:rsid w:val="00D0491D"/>
    <w:rsid w:val="00D04A2A"/>
    <w:rsid w:val="00D04FDF"/>
    <w:rsid w:val="00D0514B"/>
    <w:rsid w:val="00D057EC"/>
    <w:rsid w:val="00D05A47"/>
    <w:rsid w:val="00D05E3D"/>
    <w:rsid w:val="00D06023"/>
    <w:rsid w:val="00D060C4"/>
    <w:rsid w:val="00D06B90"/>
    <w:rsid w:val="00D06D81"/>
    <w:rsid w:val="00D06D8C"/>
    <w:rsid w:val="00D06FB6"/>
    <w:rsid w:val="00D0773A"/>
    <w:rsid w:val="00D07DC7"/>
    <w:rsid w:val="00D101A3"/>
    <w:rsid w:val="00D102DA"/>
    <w:rsid w:val="00D106B1"/>
    <w:rsid w:val="00D10AFA"/>
    <w:rsid w:val="00D10C80"/>
    <w:rsid w:val="00D10D78"/>
    <w:rsid w:val="00D10E1D"/>
    <w:rsid w:val="00D10F5C"/>
    <w:rsid w:val="00D113F3"/>
    <w:rsid w:val="00D12072"/>
    <w:rsid w:val="00D12519"/>
    <w:rsid w:val="00D12723"/>
    <w:rsid w:val="00D12DA0"/>
    <w:rsid w:val="00D12E8F"/>
    <w:rsid w:val="00D13282"/>
    <w:rsid w:val="00D1391C"/>
    <w:rsid w:val="00D13A54"/>
    <w:rsid w:val="00D13ACD"/>
    <w:rsid w:val="00D13DEC"/>
    <w:rsid w:val="00D1439F"/>
    <w:rsid w:val="00D14996"/>
    <w:rsid w:val="00D14C21"/>
    <w:rsid w:val="00D14C79"/>
    <w:rsid w:val="00D15201"/>
    <w:rsid w:val="00D158B9"/>
    <w:rsid w:val="00D159BF"/>
    <w:rsid w:val="00D15B54"/>
    <w:rsid w:val="00D15F18"/>
    <w:rsid w:val="00D16A49"/>
    <w:rsid w:val="00D16AC6"/>
    <w:rsid w:val="00D16AD5"/>
    <w:rsid w:val="00D16B5C"/>
    <w:rsid w:val="00D17049"/>
    <w:rsid w:val="00D17336"/>
    <w:rsid w:val="00D17653"/>
    <w:rsid w:val="00D17746"/>
    <w:rsid w:val="00D17DBA"/>
    <w:rsid w:val="00D17DBF"/>
    <w:rsid w:val="00D17F59"/>
    <w:rsid w:val="00D2013F"/>
    <w:rsid w:val="00D20149"/>
    <w:rsid w:val="00D2038C"/>
    <w:rsid w:val="00D2059E"/>
    <w:rsid w:val="00D205EE"/>
    <w:rsid w:val="00D207E9"/>
    <w:rsid w:val="00D20A40"/>
    <w:rsid w:val="00D20CB6"/>
    <w:rsid w:val="00D211B2"/>
    <w:rsid w:val="00D213F4"/>
    <w:rsid w:val="00D21506"/>
    <w:rsid w:val="00D21527"/>
    <w:rsid w:val="00D215C8"/>
    <w:rsid w:val="00D21B08"/>
    <w:rsid w:val="00D21B63"/>
    <w:rsid w:val="00D21D8F"/>
    <w:rsid w:val="00D220ED"/>
    <w:rsid w:val="00D2238C"/>
    <w:rsid w:val="00D223F2"/>
    <w:rsid w:val="00D22521"/>
    <w:rsid w:val="00D22A19"/>
    <w:rsid w:val="00D22BBD"/>
    <w:rsid w:val="00D22BE2"/>
    <w:rsid w:val="00D22C9B"/>
    <w:rsid w:val="00D22D67"/>
    <w:rsid w:val="00D22FA5"/>
    <w:rsid w:val="00D238F7"/>
    <w:rsid w:val="00D23A00"/>
    <w:rsid w:val="00D23AC7"/>
    <w:rsid w:val="00D244C5"/>
    <w:rsid w:val="00D24647"/>
    <w:rsid w:val="00D24860"/>
    <w:rsid w:val="00D24E0D"/>
    <w:rsid w:val="00D24E5C"/>
    <w:rsid w:val="00D2522F"/>
    <w:rsid w:val="00D2565D"/>
    <w:rsid w:val="00D25745"/>
    <w:rsid w:val="00D257DD"/>
    <w:rsid w:val="00D25C49"/>
    <w:rsid w:val="00D25FCF"/>
    <w:rsid w:val="00D26300"/>
    <w:rsid w:val="00D26777"/>
    <w:rsid w:val="00D275C6"/>
    <w:rsid w:val="00D27602"/>
    <w:rsid w:val="00D27A45"/>
    <w:rsid w:val="00D27B3A"/>
    <w:rsid w:val="00D27D93"/>
    <w:rsid w:val="00D30085"/>
    <w:rsid w:val="00D3095A"/>
    <w:rsid w:val="00D309FD"/>
    <w:rsid w:val="00D30B24"/>
    <w:rsid w:val="00D30C69"/>
    <w:rsid w:val="00D310CE"/>
    <w:rsid w:val="00D31573"/>
    <w:rsid w:val="00D315C2"/>
    <w:rsid w:val="00D31845"/>
    <w:rsid w:val="00D319AC"/>
    <w:rsid w:val="00D319D6"/>
    <w:rsid w:val="00D3226B"/>
    <w:rsid w:val="00D323DB"/>
    <w:rsid w:val="00D32507"/>
    <w:rsid w:val="00D32709"/>
    <w:rsid w:val="00D327FA"/>
    <w:rsid w:val="00D3314F"/>
    <w:rsid w:val="00D33659"/>
    <w:rsid w:val="00D33805"/>
    <w:rsid w:val="00D3384D"/>
    <w:rsid w:val="00D338A5"/>
    <w:rsid w:val="00D341AA"/>
    <w:rsid w:val="00D345ED"/>
    <w:rsid w:val="00D34A19"/>
    <w:rsid w:val="00D34F54"/>
    <w:rsid w:val="00D35525"/>
    <w:rsid w:val="00D35A55"/>
    <w:rsid w:val="00D35F71"/>
    <w:rsid w:val="00D36053"/>
    <w:rsid w:val="00D367DD"/>
    <w:rsid w:val="00D36840"/>
    <w:rsid w:val="00D369B9"/>
    <w:rsid w:val="00D36DA6"/>
    <w:rsid w:val="00D36E61"/>
    <w:rsid w:val="00D374B2"/>
    <w:rsid w:val="00D375A4"/>
    <w:rsid w:val="00D375D1"/>
    <w:rsid w:val="00D40231"/>
    <w:rsid w:val="00D404D2"/>
    <w:rsid w:val="00D405EB"/>
    <w:rsid w:val="00D40783"/>
    <w:rsid w:val="00D408AC"/>
    <w:rsid w:val="00D40F0E"/>
    <w:rsid w:val="00D415CE"/>
    <w:rsid w:val="00D417C2"/>
    <w:rsid w:val="00D4183F"/>
    <w:rsid w:val="00D41850"/>
    <w:rsid w:val="00D4185C"/>
    <w:rsid w:val="00D419EB"/>
    <w:rsid w:val="00D4220B"/>
    <w:rsid w:val="00D42AB3"/>
    <w:rsid w:val="00D42D75"/>
    <w:rsid w:val="00D42F1B"/>
    <w:rsid w:val="00D435CB"/>
    <w:rsid w:val="00D435FA"/>
    <w:rsid w:val="00D43880"/>
    <w:rsid w:val="00D43E39"/>
    <w:rsid w:val="00D44F85"/>
    <w:rsid w:val="00D451CC"/>
    <w:rsid w:val="00D45396"/>
    <w:rsid w:val="00D45681"/>
    <w:rsid w:val="00D45738"/>
    <w:rsid w:val="00D45EDC"/>
    <w:rsid w:val="00D463E9"/>
    <w:rsid w:val="00D46C83"/>
    <w:rsid w:val="00D47326"/>
    <w:rsid w:val="00D47ABA"/>
    <w:rsid w:val="00D47B16"/>
    <w:rsid w:val="00D47B33"/>
    <w:rsid w:val="00D47D66"/>
    <w:rsid w:val="00D47E1C"/>
    <w:rsid w:val="00D47EC5"/>
    <w:rsid w:val="00D47F82"/>
    <w:rsid w:val="00D501FA"/>
    <w:rsid w:val="00D50736"/>
    <w:rsid w:val="00D50E65"/>
    <w:rsid w:val="00D5110A"/>
    <w:rsid w:val="00D51378"/>
    <w:rsid w:val="00D5198F"/>
    <w:rsid w:val="00D51BCF"/>
    <w:rsid w:val="00D51D79"/>
    <w:rsid w:val="00D51EEE"/>
    <w:rsid w:val="00D51F04"/>
    <w:rsid w:val="00D529FF"/>
    <w:rsid w:val="00D52A9A"/>
    <w:rsid w:val="00D52BD8"/>
    <w:rsid w:val="00D5329C"/>
    <w:rsid w:val="00D5342C"/>
    <w:rsid w:val="00D534D2"/>
    <w:rsid w:val="00D536B3"/>
    <w:rsid w:val="00D53819"/>
    <w:rsid w:val="00D5397C"/>
    <w:rsid w:val="00D53A8F"/>
    <w:rsid w:val="00D53C53"/>
    <w:rsid w:val="00D53E52"/>
    <w:rsid w:val="00D54511"/>
    <w:rsid w:val="00D54570"/>
    <w:rsid w:val="00D54642"/>
    <w:rsid w:val="00D5489F"/>
    <w:rsid w:val="00D54BED"/>
    <w:rsid w:val="00D55138"/>
    <w:rsid w:val="00D55491"/>
    <w:rsid w:val="00D55730"/>
    <w:rsid w:val="00D559D7"/>
    <w:rsid w:val="00D56058"/>
    <w:rsid w:val="00D566C9"/>
    <w:rsid w:val="00D56F45"/>
    <w:rsid w:val="00D5702F"/>
    <w:rsid w:val="00D571EC"/>
    <w:rsid w:val="00D574B2"/>
    <w:rsid w:val="00D57649"/>
    <w:rsid w:val="00D576D0"/>
    <w:rsid w:val="00D57759"/>
    <w:rsid w:val="00D57BE2"/>
    <w:rsid w:val="00D57C8E"/>
    <w:rsid w:val="00D57DC4"/>
    <w:rsid w:val="00D57FF2"/>
    <w:rsid w:val="00D60094"/>
    <w:rsid w:val="00D60095"/>
    <w:rsid w:val="00D6024B"/>
    <w:rsid w:val="00D602AB"/>
    <w:rsid w:val="00D602C5"/>
    <w:rsid w:val="00D6059A"/>
    <w:rsid w:val="00D60933"/>
    <w:rsid w:val="00D60976"/>
    <w:rsid w:val="00D609CD"/>
    <w:rsid w:val="00D60D4A"/>
    <w:rsid w:val="00D60D75"/>
    <w:rsid w:val="00D616CD"/>
    <w:rsid w:val="00D61D6C"/>
    <w:rsid w:val="00D62044"/>
    <w:rsid w:val="00D6272A"/>
    <w:rsid w:val="00D628D2"/>
    <w:rsid w:val="00D62950"/>
    <w:rsid w:val="00D629B5"/>
    <w:rsid w:val="00D62A01"/>
    <w:rsid w:val="00D62A61"/>
    <w:rsid w:val="00D62D37"/>
    <w:rsid w:val="00D62DA5"/>
    <w:rsid w:val="00D6344C"/>
    <w:rsid w:val="00D63DAA"/>
    <w:rsid w:val="00D63FDA"/>
    <w:rsid w:val="00D6420C"/>
    <w:rsid w:val="00D64536"/>
    <w:rsid w:val="00D6455E"/>
    <w:rsid w:val="00D6466C"/>
    <w:rsid w:val="00D64715"/>
    <w:rsid w:val="00D64988"/>
    <w:rsid w:val="00D649CF"/>
    <w:rsid w:val="00D64DCA"/>
    <w:rsid w:val="00D64E20"/>
    <w:rsid w:val="00D652E9"/>
    <w:rsid w:val="00D6552A"/>
    <w:rsid w:val="00D65670"/>
    <w:rsid w:val="00D658A3"/>
    <w:rsid w:val="00D65B0A"/>
    <w:rsid w:val="00D65BDE"/>
    <w:rsid w:val="00D65C5A"/>
    <w:rsid w:val="00D65C6D"/>
    <w:rsid w:val="00D65D5B"/>
    <w:rsid w:val="00D65E1D"/>
    <w:rsid w:val="00D6627C"/>
    <w:rsid w:val="00D6634A"/>
    <w:rsid w:val="00D6643B"/>
    <w:rsid w:val="00D66C14"/>
    <w:rsid w:val="00D66E9F"/>
    <w:rsid w:val="00D66F2C"/>
    <w:rsid w:val="00D67206"/>
    <w:rsid w:val="00D67354"/>
    <w:rsid w:val="00D673E2"/>
    <w:rsid w:val="00D675B8"/>
    <w:rsid w:val="00D67A64"/>
    <w:rsid w:val="00D67C8C"/>
    <w:rsid w:val="00D67FF5"/>
    <w:rsid w:val="00D700B2"/>
    <w:rsid w:val="00D70172"/>
    <w:rsid w:val="00D704B3"/>
    <w:rsid w:val="00D709EB"/>
    <w:rsid w:val="00D70BA9"/>
    <w:rsid w:val="00D70BB8"/>
    <w:rsid w:val="00D70FEA"/>
    <w:rsid w:val="00D71C09"/>
    <w:rsid w:val="00D71CB9"/>
    <w:rsid w:val="00D71F3A"/>
    <w:rsid w:val="00D721D0"/>
    <w:rsid w:val="00D7256B"/>
    <w:rsid w:val="00D72829"/>
    <w:rsid w:val="00D72B9C"/>
    <w:rsid w:val="00D72D07"/>
    <w:rsid w:val="00D72D68"/>
    <w:rsid w:val="00D72D74"/>
    <w:rsid w:val="00D73273"/>
    <w:rsid w:val="00D735D6"/>
    <w:rsid w:val="00D738A0"/>
    <w:rsid w:val="00D739D9"/>
    <w:rsid w:val="00D742FD"/>
    <w:rsid w:val="00D74505"/>
    <w:rsid w:val="00D75395"/>
    <w:rsid w:val="00D7567A"/>
    <w:rsid w:val="00D75BB5"/>
    <w:rsid w:val="00D75BF4"/>
    <w:rsid w:val="00D76166"/>
    <w:rsid w:val="00D7629E"/>
    <w:rsid w:val="00D7684B"/>
    <w:rsid w:val="00D76C5B"/>
    <w:rsid w:val="00D76DC3"/>
    <w:rsid w:val="00D76E29"/>
    <w:rsid w:val="00D77104"/>
    <w:rsid w:val="00D77A0C"/>
    <w:rsid w:val="00D77BE7"/>
    <w:rsid w:val="00D803F3"/>
    <w:rsid w:val="00D806C7"/>
    <w:rsid w:val="00D80AC9"/>
    <w:rsid w:val="00D81246"/>
    <w:rsid w:val="00D813EC"/>
    <w:rsid w:val="00D81829"/>
    <w:rsid w:val="00D81FCA"/>
    <w:rsid w:val="00D82350"/>
    <w:rsid w:val="00D8243D"/>
    <w:rsid w:val="00D829F3"/>
    <w:rsid w:val="00D82CCA"/>
    <w:rsid w:val="00D82D52"/>
    <w:rsid w:val="00D82E0E"/>
    <w:rsid w:val="00D82E30"/>
    <w:rsid w:val="00D82F45"/>
    <w:rsid w:val="00D82F8C"/>
    <w:rsid w:val="00D8319A"/>
    <w:rsid w:val="00D83333"/>
    <w:rsid w:val="00D8352A"/>
    <w:rsid w:val="00D836C9"/>
    <w:rsid w:val="00D836D3"/>
    <w:rsid w:val="00D83713"/>
    <w:rsid w:val="00D838FF"/>
    <w:rsid w:val="00D83DD1"/>
    <w:rsid w:val="00D83E84"/>
    <w:rsid w:val="00D84B0F"/>
    <w:rsid w:val="00D84BF2"/>
    <w:rsid w:val="00D84EB0"/>
    <w:rsid w:val="00D85115"/>
    <w:rsid w:val="00D851A9"/>
    <w:rsid w:val="00D853FD"/>
    <w:rsid w:val="00D85605"/>
    <w:rsid w:val="00D856AC"/>
    <w:rsid w:val="00D85767"/>
    <w:rsid w:val="00D864B3"/>
    <w:rsid w:val="00D8652B"/>
    <w:rsid w:val="00D867D6"/>
    <w:rsid w:val="00D86C03"/>
    <w:rsid w:val="00D86C14"/>
    <w:rsid w:val="00D86F7E"/>
    <w:rsid w:val="00D8708F"/>
    <w:rsid w:val="00D871A4"/>
    <w:rsid w:val="00D87419"/>
    <w:rsid w:val="00D8784B"/>
    <w:rsid w:val="00D904C6"/>
    <w:rsid w:val="00D90651"/>
    <w:rsid w:val="00D90C04"/>
    <w:rsid w:val="00D90C20"/>
    <w:rsid w:val="00D90C69"/>
    <w:rsid w:val="00D90D42"/>
    <w:rsid w:val="00D9116F"/>
    <w:rsid w:val="00D91261"/>
    <w:rsid w:val="00D91268"/>
    <w:rsid w:val="00D914B6"/>
    <w:rsid w:val="00D91848"/>
    <w:rsid w:val="00D91932"/>
    <w:rsid w:val="00D91A34"/>
    <w:rsid w:val="00D91BD0"/>
    <w:rsid w:val="00D92557"/>
    <w:rsid w:val="00D92590"/>
    <w:rsid w:val="00D9275E"/>
    <w:rsid w:val="00D92AC9"/>
    <w:rsid w:val="00D92EA2"/>
    <w:rsid w:val="00D932C2"/>
    <w:rsid w:val="00D9357F"/>
    <w:rsid w:val="00D935B5"/>
    <w:rsid w:val="00D935DC"/>
    <w:rsid w:val="00D93B0F"/>
    <w:rsid w:val="00D93C4C"/>
    <w:rsid w:val="00D94233"/>
    <w:rsid w:val="00D9441E"/>
    <w:rsid w:val="00D945E5"/>
    <w:rsid w:val="00D9478B"/>
    <w:rsid w:val="00D95162"/>
    <w:rsid w:val="00D9520A"/>
    <w:rsid w:val="00D95AC4"/>
    <w:rsid w:val="00D95B29"/>
    <w:rsid w:val="00D95EC5"/>
    <w:rsid w:val="00D95F36"/>
    <w:rsid w:val="00D96967"/>
    <w:rsid w:val="00D96CC6"/>
    <w:rsid w:val="00D974E2"/>
    <w:rsid w:val="00D9758A"/>
    <w:rsid w:val="00D97607"/>
    <w:rsid w:val="00D97C97"/>
    <w:rsid w:val="00D97F59"/>
    <w:rsid w:val="00DA00BF"/>
    <w:rsid w:val="00DA01B8"/>
    <w:rsid w:val="00DA03AB"/>
    <w:rsid w:val="00DA03F1"/>
    <w:rsid w:val="00DA0FB3"/>
    <w:rsid w:val="00DA11AC"/>
    <w:rsid w:val="00DA1420"/>
    <w:rsid w:val="00DA1488"/>
    <w:rsid w:val="00DA159C"/>
    <w:rsid w:val="00DA1685"/>
    <w:rsid w:val="00DA16FF"/>
    <w:rsid w:val="00DA1995"/>
    <w:rsid w:val="00DA1D77"/>
    <w:rsid w:val="00DA1F97"/>
    <w:rsid w:val="00DA1FCA"/>
    <w:rsid w:val="00DA22AD"/>
    <w:rsid w:val="00DA2584"/>
    <w:rsid w:val="00DA2643"/>
    <w:rsid w:val="00DA27F8"/>
    <w:rsid w:val="00DA2FBC"/>
    <w:rsid w:val="00DA339E"/>
    <w:rsid w:val="00DA33A8"/>
    <w:rsid w:val="00DA3499"/>
    <w:rsid w:val="00DA356B"/>
    <w:rsid w:val="00DA37E3"/>
    <w:rsid w:val="00DA3960"/>
    <w:rsid w:val="00DA3E2B"/>
    <w:rsid w:val="00DA4428"/>
    <w:rsid w:val="00DA4A12"/>
    <w:rsid w:val="00DA541C"/>
    <w:rsid w:val="00DA5750"/>
    <w:rsid w:val="00DA5B4C"/>
    <w:rsid w:val="00DA5D41"/>
    <w:rsid w:val="00DA61CD"/>
    <w:rsid w:val="00DA64F2"/>
    <w:rsid w:val="00DA6AA7"/>
    <w:rsid w:val="00DA6BBB"/>
    <w:rsid w:val="00DA6C53"/>
    <w:rsid w:val="00DA6D4E"/>
    <w:rsid w:val="00DA6F74"/>
    <w:rsid w:val="00DA71D4"/>
    <w:rsid w:val="00DA7324"/>
    <w:rsid w:val="00DA73B2"/>
    <w:rsid w:val="00DA787B"/>
    <w:rsid w:val="00DA79F7"/>
    <w:rsid w:val="00DA7C8E"/>
    <w:rsid w:val="00DB02A8"/>
    <w:rsid w:val="00DB02B2"/>
    <w:rsid w:val="00DB0BBB"/>
    <w:rsid w:val="00DB10D1"/>
    <w:rsid w:val="00DB150D"/>
    <w:rsid w:val="00DB152A"/>
    <w:rsid w:val="00DB1D98"/>
    <w:rsid w:val="00DB1F7A"/>
    <w:rsid w:val="00DB2577"/>
    <w:rsid w:val="00DB3006"/>
    <w:rsid w:val="00DB3342"/>
    <w:rsid w:val="00DB35E7"/>
    <w:rsid w:val="00DB3B83"/>
    <w:rsid w:val="00DB3D94"/>
    <w:rsid w:val="00DB40A7"/>
    <w:rsid w:val="00DB40E0"/>
    <w:rsid w:val="00DB436E"/>
    <w:rsid w:val="00DB46EA"/>
    <w:rsid w:val="00DB4B55"/>
    <w:rsid w:val="00DB4F6F"/>
    <w:rsid w:val="00DB54BF"/>
    <w:rsid w:val="00DB575C"/>
    <w:rsid w:val="00DB5C12"/>
    <w:rsid w:val="00DB6443"/>
    <w:rsid w:val="00DB66AB"/>
    <w:rsid w:val="00DB67E9"/>
    <w:rsid w:val="00DB6D43"/>
    <w:rsid w:val="00DB6DFA"/>
    <w:rsid w:val="00DB7125"/>
    <w:rsid w:val="00DB7965"/>
    <w:rsid w:val="00DB7CFA"/>
    <w:rsid w:val="00DC063B"/>
    <w:rsid w:val="00DC070B"/>
    <w:rsid w:val="00DC08ED"/>
    <w:rsid w:val="00DC09AB"/>
    <w:rsid w:val="00DC0A0E"/>
    <w:rsid w:val="00DC0E10"/>
    <w:rsid w:val="00DC15F4"/>
    <w:rsid w:val="00DC1D21"/>
    <w:rsid w:val="00DC1FC6"/>
    <w:rsid w:val="00DC2453"/>
    <w:rsid w:val="00DC24C1"/>
    <w:rsid w:val="00DC25B7"/>
    <w:rsid w:val="00DC26E1"/>
    <w:rsid w:val="00DC2D43"/>
    <w:rsid w:val="00DC3153"/>
    <w:rsid w:val="00DC343E"/>
    <w:rsid w:val="00DC37D1"/>
    <w:rsid w:val="00DC40CB"/>
    <w:rsid w:val="00DC41B1"/>
    <w:rsid w:val="00DC433C"/>
    <w:rsid w:val="00DC5017"/>
    <w:rsid w:val="00DC51CC"/>
    <w:rsid w:val="00DC52C9"/>
    <w:rsid w:val="00DC5340"/>
    <w:rsid w:val="00DC5455"/>
    <w:rsid w:val="00DC59CE"/>
    <w:rsid w:val="00DC5EB2"/>
    <w:rsid w:val="00DC6003"/>
    <w:rsid w:val="00DC62E7"/>
    <w:rsid w:val="00DC6B71"/>
    <w:rsid w:val="00DC6E68"/>
    <w:rsid w:val="00DC720C"/>
    <w:rsid w:val="00DC7CB1"/>
    <w:rsid w:val="00DC7D27"/>
    <w:rsid w:val="00DC7DCB"/>
    <w:rsid w:val="00DC7E62"/>
    <w:rsid w:val="00DC7EF8"/>
    <w:rsid w:val="00DD048E"/>
    <w:rsid w:val="00DD0810"/>
    <w:rsid w:val="00DD0892"/>
    <w:rsid w:val="00DD150E"/>
    <w:rsid w:val="00DD1794"/>
    <w:rsid w:val="00DD18DA"/>
    <w:rsid w:val="00DD1B4D"/>
    <w:rsid w:val="00DD1BBF"/>
    <w:rsid w:val="00DD2254"/>
    <w:rsid w:val="00DD2560"/>
    <w:rsid w:val="00DD294C"/>
    <w:rsid w:val="00DD2BE7"/>
    <w:rsid w:val="00DD31A3"/>
    <w:rsid w:val="00DD3442"/>
    <w:rsid w:val="00DD36B1"/>
    <w:rsid w:val="00DD3A2D"/>
    <w:rsid w:val="00DD3D4E"/>
    <w:rsid w:val="00DD400E"/>
    <w:rsid w:val="00DD4874"/>
    <w:rsid w:val="00DD48F1"/>
    <w:rsid w:val="00DD49F7"/>
    <w:rsid w:val="00DD4EA3"/>
    <w:rsid w:val="00DD4FFA"/>
    <w:rsid w:val="00DD518B"/>
    <w:rsid w:val="00DD5256"/>
    <w:rsid w:val="00DD53B9"/>
    <w:rsid w:val="00DD5513"/>
    <w:rsid w:val="00DD59F2"/>
    <w:rsid w:val="00DD5E70"/>
    <w:rsid w:val="00DD613E"/>
    <w:rsid w:val="00DD642D"/>
    <w:rsid w:val="00DD665C"/>
    <w:rsid w:val="00DD7215"/>
    <w:rsid w:val="00DD7737"/>
    <w:rsid w:val="00DE038A"/>
    <w:rsid w:val="00DE06B7"/>
    <w:rsid w:val="00DE08AF"/>
    <w:rsid w:val="00DE0964"/>
    <w:rsid w:val="00DE0A05"/>
    <w:rsid w:val="00DE0B60"/>
    <w:rsid w:val="00DE0D5C"/>
    <w:rsid w:val="00DE0ED7"/>
    <w:rsid w:val="00DE16BE"/>
    <w:rsid w:val="00DE1D74"/>
    <w:rsid w:val="00DE1E96"/>
    <w:rsid w:val="00DE298F"/>
    <w:rsid w:val="00DE3291"/>
    <w:rsid w:val="00DE338A"/>
    <w:rsid w:val="00DE37EA"/>
    <w:rsid w:val="00DE3C7D"/>
    <w:rsid w:val="00DE4233"/>
    <w:rsid w:val="00DE4B14"/>
    <w:rsid w:val="00DE5929"/>
    <w:rsid w:val="00DE59F9"/>
    <w:rsid w:val="00DE5A3B"/>
    <w:rsid w:val="00DE5B49"/>
    <w:rsid w:val="00DE5C0D"/>
    <w:rsid w:val="00DE5E01"/>
    <w:rsid w:val="00DE6441"/>
    <w:rsid w:val="00DE689A"/>
    <w:rsid w:val="00DE6988"/>
    <w:rsid w:val="00DE7030"/>
    <w:rsid w:val="00DE728C"/>
    <w:rsid w:val="00DE737F"/>
    <w:rsid w:val="00DE76C5"/>
    <w:rsid w:val="00DE7A0F"/>
    <w:rsid w:val="00DE7D23"/>
    <w:rsid w:val="00DE7EC8"/>
    <w:rsid w:val="00DE7F2D"/>
    <w:rsid w:val="00DF0232"/>
    <w:rsid w:val="00DF0625"/>
    <w:rsid w:val="00DF06E8"/>
    <w:rsid w:val="00DF09A1"/>
    <w:rsid w:val="00DF0D9C"/>
    <w:rsid w:val="00DF17A9"/>
    <w:rsid w:val="00DF277A"/>
    <w:rsid w:val="00DF289F"/>
    <w:rsid w:val="00DF32C1"/>
    <w:rsid w:val="00DF38F0"/>
    <w:rsid w:val="00DF3A2B"/>
    <w:rsid w:val="00DF3B7D"/>
    <w:rsid w:val="00DF406E"/>
    <w:rsid w:val="00DF45DC"/>
    <w:rsid w:val="00DF48FA"/>
    <w:rsid w:val="00DF4A8E"/>
    <w:rsid w:val="00DF4F98"/>
    <w:rsid w:val="00DF5283"/>
    <w:rsid w:val="00DF56CD"/>
    <w:rsid w:val="00DF59EF"/>
    <w:rsid w:val="00DF5ED2"/>
    <w:rsid w:val="00DF5F8F"/>
    <w:rsid w:val="00DF65B1"/>
    <w:rsid w:val="00DF683E"/>
    <w:rsid w:val="00DF6B45"/>
    <w:rsid w:val="00DF701F"/>
    <w:rsid w:val="00DF7061"/>
    <w:rsid w:val="00DF79E0"/>
    <w:rsid w:val="00DF7FD2"/>
    <w:rsid w:val="00E0001B"/>
    <w:rsid w:val="00E0035D"/>
    <w:rsid w:val="00E003DD"/>
    <w:rsid w:val="00E009D5"/>
    <w:rsid w:val="00E00C84"/>
    <w:rsid w:val="00E00E6B"/>
    <w:rsid w:val="00E012B8"/>
    <w:rsid w:val="00E0171D"/>
    <w:rsid w:val="00E01925"/>
    <w:rsid w:val="00E01934"/>
    <w:rsid w:val="00E01A0C"/>
    <w:rsid w:val="00E01A3D"/>
    <w:rsid w:val="00E01B0E"/>
    <w:rsid w:val="00E022B6"/>
    <w:rsid w:val="00E02765"/>
    <w:rsid w:val="00E02766"/>
    <w:rsid w:val="00E0278F"/>
    <w:rsid w:val="00E02DC8"/>
    <w:rsid w:val="00E02F79"/>
    <w:rsid w:val="00E031C7"/>
    <w:rsid w:val="00E031DD"/>
    <w:rsid w:val="00E03584"/>
    <w:rsid w:val="00E035F2"/>
    <w:rsid w:val="00E03622"/>
    <w:rsid w:val="00E03F24"/>
    <w:rsid w:val="00E04338"/>
    <w:rsid w:val="00E04700"/>
    <w:rsid w:val="00E049A8"/>
    <w:rsid w:val="00E04C49"/>
    <w:rsid w:val="00E056DF"/>
    <w:rsid w:val="00E05B44"/>
    <w:rsid w:val="00E064BB"/>
    <w:rsid w:val="00E0651A"/>
    <w:rsid w:val="00E06BE1"/>
    <w:rsid w:val="00E06BEC"/>
    <w:rsid w:val="00E06C21"/>
    <w:rsid w:val="00E06D72"/>
    <w:rsid w:val="00E07338"/>
    <w:rsid w:val="00E07366"/>
    <w:rsid w:val="00E074D3"/>
    <w:rsid w:val="00E07E5A"/>
    <w:rsid w:val="00E103FD"/>
    <w:rsid w:val="00E1081F"/>
    <w:rsid w:val="00E109C7"/>
    <w:rsid w:val="00E10CDB"/>
    <w:rsid w:val="00E10D08"/>
    <w:rsid w:val="00E110BA"/>
    <w:rsid w:val="00E11105"/>
    <w:rsid w:val="00E1148E"/>
    <w:rsid w:val="00E1185A"/>
    <w:rsid w:val="00E1186D"/>
    <w:rsid w:val="00E11BA7"/>
    <w:rsid w:val="00E11C83"/>
    <w:rsid w:val="00E11D13"/>
    <w:rsid w:val="00E123E4"/>
    <w:rsid w:val="00E124D2"/>
    <w:rsid w:val="00E124F7"/>
    <w:rsid w:val="00E12677"/>
    <w:rsid w:val="00E12708"/>
    <w:rsid w:val="00E1279B"/>
    <w:rsid w:val="00E12B1E"/>
    <w:rsid w:val="00E12CBC"/>
    <w:rsid w:val="00E12ED1"/>
    <w:rsid w:val="00E136D7"/>
    <w:rsid w:val="00E1397F"/>
    <w:rsid w:val="00E139FB"/>
    <w:rsid w:val="00E13C50"/>
    <w:rsid w:val="00E13D46"/>
    <w:rsid w:val="00E13E35"/>
    <w:rsid w:val="00E13F5B"/>
    <w:rsid w:val="00E13F88"/>
    <w:rsid w:val="00E14518"/>
    <w:rsid w:val="00E14539"/>
    <w:rsid w:val="00E14FE7"/>
    <w:rsid w:val="00E150D3"/>
    <w:rsid w:val="00E1525E"/>
    <w:rsid w:val="00E15839"/>
    <w:rsid w:val="00E15A87"/>
    <w:rsid w:val="00E15C68"/>
    <w:rsid w:val="00E15E35"/>
    <w:rsid w:val="00E1603C"/>
    <w:rsid w:val="00E16457"/>
    <w:rsid w:val="00E164EB"/>
    <w:rsid w:val="00E16551"/>
    <w:rsid w:val="00E1686D"/>
    <w:rsid w:val="00E169D0"/>
    <w:rsid w:val="00E16D58"/>
    <w:rsid w:val="00E16E4B"/>
    <w:rsid w:val="00E171AC"/>
    <w:rsid w:val="00E17B79"/>
    <w:rsid w:val="00E17D59"/>
    <w:rsid w:val="00E20086"/>
    <w:rsid w:val="00E20247"/>
    <w:rsid w:val="00E2065B"/>
    <w:rsid w:val="00E20F8E"/>
    <w:rsid w:val="00E20F8F"/>
    <w:rsid w:val="00E21389"/>
    <w:rsid w:val="00E216D1"/>
    <w:rsid w:val="00E216F7"/>
    <w:rsid w:val="00E21C6E"/>
    <w:rsid w:val="00E21D0A"/>
    <w:rsid w:val="00E21F3D"/>
    <w:rsid w:val="00E22125"/>
    <w:rsid w:val="00E22483"/>
    <w:rsid w:val="00E22AAE"/>
    <w:rsid w:val="00E22F19"/>
    <w:rsid w:val="00E22F47"/>
    <w:rsid w:val="00E23123"/>
    <w:rsid w:val="00E23374"/>
    <w:rsid w:val="00E236BF"/>
    <w:rsid w:val="00E24096"/>
    <w:rsid w:val="00E24961"/>
    <w:rsid w:val="00E250EF"/>
    <w:rsid w:val="00E25214"/>
    <w:rsid w:val="00E2536C"/>
    <w:rsid w:val="00E2536F"/>
    <w:rsid w:val="00E25433"/>
    <w:rsid w:val="00E25547"/>
    <w:rsid w:val="00E25630"/>
    <w:rsid w:val="00E2587B"/>
    <w:rsid w:val="00E258F6"/>
    <w:rsid w:val="00E262CF"/>
    <w:rsid w:val="00E264FC"/>
    <w:rsid w:val="00E2652D"/>
    <w:rsid w:val="00E26624"/>
    <w:rsid w:val="00E26EEA"/>
    <w:rsid w:val="00E273CC"/>
    <w:rsid w:val="00E275AA"/>
    <w:rsid w:val="00E278C2"/>
    <w:rsid w:val="00E2791A"/>
    <w:rsid w:val="00E27CCF"/>
    <w:rsid w:val="00E27DE3"/>
    <w:rsid w:val="00E3009A"/>
    <w:rsid w:val="00E302DF"/>
    <w:rsid w:val="00E3038A"/>
    <w:rsid w:val="00E303B3"/>
    <w:rsid w:val="00E30433"/>
    <w:rsid w:val="00E304D5"/>
    <w:rsid w:val="00E308D6"/>
    <w:rsid w:val="00E30BA8"/>
    <w:rsid w:val="00E322F6"/>
    <w:rsid w:val="00E323A4"/>
    <w:rsid w:val="00E328E6"/>
    <w:rsid w:val="00E32C8B"/>
    <w:rsid w:val="00E32DFB"/>
    <w:rsid w:val="00E33162"/>
    <w:rsid w:val="00E33700"/>
    <w:rsid w:val="00E337C4"/>
    <w:rsid w:val="00E33AFE"/>
    <w:rsid w:val="00E33CD2"/>
    <w:rsid w:val="00E33DF0"/>
    <w:rsid w:val="00E34576"/>
    <w:rsid w:val="00E346A6"/>
    <w:rsid w:val="00E34742"/>
    <w:rsid w:val="00E34C4B"/>
    <w:rsid w:val="00E34E63"/>
    <w:rsid w:val="00E3586D"/>
    <w:rsid w:val="00E35978"/>
    <w:rsid w:val="00E36077"/>
    <w:rsid w:val="00E36339"/>
    <w:rsid w:val="00E36539"/>
    <w:rsid w:val="00E365BE"/>
    <w:rsid w:val="00E3663F"/>
    <w:rsid w:val="00E36835"/>
    <w:rsid w:val="00E36A52"/>
    <w:rsid w:val="00E36EC3"/>
    <w:rsid w:val="00E36F80"/>
    <w:rsid w:val="00E40036"/>
    <w:rsid w:val="00E401B9"/>
    <w:rsid w:val="00E403C7"/>
    <w:rsid w:val="00E40BA7"/>
    <w:rsid w:val="00E40D03"/>
    <w:rsid w:val="00E4124F"/>
    <w:rsid w:val="00E416AB"/>
    <w:rsid w:val="00E41E60"/>
    <w:rsid w:val="00E42131"/>
    <w:rsid w:val="00E42197"/>
    <w:rsid w:val="00E421ED"/>
    <w:rsid w:val="00E42A16"/>
    <w:rsid w:val="00E42DBC"/>
    <w:rsid w:val="00E432E4"/>
    <w:rsid w:val="00E43ABA"/>
    <w:rsid w:val="00E43C26"/>
    <w:rsid w:val="00E44096"/>
    <w:rsid w:val="00E447EF"/>
    <w:rsid w:val="00E448C6"/>
    <w:rsid w:val="00E44BBF"/>
    <w:rsid w:val="00E44C2A"/>
    <w:rsid w:val="00E44E34"/>
    <w:rsid w:val="00E467CC"/>
    <w:rsid w:val="00E467D8"/>
    <w:rsid w:val="00E469C3"/>
    <w:rsid w:val="00E46ED9"/>
    <w:rsid w:val="00E46F9D"/>
    <w:rsid w:val="00E470A4"/>
    <w:rsid w:val="00E473E6"/>
    <w:rsid w:val="00E47B6A"/>
    <w:rsid w:val="00E47B9D"/>
    <w:rsid w:val="00E47C8D"/>
    <w:rsid w:val="00E50087"/>
    <w:rsid w:val="00E5014B"/>
    <w:rsid w:val="00E50229"/>
    <w:rsid w:val="00E50296"/>
    <w:rsid w:val="00E50493"/>
    <w:rsid w:val="00E50CDF"/>
    <w:rsid w:val="00E5194D"/>
    <w:rsid w:val="00E51AF1"/>
    <w:rsid w:val="00E51B1D"/>
    <w:rsid w:val="00E51DCE"/>
    <w:rsid w:val="00E52268"/>
    <w:rsid w:val="00E522B6"/>
    <w:rsid w:val="00E527C3"/>
    <w:rsid w:val="00E52815"/>
    <w:rsid w:val="00E538BE"/>
    <w:rsid w:val="00E53FE1"/>
    <w:rsid w:val="00E54088"/>
    <w:rsid w:val="00E54387"/>
    <w:rsid w:val="00E54C9C"/>
    <w:rsid w:val="00E54ECB"/>
    <w:rsid w:val="00E552A5"/>
    <w:rsid w:val="00E55744"/>
    <w:rsid w:val="00E557DF"/>
    <w:rsid w:val="00E559D1"/>
    <w:rsid w:val="00E55DDD"/>
    <w:rsid w:val="00E55EF1"/>
    <w:rsid w:val="00E561AF"/>
    <w:rsid w:val="00E562CB"/>
    <w:rsid w:val="00E564F6"/>
    <w:rsid w:val="00E565C2"/>
    <w:rsid w:val="00E566D1"/>
    <w:rsid w:val="00E56881"/>
    <w:rsid w:val="00E56930"/>
    <w:rsid w:val="00E56B5C"/>
    <w:rsid w:val="00E5709E"/>
    <w:rsid w:val="00E571EB"/>
    <w:rsid w:val="00E576D4"/>
    <w:rsid w:val="00E57F56"/>
    <w:rsid w:val="00E60221"/>
    <w:rsid w:val="00E603FB"/>
    <w:rsid w:val="00E6042D"/>
    <w:rsid w:val="00E60516"/>
    <w:rsid w:val="00E60D64"/>
    <w:rsid w:val="00E60E24"/>
    <w:rsid w:val="00E610F6"/>
    <w:rsid w:val="00E61526"/>
    <w:rsid w:val="00E619A1"/>
    <w:rsid w:val="00E61CF5"/>
    <w:rsid w:val="00E61F59"/>
    <w:rsid w:val="00E620D1"/>
    <w:rsid w:val="00E6214E"/>
    <w:rsid w:val="00E62296"/>
    <w:rsid w:val="00E622F9"/>
    <w:rsid w:val="00E62345"/>
    <w:rsid w:val="00E6239B"/>
    <w:rsid w:val="00E62B69"/>
    <w:rsid w:val="00E62C01"/>
    <w:rsid w:val="00E62C3E"/>
    <w:rsid w:val="00E62E57"/>
    <w:rsid w:val="00E63542"/>
    <w:rsid w:val="00E635AF"/>
    <w:rsid w:val="00E635C8"/>
    <w:rsid w:val="00E63CD5"/>
    <w:rsid w:val="00E64150"/>
    <w:rsid w:val="00E64421"/>
    <w:rsid w:val="00E64531"/>
    <w:rsid w:val="00E64A95"/>
    <w:rsid w:val="00E64B58"/>
    <w:rsid w:val="00E65280"/>
    <w:rsid w:val="00E65420"/>
    <w:rsid w:val="00E654A3"/>
    <w:rsid w:val="00E65995"/>
    <w:rsid w:val="00E65B1E"/>
    <w:rsid w:val="00E65CB4"/>
    <w:rsid w:val="00E65DEB"/>
    <w:rsid w:val="00E65FBE"/>
    <w:rsid w:val="00E6672D"/>
    <w:rsid w:val="00E66DB5"/>
    <w:rsid w:val="00E670C7"/>
    <w:rsid w:val="00E673E5"/>
    <w:rsid w:val="00E674A6"/>
    <w:rsid w:val="00E674CE"/>
    <w:rsid w:val="00E674DA"/>
    <w:rsid w:val="00E67877"/>
    <w:rsid w:val="00E67C9E"/>
    <w:rsid w:val="00E702D0"/>
    <w:rsid w:val="00E704AC"/>
    <w:rsid w:val="00E70A49"/>
    <w:rsid w:val="00E70DA8"/>
    <w:rsid w:val="00E7132D"/>
    <w:rsid w:val="00E7137F"/>
    <w:rsid w:val="00E713C8"/>
    <w:rsid w:val="00E719FF"/>
    <w:rsid w:val="00E71C95"/>
    <w:rsid w:val="00E71E53"/>
    <w:rsid w:val="00E722AB"/>
    <w:rsid w:val="00E723A9"/>
    <w:rsid w:val="00E723AE"/>
    <w:rsid w:val="00E7265C"/>
    <w:rsid w:val="00E72AAB"/>
    <w:rsid w:val="00E72BF4"/>
    <w:rsid w:val="00E72C5C"/>
    <w:rsid w:val="00E72C69"/>
    <w:rsid w:val="00E72CCA"/>
    <w:rsid w:val="00E72DDB"/>
    <w:rsid w:val="00E73055"/>
    <w:rsid w:val="00E732FB"/>
    <w:rsid w:val="00E73471"/>
    <w:rsid w:val="00E7384B"/>
    <w:rsid w:val="00E74144"/>
    <w:rsid w:val="00E74292"/>
    <w:rsid w:val="00E74ABA"/>
    <w:rsid w:val="00E74ABD"/>
    <w:rsid w:val="00E74AD5"/>
    <w:rsid w:val="00E74F4E"/>
    <w:rsid w:val="00E7605E"/>
    <w:rsid w:val="00E766D2"/>
    <w:rsid w:val="00E76BC7"/>
    <w:rsid w:val="00E771DE"/>
    <w:rsid w:val="00E77486"/>
    <w:rsid w:val="00E77633"/>
    <w:rsid w:val="00E779AF"/>
    <w:rsid w:val="00E77C6A"/>
    <w:rsid w:val="00E80059"/>
    <w:rsid w:val="00E800CB"/>
    <w:rsid w:val="00E804BE"/>
    <w:rsid w:val="00E806AF"/>
    <w:rsid w:val="00E810FC"/>
    <w:rsid w:val="00E81CE8"/>
    <w:rsid w:val="00E81D20"/>
    <w:rsid w:val="00E81E2C"/>
    <w:rsid w:val="00E8204D"/>
    <w:rsid w:val="00E826C4"/>
    <w:rsid w:val="00E827A2"/>
    <w:rsid w:val="00E82A6F"/>
    <w:rsid w:val="00E82BE3"/>
    <w:rsid w:val="00E8328C"/>
    <w:rsid w:val="00E83471"/>
    <w:rsid w:val="00E83522"/>
    <w:rsid w:val="00E83564"/>
    <w:rsid w:val="00E83C90"/>
    <w:rsid w:val="00E83E5A"/>
    <w:rsid w:val="00E84034"/>
    <w:rsid w:val="00E8415A"/>
    <w:rsid w:val="00E8450A"/>
    <w:rsid w:val="00E845FC"/>
    <w:rsid w:val="00E84654"/>
    <w:rsid w:val="00E8492F"/>
    <w:rsid w:val="00E84A75"/>
    <w:rsid w:val="00E84C44"/>
    <w:rsid w:val="00E84FB5"/>
    <w:rsid w:val="00E8519A"/>
    <w:rsid w:val="00E854AE"/>
    <w:rsid w:val="00E8583D"/>
    <w:rsid w:val="00E85893"/>
    <w:rsid w:val="00E85B64"/>
    <w:rsid w:val="00E85D66"/>
    <w:rsid w:val="00E85F67"/>
    <w:rsid w:val="00E86209"/>
    <w:rsid w:val="00E863A9"/>
    <w:rsid w:val="00E868AB"/>
    <w:rsid w:val="00E8695F"/>
    <w:rsid w:val="00E86B58"/>
    <w:rsid w:val="00E86BAF"/>
    <w:rsid w:val="00E86EA1"/>
    <w:rsid w:val="00E870F5"/>
    <w:rsid w:val="00E87154"/>
    <w:rsid w:val="00E8723B"/>
    <w:rsid w:val="00E87653"/>
    <w:rsid w:val="00E87ADC"/>
    <w:rsid w:val="00E87D43"/>
    <w:rsid w:val="00E87E12"/>
    <w:rsid w:val="00E87F45"/>
    <w:rsid w:val="00E90166"/>
    <w:rsid w:val="00E91924"/>
    <w:rsid w:val="00E91964"/>
    <w:rsid w:val="00E91A4A"/>
    <w:rsid w:val="00E92056"/>
    <w:rsid w:val="00E924CD"/>
    <w:rsid w:val="00E92B52"/>
    <w:rsid w:val="00E92F52"/>
    <w:rsid w:val="00E93474"/>
    <w:rsid w:val="00E93CD3"/>
    <w:rsid w:val="00E93FE0"/>
    <w:rsid w:val="00E94067"/>
    <w:rsid w:val="00E94195"/>
    <w:rsid w:val="00E946C5"/>
    <w:rsid w:val="00E94A03"/>
    <w:rsid w:val="00E94C5E"/>
    <w:rsid w:val="00E95748"/>
    <w:rsid w:val="00E957B4"/>
    <w:rsid w:val="00E95928"/>
    <w:rsid w:val="00E95963"/>
    <w:rsid w:val="00E95A60"/>
    <w:rsid w:val="00E95EFC"/>
    <w:rsid w:val="00E96A77"/>
    <w:rsid w:val="00E96B55"/>
    <w:rsid w:val="00E96FFD"/>
    <w:rsid w:val="00E97333"/>
    <w:rsid w:val="00E97710"/>
    <w:rsid w:val="00E97AC4"/>
    <w:rsid w:val="00E97B66"/>
    <w:rsid w:val="00EA0272"/>
    <w:rsid w:val="00EA04A9"/>
    <w:rsid w:val="00EA04F6"/>
    <w:rsid w:val="00EA076F"/>
    <w:rsid w:val="00EA10BA"/>
    <w:rsid w:val="00EA1301"/>
    <w:rsid w:val="00EA1572"/>
    <w:rsid w:val="00EA159B"/>
    <w:rsid w:val="00EA1678"/>
    <w:rsid w:val="00EA1E01"/>
    <w:rsid w:val="00EA265E"/>
    <w:rsid w:val="00EA26C4"/>
    <w:rsid w:val="00EA2B72"/>
    <w:rsid w:val="00EA2BF0"/>
    <w:rsid w:val="00EA2BFF"/>
    <w:rsid w:val="00EA2D0D"/>
    <w:rsid w:val="00EA342B"/>
    <w:rsid w:val="00EA35ED"/>
    <w:rsid w:val="00EA3DF2"/>
    <w:rsid w:val="00EA4414"/>
    <w:rsid w:val="00EA476D"/>
    <w:rsid w:val="00EA49B0"/>
    <w:rsid w:val="00EA4ADF"/>
    <w:rsid w:val="00EA4AE9"/>
    <w:rsid w:val="00EA5276"/>
    <w:rsid w:val="00EA52A7"/>
    <w:rsid w:val="00EA59F2"/>
    <w:rsid w:val="00EA5D86"/>
    <w:rsid w:val="00EA5F6B"/>
    <w:rsid w:val="00EA6165"/>
    <w:rsid w:val="00EA6167"/>
    <w:rsid w:val="00EA630D"/>
    <w:rsid w:val="00EA65C9"/>
    <w:rsid w:val="00EA667F"/>
    <w:rsid w:val="00EA6777"/>
    <w:rsid w:val="00EA67FD"/>
    <w:rsid w:val="00EA6F1D"/>
    <w:rsid w:val="00EA724F"/>
    <w:rsid w:val="00EA7281"/>
    <w:rsid w:val="00EA72B5"/>
    <w:rsid w:val="00EA74FB"/>
    <w:rsid w:val="00EA79AA"/>
    <w:rsid w:val="00EB05F9"/>
    <w:rsid w:val="00EB0F5E"/>
    <w:rsid w:val="00EB13D3"/>
    <w:rsid w:val="00EB1647"/>
    <w:rsid w:val="00EB1A51"/>
    <w:rsid w:val="00EB25BD"/>
    <w:rsid w:val="00EB2B07"/>
    <w:rsid w:val="00EB3159"/>
    <w:rsid w:val="00EB3232"/>
    <w:rsid w:val="00EB332C"/>
    <w:rsid w:val="00EB37AC"/>
    <w:rsid w:val="00EB39CA"/>
    <w:rsid w:val="00EB3D43"/>
    <w:rsid w:val="00EB41B5"/>
    <w:rsid w:val="00EB43D7"/>
    <w:rsid w:val="00EB4507"/>
    <w:rsid w:val="00EB4588"/>
    <w:rsid w:val="00EB45B5"/>
    <w:rsid w:val="00EB4AAB"/>
    <w:rsid w:val="00EB4AE2"/>
    <w:rsid w:val="00EB4B27"/>
    <w:rsid w:val="00EB5168"/>
    <w:rsid w:val="00EB5232"/>
    <w:rsid w:val="00EB5E96"/>
    <w:rsid w:val="00EB6B8E"/>
    <w:rsid w:val="00EB709A"/>
    <w:rsid w:val="00EB737B"/>
    <w:rsid w:val="00EB7B70"/>
    <w:rsid w:val="00EB7E80"/>
    <w:rsid w:val="00EB7EB4"/>
    <w:rsid w:val="00EC062A"/>
    <w:rsid w:val="00EC0734"/>
    <w:rsid w:val="00EC075B"/>
    <w:rsid w:val="00EC097D"/>
    <w:rsid w:val="00EC0D56"/>
    <w:rsid w:val="00EC0E24"/>
    <w:rsid w:val="00EC0E9F"/>
    <w:rsid w:val="00EC0FDE"/>
    <w:rsid w:val="00EC1422"/>
    <w:rsid w:val="00EC17F0"/>
    <w:rsid w:val="00EC1A56"/>
    <w:rsid w:val="00EC1D63"/>
    <w:rsid w:val="00EC1EFD"/>
    <w:rsid w:val="00EC1F2E"/>
    <w:rsid w:val="00EC1FE6"/>
    <w:rsid w:val="00EC2484"/>
    <w:rsid w:val="00EC29D5"/>
    <w:rsid w:val="00EC2B46"/>
    <w:rsid w:val="00EC3364"/>
    <w:rsid w:val="00EC352F"/>
    <w:rsid w:val="00EC355E"/>
    <w:rsid w:val="00EC35C1"/>
    <w:rsid w:val="00EC3CEB"/>
    <w:rsid w:val="00EC3D3F"/>
    <w:rsid w:val="00EC4115"/>
    <w:rsid w:val="00EC4362"/>
    <w:rsid w:val="00EC45DA"/>
    <w:rsid w:val="00EC4A4A"/>
    <w:rsid w:val="00EC4C54"/>
    <w:rsid w:val="00EC4C97"/>
    <w:rsid w:val="00EC5803"/>
    <w:rsid w:val="00EC5C4C"/>
    <w:rsid w:val="00EC5DD6"/>
    <w:rsid w:val="00EC64BF"/>
    <w:rsid w:val="00EC64EB"/>
    <w:rsid w:val="00EC69EA"/>
    <w:rsid w:val="00EC6AFD"/>
    <w:rsid w:val="00EC6F40"/>
    <w:rsid w:val="00EC73D1"/>
    <w:rsid w:val="00EC79FB"/>
    <w:rsid w:val="00ED007A"/>
    <w:rsid w:val="00ED0526"/>
    <w:rsid w:val="00ED076A"/>
    <w:rsid w:val="00ED0D3B"/>
    <w:rsid w:val="00ED0F5F"/>
    <w:rsid w:val="00ED13C1"/>
    <w:rsid w:val="00ED182B"/>
    <w:rsid w:val="00ED1A77"/>
    <w:rsid w:val="00ED1B82"/>
    <w:rsid w:val="00ED1C75"/>
    <w:rsid w:val="00ED1D12"/>
    <w:rsid w:val="00ED1F71"/>
    <w:rsid w:val="00ED1FE5"/>
    <w:rsid w:val="00ED20DC"/>
    <w:rsid w:val="00ED212F"/>
    <w:rsid w:val="00ED245D"/>
    <w:rsid w:val="00ED2504"/>
    <w:rsid w:val="00ED2D00"/>
    <w:rsid w:val="00ED3B88"/>
    <w:rsid w:val="00ED3E7C"/>
    <w:rsid w:val="00ED402A"/>
    <w:rsid w:val="00ED41E4"/>
    <w:rsid w:val="00ED4760"/>
    <w:rsid w:val="00ED4B3D"/>
    <w:rsid w:val="00ED4E31"/>
    <w:rsid w:val="00ED52DC"/>
    <w:rsid w:val="00ED54D3"/>
    <w:rsid w:val="00ED589E"/>
    <w:rsid w:val="00ED5C37"/>
    <w:rsid w:val="00ED61B4"/>
    <w:rsid w:val="00ED6690"/>
    <w:rsid w:val="00ED67B2"/>
    <w:rsid w:val="00ED696E"/>
    <w:rsid w:val="00ED7289"/>
    <w:rsid w:val="00ED765E"/>
    <w:rsid w:val="00ED7751"/>
    <w:rsid w:val="00ED7A29"/>
    <w:rsid w:val="00ED7B73"/>
    <w:rsid w:val="00ED7B81"/>
    <w:rsid w:val="00ED7CE4"/>
    <w:rsid w:val="00EE0013"/>
    <w:rsid w:val="00EE006D"/>
    <w:rsid w:val="00EE04E1"/>
    <w:rsid w:val="00EE068C"/>
    <w:rsid w:val="00EE0D10"/>
    <w:rsid w:val="00EE0F52"/>
    <w:rsid w:val="00EE1973"/>
    <w:rsid w:val="00EE19AB"/>
    <w:rsid w:val="00EE1A36"/>
    <w:rsid w:val="00EE1B97"/>
    <w:rsid w:val="00EE1D2E"/>
    <w:rsid w:val="00EE1F0E"/>
    <w:rsid w:val="00EE222F"/>
    <w:rsid w:val="00EE2449"/>
    <w:rsid w:val="00EE27D3"/>
    <w:rsid w:val="00EE3008"/>
    <w:rsid w:val="00EE3642"/>
    <w:rsid w:val="00EE3931"/>
    <w:rsid w:val="00EE3AFB"/>
    <w:rsid w:val="00EE3D01"/>
    <w:rsid w:val="00EE4041"/>
    <w:rsid w:val="00EE40F9"/>
    <w:rsid w:val="00EE4454"/>
    <w:rsid w:val="00EE4C64"/>
    <w:rsid w:val="00EE5267"/>
    <w:rsid w:val="00EE592A"/>
    <w:rsid w:val="00EE617D"/>
    <w:rsid w:val="00EE64C5"/>
    <w:rsid w:val="00EE6659"/>
    <w:rsid w:val="00EE6766"/>
    <w:rsid w:val="00EE67E6"/>
    <w:rsid w:val="00EE6D89"/>
    <w:rsid w:val="00EE73EB"/>
    <w:rsid w:val="00EE7408"/>
    <w:rsid w:val="00EE7964"/>
    <w:rsid w:val="00EE7A9A"/>
    <w:rsid w:val="00EF020D"/>
    <w:rsid w:val="00EF063B"/>
    <w:rsid w:val="00EF187D"/>
    <w:rsid w:val="00EF1DD0"/>
    <w:rsid w:val="00EF2042"/>
    <w:rsid w:val="00EF2303"/>
    <w:rsid w:val="00EF2865"/>
    <w:rsid w:val="00EF343A"/>
    <w:rsid w:val="00EF3BA6"/>
    <w:rsid w:val="00EF3D9A"/>
    <w:rsid w:val="00EF40E6"/>
    <w:rsid w:val="00EF4231"/>
    <w:rsid w:val="00EF4B0E"/>
    <w:rsid w:val="00EF5312"/>
    <w:rsid w:val="00EF53F0"/>
    <w:rsid w:val="00EF577D"/>
    <w:rsid w:val="00EF5E75"/>
    <w:rsid w:val="00EF6467"/>
    <w:rsid w:val="00EF6842"/>
    <w:rsid w:val="00EF692E"/>
    <w:rsid w:val="00EF6BE8"/>
    <w:rsid w:val="00EF71EE"/>
    <w:rsid w:val="00EF72F8"/>
    <w:rsid w:val="00EF731F"/>
    <w:rsid w:val="00EF743E"/>
    <w:rsid w:val="00EF7570"/>
    <w:rsid w:val="00EF75A4"/>
    <w:rsid w:val="00EF769C"/>
    <w:rsid w:val="00EF7D7E"/>
    <w:rsid w:val="00F00001"/>
    <w:rsid w:val="00F00378"/>
    <w:rsid w:val="00F00837"/>
    <w:rsid w:val="00F00895"/>
    <w:rsid w:val="00F00C59"/>
    <w:rsid w:val="00F011E9"/>
    <w:rsid w:val="00F012E9"/>
    <w:rsid w:val="00F017E7"/>
    <w:rsid w:val="00F01890"/>
    <w:rsid w:val="00F01A56"/>
    <w:rsid w:val="00F024F0"/>
    <w:rsid w:val="00F025D5"/>
    <w:rsid w:val="00F02AF7"/>
    <w:rsid w:val="00F030F6"/>
    <w:rsid w:val="00F030F7"/>
    <w:rsid w:val="00F03376"/>
    <w:rsid w:val="00F03720"/>
    <w:rsid w:val="00F03915"/>
    <w:rsid w:val="00F039C6"/>
    <w:rsid w:val="00F03B55"/>
    <w:rsid w:val="00F03CDA"/>
    <w:rsid w:val="00F03E72"/>
    <w:rsid w:val="00F03EFD"/>
    <w:rsid w:val="00F04463"/>
    <w:rsid w:val="00F045E3"/>
    <w:rsid w:val="00F04781"/>
    <w:rsid w:val="00F04A71"/>
    <w:rsid w:val="00F05369"/>
    <w:rsid w:val="00F05714"/>
    <w:rsid w:val="00F05779"/>
    <w:rsid w:val="00F05DD7"/>
    <w:rsid w:val="00F06855"/>
    <w:rsid w:val="00F068AD"/>
    <w:rsid w:val="00F06C52"/>
    <w:rsid w:val="00F06D0B"/>
    <w:rsid w:val="00F06E01"/>
    <w:rsid w:val="00F07077"/>
    <w:rsid w:val="00F07177"/>
    <w:rsid w:val="00F075DB"/>
    <w:rsid w:val="00F07D65"/>
    <w:rsid w:val="00F07E99"/>
    <w:rsid w:val="00F07F5D"/>
    <w:rsid w:val="00F1029F"/>
    <w:rsid w:val="00F106CD"/>
    <w:rsid w:val="00F10AC0"/>
    <w:rsid w:val="00F112FA"/>
    <w:rsid w:val="00F113BA"/>
    <w:rsid w:val="00F11548"/>
    <w:rsid w:val="00F11639"/>
    <w:rsid w:val="00F11D47"/>
    <w:rsid w:val="00F11E99"/>
    <w:rsid w:val="00F12071"/>
    <w:rsid w:val="00F121D3"/>
    <w:rsid w:val="00F12517"/>
    <w:rsid w:val="00F12580"/>
    <w:rsid w:val="00F12E4C"/>
    <w:rsid w:val="00F12F1C"/>
    <w:rsid w:val="00F1356D"/>
    <w:rsid w:val="00F13967"/>
    <w:rsid w:val="00F13ACD"/>
    <w:rsid w:val="00F13D2E"/>
    <w:rsid w:val="00F13DE7"/>
    <w:rsid w:val="00F1423B"/>
    <w:rsid w:val="00F142D0"/>
    <w:rsid w:val="00F144AC"/>
    <w:rsid w:val="00F144E2"/>
    <w:rsid w:val="00F14A39"/>
    <w:rsid w:val="00F14F9C"/>
    <w:rsid w:val="00F1512C"/>
    <w:rsid w:val="00F1561E"/>
    <w:rsid w:val="00F1593F"/>
    <w:rsid w:val="00F1606E"/>
    <w:rsid w:val="00F161C7"/>
    <w:rsid w:val="00F16595"/>
    <w:rsid w:val="00F16968"/>
    <w:rsid w:val="00F16CD3"/>
    <w:rsid w:val="00F17D1D"/>
    <w:rsid w:val="00F17D4C"/>
    <w:rsid w:val="00F2002C"/>
    <w:rsid w:val="00F2025A"/>
    <w:rsid w:val="00F204A1"/>
    <w:rsid w:val="00F20736"/>
    <w:rsid w:val="00F21126"/>
    <w:rsid w:val="00F2137C"/>
    <w:rsid w:val="00F21BDA"/>
    <w:rsid w:val="00F224AE"/>
    <w:rsid w:val="00F2274E"/>
    <w:rsid w:val="00F22927"/>
    <w:rsid w:val="00F22F62"/>
    <w:rsid w:val="00F23515"/>
    <w:rsid w:val="00F23970"/>
    <w:rsid w:val="00F23B98"/>
    <w:rsid w:val="00F2461E"/>
    <w:rsid w:val="00F24A82"/>
    <w:rsid w:val="00F24F22"/>
    <w:rsid w:val="00F251AD"/>
    <w:rsid w:val="00F254B1"/>
    <w:rsid w:val="00F2557E"/>
    <w:rsid w:val="00F25815"/>
    <w:rsid w:val="00F25B2C"/>
    <w:rsid w:val="00F266C3"/>
    <w:rsid w:val="00F266EE"/>
    <w:rsid w:val="00F266FF"/>
    <w:rsid w:val="00F27DCD"/>
    <w:rsid w:val="00F27E2F"/>
    <w:rsid w:val="00F303C2"/>
    <w:rsid w:val="00F30542"/>
    <w:rsid w:val="00F3055D"/>
    <w:rsid w:val="00F305BA"/>
    <w:rsid w:val="00F30B6C"/>
    <w:rsid w:val="00F31389"/>
    <w:rsid w:val="00F315D7"/>
    <w:rsid w:val="00F315DE"/>
    <w:rsid w:val="00F31F7B"/>
    <w:rsid w:val="00F32096"/>
    <w:rsid w:val="00F323EB"/>
    <w:rsid w:val="00F32824"/>
    <w:rsid w:val="00F33172"/>
    <w:rsid w:val="00F331E9"/>
    <w:rsid w:val="00F33931"/>
    <w:rsid w:val="00F33B02"/>
    <w:rsid w:val="00F33D35"/>
    <w:rsid w:val="00F344FE"/>
    <w:rsid w:val="00F34626"/>
    <w:rsid w:val="00F347D5"/>
    <w:rsid w:val="00F349C1"/>
    <w:rsid w:val="00F34FE4"/>
    <w:rsid w:val="00F354BD"/>
    <w:rsid w:val="00F35D95"/>
    <w:rsid w:val="00F35D96"/>
    <w:rsid w:val="00F3603C"/>
    <w:rsid w:val="00F36764"/>
    <w:rsid w:val="00F36E9C"/>
    <w:rsid w:val="00F36F1F"/>
    <w:rsid w:val="00F36FE6"/>
    <w:rsid w:val="00F3703E"/>
    <w:rsid w:val="00F371D5"/>
    <w:rsid w:val="00F37306"/>
    <w:rsid w:val="00F3739E"/>
    <w:rsid w:val="00F37511"/>
    <w:rsid w:val="00F376B7"/>
    <w:rsid w:val="00F37928"/>
    <w:rsid w:val="00F37974"/>
    <w:rsid w:val="00F379D1"/>
    <w:rsid w:val="00F37DEE"/>
    <w:rsid w:val="00F40740"/>
    <w:rsid w:val="00F40758"/>
    <w:rsid w:val="00F40832"/>
    <w:rsid w:val="00F408CD"/>
    <w:rsid w:val="00F412D9"/>
    <w:rsid w:val="00F415A4"/>
    <w:rsid w:val="00F41EC7"/>
    <w:rsid w:val="00F4270C"/>
    <w:rsid w:val="00F42C35"/>
    <w:rsid w:val="00F43686"/>
    <w:rsid w:val="00F437D0"/>
    <w:rsid w:val="00F43A47"/>
    <w:rsid w:val="00F43C5A"/>
    <w:rsid w:val="00F43E21"/>
    <w:rsid w:val="00F43E69"/>
    <w:rsid w:val="00F43E6A"/>
    <w:rsid w:val="00F44801"/>
    <w:rsid w:val="00F44AF7"/>
    <w:rsid w:val="00F44C6B"/>
    <w:rsid w:val="00F450A8"/>
    <w:rsid w:val="00F45520"/>
    <w:rsid w:val="00F457E4"/>
    <w:rsid w:val="00F45992"/>
    <w:rsid w:val="00F45BBC"/>
    <w:rsid w:val="00F45DDF"/>
    <w:rsid w:val="00F45E9F"/>
    <w:rsid w:val="00F46040"/>
    <w:rsid w:val="00F461A2"/>
    <w:rsid w:val="00F46C47"/>
    <w:rsid w:val="00F50062"/>
    <w:rsid w:val="00F504CA"/>
    <w:rsid w:val="00F50577"/>
    <w:rsid w:val="00F506D8"/>
    <w:rsid w:val="00F508E4"/>
    <w:rsid w:val="00F510A8"/>
    <w:rsid w:val="00F5128E"/>
    <w:rsid w:val="00F512B2"/>
    <w:rsid w:val="00F51ABE"/>
    <w:rsid w:val="00F51E9E"/>
    <w:rsid w:val="00F52513"/>
    <w:rsid w:val="00F5257E"/>
    <w:rsid w:val="00F52630"/>
    <w:rsid w:val="00F526CF"/>
    <w:rsid w:val="00F52793"/>
    <w:rsid w:val="00F528E9"/>
    <w:rsid w:val="00F530AF"/>
    <w:rsid w:val="00F53152"/>
    <w:rsid w:val="00F53AAE"/>
    <w:rsid w:val="00F53B36"/>
    <w:rsid w:val="00F53D49"/>
    <w:rsid w:val="00F53F05"/>
    <w:rsid w:val="00F54220"/>
    <w:rsid w:val="00F5464A"/>
    <w:rsid w:val="00F54B78"/>
    <w:rsid w:val="00F5518D"/>
    <w:rsid w:val="00F5560F"/>
    <w:rsid w:val="00F5583F"/>
    <w:rsid w:val="00F55B6F"/>
    <w:rsid w:val="00F55F35"/>
    <w:rsid w:val="00F56389"/>
    <w:rsid w:val="00F56861"/>
    <w:rsid w:val="00F56BE6"/>
    <w:rsid w:val="00F56C88"/>
    <w:rsid w:val="00F56F61"/>
    <w:rsid w:val="00F57136"/>
    <w:rsid w:val="00F57672"/>
    <w:rsid w:val="00F5785C"/>
    <w:rsid w:val="00F57AE9"/>
    <w:rsid w:val="00F57B87"/>
    <w:rsid w:val="00F600B1"/>
    <w:rsid w:val="00F60136"/>
    <w:rsid w:val="00F603CA"/>
    <w:rsid w:val="00F60A2D"/>
    <w:rsid w:val="00F60B71"/>
    <w:rsid w:val="00F60E2F"/>
    <w:rsid w:val="00F60FC1"/>
    <w:rsid w:val="00F61083"/>
    <w:rsid w:val="00F61221"/>
    <w:rsid w:val="00F61885"/>
    <w:rsid w:val="00F6189A"/>
    <w:rsid w:val="00F61B20"/>
    <w:rsid w:val="00F61C38"/>
    <w:rsid w:val="00F61FBC"/>
    <w:rsid w:val="00F62481"/>
    <w:rsid w:val="00F6285D"/>
    <w:rsid w:val="00F62868"/>
    <w:rsid w:val="00F62990"/>
    <w:rsid w:val="00F62D4A"/>
    <w:rsid w:val="00F62DFB"/>
    <w:rsid w:val="00F62EB0"/>
    <w:rsid w:val="00F63076"/>
    <w:rsid w:val="00F63347"/>
    <w:rsid w:val="00F637C4"/>
    <w:rsid w:val="00F63881"/>
    <w:rsid w:val="00F63B8C"/>
    <w:rsid w:val="00F63F69"/>
    <w:rsid w:val="00F643BB"/>
    <w:rsid w:val="00F644C5"/>
    <w:rsid w:val="00F6457A"/>
    <w:rsid w:val="00F64827"/>
    <w:rsid w:val="00F649E8"/>
    <w:rsid w:val="00F64A3A"/>
    <w:rsid w:val="00F64F90"/>
    <w:rsid w:val="00F651F3"/>
    <w:rsid w:val="00F652C4"/>
    <w:rsid w:val="00F65805"/>
    <w:rsid w:val="00F65B86"/>
    <w:rsid w:val="00F65C16"/>
    <w:rsid w:val="00F65C23"/>
    <w:rsid w:val="00F6645A"/>
    <w:rsid w:val="00F667A8"/>
    <w:rsid w:val="00F6693F"/>
    <w:rsid w:val="00F66C9E"/>
    <w:rsid w:val="00F6728B"/>
    <w:rsid w:val="00F6740E"/>
    <w:rsid w:val="00F676F2"/>
    <w:rsid w:val="00F67988"/>
    <w:rsid w:val="00F67B0E"/>
    <w:rsid w:val="00F70380"/>
    <w:rsid w:val="00F705DE"/>
    <w:rsid w:val="00F707B2"/>
    <w:rsid w:val="00F70845"/>
    <w:rsid w:val="00F70923"/>
    <w:rsid w:val="00F70A9F"/>
    <w:rsid w:val="00F71528"/>
    <w:rsid w:val="00F720C2"/>
    <w:rsid w:val="00F721C0"/>
    <w:rsid w:val="00F722A0"/>
    <w:rsid w:val="00F72346"/>
    <w:rsid w:val="00F7236C"/>
    <w:rsid w:val="00F7278C"/>
    <w:rsid w:val="00F728E3"/>
    <w:rsid w:val="00F73437"/>
    <w:rsid w:val="00F736FD"/>
    <w:rsid w:val="00F73A76"/>
    <w:rsid w:val="00F73D2C"/>
    <w:rsid w:val="00F745F0"/>
    <w:rsid w:val="00F7464D"/>
    <w:rsid w:val="00F74B21"/>
    <w:rsid w:val="00F74BBB"/>
    <w:rsid w:val="00F75407"/>
    <w:rsid w:val="00F754FC"/>
    <w:rsid w:val="00F75697"/>
    <w:rsid w:val="00F7589E"/>
    <w:rsid w:val="00F75CF8"/>
    <w:rsid w:val="00F75EC6"/>
    <w:rsid w:val="00F7644E"/>
    <w:rsid w:val="00F769C0"/>
    <w:rsid w:val="00F76D03"/>
    <w:rsid w:val="00F7724E"/>
    <w:rsid w:val="00F77BA6"/>
    <w:rsid w:val="00F802AD"/>
    <w:rsid w:val="00F80525"/>
    <w:rsid w:val="00F8056F"/>
    <w:rsid w:val="00F807EF"/>
    <w:rsid w:val="00F80881"/>
    <w:rsid w:val="00F80A66"/>
    <w:rsid w:val="00F80DD8"/>
    <w:rsid w:val="00F80E31"/>
    <w:rsid w:val="00F80EA0"/>
    <w:rsid w:val="00F816C7"/>
    <w:rsid w:val="00F8175B"/>
    <w:rsid w:val="00F818FB"/>
    <w:rsid w:val="00F81939"/>
    <w:rsid w:val="00F81C0C"/>
    <w:rsid w:val="00F81EF1"/>
    <w:rsid w:val="00F82522"/>
    <w:rsid w:val="00F82526"/>
    <w:rsid w:val="00F825CD"/>
    <w:rsid w:val="00F826E1"/>
    <w:rsid w:val="00F8299F"/>
    <w:rsid w:val="00F82E86"/>
    <w:rsid w:val="00F83205"/>
    <w:rsid w:val="00F8366E"/>
    <w:rsid w:val="00F83CC7"/>
    <w:rsid w:val="00F83DBF"/>
    <w:rsid w:val="00F83FAC"/>
    <w:rsid w:val="00F84575"/>
    <w:rsid w:val="00F84775"/>
    <w:rsid w:val="00F848B7"/>
    <w:rsid w:val="00F84E55"/>
    <w:rsid w:val="00F84EC4"/>
    <w:rsid w:val="00F85847"/>
    <w:rsid w:val="00F85B3E"/>
    <w:rsid w:val="00F85C7E"/>
    <w:rsid w:val="00F8662E"/>
    <w:rsid w:val="00F866F3"/>
    <w:rsid w:val="00F86A04"/>
    <w:rsid w:val="00F86C36"/>
    <w:rsid w:val="00F86FCA"/>
    <w:rsid w:val="00F8709A"/>
    <w:rsid w:val="00F874FF"/>
    <w:rsid w:val="00F879E7"/>
    <w:rsid w:val="00F87ACA"/>
    <w:rsid w:val="00F87AFF"/>
    <w:rsid w:val="00F87B03"/>
    <w:rsid w:val="00F87F51"/>
    <w:rsid w:val="00F9046F"/>
    <w:rsid w:val="00F90650"/>
    <w:rsid w:val="00F90736"/>
    <w:rsid w:val="00F9079C"/>
    <w:rsid w:val="00F90AFD"/>
    <w:rsid w:val="00F90B75"/>
    <w:rsid w:val="00F91216"/>
    <w:rsid w:val="00F91270"/>
    <w:rsid w:val="00F91A7F"/>
    <w:rsid w:val="00F91D5C"/>
    <w:rsid w:val="00F9228D"/>
    <w:rsid w:val="00F922A0"/>
    <w:rsid w:val="00F9241C"/>
    <w:rsid w:val="00F92609"/>
    <w:rsid w:val="00F9266D"/>
    <w:rsid w:val="00F92714"/>
    <w:rsid w:val="00F92A69"/>
    <w:rsid w:val="00F92B6B"/>
    <w:rsid w:val="00F92EA2"/>
    <w:rsid w:val="00F935BB"/>
    <w:rsid w:val="00F936A7"/>
    <w:rsid w:val="00F9388B"/>
    <w:rsid w:val="00F939A2"/>
    <w:rsid w:val="00F93A6A"/>
    <w:rsid w:val="00F93CFB"/>
    <w:rsid w:val="00F93D86"/>
    <w:rsid w:val="00F93FE4"/>
    <w:rsid w:val="00F94080"/>
    <w:rsid w:val="00F940D4"/>
    <w:rsid w:val="00F9415A"/>
    <w:rsid w:val="00F949FB"/>
    <w:rsid w:val="00F94BC0"/>
    <w:rsid w:val="00F94E4A"/>
    <w:rsid w:val="00F94FBF"/>
    <w:rsid w:val="00F95136"/>
    <w:rsid w:val="00F96220"/>
    <w:rsid w:val="00F96398"/>
    <w:rsid w:val="00F9657F"/>
    <w:rsid w:val="00F96CEB"/>
    <w:rsid w:val="00F96D49"/>
    <w:rsid w:val="00F96E14"/>
    <w:rsid w:val="00F96F5F"/>
    <w:rsid w:val="00F96FF9"/>
    <w:rsid w:val="00F97539"/>
    <w:rsid w:val="00F97878"/>
    <w:rsid w:val="00F97AB7"/>
    <w:rsid w:val="00F97B56"/>
    <w:rsid w:val="00FA0332"/>
    <w:rsid w:val="00FA042D"/>
    <w:rsid w:val="00FA047C"/>
    <w:rsid w:val="00FA0E56"/>
    <w:rsid w:val="00FA1042"/>
    <w:rsid w:val="00FA1345"/>
    <w:rsid w:val="00FA161B"/>
    <w:rsid w:val="00FA1CD5"/>
    <w:rsid w:val="00FA1E27"/>
    <w:rsid w:val="00FA25FA"/>
    <w:rsid w:val="00FA27D1"/>
    <w:rsid w:val="00FA2971"/>
    <w:rsid w:val="00FA2BF8"/>
    <w:rsid w:val="00FA2F4F"/>
    <w:rsid w:val="00FA3B66"/>
    <w:rsid w:val="00FA3D7E"/>
    <w:rsid w:val="00FA3F44"/>
    <w:rsid w:val="00FA41C6"/>
    <w:rsid w:val="00FA41CA"/>
    <w:rsid w:val="00FA429E"/>
    <w:rsid w:val="00FA42E4"/>
    <w:rsid w:val="00FA4319"/>
    <w:rsid w:val="00FA46D7"/>
    <w:rsid w:val="00FA4EDE"/>
    <w:rsid w:val="00FA5348"/>
    <w:rsid w:val="00FA54B1"/>
    <w:rsid w:val="00FA54FA"/>
    <w:rsid w:val="00FA56C0"/>
    <w:rsid w:val="00FA5858"/>
    <w:rsid w:val="00FA5D26"/>
    <w:rsid w:val="00FA68A6"/>
    <w:rsid w:val="00FA68B3"/>
    <w:rsid w:val="00FA7180"/>
    <w:rsid w:val="00FA7529"/>
    <w:rsid w:val="00FA762D"/>
    <w:rsid w:val="00FA7D83"/>
    <w:rsid w:val="00FA7EDF"/>
    <w:rsid w:val="00FB0090"/>
    <w:rsid w:val="00FB0093"/>
    <w:rsid w:val="00FB038D"/>
    <w:rsid w:val="00FB075E"/>
    <w:rsid w:val="00FB0B2B"/>
    <w:rsid w:val="00FB0C40"/>
    <w:rsid w:val="00FB0E07"/>
    <w:rsid w:val="00FB101C"/>
    <w:rsid w:val="00FB1897"/>
    <w:rsid w:val="00FB1AE6"/>
    <w:rsid w:val="00FB1C91"/>
    <w:rsid w:val="00FB270A"/>
    <w:rsid w:val="00FB3106"/>
    <w:rsid w:val="00FB3264"/>
    <w:rsid w:val="00FB332F"/>
    <w:rsid w:val="00FB3A50"/>
    <w:rsid w:val="00FB3BA6"/>
    <w:rsid w:val="00FB43AD"/>
    <w:rsid w:val="00FB4546"/>
    <w:rsid w:val="00FB4630"/>
    <w:rsid w:val="00FB46D9"/>
    <w:rsid w:val="00FB4B9A"/>
    <w:rsid w:val="00FB4BA3"/>
    <w:rsid w:val="00FB4C73"/>
    <w:rsid w:val="00FB4D4E"/>
    <w:rsid w:val="00FB5703"/>
    <w:rsid w:val="00FB5E14"/>
    <w:rsid w:val="00FB5E9D"/>
    <w:rsid w:val="00FB6166"/>
    <w:rsid w:val="00FB6562"/>
    <w:rsid w:val="00FB6839"/>
    <w:rsid w:val="00FB6F3D"/>
    <w:rsid w:val="00FB73DC"/>
    <w:rsid w:val="00FB741E"/>
    <w:rsid w:val="00FB75E6"/>
    <w:rsid w:val="00FB78F9"/>
    <w:rsid w:val="00FB7B99"/>
    <w:rsid w:val="00FB7EE0"/>
    <w:rsid w:val="00FB7F3B"/>
    <w:rsid w:val="00FC0339"/>
    <w:rsid w:val="00FC03E8"/>
    <w:rsid w:val="00FC06FC"/>
    <w:rsid w:val="00FC07B1"/>
    <w:rsid w:val="00FC07F8"/>
    <w:rsid w:val="00FC09A3"/>
    <w:rsid w:val="00FC0B5E"/>
    <w:rsid w:val="00FC0D76"/>
    <w:rsid w:val="00FC0F26"/>
    <w:rsid w:val="00FC0FAD"/>
    <w:rsid w:val="00FC1651"/>
    <w:rsid w:val="00FC19BA"/>
    <w:rsid w:val="00FC2324"/>
    <w:rsid w:val="00FC3404"/>
    <w:rsid w:val="00FC343E"/>
    <w:rsid w:val="00FC3911"/>
    <w:rsid w:val="00FC3C48"/>
    <w:rsid w:val="00FC4795"/>
    <w:rsid w:val="00FC492D"/>
    <w:rsid w:val="00FC4D1E"/>
    <w:rsid w:val="00FC5190"/>
    <w:rsid w:val="00FC53B2"/>
    <w:rsid w:val="00FC570C"/>
    <w:rsid w:val="00FC5741"/>
    <w:rsid w:val="00FC59BF"/>
    <w:rsid w:val="00FC6CE4"/>
    <w:rsid w:val="00FC6FD2"/>
    <w:rsid w:val="00FC7174"/>
    <w:rsid w:val="00FC7286"/>
    <w:rsid w:val="00FC7608"/>
    <w:rsid w:val="00FC7651"/>
    <w:rsid w:val="00FC770B"/>
    <w:rsid w:val="00FC7732"/>
    <w:rsid w:val="00FC7792"/>
    <w:rsid w:val="00FD09E3"/>
    <w:rsid w:val="00FD0DBC"/>
    <w:rsid w:val="00FD0ED3"/>
    <w:rsid w:val="00FD0FD8"/>
    <w:rsid w:val="00FD1257"/>
    <w:rsid w:val="00FD1525"/>
    <w:rsid w:val="00FD194E"/>
    <w:rsid w:val="00FD19A8"/>
    <w:rsid w:val="00FD1F34"/>
    <w:rsid w:val="00FD1FC6"/>
    <w:rsid w:val="00FD2374"/>
    <w:rsid w:val="00FD2447"/>
    <w:rsid w:val="00FD2458"/>
    <w:rsid w:val="00FD267A"/>
    <w:rsid w:val="00FD2940"/>
    <w:rsid w:val="00FD2DF5"/>
    <w:rsid w:val="00FD2ED5"/>
    <w:rsid w:val="00FD2F2F"/>
    <w:rsid w:val="00FD3120"/>
    <w:rsid w:val="00FD33F8"/>
    <w:rsid w:val="00FD3777"/>
    <w:rsid w:val="00FD398D"/>
    <w:rsid w:val="00FD3BAB"/>
    <w:rsid w:val="00FD3CCF"/>
    <w:rsid w:val="00FD3EEE"/>
    <w:rsid w:val="00FD40A0"/>
    <w:rsid w:val="00FD4451"/>
    <w:rsid w:val="00FD45EC"/>
    <w:rsid w:val="00FD4865"/>
    <w:rsid w:val="00FD4A57"/>
    <w:rsid w:val="00FD53CC"/>
    <w:rsid w:val="00FD55D4"/>
    <w:rsid w:val="00FD560D"/>
    <w:rsid w:val="00FD5C21"/>
    <w:rsid w:val="00FD5C65"/>
    <w:rsid w:val="00FD5DA8"/>
    <w:rsid w:val="00FD5F4A"/>
    <w:rsid w:val="00FD62E1"/>
    <w:rsid w:val="00FD6B88"/>
    <w:rsid w:val="00FD6E76"/>
    <w:rsid w:val="00FD755D"/>
    <w:rsid w:val="00FD762A"/>
    <w:rsid w:val="00FD76F5"/>
    <w:rsid w:val="00FD7A0D"/>
    <w:rsid w:val="00FD7BBF"/>
    <w:rsid w:val="00FD7C95"/>
    <w:rsid w:val="00FE0A17"/>
    <w:rsid w:val="00FE0FA0"/>
    <w:rsid w:val="00FE0FCC"/>
    <w:rsid w:val="00FE1560"/>
    <w:rsid w:val="00FE195F"/>
    <w:rsid w:val="00FE2160"/>
    <w:rsid w:val="00FE2412"/>
    <w:rsid w:val="00FE27F5"/>
    <w:rsid w:val="00FE2DF7"/>
    <w:rsid w:val="00FE3271"/>
    <w:rsid w:val="00FE33DF"/>
    <w:rsid w:val="00FE38F0"/>
    <w:rsid w:val="00FE38F5"/>
    <w:rsid w:val="00FE3A73"/>
    <w:rsid w:val="00FE3B41"/>
    <w:rsid w:val="00FE40C6"/>
    <w:rsid w:val="00FE4150"/>
    <w:rsid w:val="00FE493C"/>
    <w:rsid w:val="00FE4BE1"/>
    <w:rsid w:val="00FE4DA8"/>
    <w:rsid w:val="00FE5794"/>
    <w:rsid w:val="00FE597C"/>
    <w:rsid w:val="00FE60A7"/>
    <w:rsid w:val="00FE669F"/>
    <w:rsid w:val="00FE70EC"/>
    <w:rsid w:val="00FE765B"/>
    <w:rsid w:val="00FE77C9"/>
    <w:rsid w:val="00FE78A6"/>
    <w:rsid w:val="00FE78B0"/>
    <w:rsid w:val="00FE7D94"/>
    <w:rsid w:val="00FE7FB7"/>
    <w:rsid w:val="00FF0206"/>
    <w:rsid w:val="00FF0543"/>
    <w:rsid w:val="00FF0B87"/>
    <w:rsid w:val="00FF0D7A"/>
    <w:rsid w:val="00FF0FEA"/>
    <w:rsid w:val="00FF112B"/>
    <w:rsid w:val="00FF18B1"/>
    <w:rsid w:val="00FF19FE"/>
    <w:rsid w:val="00FF1D1E"/>
    <w:rsid w:val="00FF20B0"/>
    <w:rsid w:val="00FF29C5"/>
    <w:rsid w:val="00FF2C02"/>
    <w:rsid w:val="00FF2F3D"/>
    <w:rsid w:val="00FF3131"/>
    <w:rsid w:val="00FF32C2"/>
    <w:rsid w:val="00FF333E"/>
    <w:rsid w:val="00FF33B8"/>
    <w:rsid w:val="00FF38C3"/>
    <w:rsid w:val="00FF3967"/>
    <w:rsid w:val="00FF3AEF"/>
    <w:rsid w:val="00FF3E32"/>
    <w:rsid w:val="00FF3E7F"/>
    <w:rsid w:val="00FF4038"/>
    <w:rsid w:val="00FF42D8"/>
    <w:rsid w:val="00FF43A7"/>
    <w:rsid w:val="00FF47DD"/>
    <w:rsid w:val="00FF4AF9"/>
    <w:rsid w:val="00FF4B75"/>
    <w:rsid w:val="00FF4BF9"/>
    <w:rsid w:val="00FF4F93"/>
    <w:rsid w:val="00FF5341"/>
    <w:rsid w:val="00FF54CB"/>
    <w:rsid w:val="00FF592C"/>
    <w:rsid w:val="00FF5A93"/>
    <w:rsid w:val="00FF5C46"/>
    <w:rsid w:val="00FF5E27"/>
    <w:rsid w:val="00FF6203"/>
    <w:rsid w:val="00FF6A30"/>
    <w:rsid w:val="00FF6B4C"/>
    <w:rsid w:val="00FF6D72"/>
    <w:rsid w:val="00FF711C"/>
    <w:rsid w:val="00FF720D"/>
    <w:rsid w:val="00FF7F3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17A6B"/>
  <w15:chartTrackingRefBased/>
  <w15:docId w15:val="{B901258D-2C33-4D58-9822-8D8286620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3086"/>
  </w:style>
  <w:style w:type="paragraph" w:styleId="Heading1">
    <w:name w:val="heading 1"/>
    <w:basedOn w:val="Normal"/>
    <w:link w:val="Heading1Char"/>
    <w:uiPriority w:val="9"/>
    <w:qFormat/>
    <w:rsid w:val="005B5A6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Heading2">
    <w:name w:val="heading 2"/>
    <w:basedOn w:val="Normal"/>
    <w:next w:val="Normal"/>
    <w:link w:val="Heading2Char"/>
    <w:uiPriority w:val="9"/>
    <w:semiHidden/>
    <w:unhideWhenUsed/>
    <w:qFormat/>
    <w:rsid w:val="006005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55F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86F66"/>
    <w:pPr>
      <w:autoSpaceDE w:val="0"/>
      <w:autoSpaceDN w:val="0"/>
      <w:adjustRightInd w:val="0"/>
      <w:spacing w:after="0" w:line="240" w:lineRule="auto"/>
    </w:pPr>
    <w:rPr>
      <w:rFonts w:ascii="Adv OTee 46 0ee 4" w:hAnsi="Adv OTee 46 0ee 4" w:cs="Adv OTee 46 0ee 4"/>
      <w:color w:val="000000"/>
      <w:sz w:val="24"/>
      <w:szCs w:val="24"/>
    </w:rPr>
  </w:style>
  <w:style w:type="character" w:styleId="Hyperlink">
    <w:name w:val="Hyperlink"/>
    <w:basedOn w:val="DefaultParagraphFont"/>
    <w:uiPriority w:val="99"/>
    <w:unhideWhenUsed/>
    <w:rsid w:val="005C6FBB"/>
    <w:rPr>
      <w:color w:val="0000FF"/>
      <w:u w:val="single"/>
    </w:rPr>
  </w:style>
  <w:style w:type="paragraph" w:styleId="NormalWeb">
    <w:name w:val="Normal (Web)"/>
    <w:basedOn w:val="Normal"/>
    <w:uiPriority w:val="99"/>
    <w:unhideWhenUsed/>
    <w:rsid w:val="005C6FB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Heading1Char">
    <w:name w:val="Heading 1 Char"/>
    <w:basedOn w:val="DefaultParagraphFont"/>
    <w:link w:val="Heading1"/>
    <w:uiPriority w:val="9"/>
    <w:rsid w:val="005B5A6F"/>
    <w:rPr>
      <w:rFonts w:ascii="Times New Roman" w:eastAsia="Times New Roman" w:hAnsi="Times New Roman" w:cs="Times New Roman"/>
      <w:b/>
      <w:bCs/>
      <w:kern w:val="36"/>
      <w:sz w:val="48"/>
      <w:szCs w:val="48"/>
      <w:lang w:eastAsia="es-ES"/>
    </w:rPr>
  </w:style>
  <w:style w:type="character" w:customStyle="1" w:styleId="title-text">
    <w:name w:val="title-text"/>
    <w:basedOn w:val="DefaultParagraphFont"/>
    <w:rsid w:val="005B5A6F"/>
  </w:style>
  <w:style w:type="character" w:customStyle="1" w:styleId="sr-only">
    <w:name w:val="sr-only"/>
    <w:basedOn w:val="DefaultParagraphFont"/>
    <w:rsid w:val="005B5A6F"/>
  </w:style>
  <w:style w:type="character" w:customStyle="1" w:styleId="text">
    <w:name w:val="text"/>
    <w:basedOn w:val="DefaultParagraphFont"/>
    <w:rsid w:val="005B5A6F"/>
  </w:style>
  <w:style w:type="character" w:customStyle="1" w:styleId="author-ref">
    <w:name w:val="author-ref"/>
    <w:basedOn w:val="DefaultParagraphFont"/>
    <w:rsid w:val="005B5A6F"/>
  </w:style>
  <w:style w:type="character" w:styleId="UnresolvedMention">
    <w:name w:val="Unresolved Mention"/>
    <w:basedOn w:val="DefaultParagraphFont"/>
    <w:uiPriority w:val="99"/>
    <w:semiHidden/>
    <w:unhideWhenUsed/>
    <w:rsid w:val="007E257E"/>
    <w:rPr>
      <w:color w:val="605E5C"/>
      <w:shd w:val="clear" w:color="auto" w:fill="E1DFDD"/>
    </w:rPr>
  </w:style>
  <w:style w:type="paragraph" w:styleId="BalloonText">
    <w:name w:val="Balloon Text"/>
    <w:basedOn w:val="Normal"/>
    <w:link w:val="BalloonTextChar"/>
    <w:uiPriority w:val="99"/>
    <w:semiHidden/>
    <w:unhideWhenUsed/>
    <w:rsid w:val="00AD63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6346"/>
    <w:rPr>
      <w:rFonts w:ascii="Segoe UI" w:hAnsi="Segoe UI" w:cs="Segoe UI"/>
      <w:sz w:val="18"/>
      <w:szCs w:val="18"/>
    </w:rPr>
  </w:style>
  <w:style w:type="paragraph" w:styleId="ListParagraph">
    <w:name w:val="List Paragraph"/>
    <w:basedOn w:val="Normal"/>
    <w:uiPriority w:val="99"/>
    <w:qFormat/>
    <w:rsid w:val="00861CB8"/>
    <w:pPr>
      <w:ind w:left="720"/>
      <w:contextualSpacing/>
    </w:pPr>
  </w:style>
  <w:style w:type="character" w:styleId="Strong">
    <w:name w:val="Strong"/>
    <w:basedOn w:val="DefaultParagraphFont"/>
    <w:uiPriority w:val="22"/>
    <w:qFormat/>
    <w:rsid w:val="00080F86"/>
    <w:rPr>
      <w:b/>
      <w:bCs/>
    </w:rPr>
  </w:style>
  <w:style w:type="paragraph" w:customStyle="1" w:styleId="scopecontent">
    <w:name w:val="scopecontent"/>
    <w:basedOn w:val="Normal"/>
    <w:rsid w:val="008854D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
    <w:name w:val="_"/>
    <w:basedOn w:val="DefaultParagraphFont"/>
    <w:rsid w:val="002C379B"/>
  </w:style>
  <w:style w:type="character" w:customStyle="1" w:styleId="Heading3Char">
    <w:name w:val="Heading 3 Char"/>
    <w:basedOn w:val="DefaultParagraphFont"/>
    <w:link w:val="Heading3"/>
    <w:uiPriority w:val="9"/>
    <w:semiHidden/>
    <w:rsid w:val="00155FFC"/>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4B37E5"/>
    <w:rPr>
      <w:color w:val="808080"/>
    </w:rPr>
  </w:style>
  <w:style w:type="character" w:styleId="Emphasis">
    <w:name w:val="Emphasis"/>
    <w:basedOn w:val="DefaultParagraphFont"/>
    <w:uiPriority w:val="20"/>
    <w:qFormat/>
    <w:rsid w:val="002B6393"/>
    <w:rPr>
      <w:i/>
      <w:iCs/>
    </w:rPr>
  </w:style>
  <w:style w:type="character" w:customStyle="1" w:styleId="mjxassistivemathml">
    <w:name w:val="mjx_assistive_mathml"/>
    <w:basedOn w:val="DefaultParagraphFont"/>
    <w:rsid w:val="00667F45"/>
  </w:style>
  <w:style w:type="table" w:styleId="TableGrid">
    <w:name w:val="Table Grid"/>
    <w:basedOn w:val="TableNormal"/>
    <w:uiPriority w:val="59"/>
    <w:rsid w:val="00F7724E"/>
    <w:pPr>
      <w:spacing w:after="0" w:line="240" w:lineRule="auto"/>
    </w:pPr>
    <w:rPr>
      <w:lang w:val="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41A1D"/>
    <w:rPr>
      <w:sz w:val="16"/>
      <w:szCs w:val="16"/>
    </w:rPr>
  </w:style>
  <w:style w:type="paragraph" w:styleId="CommentText">
    <w:name w:val="annotation text"/>
    <w:basedOn w:val="Normal"/>
    <w:link w:val="CommentTextChar"/>
    <w:uiPriority w:val="99"/>
    <w:semiHidden/>
    <w:unhideWhenUsed/>
    <w:rsid w:val="00B41A1D"/>
    <w:pPr>
      <w:spacing w:line="240" w:lineRule="auto"/>
    </w:pPr>
    <w:rPr>
      <w:sz w:val="20"/>
      <w:szCs w:val="20"/>
    </w:rPr>
  </w:style>
  <w:style w:type="character" w:customStyle="1" w:styleId="CommentTextChar">
    <w:name w:val="Comment Text Char"/>
    <w:basedOn w:val="DefaultParagraphFont"/>
    <w:link w:val="CommentText"/>
    <w:uiPriority w:val="99"/>
    <w:semiHidden/>
    <w:rsid w:val="00B41A1D"/>
    <w:rPr>
      <w:sz w:val="20"/>
      <w:szCs w:val="20"/>
    </w:rPr>
  </w:style>
  <w:style w:type="paragraph" w:styleId="CommentSubject">
    <w:name w:val="annotation subject"/>
    <w:basedOn w:val="CommentText"/>
    <w:next w:val="CommentText"/>
    <w:link w:val="CommentSubjectChar"/>
    <w:uiPriority w:val="99"/>
    <w:semiHidden/>
    <w:unhideWhenUsed/>
    <w:rsid w:val="00B41A1D"/>
    <w:rPr>
      <w:b/>
      <w:bCs/>
    </w:rPr>
  </w:style>
  <w:style w:type="character" w:customStyle="1" w:styleId="CommentSubjectChar">
    <w:name w:val="Comment Subject Char"/>
    <w:basedOn w:val="CommentTextChar"/>
    <w:link w:val="CommentSubject"/>
    <w:uiPriority w:val="99"/>
    <w:semiHidden/>
    <w:rsid w:val="00B41A1D"/>
    <w:rPr>
      <w:b/>
      <w:bCs/>
      <w:sz w:val="20"/>
      <w:szCs w:val="20"/>
    </w:rPr>
  </w:style>
  <w:style w:type="character" w:customStyle="1" w:styleId="Heading2Char">
    <w:name w:val="Heading 2 Char"/>
    <w:basedOn w:val="DefaultParagraphFont"/>
    <w:link w:val="Heading2"/>
    <w:uiPriority w:val="9"/>
    <w:semiHidden/>
    <w:rsid w:val="00600571"/>
    <w:rPr>
      <w:rFonts w:asciiTheme="majorHAnsi" w:eastAsiaTheme="majorEastAsia" w:hAnsiTheme="majorHAnsi" w:cstheme="majorBidi"/>
      <w:color w:val="2F5496" w:themeColor="accent1" w:themeShade="BF"/>
      <w:sz w:val="26"/>
      <w:szCs w:val="26"/>
    </w:rPr>
  </w:style>
  <w:style w:type="paragraph" w:customStyle="1" w:styleId="MTDisplayEquation">
    <w:name w:val="MTDisplayEquation"/>
    <w:basedOn w:val="Normal"/>
    <w:next w:val="Normal"/>
    <w:rsid w:val="0033440B"/>
    <w:pPr>
      <w:tabs>
        <w:tab w:val="center" w:pos="4320"/>
        <w:tab w:val="right" w:pos="8640"/>
      </w:tabs>
      <w:spacing w:after="120" w:line="240" w:lineRule="auto"/>
      <w:jc w:val="both"/>
    </w:pPr>
    <w:rPr>
      <w:rFonts w:ascii="Times New Roman" w:eastAsia="Times New Roman" w:hAnsi="Times New Roman" w:cs="Times New Roman"/>
      <w:sz w:val="24"/>
      <w:szCs w:val="24"/>
      <w:lang w:val="es-AR"/>
    </w:rPr>
  </w:style>
  <w:style w:type="paragraph" w:styleId="Header">
    <w:name w:val="header"/>
    <w:basedOn w:val="Normal"/>
    <w:link w:val="HeaderChar"/>
    <w:uiPriority w:val="99"/>
    <w:unhideWhenUsed/>
    <w:rsid w:val="007D63B1"/>
    <w:pPr>
      <w:tabs>
        <w:tab w:val="center" w:pos="4252"/>
        <w:tab w:val="right" w:pos="8504"/>
      </w:tabs>
      <w:spacing w:after="0" w:line="240" w:lineRule="auto"/>
    </w:pPr>
  </w:style>
  <w:style w:type="character" w:customStyle="1" w:styleId="HeaderChar">
    <w:name w:val="Header Char"/>
    <w:basedOn w:val="DefaultParagraphFont"/>
    <w:link w:val="Header"/>
    <w:uiPriority w:val="99"/>
    <w:rsid w:val="007D63B1"/>
  </w:style>
  <w:style w:type="paragraph" w:styleId="Footer">
    <w:name w:val="footer"/>
    <w:basedOn w:val="Normal"/>
    <w:link w:val="FooterChar"/>
    <w:uiPriority w:val="99"/>
    <w:unhideWhenUsed/>
    <w:rsid w:val="007D63B1"/>
    <w:pPr>
      <w:tabs>
        <w:tab w:val="center" w:pos="4252"/>
        <w:tab w:val="right" w:pos="8504"/>
      </w:tabs>
      <w:spacing w:after="0" w:line="240" w:lineRule="auto"/>
    </w:pPr>
  </w:style>
  <w:style w:type="character" w:customStyle="1" w:styleId="FooterChar">
    <w:name w:val="Footer Char"/>
    <w:basedOn w:val="DefaultParagraphFont"/>
    <w:link w:val="Footer"/>
    <w:uiPriority w:val="99"/>
    <w:rsid w:val="007D63B1"/>
  </w:style>
  <w:style w:type="character" w:styleId="LineNumber">
    <w:name w:val="line number"/>
    <w:basedOn w:val="DefaultParagraphFont"/>
    <w:uiPriority w:val="99"/>
    <w:semiHidden/>
    <w:unhideWhenUsed/>
    <w:rsid w:val="00EF731F"/>
  </w:style>
  <w:style w:type="character" w:customStyle="1" w:styleId="referencesyear">
    <w:name w:val="references__year"/>
    <w:basedOn w:val="DefaultParagraphFont"/>
    <w:rsid w:val="00EB13D3"/>
  </w:style>
  <w:style w:type="character" w:customStyle="1" w:styleId="referencesarticle-title">
    <w:name w:val="references__article-title"/>
    <w:basedOn w:val="DefaultParagraphFont"/>
    <w:rsid w:val="00EB13D3"/>
  </w:style>
  <w:style w:type="character" w:customStyle="1" w:styleId="referencessuffix">
    <w:name w:val="references__suffix"/>
    <w:basedOn w:val="DefaultParagraphFont"/>
    <w:rsid w:val="00EB13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308341">
      <w:bodyDiv w:val="1"/>
      <w:marLeft w:val="0"/>
      <w:marRight w:val="0"/>
      <w:marTop w:val="0"/>
      <w:marBottom w:val="0"/>
      <w:divBdr>
        <w:top w:val="none" w:sz="0" w:space="0" w:color="auto"/>
        <w:left w:val="none" w:sz="0" w:space="0" w:color="auto"/>
        <w:bottom w:val="none" w:sz="0" w:space="0" w:color="auto"/>
        <w:right w:val="none" w:sz="0" w:space="0" w:color="auto"/>
      </w:divBdr>
      <w:divsChild>
        <w:div w:id="2034962596">
          <w:marLeft w:val="0"/>
          <w:marRight w:val="0"/>
          <w:marTop w:val="0"/>
          <w:marBottom w:val="120"/>
          <w:divBdr>
            <w:top w:val="none" w:sz="0" w:space="0" w:color="auto"/>
            <w:left w:val="none" w:sz="0" w:space="0" w:color="auto"/>
            <w:bottom w:val="none" w:sz="0" w:space="0" w:color="auto"/>
            <w:right w:val="none" w:sz="0" w:space="0" w:color="auto"/>
          </w:divBdr>
          <w:divsChild>
            <w:div w:id="1950120391">
              <w:marLeft w:val="0"/>
              <w:marRight w:val="0"/>
              <w:marTop w:val="0"/>
              <w:marBottom w:val="0"/>
              <w:divBdr>
                <w:top w:val="none" w:sz="0" w:space="0" w:color="auto"/>
                <w:left w:val="none" w:sz="0" w:space="0" w:color="auto"/>
                <w:bottom w:val="none" w:sz="0" w:space="0" w:color="auto"/>
                <w:right w:val="none" w:sz="0" w:space="0" w:color="auto"/>
              </w:divBdr>
              <w:divsChild>
                <w:div w:id="1198540064">
                  <w:marLeft w:val="0"/>
                  <w:marRight w:val="0"/>
                  <w:marTop w:val="0"/>
                  <w:marBottom w:val="0"/>
                  <w:divBdr>
                    <w:top w:val="none" w:sz="0" w:space="0" w:color="auto"/>
                    <w:left w:val="none" w:sz="0" w:space="0" w:color="auto"/>
                    <w:bottom w:val="none" w:sz="0" w:space="0" w:color="auto"/>
                    <w:right w:val="none" w:sz="0" w:space="0" w:color="auto"/>
                  </w:divBdr>
                  <w:divsChild>
                    <w:div w:id="1596672087">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 w:id="148444736">
      <w:bodyDiv w:val="1"/>
      <w:marLeft w:val="0"/>
      <w:marRight w:val="0"/>
      <w:marTop w:val="0"/>
      <w:marBottom w:val="0"/>
      <w:divBdr>
        <w:top w:val="none" w:sz="0" w:space="0" w:color="auto"/>
        <w:left w:val="none" w:sz="0" w:space="0" w:color="auto"/>
        <w:bottom w:val="none" w:sz="0" w:space="0" w:color="auto"/>
        <w:right w:val="none" w:sz="0" w:space="0" w:color="auto"/>
      </w:divBdr>
      <w:divsChild>
        <w:div w:id="665329726">
          <w:marLeft w:val="0"/>
          <w:marRight w:val="0"/>
          <w:marTop w:val="0"/>
          <w:marBottom w:val="0"/>
          <w:divBdr>
            <w:top w:val="none" w:sz="0" w:space="0" w:color="auto"/>
            <w:left w:val="none" w:sz="0" w:space="0" w:color="auto"/>
            <w:bottom w:val="none" w:sz="0" w:space="0" w:color="auto"/>
            <w:right w:val="none" w:sz="0" w:space="0" w:color="auto"/>
          </w:divBdr>
        </w:div>
        <w:div w:id="216866468">
          <w:marLeft w:val="0"/>
          <w:marRight w:val="0"/>
          <w:marTop w:val="0"/>
          <w:marBottom w:val="0"/>
          <w:divBdr>
            <w:top w:val="none" w:sz="0" w:space="0" w:color="auto"/>
            <w:left w:val="none" w:sz="0" w:space="0" w:color="auto"/>
            <w:bottom w:val="none" w:sz="0" w:space="0" w:color="auto"/>
            <w:right w:val="none" w:sz="0" w:space="0" w:color="auto"/>
          </w:divBdr>
        </w:div>
      </w:divsChild>
    </w:div>
    <w:div w:id="273707441">
      <w:bodyDiv w:val="1"/>
      <w:marLeft w:val="0"/>
      <w:marRight w:val="0"/>
      <w:marTop w:val="0"/>
      <w:marBottom w:val="0"/>
      <w:divBdr>
        <w:top w:val="none" w:sz="0" w:space="0" w:color="auto"/>
        <w:left w:val="none" w:sz="0" w:space="0" w:color="auto"/>
        <w:bottom w:val="none" w:sz="0" w:space="0" w:color="auto"/>
        <w:right w:val="none" w:sz="0" w:space="0" w:color="auto"/>
      </w:divBdr>
      <w:divsChild>
        <w:div w:id="369038001">
          <w:marLeft w:val="0"/>
          <w:marRight w:val="0"/>
          <w:marTop w:val="0"/>
          <w:marBottom w:val="120"/>
          <w:divBdr>
            <w:top w:val="none" w:sz="0" w:space="0" w:color="auto"/>
            <w:left w:val="none" w:sz="0" w:space="0" w:color="auto"/>
            <w:bottom w:val="none" w:sz="0" w:space="0" w:color="auto"/>
            <w:right w:val="none" w:sz="0" w:space="0" w:color="auto"/>
          </w:divBdr>
          <w:divsChild>
            <w:div w:id="1723820957">
              <w:marLeft w:val="0"/>
              <w:marRight w:val="0"/>
              <w:marTop w:val="0"/>
              <w:marBottom w:val="0"/>
              <w:divBdr>
                <w:top w:val="none" w:sz="0" w:space="0" w:color="auto"/>
                <w:left w:val="none" w:sz="0" w:space="0" w:color="auto"/>
                <w:bottom w:val="none" w:sz="0" w:space="0" w:color="auto"/>
                <w:right w:val="none" w:sz="0" w:space="0" w:color="auto"/>
              </w:divBdr>
              <w:divsChild>
                <w:div w:id="1685784179">
                  <w:marLeft w:val="0"/>
                  <w:marRight w:val="0"/>
                  <w:marTop w:val="0"/>
                  <w:marBottom w:val="0"/>
                  <w:divBdr>
                    <w:top w:val="none" w:sz="0" w:space="0" w:color="auto"/>
                    <w:left w:val="none" w:sz="0" w:space="0" w:color="auto"/>
                    <w:bottom w:val="none" w:sz="0" w:space="0" w:color="auto"/>
                    <w:right w:val="none" w:sz="0" w:space="0" w:color="auto"/>
                  </w:divBdr>
                  <w:divsChild>
                    <w:div w:id="204435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293161">
      <w:bodyDiv w:val="1"/>
      <w:marLeft w:val="0"/>
      <w:marRight w:val="0"/>
      <w:marTop w:val="0"/>
      <w:marBottom w:val="0"/>
      <w:divBdr>
        <w:top w:val="none" w:sz="0" w:space="0" w:color="auto"/>
        <w:left w:val="none" w:sz="0" w:space="0" w:color="auto"/>
        <w:bottom w:val="none" w:sz="0" w:space="0" w:color="auto"/>
        <w:right w:val="none" w:sz="0" w:space="0" w:color="auto"/>
      </w:divBdr>
    </w:div>
    <w:div w:id="635254468">
      <w:bodyDiv w:val="1"/>
      <w:marLeft w:val="0"/>
      <w:marRight w:val="0"/>
      <w:marTop w:val="0"/>
      <w:marBottom w:val="0"/>
      <w:divBdr>
        <w:top w:val="none" w:sz="0" w:space="0" w:color="auto"/>
        <w:left w:val="none" w:sz="0" w:space="0" w:color="auto"/>
        <w:bottom w:val="none" w:sz="0" w:space="0" w:color="auto"/>
        <w:right w:val="none" w:sz="0" w:space="0" w:color="auto"/>
      </w:divBdr>
    </w:div>
    <w:div w:id="643126940">
      <w:bodyDiv w:val="1"/>
      <w:marLeft w:val="0"/>
      <w:marRight w:val="0"/>
      <w:marTop w:val="0"/>
      <w:marBottom w:val="0"/>
      <w:divBdr>
        <w:top w:val="none" w:sz="0" w:space="0" w:color="auto"/>
        <w:left w:val="none" w:sz="0" w:space="0" w:color="auto"/>
        <w:bottom w:val="none" w:sz="0" w:space="0" w:color="auto"/>
        <w:right w:val="none" w:sz="0" w:space="0" w:color="auto"/>
      </w:divBdr>
    </w:div>
    <w:div w:id="678579550">
      <w:bodyDiv w:val="1"/>
      <w:marLeft w:val="0"/>
      <w:marRight w:val="0"/>
      <w:marTop w:val="0"/>
      <w:marBottom w:val="0"/>
      <w:divBdr>
        <w:top w:val="none" w:sz="0" w:space="0" w:color="auto"/>
        <w:left w:val="none" w:sz="0" w:space="0" w:color="auto"/>
        <w:bottom w:val="none" w:sz="0" w:space="0" w:color="auto"/>
        <w:right w:val="none" w:sz="0" w:space="0" w:color="auto"/>
      </w:divBdr>
    </w:div>
    <w:div w:id="732198505">
      <w:bodyDiv w:val="1"/>
      <w:marLeft w:val="0"/>
      <w:marRight w:val="0"/>
      <w:marTop w:val="0"/>
      <w:marBottom w:val="0"/>
      <w:divBdr>
        <w:top w:val="none" w:sz="0" w:space="0" w:color="auto"/>
        <w:left w:val="none" w:sz="0" w:space="0" w:color="auto"/>
        <w:bottom w:val="none" w:sz="0" w:space="0" w:color="auto"/>
        <w:right w:val="none" w:sz="0" w:space="0" w:color="auto"/>
      </w:divBdr>
      <w:divsChild>
        <w:div w:id="1345790202">
          <w:marLeft w:val="0"/>
          <w:marRight w:val="0"/>
          <w:marTop w:val="100"/>
          <w:marBottom w:val="100"/>
          <w:divBdr>
            <w:top w:val="none" w:sz="0" w:space="0" w:color="auto"/>
            <w:left w:val="none" w:sz="0" w:space="0" w:color="auto"/>
            <w:bottom w:val="none" w:sz="0" w:space="0" w:color="auto"/>
            <w:right w:val="none" w:sz="0" w:space="0" w:color="auto"/>
          </w:divBdr>
          <w:divsChild>
            <w:div w:id="127443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8377">
      <w:bodyDiv w:val="1"/>
      <w:marLeft w:val="0"/>
      <w:marRight w:val="0"/>
      <w:marTop w:val="0"/>
      <w:marBottom w:val="0"/>
      <w:divBdr>
        <w:top w:val="none" w:sz="0" w:space="0" w:color="auto"/>
        <w:left w:val="none" w:sz="0" w:space="0" w:color="auto"/>
        <w:bottom w:val="none" w:sz="0" w:space="0" w:color="auto"/>
        <w:right w:val="none" w:sz="0" w:space="0" w:color="auto"/>
      </w:divBdr>
      <w:divsChild>
        <w:div w:id="1905872529">
          <w:marLeft w:val="0"/>
          <w:marRight w:val="0"/>
          <w:marTop w:val="0"/>
          <w:marBottom w:val="0"/>
          <w:divBdr>
            <w:top w:val="none" w:sz="0" w:space="0" w:color="auto"/>
            <w:left w:val="none" w:sz="0" w:space="0" w:color="auto"/>
            <w:bottom w:val="none" w:sz="0" w:space="0" w:color="auto"/>
            <w:right w:val="none" w:sz="0" w:space="0" w:color="auto"/>
          </w:divBdr>
        </w:div>
        <w:div w:id="839545501">
          <w:marLeft w:val="0"/>
          <w:marRight w:val="0"/>
          <w:marTop w:val="0"/>
          <w:marBottom w:val="0"/>
          <w:divBdr>
            <w:top w:val="none" w:sz="0" w:space="0" w:color="auto"/>
            <w:left w:val="none" w:sz="0" w:space="0" w:color="auto"/>
            <w:bottom w:val="none" w:sz="0" w:space="0" w:color="auto"/>
            <w:right w:val="none" w:sz="0" w:space="0" w:color="auto"/>
          </w:divBdr>
        </w:div>
        <w:div w:id="259412809">
          <w:marLeft w:val="0"/>
          <w:marRight w:val="0"/>
          <w:marTop w:val="0"/>
          <w:marBottom w:val="0"/>
          <w:divBdr>
            <w:top w:val="none" w:sz="0" w:space="0" w:color="auto"/>
            <w:left w:val="none" w:sz="0" w:space="0" w:color="auto"/>
            <w:bottom w:val="none" w:sz="0" w:space="0" w:color="auto"/>
            <w:right w:val="none" w:sz="0" w:space="0" w:color="auto"/>
          </w:divBdr>
        </w:div>
      </w:divsChild>
    </w:div>
    <w:div w:id="773283992">
      <w:bodyDiv w:val="1"/>
      <w:marLeft w:val="0"/>
      <w:marRight w:val="0"/>
      <w:marTop w:val="0"/>
      <w:marBottom w:val="0"/>
      <w:divBdr>
        <w:top w:val="none" w:sz="0" w:space="0" w:color="auto"/>
        <w:left w:val="none" w:sz="0" w:space="0" w:color="auto"/>
        <w:bottom w:val="none" w:sz="0" w:space="0" w:color="auto"/>
        <w:right w:val="none" w:sz="0" w:space="0" w:color="auto"/>
      </w:divBdr>
    </w:div>
    <w:div w:id="812529856">
      <w:bodyDiv w:val="1"/>
      <w:marLeft w:val="0"/>
      <w:marRight w:val="0"/>
      <w:marTop w:val="0"/>
      <w:marBottom w:val="0"/>
      <w:divBdr>
        <w:top w:val="none" w:sz="0" w:space="0" w:color="auto"/>
        <w:left w:val="none" w:sz="0" w:space="0" w:color="auto"/>
        <w:bottom w:val="none" w:sz="0" w:space="0" w:color="auto"/>
        <w:right w:val="none" w:sz="0" w:space="0" w:color="auto"/>
      </w:divBdr>
    </w:div>
    <w:div w:id="814101009">
      <w:bodyDiv w:val="1"/>
      <w:marLeft w:val="0"/>
      <w:marRight w:val="0"/>
      <w:marTop w:val="0"/>
      <w:marBottom w:val="0"/>
      <w:divBdr>
        <w:top w:val="none" w:sz="0" w:space="0" w:color="auto"/>
        <w:left w:val="none" w:sz="0" w:space="0" w:color="auto"/>
        <w:bottom w:val="none" w:sz="0" w:space="0" w:color="auto"/>
        <w:right w:val="none" w:sz="0" w:space="0" w:color="auto"/>
      </w:divBdr>
    </w:div>
    <w:div w:id="850484583">
      <w:bodyDiv w:val="1"/>
      <w:marLeft w:val="0"/>
      <w:marRight w:val="0"/>
      <w:marTop w:val="0"/>
      <w:marBottom w:val="0"/>
      <w:divBdr>
        <w:top w:val="none" w:sz="0" w:space="0" w:color="auto"/>
        <w:left w:val="none" w:sz="0" w:space="0" w:color="auto"/>
        <w:bottom w:val="none" w:sz="0" w:space="0" w:color="auto"/>
        <w:right w:val="none" w:sz="0" w:space="0" w:color="auto"/>
      </w:divBdr>
      <w:divsChild>
        <w:div w:id="1273320438">
          <w:marLeft w:val="0"/>
          <w:marRight w:val="0"/>
          <w:marTop w:val="0"/>
          <w:marBottom w:val="0"/>
          <w:divBdr>
            <w:top w:val="none" w:sz="0" w:space="0" w:color="auto"/>
            <w:left w:val="none" w:sz="0" w:space="0" w:color="auto"/>
            <w:bottom w:val="none" w:sz="0" w:space="0" w:color="auto"/>
            <w:right w:val="none" w:sz="0" w:space="0" w:color="auto"/>
          </w:divBdr>
        </w:div>
      </w:divsChild>
    </w:div>
    <w:div w:id="864172601">
      <w:bodyDiv w:val="1"/>
      <w:marLeft w:val="0"/>
      <w:marRight w:val="0"/>
      <w:marTop w:val="0"/>
      <w:marBottom w:val="0"/>
      <w:divBdr>
        <w:top w:val="none" w:sz="0" w:space="0" w:color="auto"/>
        <w:left w:val="none" w:sz="0" w:space="0" w:color="auto"/>
        <w:bottom w:val="none" w:sz="0" w:space="0" w:color="auto"/>
        <w:right w:val="none" w:sz="0" w:space="0" w:color="auto"/>
      </w:divBdr>
      <w:divsChild>
        <w:div w:id="919365237">
          <w:marLeft w:val="0"/>
          <w:marRight w:val="0"/>
          <w:marTop w:val="0"/>
          <w:marBottom w:val="0"/>
          <w:divBdr>
            <w:top w:val="none" w:sz="0" w:space="0" w:color="auto"/>
            <w:left w:val="none" w:sz="0" w:space="0" w:color="auto"/>
            <w:bottom w:val="none" w:sz="0" w:space="0" w:color="auto"/>
            <w:right w:val="none" w:sz="0" w:space="0" w:color="auto"/>
          </w:divBdr>
        </w:div>
        <w:div w:id="909072445">
          <w:marLeft w:val="0"/>
          <w:marRight w:val="0"/>
          <w:marTop w:val="0"/>
          <w:marBottom w:val="0"/>
          <w:divBdr>
            <w:top w:val="none" w:sz="0" w:space="0" w:color="auto"/>
            <w:left w:val="none" w:sz="0" w:space="0" w:color="auto"/>
            <w:bottom w:val="none" w:sz="0" w:space="0" w:color="auto"/>
            <w:right w:val="none" w:sz="0" w:space="0" w:color="auto"/>
          </w:divBdr>
        </w:div>
      </w:divsChild>
    </w:div>
    <w:div w:id="865680162">
      <w:bodyDiv w:val="1"/>
      <w:marLeft w:val="0"/>
      <w:marRight w:val="0"/>
      <w:marTop w:val="0"/>
      <w:marBottom w:val="0"/>
      <w:divBdr>
        <w:top w:val="none" w:sz="0" w:space="0" w:color="auto"/>
        <w:left w:val="none" w:sz="0" w:space="0" w:color="auto"/>
        <w:bottom w:val="none" w:sz="0" w:space="0" w:color="auto"/>
        <w:right w:val="none" w:sz="0" w:space="0" w:color="auto"/>
      </w:divBdr>
      <w:divsChild>
        <w:div w:id="1676417457">
          <w:marLeft w:val="0"/>
          <w:marRight w:val="0"/>
          <w:marTop w:val="0"/>
          <w:marBottom w:val="120"/>
          <w:divBdr>
            <w:top w:val="none" w:sz="0" w:space="0" w:color="auto"/>
            <w:left w:val="none" w:sz="0" w:space="0" w:color="auto"/>
            <w:bottom w:val="none" w:sz="0" w:space="0" w:color="auto"/>
            <w:right w:val="none" w:sz="0" w:space="0" w:color="auto"/>
          </w:divBdr>
          <w:divsChild>
            <w:div w:id="1526290794">
              <w:marLeft w:val="0"/>
              <w:marRight w:val="0"/>
              <w:marTop w:val="0"/>
              <w:marBottom w:val="0"/>
              <w:divBdr>
                <w:top w:val="none" w:sz="0" w:space="0" w:color="auto"/>
                <w:left w:val="none" w:sz="0" w:space="0" w:color="auto"/>
                <w:bottom w:val="none" w:sz="0" w:space="0" w:color="auto"/>
                <w:right w:val="none" w:sz="0" w:space="0" w:color="auto"/>
              </w:divBdr>
              <w:divsChild>
                <w:div w:id="570315731">
                  <w:marLeft w:val="0"/>
                  <w:marRight w:val="0"/>
                  <w:marTop w:val="0"/>
                  <w:marBottom w:val="0"/>
                  <w:divBdr>
                    <w:top w:val="none" w:sz="0" w:space="0" w:color="auto"/>
                    <w:left w:val="none" w:sz="0" w:space="0" w:color="auto"/>
                    <w:bottom w:val="none" w:sz="0" w:space="0" w:color="auto"/>
                    <w:right w:val="none" w:sz="0" w:space="0" w:color="auto"/>
                  </w:divBdr>
                  <w:divsChild>
                    <w:div w:id="11529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986505">
      <w:bodyDiv w:val="1"/>
      <w:marLeft w:val="0"/>
      <w:marRight w:val="0"/>
      <w:marTop w:val="0"/>
      <w:marBottom w:val="0"/>
      <w:divBdr>
        <w:top w:val="none" w:sz="0" w:space="0" w:color="auto"/>
        <w:left w:val="none" w:sz="0" w:space="0" w:color="auto"/>
        <w:bottom w:val="none" w:sz="0" w:space="0" w:color="auto"/>
        <w:right w:val="none" w:sz="0" w:space="0" w:color="auto"/>
      </w:divBdr>
    </w:div>
    <w:div w:id="1073770521">
      <w:bodyDiv w:val="1"/>
      <w:marLeft w:val="0"/>
      <w:marRight w:val="0"/>
      <w:marTop w:val="0"/>
      <w:marBottom w:val="0"/>
      <w:divBdr>
        <w:top w:val="none" w:sz="0" w:space="0" w:color="auto"/>
        <w:left w:val="none" w:sz="0" w:space="0" w:color="auto"/>
        <w:bottom w:val="none" w:sz="0" w:space="0" w:color="auto"/>
        <w:right w:val="none" w:sz="0" w:space="0" w:color="auto"/>
      </w:divBdr>
    </w:div>
    <w:div w:id="1095634489">
      <w:bodyDiv w:val="1"/>
      <w:marLeft w:val="0"/>
      <w:marRight w:val="0"/>
      <w:marTop w:val="0"/>
      <w:marBottom w:val="0"/>
      <w:divBdr>
        <w:top w:val="none" w:sz="0" w:space="0" w:color="auto"/>
        <w:left w:val="none" w:sz="0" w:space="0" w:color="auto"/>
        <w:bottom w:val="none" w:sz="0" w:space="0" w:color="auto"/>
        <w:right w:val="none" w:sz="0" w:space="0" w:color="auto"/>
      </w:divBdr>
    </w:div>
    <w:div w:id="1103719610">
      <w:bodyDiv w:val="1"/>
      <w:marLeft w:val="0"/>
      <w:marRight w:val="0"/>
      <w:marTop w:val="0"/>
      <w:marBottom w:val="0"/>
      <w:divBdr>
        <w:top w:val="none" w:sz="0" w:space="0" w:color="auto"/>
        <w:left w:val="none" w:sz="0" w:space="0" w:color="auto"/>
        <w:bottom w:val="none" w:sz="0" w:space="0" w:color="auto"/>
        <w:right w:val="none" w:sz="0" w:space="0" w:color="auto"/>
      </w:divBdr>
    </w:div>
    <w:div w:id="1329402254">
      <w:bodyDiv w:val="1"/>
      <w:marLeft w:val="0"/>
      <w:marRight w:val="0"/>
      <w:marTop w:val="0"/>
      <w:marBottom w:val="0"/>
      <w:divBdr>
        <w:top w:val="none" w:sz="0" w:space="0" w:color="auto"/>
        <w:left w:val="none" w:sz="0" w:space="0" w:color="auto"/>
        <w:bottom w:val="none" w:sz="0" w:space="0" w:color="auto"/>
        <w:right w:val="none" w:sz="0" w:space="0" w:color="auto"/>
      </w:divBdr>
    </w:div>
    <w:div w:id="1370913160">
      <w:bodyDiv w:val="1"/>
      <w:marLeft w:val="0"/>
      <w:marRight w:val="0"/>
      <w:marTop w:val="0"/>
      <w:marBottom w:val="0"/>
      <w:divBdr>
        <w:top w:val="none" w:sz="0" w:space="0" w:color="auto"/>
        <w:left w:val="none" w:sz="0" w:space="0" w:color="auto"/>
        <w:bottom w:val="none" w:sz="0" w:space="0" w:color="auto"/>
        <w:right w:val="none" w:sz="0" w:space="0" w:color="auto"/>
      </w:divBdr>
    </w:div>
    <w:div w:id="1387145959">
      <w:bodyDiv w:val="1"/>
      <w:marLeft w:val="0"/>
      <w:marRight w:val="0"/>
      <w:marTop w:val="0"/>
      <w:marBottom w:val="0"/>
      <w:divBdr>
        <w:top w:val="none" w:sz="0" w:space="0" w:color="auto"/>
        <w:left w:val="none" w:sz="0" w:space="0" w:color="auto"/>
        <w:bottom w:val="none" w:sz="0" w:space="0" w:color="auto"/>
        <w:right w:val="none" w:sz="0" w:space="0" w:color="auto"/>
      </w:divBdr>
    </w:div>
    <w:div w:id="1398941925">
      <w:bodyDiv w:val="1"/>
      <w:marLeft w:val="0"/>
      <w:marRight w:val="0"/>
      <w:marTop w:val="0"/>
      <w:marBottom w:val="0"/>
      <w:divBdr>
        <w:top w:val="none" w:sz="0" w:space="0" w:color="auto"/>
        <w:left w:val="none" w:sz="0" w:space="0" w:color="auto"/>
        <w:bottom w:val="none" w:sz="0" w:space="0" w:color="auto"/>
        <w:right w:val="none" w:sz="0" w:space="0" w:color="auto"/>
      </w:divBdr>
    </w:div>
    <w:div w:id="1573930557">
      <w:bodyDiv w:val="1"/>
      <w:marLeft w:val="0"/>
      <w:marRight w:val="0"/>
      <w:marTop w:val="0"/>
      <w:marBottom w:val="0"/>
      <w:divBdr>
        <w:top w:val="none" w:sz="0" w:space="0" w:color="auto"/>
        <w:left w:val="none" w:sz="0" w:space="0" w:color="auto"/>
        <w:bottom w:val="none" w:sz="0" w:space="0" w:color="auto"/>
        <w:right w:val="none" w:sz="0" w:space="0" w:color="auto"/>
      </w:divBdr>
    </w:div>
    <w:div w:id="1580865962">
      <w:bodyDiv w:val="1"/>
      <w:marLeft w:val="0"/>
      <w:marRight w:val="0"/>
      <w:marTop w:val="0"/>
      <w:marBottom w:val="0"/>
      <w:divBdr>
        <w:top w:val="none" w:sz="0" w:space="0" w:color="auto"/>
        <w:left w:val="none" w:sz="0" w:space="0" w:color="auto"/>
        <w:bottom w:val="none" w:sz="0" w:space="0" w:color="auto"/>
        <w:right w:val="none" w:sz="0" w:space="0" w:color="auto"/>
      </w:divBdr>
      <w:divsChild>
        <w:div w:id="1665624307">
          <w:marLeft w:val="0"/>
          <w:marRight w:val="0"/>
          <w:marTop w:val="0"/>
          <w:marBottom w:val="0"/>
          <w:divBdr>
            <w:top w:val="none" w:sz="0" w:space="0" w:color="auto"/>
            <w:left w:val="none" w:sz="0" w:space="0" w:color="auto"/>
            <w:bottom w:val="none" w:sz="0" w:space="0" w:color="auto"/>
            <w:right w:val="none" w:sz="0" w:space="0" w:color="auto"/>
          </w:divBdr>
        </w:div>
      </w:divsChild>
    </w:div>
    <w:div w:id="1645742737">
      <w:bodyDiv w:val="1"/>
      <w:marLeft w:val="0"/>
      <w:marRight w:val="0"/>
      <w:marTop w:val="0"/>
      <w:marBottom w:val="0"/>
      <w:divBdr>
        <w:top w:val="none" w:sz="0" w:space="0" w:color="auto"/>
        <w:left w:val="none" w:sz="0" w:space="0" w:color="auto"/>
        <w:bottom w:val="none" w:sz="0" w:space="0" w:color="auto"/>
        <w:right w:val="none" w:sz="0" w:space="0" w:color="auto"/>
      </w:divBdr>
    </w:div>
    <w:div w:id="1749767110">
      <w:bodyDiv w:val="1"/>
      <w:marLeft w:val="0"/>
      <w:marRight w:val="0"/>
      <w:marTop w:val="0"/>
      <w:marBottom w:val="0"/>
      <w:divBdr>
        <w:top w:val="none" w:sz="0" w:space="0" w:color="auto"/>
        <w:left w:val="none" w:sz="0" w:space="0" w:color="auto"/>
        <w:bottom w:val="none" w:sz="0" w:space="0" w:color="auto"/>
        <w:right w:val="none" w:sz="0" w:space="0" w:color="auto"/>
      </w:divBdr>
      <w:divsChild>
        <w:div w:id="1167132413">
          <w:marLeft w:val="0"/>
          <w:marRight w:val="0"/>
          <w:marTop w:val="0"/>
          <w:marBottom w:val="0"/>
          <w:divBdr>
            <w:top w:val="none" w:sz="0" w:space="0" w:color="auto"/>
            <w:left w:val="none" w:sz="0" w:space="0" w:color="auto"/>
            <w:bottom w:val="none" w:sz="0" w:space="0" w:color="auto"/>
            <w:right w:val="none" w:sz="0" w:space="0" w:color="auto"/>
          </w:divBdr>
        </w:div>
        <w:div w:id="841627586">
          <w:marLeft w:val="0"/>
          <w:marRight w:val="0"/>
          <w:marTop w:val="0"/>
          <w:marBottom w:val="0"/>
          <w:divBdr>
            <w:top w:val="none" w:sz="0" w:space="0" w:color="auto"/>
            <w:left w:val="none" w:sz="0" w:space="0" w:color="auto"/>
            <w:bottom w:val="none" w:sz="0" w:space="0" w:color="auto"/>
            <w:right w:val="none" w:sz="0" w:space="0" w:color="auto"/>
          </w:divBdr>
        </w:div>
        <w:div w:id="320237475">
          <w:marLeft w:val="0"/>
          <w:marRight w:val="0"/>
          <w:marTop w:val="0"/>
          <w:marBottom w:val="0"/>
          <w:divBdr>
            <w:top w:val="none" w:sz="0" w:space="0" w:color="auto"/>
            <w:left w:val="none" w:sz="0" w:space="0" w:color="auto"/>
            <w:bottom w:val="none" w:sz="0" w:space="0" w:color="auto"/>
            <w:right w:val="none" w:sz="0" w:space="0" w:color="auto"/>
          </w:divBdr>
        </w:div>
      </w:divsChild>
    </w:div>
    <w:div w:id="1884051944">
      <w:bodyDiv w:val="1"/>
      <w:marLeft w:val="0"/>
      <w:marRight w:val="0"/>
      <w:marTop w:val="0"/>
      <w:marBottom w:val="0"/>
      <w:divBdr>
        <w:top w:val="none" w:sz="0" w:space="0" w:color="auto"/>
        <w:left w:val="none" w:sz="0" w:space="0" w:color="auto"/>
        <w:bottom w:val="none" w:sz="0" w:space="0" w:color="auto"/>
        <w:right w:val="none" w:sz="0" w:space="0" w:color="auto"/>
      </w:divBdr>
    </w:div>
    <w:div w:id="1952856495">
      <w:bodyDiv w:val="1"/>
      <w:marLeft w:val="0"/>
      <w:marRight w:val="0"/>
      <w:marTop w:val="0"/>
      <w:marBottom w:val="0"/>
      <w:divBdr>
        <w:top w:val="none" w:sz="0" w:space="0" w:color="auto"/>
        <w:left w:val="none" w:sz="0" w:space="0" w:color="auto"/>
        <w:bottom w:val="none" w:sz="0" w:space="0" w:color="auto"/>
        <w:right w:val="none" w:sz="0" w:space="0" w:color="auto"/>
      </w:divBdr>
      <w:divsChild>
        <w:div w:id="258637425">
          <w:marLeft w:val="0"/>
          <w:marRight w:val="0"/>
          <w:marTop w:val="0"/>
          <w:marBottom w:val="0"/>
          <w:divBdr>
            <w:top w:val="none" w:sz="0" w:space="0" w:color="auto"/>
            <w:left w:val="none" w:sz="0" w:space="0" w:color="auto"/>
            <w:bottom w:val="none" w:sz="0" w:space="0" w:color="auto"/>
            <w:right w:val="none" w:sz="0" w:space="0" w:color="auto"/>
          </w:divBdr>
        </w:div>
      </w:divsChild>
    </w:div>
    <w:div w:id="1959217420">
      <w:bodyDiv w:val="1"/>
      <w:marLeft w:val="0"/>
      <w:marRight w:val="0"/>
      <w:marTop w:val="0"/>
      <w:marBottom w:val="0"/>
      <w:divBdr>
        <w:top w:val="none" w:sz="0" w:space="0" w:color="auto"/>
        <w:left w:val="none" w:sz="0" w:space="0" w:color="auto"/>
        <w:bottom w:val="none" w:sz="0" w:space="0" w:color="auto"/>
        <w:right w:val="none" w:sz="0" w:space="0" w:color="auto"/>
      </w:divBdr>
    </w:div>
    <w:div w:id="2022079707">
      <w:bodyDiv w:val="1"/>
      <w:marLeft w:val="0"/>
      <w:marRight w:val="0"/>
      <w:marTop w:val="0"/>
      <w:marBottom w:val="0"/>
      <w:divBdr>
        <w:top w:val="none" w:sz="0" w:space="0" w:color="auto"/>
        <w:left w:val="none" w:sz="0" w:space="0" w:color="auto"/>
        <w:bottom w:val="none" w:sz="0" w:space="0" w:color="auto"/>
        <w:right w:val="none" w:sz="0" w:space="0" w:color="auto"/>
      </w:divBdr>
    </w:div>
    <w:div w:id="2051032150">
      <w:bodyDiv w:val="1"/>
      <w:marLeft w:val="0"/>
      <w:marRight w:val="0"/>
      <w:marTop w:val="0"/>
      <w:marBottom w:val="0"/>
      <w:divBdr>
        <w:top w:val="none" w:sz="0" w:space="0" w:color="auto"/>
        <w:left w:val="none" w:sz="0" w:space="0" w:color="auto"/>
        <w:bottom w:val="none" w:sz="0" w:space="0" w:color="auto"/>
        <w:right w:val="none" w:sz="0" w:space="0" w:color="auto"/>
      </w:divBdr>
    </w:div>
    <w:div w:id="2092777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dx.doi.org/10.1139/f94-267" TargetMode="External"/><Relationship Id="rId1" Type="http://schemas.openxmlformats.org/officeDocument/2006/relationships/hyperlink" Target="http://scholar.google.com/scholar_lookup?hl=en&amp;volume=45&amp;publication_year=1995&amp;pages=303-311&amp;journal=Rep.+Int.+Whaling+Comm.&amp;author=DS+Butterworth&amp;author=AE+Punt&amp;title=On+the+Bayesian+approach+suggested+for+the+assessment+of+the+Bering-Chukchi-Beaufort+Seas+stock+of+bowhead+whales"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romero.ale@gmail.com" TargetMode="External"/><Relationship Id="rId13" Type="http://schemas.openxmlformats.org/officeDocument/2006/relationships/hyperlink" Target="https://whalinghistory.org/av/logs/coml/" TargetMode="External"/><Relationship Id="rId18" Type="http://schemas.microsoft.com/office/2016/09/relationships/commentsIds" Target="commentsIds.xm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www.mrc-bsu.cam.ac.uk/bugs/classic/coda04/readme.shtml" TargetMode="External"/><Relationship Id="rId7" Type="http://schemas.openxmlformats.org/officeDocument/2006/relationships/endnotes" Target="endnotes.xml"/><Relationship Id="rId12" Type="http://schemas.openxmlformats.org/officeDocument/2006/relationships/hyperlink" Target="https://whalinghistory.org/av/logs/townsend/" TargetMode="External"/><Relationship Id="rId17" Type="http://schemas.microsoft.com/office/2011/relationships/commentsExtended" Target="commentsExtended.xml"/><Relationship Id="rId25"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yperlink" Target="http://www.whalinghistory.org/" TargetMode="Externa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halinghistory.org/av/logs/maury/" TargetMode="External"/><Relationship Id="rId24"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www.nationalarchives.gov.uk/" TargetMode="External"/><Relationship Id="rId23" Type="http://schemas.openxmlformats.org/officeDocument/2006/relationships/image" Target="media/image2.png"/><Relationship Id="rId28" Type="http://schemas.openxmlformats.org/officeDocument/2006/relationships/fontTable" Target="fontTable.xml"/><Relationship Id="rId10" Type="http://schemas.openxmlformats.org/officeDocument/2006/relationships/hyperlink" Target="https://whalinghistory.org/av/logs/aowl/" TargetMode="External"/><Relationship Id="rId19" Type="http://schemas.openxmlformats.org/officeDocument/2006/relationships/hyperlink" Target="http://www.whalinghistory.org/" TargetMode="External"/><Relationship Id="rId31"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hyperlink" Target="http://www.whalinghistory.org" TargetMode="External"/><Relationship Id="rId14" Type="http://schemas.openxmlformats.org/officeDocument/2006/relationships/hyperlink" Target="http://www.coml.org" TargetMode="External"/><Relationship Id="rId22" Type="http://schemas.openxmlformats.org/officeDocument/2006/relationships/image" Target="media/image1.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file>

<file path=customXml/itemProps1.xml><?xml version="1.0" encoding="utf-8"?>
<ds:datastoreItem xmlns:ds="http://schemas.openxmlformats.org/officeDocument/2006/customXml" ds:itemID="{42CCE195-91CC-4ADA-88B7-36D369318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6054</TotalTime>
  <Pages>36</Pages>
  <Words>13839</Words>
  <Characters>78886</Characters>
  <Application>Microsoft Office Word</Application>
  <DocSecurity>0</DocSecurity>
  <Lines>657</Lines>
  <Paragraphs>185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92540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Alejandra Romero</dc:creator>
  <cp:keywords/>
  <dc:description/>
  <cp:lastModifiedBy>PuntLab</cp:lastModifiedBy>
  <cp:revision>4082</cp:revision>
  <dcterms:created xsi:type="dcterms:W3CDTF">2020-06-29T19:13:00Z</dcterms:created>
  <dcterms:modified xsi:type="dcterms:W3CDTF">2021-05-22T20:39:00Z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94dd24eb-08db-32c2-9252-d3fb2cf1a5b8</vt:lpwstr>
  </property>
  <property fmtid="{D5CDD505-2E9C-101B-9397-08002B2CF9AE}" pid="4" name="Mendeley Citation Style_1">
    <vt:lpwstr>http://www.zotero.org/styles/apa</vt:lpwstr>
  </property>
</Properties>
</file>