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w:t>
      </w:r>
      <w:proofErr w:type="spellStart"/>
      <w:r w:rsidR="00172FDE" w:rsidRPr="00C521EC">
        <w:rPr>
          <w:rFonts w:ascii="Times New Roman" w:hAnsi="Times New Roman" w:cs="Times New Roman"/>
          <w:lang w:val="en-US"/>
        </w:rPr>
        <w:t>Madryn</w:t>
      </w:r>
      <w:proofErr w:type="spellEnd"/>
      <w:r w:rsidR="00172FDE" w:rsidRPr="00C521EC">
        <w:rPr>
          <w:rFonts w:ascii="Times New Roman" w:hAnsi="Times New Roman" w:cs="Times New Roman"/>
          <w:lang w:val="en-US"/>
        </w:rPr>
        <w:t>,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0EE2510B"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proofErr w:type="spellStart"/>
      <w:r w:rsidRPr="0028362F">
        <w:rPr>
          <w:rFonts w:ascii="Times New Roman" w:hAnsi="Times New Roman" w:cs="Times New Roman"/>
          <w:i/>
          <w:iCs/>
          <w:lang w:val="en-US"/>
        </w:rPr>
        <w:t>Eubalena</w:t>
      </w:r>
      <w:proofErr w:type="spellEnd"/>
      <w:r w:rsidRPr="0028362F">
        <w:rPr>
          <w:rFonts w:ascii="Times New Roman" w:hAnsi="Times New Roman" w:cs="Times New Roman"/>
          <w:i/>
          <w:iCs/>
          <w:lang w:val="en-US"/>
        </w:rPr>
        <w:t xml:space="preserve"> australis</w:t>
      </w:r>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adamsgd" w:date="2021-08-02T15:58:00Z">
          <w:r w:rsidR="005E743E" w:rsidRPr="0028362F" w:rsidDel="00805B9F">
            <w:rPr>
              <w:rFonts w:ascii="Times New Roman" w:hAnsi="Times New Roman" w:cs="Times New Roman"/>
              <w:lang w:val="en-GB"/>
            </w:rPr>
            <w:delText>6</w:delText>
          </w:r>
        </w:del>
      </w:ins>
      <w:ins w:id="2" w:author="adamsgd"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adamsgd"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,090</w:t>
        </w:r>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3,331</w:t>
        </w:r>
        <w:r w:rsidR="0071135E" w:rsidRPr="0042677E">
          <w:rPr>
            <w:rFonts w:ascii="Times New Roman" w:hAnsi="Times New Roman" w:cs="Times New Roman"/>
            <w:color w:val="000000"/>
            <w:lang w:val="en-GB"/>
          </w:rPr>
          <w:t>–</w:t>
        </w:r>
      </w:ins>
      <w:ins w:id="6" w:author="Maria Alejandra Romero" w:date="2021-07-31T00:44:00Z">
        <w:r w:rsidR="00CD6E22" w:rsidRPr="0042677E">
          <w:rPr>
            <w:rFonts w:ascii="Times New Roman" w:hAnsi="Times New Roman" w:cs="Times New Roman"/>
            <w:color w:val="000000"/>
            <w:lang w:val="en-GB"/>
          </w:rPr>
          <w:t>100,707</w:t>
        </w:r>
      </w:ins>
      <w:ins w:id="7"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8"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9"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0"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11"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12"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13" w:author="Maria Alejandra Romero" w:date="2021-07-31T00:47:00Z">
            <w:rPr>
              <w:rFonts w:ascii="Times New Roman" w:hAnsi="Times New Roman" w:cs="Times New Roman"/>
              <w:highlight w:val="yellow"/>
              <w:lang w:val="en-GB"/>
            </w:rPr>
          </w:rPrChange>
        </w:rPr>
        <w:t xml:space="preserve"> than 1</w:t>
      </w:r>
      <w:r w:rsidR="00EC3CEB" w:rsidRPr="0042677E">
        <w:rPr>
          <w:rFonts w:ascii="Times New Roman" w:hAnsi="Times New Roman" w:cs="Times New Roman"/>
          <w:lang w:val="en-GB"/>
          <w:rPrChange w:id="14"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15"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16"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17"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18" w:author="Maria Alejandra Romero" w:date="2021-07-31T00:47:00Z">
            <w:rPr>
              <w:rFonts w:ascii="Times New Roman" w:eastAsiaTheme="minorEastAsia" w:hAnsi="Times New Roman" w:cs="Times New Roman"/>
              <w:highlight w:val="yellow"/>
              <w:lang w:val="en-GB"/>
            </w:rPr>
          </w:rPrChange>
        </w:rPr>
        <w:t xml:space="preserve">is estimated at </w:t>
      </w:r>
      <w:ins w:id="19" w:author="Maria Alejandra Romero" w:date="2021-07-31T00:45:00Z">
        <w:r w:rsidR="00224EF2" w:rsidRPr="0042677E">
          <w:rPr>
            <w:rFonts w:ascii="Times New Roman" w:eastAsiaTheme="minorEastAsia" w:hAnsi="Times New Roman" w:cs="Times New Roman"/>
            <w:lang w:val="en-GB"/>
            <w:rPrChange w:id="20" w:author="Maria Alejandra Romero" w:date="2021-07-31T00:47:00Z">
              <w:rPr>
                <w:rFonts w:ascii="Times New Roman" w:eastAsiaTheme="minorEastAsia" w:hAnsi="Times New Roman" w:cs="Times New Roman"/>
                <w:highlight w:val="yellow"/>
                <w:lang w:val="en-GB"/>
              </w:rPr>
            </w:rPrChange>
          </w:rPr>
          <w:t>4,7</w:t>
        </w:r>
      </w:ins>
      <w:del w:id="21" w:author="Maria Alejandra Romero" w:date="2021-07-31T00:45:00Z">
        <w:r w:rsidR="00255EF1" w:rsidRPr="0042677E" w:rsidDel="00224EF2">
          <w:rPr>
            <w:rFonts w:ascii="Times New Roman" w:eastAsiaTheme="minorEastAsia" w:hAnsi="Times New Roman" w:cs="Times New Roman"/>
            <w:lang w:val="en-GB"/>
            <w:rPrChange w:id="22"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23"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24" w:author="Maria Alejandra Romero" w:date="2021-07-31T00:47:00Z">
              <w:rPr>
                <w:rFonts w:ascii="Times New Roman" w:eastAsiaTheme="minorEastAsia" w:hAnsi="Times New Roman" w:cs="Times New Roman"/>
                <w:highlight w:val="yellow"/>
                <w:lang w:val="en-GB"/>
              </w:rPr>
            </w:rPrChange>
          </w:rPr>
          <w:delText>0</w:delText>
        </w:r>
      </w:del>
      <w:r w:rsidRPr="0042677E">
        <w:rPr>
          <w:rFonts w:ascii="Times New Roman" w:eastAsiaTheme="minorEastAsia" w:hAnsi="Times New Roman" w:cs="Times New Roman"/>
          <w:lang w:val="en-GB"/>
          <w:rPrChange w:id="25" w:author="Maria Alejandra Romero" w:date="2021-07-31T00:47:00Z">
            <w:rPr>
              <w:rFonts w:ascii="Times New Roman" w:eastAsiaTheme="minorEastAsia" w:hAnsi="Times New Roman" w:cs="Times New Roman"/>
              <w:highlight w:val="yellow"/>
              <w:lang w:val="en-GB"/>
            </w:rPr>
          </w:rPrChange>
        </w:rPr>
        <w:t>00 whales, suggesting that the SRW population remains small relative to its pre-exploitation abundance (</w:t>
      </w:r>
      <w:ins w:id="26" w:author="Maria Alejandra Romero" w:date="2021-07-31T00:46:00Z">
        <w:r w:rsidR="00C41EB9" w:rsidRPr="0042677E">
          <w:rPr>
            <w:rFonts w:ascii="Times New Roman" w:eastAsiaTheme="minorEastAsia" w:hAnsi="Times New Roman" w:cs="Times New Roman"/>
            <w:lang w:val="en-GB"/>
          </w:rPr>
          <w:t xml:space="preserve">median depletion </w:t>
        </w:r>
      </w:ins>
      <m:oMath>
        <m:sSub>
          <m:sSubPr>
            <m:ctrlPr>
              <w:ins w:id="27" w:author="Maria Alejandra Romero" w:date="2021-07-31T00:46:00Z">
                <w:rPr>
                  <w:rFonts w:ascii="Cambria Math" w:hAnsi="Cambria Math" w:cs="Times New Roman"/>
                  <w:i/>
                  <w:lang w:val="en-GB"/>
                </w:rPr>
              </w:ins>
            </m:ctrlPr>
          </m:sSubPr>
          <m:e>
            <m:r>
              <w:ins w:id="28" w:author="Maria Alejandra Romero" w:date="2021-07-31T00:46:00Z">
                <w:rPr>
                  <w:rFonts w:ascii="Cambria Math" w:hAnsi="Cambria Math" w:cs="Times New Roman"/>
                  <w:lang w:val="en-GB"/>
                </w:rPr>
                <m:t>P</m:t>
              </w:ins>
            </m:r>
          </m:e>
          <m:sub>
            <m:r>
              <w:ins w:id="29" w:author="Maria Alejandra Romero" w:date="2021-07-31T00:46:00Z">
                <w:rPr>
                  <w:rFonts w:ascii="Cambria Math" w:hAnsi="Cambria Math" w:cs="Times New Roman"/>
                  <w:lang w:val="en-GB"/>
                </w:rPr>
                <m:t>2021</m:t>
              </w:ins>
            </m:r>
          </m:sub>
        </m:sSub>
      </m:oMath>
      <w:ins w:id="30" w:author="Maria Alejandra Romero" w:date="2021-07-31T00:46:00Z">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31" w:author="Maria Alejandra Romero" w:date="2021-07-31T00:46:00Z">
        <w:r w:rsidRPr="0042677E" w:rsidDel="00224EF2">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33" w:author="Maria Alejandra Romero" w:date="2021-07-31T00:47:00Z">
              <w:rPr>
                <w:rFonts w:ascii="Times New Roman" w:eastAsiaTheme="minorEastAsia" w:hAnsi="Times New Roman" w:cs="Times New Roman"/>
                <w:highlight w:val="yellow"/>
                <w:lang w:val="en-GB"/>
              </w:rPr>
            </w:rPrChange>
          </w:rPr>
          <w:delText xml:space="preserve"> </w:delText>
        </w:r>
      </w:del>
      <w:del w:id="34" w:author="Maria Alejandra Romero" w:date="2021-07-31T00:45:00Z">
        <w:r w:rsidRPr="0042677E" w:rsidDel="00224EF2">
          <w:rPr>
            <w:rFonts w:ascii="Times New Roman" w:eastAsiaTheme="minorEastAsia" w:hAnsi="Times New Roman" w:cs="Times New Roman"/>
            <w:lang w:val="en-GB"/>
            <w:rPrChange w:id="35"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37"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8" w:author="Maria Alejandra Romero" w:date="2021-07-31T00:47:00Z">
              <w:rPr>
                <w:rFonts w:ascii="Times New Roman" w:eastAsiaTheme="minorEastAsia" w:hAnsi="Times New Roman" w:cs="Times New Roman"/>
                <w:highlight w:val="yellow"/>
                <w:lang w:val="en-GB"/>
              </w:rPr>
            </w:rPrChange>
          </w:rPr>
          <w:delText>8</w:delText>
        </w:r>
      </w:del>
      <w:del w:id="39" w:author="Maria Alejandra Romero" w:date="2021-07-31T00:46:00Z">
        <w:r w:rsidRPr="0042677E" w:rsidDel="00C41EB9">
          <w:rPr>
            <w:rFonts w:ascii="Times New Roman" w:eastAsiaTheme="minorEastAsia" w:hAnsi="Times New Roman" w:cs="Times New Roman"/>
            <w:lang w:val="en-GB"/>
            <w:rPrChange w:id="40"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41"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42"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43"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44"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45"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46"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47"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48"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49"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50"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51"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52"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53"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54"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55"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56"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57"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61"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62"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63"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64"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65"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65"/>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66"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66"/>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67" w:author="adamsgd"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68" w:author="adamsgd"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69" w:author="adamsgd"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modern whaling dataset, however, has severely limited our ability to conduct regional assessments of the SRW commercial whaling in the past so as to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70" w:author="adamsgd" w:date="2021-08-02T10:34:00Z">
        <w:r w:rsidR="00854A6F" w:rsidRPr="00F95D70" w:rsidDel="00EE4101">
          <w:rPr>
            <w:rFonts w:ascii="Times New Roman" w:hAnsi="Times New Roman" w:cs="Times New Roman"/>
            <w:lang w:val="en-US"/>
          </w:rPr>
          <w:delText xml:space="preserve">calculate </w:delText>
        </w:r>
      </w:del>
      <w:ins w:id="71" w:author="adamsgd"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72" w:author="adamsgd" w:date="2021-08-02T10:35:00Z">
        <w:r w:rsidR="00EE4101">
          <w:rPr>
            <w:rFonts w:ascii="Times New Roman" w:hAnsi="Times New Roman" w:cs="Times New Roman"/>
            <w:lang w:val="en-US"/>
          </w:rPr>
          <w:t>and pre-</w:t>
        </w:r>
      </w:ins>
      <w:ins w:id="73" w:author="adamsgd"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74" w:author="adamsgd"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75" w:author="adamsgd" w:date="2021-08-02T10:34:00Z">
        <w:r w:rsidR="00854A6F" w:rsidRPr="00F95D70" w:rsidDel="00EE4101">
          <w:rPr>
            <w:rFonts w:ascii="Times New Roman" w:hAnsi="Times New Roman" w:cs="Times New Roman"/>
            <w:lang w:val="en-US"/>
          </w:rPr>
          <w:delText xml:space="preserve">estimates </w:delText>
        </w:r>
      </w:del>
      <w:del w:id="76" w:author="adamsgd"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77" w:author="adamsgd"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78" w:author="adamsgd" w:date="2021-08-02T10:36:00Z">
        <w:r w:rsidR="00041951" w:rsidRPr="00F95D70" w:rsidDel="00EE4101">
          <w:rPr>
            <w:rFonts w:ascii="Times New Roman" w:hAnsi="Times New Roman" w:cs="Times New Roman"/>
            <w:lang w:val="en-US"/>
          </w:rPr>
          <w:delText xml:space="preserve">the parameters of </w:delText>
        </w:r>
      </w:del>
      <w:del w:id="79" w:author="adamsgd"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80" w:author="adamsgd"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r w:rsidR="00E559D1" w:rsidRPr="00F95D70">
        <w:rPr>
          <w:rFonts w:ascii="Times New Roman" w:hAnsi="Times New Roman" w:cs="Times New Roman"/>
          <w:lang w:val="en-US"/>
        </w:rPr>
        <w:t xml:space="preserve">so as to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81"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reconstructions are available for different 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 xml:space="preserve">but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032E85" w:rsidRPr="00390A54">
        <w:rPr>
          <w:rFonts w:ascii="Times New Roman" w:hAnsi="Times New Roman" w:cs="Times New Roman"/>
          <w:color w:val="auto"/>
          <w:sz w:val="22"/>
          <w:szCs w:val="22"/>
          <w:lang w:val="en-US"/>
        </w:rPr>
        <w:t>Pasquier</w:t>
      </w:r>
      <w:proofErr w:type="spellEnd"/>
      <w:r w:rsidR="00032E85" w:rsidRPr="00390A54">
        <w:rPr>
          <w:rFonts w:ascii="Times New Roman" w:hAnsi="Times New Roman" w:cs="Times New Roman"/>
          <w:color w:val="auto"/>
          <w:sz w:val="22"/>
          <w:szCs w:val="22"/>
          <w:lang w:val="en-US"/>
        </w:rPr>
        <w:t xml:space="preserve">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w:t>
      </w:r>
      <w:proofErr w:type="spellStart"/>
      <w:r w:rsidR="00B4242D" w:rsidRPr="00390A54">
        <w:rPr>
          <w:rFonts w:ascii="Times New Roman" w:hAnsi="Times New Roman" w:cs="Times New Roman"/>
          <w:color w:val="auto"/>
          <w:sz w:val="22"/>
          <w:szCs w:val="22"/>
          <w:lang w:val="en-US"/>
        </w:rPr>
        <w:t>CoML</w:t>
      </w:r>
      <w:proofErr w:type="spellEnd"/>
      <w:r w:rsidR="00B4242D" w:rsidRPr="00390A54">
        <w:rPr>
          <w:rFonts w:ascii="Times New Roman" w:hAnsi="Times New Roman" w:cs="Times New Roman"/>
          <w:color w:val="auto"/>
          <w:sz w:val="22"/>
          <w:szCs w:val="22"/>
          <w:lang w:val="en-US"/>
        </w:rPr>
        <w:t xml:space="preserve">,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proofErr w:type="spellStart"/>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proofErr w:type="spellEnd"/>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82" w:author="adamsgd"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83" w:author="adamsgd"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EC79FB" w:rsidRPr="00390A54">
        <w:rPr>
          <w:rFonts w:ascii="Times New Roman" w:hAnsi="Times New Roman" w:cs="Times New Roman"/>
          <w:color w:val="auto"/>
          <w:sz w:val="22"/>
          <w:szCs w:val="22"/>
          <w:lang w:val="en-US"/>
        </w:rPr>
        <w:t>Pasquier’s</w:t>
      </w:r>
      <w:proofErr w:type="spellEnd"/>
      <w:r w:rsidR="00EC79FB" w:rsidRPr="00390A54">
        <w:rPr>
          <w:rFonts w:ascii="Times New Roman" w:hAnsi="Times New Roman" w:cs="Times New Roman"/>
          <w:color w:val="auto"/>
          <w:sz w:val="22"/>
          <w:szCs w:val="22"/>
          <w:lang w:val="en-US"/>
        </w:rPr>
        <w:t xml:space="preserve">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similar to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 xml:space="preserve">obtained combing the three available data from </w:t>
      </w:r>
      <w:proofErr w:type="spellStart"/>
      <w:r w:rsidR="004E2BCD" w:rsidRPr="00390A54">
        <w:rPr>
          <w:rFonts w:ascii="Times New Roman" w:hAnsi="Times New Roman" w:cs="Times New Roman"/>
          <w:color w:val="auto"/>
          <w:sz w:val="22"/>
          <w:szCs w:val="22"/>
          <w:lang w:val="en-US"/>
        </w:rPr>
        <w:t>Tormosov</w:t>
      </w:r>
      <w:proofErr w:type="spellEnd"/>
      <w:r w:rsidR="004E2BCD" w:rsidRPr="00390A54">
        <w:rPr>
          <w:rFonts w:ascii="Times New Roman" w:hAnsi="Times New Roman" w:cs="Times New Roman"/>
          <w:color w:val="auto"/>
          <w:sz w:val="22"/>
          <w:szCs w:val="22"/>
          <w:lang w:val="en-US"/>
        </w:rPr>
        <w:t xml:space="preserve">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proofErr w:type="spellStart"/>
      <w:r w:rsidR="00967CEF" w:rsidRPr="0001312D">
        <w:rPr>
          <w:rFonts w:ascii="Times New Roman" w:hAnsi="Times New Roman" w:cs="Times New Roman"/>
          <w:lang w:val="en-US"/>
        </w:rPr>
        <w:t>Pasquier</w:t>
      </w:r>
      <w:proofErr w:type="spellEnd"/>
      <w:r w:rsidR="00967CEF" w:rsidRPr="0001312D">
        <w:rPr>
          <w:rFonts w:ascii="Times New Roman" w:hAnsi="Times New Roman" w:cs="Times New Roman"/>
          <w:lang w:val="en-US"/>
        </w:rPr>
        <w:t xml:space="preserve">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84" w:author="adamsgd"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85" w:author="adamsgd"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N(1.6,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N(1.09,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w:t>
      </w:r>
      <w:del w:id="86" w:author="adamsgd" w:date="2021-08-02T10:52:00Z">
        <w:r w:rsidR="004848A5" w:rsidRPr="004848A5" w:rsidDel="001D0B69">
          <w:rPr>
            <w:rFonts w:ascii="Times New Roman" w:hAnsi="Times New Roman" w:cs="Times New Roman"/>
            <w:lang w:val="en-US"/>
          </w:rPr>
          <w:delText>totalling</w:delText>
        </w:r>
      </w:del>
      <w:ins w:id="87" w:author="adamsgd"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88" w:author="adamsgd"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89" w:author="adamsgd" w:date="2021-08-02T10:53:00Z">
        <w:r w:rsidR="0033440B" w:rsidRPr="004D5109" w:rsidDel="001D0B69">
          <w:rPr>
            <w:rFonts w:ascii="Times New Roman" w:hAnsi="Times New Roman" w:cs="Times New Roman"/>
            <w:lang w:val="en-GB"/>
          </w:rPr>
          <w:delText xml:space="preserve">of </w:delText>
        </w:r>
      </w:del>
      <w:ins w:id="90" w:author="adamsgd"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91" w:author="adamsgd"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EF49FD"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EF49FD"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EF49FD"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EF49FD"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EF49FD"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EF49FD"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EF49FD"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proofErr w:type="spellStart"/>
      <w:r w:rsidR="0017162B" w:rsidRPr="000247E7">
        <w:rPr>
          <w:rFonts w:ascii="Times New Roman" w:hAnsi="Times New Roman" w:cs="Times New Roman"/>
          <w:i/>
          <w:iCs/>
          <w:lang w:val="en-US"/>
        </w:rPr>
        <w:t>i.e</w:t>
      </w:r>
      <w:proofErr w:type="spellEnd"/>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w:t>
      </w:r>
      <w:r w:rsidRPr="0000570C">
        <w:rPr>
          <w:rFonts w:ascii="Times New Roman" w:hAnsi="Times New Roman" w:cs="Times New Roman"/>
          <w:lang w:val="en-US"/>
        </w:rPr>
        <w:lastRenderedPageBreak/>
        <w:t>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6E5E4F">
        <w:rPr>
          <w:rFonts w:ascii="Times New Roman" w:hAnsi="Times New Roman" w:cs="Times New Roman"/>
          <w:i/>
          <w:color w:val="000000"/>
          <w:lang w:val="en-US"/>
        </w:rPr>
        <w:t>Pmsy</w:t>
      </w:r>
      <w:proofErr w:type="spellEnd"/>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EF49FD"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EF49FD"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92" w:author="adamsgd" w:date="2021-08-02T10:57:00Z">
        <w:r w:rsidR="0030576A" w:rsidDel="001D0B69">
          <w:rPr>
            <w:rFonts w:ascii="Times New Roman" w:hAnsi="Times New Roman" w:cs="Times New Roman"/>
            <w:lang w:val="en-GB"/>
          </w:rPr>
          <w:delText xml:space="preserve">analytically </w:delText>
        </w:r>
      </w:del>
      <w:ins w:id="93" w:author="adamsgd" w:date="2021-08-02T10:57:00Z">
        <w:r w:rsidR="001D0B69">
          <w:rPr>
            <w:rFonts w:ascii="Times New Roman" w:hAnsi="Times New Roman" w:cs="Times New Roman"/>
            <w:lang w:val="en-GB"/>
          </w:rPr>
          <w:t xml:space="preserve">numerically </w:t>
        </w:r>
      </w:ins>
      <w:r w:rsidR="0030576A">
        <w:rPr>
          <w:rFonts w:ascii="Times New Roman" w:hAnsi="Times New Roman" w:cs="Times New Roman"/>
          <w:lang w:val="en-GB"/>
        </w:rPr>
        <w:t xml:space="preserve">from </w:t>
      </w:r>
      <w:proofErr w:type="spellStart"/>
      <w:r w:rsidR="0030576A" w:rsidRPr="00FE6AB2">
        <w:rPr>
          <w:rFonts w:ascii="Times New Roman" w:hAnsi="Times New Roman" w:cs="Times New Roman"/>
          <w:i/>
          <w:lang w:val="en-GB"/>
        </w:rPr>
        <w:t>Pmsy</w:t>
      </w:r>
      <w:proofErr w:type="spellEnd"/>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EF49FD"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3EA38C2B"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w:bookmarkStart w:id="94" w:name="_Hlk89763888"/>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ins w:id="95" w:author="adamsgd" w:date="2021-12-07T10:00:00Z">
        <w:r w:rsidR="00E8506E">
          <w:rPr>
            <w:rFonts w:ascii="Times New Roman" w:hAnsi="Times New Roman" w:cs="Times New Roman"/>
            <w:lang w:val="en-US"/>
          </w:rPr>
          <w:t xml:space="preserve"> is a single </w:t>
        </w:r>
      </w:ins>
      <w:ins w:id="96" w:author="adamsgd" w:date="2021-12-07T10:03:00Z">
        <w:r w:rsidR="00E8506E">
          <w:rPr>
            <w:rFonts w:ascii="Times New Roman" w:hAnsi="Times New Roman" w:cs="Times New Roman"/>
            <w:lang w:val="en-US"/>
          </w:rPr>
          <w:t xml:space="preserve">time-invariant </w:t>
        </w:r>
      </w:ins>
      <w:ins w:id="97" w:author="adamsgd" w:date="2021-12-07T10:00:00Z">
        <w:r w:rsidR="00E8506E">
          <w:rPr>
            <w:rFonts w:ascii="Times New Roman" w:hAnsi="Times New Roman" w:cs="Times New Roman"/>
            <w:lang w:val="en-US"/>
          </w:rPr>
          <w:t>parameter that</w:t>
        </w:r>
      </w:ins>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w:t>
      </w:r>
      <w:del w:id="98" w:author="adamsgd" w:date="2021-12-07T10:03:00Z">
        <w:r w:rsidR="007A62FF" w:rsidDel="00E8506E">
          <w:rPr>
            <w:rFonts w:ascii="Times New Roman" w:hAnsi="Times New Roman" w:cs="Times New Roman"/>
            <w:lang w:val="en-US"/>
          </w:rPr>
          <w:delText>and</w:delText>
        </w:r>
        <w:r w:rsidR="00F60136" w:rsidDel="00E8506E">
          <w:rPr>
            <w:rFonts w:ascii="Times New Roman" w:hAnsi="Times New Roman" w:cs="Times New Roman"/>
            <w:lang w:val="en-US"/>
          </w:rPr>
          <w:delText xml:space="preserve"> </w:delText>
        </w:r>
      </w:del>
      <w:ins w:id="99" w:author="adamsgd" w:date="2021-12-07T10:03:00Z">
        <w:r w:rsidR="00E8506E">
          <w:rPr>
            <w:rFonts w:ascii="Times New Roman" w:hAnsi="Times New Roman" w:cs="Times New Roman"/>
            <w:lang w:val="en-US"/>
          </w:rPr>
          <w:t xml:space="preserve">from </w:t>
        </w:r>
      </w:ins>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bookmarkEnd w:id="94"/>
      <w:ins w:id="100" w:author="adamsgd" w:date="2021-12-07T10:03:00Z">
        <w:r w:rsidR="00E8506E">
          <w:rPr>
            <w:rFonts w:ascii="Times New Roman" w:eastAsiaTheme="minorEastAsia" w:hAnsi="Times New Roman" w:cs="Times New Roman"/>
            <w:lang w:val="en-GB"/>
          </w:rPr>
          <w:t xml:space="preserve">, </w:t>
        </w:r>
        <w:proofErr w:type="gramStart"/>
        <w:r w:rsidR="00E8506E">
          <w:rPr>
            <w:rFonts w:ascii="Times New Roman" w:eastAsiaTheme="minorEastAsia" w:hAnsi="Times New Roman" w:cs="Times New Roman"/>
            <w:lang w:val="en-GB"/>
          </w:rPr>
          <w:t xml:space="preserve">which </w:t>
        </w:r>
      </w:ins>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w:t>
      </w:r>
      <w:proofErr w:type="gramEnd"/>
      <w:r w:rsidR="00176241" w:rsidRPr="00326EBB">
        <w:rPr>
          <w:rFonts w:ascii="Times New Roman" w:hAnsi="Times New Roman" w:cs="Times New Roman"/>
          <w:lang w:val="en-US"/>
        </w:rPr>
        <w:t>,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EF49FD"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5E9836BA" w:rsidR="00C36156" w:rsidRDefault="00EF49FD"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ins w:id="101" w:author="adamsgd" w:date="2021-12-07T10:07:00Z">
                <w:rPr>
                  <w:rFonts w:ascii="Cambria Math" w:hAnsi="Cambria Math" w:cs="Times New Roman"/>
                  <w:lang w:val="en-GB"/>
                </w:rPr>
              </w:ins>
            </m:ctrlPr>
          </m:dPr>
          <m:e>
            <m:sSub>
              <m:sSubPr>
                <m:ctrlPr>
                  <w:ins w:id="102" w:author="adamsgd" w:date="2021-12-07T10:07:00Z">
                    <w:rPr>
                      <w:rFonts w:ascii="Cambria Math" w:hAnsi="Cambria Math" w:cs="Times New Roman"/>
                      <w:i/>
                      <w:lang w:val="en-GB"/>
                    </w:rPr>
                  </w:ins>
                </m:ctrlPr>
              </m:sSubPr>
              <m:e>
                <m:r>
                  <w:ins w:id="103" w:author="adamsgd" w:date="2021-12-07T10:07:00Z">
                    <w:rPr>
                      <w:rFonts w:ascii="Cambria Math" w:hAnsi="Cambria Math" w:cs="Times New Roman"/>
                      <w:lang w:val="en-GB"/>
                    </w:rPr>
                    <m:t>N</m:t>
                  </w:ins>
                </m:r>
              </m:e>
              <m:sub>
                <m:r>
                  <w:ins w:id="104" w:author="adamsgd" w:date="2021-12-07T10:07:00Z">
                    <w:rPr>
                      <w:rFonts w:ascii="Cambria Math" w:hAnsi="Cambria Math" w:cs="Times New Roman"/>
                      <w:lang w:val="en-GB"/>
                    </w:rPr>
                    <m:t>c</m:t>
                  </w:ins>
                </m:r>
              </m:sub>
            </m:sSub>
            <m:r>
              <w:ins w:id="105" w:author="adamsgd" w:date="2021-12-07T10:07:00Z">
                <w:rPr>
                  <w:rFonts w:ascii="Cambria Math" w:hAnsi="Cambria Math" w:cs="Times New Roman"/>
                  <w:lang w:val="en-GB"/>
                </w:rPr>
                <m:t xml:space="preserve">, </m:t>
              </w:ins>
            </m:r>
            <m:sSub>
              <m:sSubPr>
                <m:ctrlPr>
                  <w:ins w:id="106" w:author="adamsgd" w:date="2021-12-07T10:07:00Z">
                    <w:rPr>
                      <w:rFonts w:ascii="Cambria Math" w:hAnsi="Cambria Math" w:cs="Times New Roman"/>
                      <w:i/>
                      <w:lang w:val="en-GB"/>
                    </w:rPr>
                  </w:ins>
                </m:ctrlPr>
              </m:sSubPr>
              <m:e>
                <m:r>
                  <w:ins w:id="107" w:author="adamsgd" w:date="2021-12-07T10:07:00Z">
                    <w:rPr>
                      <w:rFonts w:ascii="Cambria Math" w:hAnsi="Cambria Math" w:cs="Times New Roman"/>
                      <w:lang w:val="en-GB"/>
                    </w:rPr>
                    <m:t>N</m:t>
                  </w:ins>
                </m:r>
              </m:e>
              <m:sub>
                <m:r>
                  <w:ins w:id="108" w:author="adamsgd" w:date="2021-12-07T10:07:00Z">
                    <w:rPr>
                      <w:rFonts w:ascii="Cambria Math" w:hAnsi="Cambria Math" w:cs="Times New Roman"/>
                      <w:lang w:val="en-GB"/>
                    </w:rPr>
                    <m:t>y</m:t>
                  </w:ins>
                </m:r>
              </m:sub>
            </m:sSub>
            <m:r>
              <w:ins w:id="109" w:author="adamsgd" w:date="2021-12-07T10:07:00Z">
                <w:rPr>
                  <w:rFonts w:ascii="Cambria Math" w:hAnsi="Cambria Math" w:cs="Times New Roman"/>
                  <w:lang w:val="en-GB"/>
                </w:rPr>
                <m:t>+f</m:t>
              </w:ins>
            </m:r>
            <m:d>
              <m:dPr>
                <m:ctrlPr>
                  <w:ins w:id="110" w:author="adamsgd" w:date="2021-12-07T10:07:00Z">
                    <w:rPr>
                      <w:rFonts w:ascii="Cambria Math" w:hAnsi="Cambria Math" w:cs="Times New Roman"/>
                      <w:i/>
                      <w:lang w:val="en-GB"/>
                    </w:rPr>
                  </w:ins>
                </m:ctrlPr>
              </m:dPr>
              <m:e>
                <m:sSub>
                  <m:sSubPr>
                    <m:ctrlPr>
                      <w:ins w:id="111" w:author="adamsgd" w:date="2021-12-07T10:07:00Z">
                        <w:rPr>
                          <w:rFonts w:ascii="Cambria Math" w:hAnsi="Cambria Math" w:cs="Times New Roman"/>
                          <w:i/>
                          <w:lang w:val="en-GB"/>
                        </w:rPr>
                      </w:ins>
                    </m:ctrlPr>
                  </m:sSubPr>
                  <m:e>
                    <m:r>
                      <w:ins w:id="112" w:author="adamsgd" w:date="2021-12-07T10:07:00Z">
                        <w:rPr>
                          <w:rFonts w:ascii="Cambria Math" w:hAnsi="Cambria Math" w:cs="Times New Roman"/>
                          <w:lang w:val="en-GB"/>
                        </w:rPr>
                        <m:t>N</m:t>
                      </w:ins>
                    </m:r>
                  </m:e>
                  <m:sub>
                    <m:r>
                      <w:ins w:id="113" w:author="adamsgd" w:date="2021-12-07T10:07:00Z">
                        <w:rPr>
                          <w:rFonts w:ascii="Cambria Math" w:hAnsi="Cambria Math" w:cs="Times New Roman"/>
                          <w:lang w:val="en-GB"/>
                        </w:rPr>
                        <m:t>y</m:t>
                      </w:ins>
                    </m:r>
                  </m:sub>
                </m:sSub>
              </m:e>
            </m:d>
            <m:r>
              <w:ins w:id="114" w:author="adamsgd" w:date="2021-12-07T10:07:00Z">
                <w:rPr>
                  <w:rFonts w:ascii="Cambria Math" w:eastAsiaTheme="minorEastAsia" w:hAnsi="Cambria Math" w:cs="Times New Roman"/>
                  <w:lang w:val="en-GB"/>
                </w:rPr>
                <m:t>-</m:t>
              </w:ins>
            </m:r>
            <m:sSub>
              <m:sSubPr>
                <m:ctrlPr>
                  <w:ins w:id="115" w:author="adamsgd" w:date="2021-12-07T10:07:00Z">
                    <w:rPr>
                      <w:rFonts w:ascii="Cambria Math" w:eastAsiaTheme="minorEastAsia" w:hAnsi="Cambria Math" w:cs="Times New Roman"/>
                      <w:i/>
                      <w:lang w:val="en-GB"/>
                    </w:rPr>
                  </w:ins>
                </m:ctrlPr>
              </m:sSubPr>
              <m:e>
                <m:r>
                  <w:ins w:id="116" w:author="adamsgd" w:date="2021-12-07T10:07:00Z">
                    <w:rPr>
                      <w:rFonts w:ascii="Cambria Math" w:eastAsiaTheme="minorEastAsia" w:hAnsi="Cambria Math" w:cs="Times New Roman"/>
                      <w:lang w:val="en-GB"/>
                    </w:rPr>
                    <m:t>C</m:t>
                  </w:ins>
                </m:r>
              </m:e>
              <m:sub>
                <m:r>
                  <w:ins w:id="117" w:author="adamsgd" w:date="2021-12-07T10:07:00Z">
                    <w:rPr>
                      <w:rFonts w:ascii="Cambria Math" w:eastAsiaTheme="minorEastAsia" w:hAnsi="Cambria Math" w:cs="Times New Roman"/>
                      <w:lang w:val="en-GB"/>
                    </w:rPr>
                    <m:t>y</m:t>
                  </w:ins>
                </m:r>
              </m:sub>
            </m:sSub>
            <m:r>
              <w:ins w:id="118" w:author="adamsgd" w:date="2021-12-07T10:07:00Z">
                <w:rPr>
                  <w:rFonts w:ascii="Cambria Math" w:eastAsiaTheme="minorEastAsia" w:hAnsi="Cambria Math" w:cs="Times New Roman"/>
                  <w:lang w:val="en-GB"/>
                </w:rPr>
                <m:t>*</m:t>
              </w:ins>
            </m:r>
            <m:sSub>
              <m:sSubPr>
                <m:ctrlPr>
                  <w:ins w:id="119" w:author="adamsgd" w:date="2021-12-07T10:07:00Z">
                    <w:rPr>
                      <w:rFonts w:ascii="Cambria Math" w:eastAsiaTheme="minorEastAsia" w:hAnsi="Cambria Math" w:cs="Times New Roman"/>
                      <w:i/>
                      <w:lang w:val="en-GB"/>
                    </w:rPr>
                  </w:ins>
                </m:ctrlPr>
              </m:sSubPr>
              <m:e>
                <m:r>
                  <w:ins w:id="120" w:author="adamsgd" w:date="2021-12-07T10:07:00Z">
                    <w:rPr>
                      <w:rFonts w:ascii="Cambria Math" w:eastAsiaTheme="minorEastAsia" w:hAnsi="Cambria Math" w:cs="Times New Roman"/>
                      <w:lang w:val="en-GB"/>
                    </w:rPr>
                    <m:t>SLR</m:t>
                  </w:ins>
                </m:r>
              </m:e>
              <m:sub>
                <m:r>
                  <w:ins w:id="121" w:author="adamsgd" w:date="2021-12-07T10:07:00Z">
                    <w:rPr>
                      <w:rFonts w:ascii="Cambria Math" w:eastAsiaTheme="minorEastAsia" w:hAnsi="Cambria Math" w:cs="Times New Roman"/>
                      <w:lang w:val="en-GB"/>
                    </w:rPr>
                    <m:t>y</m:t>
                  </w:ins>
                </m:r>
              </m:sub>
            </m:sSub>
          </m:e>
        </m:d>
        <m:d>
          <m:dPr>
            <m:begChr m:val="{"/>
            <m:endChr m:val=""/>
            <m:ctrlPr>
              <w:del w:id="122" w:author="adamsgd" w:date="2021-12-07T10:07:00Z">
                <w:rPr>
                  <w:rFonts w:ascii="Cambria Math" w:hAnsi="Cambria Math" w:cs="Times New Roman"/>
                  <w:lang w:val="en-GB"/>
                </w:rPr>
              </w:del>
            </m:ctrlPr>
          </m:dPr>
          <m:e>
            <m:r>
              <w:del w:id="123" w:author="adamsgd" w:date="2021-08-02T11:01:00Z">
                <w:rPr>
                  <w:rFonts w:ascii="Cambria Math" w:hAnsi="Cambria Math" w:cs="Times New Roman"/>
                  <w:lang w:val="en-GB"/>
                </w:rPr>
                <m:t>0</m:t>
              </w:del>
            </m:r>
            <m:r>
              <w:del w:id="124" w:author="adamsgd" w:date="2021-12-07T10:07:00Z">
                <w:rPr>
                  <w:rFonts w:ascii="Cambria Math" w:hAnsi="Cambria Math" w:cs="Times New Roman"/>
                  <w:lang w:val="en-GB"/>
                </w:rPr>
                <m:t xml:space="preserve">, </m:t>
              </w:del>
            </m:r>
            <m:sSub>
              <m:sSubPr>
                <m:ctrlPr>
                  <w:del w:id="125" w:author="adamsgd" w:date="2021-12-07T10:07:00Z">
                    <w:rPr>
                      <w:rFonts w:ascii="Cambria Math" w:hAnsi="Cambria Math" w:cs="Times New Roman"/>
                      <w:i/>
                      <w:lang w:val="en-GB"/>
                    </w:rPr>
                  </w:del>
                </m:ctrlPr>
              </m:sSubPr>
              <m:e>
                <m:r>
                  <w:del w:id="126" w:author="adamsgd" w:date="2021-12-07T10:07:00Z">
                    <w:rPr>
                      <w:rFonts w:ascii="Cambria Math" w:hAnsi="Cambria Math" w:cs="Times New Roman"/>
                      <w:lang w:val="en-GB"/>
                    </w:rPr>
                    <m:t>N</m:t>
                  </w:del>
                </m:r>
              </m:e>
              <m:sub>
                <m:r>
                  <w:del w:id="127" w:author="adamsgd" w:date="2021-12-07T10:07:00Z">
                    <w:rPr>
                      <w:rFonts w:ascii="Cambria Math" w:hAnsi="Cambria Math" w:cs="Times New Roman"/>
                      <w:lang w:val="en-GB"/>
                    </w:rPr>
                    <m:t>y</m:t>
                  </w:del>
                </m:r>
              </m:sub>
            </m:sSub>
            <m:r>
              <w:del w:id="128" w:author="adamsgd" w:date="2021-12-07T10:07:00Z">
                <w:rPr>
                  <w:rFonts w:ascii="Cambria Math" w:hAnsi="Cambria Math" w:cs="Times New Roman"/>
                  <w:lang w:val="en-GB"/>
                </w:rPr>
                <m:t>+f</m:t>
              </w:del>
            </m:r>
            <m:d>
              <m:dPr>
                <m:ctrlPr>
                  <w:del w:id="129" w:author="adamsgd" w:date="2021-12-07T10:07:00Z">
                    <w:rPr>
                      <w:rFonts w:ascii="Cambria Math" w:hAnsi="Cambria Math" w:cs="Times New Roman"/>
                      <w:i/>
                      <w:lang w:val="en-GB"/>
                    </w:rPr>
                  </w:del>
                </m:ctrlPr>
              </m:dPr>
              <m:e>
                <m:sSub>
                  <m:sSubPr>
                    <m:ctrlPr>
                      <w:del w:id="130" w:author="adamsgd" w:date="2021-12-07T10:07:00Z">
                        <w:rPr>
                          <w:rFonts w:ascii="Cambria Math" w:hAnsi="Cambria Math" w:cs="Times New Roman"/>
                          <w:i/>
                          <w:lang w:val="en-GB"/>
                        </w:rPr>
                      </w:del>
                    </m:ctrlPr>
                  </m:sSubPr>
                  <m:e>
                    <m:r>
                      <w:del w:id="131" w:author="adamsgd" w:date="2021-12-07T10:07:00Z">
                        <w:rPr>
                          <w:rFonts w:ascii="Cambria Math" w:hAnsi="Cambria Math" w:cs="Times New Roman"/>
                          <w:lang w:val="en-GB"/>
                        </w:rPr>
                        <m:t>N</m:t>
                      </w:del>
                    </m:r>
                  </m:e>
                  <m:sub>
                    <m:r>
                      <w:del w:id="132" w:author="adamsgd" w:date="2021-12-07T10:07:00Z">
                        <w:rPr>
                          <w:rFonts w:ascii="Cambria Math" w:hAnsi="Cambria Math" w:cs="Times New Roman"/>
                          <w:lang w:val="en-GB"/>
                        </w:rPr>
                        <m:t>y</m:t>
                      </w:del>
                    </m:r>
                  </m:sub>
                </m:sSub>
              </m:e>
            </m:d>
            <m:r>
              <w:del w:id="133" w:author="adamsgd" w:date="2021-12-07T10:07:00Z">
                <w:rPr>
                  <w:rFonts w:ascii="Cambria Math" w:eastAsiaTheme="minorEastAsia" w:hAnsi="Cambria Math" w:cs="Times New Roman"/>
                  <w:lang w:val="en-GB"/>
                </w:rPr>
                <m:t>-</m:t>
              </w:del>
            </m:r>
            <m:sSub>
              <m:sSubPr>
                <m:ctrlPr>
                  <w:del w:id="134" w:author="adamsgd" w:date="2021-12-07T10:07:00Z">
                    <w:rPr>
                      <w:rFonts w:ascii="Cambria Math" w:eastAsiaTheme="minorEastAsia" w:hAnsi="Cambria Math" w:cs="Times New Roman"/>
                      <w:i/>
                      <w:lang w:val="en-GB"/>
                    </w:rPr>
                  </w:del>
                </m:ctrlPr>
              </m:sSubPr>
              <m:e>
                <m:r>
                  <w:del w:id="135" w:author="adamsgd" w:date="2021-12-07T10:07:00Z">
                    <w:rPr>
                      <w:rFonts w:ascii="Cambria Math" w:eastAsiaTheme="minorEastAsia" w:hAnsi="Cambria Math" w:cs="Times New Roman"/>
                      <w:lang w:val="en-GB"/>
                    </w:rPr>
                    <m:t>C</m:t>
                  </w:del>
                </m:r>
              </m:e>
              <m:sub>
                <m:r>
                  <w:del w:id="136" w:author="adamsgd" w:date="2021-12-07T10:07:00Z">
                    <w:rPr>
                      <w:rFonts w:ascii="Cambria Math" w:eastAsiaTheme="minorEastAsia" w:hAnsi="Cambria Math" w:cs="Times New Roman"/>
                      <w:lang w:val="en-GB"/>
                    </w:rPr>
                    <m:t>y</m:t>
                  </w:del>
                </m:r>
              </m:sub>
            </m:sSub>
            <m:r>
              <w:del w:id="137" w:author="adamsgd" w:date="2021-12-07T10:07:00Z">
                <w:rPr>
                  <w:rFonts w:ascii="Cambria Math" w:eastAsiaTheme="minorEastAsia" w:hAnsi="Cambria Math" w:cs="Times New Roman"/>
                  <w:lang w:val="en-GB"/>
                </w:rPr>
                <m:t>*</m:t>
              </w:del>
            </m:r>
            <m:sSub>
              <m:sSubPr>
                <m:ctrlPr>
                  <w:del w:id="138" w:author="adamsgd" w:date="2021-12-07T10:07:00Z">
                    <w:rPr>
                      <w:rFonts w:ascii="Cambria Math" w:eastAsiaTheme="minorEastAsia" w:hAnsi="Cambria Math" w:cs="Times New Roman"/>
                      <w:i/>
                      <w:lang w:val="en-GB"/>
                    </w:rPr>
                  </w:del>
                </m:ctrlPr>
              </m:sSubPr>
              <m:e>
                <m:r>
                  <w:del w:id="139" w:author="adamsgd" w:date="2021-12-07T10:07:00Z">
                    <w:rPr>
                      <w:rFonts w:ascii="Cambria Math" w:eastAsiaTheme="minorEastAsia" w:hAnsi="Cambria Math" w:cs="Times New Roman"/>
                      <w:lang w:val="en-GB"/>
                    </w:rPr>
                    <m:t>SLR</m:t>
                  </w:del>
                </m:r>
              </m:e>
              <m:sub>
                <m:r>
                  <w:del w:id="140" w:author="adamsgd" w:date="2021-12-07T10:07:00Z">
                    <w:rPr>
                      <w:rFonts w:ascii="Cambria Math" w:eastAsiaTheme="minorEastAsia" w:hAnsi="Cambria Math" w:cs="Times New Roman"/>
                      <w:lang w:val="en-GB"/>
                    </w:rPr>
                    <m:t>y</m:t>
                  </w:del>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20A7B754" w:rsidR="00683569" w:rsidRDefault="00EF49FD"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141" w:author="adamsgd"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142" w:author="adamsgd"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143" w:author="adamsgd" w:date="2021-08-02T10:59:00Z">
            <w:rPr>
              <w:rFonts w:ascii="Cambria Math" w:eastAsiaTheme="minorEastAsia" w:hAnsi="Cambria Math" w:cs="Times New Roman"/>
              <w:lang w:val="en-GB"/>
            </w:rPr>
            <m:t>,</m:t>
          </w:del>
        </m:r>
        <m:r>
          <w:ins w:id="144" w:author="adamsgd" w:date="2021-08-02T11:05:00Z">
            <w:rPr>
              <w:rFonts w:ascii="Cambria Math" w:eastAsiaTheme="minorEastAsia" w:hAnsi="Cambria Math" w:cs="Times New Roman"/>
              <w:lang w:val="en-GB"/>
            </w:rPr>
            <m:t>-</m:t>
          </w:ins>
        </m:r>
        <m:r>
          <w:del w:id="145" w:author="adamsgd"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5A2047B7" w:rsidR="007A22E6" w:rsidRDefault="00D81D66">
      <w:pPr>
        <w:spacing w:after="0" w:line="360" w:lineRule="auto"/>
        <w:rPr>
          <w:rFonts w:ascii="Times New Roman" w:eastAsiaTheme="minorEastAsia" w:hAnsi="Times New Roman" w:cs="Times New Roman"/>
          <w:lang w:val="en-GB"/>
        </w:rPr>
        <w:pPrChange w:id="146" w:author="adamsgd" w:date="2021-08-02T11:02:00Z">
          <w:pPr>
            <w:spacing w:after="0" w:line="360" w:lineRule="auto"/>
            <w:ind w:firstLine="284"/>
          </w:pPr>
        </w:pPrChange>
      </w:pPr>
      <w:ins w:id="147" w:author="adamsgd" w:date="2021-08-02T11:02:00Z">
        <w:r>
          <w:rPr>
            <w:rFonts w:ascii="Times New Roman" w:hAnsi="Times New Roman" w:cs="Times New Roman"/>
            <w:color w:val="000000"/>
            <w:lang w:val="en-GB"/>
          </w:rPr>
          <w:t xml:space="preserve">where </w:t>
        </w:r>
      </w:ins>
      <m:oMath>
        <m:sSub>
          <m:sSubPr>
            <m:ctrlPr>
              <w:ins w:id="148" w:author="adamsgd" w:date="2021-08-02T11:02:00Z">
                <w:rPr>
                  <w:rFonts w:ascii="Cambria Math" w:hAnsi="Cambria Math" w:cs="Times New Roman"/>
                  <w:i/>
                  <w:lang w:val="en-GB"/>
                </w:rPr>
              </w:ins>
            </m:ctrlPr>
          </m:sSubPr>
          <m:e>
            <m:r>
              <w:ins w:id="149" w:author="adamsgd" w:date="2021-08-02T11:02:00Z">
                <w:rPr>
                  <w:rFonts w:ascii="Cambria Math" w:hAnsi="Cambria Math" w:cs="Times New Roman"/>
                  <w:lang w:val="en-GB"/>
                </w:rPr>
                <m:t>N</m:t>
              </w:ins>
            </m:r>
          </m:e>
          <m:sub>
            <m:r>
              <w:ins w:id="150" w:author="adamsgd" w:date="2021-08-02T11:02:00Z">
                <w:rPr>
                  <w:rFonts w:ascii="Cambria Math" w:hAnsi="Cambria Math" w:cs="Times New Roman"/>
                  <w:lang w:val="en-GB"/>
                </w:rPr>
                <m:t>c</m:t>
              </w:ins>
            </m:r>
          </m:sub>
        </m:sSub>
      </m:oMath>
      <w:ins w:id="151" w:author="adamsgd" w:date="2021-08-02T11:02:00Z">
        <w:r>
          <w:rPr>
            <w:rFonts w:ascii="Times New Roman" w:eastAsiaTheme="minorEastAsia" w:hAnsi="Times New Roman" w:cs="Times New Roman"/>
            <w:lang w:val="en-GB"/>
          </w:rPr>
          <w:t xml:space="preserve"> is a constraint on the minimum abundance of SRW</w:t>
        </w:r>
      </w:ins>
      <w:ins w:id="152" w:author="adamsgd" w:date="2021-08-02T11:03:00Z">
        <w:r>
          <w:rPr>
            <w:rFonts w:ascii="Times New Roman" w:eastAsiaTheme="minorEastAsia" w:hAnsi="Times New Roman" w:cs="Times New Roman"/>
            <w:lang w:val="en-GB"/>
          </w:rPr>
          <w:t xml:space="preserve"> (described below)</w:t>
        </w:r>
      </w:ins>
      <w:ins w:id="153" w:author="adamsgd" w:date="2021-08-02T11:02:00Z">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ins w:id="154" w:author="Grant Adams" w:date="2021-11-24T08:03:00Z">
        <w:r w:rsidR="00853E69">
          <w:rPr>
            <w:rFonts w:ascii="Times New Roman" w:eastAsiaTheme="minorEastAsia" w:hAnsi="Times New Roman" w:cs="Times New Roman"/>
            <w:color w:val="000000"/>
            <w:lang w:val="en-GB"/>
          </w:rPr>
          <w:t xml:space="preserve"> and</w:t>
        </w:r>
      </w:ins>
      <w:ins w:id="155" w:author="Grant Adams" w:date="2021-11-24T08:04:00Z">
        <w:r w:rsidR="00853E69">
          <w:rPr>
            <w:rFonts w:ascii="Times New Roman" w:eastAsiaTheme="minorEastAsia" w:hAnsi="Times New Roman" w:cs="Times New Roman"/>
            <w:color w:val="000000"/>
            <w:lang w:val="en-GB"/>
          </w:rPr>
          <w:t xml:space="preserve"> a parameter that</w:t>
        </w:r>
      </w:ins>
      <w:ins w:id="156" w:author="Grant Adams" w:date="2021-11-24T08:03:00Z">
        <w:r w:rsidR="00853E69">
          <w:rPr>
            <w:rFonts w:ascii="Times New Roman" w:eastAsiaTheme="minorEastAsia" w:hAnsi="Times New Roman" w:cs="Times New Roman"/>
            <w:color w:val="000000"/>
            <w:lang w:val="en-GB"/>
          </w:rPr>
          <w:t xml:space="preserve"> </w:t>
        </w:r>
        <w:r w:rsidR="00853E69">
          <w:rPr>
            <w:rFonts w:ascii="Times New Roman" w:eastAsiaTheme="minorEastAsia" w:hAnsi="Times New Roman" w:cs="Times New Roman"/>
            <w:lang w:val="en-GB"/>
          </w:rPr>
          <w:t>determines the level of density-dependence in catchability</w:t>
        </w:r>
      </w:ins>
      <w:ins w:id="157" w:author="Grant Adams" w:date="2021-11-24T08:04:00Z">
        <w:r w:rsidR="00853E69">
          <w:rPr>
            <w:rFonts w:ascii="Times New Roman" w:eastAsiaTheme="minorEastAsia" w:hAnsi="Times New Roman" w:cs="Times New Roman"/>
            <w:lang w:val="en-GB"/>
          </w:rPr>
          <w:t xml:space="preserve"> (</w:t>
        </w:r>
      </w:ins>
      <m:oMath>
        <m:r>
          <w:ins w:id="158" w:author="Grant Adams" w:date="2021-11-24T08:04:00Z">
            <w:rPr>
              <w:rFonts w:ascii="Cambria Math" w:hAnsi="Cambria Math" w:cs="Times New Roman"/>
              <w:lang w:val="en-GB"/>
            </w:rPr>
            <m:t>β</m:t>
          </w:ins>
        </m:r>
      </m:oMath>
      <w:ins w:id="159" w:author="Grant Adams" w:date="2021-11-24T08:04:00Z">
        <w:r w:rsidR="00853E69">
          <w:rPr>
            <w:rFonts w:ascii="Times New Roman" w:eastAsiaTheme="minorEastAsia" w:hAnsi="Times New Roman" w:cs="Times New Roman"/>
            <w:lang w:val="en-GB"/>
          </w:rPr>
          <w:t>)</w:t>
        </w:r>
      </w:ins>
      <w:r w:rsidR="00C36156" w:rsidRPr="00432CB8">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488961FA" w:rsidR="007A22E6" w:rsidRPr="00D50E7F" w:rsidRDefault="00EF49FD">
      <w:pPr>
        <w:autoSpaceDE w:val="0"/>
        <w:autoSpaceDN w:val="0"/>
        <w:adjustRightInd w:val="0"/>
        <w:spacing w:after="0" w:line="360" w:lineRule="auto"/>
        <w:rPr>
          <w:rFonts w:ascii="Times New Roman" w:eastAsiaTheme="minorEastAsia" w:hAnsi="Times New Roman" w:cs="Times New Roman"/>
          <w:iCs/>
          <w:lang w:val="en-GB"/>
        </w:rPr>
        <w:pPrChange w:id="160" w:author="Grant Adams" w:date="2021-11-24T08:02:00Z">
          <w:pPr>
            <w:spacing w:after="0" w:line="360" w:lineRule="auto"/>
            <w:jc w:val="center"/>
          </w:pPr>
        </w:pPrChange>
      </w:pPr>
      <m:oMath>
        <m:sSub>
          <m:sSubPr>
            <m:ctrlPr>
              <w:ins w:id="161" w:author="Grant Adams" w:date="2021-11-24T08:02:00Z">
                <w:rPr>
                  <w:rFonts w:ascii="Cambria Math" w:hAnsi="Cambria Math" w:cs="Times New Roman"/>
                  <w:b/>
                  <w:i/>
                  <w:lang w:val="en-GB"/>
                </w:rPr>
              </w:ins>
            </m:ctrlPr>
          </m:sSubPr>
          <m:e>
            <m:d>
              <m:dPr>
                <m:begChr m:val=""/>
                <m:endChr m:val="|"/>
                <m:ctrlPr>
                  <w:ins w:id="162" w:author="Grant Adams" w:date="2021-11-24T08:02:00Z">
                    <w:rPr>
                      <w:rFonts w:ascii="Cambria Math" w:hAnsi="Cambria Math" w:cs="Times New Roman"/>
                      <w:b/>
                      <w:i/>
                      <w:lang w:val="en-GB"/>
                    </w:rPr>
                  </w:ins>
                </m:ctrlPr>
              </m:dPr>
              <m:e>
                <m:sSub>
                  <m:sSubPr>
                    <m:ctrlPr>
                      <w:ins w:id="163" w:author="Grant Adams" w:date="2021-11-24T08:02:00Z">
                        <w:rPr>
                          <w:rFonts w:ascii="Cambria Math" w:hAnsi="Cambria Math" w:cs="Times New Roman"/>
                          <w:b/>
                          <w:i/>
                          <w:lang w:val="en-GB"/>
                        </w:rPr>
                      </w:ins>
                    </m:ctrlPr>
                  </m:sSubPr>
                  <m:e>
                    <m:r>
                      <w:ins w:id="164" w:author="Grant Adams" w:date="2021-11-24T08:02:00Z">
                        <m:rPr>
                          <m:sty m:val="bi"/>
                        </m:rPr>
                        <w:rPr>
                          <w:rFonts w:ascii="Cambria Math" w:hAnsi="Cambria Math" w:cs="Times New Roman"/>
                          <w:lang w:val="en-GB"/>
                        </w:rPr>
                        <m:t>A</m:t>
                      </w:ins>
                    </m:r>
                  </m:e>
                  <m:sub>
                    <m:r>
                      <w:ins w:id="165" w:author="Grant Adams" w:date="2021-11-24T08:02:00Z">
                        <m:rPr>
                          <m:sty m:val="bi"/>
                        </m:rPr>
                        <w:rPr>
                          <w:rFonts w:ascii="Cambria Math" w:hAnsi="Cambria Math" w:cs="Times New Roman"/>
                          <w:lang w:val="en-GB"/>
                        </w:rPr>
                        <m:t>y</m:t>
                      </w:ins>
                    </m:r>
                  </m:sub>
                </m:sSub>
              </m:e>
            </m:d>
            <m:r>
              <w:ins w:id="166" w:author="Grant Adams" w:date="2021-11-24T08:02:00Z">
                <m:rPr>
                  <m:sty m:val="bi"/>
                </m:rPr>
                <w:rPr>
                  <w:rFonts w:ascii="Cambria Math" w:hAnsi="Cambria Math" w:cs="Times New Roman"/>
                  <w:lang w:val="en-GB"/>
                </w:rPr>
                <m:t>N</m:t>
              </w:ins>
            </m:r>
          </m:e>
          <m:sub>
            <m:r>
              <w:ins w:id="167" w:author="Grant Adams" w:date="2021-11-24T08:02:00Z">
                <m:rPr>
                  <m:sty m:val="bi"/>
                </m:rPr>
                <w:rPr>
                  <w:rFonts w:ascii="Cambria Math" w:hAnsi="Cambria Math" w:cs="Times New Roman"/>
                  <w:lang w:val="en-GB"/>
                </w:rPr>
                <m:t>y</m:t>
              </w:ins>
            </m:r>
          </m:sub>
        </m:sSub>
        <m:r>
          <w:ins w:id="168" w:author="Grant Adams" w:date="2021-11-24T08:02:00Z">
            <w:rPr>
              <w:rFonts w:ascii="Cambria Math" w:hAnsi="Cambria Math" w:cs="Times New Roman"/>
              <w:lang w:val="en-GB"/>
            </w:rPr>
            <m:t xml:space="preserve">,q,β, </m:t>
          </w:ins>
        </m:r>
        <m:r>
          <w:ins w:id="169" w:author="Grant Adams" w:date="2021-11-24T08:02:00Z">
            <m:rPr>
              <m:sty m:val="bi"/>
            </m:rPr>
            <w:rPr>
              <w:rFonts w:ascii="Cambria Math" w:hAnsi="Cambria Math" w:cs="Times New Roman"/>
              <w:lang w:val="en-GB"/>
            </w:rPr>
            <m:t>Σ</m:t>
          </w:ins>
        </m:r>
        <m:r>
          <w:ins w:id="170" w:author="Grant Adams" w:date="2021-11-24T08:02:00Z">
            <w:rPr>
              <w:rFonts w:ascii="Cambria Math" w:hAnsi="Cambria Math" w:cs="Times New Roman"/>
              <w:lang w:val="en-GB"/>
            </w:rPr>
            <m:t xml:space="preserve"> ~</m:t>
          </w:ins>
        </m:r>
        <m:r>
          <w:ins w:id="171" w:author="Grant Adams" w:date="2021-11-24T08:02:00Z">
            <m:rPr>
              <m:sty m:val="p"/>
            </m:rPr>
            <w:rPr>
              <w:rFonts w:ascii="Cambria Math" w:eastAsiaTheme="minorEastAsia" w:hAnsi="Cambria Math" w:cs="Times New Roman"/>
              <w:lang w:val="en-GB"/>
            </w:rPr>
            <m:t xml:space="preserve">  log-normal</m:t>
          </w:ins>
        </m:r>
        <m:d>
          <m:dPr>
            <m:ctrlPr>
              <w:ins w:id="172" w:author="Grant Adams" w:date="2021-11-24T08:02:00Z">
                <w:rPr>
                  <w:rFonts w:ascii="Cambria Math" w:eastAsiaTheme="minorEastAsia" w:hAnsi="Cambria Math" w:cs="Times New Roman"/>
                  <w:iCs/>
                  <w:lang w:val="en-GB"/>
                </w:rPr>
              </w:ins>
            </m:ctrlPr>
          </m:dPr>
          <m:e>
            <m:r>
              <w:ins w:id="173" w:author="Grant Adams" w:date="2021-11-24T08:02:00Z">
                <m:rPr>
                  <m:sty m:val="p"/>
                </m:rPr>
                <w:rPr>
                  <w:rFonts w:ascii="Cambria Math" w:eastAsiaTheme="minorEastAsia" w:hAnsi="Cambria Math" w:cs="Times New Roman"/>
                  <w:lang w:val="en-GB"/>
                </w:rPr>
                <m:t>log</m:t>
              </w:ins>
            </m:r>
            <m:d>
              <m:dPr>
                <m:begChr m:val="["/>
                <m:endChr m:val="]"/>
                <m:ctrlPr>
                  <w:ins w:id="174" w:author="Grant Adams" w:date="2021-11-24T08:02:00Z">
                    <w:rPr>
                      <w:rFonts w:ascii="Cambria Math" w:hAnsi="Cambria Math" w:cs="Times New Roman"/>
                      <w:i/>
                      <w:lang w:val="en-GB"/>
                    </w:rPr>
                  </w:ins>
                </m:ctrlPr>
              </m:dPr>
              <m:e>
                <m:sSup>
                  <m:sSupPr>
                    <m:ctrlPr>
                      <w:ins w:id="175" w:author="Grant Adams" w:date="2021-11-24T08:02:00Z">
                        <w:rPr>
                          <w:rFonts w:ascii="Cambria Math" w:hAnsi="Cambria Math" w:cs="Times New Roman"/>
                          <w:i/>
                          <w:lang w:val="en-GB"/>
                        </w:rPr>
                      </w:ins>
                    </m:ctrlPr>
                  </m:sSupPr>
                  <m:e>
                    <m:r>
                      <w:ins w:id="176" w:author="Grant Adams" w:date="2021-11-24T08:02:00Z">
                        <w:rPr>
                          <w:rFonts w:ascii="Cambria Math" w:hAnsi="Cambria Math" w:cs="Times New Roman"/>
                          <w:lang w:val="en-GB"/>
                        </w:rPr>
                        <m:t>q</m:t>
                      </w:ins>
                    </m:r>
                    <m:sSub>
                      <m:sSubPr>
                        <m:ctrlPr>
                          <w:ins w:id="177" w:author="Grant Adams" w:date="2021-11-24T08:02:00Z">
                            <w:rPr>
                              <w:rFonts w:ascii="Cambria Math" w:hAnsi="Cambria Math" w:cs="Times New Roman"/>
                              <w:b/>
                              <w:i/>
                              <w:lang w:val="en-GB"/>
                            </w:rPr>
                          </w:ins>
                        </m:ctrlPr>
                      </m:sSubPr>
                      <m:e>
                        <m:r>
                          <w:ins w:id="178" w:author="Grant Adams" w:date="2021-11-24T08:02:00Z">
                            <m:rPr>
                              <m:sty m:val="bi"/>
                            </m:rPr>
                            <w:rPr>
                              <w:rFonts w:ascii="Cambria Math" w:hAnsi="Cambria Math" w:cs="Times New Roman"/>
                              <w:lang w:val="en-GB"/>
                            </w:rPr>
                            <m:t>N</m:t>
                          </w:ins>
                        </m:r>
                      </m:e>
                      <m:sub>
                        <m:r>
                          <w:ins w:id="179" w:author="Grant Adams" w:date="2021-11-24T08:02:00Z">
                            <m:rPr>
                              <m:sty m:val="bi"/>
                            </m:rPr>
                            <w:rPr>
                              <w:rFonts w:ascii="Cambria Math" w:hAnsi="Cambria Math" w:cs="Times New Roman"/>
                              <w:lang w:val="en-GB"/>
                            </w:rPr>
                            <m:t>y</m:t>
                          </w:ins>
                        </m:r>
                      </m:sub>
                    </m:sSub>
                  </m:e>
                  <m:sup>
                    <m:r>
                      <w:ins w:id="180" w:author="Grant Adams" w:date="2021-11-24T08:02:00Z">
                        <w:rPr>
                          <w:rFonts w:ascii="Cambria Math" w:hAnsi="Cambria Math" w:cs="Times New Roman"/>
                          <w:lang w:val="en-GB"/>
                        </w:rPr>
                        <m:t>1+β</m:t>
                      </w:ins>
                    </m:r>
                  </m:sup>
                </m:sSup>
              </m:e>
            </m:d>
            <m:r>
              <w:ins w:id="181" w:author="Grant Adams" w:date="2021-11-24T08:02:00Z">
                <w:rPr>
                  <w:rFonts w:ascii="Cambria Math" w:hAnsi="Cambria Math" w:cs="Times New Roman"/>
                  <w:lang w:val="en-GB"/>
                </w:rPr>
                <m:t>,</m:t>
              </w:ins>
            </m:r>
            <m:r>
              <w:ins w:id="182" w:author="Grant Adams" w:date="2021-11-24T08:02:00Z">
                <m:rPr>
                  <m:sty m:val="bi"/>
                </m:rPr>
                <w:rPr>
                  <w:rFonts w:ascii="Cambria Math" w:hAnsi="Cambria Math" w:cs="Times New Roman"/>
                  <w:lang w:val="en-GB"/>
                </w:rPr>
                <m:t>Σ</m:t>
              </w:ins>
            </m:r>
          </m:e>
        </m:d>
        <m:sSub>
          <m:sSubPr>
            <m:ctrlPr>
              <w:del w:id="183" w:author="Grant Adams" w:date="2021-11-24T08:02:00Z">
                <w:rPr>
                  <w:rFonts w:ascii="Cambria Math" w:hAnsi="Cambria Math" w:cs="Times New Roman"/>
                  <w:b/>
                  <w:i/>
                  <w:lang w:val="en-GB"/>
                </w:rPr>
              </w:del>
            </m:ctrlPr>
          </m:sSubPr>
          <m:e>
            <m:d>
              <m:dPr>
                <m:begChr m:val=""/>
                <m:endChr m:val="|"/>
                <m:ctrlPr>
                  <w:del w:id="184" w:author="Grant Adams" w:date="2021-11-24T08:02:00Z">
                    <w:rPr>
                      <w:rFonts w:ascii="Cambria Math" w:hAnsi="Cambria Math" w:cs="Times New Roman"/>
                      <w:b/>
                      <w:i/>
                      <w:lang w:val="en-GB"/>
                    </w:rPr>
                  </w:del>
                </m:ctrlPr>
              </m:dPr>
              <m:e>
                <m:sSub>
                  <m:sSubPr>
                    <m:ctrlPr>
                      <w:del w:id="185" w:author="Grant Adams" w:date="2021-11-24T08:02:00Z">
                        <w:rPr>
                          <w:rFonts w:ascii="Cambria Math" w:hAnsi="Cambria Math" w:cs="Times New Roman"/>
                          <w:b/>
                          <w:i/>
                          <w:lang w:val="en-GB"/>
                        </w:rPr>
                      </w:del>
                    </m:ctrlPr>
                  </m:sSubPr>
                  <m:e>
                    <m:r>
                      <w:del w:id="186" w:author="Grant Adams" w:date="2021-11-24T08:02:00Z">
                        <m:rPr>
                          <m:sty m:val="bi"/>
                        </m:rPr>
                        <w:rPr>
                          <w:rFonts w:ascii="Cambria Math" w:hAnsi="Cambria Math" w:cs="Times New Roman"/>
                          <w:lang w:val="en-GB"/>
                        </w:rPr>
                        <m:t>A</m:t>
                      </w:del>
                    </m:r>
                  </m:e>
                  <m:sub>
                    <m:r>
                      <w:del w:id="187" w:author="Grant Adams" w:date="2021-11-24T08:02:00Z">
                        <m:rPr>
                          <m:sty m:val="bi"/>
                        </m:rPr>
                        <w:rPr>
                          <w:rFonts w:ascii="Cambria Math" w:hAnsi="Cambria Math" w:cs="Times New Roman"/>
                          <w:lang w:val="en-GB"/>
                        </w:rPr>
                        <m:t>y</m:t>
                      </w:del>
                    </m:r>
                  </m:sub>
                </m:sSub>
              </m:e>
            </m:d>
            <m:r>
              <w:del w:id="188" w:author="Grant Adams" w:date="2021-11-24T08:02:00Z">
                <m:rPr>
                  <m:sty m:val="bi"/>
                </m:rPr>
                <w:rPr>
                  <w:rFonts w:ascii="Cambria Math" w:hAnsi="Cambria Math" w:cs="Times New Roman"/>
                  <w:lang w:val="en-GB"/>
                </w:rPr>
                <m:t>N</m:t>
              </w:del>
            </m:r>
          </m:e>
          <m:sub>
            <m:r>
              <w:del w:id="189" w:author="Grant Adams" w:date="2021-11-24T08:02:00Z">
                <m:rPr>
                  <m:sty m:val="bi"/>
                </m:rPr>
                <w:rPr>
                  <w:rFonts w:ascii="Cambria Math" w:hAnsi="Cambria Math" w:cs="Times New Roman"/>
                  <w:lang w:val="en-GB"/>
                </w:rPr>
                <m:t>y</m:t>
              </w:del>
            </m:r>
          </m:sub>
        </m:sSub>
        <m:r>
          <w:del w:id="190" w:author="Grant Adams" w:date="2021-11-24T08:02:00Z">
            <w:rPr>
              <w:rFonts w:ascii="Cambria Math" w:hAnsi="Cambria Math" w:cs="Times New Roman"/>
              <w:lang w:val="en-GB"/>
            </w:rPr>
            <m:t xml:space="preserve">,q, </m:t>
          </w:del>
        </m:r>
        <m:r>
          <w:del w:id="191" w:author="Grant Adams" w:date="2021-11-24T08:02:00Z">
            <m:rPr>
              <m:sty m:val="bi"/>
            </m:rPr>
            <w:rPr>
              <w:rFonts w:ascii="Cambria Math" w:hAnsi="Cambria Math" w:cs="Times New Roman"/>
              <w:lang w:val="en-GB"/>
            </w:rPr>
            <m:t>Σ</m:t>
          </w:del>
        </m:r>
        <m:r>
          <w:del w:id="192" w:author="Grant Adams" w:date="2021-11-24T08:02:00Z">
            <w:rPr>
              <w:rFonts w:ascii="Cambria Math" w:hAnsi="Cambria Math" w:cs="Times New Roman"/>
              <w:lang w:val="en-GB"/>
            </w:rPr>
            <m:t xml:space="preserve"> ~</m:t>
          </w:del>
        </m:r>
        <m:r>
          <w:del w:id="193" w:author="Grant Adams" w:date="2021-11-24T08:02:00Z">
            <m:rPr>
              <m:sty m:val="p"/>
            </m:rPr>
            <w:rPr>
              <w:rFonts w:ascii="Cambria Math" w:eastAsiaTheme="minorEastAsia" w:hAnsi="Cambria Math" w:cs="Times New Roman"/>
              <w:lang w:val="en-GB"/>
            </w:rPr>
            <m:t xml:space="preserve">  log-normal</m:t>
          </w:del>
        </m:r>
        <m:d>
          <m:dPr>
            <m:ctrlPr>
              <w:del w:id="194" w:author="Grant Adams" w:date="2021-11-24T08:02:00Z">
                <w:rPr>
                  <w:rFonts w:ascii="Cambria Math" w:eastAsiaTheme="minorEastAsia" w:hAnsi="Cambria Math" w:cs="Times New Roman"/>
                  <w:iCs/>
                  <w:lang w:val="en-GB"/>
                </w:rPr>
              </w:del>
            </m:ctrlPr>
          </m:dPr>
          <m:e>
            <m:r>
              <w:del w:id="195" w:author="Grant Adams" w:date="2021-11-24T08:02:00Z">
                <m:rPr>
                  <m:sty m:val="p"/>
                </m:rPr>
                <w:rPr>
                  <w:rFonts w:ascii="Cambria Math" w:eastAsiaTheme="minorEastAsia" w:hAnsi="Cambria Math" w:cs="Times New Roman"/>
                  <w:lang w:val="en-GB"/>
                </w:rPr>
                <m:t>log</m:t>
              </w:del>
            </m:r>
            <m:d>
              <m:dPr>
                <m:begChr m:val="["/>
                <m:endChr m:val="]"/>
                <m:ctrlPr>
                  <w:del w:id="196" w:author="Grant Adams" w:date="2021-11-24T08:02:00Z">
                    <w:rPr>
                      <w:rFonts w:ascii="Cambria Math" w:hAnsi="Cambria Math" w:cs="Times New Roman"/>
                      <w:i/>
                      <w:lang w:val="en-GB"/>
                    </w:rPr>
                  </w:del>
                </m:ctrlPr>
              </m:dPr>
              <m:e>
                <m:r>
                  <w:del w:id="197" w:author="Grant Adams" w:date="2021-11-24T08:02:00Z">
                    <w:rPr>
                      <w:rFonts w:ascii="Cambria Math" w:hAnsi="Cambria Math" w:cs="Times New Roman"/>
                      <w:lang w:val="en-GB"/>
                    </w:rPr>
                    <m:t>q</m:t>
                  </w:del>
                </m:r>
                <m:sSub>
                  <m:sSubPr>
                    <m:ctrlPr>
                      <w:del w:id="198" w:author="Grant Adams" w:date="2021-11-24T08:02:00Z">
                        <w:rPr>
                          <w:rFonts w:ascii="Cambria Math" w:hAnsi="Cambria Math" w:cs="Times New Roman"/>
                          <w:b/>
                          <w:i/>
                          <w:lang w:val="en-GB"/>
                        </w:rPr>
                      </w:del>
                    </m:ctrlPr>
                  </m:sSubPr>
                  <m:e>
                    <m:r>
                      <w:del w:id="199" w:author="Grant Adams" w:date="2021-11-24T08:02:00Z">
                        <m:rPr>
                          <m:sty m:val="bi"/>
                        </m:rPr>
                        <w:rPr>
                          <w:rFonts w:ascii="Cambria Math" w:hAnsi="Cambria Math" w:cs="Times New Roman"/>
                          <w:lang w:val="en-GB"/>
                        </w:rPr>
                        <m:t>N</m:t>
                      </w:del>
                    </m:r>
                  </m:e>
                  <m:sub>
                    <m:r>
                      <w:del w:id="200" w:author="Grant Adams" w:date="2021-11-24T08:02:00Z">
                        <m:rPr>
                          <m:sty m:val="bi"/>
                        </m:rPr>
                        <w:rPr>
                          <w:rFonts w:ascii="Cambria Math" w:hAnsi="Cambria Math" w:cs="Times New Roman"/>
                          <w:lang w:val="en-GB"/>
                        </w:rPr>
                        <m:t>y</m:t>
                      </w:del>
                    </m:r>
                  </m:sub>
                </m:sSub>
              </m:e>
            </m:d>
            <m:r>
              <w:del w:id="201" w:author="Grant Adams" w:date="2021-11-24T08:02:00Z">
                <w:rPr>
                  <w:rFonts w:ascii="Cambria Math" w:hAnsi="Cambria Math" w:cs="Times New Roman"/>
                  <w:lang w:val="en-GB"/>
                </w:rPr>
                <m:t>,</m:t>
              </w:del>
            </m:r>
            <m:r>
              <w:del w:id="202" w:author="Grant Adams" w:date="2021-11-24T08:02:00Z">
                <m:rPr>
                  <m:sty m:val="bi"/>
                </m:rPr>
                <w:rPr>
                  <w:rFonts w:ascii="Cambria Math" w:hAnsi="Cambria Math" w:cs="Times New Roman"/>
                  <w:lang w:val="en-GB"/>
                </w:rPr>
                <m:t>Σ</m:t>
              </w:del>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685BA211"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ins w:id="203" w:author="Grant Adams" w:date="2021-11-24T08:03:00Z">
        <w:r w:rsidR="00853E69">
          <w:rPr>
            <w:rFonts w:ascii="Times New Roman" w:eastAsiaTheme="minorEastAsia" w:hAnsi="Times New Roman" w:cs="Times New Roman"/>
            <w:lang w:val="en-GB"/>
          </w:rPr>
          <w:t xml:space="preserve"> </w:t>
        </w:r>
      </w:ins>
      <w:del w:id="204" w:author="Grant Adams" w:date="2021-11-24T08:05:00Z">
        <w:r w:rsidR="009B6436" w:rsidRPr="007D59FA" w:rsidDel="00853E69">
          <w:rPr>
            <w:rFonts w:ascii="Times New Roman" w:eastAsiaTheme="minorEastAsia" w:hAnsi="Times New Roman" w:cs="Times New Roman"/>
            <w:lang w:val="en-GB"/>
          </w:rPr>
          <w:delText xml:space="preserve"> </w:delText>
        </w:r>
      </w:del>
      <w:r w:rsidR="009B6436" w:rsidRPr="007D59FA">
        <w:rPr>
          <w:rFonts w:ascii="Times New Roman" w:eastAsiaTheme="minorEastAsia" w:hAnsi="Times New Roman" w:cs="Times New Roman"/>
          <w:lang w:val="en-GB"/>
        </w:rPr>
        <w:t>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bookmarkStart w:id="205" w:name="_Hlk89692907"/>
      <w:r w:rsidR="00521658">
        <w:rPr>
          <w:rFonts w:ascii="Times New Roman" w:eastAsiaTheme="minorEastAsia" w:hAnsi="Times New Roman" w:cs="Times New Roman"/>
          <w:lang w:val="en-GB"/>
        </w:rPr>
        <w:t>)</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w:t>
      </w:r>
      <w:ins w:id="206" w:author="adamsgd" w:date="2021-12-06T14:20:00Z">
        <w:r w:rsidR="00D50E7F">
          <w:rPr>
            <w:rFonts w:ascii="Times New Roman" w:hAnsi="Times New Roman" w:cs="Times New Roman"/>
            <w:color w:val="000000"/>
            <w:lang w:val="en-GB"/>
          </w:rPr>
          <w:t xml:space="preserve">by </w:t>
        </w:r>
      </w:ins>
      <w:del w:id="207" w:author="Grant Adams" w:date="2021-11-24T08:10:00Z">
        <w:r w:rsidR="00EB5168" w:rsidDel="00853E69">
          <w:rPr>
            <w:rFonts w:ascii="Times New Roman" w:hAnsi="Times New Roman" w:cs="Times New Roman"/>
            <w:color w:val="000000"/>
            <w:lang w:val="en-GB"/>
          </w:rPr>
          <w:delText xml:space="preserve">numerically </w:delText>
        </w:r>
      </w:del>
      <w:ins w:id="208" w:author="Grant Adams" w:date="2021-11-24T08:10:00Z">
        <w:r w:rsidR="00853E69">
          <w:rPr>
            <w:rFonts w:ascii="Times New Roman" w:hAnsi="Times New Roman" w:cs="Times New Roman"/>
            <w:color w:val="000000"/>
            <w:lang w:val="en-GB"/>
          </w:rPr>
          <w:t xml:space="preserve">analytically </w:t>
        </w:r>
      </w:ins>
      <w:del w:id="209" w:author="adamsgd" w:date="2021-12-06T14:20:00Z">
        <w:r w:rsidR="00EB5168" w:rsidDel="00D50E7F">
          <w:rPr>
            <w:rFonts w:ascii="Times New Roman" w:hAnsi="Times New Roman" w:cs="Times New Roman"/>
            <w:color w:val="000000"/>
            <w:lang w:val="en-GB"/>
          </w:rPr>
          <w:delText>assuming</w:delText>
        </w:r>
      </w:del>
      <w:ins w:id="210" w:author="adamsgd" w:date="2021-12-06T14:20:00Z">
        <w:r w:rsidR="00D50E7F">
          <w:rPr>
            <w:rFonts w:ascii="Times New Roman" w:hAnsi="Times New Roman" w:cs="Times New Roman"/>
            <w:color w:val="000000"/>
            <w:lang w:val="en-GB"/>
          </w:rPr>
          <w:t>integrating</w:t>
        </w:r>
      </w:ins>
      <w:ins w:id="211" w:author="adamsgd" w:date="2021-12-06T14:21:00Z">
        <w:r w:rsidR="00D50E7F">
          <w:rPr>
            <w:rFonts w:ascii="Times New Roman" w:hAnsi="Times New Roman" w:cs="Times New Roman"/>
            <w:color w:val="000000"/>
            <w:lang w:val="en-GB"/>
          </w:rPr>
          <w:t xml:space="preserve"> over</w:t>
        </w:r>
      </w:ins>
      <w:ins w:id="212" w:author="adamsgd" w:date="2021-12-06T14:20:00Z">
        <w:r w:rsidR="00D50E7F">
          <w:rPr>
            <w:rFonts w:ascii="Times New Roman" w:hAnsi="Times New Roman" w:cs="Times New Roman"/>
            <w:color w:val="000000"/>
            <w:lang w:val="en-GB"/>
          </w:rPr>
          <w:t xml:space="preserve"> </w:t>
        </w:r>
      </w:ins>
      <w:ins w:id="213" w:author="adamsgd" w:date="2021-12-06T14:18:00Z">
        <w:r w:rsidR="00D50E7F">
          <w:rPr>
            <w:rFonts w:ascii="Times New Roman" w:hAnsi="Times New Roman" w:cs="Times New Roman"/>
            <w:color w:val="000000"/>
            <w:lang w:val="en-GB"/>
          </w:rPr>
          <w:t>a log-uniform prior and</w:t>
        </w:r>
      </w:ins>
      <w:r w:rsidR="00EB5168">
        <w:rPr>
          <w:rFonts w:ascii="Times New Roman" w:hAnsi="Times New Roman" w:cs="Times New Roman"/>
          <w:color w:val="000000"/>
          <w:lang w:val="en-GB"/>
        </w:rPr>
        <w:t xml:space="preserve">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bookmarkEnd w:id="205"/>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01E2F160"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w:lastRenderedPageBreak/>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ln⁡</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p>
                                <m:sSupPr>
                                  <m:ctrlPr>
                                    <w:ins w:id="214" w:author="Grant Adams" w:date="2021-11-24T08:04:00Z">
                                      <w:rPr>
                                        <w:rFonts w:ascii="Cambria Math" w:hAnsi="Cambria Math" w:cs="Times New Roman"/>
                                        <w:i/>
                                        <w:lang w:val="en-GB"/>
                                      </w:rPr>
                                    </w:ins>
                                  </m:ctrlPr>
                                </m:sSupPr>
                                <m:e>
                                  <m:sSub>
                                    <m:sSubPr>
                                      <m:ctrlPr>
                                        <w:ins w:id="215" w:author="Grant Adams" w:date="2021-11-24T08:04:00Z">
                                          <w:rPr>
                                            <w:rFonts w:ascii="Cambria Math" w:hAnsi="Cambria Math" w:cs="Times New Roman"/>
                                            <w:b/>
                                            <w:i/>
                                            <w:lang w:val="en-GB"/>
                                          </w:rPr>
                                        </w:ins>
                                      </m:ctrlPr>
                                    </m:sSubPr>
                                    <m:e>
                                      <m:r>
                                        <w:ins w:id="216" w:author="Grant Adams" w:date="2021-11-24T08:04:00Z">
                                          <m:rPr>
                                            <m:sty m:val="bi"/>
                                          </m:rPr>
                                          <w:rPr>
                                            <w:rFonts w:ascii="Cambria Math" w:hAnsi="Cambria Math" w:cs="Times New Roman"/>
                                            <w:lang w:val="en-GB"/>
                                          </w:rPr>
                                          <m:t>N</m:t>
                                        </w:ins>
                                      </m:r>
                                    </m:e>
                                    <m:sub>
                                      <m:r>
                                        <w:ins w:id="217" w:author="Grant Adams" w:date="2021-11-24T08:04:00Z">
                                          <m:rPr>
                                            <m:sty m:val="bi"/>
                                          </m:rPr>
                                          <w:rPr>
                                            <w:rFonts w:ascii="Cambria Math" w:hAnsi="Cambria Math" w:cs="Times New Roman"/>
                                            <w:lang w:val="en-GB"/>
                                          </w:rPr>
                                          <m:t>y</m:t>
                                        </w:ins>
                                      </m:r>
                                    </m:sub>
                                  </m:sSub>
                                </m:e>
                                <m:sup>
                                  <m:r>
                                    <w:ins w:id="218" w:author="Grant Adams" w:date="2021-11-24T08:04:00Z">
                                      <w:rPr>
                                        <w:rFonts w:ascii="Cambria Math" w:hAnsi="Cambria Math" w:cs="Times New Roman"/>
                                        <w:lang w:val="en-GB"/>
                                      </w:rPr>
                                      <m:t>1+β</m:t>
                                    </w:ins>
                                  </m:r>
                                </m:sup>
                              </m:sSup>
                              <m:sSub>
                                <m:sSubPr>
                                  <m:ctrlPr>
                                    <w:del w:id="219" w:author="Grant Adams" w:date="2021-11-24T08:04:00Z">
                                      <w:rPr>
                                        <w:rFonts w:ascii="Cambria Math" w:hAnsi="Cambria Math" w:cs="Times New Roman"/>
                                        <w:b/>
                                        <w:i/>
                                        <w:lang w:val="en-GB"/>
                                      </w:rPr>
                                    </w:del>
                                  </m:ctrlPr>
                                </m:sSubPr>
                                <m:e>
                                  <m:r>
                                    <w:del w:id="220" w:author="Grant Adams" w:date="2021-11-24T08:04:00Z">
                                      <m:rPr>
                                        <m:sty m:val="bi"/>
                                      </m:rPr>
                                      <w:rPr>
                                        <w:rFonts w:ascii="Cambria Math" w:hAnsi="Cambria Math" w:cs="Times New Roman"/>
                                        <w:lang w:val="en-GB"/>
                                      </w:rPr>
                                      <m:t>N</m:t>
                                    </w:del>
                                  </m:r>
                                </m:e>
                                <m:sub>
                                  <m:r>
                                    <w:del w:id="221" w:author="Grant Adams" w:date="2021-11-24T08:04:00Z">
                                      <m:rPr>
                                        <m:sty m:val="bi"/>
                                      </m:rPr>
                                      <w:rPr>
                                        <w:rFonts w:ascii="Cambria Math" w:hAnsi="Cambria Math" w:cs="Times New Roman"/>
                                        <w:lang w:val="en-GB"/>
                                      </w:rPr>
                                      <m:t>y</m:t>
                                    </w:del>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rsidP="00B717C1">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EF49FD">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222" w:author="adamsgd" w:date="2021-08-02T11:03:00Z">
        <w:r w:rsidDel="00D81D66">
          <w:rPr>
            <w:rFonts w:ascii="Times New Roman" w:eastAsiaTheme="minorEastAsia" w:hAnsi="Times New Roman" w:cs="Times New Roman"/>
            <w:iCs/>
            <w:lang w:val="en-GB"/>
          </w:rPr>
          <w:delText xml:space="preserve">constrained </w:delText>
        </w:r>
      </w:del>
      <w:ins w:id="223" w:author="adamsgd" w:date="2021-08-02T11:03:00Z">
        <w:r w:rsidR="00D81D66">
          <w:rPr>
            <w:rFonts w:ascii="Times New Roman" w:eastAsiaTheme="minorEastAsia" w:hAnsi="Times New Roman" w:cs="Times New Roman"/>
            <w:iCs/>
            <w:lang w:val="en-GB"/>
          </w:rPr>
          <w:t>included a constraint (</w:t>
        </w:r>
      </w:ins>
      <m:oMath>
        <m:sSub>
          <m:sSubPr>
            <m:ctrlPr>
              <w:ins w:id="224" w:author="adamsgd" w:date="2021-08-02T11:03:00Z">
                <w:rPr>
                  <w:rFonts w:ascii="Cambria Math" w:hAnsi="Cambria Math" w:cs="Times New Roman"/>
                  <w:i/>
                  <w:lang w:val="en-GB"/>
                </w:rPr>
              </w:ins>
            </m:ctrlPr>
          </m:sSubPr>
          <m:e>
            <m:r>
              <w:ins w:id="225" w:author="adamsgd" w:date="2021-08-02T11:03:00Z">
                <w:rPr>
                  <w:rFonts w:ascii="Cambria Math" w:hAnsi="Cambria Math" w:cs="Times New Roman"/>
                  <w:lang w:val="en-GB"/>
                </w:rPr>
                <m:t>N</m:t>
              </w:ins>
            </m:r>
          </m:e>
          <m:sub>
            <m:r>
              <w:ins w:id="226" w:author="adamsgd" w:date="2021-08-02T11:03:00Z">
                <w:rPr>
                  <w:rFonts w:ascii="Cambria Math" w:hAnsi="Cambria Math" w:cs="Times New Roman"/>
                  <w:lang w:val="en-GB"/>
                </w:rPr>
                <m:t>c</m:t>
              </w:ins>
            </m:r>
          </m:sub>
        </m:sSub>
      </m:oMath>
      <w:ins w:id="227" w:author="adamsgd" w:date="2021-08-02T11:03:00Z">
        <w:r w:rsidR="00D81D66">
          <w:rPr>
            <w:rFonts w:ascii="Times New Roman" w:eastAsiaTheme="minorEastAsia" w:hAnsi="Times New Roman" w:cs="Times New Roman"/>
            <w:iCs/>
            <w:lang w:val="en-GB"/>
          </w:rPr>
          <w:t xml:space="preserve">) on </w:t>
        </w:r>
      </w:ins>
      <w:r>
        <w:rPr>
          <w:rFonts w:ascii="Times New Roman" w:eastAsiaTheme="minorEastAsia" w:hAnsi="Times New Roman" w:cs="Times New Roman"/>
          <w:iCs/>
          <w:lang w:val="en-GB"/>
        </w:rPr>
        <w:t>the minimum abundance of right whales</w:t>
      </w:r>
      <w:ins w:id="228" w:author="adamsgd" w:date="2021-08-02T11:03:00Z">
        <w:r w:rsidR="00D81D66">
          <w:rPr>
            <w:rFonts w:ascii="Times New Roman" w:eastAsiaTheme="minorEastAsia" w:hAnsi="Times New Roman" w:cs="Times New Roman"/>
            <w:iCs/>
            <w:lang w:val="en-GB"/>
          </w:rPr>
          <w:t xml:space="preserve"> </w:t>
        </w:r>
      </w:ins>
      <w:del w:id="229" w:author="adamsgd"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 xml:space="preserve">based on the number of maternally inherited mitochondrial DNA (mtDNA) haplotypes. Recent work has sequenced 24 unique mtDNA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230" w:author="adamsgd" w:date="2021-08-02T11:04:00Z">
        <w:r w:rsidDel="00D81D66">
          <w:rPr>
            <w:rFonts w:ascii="Times New Roman" w:eastAsiaTheme="minorEastAsia" w:hAnsi="Times New Roman" w:cs="Times New Roman"/>
            <w:iCs/>
            <w:lang w:val="en-GB"/>
          </w:rPr>
          <w:delText xml:space="preserve">the </w:delText>
        </w:r>
      </w:del>
      <w:ins w:id="231" w:author="adamsgd" w:date="2021-08-02T11:04:00Z">
        <w:r w:rsidR="00D81D66">
          <w:rPr>
            <w:rFonts w:ascii="Times New Roman" w:eastAsiaTheme="minorEastAsia" w:hAnsi="Times New Roman" w:cs="Times New Roman"/>
            <w:iCs/>
            <w:lang w:val="en-GB"/>
          </w:rPr>
          <w:t xml:space="preserve">the constraint on </w:t>
        </w:r>
      </w:ins>
      <w:r>
        <w:rPr>
          <w:rFonts w:ascii="Times New Roman" w:eastAsiaTheme="minorEastAsia" w:hAnsi="Times New Roman" w:cs="Times New Roman"/>
          <w:iCs/>
          <w:lang w:val="en-GB"/>
        </w:rPr>
        <w:t xml:space="preserve">minimum abundance was </w:t>
      </w:r>
      <w:del w:id="232" w:author="adamsgd" w:date="2021-08-02T11:04:00Z">
        <w:r w:rsidDel="00D81D66">
          <w:rPr>
            <w:rFonts w:ascii="Times New Roman" w:eastAsiaTheme="minorEastAsia" w:hAnsi="Times New Roman" w:cs="Times New Roman"/>
            <w:iCs/>
            <w:lang w:val="en-GB"/>
          </w:rPr>
          <w:delText xml:space="preserve">constrained </w:delText>
        </w:r>
      </w:del>
      <w:ins w:id="233" w:author="adamsgd" w:date="2021-08-02T11:04:00Z">
        <w:r w:rsidR="00D81D66">
          <w:rPr>
            <w:rFonts w:ascii="Times New Roman" w:eastAsiaTheme="minorEastAsia" w:hAnsi="Times New Roman" w:cs="Times New Roman"/>
            <w:iCs/>
            <w:lang w:val="en-GB"/>
          </w:rPr>
          <w:t xml:space="preserve">set </w:t>
        </w:r>
      </w:ins>
      <w:r>
        <w:rPr>
          <w:rFonts w:ascii="Times New Roman" w:eastAsiaTheme="minorEastAsia" w:hAnsi="Times New Roman" w:cs="Times New Roman"/>
          <w:iCs/>
          <w:lang w:val="en-GB"/>
        </w:rPr>
        <w:t xml:space="preserve">to </w:t>
      </w:r>
      <m:oMath>
        <m:sSub>
          <m:sSubPr>
            <m:ctrlPr>
              <w:ins w:id="234" w:author="adamsgd" w:date="2021-08-02T11:04:00Z">
                <w:rPr>
                  <w:rFonts w:ascii="Cambria Math" w:hAnsi="Cambria Math" w:cs="Times New Roman"/>
                  <w:i/>
                  <w:lang w:val="en-GB"/>
                </w:rPr>
              </w:ins>
            </m:ctrlPr>
          </m:sSubPr>
          <m:e>
            <m:r>
              <w:ins w:id="235" w:author="adamsgd" w:date="2021-08-02T11:04:00Z">
                <w:rPr>
                  <w:rFonts w:ascii="Cambria Math" w:hAnsi="Cambria Math" w:cs="Times New Roman"/>
                  <w:lang w:val="en-GB"/>
                </w:rPr>
                <m:t>N</m:t>
              </w:ins>
            </m:r>
          </m:e>
          <m:sub>
            <m:r>
              <w:ins w:id="236" w:author="adamsgd" w:date="2021-08-02T11:04:00Z">
                <w:rPr>
                  <w:rFonts w:ascii="Cambria Math" w:hAnsi="Cambria Math" w:cs="Times New Roman"/>
                  <w:lang w:val="en-GB"/>
                </w:rPr>
                <m:t>c</m:t>
              </w:ins>
            </m:r>
          </m:sub>
        </m:sSub>
      </m:oMath>
      <w:ins w:id="237" w:author="adamsgd" w:date="2021-08-02T11:04:00Z">
        <w:r w:rsidR="00D81D66">
          <w:rPr>
            <w:rFonts w:ascii="Times New Roman" w:eastAsiaTheme="minorEastAsia" w:hAnsi="Times New Roman" w:cs="Times New Roman"/>
            <w:iCs/>
            <w:lang w:val="en-GB"/>
          </w:rPr>
          <w:t xml:space="preserve"> =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44F32625"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238" w:author="Maria Alejandra Romero" w:date="2021-08-01T13:12:00Z">
                <w:rPr>
                  <w:rFonts w:ascii="Cambria Math" w:eastAsiaTheme="minorEastAsia" w:hAnsi="Cambria Math" w:cs="Times New Roman"/>
                  <w:i/>
                  <w:color w:val="000000"/>
                  <w:lang w:val="en-US"/>
                </w:rPr>
              </w:ins>
            </m:ctrlPr>
          </m:sSubPr>
          <m:e>
            <m:r>
              <w:ins w:id="239" w:author="Maria Alejandra Romero" w:date="2021-08-01T13:12:00Z">
                <w:rPr>
                  <w:rFonts w:ascii="Cambria Math" w:eastAsiaTheme="minorEastAsia" w:hAnsi="Cambria Math" w:cs="Times New Roman"/>
                  <w:color w:val="000000"/>
                  <w:lang w:val="en-US"/>
                </w:rPr>
                <m:t>P</m:t>
              </w:ins>
            </m:r>
          </m:e>
          <m:sub>
            <m:r>
              <w:ins w:id="240" w:author="Maria Alejandra Romero" w:date="2021-08-01T13:12:00Z">
                <w:rPr>
                  <w:rFonts w:ascii="Cambria Math" w:eastAsiaTheme="minorEastAsia" w:hAnsi="Cambria Math" w:cs="Times New Roman"/>
                  <w:color w:val="000000"/>
                  <w:lang w:val="en-US"/>
                </w:rPr>
                <m:t>msy</m:t>
              </w:ins>
            </m:r>
          </m:sub>
        </m:sSub>
        <m:r>
          <w:del w:id="241"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m:t>
        </m:r>
        <m:r>
          <w:ins w:id="242" w:author="Grant Adams" w:date="2021-11-24T08:07:00Z">
            <w:rPr>
              <w:rFonts w:ascii="Cambria Math" w:hAnsi="Cambria Math" w:cs="Times New Roman"/>
              <w:lang w:val="en-GB"/>
            </w:rPr>
            <m:t>β,</m:t>
          </w:ins>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p>
    <w:p w14:paraId="43102CD6" w14:textId="12D9EA27"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by simulating an age-</w:t>
      </w:r>
      <w:r w:rsidR="00A50F8E">
        <w:rPr>
          <w:rFonts w:ascii="Times New Roman" w:hAnsi="Times New Roman" w:cs="Times New Roman"/>
          <w:lang w:val="en-GB"/>
        </w:rPr>
        <w:lastRenderedPageBreak/>
        <w:t xml:space="preserv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r w:rsidR="007B1F2B" w:rsidRPr="00AE061E">
        <w:rPr>
          <w:rFonts w:ascii="Times New Roman" w:hAnsi="Times New Roman" w:cs="Times New Roman"/>
          <w:color w:val="000000"/>
          <w:lang w:val="en-GB"/>
        </w:rPr>
        <w:t xml:space="preserve">first-pregnancy (7.58, S.E. 0.18). </w:t>
      </w:r>
      <w:r w:rsidR="008152ED" w:rsidRPr="00AE061E">
        <w:rPr>
          <w:rFonts w:ascii="Times New Roman" w:hAnsi="Times New Roman" w:cs="Times New Roman"/>
          <w:color w:val="000000"/>
          <w:lang w:val="en-GB"/>
        </w:rPr>
        <w:t xml:space="preserve">Annual </w:t>
      </w:r>
      <w:del w:id="243" w:author="adamsgd" w:date="2021-08-02T11:50:00Z">
        <w:r w:rsidR="008152ED" w:rsidRPr="00AE061E" w:rsidDel="002E4348">
          <w:rPr>
            <w:rFonts w:ascii="Times New Roman" w:hAnsi="Times New Roman" w:cs="Times New Roman"/>
            <w:color w:val="000000"/>
            <w:lang w:val="en-GB"/>
          </w:rPr>
          <w:delText xml:space="preserve">process </w:delText>
        </w:r>
      </w:del>
      <w:ins w:id="244" w:author="adamsgd"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245" w:author="adamsgd" w:date="2021-08-02T11:50:00Z">
        <w:r w:rsidR="008152ED" w:rsidRPr="00AE061E" w:rsidDel="002E4348">
          <w:rPr>
            <w:rFonts w:ascii="Times New Roman" w:hAnsi="Times New Roman" w:cs="Times New Roman"/>
            <w:color w:val="000000"/>
            <w:lang w:val="en-GB"/>
          </w:rPr>
          <w:delText>errors were</w:delText>
        </w:r>
      </w:del>
      <w:ins w:id="246" w:author="adamsgd" w:date="2021-08-02T11:50:00Z">
        <w:r w:rsidR="002E4348">
          <w:rPr>
            <w:rFonts w:ascii="Times New Roman" w:hAnsi="Times New Roman" w:cs="Times New Roman"/>
            <w:color w:val="000000"/>
            <w:lang w:val="en-GB"/>
          </w:rPr>
          <w:t xml:space="preserve">was accounted for </w:t>
        </w:r>
      </w:ins>
      <w:del w:id="247" w:author="adamsgd" w:date="2021-08-02T11:51:00Z">
        <w:r w:rsidR="008152ED" w:rsidRPr="00AE061E" w:rsidDel="002E4348">
          <w:rPr>
            <w:rFonts w:ascii="Times New Roman" w:hAnsi="Times New Roman" w:cs="Times New Roman"/>
            <w:color w:val="000000"/>
            <w:lang w:val="en-GB"/>
          </w:rPr>
          <w:delText xml:space="preserve"> </w:delText>
        </w:r>
      </w:del>
      <w:del w:id="248" w:author="adamsgd"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by adding normally distributed deviates of annual calf (</w:t>
      </w:r>
      <w:ins w:id="249"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 xml:space="preserve">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w:t>
      </w:r>
      <w:ins w:id="250" w:author="adamsgd" w:date="2021-12-07T10:09:00Z">
        <w:r w:rsidR="00394ECB">
          <w:rPr>
            <w:rFonts w:ascii="Times New Roman" w:hAnsi="Times New Roman" w:cs="Times New Roman"/>
            <w:color w:val="000000"/>
            <w:lang w:val="en-GB"/>
          </w:rPr>
          <w:t xml:space="preserve">mean </w:t>
        </w:r>
      </w:ins>
      <w:r w:rsidR="008152ED" w:rsidRPr="00AE061E">
        <w:rPr>
          <w:rFonts w:ascii="Times New Roman" w:hAnsi="Times New Roman" w:cs="Times New Roman"/>
          <w:color w:val="000000"/>
          <w:lang w:val="en-GB"/>
        </w:rPr>
        <w:t>0; S.D. 0.19423</w:t>
      </w:r>
      <w:ins w:id="251" w:author="adamsgd"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252" w:author="adamsgd"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253" w:author="adamsgd"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similar to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ins w:id="254" w:author="Grant Adams" w:date="2021-11-24T08:06:00Z">
        <w:r w:rsidR="00853E69">
          <w:rPr>
            <w:rFonts w:ascii="Times New Roman" w:hAnsi="Times New Roman" w:cs="Times New Roman"/>
            <w:color w:val="000000"/>
            <w:lang w:val="en-GB"/>
          </w:rPr>
          <w:t xml:space="preserve">We assumed no </w:t>
        </w:r>
      </w:ins>
      <w:ins w:id="255" w:author="Grant Adams" w:date="2021-11-24T08:07:00Z">
        <w:r w:rsidR="00853E69">
          <w:rPr>
            <w:rFonts w:ascii="Times New Roman" w:eastAsiaTheme="minorEastAsia" w:hAnsi="Times New Roman" w:cs="Times New Roman"/>
            <w:lang w:val="en-GB"/>
          </w:rPr>
          <w:t>density-dependence in catchability and assumed</w:t>
        </w:r>
      </w:ins>
      <w:ins w:id="256" w:author="Grant Adams" w:date="2021-11-24T08:06:00Z">
        <w:r w:rsidR="00853E69">
          <w:rPr>
            <w:rFonts w:ascii="Times New Roman" w:hAnsi="Times New Roman" w:cs="Times New Roman"/>
            <w:color w:val="000000"/>
            <w:lang w:val="en-GB"/>
          </w:rPr>
          <w:t xml:space="preserve"> </w:t>
        </w:r>
      </w:ins>
      <m:oMath>
        <m:r>
          <w:ins w:id="257" w:author="Grant Adams" w:date="2021-11-24T08:06:00Z">
            <w:rPr>
              <w:rFonts w:ascii="Cambria Math" w:hAnsi="Cambria Math" w:cs="Times New Roman"/>
              <w:lang w:val="en-GB"/>
            </w:rPr>
            <m:t>β=0</m:t>
          </w:ins>
        </m:r>
      </m:oMath>
      <w:ins w:id="258" w:author="Grant Adams" w:date="2021-11-24T08:06:00Z">
        <w:r w:rsidR="00853E69">
          <w:rPr>
            <w:rFonts w:ascii="Times New Roman" w:eastAsiaTheme="minorEastAsia" w:hAnsi="Times New Roman" w:cs="Times New Roman"/>
            <w:lang w:val="en-GB"/>
          </w:rPr>
          <w:t>.</w:t>
        </w:r>
      </w:ins>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0A0CAD10" w:rsidR="00BB5952" w:rsidDel="00853E69" w:rsidRDefault="007D36E3">
      <w:pPr>
        <w:autoSpaceDE w:val="0"/>
        <w:autoSpaceDN w:val="0"/>
        <w:adjustRightInd w:val="0"/>
        <w:spacing w:after="0" w:line="360" w:lineRule="auto"/>
        <w:rPr>
          <w:del w:id="259" w:author="Grant Adams" w:date="2021-11-24T08:08:00Z"/>
          <w:rFonts w:ascii="Times New Roman" w:eastAsiaTheme="minorEastAsia"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260"/>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261"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260"/>
      <w:r w:rsidR="001D0B69">
        <w:rPr>
          <w:rStyle w:val="CommentReference"/>
        </w:rPr>
        <w:commentReference w:id="260"/>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lastRenderedPageBreak/>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262" w:author="adamsgd"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263" w:author="adamsgd" w:date="2021-08-02T11:54:00Z">
        <w:r w:rsidR="005E1484" w:rsidDel="002E4348">
          <w:rPr>
            <w:rFonts w:ascii="Times New Roman" w:hAnsi="Times New Roman" w:cs="Times New Roman"/>
            <w:lang w:val="en-GB"/>
          </w:rPr>
          <w:delText xml:space="preserve">sizes </w:delText>
        </w:r>
      </w:del>
      <w:ins w:id="264" w:author="adamsgd" w:date="2021-08-02T11:54:00Z">
        <w:r w:rsidR="002E4348">
          <w:rPr>
            <w:rFonts w:ascii="Times New Roman" w:hAnsi="Times New Roman" w:cs="Times New Roman"/>
            <w:lang w:val="en-GB"/>
          </w:rPr>
          <w:t>constraints (</w:t>
        </w:r>
      </w:ins>
      <m:oMath>
        <m:sSub>
          <m:sSubPr>
            <m:ctrlPr>
              <w:ins w:id="265" w:author="adamsgd" w:date="2021-08-02T11:54:00Z">
                <w:rPr>
                  <w:rFonts w:ascii="Cambria Math" w:hAnsi="Cambria Math" w:cs="Times New Roman"/>
                  <w:i/>
                  <w:lang w:val="en-GB"/>
                </w:rPr>
              </w:ins>
            </m:ctrlPr>
          </m:sSubPr>
          <m:e>
            <m:r>
              <w:ins w:id="266" w:author="adamsgd" w:date="2021-08-02T11:54:00Z">
                <w:rPr>
                  <w:rFonts w:ascii="Cambria Math" w:hAnsi="Cambria Math" w:cs="Times New Roman"/>
                  <w:lang w:val="en-GB"/>
                </w:rPr>
                <m:t>N</m:t>
              </w:ins>
            </m:r>
          </m:e>
          <m:sub>
            <m:r>
              <w:ins w:id="267" w:author="adamsgd" w:date="2021-08-02T11:54:00Z">
                <w:rPr>
                  <w:rFonts w:ascii="Cambria Math" w:hAnsi="Cambria Math" w:cs="Times New Roman"/>
                  <w:lang w:val="en-GB"/>
                </w:rPr>
                <m:t>c</m:t>
              </w:ins>
            </m:r>
          </m:sub>
        </m:sSub>
      </m:oMath>
      <w:ins w:id="268" w:author="adamsgd" w:date="2021-08-02T11:54:00Z">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 xml:space="preserve">based given multiple 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269" w:author="adamsgd" w:date="2021-08-02T11:54:00Z">
        <w:r w:rsidR="00444305" w:rsidDel="006C0E8C">
          <w:rPr>
            <w:rFonts w:ascii="Times New Roman" w:hAnsi="Times New Roman" w:cs="Times New Roman"/>
            <w:lang w:val="en-GB"/>
          </w:rPr>
          <w:delText xml:space="preserve">Minimum </w:delText>
        </w:r>
      </w:del>
      <m:oMath>
        <m:sSub>
          <m:sSubPr>
            <m:ctrlPr>
              <w:ins w:id="270" w:author="adamsgd" w:date="2021-08-02T11:54:00Z">
                <w:rPr>
                  <w:rFonts w:ascii="Cambria Math" w:hAnsi="Cambria Math" w:cs="Times New Roman"/>
                  <w:i/>
                  <w:lang w:val="en-GB"/>
                </w:rPr>
              </w:ins>
            </m:ctrlPr>
          </m:sSubPr>
          <m:e>
            <m:r>
              <w:ins w:id="271" w:author="adamsgd" w:date="2021-08-02T11:54:00Z">
                <w:rPr>
                  <w:rFonts w:ascii="Cambria Math" w:hAnsi="Cambria Math" w:cs="Times New Roman"/>
                  <w:lang w:val="en-GB"/>
                </w:rPr>
                <m:t>N</m:t>
              </w:ins>
            </m:r>
          </m:e>
          <m:sub>
            <m:r>
              <w:ins w:id="272" w:author="adamsgd" w:date="2021-08-02T11:54:00Z">
                <w:rPr>
                  <w:rFonts w:ascii="Cambria Math" w:hAnsi="Cambria Math" w:cs="Times New Roman"/>
                  <w:lang w:val="en-GB"/>
                </w:rPr>
                <m:t>c</m:t>
              </w:ins>
            </m:r>
          </m:sub>
        </m:sSub>
      </m:oMath>
      <w:del w:id="273" w:author="adamsgd"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11</w:t>
      </w:r>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12</w:t>
      </w:r>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s evaluated the potential for time-varying and/or 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In the breeding ground of Peninsula Valdés, as a consequence of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dependent catchability</w:t>
      </w:r>
      <w:del w:id="274" w:author="Grant Adams" w:date="2021-11-24T08:08:00Z">
        <w:r w:rsidR="004631FF" w:rsidDel="00853E69">
          <w:rPr>
            <w:rFonts w:ascii="Times New Roman" w:eastAsiaTheme="minorEastAsia" w:hAnsi="Times New Roman" w:cs="Times New Roman"/>
            <w:color w:val="000000"/>
            <w:lang w:val="en-US"/>
          </w:rPr>
          <w:delText xml:space="preserve"> by </w:delText>
        </w:r>
        <w:r w:rsidR="006A62DC" w:rsidDel="00853E69">
          <w:rPr>
            <w:rFonts w:ascii="Times New Roman" w:eastAsiaTheme="minorEastAsia" w:hAnsi="Times New Roman" w:cs="Times New Roman"/>
            <w:color w:val="000000"/>
            <w:lang w:val="en-US"/>
          </w:rPr>
          <w:delText xml:space="preserve">estimating a power function for the relationship between the </w:delText>
        </w:r>
        <w:r w:rsidR="006A62DC" w:rsidRPr="00B31C40" w:rsidDel="00853E69">
          <w:rPr>
            <w:rFonts w:ascii="Times New Roman" w:eastAsiaTheme="minorEastAsia" w:hAnsi="Times New Roman" w:cs="Times New Roman"/>
            <w:lang w:val="en-GB"/>
          </w:rPr>
          <w:delText>accumulated and estimated number of observed whales</w:delText>
        </w:r>
        <w:r w:rsidR="006A62DC" w:rsidDel="00853E69">
          <w:rPr>
            <w:rFonts w:ascii="Times New Roman" w:eastAsiaTheme="minorEastAsia" w:hAnsi="Times New Roman" w:cs="Times New Roman"/>
            <w:lang w:val="en-GB"/>
          </w:rPr>
          <w:delText>:</w:delText>
        </w:r>
      </w:del>
    </w:p>
    <w:p w14:paraId="083C1F32" w14:textId="711C01C5" w:rsidR="006A62DC" w:rsidRPr="006A62DC" w:rsidDel="00853E69" w:rsidRDefault="00EF49FD">
      <w:pPr>
        <w:autoSpaceDE w:val="0"/>
        <w:autoSpaceDN w:val="0"/>
        <w:adjustRightInd w:val="0"/>
        <w:spacing w:after="0" w:line="360" w:lineRule="auto"/>
        <w:rPr>
          <w:del w:id="275" w:author="Grant Adams" w:date="2021-11-24T08:08:00Z"/>
          <w:rFonts w:ascii="Times New Roman" w:eastAsiaTheme="minorEastAsia" w:hAnsi="Times New Roman" w:cs="Times New Roman"/>
          <w:iCs/>
          <w:lang w:val="en-GB"/>
        </w:rPr>
      </w:pPr>
      <m:oMathPara>
        <m:oMath>
          <m:sSub>
            <m:sSubPr>
              <m:ctrlPr>
                <w:del w:id="276" w:author="Grant Adams" w:date="2021-11-24T08:08:00Z">
                  <w:rPr>
                    <w:rFonts w:ascii="Cambria Math" w:hAnsi="Cambria Math" w:cs="Times New Roman"/>
                    <w:b/>
                    <w:i/>
                    <w:lang w:val="en-GB"/>
                  </w:rPr>
                </w:del>
              </m:ctrlPr>
            </m:sSubPr>
            <m:e>
              <m:d>
                <m:dPr>
                  <m:begChr m:val=""/>
                  <m:endChr m:val="|"/>
                  <m:ctrlPr>
                    <w:del w:id="277" w:author="Grant Adams" w:date="2021-11-24T08:08:00Z">
                      <w:rPr>
                        <w:rFonts w:ascii="Cambria Math" w:hAnsi="Cambria Math" w:cs="Times New Roman"/>
                        <w:b/>
                        <w:i/>
                        <w:lang w:val="en-GB"/>
                      </w:rPr>
                    </w:del>
                  </m:ctrlPr>
                </m:dPr>
                <m:e>
                  <m:sSub>
                    <m:sSubPr>
                      <m:ctrlPr>
                        <w:del w:id="278" w:author="Grant Adams" w:date="2021-11-24T08:08:00Z">
                          <w:rPr>
                            <w:rFonts w:ascii="Cambria Math" w:hAnsi="Cambria Math" w:cs="Times New Roman"/>
                            <w:b/>
                            <w:i/>
                            <w:lang w:val="en-GB"/>
                          </w:rPr>
                        </w:del>
                      </m:ctrlPr>
                    </m:sSubPr>
                    <m:e>
                      <m:r>
                        <w:del w:id="279" w:author="Grant Adams" w:date="2021-11-24T08:08:00Z">
                          <m:rPr>
                            <m:sty m:val="bi"/>
                          </m:rPr>
                          <w:rPr>
                            <w:rFonts w:ascii="Cambria Math" w:hAnsi="Cambria Math" w:cs="Times New Roman"/>
                            <w:lang w:val="en-GB"/>
                          </w:rPr>
                          <m:t>A</m:t>
                        </w:del>
                      </m:r>
                    </m:e>
                    <m:sub>
                      <m:r>
                        <w:del w:id="280" w:author="Grant Adams" w:date="2021-11-24T08:08:00Z">
                          <m:rPr>
                            <m:sty m:val="bi"/>
                          </m:rPr>
                          <w:rPr>
                            <w:rFonts w:ascii="Cambria Math" w:hAnsi="Cambria Math" w:cs="Times New Roman"/>
                            <w:lang w:val="en-GB"/>
                          </w:rPr>
                          <m:t>y</m:t>
                        </w:del>
                      </m:r>
                    </m:sub>
                  </m:sSub>
                </m:e>
              </m:d>
              <m:r>
                <w:del w:id="281" w:author="Grant Adams" w:date="2021-11-24T08:08:00Z">
                  <m:rPr>
                    <m:sty m:val="bi"/>
                  </m:rPr>
                  <w:rPr>
                    <w:rFonts w:ascii="Cambria Math" w:hAnsi="Cambria Math" w:cs="Times New Roman"/>
                    <w:lang w:val="en-GB"/>
                  </w:rPr>
                  <m:t>N</m:t>
                </w:del>
              </m:r>
            </m:e>
            <m:sub>
              <m:r>
                <w:del w:id="282" w:author="Grant Adams" w:date="2021-11-24T08:08:00Z">
                  <m:rPr>
                    <m:sty m:val="bi"/>
                  </m:rPr>
                  <w:rPr>
                    <w:rFonts w:ascii="Cambria Math" w:hAnsi="Cambria Math" w:cs="Times New Roman"/>
                    <w:lang w:val="en-GB"/>
                  </w:rPr>
                  <m:t>y</m:t>
                </w:del>
              </m:r>
            </m:sub>
          </m:sSub>
          <m:r>
            <w:del w:id="283" w:author="Grant Adams" w:date="2021-11-24T08:08:00Z">
              <w:rPr>
                <w:rFonts w:ascii="Cambria Math" w:hAnsi="Cambria Math" w:cs="Times New Roman"/>
                <w:lang w:val="en-GB"/>
              </w:rPr>
              <m:t xml:space="preserve">,q,β, </m:t>
            </w:del>
          </m:r>
          <m:r>
            <w:del w:id="284" w:author="Grant Adams" w:date="2021-11-24T08:08:00Z">
              <m:rPr>
                <m:sty m:val="bi"/>
              </m:rPr>
              <w:rPr>
                <w:rFonts w:ascii="Cambria Math" w:hAnsi="Cambria Math" w:cs="Times New Roman"/>
                <w:lang w:val="en-GB"/>
              </w:rPr>
              <m:t>Σ</m:t>
            </w:del>
          </m:r>
          <m:r>
            <w:del w:id="285" w:author="Grant Adams" w:date="2021-11-24T08:08:00Z">
              <w:rPr>
                <w:rFonts w:ascii="Cambria Math" w:hAnsi="Cambria Math" w:cs="Times New Roman"/>
                <w:lang w:val="en-GB"/>
              </w:rPr>
              <m:t xml:space="preserve"> ~</m:t>
            </w:del>
          </m:r>
          <m:r>
            <w:del w:id="286" w:author="Grant Adams" w:date="2021-11-24T08:08:00Z">
              <m:rPr>
                <m:sty m:val="p"/>
              </m:rPr>
              <w:rPr>
                <w:rFonts w:ascii="Cambria Math" w:eastAsiaTheme="minorEastAsia" w:hAnsi="Cambria Math" w:cs="Times New Roman"/>
                <w:lang w:val="en-GB"/>
              </w:rPr>
              <m:t xml:space="preserve">  log-normal</m:t>
            </w:del>
          </m:r>
          <m:d>
            <m:dPr>
              <m:ctrlPr>
                <w:del w:id="287" w:author="Grant Adams" w:date="2021-11-24T08:08:00Z">
                  <w:rPr>
                    <w:rFonts w:ascii="Cambria Math" w:eastAsiaTheme="minorEastAsia" w:hAnsi="Cambria Math" w:cs="Times New Roman"/>
                    <w:iCs/>
                    <w:lang w:val="en-GB"/>
                  </w:rPr>
                </w:del>
              </m:ctrlPr>
            </m:dPr>
            <m:e>
              <m:r>
                <w:del w:id="288" w:author="Grant Adams" w:date="2021-11-24T08:08:00Z">
                  <m:rPr>
                    <m:sty m:val="p"/>
                  </m:rPr>
                  <w:rPr>
                    <w:rFonts w:ascii="Cambria Math" w:eastAsiaTheme="minorEastAsia" w:hAnsi="Cambria Math" w:cs="Times New Roman"/>
                    <w:lang w:val="en-GB"/>
                  </w:rPr>
                  <m:t>log</m:t>
                </w:del>
              </m:r>
              <m:d>
                <m:dPr>
                  <m:begChr m:val="["/>
                  <m:endChr m:val="]"/>
                  <m:ctrlPr>
                    <w:del w:id="289" w:author="Grant Adams" w:date="2021-11-24T08:08:00Z">
                      <w:rPr>
                        <w:rFonts w:ascii="Cambria Math" w:hAnsi="Cambria Math" w:cs="Times New Roman"/>
                        <w:i/>
                        <w:lang w:val="en-GB"/>
                      </w:rPr>
                    </w:del>
                  </m:ctrlPr>
                </m:dPr>
                <m:e>
                  <m:sSup>
                    <m:sSupPr>
                      <m:ctrlPr>
                        <w:del w:id="290" w:author="Grant Adams" w:date="2021-11-24T08:08:00Z">
                          <w:rPr>
                            <w:rFonts w:ascii="Cambria Math" w:hAnsi="Cambria Math" w:cs="Times New Roman"/>
                            <w:i/>
                            <w:lang w:val="en-GB"/>
                          </w:rPr>
                        </w:del>
                      </m:ctrlPr>
                    </m:sSupPr>
                    <m:e>
                      <m:r>
                        <w:del w:id="291" w:author="Grant Adams" w:date="2021-11-24T08:08:00Z">
                          <w:rPr>
                            <w:rFonts w:ascii="Cambria Math" w:hAnsi="Cambria Math" w:cs="Times New Roman"/>
                            <w:lang w:val="en-GB"/>
                          </w:rPr>
                          <m:t>q</m:t>
                        </w:del>
                      </m:r>
                      <m:sSub>
                        <m:sSubPr>
                          <m:ctrlPr>
                            <w:del w:id="292" w:author="Grant Adams" w:date="2021-11-24T08:08:00Z">
                              <w:rPr>
                                <w:rFonts w:ascii="Cambria Math" w:hAnsi="Cambria Math" w:cs="Times New Roman"/>
                                <w:b/>
                                <w:i/>
                                <w:lang w:val="en-GB"/>
                              </w:rPr>
                            </w:del>
                          </m:ctrlPr>
                        </m:sSubPr>
                        <m:e>
                          <m:r>
                            <w:del w:id="293" w:author="Grant Adams" w:date="2021-11-24T08:08:00Z">
                              <m:rPr>
                                <m:sty m:val="bi"/>
                              </m:rPr>
                              <w:rPr>
                                <w:rFonts w:ascii="Cambria Math" w:hAnsi="Cambria Math" w:cs="Times New Roman"/>
                                <w:lang w:val="en-GB"/>
                              </w:rPr>
                              <m:t>N</m:t>
                            </w:del>
                          </m:r>
                        </m:e>
                        <m:sub>
                          <m:r>
                            <w:del w:id="294" w:author="Grant Adams" w:date="2021-11-24T08:08:00Z">
                              <m:rPr>
                                <m:sty m:val="bi"/>
                              </m:rPr>
                              <w:rPr>
                                <w:rFonts w:ascii="Cambria Math" w:hAnsi="Cambria Math" w:cs="Times New Roman"/>
                                <w:lang w:val="en-GB"/>
                              </w:rPr>
                              <m:t>y</m:t>
                            </w:del>
                          </m:r>
                        </m:sub>
                      </m:sSub>
                    </m:e>
                    <m:sup>
                      <m:r>
                        <w:del w:id="295" w:author="Grant Adams" w:date="2021-11-24T08:08:00Z">
                          <w:rPr>
                            <w:rFonts w:ascii="Cambria Math" w:hAnsi="Cambria Math" w:cs="Times New Roman"/>
                            <w:lang w:val="en-GB"/>
                          </w:rPr>
                          <m:t>1+β</m:t>
                        </w:del>
                      </m:r>
                    </m:sup>
                  </m:sSup>
                </m:e>
              </m:d>
              <m:r>
                <w:del w:id="296" w:author="Grant Adams" w:date="2021-11-24T08:08:00Z">
                  <w:rPr>
                    <w:rFonts w:ascii="Cambria Math" w:hAnsi="Cambria Math" w:cs="Times New Roman"/>
                    <w:lang w:val="en-GB"/>
                  </w:rPr>
                  <m:t>,</m:t>
                </w:del>
              </m:r>
              <m:r>
                <w:del w:id="297" w:author="Grant Adams" w:date="2021-11-24T08:08:00Z">
                  <m:rPr>
                    <m:sty m:val="bi"/>
                  </m:rPr>
                  <w:rPr>
                    <w:rFonts w:ascii="Cambria Math" w:hAnsi="Cambria Math" w:cs="Times New Roman"/>
                    <w:lang w:val="en-GB"/>
                  </w:rPr>
                  <m:t>Σ</m:t>
                </w:del>
              </m:r>
            </m:e>
          </m:d>
        </m:oMath>
      </m:oMathPara>
    </w:p>
    <w:p w14:paraId="5AD96DBB" w14:textId="7A4432E8" w:rsidR="006F5FC2" w:rsidRPr="00007BBA" w:rsidRDefault="00BB5952">
      <w:pPr>
        <w:autoSpaceDE w:val="0"/>
        <w:autoSpaceDN w:val="0"/>
        <w:adjustRightInd w:val="0"/>
        <w:spacing w:after="0" w:line="360" w:lineRule="auto"/>
        <w:rPr>
          <w:rFonts w:ascii="Times New Roman" w:hAnsi="Times New Roman" w:cs="Times New Roman"/>
          <w:color w:val="000000"/>
          <w:lang w:val="en-GB"/>
        </w:rPr>
      </w:pPr>
      <w:del w:id="298" w:author="Grant Adams" w:date="2021-11-24T08:08:00Z">
        <w:r w:rsidDel="00853E69">
          <w:rPr>
            <w:rFonts w:ascii="Times New Roman" w:eastAsiaTheme="minorEastAsia" w:hAnsi="Times New Roman" w:cs="Times New Roman"/>
            <w:iCs/>
            <w:lang w:val="en-GB"/>
          </w:rPr>
          <w:delText>w</w:delText>
        </w:r>
        <w:r w:rsidR="006A62DC" w:rsidDel="00853E69">
          <w:rPr>
            <w:rFonts w:ascii="Times New Roman" w:eastAsiaTheme="minorEastAsia" w:hAnsi="Times New Roman" w:cs="Times New Roman"/>
            <w:iCs/>
            <w:lang w:val="en-GB"/>
          </w:rPr>
          <w:delText xml:space="preserve">here </w:delText>
        </w:r>
      </w:del>
      <m:oMath>
        <m:r>
          <w:del w:id="299" w:author="Grant Adams" w:date="2021-11-24T08:08:00Z">
            <w:rPr>
              <w:rFonts w:ascii="Cambria Math" w:hAnsi="Cambria Math" w:cs="Times New Roman"/>
              <w:lang w:val="en-GB"/>
            </w:rPr>
            <m:t>β</m:t>
          </w:del>
        </m:r>
      </m:oMath>
      <w:del w:id="300" w:author="Grant Adams" w:date="2021-11-24T08:08:00Z">
        <w:r w:rsidR="006A62DC" w:rsidDel="00853E69">
          <w:rPr>
            <w:rFonts w:ascii="Times New Roman" w:eastAsiaTheme="minorEastAsia" w:hAnsi="Times New Roman" w:cs="Times New Roman"/>
            <w:lang w:val="en-GB"/>
          </w:rPr>
          <w:delText xml:space="preserve"> determines the level of density-dependence in catchability</w:delText>
        </w:r>
      </w:del>
      <w:ins w:id="301" w:author="Grant Adams" w:date="2021-11-24T08:08:00Z">
        <w:r w:rsidR="00853E69">
          <w:rPr>
            <w:rFonts w:ascii="Times New Roman" w:eastAsiaTheme="minorEastAsia" w:hAnsi="Times New Roman" w:cs="Times New Roman"/>
            <w:lang w:val="en-GB"/>
          </w:rPr>
          <w:t xml:space="preserve"> by assuming</w:t>
        </w:r>
      </w:ins>
      <w:del w:id="302" w:author="Grant Adams" w:date="2021-11-24T08:08:00Z">
        <w:r w:rsidR="006A62DC" w:rsidDel="00853E69">
          <w:rPr>
            <w:rFonts w:ascii="Times New Roman" w:eastAsiaTheme="minorEastAsia" w:hAnsi="Times New Roman" w:cs="Times New Roman"/>
            <w:lang w:val="en-GB"/>
          </w:rPr>
          <w:delText>.</w:delText>
        </w:r>
      </w:del>
      <w:r w:rsidR="006A62DC">
        <w:rPr>
          <w:rFonts w:ascii="Times New Roman" w:eastAsiaTheme="minorEastAsia" w:hAnsi="Times New Roman" w:cs="Times New Roman"/>
          <w:lang w:val="en-GB"/>
        </w:rPr>
        <w:t xml:space="preserve"> </w:t>
      </w:r>
      <w:ins w:id="303" w:author="Grant Adams" w:date="2021-11-24T08:09:00Z">
        <w:r w:rsidR="00853E69">
          <w:rPr>
            <w:rFonts w:ascii="Times New Roman" w:eastAsiaTheme="minorEastAsia" w:hAnsi="Times New Roman" w:cs="Times New Roman"/>
            <w:lang w:val="en-GB"/>
          </w:rPr>
          <w:t>a</w:t>
        </w:r>
      </w:ins>
      <w:del w:id="304" w:author="Grant Adams" w:date="2021-11-24T08:09:00Z">
        <w:r w:rsidR="006A62DC" w:rsidDel="00853E69">
          <w:rPr>
            <w:rFonts w:ascii="Times New Roman" w:eastAsiaTheme="minorEastAsia" w:hAnsi="Times New Roman" w:cs="Times New Roman"/>
            <w:lang w:val="en-GB"/>
          </w:rPr>
          <w:delText>A</w:delText>
        </w:r>
      </w:del>
      <w:r w:rsidR="006A62DC">
        <w:rPr>
          <w:rFonts w:ascii="Times New Roman" w:eastAsiaTheme="minorEastAsia" w:hAnsi="Times New Roman" w:cs="Times New Roman"/>
          <w:lang w:val="en-GB"/>
        </w:rPr>
        <w:t xml:space="preserve"> </w:t>
      </w:r>
      <w:del w:id="305" w:author="Grant Adams" w:date="2021-11-24T08:09:00Z">
        <w:r w:rsidR="006A62DC" w:rsidDel="00853E69">
          <w:rPr>
            <w:rFonts w:ascii="Times New Roman" w:eastAsiaTheme="minorEastAsia" w:hAnsi="Times New Roman" w:cs="Times New Roman"/>
            <w:lang w:val="en-GB"/>
          </w:rPr>
          <w:delText xml:space="preserve">vaguely informative lognormal prior with a mean of 0.5 and CV of 20% was used for </w:delText>
        </w:r>
      </w:del>
      <m:oMath>
        <m:r>
          <w:del w:id="306" w:author="Grant Adams" w:date="2021-11-24T08:09:00Z">
            <w:rPr>
              <w:rFonts w:ascii="Cambria Math" w:eastAsiaTheme="minorEastAsia" w:hAnsi="Cambria Math" w:cs="Times New Roman"/>
              <w:lang w:val="en-GB"/>
            </w:rPr>
            <m:t>q</m:t>
          </w:del>
        </m:r>
      </m:oMath>
      <w:del w:id="307" w:author="Grant Adams" w:date="2021-11-24T08:09:00Z">
        <w:r w:rsidR="006A62DC" w:rsidDel="00853E69">
          <w:rPr>
            <w:rFonts w:ascii="Times New Roman" w:eastAsiaTheme="minorEastAsia" w:hAnsi="Times New Roman" w:cs="Times New Roman"/>
            <w:lang w:val="en-GB"/>
          </w:rPr>
          <w:delText xml:space="preserve"> and a </w:delText>
        </w:r>
      </w:del>
      <w:r w:rsidR="006A62DC">
        <w:rPr>
          <w:rFonts w:ascii="Times New Roman" w:eastAsiaTheme="minorEastAsia" w:hAnsi="Times New Roman" w:cs="Times New Roman"/>
          <w:lang w:val="en-GB"/>
        </w:rPr>
        <w:t xml:space="preserve">vaguely informative normal prior with a mean of 0 and SD of 0.1 </w:t>
      </w:r>
      <w:del w:id="308" w:author="Grant Adams" w:date="2021-11-24T08:09:00Z">
        <w:r w:rsidR="006A62DC" w:rsidDel="00853E69">
          <w:rPr>
            <w:rFonts w:ascii="Times New Roman" w:eastAsiaTheme="minorEastAsia" w:hAnsi="Times New Roman" w:cs="Times New Roman"/>
            <w:lang w:val="en-GB"/>
          </w:rPr>
          <w:delText xml:space="preserve">was used </w:delText>
        </w:r>
      </w:del>
      <w:r w:rsidR="006A62DC">
        <w:rPr>
          <w:rFonts w:ascii="Times New Roman" w:eastAsiaTheme="minorEastAsia" w:hAnsi="Times New Roman" w:cs="Times New Roman"/>
          <w:lang w:val="en-GB"/>
        </w:rPr>
        <w:t xml:space="preserve">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w:t>
      </w:r>
      <w:proofErr w:type="gramStart"/>
      <w:r w:rsidR="009974F0" w:rsidRPr="007F434E">
        <w:rPr>
          <w:rFonts w:ascii="Times New Roman" w:hAnsi="Times New Roman" w:cs="Times New Roman"/>
          <w:color w:val="000000"/>
          <w:lang w:val="en-GB"/>
        </w:rPr>
        <w:t>similar to</w:t>
      </w:r>
      <w:proofErr w:type="gramEnd"/>
      <w:r w:rsidR="009974F0" w:rsidRPr="007F434E">
        <w:rPr>
          <w:rFonts w:ascii="Times New Roman" w:hAnsi="Times New Roman" w:cs="Times New Roman"/>
          <w:color w:val="000000"/>
          <w:lang w:val="en-GB"/>
        </w:rPr>
        <w:t xml:space="preserve">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309" w:author="adamsgd"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310"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311" w:author="adamsgd"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sampled relative to the models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proofErr w:type="spellStart"/>
      <w:ins w:id="312" w:author="Maria Alejandra Romero" w:date="2021-07-30T23:10:00Z">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4 and </w:t>
        </w:r>
        <w:proofErr w:type="spellStart"/>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5 and </w:t>
        </w:r>
      </w:ins>
      <w:del w:id="313" w:author="Maria Alejandra Romero" w:date="2021-07-30T23:10:00Z">
        <w:r w:rsidR="00CB4ADC" w:rsidRPr="00750CEE" w:rsidDel="00470814">
          <w:rPr>
            <w:rFonts w:ascii="Times New Roman" w:hAnsi="Times New Roman" w:cs="Times New Roman"/>
            <w:color w:val="000000"/>
            <w:lang w:val="en-GB"/>
          </w:rPr>
          <w:delText>M</w:delText>
        </w:r>
      </w:del>
      <w:ins w:id="314"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315" w:author="Maria Alejandra Romero" w:date="2021-07-30T23:11:00Z">
        <w:r w:rsidR="00080CE2" w:rsidRPr="00FC2324" w:rsidDel="00DB3744">
          <w:rPr>
            <w:rFonts w:ascii="Times New Roman" w:hAnsi="Times New Roman" w:cs="Times New Roman"/>
            <w:color w:val="000000"/>
            <w:lang w:val="en-GB"/>
          </w:rPr>
          <w:delText xml:space="preserve">excluded </w:delText>
        </w:r>
      </w:del>
      <w:ins w:id="316"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317"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xml:space="preserve">]. The Brazilian whalers exploited the breeding stock of SRWs from these coastal whaling stations. </w:t>
      </w:r>
      <w:r w:rsidRPr="00775544">
        <w:rPr>
          <w:rFonts w:ascii="Times New Roman" w:hAnsi="Times New Roman" w:cs="Times New Roman"/>
          <w:color w:val="000000"/>
          <w:lang w:val="en-US"/>
        </w:rPr>
        <w:lastRenderedPageBreak/>
        <w:t>During the period 1772–1812, American (40% of the total number of identified whaleships), British (49%), French (8.6%), and Spanish (2.4%) whalers dominated the exploitation of SRWs 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67394496"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318" w:author="adamsgd"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319" w:author="adamsgd" w:date="2021-06-10T16:04:00Z">
        <w:del w:id="320" w:author="Maria Alejandra Romero" w:date="2021-07-30T23:12:00Z">
          <w:r w:rsidR="00012111" w:rsidDel="0041120B">
            <w:rPr>
              <w:rFonts w:ascii="Times New Roman" w:hAnsi="Times New Roman" w:cs="Times New Roman"/>
              <w:color w:val="000000"/>
              <w:lang w:val="en-GB"/>
            </w:rPr>
            <w:delText xml:space="preserve">nine </w:delText>
          </w:r>
        </w:del>
      </w:ins>
      <w:ins w:id="321"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322"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w:ins>
      <m:oMath>
        <m:sSub>
          <m:sSubPr>
            <m:ctrlPr>
              <w:ins w:id="323" w:author="Maria Alejandra Romero" w:date="2021-07-30T23:58:00Z">
                <w:rPr>
                  <w:rFonts w:ascii="Cambria Math" w:hAnsi="Cambria Math" w:cs="Times New Roman"/>
                  <w:i/>
                  <w:lang w:val="en-GB"/>
                </w:rPr>
              </w:ins>
            </m:ctrlPr>
          </m:sSubPr>
          <m:e>
            <m:r>
              <w:ins w:id="324" w:author="Maria Alejandra Romero" w:date="2021-07-30T23:58:00Z">
                <w:rPr>
                  <w:rFonts w:ascii="Cambria Math" w:hAnsi="Cambria Math" w:cs="Times New Roman"/>
                  <w:lang w:val="en-GB"/>
                </w:rPr>
                <m:t>N</m:t>
              </w:ins>
            </m:r>
          </m:e>
          <m:sub>
            <m:r>
              <w:ins w:id="325" w:author="Maria Alejandra Romero" w:date="2021-07-30T23:58:00Z">
                <w:rPr>
                  <w:rFonts w:ascii="Cambria Math" w:hAnsi="Cambria Math" w:cs="Times New Roman"/>
                  <w:lang w:val="en-GB"/>
                </w:rPr>
                <m:t>y</m:t>
              </w:ins>
            </m:r>
          </m:sub>
        </m:sSub>
      </m:oMath>
      <w:ins w:id="326" w:author="Maria Alejandra Romero" w:date="2021-07-30T23:58:00Z">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327"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328" w:author="Maria Alejandra Romero" w:date="2021-07-30T23:28:00Z">
        <w:r w:rsidR="00201F4D">
          <w:rPr>
            <w:rFonts w:ascii="Times New Roman" w:hAnsi="Times New Roman" w:cs="Times New Roman"/>
            <w:color w:val="000000"/>
            <w:lang w:val="en-GB"/>
          </w:rPr>
          <w:t>Table S</w:t>
        </w:r>
      </w:ins>
      <w:ins w:id="329" w:author="Maria Alejandra Romero" w:date="2021-07-30T23:31:00Z">
        <w:r w:rsidR="00E14696">
          <w:rPr>
            <w:rFonts w:ascii="Times New Roman" w:hAnsi="Times New Roman" w:cs="Times New Roman"/>
            <w:color w:val="000000"/>
            <w:lang w:val="en-GB"/>
          </w:rPr>
          <w:t>5</w:t>
        </w:r>
      </w:ins>
      <w:ins w:id="330"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331"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35</w:t>
      </w:r>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2973C7CB"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090</w:t>
      </w:r>
      <w:ins w:id="332" w:author="adamsgd" w:date="2021-08-02T15:59:00Z">
        <w:r w:rsidR="00805B9F" w:rsidRPr="002F08F7">
          <w:rPr>
            <w:rFonts w:ascii="Times New Roman" w:hAnsi="Times New Roman" w:cs="Times New Roman"/>
            <w:color w:val="000000"/>
            <w:lang w:val="en-GB"/>
          </w:rPr>
          <w:t xml:space="preserve">; 95% CI = </w:t>
        </w:r>
      </w:ins>
      <w:ins w:id="333" w:author="adamsgd" w:date="2021-08-02T16:00:00Z">
        <w:r w:rsidR="00805B9F" w:rsidRPr="00805B9F">
          <w:rPr>
            <w:rFonts w:ascii="Times New Roman" w:hAnsi="Times New Roman" w:cs="Times New Roman"/>
            <w:color w:val="000000"/>
            <w:lang w:val="en-GB"/>
          </w:rPr>
          <w:t>33,331</w:t>
        </w:r>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100,707</w:t>
        </w:r>
      </w:ins>
      <w:ins w:id="334" w:author="adamsgd"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802</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354</w:t>
      </w:r>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3,966</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335" w:author="Maria Alejandra Romero" w:date="2021-07-31T00:08:00Z">
        <w:r w:rsidR="00333C19">
          <w:rPr>
            <w:rFonts w:ascii="Times New Roman" w:hAnsi="Times New Roman" w:cs="Times New Roman"/>
            <w:color w:val="000000"/>
            <w:lang w:val="en-GB"/>
          </w:rPr>
          <w:t>5</w:t>
        </w:r>
      </w:ins>
      <w:del w:id="336"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r w:rsidR="001E0011">
        <w:rPr>
          <w:rFonts w:ascii="Times New Roman" w:eastAsiaTheme="minorEastAsia" w:hAnsi="Times New Roman" w:cs="Times New Roman"/>
          <w:lang w:val="en-GB"/>
        </w:rPr>
        <w:t>750</w:t>
      </w:r>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858</w:t>
      </w:r>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024</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4.3</w:t>
      </w:r>
      <w:ins w:id="337" w:author="adamsgd" w:date="2021-08-02T16:01:00Z">
        <w:r w:rsidR="00805B9F" w:rsidRPr="002F08F7">
          <w:rPr>
            <w:rFonts w:ascii="Times New Roman" w:hAnsi="Times New Roman" w:cs="Times New Roman"/>
            <w:color w:val="000000"/>
            <w:lang w:val="en-GB"/>
          </w:rPr>
          <w:t>–</w:t>
        </w:r>
      </w:ins>
      <w:del w:id="338" w:author="adamsgd"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339" w:author="adamsgd" w:date="2021-08-02T16:01:00Z">
        <w:r w:rsidR="00805B9F">
          <w:rPr>
            <w:rFonts w:ascii="Times New Roman" w:eastAsiaTheme="minorEastAsia" w:hAnsi="Times New Roman" w:cs="Times New Roman"/>
            <w:lang w:val="en-GB"/>
          </w:rPr>
          <w:t xml:space="preserve">; </w:t>
        </w:r>
      </w:ins>
      <w:del w:id="340" w:author="adamsgd"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6A30F6">
        <w:rPr>
          <w:rFonts w:ascii="Times New Roman" w:eastAsiaTheme="minorEastAsia" w:hAnsi="Times New Roman" w:cs="Times New Roman"/>
          <w:lang w:val="en-GB"/>
        </w:rPr>
        <w:t>316</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3,897</w:t>
      </w:r>
      <w:r w:rsidR="00433238" w:rsidRPr="00F676F2">
        <w:rPr>
          <w:rFonts w:ascii="Times New Roman" w:hAnsi="Times New Roman" w:cs="Times New Roman"/>
          <w:color w:val="000000"/>
          <w:lang w:val="en-GB"/>
        </w:rPr>
        <w:t>–</w:t>
      </w:r>
      <w:r w:rsidR="006A30F6">
        <w:rPr>
          <w:rFonts w:ascii="Times New Roman" w:hAnsi="Times New Roman" w:cs="Times New Roman"/>
          <w:color w:val="000000"/>
          <w:lang w:val="en-GB"/>
        </w:rPr>
        <w:t>7,967</w:t>
      </w:r>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t>
      </w:r>
      <w:r>
        <w:rPr>
          <w:rFonts w:ascii="Times New Roman" w:hAnsi="Times New Roman" w:cs="Times New Roman"/>
          <w:color w:val="000000"/>
          <w:lang w:val="en-GB"/>
        </w:rPr>
        <w:lastRenderedPageBreak/>
        <w:t xml:space="preserve">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341" w:author="Maria Alejandra Romero" w:date="2021-07-31T00:22:00Z">
        <w:r w:rsidR="00F15901">
          <w:rPr>
            <w:rFonts w:ascii="Times New Roman" w:hAnsi="Times New Roman" w:cs="Times New Roman"/>
            <w:color w:val="000000"/>
            <w:lang w:val="en-GB"/>
          </w:rPr>
          <w:t xml:space="preserve"> and </w:t>
        </w:r>
      </w:ins>
      <w:ins w:id="342" w:author="Maria Alejandra Romero" w:date="2021-07-31T00:23:00Z">
        <w:r w:rsidR="00836C20">
          <w:rPr>
            <w:rFonts w:ascii="Times New Roman" w:hAnsi="Times New Roman" w:cs="Times New Roman"/>
            <w:color w:val="000000"/>
            <w:lang w:val="en-GB"/>
          </w:rPr>
          <w:t>Fig. S1</w:t>
        </w:r>
      </w:ins>
      <w:ins w:id="343" w:author="Maria Alejandra Romero" w:date="2021-07-31T00:34:00Z">
        <w:r w:rsidR="008F19EE">
          <w:rPr>
            <w:rFonts w:ascii="Times New Roman" w:hAnsi="Times New Roman" w:cs="Times New Roman"/>
            <w:color w:val="000000"/>
            <w:lang w:val="en-GB"/>
          </w:rPr>
          <w:t>.1</w:t>
        </w:r>
      </w:ins>
      <w:ins w:id="344" w:author="Maria Alejandra Romero" w:date="2021-07-31T00:23:00Z">
        <w:r w:rsidR="00836C20">
          <w:rPr>
            <w:rFonts w:ascii="Times New Roman" w:hAnsi="Times New Roman" w:cs="Times New Roman"/>
            <w:color w:val="000000"/>
            <w:lang w:val="en-GB"/>
          </w:rPr>
          <w:t>-1</w:t>
        </w:r>
      </w:ins>
      <w:ins w:id="345"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t xml:space="preserve">given the number of unique samples derived from the SIR algorithm (&gt; </w:t>
      </w:r>
      <w:ins w:id="346" w:author="adamsgd" w:date="2021-08-02T16:01:00Z">
        <w:r w:rsidR="00805B9F">
          <w:rPr>
            <w:rFonts w:ascii="Times New Roman" w:hAnsi="Times New Roman" w:cs="Times New Roman"/>
            <w:color w:val="000000"/>
            <w:lang w:val="en-GB"/>
          </w:rPr>
          <w:t>10</w:t>
        </w:r>
      </w:ins>
      <w:del w:id="347" w:author="adamsgd"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348"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w:del>
      <m:oMath>
        <m:sSub>
          <m:sSubPr>
            <m:ctrlPr>
              <w:del w:id="349" w:author="Maria Alejandra Romero" w:date="2021-07-31T00:30:00Z">
                <w:rPr>
                  <w:rFonts w:ascii="Cambria Math" w:hAnsi="Cambria Math" w:cs="Times New Roman"/>
                  <w:i/>
                  <w:color w:val="000000"/>
                  <w:lang w:val="en-GB"/>
                </w:rPr>
              </w:del>
            </m:ctrlPr>
          </m:sSubPr>
          <m:e>
            <m:r>
              <w:del w:id="350" w:author="Maria Alejandra Romero" w:date="2021-07-31T00:30:00Z">
                <w:rPr>
                  <w:rFonts w:ascii="Cambria Math" w:hAnsi="Cambria Math" w:cs="Times New Roman"/>
                  <w:color w:val="000000"/>
                  <w:lang w:val="en-GB"/>
                </w:rPr>
                <m:t>R</m:t>
              </w:del>
            </m:r>
          </m:e>
          <m:sub>
            <m:r>
              <w:del w:id="351" w:author="Maria Alejandra Romero" w:date="2021-07-31T00:30:00Z">
                <w:rPr>
                  <w:rFonts w:ascii="Cambria Math" w:hAnsi="Cambria Math" w:cs="Times New Roman"/>
                  <w:color w:val="000000"/>
                  <w:lang w:val="en-GB"/>
                </w:rPr>
                <m:t>max</m:t>
              </w:del>
            </m:r>
          </m:sub>
        </m:sSub>
      </m:oMath>
      <w:del w:id="352" w:author="Maria Alejandra Romero" w:date="2021-07-31T00:30:00Z">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353" w:author="adamsgd" w:date="2021-06-10T16:17:00Z">
        <w:del w:id="354" w:author="Maria Alejandra Romero" w:date="2021-07-31T00:30:00Z">
          <w:r w:rsidR="00F0354F" w:rsidDel="005468A2">
            <w:rPr>
              <w:rFonts w:ascii="Times New Roman" w:hAnsi="Times New Roman" w:cs="Times New Roman"/>
              <w:color w:val="000000"/>
              <w:lang w:val="en-GB"/>
            </w:rPr>
            <w:delText>1</w:delText>
          </w:r>
        </w:del>
      </w:ins>
      <w:del w:id="355"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356"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were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r w:rsidR="00780729">
        <w:rPr>
          <w:rFonts w:ascii="Times New Roman" w:eastAsiaTheme="minorEastAsia" w:hAnsi="Times New Roman" w:cs="Times New Roman"/>
          <w:lang w:val="en-GB"/>
        </w:rPr>
        <w:t xml:space="preserve">altering the number of </w:t>
      </w:r>
      <w:proofErr w:type="spellStart"/>
      <w:r w:rsidR="00780729">
        <w:rPr>
          <w:rFonts w:ascii="Times New Roman" w:eastAsiaTheme="minorEastAsia" w:hAnsi="Times New Roman" w:cs="Times New Roman"/>
          <w:lang w:val="en-GB"/>
        </w:rPr>
        <w:t>mtDNA</w:t>
      </w:r>
      <w:proofErr w:type="spellEnd"/>
      <w:r w:rsidR="00780729">
        <w:rPr>
          <w:rFonts w:ascii="Times New Roman" w:eastAsiaTheme="minorEastAsia" w:hAnsi="Times New Roman" w:cs="Times New Roman"/>
          <w:lang w:val="en-GB"/>
        </w:rPr>
        <w:t xml:space="preserve"> haplotypes (</w:t>
      </w:r>
      <w:proofErr w:type="spellStart"/>
      <w:r w:rsidR="00780729">
        <w:rPr>
          <w:rFonts w:ascii="Times New Roman" w:eastAsiaTheme="minorEastAsia" w:hAnsi="Times New Roman" w:cs="Times New Roman"/>
          <w:lang w:val="en-GB"/>
        </w:rPr>
        <w:t>Scens</w:t>
      </w:r>
      <w:proofErr w:type="spellEnd"/>
      <w:r w:rsidR="00780729">
        <w:rPr>
          <w:rFonts w:ascii="Times New Roman" w:eastAsiaTheme="minorEastAsia" w:hAnsi="Times New Roman" w:cs="Times New Roman"/>
          <w:lang w:val="en-GB"/>
        </w:rPr>
        <w:t xml:space="preserve">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w:t>
      </w:r>
      <w:r w:rsidR="00CB2B46">
        <w:rPr>
          <w:rFonts w:ascii="Times New Roman" w:hAnsi="Times New Roman"/>
          <w:lang w:val="en-GB"/>
        </w:rPr>
        <w:lastRenderedPageBreak/>
        <w:t>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357" w:author="Maria Alejandra Romero" w:date="2021-07-31T21:06:00Z">
        <w:r w:rsidRPr="000F75A8" w:rsidDel="005818E2">
          <w:rPr>
            <w:rFonts w:ascii="Times New Roman" w:hAnsi="Times New Roman" w:cs="Times New Roman"/>
            <w:lang w:val="en-US"/>
          </w:rPr>
          <w:delText xml:space="preserve">relatively </w:delText>
        </w:r>
      </w:del>
      <w:ins w:id="358"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359"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360" w:author="Maria Alejandra Romero" w:date="2021-07-31T21:09:00Z">
        <w:r w:rsidRPr="000F75A8" w:rsidDel="00AB078A">
          <w:rPr>
            <w:rFonts w:ascii="Times New Roman" w:hAnsi="Times New Roman" w:cs="Times New Roman"/>
            <w:lang w:val="en-US"/>
          </w:rPr>
          <w:delText xml:space="preserve">the three chains converged adequately, </w:delText>
        </w:r>
      </w:del>
      <w:del w:id="361"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362"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w:t>
      </w:r>
      <w:proofErr w:type="spellStart"/>
      <w:r w:rsidR="00563A32">
        <w:rPr>
          <w:rFonts w:ascii="Times New Roman" w:hAnsi="Times New Roman" w:cs="Times New Roman"/>
          <w:lang w:val="en-US"/>
        </w:rPr>
        <w:t>Georgias</w:t>
      </w:r>
      <w:proofErr w:type="spellEnd"/>
      <w:r w:rsidR="00563A32">
        <w:rPr>
          <w:rFonts w:ascii="Times New Roman" w:hAnsi="Times New Roman" w:cs="Times New Roman"/>
          <w:lang w:val="en-US"/>
        </w:rPr>
        <w:t xml:space="preserve">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xml:space="preserve">].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w:t>
      </w:r>
      <w:r w:rsidRPr="00B9384A">
        <w:rPr>
          <w:rFonts w:ascii="Times New Roman" w:hAnsi="Times New Roman" w:cs="Times New Roman"/>
          <w:lang w:val="en-US"/>
        </w:rPr>
        <w:lastRenderedPageBreak/>
        <w:t xml:space="preserve">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363" w:author="Maria Alejandra Romero" w:date="2021-07-31T21:26:00Z">
        <w:r w:rsidRPr="006C0237" w:rsidDel="002F2367">
          <w:rPr>
            <w:rFonts w:ascii="Times New Roman" w:hAnsi="Times New Roman"/>
            <w:strike/>
            <w:lang w:val="en-GB"/>
            <w:rPrChange w:id="364"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365"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366"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367"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368"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369"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370"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371"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372"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373"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374"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375" w:author="Maria Alejandra Romero" w:date="2021-07-27T21:29:00Z">
        <w:r w:rsidR="00EA74A2">
          <w:rPr>
            <w:rFonts w:ascii="Times New Roman" w:hAnsi="Times New Roman" w:cs="Times New Roman"/>
            <w:lang w:val="en-US"/>
          </w:rPr>
          <w:t>Recently</w:t>
        </w:r>
      </w:ins>
      <w:del w:id="376"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377"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378"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379" w:author="Maria Alejandra Romero" w:date="2021-07-27T22:30:00Z">
        <w:r w:rsidRPr="00B9384A" w:rsidDel="00CB221D">
          <w:rPr>
            <w:rFonts w:ascii="Times New Roman" w:hAnsi="Times New Roman" w:cs="Times New Roman"/>
            <w:lang w:val="en-US"/>
          </w:rPr>
          <w:delText>plausible</w:delText>
        </w:r>
      </w:del>
      <w:ins w:id="380"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381" w:author="Maria Alejandra Romero" w:date="2021-07-31T22:04:00Z">
        <w:r w:rsidR="005B1A8D">
          <w:rPr>
            <w:rFonts w:ascii="Times New Roman" w:hAnsi="Times New Roman" w:cs="Times New Roman"/>
            <w:lang w:val="en-US"/>
          </w:rPr>
          <w:t>48</w:t>
        </w:r>
      </w:ins>
      <w:del w:id="382"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383" w:author="Maria Alejandra Romero" w:date="2021-07-31T22:05:00Z">
        <w:r w:rsidR="005B1A8D">
          <w:rPr>
            <w:rFonts w:ascii="Times New Roman" w:hAnsi="Times New Roman" w:cs="Times New Roman"/>
            <w:lang w:val="en-US"/>
          </w:rPr>
          <w:t>70</w:t>
        </w:r>
      </w:ins>
      <w:del w:id="384"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385"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w:t>
      </w:r>
      <w:r w:rsidRPr="008702AD">
        <w:rPr>
          <w:rFonts w:ascii="Times New Roman" w:hAnsi="Times New Roman" w:cs="Times New Roman"/>
          <w:lang w:val="en-US"/>
        </w:rPr>
        <w:lastRenderedPageBreak/>
        <w:t xml:space="preserve">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386" w:author="Maria Alejandra Romero" w:date="2021-07-27T22:24:00Z">
        <w:r w:rsidR="0082699D">
          <w:rPr>
            <w:rFonts w:ascii="Times New Roman" w:hAnsi="Times New Roman" w:cs="Times New Roman"/>
            <w:lang w:val="en-US"/>
          </w:rPr>
          <w:t>S</w:t>
        </w:r>
      </w:ins>
      <w:del w:id="387"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388" w:author="Maria Alejandra Romero" w:date="2021-07-27T22:30:00Z">
        <w:r w:rsidR="0021010F" w:rsidRPr="0021010F" w:rsidDel="00774A00">
          <w:rPr>
            <w:rFonts w:ascii="Times New Roman" w:hAnsi="Times New Roman" w:cs="Times New Roman"/>
            <w:lang w:val="en-US"/>
          </w:rPr>
          <w:delText>plausible</w:delText>
        </w:r>
      </w:del>
      <w:ins w:id="389"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390" w:author="Maria Alejandra Romero" w:date="2021-07-31T22:11:00Z">
        <w:r w:rsidR="00453315">
          <w:rPr>
            <w:rFonts w:ascii="Times New Roman" w:hAnsi="Times New Roman" w:cs="Times New Roman"/>
            <w:lang w:val="en-US"/>
          </w:rPr>
          <w:t>1</w:t>
        </w:r>
      </w:ins>
      <w:del w:id="391"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392" w:author="Maria Alejandra Romero" w:date="2021-07-31T22:11:00Z">
        <w:r w:rsidR="00684BA1">
          <w:rPr>
            <w:rFonts w:ascii="Times New Roman" w:hAnsi="Times New Roman" w:cs="Times New Roman"/>
            <w:lang w:val="en-US"/>
          </w:rPr>
          <w:t>5</w:t>
        </w:r>
      </w:ins>
      <w:del w:id="393"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394" w:author="Maria Alejandra Romero" w:date="2021-07-31T22:11:00Z">
        <w:r w:rsidRPr="009E5558" w:rsidDel="00FE7866">
          <w:rPr>
            <w:rFonts w:ascii="Times New Roman" w:hAnsi="Times New Roman" w:cs="Times New Roman"/>
            <w:lang w:val="en-US"/>
          </w:rPr>
          <w:delText xml:space="preserve">close </w:delText>
        </w:r>
      </w:del>
      <w:ins w:id="395"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396" w:author="Maria Alejandra Romero" w:date="2021-07-31T22:11:00Z">
        <w:r w:rsidRPr="009E5558" w:rsidDel="00FE7866">
          <w:rPr>
            <w:rFonts w:ascii="Times New Roman" w:hAnsi="Times New Roman" w:cs="Times New Roman"/>
            <w:lang w:val="en-US"/>
          </w:rPr>
          <w:delText>to</w:delText>
        </w:r>
      </w:del>
      <w:ins w:id="397"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398" w:author="Maria Alejandra Romero" w:date="2021-07-31T22:11:00Z">
        <w:r w:rsidR="00FE7866">
          <w:rPr>
            <w:rFonts w:ascii="Times New Roman" w:hAnsi="Times New Roman" w:cs="Times New Roman"/>
            <w:lang w:val="en-US"/>
          </w:rPr>
          <w:t>0</w:t>
        </w:r>
      </w:ins>
      <w:del w:id="399"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400" w:author="Maria Alejandra Romero" w:date="2021-07-31T22:12:00Z">
        <w:r w:rsidRPr="009E5558" w:rsidDel="00687DEA">
          <w:rPr>
            <w:rFonts w:ascii="Times New Roman" w:hAnsi="Times New Roman" w:cs="Times New Roman"/>
            <w:lang w:val="en-US"/>
          </w:rPr>
          <w:delText>Slightly lower</w:delText>
        </w:r>
      </w:del>
      <w:ins w:id="401"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The fidelity to migratory destinations has been inferred in order to explain the 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w:t>
      </w:r>
      <w:r w:rsidRPr="005A0B8F">
        <w:rPr>
          <w:rFonts w:ascii="Times New Roman" w:hAnsi="Times New Roman" w:cs="Times New Roman"/>
          <w:lang w:val="en-US"/>
        </w:rPr>
        <w:lastRenderedPageBreak/>
        <w:t xml:space="preserve">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proofErr w:type="spellStart"/>
      <w:r w:rsidRPr="00AE3BA5">
        <w:rPr>
          <w:rFonts w:ascii="Times New Roman" w:hAnsi="Times New Roman" w:cs="Times New Roman"/>
          <w:lang w:val="en-US"/>
        </w:rPr>
        <w:t>Sueyro</w:t>
      </w:r>
      <w:proofErr w:type="spellEnd"/>
      <w:r w:rsidRPr="00AE3BA5">
        <w:rPr>
          <w:rFonts w:ascii="Times New Roman" w:hAnsi="Times New Roman" w:cs="Times New Roman"/>
          <w:lang w:val="en-US"/>
        </w:rPr>
        <w:t xml:space="preserve"> et al. [</w:t>
      </w:r>
      <w:r w:rsidR="003C0F0A" w:rsidRPr="00571C24">
        <w:rPr>
          <w:rFonts w:ascii="Times New Roman" w:hAnsi="Times New Roman" w:cs="Times New Roman"/>
          <w:lang w:val="en-US"/>
        </w:rPr>
        <w:t>90</w:t>
      </w:r>
      <w:r w:rsidRPr="00571C24">
        <w:rPr>
          <w:rFonts w:ascii="Times New Roman" w:hAnsi="Times New Roman" w:cs="Times New Roman"/>
          <w:lang w:val="en-US"/>
        </w:rPr>
        <w:t>],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w:t>
      </w:r>
      <w:r w:rsidR="006365FB">
        <w:rPr>
          <w:rFonts w:ascii="Times New Roman" w:hAnsi="Times New Roman" w:cs="Times New Roman"/>
          <w:lang w:val="en-US"/>
        </w:rPr>
        <w:lastRenderedPageBreak/>
        <w:t xml:space="preserve">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402"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403" w:author="Maria Alejandra Romero" w:date="2021-07-31T22:31:00Z">
        <w:r w:rsidR="0078568E">
          <w:rPr>
            <w:rFonts w:ascii="Times New Roman" w:hAnsi="Times New Roman" w:cs="Times New Roman"/>
            <w:lang w:val="en-GB"/>
          </w:rPr>
          <w:t xml:space="preserve"> and</w:t>
        </w:r>
      </w:ins>
      <w:del w:id="404"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405" w:author="Maria Alejandra Romero" w:date="2021-07-31T22:31:00Z">
        <w:r w:rsidRPr="00EE4041" w:rsidDel="0078568E">
          <w:rPr>
            <w:rFonts w:ascii="Times New Roman" w:eastAsiaTheme="minorEastAsia" w:hAnsi="Times New Roman" w:cs="Times New Roman"/>
            <w:color w:val="000000"/>
            <w:lang w:val="en-GB"/>
          </w:rPr>
          <w:delText>and</w:delText>
        </w:r>
      </w:del>
      <m:oMath>
        <m:r>
          <w:del w:id="406" w:author="Maria Alejandra Romero" w:date="2021-07-31T22:31:00Z">
            <m:rPr>
              <m:sty m:val="p"/>
            </m:rPr>
            <w:rPr>
              <w:rFonts w:ascii="Cambria Math" w:eastAsiaTheme="minorEastAsia" w:hAnsi="Cambria Math" w:cs="Times New Roman"/>
              <w:color w:val="000000"/>
              <w:lang w:val="en-GB"/>
            </w:rPr>
            <m:t xml:space="preserve"> </m:t>
          </w:del>
        </m:r>
        <m:r>
          <w:del w:id="407" w:author="Maria Alejandra Romero" w:date="2021-07-31T22:31:00Z">
            <w:rPr>
              <w:rFonts w:ascii="Cambria Math" w:eastAsiaTheme="minorEastAsia" w:hAnsi="Cambria Math" w:cs="Times New Roman"/>
              <w:color w:val="000000"/>
              <w:lang w:val="en-GB"/>
            </w:rPr>
            <m:t>q</m:t>
          </w:del>
        </m:r>
      </m:oMath>
      <w:del w:id="408" w:author="Maria Alejandra Romero" w:date="2021-07-31T22:31:00Z">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409" w:author="Maria Alejandra Romero" w:date="2021-08-01T12:15:00Z"/>
          <w:rFonts w:ascii="Times New Roman" w:hAnsi="Times New Roman" w:cs="Times New Roman"/>
          <w:lang w:val="en-US"/>
          <w:rPrChange w:id="410" w:author="Maria Alejandra Romero" w:date="2021-08-01T12:55:00Z">
            <w:rPr>
              <w:moveFrom w:id="411" w:author="Maria Alejandra Romero" w:date="2021-08-01T12:15:00Z"/>
              <w:rFonts w:ascii="Times New Roman" w:hAnsi="Times New Roman" w:cs="Times New Roman"/>
              <w:highlight w:val="yellow"/>
              <w:lang w:val="en-US"/>
            </w:rPr>
          </w:rPrChange>
        </w:rPr>
      </w:pPr>
      <w:moveFromRangeStart w:id="412" w:author="Maria Alejandra Romero" w:date="2021-08-01T12:15:00Z" w:name="move78712566"/>
      <w:moveFrom w:id="413"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moveFrom w:id="414" w:author="Maria Alejandra Romero" w:date="2021-08-01T12:15:00Z">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415" w:author="Maria Alejandra Romero" w:date="2021-08-01T12:15:00Z"/>
          <w:rFonts w:ascii="Times New Roman" w:hAnsi="Times New Roman" w:cs="Times New Roman"/>
          <w:lang w:val="en-US"/>
        </w:rPr>
      </w:pPr>
    </w:p>
    <w:moveFromRangeEnd w:id="412"/>
    <w:p w14:paraId="4E32E558" w14:textId="132B52CE" w:rsidR="00176B04" w:rsidRPr="007115AE" w:rsidRDefault="00C910E2" w:rsidP="002C02CB">
      <w:pPr>
        <w:autoSpaceDE w:val="0"/>
        <w:autoSpaceDN w:val="0"/>
        <w:adjustRightInd w:val="0"/>
        <w:spacing w:after="0" w:line="360" w:lineRule="auto"/>
        <w:ind w:firstLine="284"/>
        <w:rPr>
          <w:ins w:id="416" w:author="Maria Alejandra Romero" w:date="2021-08-01T12:15:00Z"/>
          <w:rFonts w:ascii="Times New Roman" w:hAnsi="Times New Roman" w:cs="Times New Roman"/>
          <w:color w:val="000000"/>
          <w:lang w:val="en-US"/>
          <w:rPrChange w:id="417" w:author="Maria Alejandra Romero" w:date="2021-08-01T12:55:00Z">
            <w:rPr>
              <w:ins w:id="418"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419"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420"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421"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422"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w:t>
      </w:r>
      <w:proofErr w:type="spellStart"/>
      <w:r w:rsidR="00EB4507" w:rsidRPr="00571C24">
        <w:rPr>
          <w:rFonts w:ascii="Times New Roman" w:hAnsi="Times New Roman" w:cs="Times New Roman"/>
          <w:lang w:val="en-US"/>
        </w:rPr>
        <w:t>Scen</w:t>
      </w:r>
      <w:proofErr w:type="spellEnd"/>
      <w:r w:rsidR="00EB4507" w:rsidRPr="00571C24">
        <w:rPr>
          <w:rFonts w:ascii="Times New Roman" w:hAnsi="Times New Roman" w:cs="Times New Roman"/>
          <w:lang w:val="en-US"/>
        </w:rPr>
        <w:t xml:space="preserve"> 1)</w:t>
      </w:r>
      <w:r w:rsidR="000A2DC5" w:rsidRPr="00571C24">
        <w:rPr>
          <w:rFonts w:ascii="Times New Roman" w:hAnsi="Times New Roman" w:cs="Times New Roman"/>
          <w:color w:val="000000"/>
          <w:lang w:val="en-US"/>
        </w:rPr>
        <w:t xml:space="preserve">, our model updated the distribution of the parameter, </w:t>
      </w:r>
      <w:proofErr w:type="spellStart"/>
      <w:r w:rsidR="000A2DC5" w:rsidRPr="00571C24">
        <w:rPr>
          <w:rFonts w:ascii="Times New Roman" w:hAnsi="Times New Roman" w:cs="Times New Roman"/>
          <w:color w:val="000000"/>
          <w:lang w:val="en-US"/>
        </w:rPr>
        <w:t>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w:t>
      </w:r>
      <w:proofErr w:type="spellEnd"/>
      <w:r w:rsidR="000A2DC5" w:rsidRPr="00571C24">
        <w:rPr>
          <w:rFonts w:ascii="Times New Roman" w:hAnsi="Times New Roman" w:cs="Times New Roman"/>
          <w:color w:val="000000"/>
          <w:lang w:val="en-US"/>
        </w:rPr>
        <w:t xml:space="preserve"> values below 6%.</w:t>
      </w:r>
      <w:r w:rsidR="00600653" w:rsidRPr="00571C24">
        <w:rPr>
          <w:rFonts w:ascii="Times New Roman" w:hAnsi="Times New Roman" w:cs="Times New Roman"/>
          <w:color w:val="000000"/>
          <w:lang w:val="en-US"/>
        </w:rPr>
        <w:t xml:space="preserve"> </w:t>
      </w:r>
      <w:del w:id="423"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424" w:author="Maria Alejandra Romero" w:date="2021-08-01T12:20:00Z">
        <w:r w:rsidR="00D40A8C" w:rsidRPr="007115AE">
          <w:rPr>
            <w:rFonts w:ascii="Times New Roman" w:hAnsi="Times New Roman" w:cs="Times New Roman"/>
            <w:shd w:val="clear" w:color="auto" w:fill="FFFFFF"/>
            <w:lang w:val="en-US"/>
            <w:rPrChange w:id="425"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426" w:author="Maria Alejandra Romero" w:date="2021-08-01T12:20:00Z">
        <w:r w:rsidR="00BD5301" w:rsidRPr="007115AE">
          <w:rPr>
            <w:rFonts w:ascii="Times New Roman" w:hAnsi="Times New Roman" w:cs="Times New Roman"/>
            <w:shd w:val="clear" w:color="auto" w:fill="FFFFFF"/>
            <w:lang w:val="en-US"/>
            <w:rPrChange w:id="427" w:author="Maria Alejandra Romero" w:date="2021-08-01T12:55:00Z">
              <w:rPr>
                <w:rFonts w:ascii="Times New Roman" w:hAnsi="Times New Roman" w:cs="Times New Roman"/>
                <w:highlight w:val="yellow"/>
                <w:shd w:val="clear" w:color="auto" w:fill="FFFFFF"/>
                <w:lang w:val="en-US"/>
              </w:rPr>
            </w:rPrChange>
          </w:rPr>
          <w:t>1</w:t>
        </w:r>
      </w:ins>
      <w:del w:id="428"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429"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430"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w:del>
      <m:oMath>
        <m:sSub>
          <m:sSubPr>
            <m:ctrlPr>
              <w:del w:id="431" w:author="Maria Alejandra Romero" w:date="2021-07-31T22:38:00Z">
                <w:rPr>
                  <w:rFonts w:ascii="Cambria Math" w:hAnsi="Cambria Math" w:cs="Times New Roman"/>
                  <w:i/>
                  <w:color w:val="000000"/>
                  <w:lang w:val="en-GB"/>
                </w:rPr>
              </w:del>
            </m:ctrlPr>
          </m:sSubPr>
          <m:e>
            <m:r>
              <w:del w:id="432" w:author="Maria Alejandra Romero" w:date="2021-07-31T22:38:00Z">
                <w:rPr>
                  <w:rFonts w:ascii="Cambria Math" w:hAnsi="Cambria Math" w:cs="Times New Roman"/>
                  <w:color w:val="000000"/>
                  <w:lang w:val="en-GB"/>
                </w:rPr>
                <m:t>R</m:t>
              </w:del>
            </m:r>
          </m:e>
          <m:sub>
            <m:r>
              <w:del w:id="433" w:author="Maria Alejandra Romero" w:date="2021-07-31T22:38:00Z">
                <w:rPr>
                  <w:rFonts w:ascii="Cambria Math" w:hAnsi="Cambria Math" w:cs="Times New Roman"/>
                  <w:color w:val="000000"/>
                  <w:lang w:val="en-GB"/>
                </w:rPr>
                <m:t>max</m:t>
              </w:del>
            </m:r>
          </m:sub>
        </m:sSub>
      </m:oMath>
      <w:del w:id="434" w:author="Maria Alejandra Romero" w:date="2021-07-31T22:38:00Z">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435"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436" w:author="Maria Alejandra Romero" w:date="2021-08-01T12:21:00Z">
        <w:r w:rsidR="007B3ED3" w:rsidRPr="007115AE">
          <w:rPr>
            <w:rFonts w:ascii="Times New Roman" w:hAnsi="Times New Roman" w:cs="Times New Roman"/>
            <w:shd w:val="clear" w:color="auto" w:fill="FFFFFF"/>
            <w:lang w:val="en-US"/>
            <w:rPrChange w:id="437"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 xml:space="preserve">the density-dependent model used </w:t>
      </w:r>
      <w:proofErr w:type="spellStart"/>
      <w:r w:rsidR="00614AAF" w:rsidRPr="00AE3BA5">
        <w:rPr>
          <w:rFonts w:ascii="Times New Roman" w:hAnsi="Times New Roman" w:cs="Times New Roman"/>
          <w:color w:val="000000"/>
          <w:lang w:val="en-US"/>
        </w:rPr>
        <w:t>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w:t>
      </w:r>
      <w:proofErr w:type="spellEnd"/>
      <w:r w:rsidR="00614AAF" w:rsidRPr="00571C24">
        <w:rPr>
          <w:rFonts w:ascii="Times New Roman" w:hAnsi="Times New Roman" w:cs="Times New Roman"/>
          <w:color w:val="000000"/>
          <w:lang w:val="en-US"/>
        </w:rPr>
        <w:t xml:space="preserve">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438" w:author="Maria Alejandra Romero" w:date="2021-08-01T12:47:00Z"/>
          <w:moveTo w:id="439" w:author="Maria Alejandra Romero" w:date="2021-08-01T12:15:00Z"/>
          <w:rFonts w:ascii="Times New Roman" w:hAnsi="Times New Roman" w:cs="Times New Roman"/>
          <w:lang w:val="en-US"/>
        </w:rPr>
      </w:pPr>
      <w:ins w:id="440" w:author="Maria Alejandra Romero" w:date="2021-08-01T12:27:00Z">
        <w:r w:rsidRPr="007115AE">
          <w:rPr>
            <w:rFonts w:ascii="Times New Roman" w:hAnsi="Times New Roman" w:cs="Times New Roman"/>
            <w:color w:val="000000"/>
            <w:lang w:val="en-US"/>
            <w:rPrChange w:id="441" w:author="Maria Alejandra Romero" w:date="2021-08-01T12:55:00Z">
              <w:rPr>
                <w:rFonts w:ascii="Times New Roman" w:hAnsi="Times New Roman" w:cs="Times New Roman"/>
                <w:color w:val="000000"/>
                <w:highlight w:val="yellow"/>
                <w:lang w:val="en-US"/>
              </w:rPr>
            </w:rPrChange>
          </w:rPr>
          <w:t xml:space="preserve">Changes in </w:t>
        </w:r>
      </w:ins>
      <w:ins w:id="442" w:author="Maria Alejandra Romero" w:date="2021-08-01T12:31:00Z">
        <w:r w:rsidR="00CB190D" w:rsidRPr="007115AE">
          <w:rPr>
            <w:rFonts w:ascii="Times New Roman" w:hAnsi="Times New Roman" w:cs="Times New Roman"/>
            <w:color w:val="000000"/>
            <w:lang w:val="en-US"/>
            <w:rPrChange w:id="443" w:author="Maria Alejandra Romero" w:date="2021-08-01T12:55:00Z">
              <w:rPr>
                <w:rFonts w:ascii="Times New Roman" w:hAnsi="Times New Roman" w:cs="Times New Roman"/>
                <w:color w:val="000000"/>
                <w:highlight w:val="yellow"/>
                <w:lang w:val="en-US"/>
              </w:rPr>
            </w:rPrChange>
          </w:rPr>
          <w:t xml:space="preserve">the </w:t>
        </w:r>
      </w:ins>
      <w:ins w:id="444" w:author="Maria Alejandra Romero" w:date="2021-08-01T12:27:00Z">
        <w:r w:rsidRPr="007115AE">
          <w:rPr>
            <w:rFonts w:ascii="Times New Roman" w:hAnsi="Times New Roman" w:cs="Times New Roman"/>
            <w:color w:val="000000"/>
            <w:lang w:val="en-US"/>
            <w:rPrChange w:id="445" w:author="Maria Alejandra Romero" w:date="2021-08-01T12:55:00Z">
              <w:rPr>
                <w:rFonts w:ascii="Times New Roman" w:hAnsi="Times New Roman" w:cs="Times New Roman"/>
                <w:color w:val="000000"/>
                <w:highlight w:val="yellow"/>
                <w:lang w:val="en-US"/>
              </w:rPr>
            </w:rPrChange>
          </w:rPr>
          <w:t xml:space="preserve">catchability </w:t>
        </w:r>
      </w:ins>
      <w:ins w:id="446" w:author="Maria Alejandra Romero" w:date="2021-08-01T12:29:00Z">
        <w:r w:rsidR="005E625E" w:rsidRPr="007115AE">
          <w:rPr>
            <w:rFonts w:ascii="Times New Roman" w:hAnsi="Times New Roman" w:cs="Times New Roman"/>
            <w:color w:val="000000"/>
            <w:lang w:val="en-US"/>
            <w:rPrChange w:id="447" w:author="Maria Alejandra Romero" w:date="2021-08-01T12:55:00Z">
              <w:rPr>
                <w:rFonts w:ascii="Times New Roman" w:hAnsi="Times New Roman" w:cs="Times New Roman"/>
                <w:color w:val="000000"/>
                <w:highlight w:val="yellow"/>
                <w:lang w:val="en-US"/>
              </w:rPr>
            </w:rPrChange>
          </w:rPr>
          <w:t xml:space="preserve">in the surveyed area could explain </w:t>
        </w:r>
      </w:ins>
      <w:ins w:id="448" w:author="Maria Alejandra Romero" w:date="2021-08-01T12:30:00Z">
        <w:r w:rsidR="006C5D36" w:rsidRPr="007115AE">
          <w:rPr>
            <w:rFonts w:ascii="Times New Roman" w:hAnsi="Times New Roman" w:cs="Times New Roman"/>
            <w:color w:val="000000"/>
            <w:lang w:val="en-US"/>
            <w:rPrChange w:id="449" w:author="Maria Alejandra Romero" w:date="2021-08-01T12:55:00Z">
              <w:rPr>
                <w:rFonts w:ascii="Times New Roman" w:hAnsi="Times New Roman" w:cs="Times New Roman"/>
                <w:color w:val="000000"/>
                <w:highlight w:val="yellow"/>
                <w:lang w:val="en-US"/>
              </w:rPr>
            </w:rPrChange>
          </w:rPr>
          <w:t xml:space="preserve">the low maximum rate of increase </w:t>
        </w:r>
      </w:ins>
      <w:ins w:id="450" w:author="Maria Alejandra Romero" w:date="2021-08-01T12:31:00Z">
        <w:r w:rsidR="00CB190D" w:rsidRPr="007115AE">
          <w:rPr>
            <w:rFonts w:ascii="Times New Roman" w:hAnsi="Times New Roman" w:cs="Times New Roman"/>
            <w:color w:val="000000"/>
            <w:lang w:val="en-US"/>
            <w:rPrChange w:id="451"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452" w:author="Maria Alejandra Romero" w:date="2021-08-01T12:55:00Z">
              <w:rPr>
                <w:rFonts w:ascii="Times New Roman" w:hAnsi="Times New Roman" w:cs="Times New Roman"/>
                <w:color w:val="000000"/>
                <w:highlight w:val="yellow"/>
                <w:lang w:val="en-US"/>
              </w:rPr>
            </w:rPrChange>
          </w:rPr>
          <w:t xml:space="preserve">. </w:t>
        </w:r>
      </w:ins>
      <w:ins w:id="453" w:author="Maria Alejandra Romero" w:date="2021-08-01T12:32:00Z">
        <w:r w:rsidR="0068491C" w:rsidRPr="007115AE">
          <w:rPr>
            <w:rFonts w:ascii="Times New Roman" w:hAnsi="Times New Roman" w:cs="Times New Roman"/>
            <w:color w:val="000000"/>
            <w:lang w:val="en-US"/>
            <w:rPrChange w:id="454"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455" w:author="Maria Alejandra Romero" w:date="2021-08-01T12:55:00Z">
              <w:rPr>
                <w:rFonts w:ascii="Times New Roman" w:hAnsi="Times New Roman" w:cs="Times New Roman"/>
                <w:color w:val="000000"/>
                <w:highlight w:val="yellow"/>
                <w:lang w:val="en-US"/>
              </w:rPr>
            </w:rPrChange>
          </w:rPr>
          <w:t xml:space="preserve"> </w:t>
        </w:r>
        <w:del w:id="456" w:author="adamsgd" w:date="2021-08-02T16:02:00Z">
          <w:r w:rsidR="00236C95" w:rsidRPr="007115AE" w:rsidDel="00805B9F">
            <w:rPr>
              <w:rFonts w:ascii="Times New Roman" w:hAnsi="Times New Roman" w:cs="Times New Roman"/>
              <w:color w:val="000000"/>
              <w:lang w:val="en-US"/>
              <w:rPrChange w:id="457"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458" w:author="Maria Alejandra Romero" w:date="2021-08-01T12:55:00Z">
              <w:rPr>
                <w:rFonts w:ascii="Times New Roman" w:hAnsi="Times New Roman" w:cs="Times New Roman"/>
                <w:color w:val="000000"/>
                <w:highlight w:val="yellow"/>
                <w:lang w:val="en-US"/>
              </w:rPr>
            </w:rPrChange>
          </w:rPr>
          <w:t xml:space="preserve">mentioned </w:t>
        </w:r>
        <w:del w:id="459" w:author="adamsgd" w:date="2021-08-02T16:02:00Z">
          <w:r w:rsidR="00236C95" w:rsidRPr="007115AE" w:rsidDel="00805B9F">
            <w:rPr>
              <w:rFonts w:ascii="Times New Roman" w:hAnsi="Times New Roman" w:cs="Times New Roman"/>
              <w:color w:val="000000"/>
              <w:lang w:val="en-US"/>
              <w:rPrChange w:id="460" w:author="Maria Alejandra Romero" w:date="2021-08-01T12:55:00Z">
                <w:rPr>
                  <w:rFonts w:ascii="Times New Roman" w:hAnsi="Times New Roman" w:cs="Times New Roman"/>
                  <w:color w:val="000000"/>
                  <w:highlight w:val="yellow"/>
                  <w:lang w:val="en-US"/>
                </w:rPr>
              </w:rPrChange>
            </w:rPr>
            <w:delText>above</w:delText>
          </w:r>
        </w:del>
      </w:ins>
      <w:ins w:id="461" w:author="adamsgd" w:date="2021-08-02T16:02:00Z">
        <w:r w:rsidR="00805B9F">
          <w:rPr>
            <w:rFonts w:ascii="Times New Roman" w:hAnsi="Times New Roman" w:cs="Times New Roman"/>
            <w:color w:val="000000"/>
            <w:lang w:val="en-US"/>
          </w:rPr>
          <w:t>previously</w:t>
        </w:r>
      </w:ins>
      <w:ins w:id="462" w:author="Maria Alejandra Romero" w:date="2021-08-01T12:33:00Z">
        <w:r w:rsidR="00CF03F6" w:rsidRPr="007115AE">
          <w:rPr>
            <w:rFonts w:ascii="Times New Roman" w:hAnsi="Times New Roman" w:cs="Times New Roman"/>
            <w:color w:val="000000"/>
            <w:lang w:val="en-US"/>
            <w:rPrChange w:id="463" w:author="Maria Alejandra Romero" w:date="2021-08-01T12:55:00Z">
              <w:rPr>
                <w:rFonts w:ascii="Times New Roman" w:hAnsi="Times New Roman" w:cs="Times New Roman"/>
                <w:color w:val="000000"/>
                <w:highlight w:val="yellow"/>
                <w:lang w:val="en-US"/>
              </w:rPr>
            </w:rPrChange>
          </w:rPr>
          <w:t xml:space="preserve">, </w:t>
        </w:r>
      </w:ins>
      <w:ins w:id="464" w:author="Maria Alejandra Romero" w:date="2021-08-01T12:37:00Z">
        <w:r w:rsidR="008D21BC" w:rsidRPr="007115AE">
          <w:rPr>
            <w:rFonts w:ascii="Times New Roman" w:hAnsi="Times New Roman" w:cs="Times New Roman"/>
            <w:color w:val="000000"/>
            <w:lang w:val="en-US"/>
            <w:rPrChange w:id="465"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redistribution of the whales in the 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466" w:author="Maria Alejandra Romero" w:date="2021-08-01T12:38:00Z">
        <w:r w:rsidR="00A41187" w:rsidRPr="00571C24">
          <w:rPr>
            <w:rFonts w:ascii="Times New Roman" w:hAnsi="Times New Roman" w:cs="Times New Roman"/>
            <w:color w:val="000000"/>
            <w:lang w:val="en-US"/>
          </w:rPr>
          <w:t xml:space="preserve">sula </w:t>
        </w:r>
      </w:ins>
      <w:ins w:id="467" w:author="Maria Alejandra Romero" w:date="2021-08-01T12:37:00Z">
        <w:r w:rsidR="008D21BC" w:rsidRPr="00571C24">
          <w:rPr>
            <w:rFonts w:ascii="Times New Roman" w:hAnsi="Times New Roman" w:cs="Times New Roman"/>
            <w:color w:val="000000"/>
            <w:lang w:val="en-US"/>
          </w:rPr>
          <w:t>V</w:t>
        </w:r>
      </w:ins>
      <w:ins w:id="468" w:author="Maria Alejandra Romero" w:date="2021-08-01T12:38:00Z">
        <w:r w:rsidR="00A41187" w:rsidRPr="00571C24">
          <w:rPr>
            <w:rFonts w:ascii="Times New Roman" w:hAnsi="Times New Roman" w:cs="Times New Roman"/>
            <w:color w:val="000000"/>
            <w:lang w:val="en-US"/>
          </w:rPr>
          <w:t>aldés</w:t>
        </w:r>
      </w:ins>
      <w:ins w:id="469"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470"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its carrying capacity </w:t>
        </w:r>
      </w:ins>
      <w:ins w:id="471" w:author="adamsgd" w:date="2021-08-02T16:03:00Z">
        <w:r w:rsidR="00805B9F">
          <w:rPr>
            <w:rFonts w:ascii="Times New Roman" w:hAnsi="Times New Roman" w:cs="Times New Roman"/>
            <w:lang w:val="en-US"/>
          </w:rPr>
          <w:t xml:space="preserve">in the survey area </w:t>
        </w:r>
      </w:ins>
      <w:ins w:id="472" w:author="Maria Alejandra Romero" w:date="2021-08-01T12:38:00Z">
        <w:r w:rsidR="00FF343F" w:rsidRPr="00571C24">
          <w:rPr>
            <w:rFonts w:ascii="Times New Roman" w:hAnsi="Times New Roman" w:cs="Times New Roman"/>
            <w:lang w:val="en-US"/>
          </w:rPr>
          <w:t xml:space="preserve">as optimal habitat while solitary individuals and breeding groups are forced to use deeper waters or to move out of the region, in particular to </w:t>
        </w:r>
        <w:proofErr w:type="spellStart"/>
        <w:r w:rsidR="00FF343F" w:rsidRPr="00571C24">
          <w:rPr>
            <w:rFonts w:ascii="Times New Roman" w:hAnsi="Times New Roman" w:cs="Times New Roman"/>
            <w:lang w:val="en-US"/>
          </w:rPr>
          <w:t>Golfo</w:t>
        </w:r>
        <w:proofErr w:type="spellEnd"/>
        <w:r w:rsidR="00FF343F" w:rsidRPr="00571C24">
          <w:rPr>
            <w:rFonts w:ascii="Times New Roman" w:hAnsi="Times New Roman" w:cs="Times New Roman"/>
            <w:lang w:val="en-US"/>
          </w:rPr>
          <w:t xml:space="preserve"> San </w:t>
        </w:r>
        <w:proofErr w:type="spellStart"/>
        <w:r w:rsidR="00FF343F" w:rsidRPr="00571C24">
          <w:rPr>
            <w:rFonts w:ascii="Times New Roman" w:hAnsi="Times New Roman" w:cs="Times New Roman"/>
            <w:lang w:val="en-US"/>
          </w:rPr>
          <w:t>Mat</w:t>
        </w:r>
        <w:r w:rsidR="00FF343F" w:rsidRPr="00EB09FF">
          <w:rPr>
            <w:rFonts w:ascii="Times New Roman" w:hAnsi="Times New Roman" w:cs="Times New Roman"/>
            <w:lang w:val="en-US"/>
          </w:rPr>
          <w:t>ías</w:t>
        </w:r>
        <w:proofErr w:type="spellEnd"/>
        <w:r w:rsidR="00FF343F" w:rsidRPr="00EB09FF">
          <w:rPr>
            <w:rFonts w:ascii="Times New Roman" w:hAnsi="Times New Roman" w:cs="Times New Roman"/>
            <w:lang w:val="en-US"/>
          </w:rPr>
          <w:t xml:space="preserve"> </w:t>
        </w:r>
      </w:ins>
      <w:ins w:id="473"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474"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475" w:author="Maria Alejandra Romero" w:date="2021-08-01T12:41:00Z">
        <w:r w:rsidR="00A64FE5" w:rsidRPr="007115AE">
          <w:rPr>
            <w:rFonts w:ascii="Times New Roman" w:hAnsi="Times New Roman" w:cs="Times New Roman"/>
            <w:lang w:val="en-GB"/>
          </w:rPr>
          <w:t xml:space="preserve"> explor</w:t>
        </w:r>
      </w:ins>
      <w:ins w:id="476" w:author="Maria Alejandra Romero" w:date="2021-08-01T12:45:00Z">
        <w:r w:rsidR="00845472" w:rsidRPr="007115AE">
          <w:rPr>
            <w:rFonts w:ascii="Times New Roman" w:hAnsi="Times New Roman" w:cs="Times New Roman"/>
            <w:lang w:val="en-GB"/>
          </w:rPr>
          <w:t>ing</w:t>
        </w:r>
      </w:ins>
      <w:ins w:id="477" w:author="Maria Alejandra Romero" w:date="2021-08-01T12:41:00Z">
        <w:r w:rsidR="00A64FE5" w:rsidRPr="007115AE">
          <w:rPr>
            <w:rFonts w:ascii="Times New Roman" w:hAnsi="Times New Roman" w:cs="Times New Roman"/>
            <w:lang w:val="en-GB"/>
          </w:rPr>
          <w:t xml:space="preserve"> </w:t>
        </w:r>
      </w:ins>
      <w:ins w:id="478"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479"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480"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481" w:author="Maria Alejandra Romero" w:date="2021-08-01T12:45:00Z">
        <w:r w:rsidR="00FD3CF8" w:rsidRPr="007115AE">
          <w:rPr>
            <w:rFonts w:ascii="Times New Roman" w:hAnsi="Times New Roman" w:cs="Times New Roman"/>
            <w:lang w:val="en-GB"/>
          </w:rPr>
          <w:t xml:space="preserve">favour </w:t>
        </w:r>
      </w:ins>
      <w:ins w:id="482" w:author="Maria Alejandra Romero" w:date="2021-08-01T12:46:00Z">
        <w:r w:rsidR="00146E3E" w:rsidRPr="007115AE">
          <w:rPr>
            <w:rFonts w:ascii="Times New Roman" w:hAnsi="Times New Roman" w:cs="Times New Roman"/>
            <w:lang w:val="en-GB"/>
          </w:rPr>
          <w:t xml:space="preserve">higher </w:t>
        </w:r>
      </w:ins>
      <w:ins w:id="483" w:author="Maria Alejandra Romero" w:date="2021-08-01T12:49:00Z">
        <w:r w:rsidR="00DE101C" w:rsidRPr="007115AE">
          <w:rPr>
            <w:rFonts w:ascii="Times New Roman" w:hAnsi="Times New Roman" w:cs="Times New Roman"/>
            <w:lang w:val="en-GB"/>
          </w:rPr>
          <w:t>values</w:t>
        </w:r>
      </w:ins>
      <w:ins w:id="484" w:author="Maria Alejandra Romero" w:date="2021-08-01T12:46:00Z">
        <w:r w:rsidR="00146E3E" w:rsidRPr="007115AE">
          <w:rPr>
            <w:rFonts w:ascii="Times New Roman" w:hAnsi="Times New Roman" w:cs="Times New Roman"/>
            <w:lang w:val="en-GB"/>
          </w:rPr>
          <w:t xml:space="preserve">. </w:t>
        </w:r>
      </w:ins>
      <w:ins w:id="485" w:author="Maria Alejandra Romero" w:date="2021-08-01T12:47:00Z">
        <w:r w:rsidR="00360D53" w:rsidRPr="007115AE">
          <w:rPr>
            <w:rFonts w:ascii="Times New Roman" w:hAnsi="Times New Roman" w:cs="Times New Roman"/>
            <w:lang w:val="en-GB"/>
          </w:rPr>
          <w:t xml:space="preserve">Unfortunately, </w:t>
        </w:r>
      </w:ins>
      <w:moveToRangeStart w:id="486"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487" w:author="Maria Alejandra Romero" w:date="2021-08-01T12:49:00Z"/>
          <w:rFonts w:ascii="Times New Roman" w:hAnsi="Times New Roman" w:cs="Times New Roman"/>
          <w:lang w:val="en-US"/>
          <w:rPrChange w:id="488" w:author="Maria Alejandra Romero" w:date="2021-08-01T12:55:00Z">
            <w:rPr>
              <w:ins w:id="489" w:author="Maria Alejandra Romero" w:date="2021-08-01T12:49:00Z"/>
              <w:rFonts w:ascii="Times New Roman" w:hAnsi="Times New Roman" w:cs="Times New Roman"/>
              <w:highlight w:val="yellow"/>
              <w:lang w:val="en-US"/>
            </w:rPr>
          </w:rPrChange>
        </w:rPr>
      </w:pPr>
      <w:moveTo w:id="490" w:author="Maria Alejandra Romero" w:date="2021-08-01T12:15:00Z">
        <w:del w:id="491" w:author="Maria Alejandra Romero" w:date="2021-08-01T12:47:00Z">
          <w:r w:rsidRPr="007115AE" w:rsidDel="00360D53">
            <w:rPr>
              <w:rFonts w:ascii="Times New Roman" w:hAnsi="Times New Roman" w:cs="Times New Roman"/>
              <w:color w:val="000000"/>
              <w:lang w:val="en-GB"/>
              <w:rPrChange w:id="492" w:author="Maria Alejandra Romero" w:date="2021-08-01T12:55:00Z">
                <w:rPr>
                  <w:rFonts w:ascii="Times New Roman" w:hAnsi="Times New Roman" w:cs="Times New Roman"/>
                  <w:color w:val="000000"/>
                  <w:highlight w:val="yellow"/>
                  <w:lang w:val="en-GB"/>
                </w:rPr>
              </w:rPrChange>
            </w:rPr>
            <w:delText xml:space="preserve">The catchability coefficient </w:delText>
          </w:r>
        </w:del>
        <m:oMath>
          <m:r>
            <w:del w:id="493" w:author="Maria Alejandra Romero" w:date="2021-08-01T12:47:00Z">
              <w:rPr>
                <w:rFonts w:ascii="Cambria Math" w:hAnsi="Cambria Math" w:cs="Times New Roman"/>
                <w:color w:val="000000"/>
                <w:lang w:val="en-GB"/>
                <w:rPrChange w:id="494" w:author="Maria Alejandra Romero" w:date="2021-08-01T12:55:00Z">
                  <w:rPr>
                    <w:rFonts w:ascii="Cambria Math" w:hAnsi="Cambria Math" w:cs="Times New Roman"/>
                    <w:color w:val="000000"/>
                    <w:highlight w:val="yellow"/>
                    <w:lang w:val="en-GB"/>
                  </w:rPr>
                </w:rPrChange>
              </w:rPr>
              <m:t>q</m:t>
            </w:del>
          </m:r>
        </m:oMath>
        <w:moveTo w:id="495" w:author="Maria Alejandra Romero" w:date="2021-08-01T12:15:00Z">
          <w:del w:id="496" w:author="Maria Alejandra Romero" w:date="2021-08-01T12:47:00Z">
            <w:r w:rsidRPr="007115AE" w:rsidDel="00360D53">
              <w:rPr>
                <w:rFonts w:ascii="Times New Roman" w:eastAsiaTheme="minorEastAsia" w:hAnsi="Times New Roman" w:cs="Times New Roman"/>
                <w:color w:val="000000"/>
                <w:lang w:val="en-GB"/>
                <w:rPrChange w:id="497"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498"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499" w:author="adamsgd" w:date="2021-08-02T16:03:00Z">
            <w:r w:rsidRPr="007115AE" w:rsidDel="00805B9F">
              <w:rPr>
                <w:rFonts w:ascii="Times New Roman" w:eastAsiaTheme="minorEastAsia" w:hAnsi="Times New Roman" w:cs="Times New Roman"/>
                <w:color w:val="000000"/>
                <w:lang w:val="en-GB"/>
                <w:rPrChange w:id="500"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501" w:author="Maria Alejandra Romero" w:date="2021-08-01T12:55:00Z">
                <w:rPr>
                  <w:rFonts w:ascii="Times New Roman" w:eastAsiaTheme="minorEastAsia" w:hAnsi="Times New Roman" w:cs="Times New Roman"/>
                  <w:color w:val="000000"/>
                  <w:highlight w:val="yellow"/>
                  <w:lang w:val="en-GB"/>
                </w:rPr>
              </w:rPrChange>
            </w:rPr>
            <w:t xml:space="preserve"> </w:t>
          </w:r>
        </w:moveTo>
        <w:ins w:id="502" w:author="adamsgd" w:date="2021-08-02T16:03:00Z">
          <w:r w:rsidR="00805B9F">
            <w:rPr>
              <w:rFonts w:ascii="Times New Roman" w:eastAsiaTheme="minorEastAsia" w:hAnsi="Times New Roman" w:cs="Times New Roman"/>
              <w:color w:val="000000"/>
              <w:lang w:val="en-GB"/>
            </w:rPr>
            <w:t>in</w:t>
          </w:r>
        </w:ins>
        <w:moveTo w:id="503" w:author="Maria Alejandra Romero" w:date="2021-08-01T12:15:00Z">
          <w:del w:id="504" w:author="adamsgd" w:date="2021-08-02T16:03:00Z">
            <w:r w:rsidRPr="007115AE" w:rsidDel="00805B9F">
              <w:rPr>
                <w:rFonts w:ascii="Times New Roman" w:eastAsiaTheme="minorEastAsia" w:hAnsi="Times New Roman" w:cs="Times New Roman"/>
                <w:color w:val="000000"/>
                <w:lang w:val="en-GB"/>
                <w:rPrChange w:id="505"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506"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507" w:author="adamsgd" w:date="2021-08-02T16:03:00Z">
          <w:r w:rsidR="00805B9F">
            <w:rPr>
              <w:rFonts w:ascii="Times New Roman" w:eastAsiaTheme="minorEastAsia" w:hAnsi="Times New Roman" w:cs="Times New Roman"/>
              <w:color w:val="000000"/>
              <w:lang w:val="en-GB"/>
            </w:rPr>
            <w:t xml:space="preserve">better </w:t>
          </w:r>
        </w:ins>
        <w:moveTo w:id="508" w:author="Maria Alejandra Romero" w:date="2021-08-01T12:15:00Z">
          <w:del w:id="509" w:author="Maria Alejandra Romero" w:date="2021-08-01T12:50:00Z">
            <w:r w:rsidRPr="007115AE" w:rsidDel="00B87BE4">
              <w:rPr>
                <w:rFonts w:ascii="Times New Roman" w:eastAsiaTheme="minorEastAsia" w:hAnsi="Times New Roman" w:cs="Times New Roman"/>
                <w:color w:val="000000"/>
                <w:lang w:val="en-GB"/>
                <w:rPrChange w:id="510" w:author="Maria Alejandra Romero" w:date="2021-08-01T12:55:00Z">
                  <w:rPr>
                    <w:rFonts w:ascii="Times New Roman" w:eastAsiaTheme="minorEastAsia" w:hAnsi="Times New Roman" w:cs="Times New Roman"/>
                    <w:color w:val="000000"/>
                    <w:highlight w:val="yellow"/>
                    <w:lang w:val="en-GB"/>
                  </w:rPr>
                </w:rPrChange>
              </w:rPr>
              <w:delText>p</w:delText>
            </w:r>
          </w:del>
          <w:ins w:id="511" w:author="Maria Alejandra Romero" w:date="2021-08-01T12:50:00Z">
            <w:del w:id="512" w:author="adamsgd" w:date="2021-08-02T16:03:00Z">
              <w:r w:rsidR="00B87BE4" w:rsidRPr="007115AE" w:rsidDel="00805B9F">
                <w:rPr>
                  <w:rFonts w:ascii="Times New Roman" w:eastAsiaTheme="minorEastAsia" w:hAnsi="Times New Roman" w:cs="Times New Roman"/>
                  <w:color w:val="000000"/>
                  <w:lang w:val="en-GB"/>
                  <w:rPrChange w:id="513"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514" w:author="Maria Alejandra Romero" w:date="2021-08-01T12:50:00Z">
          <w:del w:id="515" w:author="adamsgd" w:date="2021-08-02T16:03:00Z">
            <w:r w:rsidR="00B87BE4" w:rsidRPr="007115AE" w:rsidDel="00805B9F">
              <w:rPr>
                <w:rFonts w:ascii="Times New Roman" w:eastAsiaTheme="minorEastAsia" w:hAnsi="Times New Roman" w:cs="Times New Roman"/>
                <w:color w:val="000000"/>
                <w:lang w:val="en-GB"/>
                <w:rPrChange w:id="516"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517" w:author="adamsgd" w:date="2021-08-02T16:04:00Z">
          <w:r w:rsidR="00805B9F">
            <w:rPr>
              <w:rFonts w:ascii="Times New Roman" w:eastAsiaTheme="minorEastAsia" w:hAnsi="Times New Roman" w:cs="Times New Roman"/>
              <w:color w:val="000000"/>
              <w:lang w:val="en-GB"/>
            </w:rPr>
            <w:t>estimate</w:t>
          </w:r>
        </w:ins>
        <w:ins w:id="518" w:author="Maria Alejandra Romero" w:date="2021-08-01T12:47:00Z">
          <w:r w:rsidR="00703EFD" w:rsidRPr="007115AE">
            <w:rPr>
              <w:rFonts w:ascii="Times New Roman" w:eastAsiaTheme="minorEastAsia" w:hAnsi="Times New Roman" w:cs="Times New Roman"/>
              <w:color w:val="000000"/>
              <w:lang w:val="en-GB"/>
              <w:rPrChange w:id="519" w:author="Maria Alejandra Romero" w:date="2021-08-01T12:55:00Z">
                <w:rPr>
                  <w:rFonts w:ascii="Times New Roman" w:eastAsiaTheme="minorEastAsia" w:hAnsi="Times New Roman" w:cs="Times New Roman"/>
                  <w:color w:val="000000"/>
                  <w:highlight w:val="yellow"/>
                  <w:lang w:val="en-GB"/>
                </w:rPr>
              </w:rPrChange>
            </w:rPr>
            <w:t xml:space="preserve"> a </w:t>
          </w:r>
          <w:del w:id="520" w:author="adamsgd" w:date="2021-08-02T16:04:00Z">
            <w:r w:rsidR="00703EFD" w:rsidRPr="007115AE" w:rsidDel="00805B9F">
              <w:rPr>
                <w:rFonts w:ascii="Times New Roman" w:eastAsiaTheme="minorEastAsia" w:hAnsi="Times New Roman" w:cs="Times New Roman"/>
                <w:color w:val="000000"/>
                <w:lang w:val="en-GB"/>
                <w:rPrChange w:id="521" w:author="Maria Alejandra Romero" w:date="2021-08-01T12:55:00Z">
                  <w:rPr>
                    <w:rFonts w:ascii="Times New Roman" w:eastAsiaTheme="minorEastAsia" w:hAnsi="Times New Roman" w:cs="Times New Roman"/>
                    <w:color w:val="000000"/>
                    <w:highlight w:val="yellow"/>
                    <w:lang w:val="en-GB"/>
                  </w:rPr>
                </w:rPrChange>
              </w:rPr>
              <w:delText>negative</w:delText>
            </w:r>
          </w:del>
        </w:ins>
        <w:ins w:id="522" w:author="adamsgd" w:date="2021-08-02T16:04:00Z">
          <w:r w:rsidR="00805B9F">
            <w:rPr>
              <w:rFonts w:ascii="Times New Roman" w:eastAsiaTheme="minorEastAsia" w:hAnsi="Times New Roman" w:cs="Times New Roman"/>
              <w:color w:val="000000"/>
              <w:lang w:val="en-GB"/>
            </w:rPr>
            <w:t>trend in</w:t>
          </w:r>
        </w:ins>
        <w:ins w:id="523" w:author="Maria Alejandra Romero" w:date="2021-08-01T12:47:00Z">
          <w:r w:rsidR="00703EFD" w:rsidRPr="007115AE">
            <w:rPr>
              <w:rFonts w:ascii="Times New Roman" w:eastAsiaTheme="minorEastAsia" w:hAnsi="Times New Roman" w:cs="Times New Roman"/>
              <w:color w:val="000000"/>
              <w:lang w:val="en-GB"/>
              <w:rPrChange w:id="524" w:author="Maria Alejandra Romero" w:date="2021-08-01T12:55:00Z">
                <w:rPr>
                  <w:rFonts w:ascii="Times New Roman" w:eastAsiaTheme="minorEastAsia" w:hAnsi="Times New Roman" w:cs="Times New Roman"/>
                  <w:color w:val="000000"/>
                  <w:highlight w:val="yellow"/>
                  <w:lang w:val="en-GB"/>
                </w:rPr>
              </w:rPrChange>
            </w:rPr>
            <w:t xml:space="preserve"> </w:t>
          </w:r>
        </w:ins>
        <w:moveTo w:id="525" w:author="Maria Alejandra Romero" w:date="2021-08-01T12:15:00Z">
          <w:del w:id="526" w:author="Maria Alejandra Romero" w:date="2021-08-01T12:47:00Z">
            <w:r w:rsidRPr="007115AE" w:rsidDel="00703EFD">
              <w:rPr>
                <w:rFonts w:ascii="Times New Roman" w:eastAsiaTheme="minorEastAsia" w:hAnsi="Times New Roman" w:cs="Times New Roman"/>
                <w:color w:val="000000"/>
                <w:lang w:val="en-GB"/>
                <w:rPrChange w:id="527"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528"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529" w:author="Maria Alejandra Romero" w:date="2021-08-01T12:55:00Z">
                <w:rPr>
                  <w:rFonts w:ascii="Times New Roman" w:hAnsi="Times New Roman" w:cs="Times New Roman"/>
                  <w:highlight w:val="yellow"/>
                  <w:lang w:val="en-US"/>
                </w:rPr>
              </w:rPrChange>
            </w:rPr>
            <w:t xml:space="preserve">catchability. </w:t>
          </w:r>
          <w:del w:id="530" w:author="Maria Alejandra Romero" w:date="2021-08-01T12:48:00Z">
            <w:r w:rsidRPr="007115AE" w:rsidDel="00074288">
              <w:rPr>
                <w:rFonts w:ascii="Times New Roman" w:hAnsi="Times New Roman" w:cs="Times New Roman"/>
                <w:lang w:val="en-US"/>
                <w:rPrChange w:id="531"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532" w:author="adamsgd" w:date="2021-08-02T16:05:00Z">
            <w:r w:rsidRPr="007115AE" w:rsidDel="00805B9F">
              <w:rPr>
                <w:rFonts w:ascii="Times New Roman" w:hAnsi="Times New Roman" w:cs="Times New Roman"/>
                <w:lang w:val="en-US"/>
                <w:rPrChange w:id="533" w:author="Maria Alejandra Romero" w:date="2021-08-01T12:55:00Z">
                  <w:rPr>
                    <w:rFonts w:ascii="Times New Roman" w:hAnsi="Times New Roman" w:cs="Times New Roman"/>
                    <w:highlight w:val="yellow"/>
                    <w:lang w:val="en-US"/>
                  </w:rPr>
                </w:rPrChange>
              </w:rPr>
              <w:delText>In the future, if</w:delText>
            </w:r>
          </w:del>
        </w:moveTo>
        <w:ins w:id="534" w:author="adamsgd" w:date="2021-08-02T16:05:00Z">
          <w:r w:rsidR="00805B9F">
            <w:rPr>
              <w:rFonts w:ascii="Times New Roman" w:hAnsi="Times New Roman" w:cs="Times New Roman"/>
              <w:lang w:val="en-US"/>
            </w:rPr>
            <w:t>If</w:t>
          </w:r>
        </w:ins>
        <w:moveTo w:id="535" w:author="Maria Alejandra Romero" w:date="2021-08-01T12:15:00Z">
          <w:r w:rsidRPr="007115AE">
            <w:rPr>
              <w:rFonts w:ascii="Times New Roman" w:hAnsi="Times New Roman" w:cs="Times New Roman"/>
              <w:lang w:val="en-US"/>
              <w:rPrChange w:id="536" w:author="Maria Alejandra Romero" w:date="2021-08-01T12:55:00Z">
                <w:rPr>
                  <w:rFonts w:ascii="Times New Roman" w:hAnsi="Times New Roman" w:cs="Times New Roman"/>
                  <w:highlight w:val="yellow"/>
                  <w:lang w:val="en-US"/>
                </w:rPr>
              </w:rPrChange>
            </w:rPr>
            <w:t xml:space="preserve"> </w:t>
          </w:r>
          <w:del w:id="537" w:author="adamsgd" w:date="2021-08-02T16:04:00Z">
            <w:r w:rsidRPr="007115AE" w:rsidDel="00805B9F">
              <w:rPr>
                <w:rFonts w:ascii="Times New Roman" w:hAnsi="Times New Roman" w:cs="Times New Roman"/>
                <w:lang w:val="en-US"/>
                <w:rPrChange w:id="538"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539" w:author="Maria Alejandra Romero" w:date="2021-08-01T12:55:00Z">
                <w:rPr>
                  <w:rFonts w:ascii="Times New Roman" w:hAnsi="Times New Roman" w:cs="Times New Roman"/>
                  <w:highlight w:val="yellow"/>
                  <w:lang w:val="en-US"/>
                </w:rPr>
              </w:rPrChange>
            </w:rPr>
            <w:t>abundance in</w:t>
          </w:r>
        </w:moveTo>
        <w:ins w:id="540" w:author="adamsgd" w:date="2021-08-02T16:04:00Z">
          <w:r w:rsidR="00805B9F">
            <w:rPr>
              <w:rFonts w:ascii="Times New Roman" w:hAnsi="Times New Roman" w:cs="Times New Roman"/>
              <w:lang w:val="en-US"/>
            </w:rPr>
            <w:t xml:space="preserve"> the</w:t>
          </w:r>
        </w:ins>
        <w:moveTo w:id="541" w:author="Maria Alejandra Romero" w:date="2021-08-01T12:15:00Z">
          <w:r w:rsidRPr="007115AE">
            <w:rPr>
              <w:rFonts w:ascii="Times New Roman" w:hAnsi="Times New Roman" w:cs="Times New Roman"/>
              <w:lang w:val="en-US"/>
              <w:rPrChange w:id="542" w:author="Maria Alejandra Romero" w:date="2021-08-01T12:55:00Z">
                <w:rPr>
                  <w:rFonts w:ascii="Times New Roman" w:hAnsi="Times New Roman" w:cs="Times New Roman"/>
                  <w:highlight w:val="yellow"/>
                  <w:lang w:val="en-US"/>
                </w:rPr>
              </w:rPrChange>
            </w:rPr>
            <w:t xml:space="preserve"> traditional breeding grounds remains stable over time</w:t>
          </w:r>
          <w:del w:id="543" w:author="adamsgd" w:date="2021-08-02T16:04:00Z">
            <w:r w:rsidRPr="007115AE" w:rsidDel="00805B9F">
              <w:rPr>
                <w:rFonts w:ascii="Times New Roman" w:hAnsi="Times New Roman" w:cs="Times New Roman"/>
                <w:lang w:val="en-US"/>
                <w:rPrChange w:id="544"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545" w:author="Maria Alejandra Romero" w:date="2021-08-01T12:55:00Z">
                <w:rPr>
                  <w:rFonts w:ascii="Times New Roman" w:hAnsi="Times New Roman" w:cs="Times New Roman"/>
                  <w:highlight w:val="yellow"/>
                  <w:lang w:val="en-US"/>
                </w:rPr>
              </w:rPrChange>
            </w:rPr>
            <w:t xml:space="preserve"> and the population continu</w:t>
          </w:r>
          <w:commentRangeStart w:id="546"/>
          <w:r w:rsidRPr="007115AE">
            <w:rPr>
              <w:rFonts w:ascii="Times New Roman" w:hAnsi="Times New Roman" w:cs="Times New Roman"/>
              <w:lang w:val="en-US"/>
              <w:rPrChange w:id="547" w:author="Maria Alejandra Romero" w:date="2021-08-01T12:55:00Z">
                <w:rPr>
                  <w:rFonts w:ascii="Times New Roman" w:hAnsi="Times New Roman" w:cs="Times New Roman"/>
                  <w:highlight w:val="yellow"/>
                  <w:lang w:val="en-US"/>
                </w:rPr>
              </w:rPrChange>
            </w:rPr>
            <w:t xml:space="preserve">es to increase </w:t>
          </w:r>
          <w:del w:id="548" w:author="adamsgd" w:date="2021-08-02T16:05:00Z">
            <w:r w:rsidRPr="007115AE" w:rsidDel="00805B9F">
              <w:rPr>
                <w:rFonts w:ascii="Times New Roman" w:hAnsi="Times New Roman" w:cs="Times New Roman"/>
                <w:lang w:val="en-US"/>
                <w:rPrChange w:id="549" w:author="Maria Alejandra Romero" w:date="2021-08-01T12:55:00Z">
                  <w:rPr>
                    <w:rFonts w:ascii="Times New Roman" w:hAnsi="Times New Roman" w:cs="Times New Roman"/>
                    <w:highlight w:val="yellow"/>
                    <w:lang w:val="en-US"/>
                  </w:rPr>
                </w:rPrChange>
              </w:rPr>
              <w:delText>over</w:delText>
            </w:r>
          </w:del>
        </w:moveTo>
        <w:ins w:id="550" w:author="adamsgd" w:date="2021-08-02T16:05:00Z">
          <w:r w:rsidR="00805B9F">
            <w:rPr>
              <w:rFonts w:ascii="Times New Roman" w:hAnsi="Times New Roman" w:cs="Times New Roman"/>
              <w:lang w:val="en-US"/>
            </w:rPr>
            <w:t>across</w:t>
          </w:r>
        </w:ins>
        <w:moveTo w:id="551" w:author="Maria Alejandra Romero" w:date="2021-08-01T12:15:00Z">
          <w:r w:rsidRPr="007115AE">
            <w:rPr>
              <w:rFonts w:ascii="Times New Roman" w:hAnsi="Times New Roman" w:cs="Times New Roman"/>
              <w:lang w:val="en-US"/>
              <w:rPrChange w:id="552" w:author="Maria Alejandra Romero" w:date="2021-08-01T12:55:00Z">
                <w:rPr>
                  <w:rFonts w:ascii="Times New Roman" w:hAnsi="Times New Roman" w:cs="Times New Roman"/>
                  <w:highlight w:val="yellow"/>
                  <w:lang w:val="en-US"/>
                </w:rPr>
              </w:rPrChange>
            </w:rPr>
            <w:t xml:space="preserve"> </w:t>
          </w:r>
          <w:del w:id="553" w:author="adamsgd" w:date="2021-08-02T16:05:00Z">
            <w:r w:rsidRPr="007115AE" w:rsidDel="00805B9F">
              <w:rPr>
                <w:rFonts w:ascii="Times New Roman" w:hAnsi="Times New Roman" w:cs="Times New Roman"/>
                <w:lang w:val="en-US"/>
                <w:rPrChange w:id="554" w:author="Maria Alejandra Romero" w:date="2021-08-01T12:55:00Z">
                  <w:rPr>
                    <w:rFonts w:ascii="Times New Roman" w:hAnsi="Times New Roman" w:cs="Times New Roman"/>
                    <w:highlight w:val="yellow"/>
                    <w:lang w:val="en-US"/>
                  </w:rPr>
                </w:rPrChange>
              </w:rPr>
              <w:delText>the</w:delText>
            </w:r>
          </w:del>
        </w:moveTo>
        <w:proofErr w:type="spellStart"/>
        <w:ins w:id="555" w:author="adamsgd" w:date="2021-08-02T16:05:00Z">
          <w:r w:rsidR="00805B9F">
            <w:rPr>
              <w:rFonts w:ascii="Times New Roman" w:hAnsi="Times New Roman" w:cs="Times New Roman"/>
              <w:lang w:val="en-US"/>
            </w:rPr>
            <w:t>it’s</w:t>
          </w:r>
        </w:ins>
        <w:proofErr w:type="spellEnd"/>
        <w:moveTo w:id="556" w:author="Maria Alejandra Romero" w:date="2021-08-01T12:15:00Z">
          <w:r w:rsidRPr="007115AE">
            <w:rPr>
              <w:rFonts w:ascii="Times New Roman" w:hAnsi="Times New Roman" w:cs="Times New Roman"/>
              <w:lang w:val="en-US"/>
              <w:rPrChange w:id="557" w:author="Maria Alejandra Romero" w:date="2021-08-01T12:55:00Z">
                <w:rPr>
                  <w:rFonts w:ascii="Times New Roman" w:hAnsi="Times New Roman" w:cs="Times New Roman"/>
                  <w:highlight w:val="yellow"/>
                  <w:lang w:val="en-US"/>
                </w:rPr>
              </w:rPrChange>
            </w:rPr>
            <w:t xml:space="preserve"> distribution</w:t>
          </w:r>
          <w:del w:id="558" w:author="adamsgd" w:date="2021-08-02T16:05:00Z">
            <w:r w:rsidRPr="007115AE" w:rsidDel="00805B9F">
              <w:rPr>
                <w:rFonts w:ascii="Times New Roman" w:hAnsi="Times New Roman" w:cs="Times New Roman"/>
                <w:lang w:val="en-US"/>
                <w:rPrChange w:id="559" w:author="Maria Alejandra Romero" w:date="2021-08-01T12:55:00Z">
                  <w:rPr>
                    <w:rFonts w:ascii="Times New Roman" w:hAnsi="Times New Roman" w:cs="Times New Roman"/>
                    <w:highlight w:val="yellow"/>
                    <w:lang w:val="en-US"/>
                  </w:rPr>
                </w:rPrChange>
              </w:rPr>
              <w:delText xml:space="preserve"> area</w:delText>
            </w:r>
          </w:del>
        </w:moveTo>
        <w:commentRangeEnd w:id="546"/>
        <w:del w:id="560" w:author="adamsgd" w:date="2021-08-02T16:05:00Z">
          <w:r w:rsidR="00805B9F" w:rsidDel="00805B9F">
            <w:rPr>
              <w:rStyle w:val="CommentReference"/>
            </w:rPr>
            <w:commentReference w:id="546"/>
          </w:r>
        </w:del>
        <w:moveTo w:id="561" w:author="Maria Alejandra Romero" w:date="2021-08-01T12:15:00Z">
          <w:r w:rsidRPr="007115AE">
            <w:rPr>
              <w:rFonts w:ascii="Times New Roman" w:hAnsi="Times New Roman" w:cs="Times New Roman"/>
              <w:lang w:val="en-US"/>
              <w:rPrChange w:id="562" w:author="Maria Alejandra Romero" w:date="2021-08-01T12:55:00Z">
                <w:rPr>
                  <w:rFonts w:ascii="Times New Roman" w:hAnsi="Times New Roman" w:cs="Times New Roman"/>
                  <w:highlight w:val="yellow"/>
                  <w:lang w:val="en-US"/>
                </w:rPr>
              </w:rPrChange>
            </w:rPr>
            <w:t xml:space="preserve">, </w:t>
          </w:r>
        </w:moveTo>
        <w:ins w:id="563" w:author="adamsgd" w:date="2021-08-02T16:06:00Z">
          <w:r w:rsidR="00805B9F">
            <w:rPr>
              <w:rFonts w:ascii="Times New Roman" w:hAnsi="Times New Roman" w:cs="Times New Roman"/>
              <w:lang w:val="en-US"/>
            </w:rPr>
            <w:t xml:space="preserve">future studies should prioritize </w:t>
          </w:r>
        </w:ins>
        <w:ins w:id="564" w:author="Maria Alejandra Romero" w:date="2021-08-01T12:51:00Z">
          <w:r w:rsidR="00F87836" w:rsidRPr="00991EC7">
            <w:rPr>
              <w:rFonts w:ascii="Times New Roman" w:hAnsi="Times New Roman" w:cs="Times New Roman"/>
              <w:lang w:val="en-US"/>
            </w:rPr>
            <w:t xml:space="preserve">the generation of information </w:t>
          </w:r>
          <w:del w:id="565" w:author="adamsgd"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566" w:author="adamsgd" w:date="2021-08-02T16:06:00Z">
            <w:r w:rsidR="00F87836" w:rsidRPr="00991EC7" w:rsidDel="00805B9F">
              <w:rPr>
                <w:rFonts w:ascii="Times New Roman" w:hAnsi="Times New Roman" w:cs="Times New Roman"/>
                <w:lang w:val="en-US"/>
              </w:rPr>
              <w:delText>of this parameter</w:delText>
            </w:r>
          </w:del>
        </w:ins>
        <w:ins w:id="567" w:author="adamsgd" w:date="2021-08-02T16:06:00Z">
          <w:r w:rsidR="00805B9F">
            <w:rPr>
              <w:rFonts w:ascii="Times New Roman" w:hAnsi="Times New Roman" w:cs="Times New Roman"/>
              <w:lang w:val="en-US"/>
            </w:rPr>
            <w:t>in catchability</w:t>
          </w:r>
        </w:ins>
        <w:ins w:id="568" w:author="Maria Alejandra Romero" w:date="2021-08-01T12:51:00Z">
          <w:r w:rsidR="00F87836" w:rsidRPr="00991EC7">
            <w:rPr>
              <w:rFonts w:ascii="Times New Roman" w:hAnsi="Times New Roman" w:cs="Times New Roman"/>
              <w:lang w:val="en-US"/>
            </w:rPr>
            <w:t>.</w:t>
          </w:r>
        </w:ins>
      </w:moveTo>
    </w:p>
    <w:p w14:paraId="12F6E2D4" w14:textId="5BFCD5ED" w:rsidR="00146E3E" w:rsidRPr="00423337" w:rsidDel="00CD1BEF" w:rsidRDefault="009E3576" w:rsidP="009E3576">
      <w:pPr>
        <w:autoSpaceDE w:val="0"/>
        <w:autoSpaceDN w:val="0"/>
        <w:adjustRightInd w:val="0"/>
        <w:spacing w:after="0" w:line="360" w:lineRule="auto"/>
        <w:ind w:firstLine="284"/>
        <w:rPr>
          <w:del w:id="569" w:author="Maria Alejandra Romero" w:date="2021-08-01T12:53:00Z"/>
          <w:moveTo w:id="570" w:author="Maria Alejandra Romero" w:date="2021-08-01T12:15:00Z"/>
          <w:rFonts w:ascii="Times New Roman" w:hAnsi="Times New Roman" w:cs="Times New Roman"/>
          <w:lang w:val="en-US"/>
          <w:rPrChange w:id="571" w:author="Maria Alejandra Romero" w:date="2021-08-01T12:55:00Z">
            <w:rPr>
              <w:del w:id="572" w:author="Maria Alejandra Romero" w:date="2021-08-01T12:53:00Z"/>
              <w:moveTo w:id="573" w:author="Maria Alejandra Romero" w:date="2021-08-01T12:15:00Z"/>
              <w:rFonts w:ascii="Times New Roman" w:hAnsi="Times New Roman" w:cs="Times New Roman"/>
              <w:highlight w:val="yellow"/>
              <w:lang w:val="en-US"/>
            </w:rPr>
          </w:rPrChange>
        </w:rPr>
      </w:pPr>
      <w:moveTo w:id="574" w:author="Maria Alejandra Romero" w:date="2021-08-01T12:15:00Z">
        <w:del w:id="575" w:author="Maria Alejandra Romero" w:date="2021-08-01T12:51:00Z">
          <w:r w:rsidRPr="00423337" w:rsidDel="00F87836">
            <w:rPr>
              <w:rFonts w:ascii="Times New Roman" w:hAnsi="Times New Roman" w:cs="Times New Roman"/>
              <w:lang w:val="en-US"/>
              <w:rPrChange w:id="576"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577" w:author="Maria Alejandra Romero" w:date="2021-08-01T12:53:00Z"/>
          <w:moveTo w:id="578" w:author="Maria Alejandra Romero" w:date="2021-08-01T12:15:00Z"/>
          <w:rFonts w:ascii="Times New Roman" w:hAnsi="Times New Roman" w:cs="Times New Roman"/>
          <w:lang w:val="en-US"/>
          <w:rPrChange w:id="579" w:author="Maria Alejandra Romero" w:date="2021-08-01T12:55:00Z">
            <w:rPr>
              <w:del w:id="580" w:author="Maria Alejandra Romero" w:date="2021-08-01T12:53:00Z"/>
              <w:moveTo w:id="581" w:author="Maria Alejandra Romero" w:date="2021-08-01T12:15:00Z"/>
              <w:rFonts w:ascii="Times New Roman" w:hAnsi="Times New Roman" w:cs="Times New Roman"/>
              <w:highlight w:val="yellow"/>
              <w:lang w:val="en-US"/>
            </w:rPr>
          </w:rPrChange>
        </w:rPr>
      </w:pPr>
    </w:p>
    <w:moveToRangeEnd w:id="486"/>
    <w:p w14:paraId="7BC6411B" w14:textId="0A3D1C7F" w:rsidR="009E3576" w:rsidRPr="00991EC7" w:rsidDel="00CD1BEF" w:rsidRDefault="009E3576" w:rsidP="00176B04">
      <w:pPr>
        <w:autoSpaceDE w:val="0"/>
        <w:autoSpaceDN w:val="0"/>
        <w:adjustRightInd w:val="0"/>
        <w:spacing w:after="0" w:line="360" w:lineRule="auto"/>
        <w:ind w:firstLine="284"/>
        <w:rPr>
          <w:del w:id="582"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583" w:author="Maria Alejandra Romero" w:date="2021-08-01T12:53:00Z">
        <w:r w:rsidRPr="00423337">
          <w:rPr>
            <w:rFonts w:ascii="Times New Roman" w:hAnsi="Times New Roman" w:cs="Times New Roman"/>
            <w:color w:val="000000"/>
            <w:lang w:val="en-US"/>
            <w:rPrChange w:id="584" w:author="Maria Alejandra Romero" w:date="2021-08-01T12:55:00Z">
              <w:rPr>
                <w:rFonts w:ascii="Times New Roman" w:hAnsi="Times New Roman" w:cs="Times New Roman"/>
                <w:color w:val="000000"/>
                <w:highlight w:val="yellow"/>
                <w:lang w:val="en-US"/>
              </w:rPr>
            </w:rPrChange>
          </w:rPr>
          <w:t>On the other han</w:t>
        </w:r>
      </w:ins>
      <w:ins w:id="585" w:author="Maria Alejandra Romero" w:date="2021-08-01T12:54:00Z">
        <w:r w:rsidR="0036356B" w:rsidRPr="00423337">
          <w:rPr>
            <w:rFonts w:ascii="Times New Roman" w:hAnsi="Times New Roman" w:cs="Times New Roman"/>
            <w:color w:val="000000"/>
            <w:lang w:val="en-US"/>
            <w:rPrChange w:id="586" w:author="Maria Alejandra Romero" w:date="2021-08-01T12:55:00Z">
              <w:rPr>
                <w:rFonts w:ascii="Times New Roman" w:hAnsi="Times New Roman" w:cs="Times New Roman"/>
                <w:color w:val="000000"/>
                <w:highlight w:val="yellow"/>
                <w:lang w:val="en-US"/>
              </w:rPr>
            </w:rPrChange>
          </w:rPr>
          <w:t>d</w:t>
        </w:r>
      </w:ins>
      <w:ins w:id="587" w:author="Maria Alejandra Romero" w:date="2021-08-01T12:53:00Z">
        <w:r w:rsidRPr="00423337">
          <w:rPr>
            <w:rFonts w:ascii="Times New Roman" w:hAnsi="Times New Roman" w:cs="Times New Roman"/>
            <w:color w:val="000000"/>
            <w:lang w:val="en-US"/>
            <w:rPrChange w:id="588" w:author="Maria Alejandra Romero" w:date="2021-08-01T12:55:00Z">
              <w:rPr>
                <w:rFonts w:ascii="Times New Roman" w:hAnsi="Times New Roman" w:cs="Times New Roman"/>
                <w:color w:val="000000"/>
                <w:highlight w:val="yellow"/>
                <w:lang w:val="en-US"/>
              </w:rPr>
            </w:rPrChange>
          </w:rPr>
          <w:t xml:space="preserve">, </w:t>
        </w:r>
      </w:ins>
      <w:del w:id="589" w:author="Maria Alejandra Romero" w:date="2021-08-01T12:53:00Z">
        <w:r w:rsidR="00C448B1" w:rsidRPr="00423337" w:rsidDel="00CE5353">
          <w:rPr>
            <w:rFonts w:ascii="Times New Roman" w:hAnsi="Times New Roman" w:cs="Times New Roman"/>
            <w:color w:val="000000"/>
            <w:lang w:val="en-US"/>
          </w:rPr>
          <w:delText>D</w:delText>
        </w:r>
      </w:del>
      <w:ins w:id="590" w:author="Maria Alejandra Romero" w:date="2021-08-01T12:53:00Z">
        <w:r w:rsidRPr="00423337">
          <w:rPr>
            <w:rFonts w:ascii="Times New Roman" w:hAnsi="Times New Roman" w:cs="Times New Roman"/>
            <w:color w:val="000000"/>
            <w:lang w:val="en-US"/>
            <w:rPrChange w:id="591"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00C448B1" w:rsidRPr="00A91977">
        <w:rPr>
          <w:rFonts w:ascii="Times New Roman" w:hAnsi="Times New Roman" w:cs="Times New Roman"/>
          <w:color w:val="000000"/>
          <w:lang w:val="en-US"/>
        </w:rPr>
        <w:t>Mysticeti</w:t>
      </w:r>
      <w:proofErr w:type="spellEnd"/>
      <w:r w:rsidR="00C448B1" w:rsidRPr="00A91977">
        <w:rPr>
          <w:rFonts w:ascii="Times New Roman" w:hAnsi="Times New Roman" w:cs="Times New Roman"/>
          <w:color w:val="000000"/>
          <w:lang w:val="en-US"/>
        </w:rPr>
        <w:t>)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 xml:space="preserve">ic natural selection was the most plausible for </w:t>
      </w:r>
      <w:r w:rsidR="00C448B1" w:rsidRPr="00297A96">
        <w:rPr>
          <w:rFonts w:ascii="Times New Roman" w:hAnsi="Times New Roman" w:cs="Times New Roman"/>
          <w:color w:val="000000"/>
          <w:lang w:val="en-US"/>
        </w:rPr>
        <w:lastRenderedPageBreak/>
        <w:t>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nservation status of the species and should be explored in future assessments of the SRW population from the southwestern Atlantic Ocean. At the same time, 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592"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593"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594" w:author="Maria Alejandra Romero" w:date="2021-07-31T22:37:00Z">
        <w:r w:rsidR="005A2209">
          <w:rPr>
            <w:rFonts w:ascii="Times New Roman" w:hAnsi="Times New Roman" w:cs="Times New Roman"/>
            <w:color w:val="000000"/>
            <w:lang w:val="en-US"/>
          </w:rPr>
          <w:t xml:space="preserve"> and</w:t>
        </w:r>
      </w:ins>
      <w:del w:id="595"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596"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597"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598"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ins w:id="599" w:author="Maria Alejandra Romero" w:date="2021-07-27T15:29:00Z">
        <w:r w:rsidR="0033331C">
          <w:rPr>
            <w:rFonts w:ascii="Times New Roman" w:hAnsi="Times New Roman" w:cs="Times New Roman"/>
            <w:lang w:val="en-US"/>
          </w:rPr>
          <w:t xml:space="preserve"> </w:t>
        </w:r>
      </w:ins>
      <w:ins w:id="600" w:author="Maria Alejandra Romero" w:date="2021-08-01T13:02:00Z">
        <w:r w:rsidR="00947C6B" w:rsidRPr="00947C6B">
          <w:rPr>
            <w:rFonts w:ascii="Times New Roman" w:hAnsi="Times New Roman" w:cs="Times New Roman"/>
            <w:lang w:val="en-US"/>
          </w:rPr>
          <w:t xml:space="preserve">The </w:t>
        </w:r>
      </w:ins>
      <w:ins w:id="601"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602" w:author="Maria Alejandra Romero" w:date="2021-08-01T13:02:00Z">
        <w:r w:rsidR="00947C6B" w:rsidRPr="00947C6B">
          <w:rPr>
            <w:rFonts w:ascii="Times New Roman" w:hAnsi="Times New Roman" w:cs="Times New Roman"/>
            <w:lang w:val="en-US"/>
          </w:rPr>
          <w:t xml:space="preserve">R code used in all population modelling can be found on </w:t>
        </w:r>
      </w:ins>
      <w:ins w:id="603"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604"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605" w:author="Maria Alejandra Romero" w:date="2021-07-27T17:32:00Z">
        <w:r w:rsidR="007657C0" w:rsidRPr="00297A96">
          <w:rPr>
            <w:rFonts w:ascii="Times New Roman" w:hAnsi="Times New Roman" w:cs="Times New Roman"/>
            <w:lang w:val="en-US"/>
          </w:rPr>
          <w:t>R Package: https://github.com/SW-atlantic-right-whale-2021-assessment/StateSpaceSIR</w:t>
        </w:r>
      </w:ins>
      <w:ins w:id="606" w:author="Maria Alejandra Romero" w:date="2021-08-01T13:04:00Z">
        <w:r w:rsidR="00817D0B">
          <w:rPr>
            <w:rFonts w:ascii="Times New Roman" w:hAnsi="Times New Roman" w:cs="Times New Roman"/>
            <w:lang w:val="en-US"/>
          </w:rPr>
          <w:t>).</w:t>
        </w:r>
      </w:ins>
      <w:ins w:id="607"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2. </w:t>
      </w:r>
      <w:proofErr w:type="spellStart"/>
      <w:r>
        <w:rPr>
          <w:rFonts w:ascii="Times New Roman" w:hAnsi="Times New Roman" w:cs="Times New Roman"/>
          <w:lang w:val="en-US"/>
        </w:rPr>
        <w:t>Erb</w:t>
      </w:r>
      <w:proofErr w:type="spellEnd"/>
      <w:r>
        <w:rPr>
          <w:rFonts w:ascii="Times New Roman" w:hAnsi="Times New Roman" w:cs="Times New Roman"/>
          <w:lang w:val="en-US"/>
        </w:rPr>
        <w:t xml:space="preserve">, J., Boyce, M. S. &amp; </w:t>
      </w:r>
      <w:proofErr w:type="spellStart"/>
      <w:r>
        <w:rPr>
          <w:rFonts w:ascii="Times New Roman" w:hAnsi="Times New Roman" w:cs="Times New Roman"/>
          <w:lang w:val="en-US"/>
        </w:rPr>
        <w:t>Stenseth</w:t>
      </w:r>
      <w:proofErr w:type="spellEnd"/>
      <w:r>
        <w:rPr>
          <w:rFonts w:ascii="Times New Roman" w:hAnsi="Times New Roman" w:cs="Times New Roman"/>
          <w:lang w:val="en-US"/>
        </w:rPr>
        <w:t>,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3. Gaillard, J. M., Festa-</w:t>
      </w:r>
      <w:proofErr w:type="spellStart"/>
      <w:r>
        <w:rPr>
          <w:rFonts w:ascii="Times New Roman" w:hAnsi="Times New Roman" w:cs="Times New Roman"/>
          <w:lang w:val="en-US"/>
        </w:rPr>
        <w:t>Bianchet</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Yoccoz</w:t>
      </w:r>
      <w:proofErr w:type="spellEnd"/>
      <w:r>
        <w:rPr>
          <w:rFonts w:ascii="Times New Roman" w:hAnsi="Times New Roman" w:cs="Times New Roman"/>
          <w:lang w:val="en-US"/>
        </w:rPr>
        <w:t>, N. G. Population dynamics of large herbivores: variable recruitment with constant adult survival. </w:t>
      </w:r>
      <w:r>
        <w:rPr>
          <w:rFonts w:ascii="Times New Roman" w:hAnsi="Times New Roman" w:cs="Times New Roman"/>
          <w:i/>
          <w:iCs/>
          <w:lang w:val="en-US"/>
        </w:rPr>
        <w:t xml:space="preserve">Trends 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4.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w:t>
      </w:r>
      <w:proofErr w:type="spellStart"/>
      <w:r>
        <w:rPr>
          <w:rFonts w:ascii="Times New Roman" w:hAnsi="Times New Roman" w:cs="Times New Roman"/>
          <w:lang w:val="en-US"/>
        </w:rPr>
        <w:t>Lele</w:t>
      </w:r>
      <w:proofErr w:type="spellEnd"/>
      <w:r>
        <w:rPr>
          <w:rFonts w:ascii="Times New Roman" w:hAnsi="Times New Roman" w:cs="Times New Roman"/>
          <w:lang w:val="en-US"/>
        </w:rPr>
        <w:t>, S. R., Taper, M. L. &amp; Staples, D. F. Estimating density dependence,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6. </w:t>
      </w:r>
      <w:proofErr w:type="spellStart"/>
      <w:r>
        <w:rPr>
          <w:rFonts w:ascii="Times New Roman" w:hAnsi="Times New Roman" w:cs="Times New Roman"/>
          <w:lang w:val="en-US"/>
        </w:rPr>
        <w:t>Caughley</w:t>
      </w:r>
      <w:proofErr w:type="spellEnd"/>
      <w:r>
        <w:rPr>
          <w:rFonts w:ascii="Times New Roman" w:hAnsi="Times New Roman" w:cs="Times New Roman"/>
          <w:lang w:val="en-US"/>
        </w:rPr>
        <w:t>,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 </w:t>
      </w:r>
      <w:proofErr w:type="spellStart"/>
      <w:r>
        <w:rPr>
          <w:rFonts w:ascii="Times New Roman" w:hAnsi="Times New Roman" w:cs="Times New Roman"/>
          <w:lang w:val="en-US"/>
        </w:rPr>
        <w:t>Clapham</w:t>
      </w:r>
      <w:proofErr w:type="spellEnd"/>
      <w:r>
        <w:rPr>
          <w:rFonts w:ascii="Times New Roman" w:hAnsi="Times New Roman" w:cs="Times New Roman"/>
          <w:lang w:val="en-US"/>
        </w:rPr>
        <w:t>,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xml:space="preserve"> (eds. Perrin, W. F., </w:t>
      </w:r>
      <w:proofErr w:type="spellStart"/>
      <w:r>
        <w:rPr>
          <w:rFonts w:ascii="Times New Roman" w:hAnsi="Times New Roman" w:cs="Times New Roman"/>
          <w:lang w:val="en-US"/>
        </w:rPr>
        <w:t>Würsig</w:t>
      </w:r>
      <w:proofErr w:type="spellEnd"/>
      <w:r>
        <w:rPr>
          <w:rFonts w:ascii="Times New Roman" w:hAnsi="Times New Roman" w:cs="Times New Roman"/>
          <w:lang w:val="en-US"/>
        </w:rPr>
        <w:t xml:space="preserve">, B. &amp; </w:t>
      </w:r>
      <w:proofErr w:type="spellStart"/>
      <w:r>
        <w:rPr>
          <w:rFonts w:ascii="Times New Roman" w:hAnsi="Times New Roman" w:cs="Times New Roman"/>
          <w:lang w:val="en-US"/>
        </w:rPr>
        <w:t>Thewissen</w:t>
      </w:r>
      <w:proofErr w:type="spellEnd"/>
      <w:r>
        <w:rPr>
          <w:rFonts w:ascii="Times New Roman" w:hAnsi="Times New Roman" w:cs="Times New Roman"/>
          <w:lang w:val="en-US"/>
        </w:rPr>
        <w:t>,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Pr>
          <w:rFonts w:ascii="Times New Roman" w:hAnsi="Times New Roman" w:cs="Times New Roman"/>
          <w:i/>
          <w:iCs/>
          <w:color w:val="auto"/>
          <w:sz w:val="22"/>
          <w:szCs w:val="22"/>
          <w:lang w:val="en-US"/>
        </w:rPr>
        <w:t>Mamm</w:t>
      </w:r>
      <w:proofErr w:type="spellEnd"/>
      <w:r>
        <w:rPr>
          <w:rFonts w:ascii="Times New Roman" w:hAnsi="Times New Roman" w:cs="Times New Roman"/>
          <w:i/>
          <w:iCs/>
          <w:color w:val="auto"/>
          <w:sz w:val="22"/>
          <w:szCs w:val="22"/>
          <w:lang w:val="en-US"/>
        </w:rPr>
        <w:t>.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t>
      </w:r>
      <w:proofErr w:type="spellStart"/>
      <w:r>
        <w:rPr>
          <w:rFonts w:ascii="Times New Roman" w:hAnsi="Times New Roman" w:cs="Times New Roman"/>
          <w:sz w:val="22"/>
          <w:szCs w:val="22"/>
          <w:lang w:val="en-US"/>
        </w:rPr>
        <w:t>Würsig</w:t>
      </w:r>
      <w:proofErr w:type="spellEnd"/>
      <w:r>
        <w:rPr>
          <w:rFonts w:ascii="Times New Roman" w:hAnsi="Times New Roman" w:cs="Times New Roman"/>
          <w:sz w:val="22"/>
          <w:szCs w:val="22"/>
          <w:lang w:val="en-US"/>
        </w:rPr>
        <w:t xml:space="preserve">, B. &amp; </w:t>
      </w:r>
      <w:proofErr w:type="spellStart"/>
      <w:r>
        <w:rPr>
          <w:rFonts w:ascii="Times New Roman" w:hAnsi="Times New Roman" w:cs="Times New Roman"/>
          <w:sz w:val="22"/>
          <w:szCs w:val="22"/>
          <w:lang w:val="en-US"/>
        </w:rPr>
        <w:t>Thewissen</w:t>
      </w:r>
      <w:proofErr w:type="spellEnd"/>
      <w:r>
        <w:rPr>
          <w:rFonts w:ascii="Times New Roman" w:hAnsi="Times New Roman" w:cs="Times New Roman"/>
          <w:sz w:val="22"/>
          <w:szCs w:val="22"/>
          <w:lang w:val="en-US"/>
        </w:rPr>
        <w:t xml:space="preserve">,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proofErr w:type="spellStart"/>
      <w:r>
        <w:rPr>
          <w:rFonts w:ascii="Times New Roman" w:hAnsi="Times New Roman" w:cs="Times New Roman"/>
          <w:color w:val="auto"/>
          <w:sz w:val="22"/>
          <w:szCs w:val="22"/>
          <w:lang w:val="en-US"/>
        </w:rPr>
        <w:t>Magera</w:t>
      </w:r>
      <w:proofErr w:type="spellEnd"/>
      <w:r>
        <w:rPr>
          <w:rFonts w:ascii="Times New Roman" w:hAnsi="Times New Roman" w:cs="Times New Roman"/>
          <w:color w:val="auto"/>
          <w:sz w:val="22"/>
          <w:szCs w:val="22"/>
          <w:lang w:val="en-US"/>
        </w:rPr>
        <w:t xml:space="preserve">, A. M., </w:t>
      </w:r>
      <w:proofErr w:type="spellStart"/>
      <w:r>
        <w:rPr>
          <w:rFonts w:ascii="Times New Roman" w:hAnsi="Times New Roman" w:cs="Times New Roman"/>
          <w:color w:val="auto"/>
          <w:sz w:val="22"/>
          <w:szCs w:val="22"/>
          <w:lang w:val="en-US"/>
        </w:rPr>
        <w:t>Flemming</w:t>
      </w:r>
      <w:proofErr w:type="spellEnd"/>
      <w:r>
        <w:rPr>
          <w:rFonts w:ascii="Times New Roman" w:hAnsi="Times New Roman" w:cs="Times New Roman"/>
          <w:color w:val="auto"/>
          <w:sz w:val="22"/>
          <w:szCs w:val="22"/>
          <w:lang w:val="en-US"/>
        </w:rPr>
        <w:t xml:space="preserve">, J. E. M., </w:t>
      </w:r>
      <w:proofErr w:type="spellStart"/>
      <w:r>
        <w:rPr>
          <w:rFonts w:ascii="Times New Roman" w:hAnsi="Times New Roman" w:cs="Times New Roman"/>
          <w:color w:val="auto"/>
          <w:sz w:val="22"/>
          <w:szCs w:val="22"/>
          <w:lang w:val="en-US"/>
        </w:rPr>
        <w:t>Kaschner</w:t>
      </w:r>
      <w:proofErr w:type="spellEnd"/>
      <w:r>
        <w:rPr>
          <w:rFonts w:ascii="Times New Roman" w:hAnsi="Times New Roman" w:cs="Times New Roman"/>
          <w:color w:val="auto"/>
          <w:sz w:val="22"/>
          <w:szCs w:val="22"/>
          <w:lang w:val="en-US"/>
        </w:rPr>
        <w:t xml:space="preserve">, K., Christensen, L. B. &amp;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H. K. Recovery trends in marine mammal populations. </w:t>
      </w:r>
      <w:proofErr w:type="spellStart"/>
      <w:r>
        <w:rPr>
          <w:rFonts w:ascii="Times New Roman" w:hAnsi="Times New Roman" w:cs="Times New Roman"/>
          <w:i/>
          <w:iCs/>
          <w:color w:val="auto"/>
          <w:sz w:val="22"/>
          <w:szCs w:val="22"/>
          <w:lang w:val="en-US"/>
        </w:rPr>
        <w:t>PLoS</w:t>
      </w:r>
      <w:proofErr w:type="spellEnd"/>
      <w:r>
        <w:rPr>
          <w:rFonts w:ascii="Times New Roman" w:hAnsi="Times New Roman" w:cs="Times New Roman"/>
          <w:i/>
          <w:iCs/>
          <w:color w:val="auto"/>
          <w:sz w:val="22"/>
          <w:szCs w:val="22"/>
          <w:lang w:val="en-US"/>
        </w:rPr>
        <w:t xml:space="preserve">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 xml:space="preserve">Tulloch, V. J., </w:t>
      </w:r>
      <w:proofErr w:type="spellStart"/>
      <w:r>
        <w:rPr>
          <w:rFonts w:ascii="Times New Roman" w:hAnsi="Times New Roman" w:cs="Times New Roman"/>
          <w:color w:val="auto"/>
          <w:sz w:val="22"/>
          <w:szCs w:val="22"/>
          <w:lang w:val="en-US"/>
        </w:rPr>
        <w:t>Plagányi</w:t>
      </w:r>
      <w:proofErr w:type="spellEnd"/>
      <w:r>
        <w:rPr>
          <w:rFonts w:ascii="Times New Roman" w:hAnsi="Times New Roman" w:cs="Times New Roman"/>
          <w:color w:val="auto"/>
          <w:sz w:val="22"/>
          <w:szCs w:val="22"/>
          <w:lang w:val="en-US"/>
        </w:rPr>
        <w:t xml:space="preserve">, É. E., </w:t>
      </w:r>
      <w:proofErr w:type="spellStart"/>
      <w:r>
        <w:rPr>
          <w:rFonts w:ascii="Times New Roman" w:hAnsi="Times New Roman" w:cs="Times New Roman"/>
          <w:color w:val="auto"/>
          <w:sz w:val="22"/>
          <w:szCs w:val="22"/>
          <w:lang w:val="en-US"/>
        </w:rPr>
        <w:t>Matear</w:t>
      </w:r>
      <w:proofErr w:type="spellEnd"/>
      <w:r>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 xml:space="preserve">Fish </w:t>
      </w:r>
      <w:proofErr w:type="spellStart"/>
      <w:r>
        <w:rPr>
          <w:rFonts w:ascii="Times New Roman" w:hAnsi="Times New Roman" w:cs="Times New Roman"/>
          <w:i/>
          <w:iCs/>
          <w:color w:val="auto"/>
          <w:sz w:val="22"/>
          <w:szCs w:val="22"/>
          <w:lang w:val="en-US"/>
        </w:rPr>
        <w:t>Fish</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proofErr w:type="spellStart"/>
      <w:r>
        <w:rPr>
          <w:rFonts w:ascii="Times New Roman" w:hAnsi="Times New Roman" w:cs="Times New Roman"/>
          <w:i/>
          <w:iCs/>
          <w:lang w:val="en-US"/>
        </w:rPr>
        <w:t>Zoologica</w:t>
      </w:r>
      <w:proofErr w:type="spellEnd"/>
      <w:r>
        <w:rPr>
          <w:rFonts w:ascii="Times New Roman" w:hAnsi="Times New Roman" w:cs="Times New Roman"/>
          <w:i/>
          <w:iCs/>
          <w:lang w:val="en-US"/>
        </w:rPr>
        <w:t>.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w:t>
      </w:r>
      <w:proofErr w:type="spellStart"/>
      <w:r w:rsidRPr="008718D1">
        <w:rPr>
          <w:rFonts w:ascii="Times New Roman" w:hAnsi="Times New Roman" w:cs="Times New Roman"/>
          <w:color w:val="auto"/>
          <w:sz w:val="22"/>
          <w:szCs w:val="22"/>
          <w:lang w:val="en-US"/>
        </w:rPr>
        <w:t>Pasquier</w:t>
      </w:r>
      <w:proofErr w:type="spellEnd"/>
      <w:r w:rsidRPr="008718D1">
        <w:rPr>
          <w:rFonts w:ascii="Times New Roman" w:hAnsi="Times New Roman" w:cs="Times New Roman"/>
          <w:color w:val="auto"/>
          <w:sz w:val="22"/>
          <w:szCs w:val="22"/>
          <w:lang w:val="en-US"/>
        </w:rPr>
        <w:t xml:space="preserve">, J. T. </w:t>
      </w:r>
      <w:r w:rsidRPr="008718D1">
        <w:rPr>
          <w:rFonts w:ascii="Times New Roman" w:hAnsi="Times New Roman" w:cs="Times New Roman"/>
          <w:i/>
          <w:iCs/>
          <w:color w:val="auto"/>
          <w:sz w:val="22"/>
          <w:szCs w:val="22"/>
          <w:lang w:val="en-US"/>
        </w:rPr>
        <w:t xml:space="preserve">Les </w:t>
      </w:r>
      <w:proofErr w:type="spellStart"/>
      <w:r w:rsidRPr="008718D1">
        <w:rPr>
          <w:rFonts w:ascii="Times New Roman" w:hAnsi="Times New Roman" w:cs="Times New Roman"/>
          <w:i/>
          <w:iCs/>
          <w:color w:val="auto"/>
          <w:sz w:val="22"/>
          <w:szCs w:val="22"/>
          <w:lang w:val="en-US"/>
        </w:rPr>
        <w:t>baleiniers</w:t>
      </w:r>
      <w:proofErr w:type="spellEnd"/>
      <w:r w:rsidRPr="008718D1">
        <w:rPr>
          <w:rFonts w:ascii="Times New Roman" w:hAnsi="Times New Roman" w:cs="Times New Roman"/>
          <w:i/>
          <w:iCs/>
          <w:color w:val="auto"/>
          <w:sz w:val="22"/>
          <w:szCs w:val="22"/>
          <w:lang w:val="en-US"/>
        </w:rPr>
        <w:t xml:space="preserve"> </w:t>
      </w:r>
      <w:proofErr w:type="spellStart"/>
      <w:r w:rsidRPr="008718D1">
        <w:rPr>
          <w:rFonts w:ascii="Times New Roman" w:hAnsi="Times New Roman" w:cs="Times New Roman"/>
          <w:i/>
          <w:iCs/>
          <w:color w:val="auto"/>
          <w:sz w:val="22"/>
          <w:szCs w:val="22"/>
          <w:lang w:val="en-US"/>
        </w:rPr>
        <w:t>français</w:t>
      </w:r>
      <w:proofErr w:type="spellEnd"/>
      <w:r w:rsidRPr="008718D1">
        <w:rPr>
          <w:rFonts w:ascii="Times New Roman" w:hAnsi="Times New Roman" w:cs="Times New Roman"/>
          <w:i/>
          <w:iCs/>
          <w:color w:val="auto"/>
          <w:sz w:val="22"/>
          <w:szCs w:val="22"/>
          <w:lang w:val="en-US"/>
        </w:rPr>
        <w:t xml:space="preserve"> au </w:t>
      </w:r>
      <w:proofErr w:type="spellStart"/>
      <w:r w:rsidRPr="008718D1">
        <w:rPr>
          <w:rFonts w:ascii="Times New Roman" w:hAnsi="Times New Roman" w:cs="Times New Roman"/>
          <w:i/>
          <w:iCs/>
          <w:color w:val="auto"/>
          <w:sz w:val="22"/>
          <w:szCs w:val="22"/>
          <w:lang w:val="en-US"/>
        </w:rPr>
        <w:t>XIXe</w:t>
      </w:r>
      <w:proofErr w:type="spellEnd"/>
      <w:r w:rsidRPr="008718D1">
        <w:rPr>
          <w:rFonts w:ascii="Times New Roman" w:hAnsi="Times New Roman" w:cs="Times New Roman"/>
          <w:i/>
          <w:iCs/>
          <w:color w:val="auto"/>
          <w:sz w:val="22"/>
          <w:szCs w:val="22"/>
          <w:lang w:val="en-US"/>
        </w:rPr>
        <w:t xml:space="preserve"> siècle, 1814-1868</w:t>
      </w:r>
      <w:r w:rsidRPr="008718D1">
        <w:rPr>
          <w:rFonts w:ascii="Times New Roman" w:hAnsi="Times New Roman" w:cs="Times New Roman"/>
          <w:color w:val="auto"/>
          <w:sz w:val="22"/>
          <w:szCs w:val="22"/>
          <w:lang w:val="en-US"/>
        </w:rPr>
        <w:t xml:space="preserve"> (Terre et </w:t>
      </w:r>
      <w:proofErr w:type="spellStart"/>
      <w:r w:rsidRPr="008718D1">
        <w:rPr>
          <w:rFonts w:ascii="Times New Roman" w:hAnsi="Times New Roman" w:cs="Times New Roman"/>
          <w:color w:val="auto"/>
          <w:sz w:val="22"/>
          <w:szCs w:val="22"/>
          <w:lang w:val="en-US"/>
        </w:rPr>
        <w:t>mer</w:t>
      </w:r>
      <w:proofErr w:type="spellEnd"/>
      <w:r w:rsidRPr="008718D1">
        <w:rPr>
          <w:rFonts w:ascii="Times New Roman" w:hAnsi="Times New Roman" w:cs="Times New Roman"/>
          <w:color w:val="auto"/>
          <w:sz w:val="22"/>
          <w:szCs w:val="22"/>
          <w:lang w:val="en-US"/>
        </w:rPr>
        <w:t>,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20. Jackson, J., Patenaude, N., Carroll, E., &amp; Baker, C. S. How few whales were there after whaling? Inference from contemporary </w:t>
      </w:r>
      <w:proofErr w:type="spellStart"/>
      <w:r>
        <w:rPr>
          <w:rFonts w:ascii="Times New Roman" w:hAnsi="Times New Roman" w:cs="Times New Roman"/>
          <w:lang w:val="en-US"/>
        </w:rPr>
        <w:t>mtDNA</w:t>
      </w:r>
      <w:proofErr w:type="spellEnd"/>
      <w:r>
        <w:rPr>
          <w:rFonts w:ascii="Times New Roman" w:hAnsi="Times New Roman" w:cs="Times New Roman"/>
          <w:lang w:val="en-US"/>
        </w:rPr>
        <w:t xml:space="preserve">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w:t>
      </w:r>
      <w:proofErr w:type="spellStart"/>
      <w:r>
        <w:rPr>
          <w:rFonts w:ascii="Times New Roman" w:hAnsi="Times New Roman" w:cs="Times New Roman"/>
          <w:color w:val="auto"/>
          <w:sz w:val="22"/>
          <w:szCs w:val="22"/>
          <w:lang w:val="en-US"/>
        </w:rPr>
        <w:t>Tormosov</w:t>
      </w:r>
      <w:proofErr w:type="spellEnd"/>
      <w:r>
        <w:rPr>
          <w:rFonts w:ascii="Times New Roman" w:hAnsi="Times New Roman" w:cs="Times New Roman"/>
          <w:color w:val="auto"/>
          <w:sz w:val="22"/>
          <w:szCs w:val="22"/>
          <w:lang w:val="en-US"/>
        </w:rPr>
        <w:t xml:space="preserve">,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 xml:space="preserve">Biol.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Pr>
          <w:rFonts w:ascii="Times New Roman" w:hAnsi="Times New Roman" w:cs="Times New Roman"/>
          <w:color w:val="auto"/>
          <w:sz w:val="22"/>
          <w:szCs w:val="22"/>
          <w:lang w:val="en-US"/>
        </w:rPr>
        <w:t>focussing</w:t>
      </w:r>
      <w:proofErr w:type="spellEnd"/>
      <w:r>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w:t>
      </w:r>
      <w:proofErr w:type="spellStart"/>
      <w:r>
        <w:rPr>
          <w:rFonts w:ascii="Times New Roman" w:hAnsi="Times New Roman" w:cs="Times New Roman"/>
          <w:lang w:val="en-US"/>
        </w:rPr>
        <w:t>Stamation</w:t>
      </w:r>
      <w:proofErr w:type="spellEnd"/>
      <w:r>
        <w:rPr>
          <w:rFonts w:ascii="Times New Roman" w:hAnsi="Times New Roman" w:cs="Times New Roman"/>
          <w:lang w:val="en-US"/>
        </w:rPr>
        <w:t xml:space="preserve">, K., Watson, M., Moloney, P., Charlton, C. &amp; Bannister, J. L. Population Estimate and Rate of Increase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27. Baker, C. S., Patenaude, N. J., Bannister, J. L., Robins, J. &amp; Kato, H. Distribution and diversity of </w:t>
      </w:r>
      <w:proofErr w:type="spellStart"/>
      <w:r>
        <w:rPr>
          <w:rFonts w:ascii="Times New Roman" w:hAnsi="Times New Roman" w:cs="Times New Roman"/>
          <w:color w:val="auto"/>
          <w:sz w:val="22"/>
          <w:szCs w:val="22"/>
          <w:lang w:val="en-US"/>
        </w:rPr>
        <w:t>mtDNA</w:t>
      </w:r>
      <w:proofErr w:type="spellEnd"/>
      <w:r>
        <w:rPr>
          <w:rFonts w:ascii="Times New Roman" w:hAnsi="Times New Roman" w:cs="Times New Roman"/>
          <w:color w:val="auto"/>
          <w:sz w:val="22"/>
          <w:szCs w:val="22"/>
          <w:lang w:val="en-US"/>
        </w:rPr>
        <w:t xml:space="preserve"> lineages among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observed off Península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31. Cooke, J., Rowntree, V.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Southwest Atlantic right whales: interim updated population assessment from photo-id collected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Valdéz</w:t>
      </w:r>
      <w:proofErr w:type="spellEnd"/>
      <w:r>
        <w:rPr>
          <w:rFonts w:ascii="Times New Roman" w:hAnsi="Times New Roman" w:cs="Times New Roman"/>
          <w:lang w:val="en-US"/>
        </w:rPr>
        <w:t>,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33. </w:t>
      </w:r>
      <w:proofErr w:type="spellStart"/>
      <w:r>
        <w:rPr>
          <w:rFonts w:ascii="Times New Roman" w:hAnsi="Times New Roman" w:cs="Times New Roman"/>
          <w:lang w:val="en-US"/>
        </w:rPr>
        <w:t>Groch</w:t>
      </w:r>
      <w:proofErr w:type="spellEnd"/>
      <w:r>
        <w:rPr>
          <w:rFonts w:ascii="Times New Roman" w:hAnsi="Times New Roman" w:cs="Times New Roman"/>
          <w:lang w:val="en-US"/>
        </w:rPr>
        <w:t>, K. R., Palazzo, J. T. Jr, Flores P. A. C., Adler, F. R. &amp; Fabian, M. E. Recent rapid increases in the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34. </w:t>
      </w:r>
      <w:proofErr w:type="spellStart"/>
      <w:r>
        <w:rPr>
          <w:rFonts w:ascii="Times New Roman" w:hAnsi="Times New Roman" w:cs="Times New Roman"/>
          <w:lang w:val="en-US"/>
        </w:rPr>
        <w:t>Danilewicz</w:t>
      </w:r>
      <w:proofErr w:type="spellEnd"/>
      <w:r>
        <w:rPr>
          <w:rFonts w:ascii="Times New Roman" w:hAnsi="Times New Roman" w:cs="Times New Roman"/>
          <w:lang w:val="en-US"/>
        </w:rPr>
        <w:t xml:space="preserve">, D., Moreno, I. B., Tavares, M. &amp; </w:t>
      </w:r>
      <w:proofErr w:type="spellStart"/>
      <w:r>
        <w:rPr>
          <w:rFonts w:ascii="Times New Roman" w:hAnsi="Times New Roman" w:cs="Times New Roman"/>
          <w:lang w:val="en-US"/>
        </w:rPr>
        <w:t>Sucunza</w:t>
      </w:r>
      <w:proofErr w:type="spellEnd"/>
      <w:r>
        <w:rPr>
          <w:rFonts w:ascii="Times New Roman" w:hAnsi="Times New Roman" w:cs="Times New Roman"/>
          <w:lang w:val="en-US"/>
        </w:rPr>
        <w:t>, 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w:t>
      </w:r>
      <w:proofErr w:type="spellStart"/>
      <w:r>
        <w:rPr>
          <w:rFonts w:ascii="Times New Roman" w:hAnsi="Times New Roman" w:cs="Times New Roman"/>
          <w:lang w:val="en-US"/>
        </w:rPr>
        <w:t>Praderi</w:t>
      </w:r>
      <w:proofErr w:type="spellEnd"/>
      <w:r>
        <w:rPr>
          <w:rFonts w:ascii="Times New Roman" w:hAnsi="Times New Roman" w:cs="Times New Roman"/>
          <w:lang w:val="en-US"/>
        </w:rPr>
        <w:t>, R., Piedra, M. &amp; Franco-</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Sightings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36. Lodi, L. &amp; </w:t>
      </w:r>
      <w:proofErr w:type="spellStart"/>
      <w:r>
        <w:rPr>
          <w:rFonts w:ascii="Times New Roman" w:hAnsi="Times New Roman" w:cs="Times New Roman"/>
          <w:sz w:val="22"/>
          <w:szCs w:val="22"/>
          <w:lang w:val="en-US"/>
        </w:rPr>
        <w:t>Tardelli</w:t>
      </w:r>
      <w:proofErr w:type="spellEnd"/>
      <w:r>
        <w:rPr>
          <w:rFonts w:ascii="Times New Roman" w:hAnsi="Times New Roman" w:cs="Times New Roman"/>
          <w:sz w:val="22"/>
          <w:szCs w:val="22"/>
          <w:lang w:val="en-US"/>
        </w:rPr>
        <w:t xml:space="preserve">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Gibbons, J., García, C. &amp; </w:t>
      </w:r>
      <w:proofErr w:type="spellStart"/>
      <w:r>
        <w:rPr>
          <w:rFonts w:ascii="Times New Roman" w:hAnsi="Times New Roman" w:cs="Times New Roman"/>
          <w:lang w:val="en-US"/>
        </w:rPr>
        <w:t>Olavarría</w:t>
      </w:r>
      <w:proofErr w:type="spellEnd"/>
      <w:r>
        <w:rPr>
          <w:rFonts w:ascii="Times New Roman" w:hAnsi="Times New Roman" w:cs="Times New Roman"/>
          <w:lang w:val="en-US"/>
        </w:rPr>
        <w:t xml:space="preserve">, C. South-west Atlantic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(Desmoulins, 1822) distribution nearby the Magellan Strait. </w:t>
      </w:r>
      <w:proofErr w:type="spellStart"/>
      <w:r>
        <w:rPr>
          <w:rFonts w:ascii="Times New Roman" w:hAnsi="Times New Roman" w:cs="Times New Roman"/>
          <w:i/>
          <w:iCs/>
          <w:lang w:val="en-US"/>
        </w:rPr>
        <w:t>Anales</w:t>
      </w:r>
      <w:proofErr w:type="spellEnd"/>
      <w:r>
        <w:rPr>
          <w:rFonts w:ascii="Times New Roman" w:hAnsi="Times New Roman" w:cs="Times New Roman"/>
          <w:i/>
          <w:iCs/>
          <w:lang w:val="en-US"/>
        </w:rPr>
        <w:t xml:space="preserve"> Instituto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38. Belgrano, J., </w:t>
      </w:r>
      <w:proofErr w:type="spellStart"/>
      <w:r>
        <w:rPr>
          <w:rFonts w:ascii="Times New Roman" w:hAnsi="Times New Roman" w:cs="Times New Roman"/>
          <w:lang w:val="en-US"/>
        </w:rPr>
        <w:t>Kröhling</w:t>
      </w:r>
      <w:proofErr w:type="spellEnd"/>
      <w:r>
        <w:rPr>
          <w:rFonts w:ascii="Times New Roman" w:hAnsi="Times New Roman" w:cs="Times New Roman"/>
          <w:lang w:val="en-US"/>
        </w:rPr>
        <w:t xml:space="preserve">, F., </w:t>
      </w:r>
      <w:proofErr w:type="spellStart"/>
      <w:r>
        <w:rPr>
          <w:rFonts w:ascii="Times New Roman" w:hAnsi="Times New Roman" w:cs="Times New Roman"/>
          <w:lang w:val="en-US"/>
        </w:rPr>
        <w:t>Arcucci</w:t>
      </w:r>
      <w:proofErr w:type="spellEnd"/>
      <w:r>
        <w:rPr>
          <w:rFonts w:ascii="Times New Roman" w:hAnsi="Times New Roman" w:cs="Times New Roman"/>
          <w:lang w:val="en-US"/>
        </w:rPr>
        <w:t xml:space="preserve">, D., </w:t>
      </w:r>
      <w:proofErr w:type="spellStart"/>
      <w:r>
        <w:rPr>
          <w:rFonts w:ascii="Times New Roman" w:hAnsi="Times New Roman" w:cs="Times New Roman"/>
          <w:lang w:val="en-US"/>
        </w:rPr>
        <w:t>Melcón</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First Southern right whale aerial surveys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w:t>
      </w:r>
      <w:proofErr w:type="spellStart"/>
      <w:r>
        <w:rPr>
          <w:rFonts w:ascii="Times New Roman" w:hAnsi="Times New Roman" w:cs="Times New Roman"/>
          <w:lang w:val="en-US"/>
        </w:rPr>
        <w:t>Matías</w:t>
      </w:r>
      <w:proofErr w:type="spellEnd"/>
      <w:r>
        <w:rPr>
          <w:rFonts w:ascii="Times New Roman" w:hAnsi="Times New Roman" w:cs="Times New Roman"/>
          <w:lang w:val="en-US"/>
        </w:rPr>
        <w:t xml:space="preserve"> (Patagonia, Argentina): Evidence of </w:t>
      </w:r>
      <w:proofErr w:type="spellStart"/>
      <w:r>
        <w:rPr>
          <w:rFonts w:ascii="Times New Roman" w:hAnsi="Times New Roman" w:cs="Times New Roman"/>
          <w:lang w:val="en-US"/>
        </w:rPr>
        <w:t>recolonisation</w:t>
      </w:r>
      <w:proofErr w:type="spellEnd"/>
      <w:r>
        <w:rPr>
          <w:rFonts w:ascii="Times New Roman" w:hAnsi="Times New Roman" w:cs="Times New Roman"/>
          <w:lang w:val="en-US"/>
        </w:rPr>
        <w:t>.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w:t>
      </w:r>
      <w:proofErr w:type="spellStart"/>
      <w:r>
        <w:rPr>
          <w:rFonts w:ascii="Times New Roman" w:hAnsi="Times New Roman" w:cs="Times New Roman"/>
          <w:color w:val="auto"/>
          <w:sz w:val="22"/>
          <w:szCs w:val="22"/>
          <w:lang w:val="en-US"/>
        </w:rPr>
        <w:t>Mandiola</w:t>
      </w:r>
      <w:proofErr w:type="spellEnd"/>
      <w:r>
        <w:rPr>
          <w:rFonts w:ascii="Times New Roman" w:hAnsi="Times New Roman" w:cs="Times New Roman"/>
          <w:color w:val="auto"/>
          <w:sz w:val="22"/>
          <w:szCs w:val="22"/>
          <w:lang w:val="en-US"/>
        </w:rPr>
        <w:t xml:space="preserve">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44. Rowntree, V., </w:t>
      </w:r>
      <w:proofErr w:type="spellStart"/>
      <w:r>
        <w:rPr>
          <w:rFonts w:ascii="Times New Roman" w:hAnsi="Times New Roman" w:cs="Times New Roman"/>
          <w:lang w:val="en-US"/>
        </w:rPr>
        <w:t>Groch</w:t>
      </w:r>
      <w:proofErr w:type="spellEnd"/>
      <w:r>
        <w:rPr>
          <w:rFonts w:ascii="Times New Roman" w:hAnsi="Times New Roman" w:cs="Times New Roman"/>
          <w:lang w:val="en-US"/>
        </w:rPr>
        <w:t xml:space="preserve">, K. R., </w:t>
      </w:r>
      <w:proofErr w:type="spellStart"/>
      <w:r>
        <w:rPr>
          <w:rFonts w:ascii="Times New Roman" w:hAnsi="Times New Roman" w:cs="Times New Roman"/>
          <w:lang w:val="en-US"/>
        </w:rPr>
        <w:t>Vilches</w:t>
      </w:r>
      <w:proofErr w:type="spellEnd"/>
      <w:r>
        <w:rPr>
          <w:rFonts w:ascii="Times New Roman" w:hAnsi="Times New Roman" w:cs="Times New Roman"/>
          <w:lang w:val="en-US"/>
        </w:rPr>
        <w:t xml:space="preserve">, F. &amp; </w:t>
      </w:r>
      <w:proofErr w:type="spellStart"/>
      <w:r>
        <w:rPr>
          <w:rFonts w:ascii="Times New Roman" w:hAnsi="Times New Roman" w:cs="Times New Roman"/>
          <w:lang w:val="en-US"/>
        </w:rPr>
        <w:t>Sironi</w:t>
      </w:r>
      <w:proofErr w:type="spellEnd"/>
      <w:r>
        <w:rPr>
          <w:rFonts w:ascii="Times New Roman" w:hAnsi="Times New Roman" w:cs="Times New Roman"/>
          <w:lang w:val="en-US"/>
        </w:rPr>
        <w:t>, M. Sighting Histories of 124 Southern Right Whales Recorded off Both Southern Brazil and Península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from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46. Rowntree, V. J., Valenzuela, L. O., </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F. &amp; Seger, J. Foraging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w:t>
      </w:r>
      <w:proofErr w:type="spellStart"/>
      <w:r>
        <w:rPr>
          <w:rFonts w:ascii="Times New Roman" w:hAnsi="Times New Roman" w:cs="Times New Roman"/>
          <w:lang w:val="en-US"/>
        </w:rPr>
        <w:t>Eubalaena</w:t>
      </w:r>
      <w:proofErr w:type="spellEnd"/>
      <w:r>
        <w:rPr>
          <w:rFonts w:ascii="Times New Roman" w:hAnsi="Times New Roman" w:cs="Times New Roman"/>
          <w:lang w:val="en-US"/>
        </w:rPr>
        <w:t xml:space="preserve"> australis).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48. Valenzuela, L. O., Rowntree, V. J.,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&amp; Seger, J. Stable isotopes (d15N, d13C, d34S) in skin reveal diverse food sources used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found in the Brazil and Chile-Peru wintering grounds and the South Georgia (Islas </w:t>
      </w:r>
      <w:proofErr w:type="spellStart"/>
      <w:r>
        <w:rPr>
          <w:rFonts w:ascii="Times New Roman" w:hAnsi="Times New Roman" w:cs="Times New Roman"/>
          <w:lang w:val="en-US"/>
        </w:rPr>
        <w:t>Georgias</w:t>
      </w:r>
      <w:proofErr w:type="spellEnd"/>
      <w:r>
        <w:rPr>
          <w:rFonts w:ascii="Times New Roman" w:hAnsi="Times New Roman" w:cs="Times New Roman"/>
          <w:lang w:val="en-US"/>
        </w:rPr>
        <w:t xml:space="preserve"> del Sur) feeding ground.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54. Palazzo, J. T. Jr., </w:t>
      </w:r>
      <w:proofErr w:type="spellStart"/>
      <w:r>
        <w:rPr>
          <w:rFonts w:ascii="Times New Roman" w:hAnsi="Times New Roman" w:cs="Times New Roman"/>
        </w:rPr>
        <w:t>Groch</w:t>
      </w:r>
      <w:proofErr w:type="spellEnd"/>
      <w:r>
        <w:rPr>
          <w:rFonts w:ascii="Times New Roman" w:hAnsi="Times New Roman" w:cs="Times New Roman"/>
        </w:rPr>
        <w:t xml:space="preserve">, K. R. &amp; Silveira, H. A. </w:t>
      </w:r>
      <w:proofErr w:type="spellStart"/>
      <w:r>
        <w:rPr>
          <w:rFonts w:ascii="Times New Roman" w:hAnsi="Times New Roman" w:cs="Times New Roman"/>
        </w:rPr>
        <w:t>Projeto</w:t>
      </w:r>
      <w:proofErr w:type="spellEnd"/>
      <w:r>
        <w:rPr>
          <w:rFonts w:ascii="Times New Roman" w:hAnsi="Times New Roman" w:cs="Times New Roman"/>
        </w:rPr>
        <w:t xml:space="preserve"> </w:t>
      </w:r>
      <w:proofErr w:type="spellStart"/>
      <w:r>
        <w:rPr>
          <w:rFonts w:ascii="Times New Roman" w:hAnsi="Times New Roman" w:cs="Times New Roman"/>
        </w:rPr>
        <w:t>Baleia</w:t>
      </w:r>
      <w:proofErr w:type="spellEnd"/>
      <w:r>
        <w:rPr>
          <w:rFonts w:ascii="Times New Roman" w:hAnsi="Times New Roman" w:cs="Times New Roman"/>
        </w:rPr>
        <w:t xml:space="preserve"> Franca: 25 anos de pesquisa e </w:t>
      </w:r>
      <w:proofErr w:type="spellStart"/>
      <w:r>
        <w:rPr>
          <w:rFonts w:ascii="Times New Roman" w:hAnsi="Times New Roman" w:cs="Times New Roman"/>
        </w:rPr>
        <w:t>conservação</w:t>
      </w:r>
      <w:proofErr w:type="spellEnd"/>
      <w:r>
        <w:rPr>
          <w:rFonts w:ascii="Times New Roman" w:hAnsi="Times New Roman" w:cs="Times New Roman"/>
        </w:rPr>
        <w:t>,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w:t>
      </w:r>
      <w:proofErr w:type="spellStart"/>
      <w:r>
        <w:rPr>
          <w:rFonts w:ascii="Times New Roman" w:hAnsi="Times New Roman" w:cs="Times New Roman"/>
          <w:lang w:val="en-US"/>
        </w:rPr>
        <w:t>DeMaster</w:t>
      </w:r>
      <w:proofErr w:type="spellEnd"/>
      <w:r>
        <w:rPr>
          <w:rFonts w:ascii="Times New Roman" w:hAnsi="Times New Roman" w:cs="Times New Roman"/>
          <w:lang w:val="en-US"/>
        </w:rPr>
        <w:t xml:space="preserve">, D. P., </w:t>
      </w:r>
      <w:proofErr w:type="spellStart"/>
      <w:r>
        <w:rPr>
          <w:rFonts w:ascii="Times New Roman" w:hAnsi="Times New Roman" w:cs="Times New Roman"/>
          <w:lang w:val="en-US"/>
        </w:rPr>
        <w:t>Doak</w:t>
      </w:r>
      <w:proofErr w:type="spellEnd"/>
      <w:r>
        <w:rPr>
          <w:rFonts w:ascii="Times New Roman" w:hAnsi="Times New Roman" w:cs="Times New Roman"/>
          <w:lang w:val="en-US"/>
        </w:rPr>
        <w:t>,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proofErr w:type="spellStart"/>
      <w:r>
        <w:rPr>
          <w:rFonts w:ascii="Times New Roman" w:hAnsi="Times New Roman" w:cs="Times New Roman"/>
          <w:i/>
          <w:iCs/>
          <w:lang w:val="en-US"/>
        </w:rPr>
        <w:t>Eubalaena</w:t>
      </w:r>
      <w:proofErr w:type="spellEnd"/>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608" w:name="_Hlk44334825"/>
      <w:r>
        <w:rPr>
          <w:rFonts w:ascii="Times New Roman" w:hAnsi="Times New Roman" w:cs="Times New Roman"/>
          <w:color w:val="auto"/>
          <w:sz w:val="22"/>
          <w:szCs w:val="22"/>
        </w:rPr>
        <w:t xml:space="preserve"> Ellis</w:t>
      </w:r>
      <w:bookmarkEnd w:id="608"/>
      <w:r>
        <w:rPr>
          <w:rFonts w:ascii="Times New Roman" w:hAnsi="Times New Roman" w:cs="Times New Roman"/>
          <w:color w:val="auto"/>
          <w:sz w:val="22"/>
          <w:szCs w:val="22"/>
        </w:rPr>
        <w:t xml:space="preserve">, M. Aspectos da pesca da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 xml:space="preserve">A </w:t>
      </w:r>
      <w:proofErr w:type="spellStart"/>
      <w:r>
        <w:rPr>
          <w:rFonts w:ascii="Times New Roman" w:hAnsi="Times New Roman" w:cs="Times New Roman"/>
          <w:i/>
          <w:iCs/>
          <w:color w:val="auto"/>
          <w:sz w:val="22"/>
          <w:szCs w:val="22"/>
        </w:rPr>
        <w:t>baleia</w:t>
      </w:r>
      <w:proofErr w:type="spellEnd"/>
      <w:r>
        <w:rPr>
          <w:rFonts w:ascii="Times New Roman" w:hAnsi="Times New Roman" w:cs="Times New Roman"/>
          <w:i/>
          <w:iCs/>
          <w:color w:val="auto"/>
          <w:sz w:val="22"/>
          <w:szCs w:val="22"/>
        </w:rPr>
        <w:t xml:space="preserve"> no Brasil colonial</w:t>
      </w:r>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Melhoramentos</w:t>
      </w:r>
      <w:proofErr w:type="spellEnd"/>
      <w:r>
        <w:rPr>
          <w:rFonts w:ascii="Times New Roman" w:hAnsi="Times New Roman" w:cs="Times New Roman"/>
          <w:color w:val="auto"/>
          <w:sz w:val="22"/>
          <w:szCs w:val="22"/>
        </w:rPr>
        <w:t>,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 xml:space="preserve">A </w:t>
      </w:r>
      <w:proofErr w:type="spellStart"/>
      <w:r>
        <w:rPr>
          <w:rFonts w:ascii="Times New Roman" w:hAnsi="Times New Roman" w:cs="Times New Roman"/>
          <w:i/>
          <w:iCs/>
        </w:rPr>
        <w:t>caça</w:t>
      </w:r>
      <w:proofErr w:type="spellEnd"/>
      <w:r>
        <w:rPr>
          <w:rFonts w:ascii="Times New Roman" w:hAnsi="Times New Roman" w:cs="Times New Roman"/>
          <w:i/>
          <w:iCs/>
        </w:rPr>
        <w:t xml:space="preserve"> de </w:t>
      </w:r>
      <w:proofErr w:type="spellStart"/>
      <w:r>
        <w:rPr>
          <w:rFonts w:ascii="Times New Roman" w:hAnsi="Times New Roman" w:cs="Times New Roman"/>
          <w:i/>
          <w:iCs/>
        </w:rPr>
        <w:t>baleias</w:t>
      </w:r>
      <w:proofErr w:type="spellEnd"/>
      <w:r>
        <w:rPr>
          <w:rFonts w:ascii="Times New Roman" w:hAnsi="Times New Roman" w:cs="Times New Roman"/>
          <w:i/>
          <w:iCs/>
        </w:rPr>
        <w:t xml:space="preserve">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 xml:space="preserve">Mar. </w:t>
      </w:r>
      <w:proofErr w:type="spellStart"/>
      <w:r>
        <w:rPr>
          <w:rFonts w:ascii="Times New Roman" w:hAnsi="Times New Roman" w:cs="Times New Roman"/>
          <w:i/>
          <w:iCs/>
          <w:color w:val="auto"/>
          <w:sz w:val="22"/>
          <w:szCs w:val="22"/>
        </w:rPr>
        <w:t>Mamm</w:t>
      </w:r>
      <w:proofErr w:type="spellEnd"/>
      <w:r>
        <w:rPr>
          <w:rFonts w:ascii="Times New Roman" w:hAnsi="Times New Roman" w:cs="Times New Roman"/>
          <w:i/>
          <w:iCs/>
          <w:color w:val="auto"/>
          <w:sz w:val="22"/>
          <w:szCs w:val="22"/>
        </w:rPr>
        <w:t xml:space="preserve">. </w:t>
      </w:r>
      <w:proofErr w:type="spellStart"/>
      <w:r>
        <w:rPr>
          <w:rFonts w:ascii="Times New Roman" w:hAnsi="Times New Roman" w:cs="Times New Roman"/>
          <w:i/>
          <w:iCs/>
          <w:color w:val="auto"/>
          <w:sz w:val="22"/>
          <w:szCs w:val="22"/>
        </w:rPr>
        <w:t>Sci</w:t>
      </w:r>
      <w:proofErr w:type="spellEnd"/>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como recurso energético no Brasil. </w:t>
      </w:r>
      <w:proofErr w:type="spellStart"/>
      <w:r>
        <w:rPr>
          <w:rFonts w:ascii="Times New Roman" w:hAnsi="Times New Roman" w:cs="Times New Roman"/>
          <w:i/>
          <w:iCs/>
          <w:color w:val="auto"/>
          <w:sz w:val="22"/>
          <w:szCs w:val="22"/>
        </w:rPr>
        <w:t>Simpósio</w:t>
      </w:r>
      <w:proofErr w:type="spellEnd"/>
      <w:r>
        <w:rPr>
          <w:rFonts w:ascii="Times New Roman" w:hAnsi="Times New Roman" w:cs="Times New Roman"/>
          <w:i/>
          <w:iCs/>
          <w:color w:val="auto"/>
          <w:sz w:val="22"/>
          <w:szCs w:val="22"/>
        </w:rPr>
        <w:t xml:space="preserve"> Internacional de </w:t>
      </w:r>
      <w:proofErr w:type="spellStart"/>
      <w:r>
        <w:rPr>
          <w:rFonts w:ascii="Times New Roman" w:hAnsi="Times New Roman" w:cs="Times New Roman"/>
          <w:i/>
          <w:iCs/>
          <w:color w:val="auto"/>
          <w:sz w:val="22"/>
          <w:szCs w:val="22"/>
        </w:rPr>
        <w:t>História</w:t>
      </w:r>
      <w:proofErr w:type="spellEnd"/>
      <w:r>
        <w:rPr>
          <w:rFonts w:ascii="Times New Roman" w:hAnsi="Times New Roman" w:cs="Times New Roman"/>
          <w:i/>
          <w:iCs/>
          <w:color w:val="auto"/>
          <w:sz w:val="22"/>
          <w:szCs w:val="22"/>
        </w:rPr>
        <w:t xml:space="preserve"> Ambiental e </w:t>
      </w:r>
      <w:proofErr w:type="spellStart"/>
      <w:r>
        <w:rPr>
          <w:rFonts w:ascii="Times New Roman" w:hAnsi="Times New Roman" w:cs="Times New Roman"/>
          <w:i/>
          <w:iCs/>
          <w:color w:val="auto"/>
          <w:sz w:val="22"/>
          <w:szCs w:val="22"/>
        </w:rPr>
        <w:t>Migrações</w:t>
      </w:r>
      <w:proofErr w:type="spellEnd"/>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lastRenderedPageBreak/>
        <w:t xml:space="preserve">66.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As </w:t>
      </w:r>
      <w:proofErr w:type="spellStart"/>
      <w:r>
        <w:rPr>
          <w:rFonts w:ascii="Times New Roman" w:hAnsi="Times New Roman" w:cs="Times New Roman"/>
          <w:color w:val="auto"/>
          <w:sz w:val="22"/>
          <w:szCs w:val="22"/>
        </w:rPr>
        <w:t>armações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baleeiras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na</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configuração</w:t>
      </w:r>
      <w:proofErr w:type="spellEnd"/>
      <w:r>
        <w:rPr>
          <w:rFonts w:ascii="Times New Roman" w:hAnsi="Times New Roman" w:cs="Times New Roman"/>
          <w:color w:val="auto"/>
          <w:sz w:val="22"/>
          <w:szCs w:val="22"/>
        </w:rPr>
        <w:t xml:space="preserve"> da costa catarinense em tempos </w:t>
      </w:r>
      <w:proofErr w:type="spellStart"/>
      <w:r>
        <w:rPr>
          <w:rFonts w:ascii="Times New Roman" w:hAnsi="Times New Roman" w:cs="Times New Roman"/>
          <w:color w:val="auto"/>
          <w:sz w:val="22"/>
          <w:szCs w:val="22"/>
        </w:rPr>
        <w:t>coloniais</w:t>
      </w:r>
      <w:proofErr w:type="spellEnd"/>
      <w:r>
        <w:rPr>
          <w:rFonts w:ascii="Times New Roman" w:hAnsi="Times New Roman" w:cs="Times New Roman"/>
          <w:color w:val="auto"/>
          <w:sz w:val="22"/>
          <w:szCs w:val="22"/>
        </w:rPr>
        <w:t>. </w:t>
      </w:r>
      <w:r>
        <w:rPr>
          <w:rFonts w:ascii="Times New Roman" w:hAnsi="Times New Roman" w:cs="Times New Roman"/>
          <w:i/>
          <w:iCs/>
          <w:color w:val="auto"/>
          <w:sz w:val="22"/>
          <w:szCs w:val="22"/>
          <w:lang w:val="en-US"/>
        </w:rPr>
        <w:t xml:space="preserve">Tempos </w:t>
      </w:r>
      <w:proofErr w:type="spellStart"/>
      <w:r>
        <w:rPr>
          <w:rFonts w:ascii="Times New Roman" w:hAnsi="Times New Roman" w:cs="Times New Roman"/>
          <w:i/>
          <w:iCs/>
          <w:color w:val="auto"/>
          <w:sz w:val="22"/>
          <w:szCs w:val="22"/>
          <w:lang w:val="en-US"/>
        </w:rPr>
        <w:t>Históricos</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w:t>
      </w:r>
      <w:proofErr w:type="spellStart"/>
      <w:r>
        <w:rPr>
          <w:rFonts w:ascii="Times New Roman" w:hAnsi="Times New Roman" w:cs="Times New Roman"/>
          <w:lang w:val="en-US"/>
        </w:rPr>
        <w:t>Morais</w:t>
      </w:r>
      <w:proofErr w:type="spellEnd"/>
      <w:r>
        <w:rPr>
          <w:rFonts w:ascii="Times New Roman" w:hAnsi="Times New Roman" w:cs="Times New Roman"/>
          <w:lang w:val="en-US"/>
        </w:rPr>
        <w:t xml:space="preserve">, I. O. B., </w:t>
      </w:r>
      <w:r>
        <w:rPr>
          <w:rFonts w:ascii="Times New Roman" w:hAnsi="Times New Roman" w:cs="Times New Roman"/>
          <w:i/>
          <w:iCs/>
          <w:lang w:val="en-US"/>
        </w:rPr>
        <w:t>et al</w:t>
      </w:r>
      <w:r>
        <w:rPr>
          <w:rFonts w:ascii="Times New Roman" w:hAnsi="Times New Roman" w:cs="Times New Roman"/>
          <w:lang w:val="en-US"/>
        </w:rPr>
        <w:t>. From the southern right whale hunting decline to the humpback whaling expansion: a review of whale catch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609"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w:t>
      </w:r>
      <w:proofErr w:type="spellStart"/>
      <w:r>
        <w:rPr>
          <w:rFonts w:ascii="Times New Roman" w:hAnsi="Times New Roman" w:cs="Times New Roman"/>
          <w:color w:val="auto"/>
          <w:sz w:val="22"/>
          <w:szCs w:val="22"/>
          <w:lang w:val="en-US"/>
        </w:rPr>
        <w:t>Chatwin</w:t>
      </w:r>
      <w:proofErr w:type="spellEnd"/>
      <w:r>
        <w:rPr>
          <w:rFonts w:ascii="Times New Roman" w:hAnsi="Times New Roman" w:cs="Times New Roman"/>
          <w:color w:val="auto"/>
          <w:sz w:val="22"/>
          <w:szCs w:val="22"/>
          <w:lang w:val="en-US"/>
        </w:rPr>
        <w:t xml:space="preserve">; Rhys Richards. Contributors–Jane Clayton; Mark Howard. Hosted at </w:t>
      </w:r>
      <w:r>
        <w:fldChar w:fldCharType="begin"/>
      </w:r>
      <w:r w:rsidRPr="00AE3BA5">
        <w:rPr>
          <w:lang w:val="en-US"/>
          <w:rPrChange w:id="610"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72.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Borrell, A., Jackson, J. A., Carroll, E. L., </w:t>
      </w:r>
      <w:proofErr w:type="spellStart"/>
      <w:r>
        <w:rPr>
          <w:rFonts w:ascii="Times New Roman" w:hAnsi="Times New Roman" w:cs="Times New Roman"/>
          <w:lang w:val="en-US"/>
        </w:rPr>
        <w:t>Pennino</w:t>
      </w:r>
      <w:proofErr w:type="spellEnd"/>
      <w:r>
        <w:rPr>
          <w:rFonts w:ascii="Times New Roman" w:hAnsi="Times New Roman" w:cs="Times New Roman"/>
          <w:lang w:val="en-US"/>
        </w:rPr>
        <w:t>,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w:t>
      </w:r>
      <w:proofErr w:type="spellStart"/>
      <w:r>
        <w:rPr>
          <w:rFonts w:ascii="Times New Roman" w:hAnsi="Times New Roman" w:cs="Times New Roman"/>
          <w:lang w:val="en-US"/>
        </w:rPr>
        <w:t>Nelder</w:t>
      </w:r>
      <w:proofErr w:type="spellEnd"/>
      <w:r>
        <w:rPr>
          <w:rFonts w:ascii="Times New Roman" w:hAnsi="Times New Roman" w:cs="Times New Roman"/>
          <w:lang w:val="en-US"/>
        </w:rPr>
        <w:t xml:space="preserve">,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proofErr w:type="spellStart"/>
      <w:r>
        <w:rPr>
          <w:rFonts w:ascii="Times New Roman" w:hAnsi="Times New Roman" w:cs="Times New Roman"/>
          <w:color w:val="auto"/>
          <w:sz w:val="22"/>
          <w:szCs w:val="22"/>
          <w:lang w:val="en-US"/>
        </w:rPr>
        <w:t>Zuur</w:t>
      </w:r>
      <w:proofErr w:type="spellEnd"/>
      <w:r>
        <w:rPr>
          <w:rFonts w:ascii="Times New Roman" w:hAnsi="Times New Roman" w:cs="Times New Roman"/>
          <w:color w:val="auto"/>
          <w:sz w:val="22"/>
          <w:szCs w:val="22"/>
          <w:lang w:val="en-US"/>
        </w:rPr>
        <w:t xml:space="preserve">, A. F., </w:t>
      </w:r>
      <w:proofErr w:type="spellStart"/>
      <w:r>
        <w:rPr>
          <w:rFonts w:ascii="Times New Roman" w:hAnsi="Times New Roman" w:cs="Times New Roman"/>
          <w:color w:val="auto"/>
          <w:sz w:val="22"/>
          <w:szCs w:val="22"/>
          <w:lang w:val="en-US"/>
        </w:rPr>
        <w:t>Ieno</w:t>
      </w:r>
      <w:proofErr w:type="spellEnd"/>
      <w:r>
        <w:rPr>
          <w:rFonts w:ascii="Times New Roman" w:hAnsi="Times New Roman" w:cs="Times New Roman"/>
          <w:color w:val="auto"/>
          <w:sz w:val="22"/>
          <w:szCs w:val="22"/>
          <w:lang w:val="en-US"/>
        </w:rPr>
        <w:t xml:space="preserve">, E. N., Walker, N. J., </w:t>
      </w:r>
      <w:proofErr w:type="spellStart"/>
      <w:r>
        <w:rPr>
          <w:rFonts w:ascii="Times New Roman" w:hAnsi="Times New Roman" w:cs="Times New Roman"/>
          <w:color w:val="auto"/>
          <w:sz w:val="22"/>
          <w:szCs w:val="22"/>
          <w:lang w:val="en-US"/>
        </w:rPr>
        <w:t>Saveliev</w:t>
      </w:r>
      <w:proofErr w:type="spellEnd"/>
      <w:r>
        <w:rPr>
          <w:rFonts w:ascii="Times New Roman" w:hAnsi="Times New Roman" w:cs="Times New Roman"/>
          <w:color w:val="auto"/>
          <w:sz w:val="22"/>
          <w:szCs w:val="22"/>
          <w:lang w:val="en-US"/>
        </w:rPr>
        <w:t xml:space="preserve">,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75. Ward, E.,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Kinas, P. G., Engel, M. H. &amp; </w:t>
      </w:r>
      <w:proofErr w:type="spellStart"/>
      <w:r>
        <w:rPr>
          <w:rFonts w:ascii="Times New Roman" w:hAnsi="Times New Roman" w:cs="Times New Roman"/>
          <w:lang w:val="en-US"/>
        </w:rPr>
        <w:t>Adriolo</w:t>
      </w:r>
      <w:proofErr w:type="spellEnd"/>
      <w:r>
        <w:rPr>
          <w:rFonts w:ascii="Times New Roman" w:hAnsi="Times New Roman" w:cs="Times New Roman"/>
          <w:lang w:val="en-US"/>
        </w:rPr>
        <w:t>,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on their nursery ground at Península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w:t>
      </w:r>
      <w:proofErr w:type="spellStart"/>
      <w:r>
        <w:rPr>
          <w:rFonts w:ascii="Times New Roman" w:hAnsi="Times New Roman" w:cs="Times New Roman"/>
          <w:lang w:val="en-US"/>
        </w:rPr>
        <w:t>Valpine</w:t>
      </w:r>
      <w:proofErr w:type="spellEnd"/>
      <w:r>
        <w:rPr>
          <w:rFonts w:ascii="Times New Roman" w:hAnsi="Times New Roman" w:cs="Times New Roman"/>
          <w:lang w:val="en-US"/>
        </w:rPr>
        <w:t xml:space="preserve">, P. &amp; Hastings, A. Fitting population models incorporating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611"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w:t>
      </w:r>
      <w:proofErr w:type="spellStart"/>
      <w:r>
        <w:rPr>
          <w:rFonts w:ascii="Times New Roman" w:hAnsi="Times New Roman" w:cs="Times New Roman"/>
          <w:lang w:val="en-US"/>
        </w:rPr>
        <w:t>generalised</w:t>
      </w:r>
      <w:proofErr w:type="spellEnd"/>
      <w:r>
        <w:rPr>
          <w:rFonts w:ascii="Times New Roman" w:hAnsi="Times New Roman" w:cs="Times New Roman"/>
          <w:lang w:val="en-US"/>
        </w:rPr>
        <w:t xml:space="preserve"> stock production model. </w:t>
      </w:r>
      <w:r w:rsidRPr="00AE3BA5">
        <w:rPr>
          <w:rFonts w:ascii="Times New Roman" w:hAnsi="Times New Roman" w:cs="Times New Roman"/>
          <w:i/>
          <w:iCs/>
          <w:lang w:val="en-US"/>
          <w:rPrChange w:id="612"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613"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614"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615"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616" w:author="Maria Alejandra Romero" w:date="2021-08-01T12:59:00Z">
            <w:rPr>
              <w:rFonts w:ascii="Times New Roman" w:hAnsi="Times New Roman" w:cs="Times New Roman"/>
              <w:sz w:val="22"/>
              <w:szCs w:val="22"/>
            </w:rPr>
          </w:rPrChange>
        </w:rPr>
        <w:t xml:space="preserve">80. </w:t>
      </w:r>
      <w:proofErr w:type="spellStart"/>
      <w:r w:rsidRPr="00AE3BA5">
        <w:rPr>
          <w:rFonts w:ascii="Times New Roman" w:hAnsi="Times New Roman" w:cs="Times New Roman"/>
          <w:color w:val="auto"/>
          <w:sz w:val="22"/>
          <w:szCs w:val="22"/>
          <w:lang w:val="en-US"/>
          <w:rPrChange w:id="617" w:author="Maria Alejandra Romero" w:date="2021-08-01T12:59:00Z">
            <w:rPr>
              <w:rFonts w:ascii="Times New Roman" w:hAnsi="Times New Roman" w:cs="Times New Roman"/>
              <w:color w:val="auto"/>
              <w:sz w:val="22"/>
              <w:szCs w:val="22"/>
            </w:rPr>
          </w:rPrChange>
        </w:rPr>
        <w:t>Zerbini</w:t>
      </w:r>
      <w:proofErr w:type="spellEnd"/>
      <w:r w:rsidRPr="00AE3BA5">
        <w:rPr>
          <w:rFonts w:ascii="Times New Roman" w:hAnsi="Times New Roman" w:cs="Times New Roman"/>
          <w:color w:val="auto"/>
          <w:sz w:val="22"/>
          <w:szCs w:val="22"/>
          <w:lang w:val="en-US"/>
          <w:rPrChange w:id="618" w:author="Maria Alejandra Romero" w:date="2021-08-01T12:59:00Z">
            <w:rPr>
              <w:rFonts w:ascii="Times New Roman" w:hAnsi="Times New Roman" w:cs="Times New Roman"/>
              <w:color w:val="auto"/>
              <w:sz w:val="22"/>
              <w:szCs w:val="22"/>
            </w:rPr>
          </w:rPrChange>
        </w:rPr>
        <w:t xml:space="preserve">, A. N., </w:t>
      </w:r>
      <w:r w:rsidRPr="00AE3BA5">
        <w:rPr>
          <w:rFonts w:ascii="Times New Roman" w:hAnsi="Times New Roman" w:cs="Times New Roman"/>
          <w:i/>
          <w:iCs/>
          <w:color w:val="auto"/>
          <w:sz w:val="22"/>
          <w:szCs w:val="22"/>
          <w:lang w:val="en-US"/>
          <w:rPrChange w:id="619"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620"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83. Walters, C. &amp; Ludwig, D. Calculation of Bayes posterior probability distributions for key population parameters.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w:t>
      </w:r>
      <w:proofErr w:type="spellStart"/>
      <w:r>
        <w:rPr>
          <w:rFonts w:ascii="Times New Roman" w:hAnsi="Times New Roman" w:cs="Times New Roman"/>
          <w:lang w:val="en-US"/>
        </w:rPr>
        <w:t>Pikitch</w:t>
      </w:r>
      <w:proofErr w:type="spellEnd"/>
      <w:r>
        <w:rPr>
          <w:rFonts w:ascii="Times New Roman" w:hAnsi="Times New Roman" w:cs="Times New Roman"/>
          <w:lang w:val="en-US"/>
        </w:rPr>
        <w:t xml:space="preserve">, E. K., Punt, A. E. &amp; </w:t>
      </w:r>
      <w:proofErr w:type="spellStart"/>
      <w:r>
        <w:rPr>
          <w:rFonts w:ascii="Times New Roman" w:hAnsi="Times New Roman" w:cs="Times New Roman"/>
          <w:lang w:val="en-US"/>
        </w:rPr>
        <w:t>Hilborn</w:t>
      </w:r>
      <w:proofErr w:type="spellEnd"/>
      <w:r>
        <w:rPr>
          <w:rFonts w:ascii="Times New Roman" w:hAnsi="Times New Roman" w:cs="Times New Roman"/>
          <w:lang w:val="en-US"/>
        </w:rPr>
        <w:t xml:space="preserve">, R. Bayesian approach to stock assessment and harvest decisions using the sampling/importance resampling algorithm.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w:t>
      </w:r>
      <w:proofErr w:type="spellStart"/>
      <w:r>
        <w:rPr>
          <w:rFonts w:ascii="Times New Roman" w:hAnsi="Times New Roman" w:cs="Times New Roman"/>
          <w:lang w:val="en-US"/>
        </w:rPr>
        <w:t>Brandao</w:t>
      </w:r>
      <w:proofErr w:type="spellEnd"/>
      <w:r>
        <w:rPr>
          <w:rFonts w:ascii="Times New Roman" w:hAnsi="Times New Roman" w:cs="Times New Roman"/>
          <w:lang w:val="en-US"/>
        </w:rPr>
        <w:t xml:space="preserve">,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w:t>
      </w:r>
      <w:proofErr w:type="spellStart"/>
      <w:r>
        <w:rPr>
          <w:rFonts w:ascii="Times New Roman" w:hAnsi="Times New Roman" w:cs="Times New Roman"/>
          <w:lang w:val="en-US"/>
        </w:rPr>
        <w:t>Corkeron</w:t>
      </w:r>
      <w:proofErr w:type="spellEnd"/>
      <w:r>
        <w:rPr>
          <w:rFonts w:ascii="Times New Roman" w:hAnsi="Times New Roman" w:cs="Times New Roman"/>
          <w:lang w:val="en-US"/>
        </w:rPr>
        <w:t xml:space="preserve">, P. J. &amp; Kraus, S. D. State-space mark-recapture estimates reveal a recent decline in abundance of North Atlantic right whales. </w:t>
      </w:r>
      <w:r>
        <w:rPr>
          <w:rFonts w:ascii="Times New Roman" w:hAnsi="Times New Roman" w:cs="Times New Roman"/>
          <w:i/>
          <w:iCs/>
          <w:lang w:val="en-US"/>
        </w:rPr>
        <w:t xml:space="preserve">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90. </w:t>
      </w:r>
      <w:proofErr w:type="spellStart"/>
      <w:r>
        <w:rPr>
          <w:rFonts w:ascii="Times New Roman" w:hAnsi="Times New Roman" w:cs="Times New Roman"/>
          <w:lang w:val="en-US"/>
        </w:rPr>
        <w:t>Sueyro</w:t>
      </w:r>
      <w:proofErr w:type="spellEnd"/>
      <w:r>
        <w:rPr>
          <w:rFonts w:ascii="Times New Roman" w:hAnsi="Times New Roman" w:cs="Times New Roman"/>
          <w:lang w:val="en-US"/>
        </w:rPr>
        <w:t xml:space="preserve">, N., Crespo, E. A., Arias, M. &amp; </w:t>
      </w:r>
      <w:proofErr w:type="spellStart"/>
      <w:r>
        <w:rPr>
          <w:rFonts w:ascii="Times New Roman" w:hAnsi="Times New Roman" w:cs="Times New Roman"/>
          <w:lang w:val="en-US"/>
        </w:rPr>
        <w:t>Coscarella</w:t>
      </w:r>
      <w:proofErr w:type="spellEnd"/>
      <w:r>
        <w:rPr>
          <w:rFonts w:ascii="Times New Roman" w:hAnsi="Times New Roman" w:cs="Times New Roman"/>
          <w:lang w:val="en-US"/>
        </w:rPr>
        <w:t>, M. A. Density-dependent changes in the distribution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the breeding ground Peninsula Valdés. </w:t>
      </w:r>
      <w:proofErr w:type="spellStart"/>
      <w:r>
        <w:rPr>
          <w:rFonts w:ascii="Times New Roman" w:hAnsi="Times New Roman" w:cs="Times New Roman"/>
          <w:i/>
          <w:iCs/>
          <w:lang w:val="en-US"/>
        </w:rPr>
        <w:t>PeerJ</w:t>
      </w:r>
      <w:proofErr w:type="spellEnd"/>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t>
      </w:r>
      <w:proofErr w:type="spellStart"/>
      <w:r>
        <w:rPr>
          <w:rFonts w:ascii="Times New Roman" w:hAnsi="Times New Roman" w:cs="Times New Roman"/>
          <w:lang w:val="en-US"/>
        </w:rPr>
        <w:t>Wilberg</w:t>
      </w:r>
      <w:proofErr w:type="spellEnd"/>
      <w:r>
        <w:rPr>
          <w:rFonts w:ascii="Times New Roman" w:hAnsi="Times New Roman" w:cs="Times New Roman"/>
          <w:lang w:val="en-US"/>
        </w:rPr>
        <w:t xml:space="preserve">, M. J., Thorson, J. T., Linton, B. C. &amp; </w:t>
      </w:r>
      <w:proofErr w:type="spellStart"/>
      <w:r>
        <w:rPr>
          <w:rFonts w:ascii="Times New Roman" w:hAnsi="Times New Roman" w:cs="Times New Roman"/>
          <w:lang w:val="en-US"/>
        </w:rPr>
        <w:t>Berkson</w:t>
      </w:r>
      <w:proofErr w:type="spellEnd"/>
      <w:r>
        <w:rPr>
          <w:rFonts w:ascii="Times New Roman" w:hAnsi="Times New Roman" w:cs="Times New Roman"/>
          <w:lang w:val="en-US"/>
        </w:rPr>
        <w:t xml:space="preserve">,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proofErr w:type="spellStart"/>
      <w:r>
        <w:rPr>
          <w:rFonts w:ascii="Times New Roman" w:hAnsi="Times New Roman" w:cs="Times New Roman"/>
          <w:sz w:val="22"/>
          <w:szCs w:val="22"/>
          <w:lang w:val="en-US"/>
        </w:rPr>
        <w:t>Kass</w:t>
      </w:r>
      <w:proofErr w:type="spellEnd"/>
      <w:r>
        <w:rPr>
          <w:rFonts w:ascii="Times New Roman" w:hAnsi="Times New Roman" w:cs="Times New Roman"/>
          <w:sz w:val="22"/>
          <w:szCs w:val="22"/>
          <w:lang w:val="en-US"/>
        </w:rPr>
        <w:t xml:space="preserve">, R.E. &amp; Raftery,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w:t>
      </w:r>
      <w:proofErr w:type="spellStart"/>
      <w:r>
        <w:rPr>
          <w:rFonts w:ascii="Times New Roman" w:hAnsi="Times New Roman" w:cs="Times New Roman"/>
          <w:color w:val="auto"/>
          <w:sz w:val="22"/>
          <w:szCs w:val="22"/>
          <w:lang w:val="en-US"/>
        </w:rPr>
        <w:t>Sibly</w:t>
      </w:r>
      <w:proofErr w:type="spellEnd"/>
      <w:r>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621" w:author="Maria Alejandra Romero" w:date="2021-08-01T12:59:00Z">
            <w:rPr>
              <w:rFonts w:ascii="Times New Roman" w:hAnsi="Times New Roman" w:cs="Times New Roman"/>
            </w:rPr>
          </w:rPrChange>
        </w:rPr>
      </w:pPr>
      <w:r>
        <w:rPr>
          <w:rFonts w:ascii="Times New Roman" w:hAnsi="Times New Roman" w:cs="Times New Roman"/>
          <w:lang w:val="en-US"/>
        </w:rPr>
        <w:t xml:space="preserve">97. Punt, A. E., Butterworth, D. S., de Moor, C. L., De Oliveira, J. A. &amp; Haddon, M. Management strategy evaluation: best practices. </w:t>
      </w:r>
      <w:r w:rsidRPr="00AE3BA5">
        <w:rPr>
          <w:rFonts w:ascii="Times New Roman" w:hAnsi="Times New Roman" w:cs="Times New Roman"/>
          <w:i/>
          <w:iCs/>
          <w:lang w:val="en-US"/>
          <w:rPrChange w:id="622" w:author="Maria Alejandra Romero" w:date="2021-08-01T12:59:00Z">
            <w:rPr>
              <w:rFonts w:ascii="Times New Roman" w:hAnsi="Times New Roman" w:cs="Times New Roman"/>
              <w:i/>
              <w:iCs/>
            </w:rPr>
          </w:rPrChange>
        </w:rPr>
        <w:t xml:space="preserve">Fish </w:t>
      </w:r>
      <w:proofErr w:type="spellStart"/>
      <w:r w:rsidRPr="00AE3BA5">
        <w:rPr>
          <w:rFonts w:ascii="Times New Roman" w:hAnsi="Times New Roman" w:cs="Times New Roman"/>
          <w:i/>
          <w:iCs/>
          <w:lang w:val="en-US"/>
          <w:rPrChange w:id="623" w:author="Maria Alejandra Romero" w:date="2021-08-01T12:59:00Z">
            <w:rPr>
              <w:rFonts w:ascii="Times New Roman" w:hAnsi="Times New Roman" w:cs="Times New Roman"/>
              <w:i/>
              <w:iCs/>
            </w:rPr>
          </w:rPrChange>
        </w:rPr>
        <w:t>Fish</w:t>
      </w:r>
      <w:proofErr w:type="spellEnd"/>
      <w:r w:rsidRPr="00AE3BA5">
        <w:rPr>
          <w:rFonts w:ascii="Times New Roman" w:hAnsi="Times New Roman" w:cs="Times New Roman"/>
          <w:lang w:val="en-US"/>
          <w:rPrChange w:id="624"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625"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626"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w:t>
      </w:r>
      <w:proofErr w:type="spellStart"/>
      <w:r>
        <w:rPr>
          <w:rFonts w:ascii="Times New Roman" w:hAnsi="Times New Roman" w:cs="Times New Roman"/>
          <w:color w:val="auto"/>
          <w:sz w:val="22"/>
          <w:szCs w:val="22"/>
          <w:lang w:val="en-US"/>
        </w:rPr>
        <w:t>Clapham</w:t>
      </w:r>
      <w:proofErr w:type="spellEnd"/>
      <w:r>
        <w:rPr>
          <w:rFonts w:ascii="Times New Roman" w:hAnsi="Times New Roman" w:cs="Times New Roman"/>
          <w:color w:val="auto"/>
          <w:sz w:val="22"/>
          <w:szCs w:val="22"/>
          <w:lang w:val="en-US"/>
        </w:rPr>
        <w:t xml:space="preserve">,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 xml:space="preserve">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lastRenderedPageBreak/>
        <w:t xml:space="preserve">99.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xml:space="preserve">, H. K. &amp; Worm, B. Historical baselines for large marine animals. </w:t>
      </w:r>
      <w:r>
        <w:rPr>
          <w:rFonts w:ascii="Times New Roman" w:hAnsi="Times New Roman" w:cs="Times New Roman"/>
          <w:i/>
          <w:iCs/>
          <w:color w:val="auto"/>
          <w:sz w:val="22"/>
          <w:szCs w:val="22"/>
          <w:lang w:val="en-US"/>
        </w:rPr>
        <w:t xml:space="preserve">Trends 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627" w:name="_Hlk42066306"/>
      <w:r>
        <w:rPr>
          <w:rFonts w:ascii="Times New Roman" w:hAnsi="Times New Roman" w:cs="Times New Roman"/>
          <w:color w:val="auto"/>
          <w:sz w:val="22"/>
          <w:szCs w:val="22"/>
          <w:lang w:val="en-US"/>
        </w:rPr>
        <w:t xml:space="preserve">Foley, C. M. &amp; Lynch, H. J. </w:t>
      </w:r>
      <w:bookmarkEnd w:id="627"/>
      <w:r>
        <w:rPr>
          <w:rFonts w:ascii="Times New Roman" w:hAnsi="Times New Roman" w:cs="Times New Roman"/>
          <w:color w:val="auto"/>
          <w:sz w:val="22"/>
          <w:szCs w:val="22"/>
          <w:lang w:val="en-US"/>
        </w:rPr>
        <w:t xml:space="preserve">A method to estimate pre‐exploitation population size.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i/>
          <w:iCs/>
          <w:color w:val="auto"/>
          <w:sz w:val="22"/>
          <w:szCs w:val="22"/>
          <w:lang w:val="en-US"/>
        </w:rPr>
        <w:t>.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101. Collins, A. C., </w:t>
      </w:r>
      <w:proofErr w:type="spellStart"/>
      <w:r>
        <w:rPr>
          <w:rFonts w:ascii="Times New Roman" w:hAnsi="Times New Roman" w:cs="Times New Roman"/>
          <w:lang w:val="en-US"/>
        </w:rPr>
        <w:t>Böhm</w:t>
      </w:r>
      <w:proofErr w:type="spellEnd"/>
      <w:r>
        <w:rPr>
          <w:rFonts w:ascii="Times New Roman" w:hAnsi="Times New Roman" w:cs="Times New Roman"/>
          <w:lang w:val="en-US"/>
        </w:rPr>
        <w:t xml:space="preserve">, M. &amp; Collen, B. Choice of baseline affects historical population trends in hunted mammals of North America. </w:t>
      </w:r>
      <w:r>
        <w:rPr>
          <w:rFonts w:ascii="Times New Roman" w:hAnsi="Times New Roman" w:cs="Times New Roman"/>
          <w:i/>
          <w:iCs/>
          <w:lang w:val="en-US"/>
        </w:rPr>
        <w:t xml:space="preserve">Biol. </w:t>
      </w:r>
      <w:proofErr w:type="spellStart"/>
      <w:r>
        <w:rPr>
          <w:rFonts w:ascii="Times New Roman" w:hAnsi="Times New Roman" w:cs="Times New Roman"/>
          <w:i/>
          <w:iCs/>
          <w:lang w:val="en-US"/>
        </w:rPr>
        <w:t>Conserv</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628" w:name="_Hlk41979708"/>
      <w:r>
        <w:rPr>
          <w:rFonts w:ascii="Times New Roman" w:hAnsi="Times New Roman" w:cs="Times New Roman"/>
          <w:lang w:val="en-US"/>
        </w:rPr>
        <w:t>Rowntree</w:t>
      </w:r>
      <w:bookmarkEnd w:id="628"/>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calves at Península Valdés, Argentina. </w:t>
      </w:r>
      <w:r>
        <w:rPr>
          <w:rFonts w:ascii="Times New Roman" w:hAnsi="Times New Roman" w:cs="Times New Roman"/>
          <w:i/>
          <w:iCs/>
          <w:lang w:val="en-US"/>
        </w:rPr>
        <w:t xml:space="preserve">Mar. Ecol. </w:t>
      </w:r>
      <w:proofErr w:type="spellStart"/>
      <w:r>
        <w:rPr>
          <w:rFonts w:ascii="Times New Roman" w:hAnsi="Times New Roman" w:cs="Times New Roman"/>
          <w:i/>
          <w:iCs/>
          <w:lang w:val="en-US"/>
        </w:rPr>
        <w:t>Progr</w:t>
      </w:r>
      <w:proofErr w:type="spellEnd"/>
      <w:r>
        <w:rPr>
          <w:rFonts w:ascii="Times New Roman" w:hAnsi="Times New Roman" w:cs="Times New Roman"/>
          <w:i/>
          <w:iCs/>
          <w:lang w:val="en-US"/>
        </w:rPr>
        <w:t>.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 xml:space="preserve">Valenzuela, L. O., </w:t>
      </w:r>
      <w:proofErr w:type="spellStart"/>
      <w:r>
        <w:rPr>
          <w:rFonts w:ascii="Times New Roman" w:hAnsi="Times New Roman" w:cs="Times New Roman"/>
          <w:color w:val="auto"/>
          <w:sz w:val="22"/>
          <w:szCs w:val="22"/>
          <w:lang w:val="en-US"/>
        </w:rPr>
        <w:t>Sironi</w:t>
      </w:r>
      <w:proofErr w:type="spellEnd"/>
      <w:r>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w:t>
      </w:r>
      <w:proofErr w:type="spellStart"/>
      <w:r>
        <w:rPr>
          <w:rFonts w:ascii="Times New Roman" w:hAnsi="Times New Roman" w:cs="Times New Roman"/>
          <w:lang w:val="en-US"/>
        </w:rPr>
        <w:t>Clapham</w:t>
      </w:r>
      <w:proofErr w:type="spellEnd"/>
      <w:r>
        <w:rPr>
          <w:rFonts w:ascii="Times New Roman" w:hAnsi="Times New Roman" w:cs="Times New Roman"/>
          <w:lang w:val="en-US"/>
        </w:rPr>
        <w:t xml:space="preserve">, P. J., Aguilar, A. &amp; Hatch, L. T. Determining spatial and temporal scales for management: lessons from whaling.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w:t>
      </w:r>
      <w:proofErr w:type="spellStart"/>
      <w:r>
        <w:rPr>
          <w:rFonts w:ascii="Times New Roman" w:hAnsi="Times New Roman" w:cs="Times New Roman"/>
          <w:lang w:val="en-US"/>
        </w:rPr>
        <w:t>Piola</w:t>
      </w:r>
      <w:proofErr w:type="spellEnd"/>
      <w:r>
        <w:rPr>
          <w:rFonts w:ascii="Times New Roman" w:hAnsi="Times New Roman" w:cs="Times New Roman"/>
          <w:lang w:val="en-US"/>
        </w:rPr>
        <w:t xml:space="preserve">, A., O'Brien, T. D., </w:t>
      </w:r>
      <w:proofErr w:type="spellStart"/>
      <w:r>
        <w:rPr>
          <w:rFonts w:ascii="Times New Roman" w:hAnsi="Times New Roman" w:cs="Times New Roman"/>
          <w:lang w:val="en-US"/>
        </w:rPr>
        <w:t>Tormosov</w:t>
      </w:r>
      <w:proofErr w:type="spellEnd"/>
      <w:r>
        <w:rPr>
          <w:rFonts w:ascii="Times New Roman" w:hAnsi="Times New Roman" w:cs="Times New Roman"/>
          <w:lang w:val="en-US"/>
        </w:rPr>
        <w:t xml:space="preserve">, D. D. &amp; </w:t>
      </w:r>
      <w:proofErr w:type="spellStart"/>
      <w:r>
        <w:rPr>
          <w:rFonts w:ascii="Times New Roman" w:hAnsi="Times New Roman" w:cs="Times New Roman"/>
          <w:lang w:val="en-US"/>
        </w:rPr>
        <w:t>Acha</w:t>
      </w:r>
      <w:proofErr w:type="spellEnd"/>
      <w:r>
        <w:rPr>
          <w:rFonts w:ascii="Times New Roman" w:hAnsi="Times New Roman" w:cs="Times New Roman"/>
          <w:lang w:val="en-US"/>
        </w:rPr>
        <w:t xml:space="preserve">, E. M. Circumpolar frontal systems as potential feeding grounds of Southern Right whales. </w:t>
      </w:r>
      <w:r>
        <w:rPr>
          <w:rFonts w:ascii="Times New Roman" w:hAnsi="Times New Roman" w:cs="Times New Roman"/>
          <w:i/>
          <w:iCs/>
          <w:lang w:val="en-US"/>
        </w:rPr>
        <w:t xml:space="preserve">Prog. </w:t>
      </w:r>
      <w:proofErr w:type="spellStart"/>
      <w:r>
        <w:rPr>
          <w:rFonts w:ascii="Times New Roman" w:hAnsi="Times New Roman" w:cs="Times New Roman"/>
          <w:i/>
          <w:iCs/>
          <w:lang w:val="en-US"/>
        </w:rPr>
        <w:t>Oceanogr</w:t>
      </w:r>
      <w:proofErr w:type="spellEnd"/>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w:t>
      </w:r>
      <w:proofErr w:type="spellStart"/>
      <w:r>
        <w:rPr>
          <w:rFonts w:ascii="Times New Roman" w:hAnsi="Times New Roman" w:cs="Times New Roman"/>
          <w:lang w:val="en-US"/>
        </w:rPr>
        <w:t>Seyboth</w:t>
      </w:r>
      <w:proofErr w:type="spellEnd"/>
      <w:r>
        <w:rPr>
          <w:rFonts w:ascii="Times New Roman" w:hAnsi="Times New Roman" w:cs="Times New Roman"/>
          <w:lang w:val="en-US"/>
        </w:rPr>
        <w:t xml:space="preserve">, E.,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reproductive success is influenced by krill (</w:t>
      </w:r>
      <w:proofErr w:type="spellStart"/>
      <w:r>
        <w:rPr>
          <w:rFonts w:ascii="Times New Roman" w:hAnsi="Times New Roman" w:cs="Times New Roman"/>
          <w:i/>
          <w:iCs/>
          <w:lang w:val="en-US"/>
        </w:rPr>
        <w:t>Euphausia</w:t>
      </w:r>
      <w:proofErr w:type="spellEnd"/>
      <w:r>
        <w:rPr>
          <w:rFonts w:ascii="Times New Roman" w:hAnsi="Times New Roman" w:cs="Times New Roman"/>
          <w:i/>
          <w:iCs/>
          <w:lang w:val="en-US"/>
        </w:rPr>
        <w:t xml:space="preserve"> superba</w:t>
      </w:r>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113. Witting, L. Selection-delayed population dynamics in baleen whales and beyond. </w:t>
      </w:r>
      <w:proofErr w:type="spellStart"/>
      <w:r>
        <w:rPr>
          <w:rFonts w:ascii="Times New Roman" w:hAnsi="Times New Roman" w:cs="Times New Roman"/>
          <w:i/>
          <w:iCs/>
          <w:lang w:val="en-US"/>
        </w:rPr>
        <w:t>Popul</w:t>
      </w:r>
      <w:proofErr w:type="spellEnd"/>
      <w:r>
        <w:rPr>
          <w:rFonts w:ascii="Times New Roman" w:hAnsi="Times New Roman" w:cs="Times New Roman"/>
          <w:i/>
          <w:iCs/>
          <w:lang w:val="en-US"/>
        </w:rPr>
        <w:t>.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w:t>
      </w:r>
      <w:proofErr w:type="spellStart"/>
      <w:r>
        <w:rPr>
          <w:rFonts w:ascii="Times New Roman" w:hAnsi="Times New Roman" w:cs="Times New Roman"/>
          <w:lang w:val="en-US"/>
        </w:rPr>
        <w:t>Pante</w:t>
      </w:r>
      <w:proofErr w:type="spellEnd"/>
      <w:r>
        <w:rPr>
          <w:rFonts w:ascii="Times New Roman" w:hAnsi="Times New Roman" w:cs="Times New Roman"/>
          <w:lang w:val="en-US"/>
        </w:rPr>
        <w:t xml:space="preserve">, E. &amp; Benoit S.-B. </w:t>
      </w:r>
      <w:proofErr w:type="spellStart"/>
      <w:r>
        <w:rPr>
          <w:rFonts w:ascii="Times New Roman" w:hAnsi="Times New Roman" w:cs="Times New Roman"/>
          <w:lang w:val="en-US"/>
        </w:rPr>
        <w:t>marmap</w:t>
      </w:r>
      <w:proofErr w:type="spellEnd"/>
      <w:r>
        <w:rPr>
          <w:rFonts w:ascii="Times New Roman" w:hAnsi="Times New Roman" w:cs="Times New Roman"/>
          <w:lang w:val="en-US"/>
        </w:rPr>
        <w:t xml:space="preserve">: A Package for Importing, Plotting and Analyzing Bathymetric and Topographic Data in R.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Península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629" w:author="Maria Alejandra Romero" w:date="2021-08-01T13:05:00Z">
        <w:r w:rsidR="004A6B93" w:rsidRPr="004649B0">
          <w:rPr>
            <w:rFonts w:ascii="Times New Roman" w:hAnsi="Times New Roman" w:cs="Times New Roman"/>
            <w:lang w:val="en-US"/>
            <w:rPrChange w:id="630"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631" w:author="Maria Alejandra Romero" w:date="2021-08-01T13:05:00Z">
        <w:r w:rsidR="004A6B93" w:rsidRPr="004649B0">
          <w:rPr>
            <w:rFonts w:ascii="Times New Roman" w:hAnsi="Times New Roman" w:cs="Times New Roman"/>
            <w:lang w:val="en-US"/>
            <w:rPrChange w:id="632" w:author="Maria Alejandra Romero" w:date="2021-08-01T13:06:00Z">
              <w:rPr>
                <w:rFonts w:ascii="Times New Roman" w:hAnsi="Times New Roman" w:cs="Times New Roman"/>
                <w:highlight w:val="yellow"/>
                <w:lang w:val="en-US"/>
              </w:rPr>
            </w:rPrChange>
          </w:rPr>
          <w:t xml:space="preserve">, </w:t>
        </w:r>
      </w:ins>
      <w:ins w:id="633" w:author="Maria Alejandra Romero" w:date="2021-08-01T13:06:00Z">
        <w:r w:rsidR="004A6B93" w:rsidRPr="004649B0">
          <w:rPr>
            <w:rFonts w:ascii="Times New Roman" w:hAnsi="Times New Roman" w:cs="Times New Roman"/>
            <w:lang w:val="en-US"/>
            <w:rPrChange w:id="634" w:author="Maria Alejandra Romero" w:date="2021-08-01T13:06:00Z">
              <w:rPr>
                <w:rFonts w:ascii="Times New Roman" w:hAnsi="Times New Roman" w:cs="Times New Roman"/>
                <w:highlight w:val="yellow"/>
                <w:lang w:val="en-US"/>
              </w:rPr>
            </w:rPrChange>
          </w:rPr>
          <w:t xml:space="preserve">GDA </w:t>
        </w:r>
      </w:ins>
      <w:del w:id="635"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proofErr w:type="spellStart"/>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ed</w:t>
      </w:r>
      <w:proofErr w:type="spellEnd"/>
      <w:r w:rsidRPr="004649B0">
        <w:rPr>
          <w:rFonts w:ascii="Times New Roman" w:hAnsi="Times New Roman" w:cs="Times New Roman"/>
          <w:lang w:val="en-US"/>
        </w:rPr>
        <w:t xml:space="preserve">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w:t>
      </w:r>
      <w:commentRangeStart w:id="636"/>
      <w:r w:rsidRPr="006D72AF">
        <w:rPr>
          <w:rFonts w:ascii="Times New Roman" w:hAnsi="Times New Roman" w:cs="Times New Roman"/>
          <w:color w:val="000000"/>
          <w:lang w:val="en-US"/>
        </w:rPr>
        <w:t>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637" w:author="adamsgd" w:date="2021-06-07T13:48:00Z">
        <w:r w:rsidR="005879AA">
          <w:rPr>
            <w:rFonts w:ascii="Times New Roman" w:hAnsi="Times New Roman" w:cs="Times New Roman"/>
            <w:color w:val="000000"/>
            <w:lang w:val="en-US"/>
          </w:rPr>
          <w:t>1</w:t>
        </w:r>
      </w:ins>
      <w:ins w:id="638" w:author="Maria Alejandra Romero" w:date="2021-08-01T13:07:00Z">
        <w:r w:rsidR="004A0F78">
          <w:rPr>
            <w:rFonts w:ascii="Times New Roman" w:hAnsi="Times New Roman" w:cs="Times New Roman"/>
            <w:color w:val="000000"/>
            <w:lang w:val="en-US"/>
          </w:rPr>
          <w:t>4</w:t>
        </w:r>
      </w:ins>
      <w:ins w:id="639" w:author="adamsgd" w:date="2021-07-16T10:50:00Z">
        <w:del w:id="640" w:author="Maria Alejandra Romero" w:date="2021-08-01T13:06:00Z">
          <w:r w:rsidR="006754A3" w:rsidDel="004A0F78">
            <w:rPr>
              <w:rFonts w:ascii="Times New Roman" w:hAnsi="Times New Roman" w:cs="Times New Roman"/>
              <w:color w:val="000000"/>
              <w:lang w:val="en-US"/>
            </w:rPr>
            <w:delText>3</w:delText>
          </w:r>
        </w:del>
      </w:ins>
      <w:del w:id="641" w:author="adamsgd"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commentRangeEnd w:id="636"/>
    <w:p w14:paraId="1744B787" w14:textId="77777777" w:rsidR="00E110BA" w:rsidRPr="0057275F" w:rsidRDefault="00805B9F" w:rsidP="00E110BA">
      <w:pPr>
        <w:spacing w:after="0" w:line="360" w:lineRule="auto"/>
        <w:rPr>
          <w:rFonts w:ascii="Times New Roman" w:hAnsi="Times New Roman" w:cs="Times New Roman"/>
          <w:lang w:val="en-US"/>
        </w:rPr>
      </w:pPr>
      <w:r>
        <w:rPr>
          <w:rStyle w:val="CommentReference"/>
        </w:rPr>
        <w:commentReference w:id="636"/>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42"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403"/>
        <w:gridCol w:w="3501"/>
        <w:gridCol w:w="3816"/>
        <w:tblGridChange w:id="643">
          <w:tblGrid>
            <w:gridCol w:w="108"/>
            <w:gridCol w:w="1295"/>
            <w:gridCol w:w="835"/>
            <w:gridCol w:w="2666"/>
            <w:gridCol w:w="875"/>
            <w:gridCol w:w="2833"/>
            <w:gridCol w:w="108"/>
          </w:tblGrid>
        </w:tblGridChange>
      </w:tblGrid>
      <w:tr w:rsidR="00E110BA" w:rsidRPr="003410A5" w14:paraId="0175C376" w14:textId="77777777" w:rsidTr="00DE0266">
        <w:trPr>
          <w:trPrChange w:id="644" w:author="PuntLab" w:date="2021-05-22T13:18:00Z">
            <w:trPr>
              <w:gridBefore w:val="1"/>
              <w:gridAfter w:val="0"/>
            </w:trPr>
          </w:trPrChange>
        </w:trPr>
        <w:tc>
          <w:tcPr>
            <w:tcW w:w="804" w:type="pct"/>
            <w:tcBorders>
              <w:top w:val="single" w:sz="4" w:space="0" w:color="auto"/>
              <w:bottom w:val="single" w:sz="4" w:space="0" w:color="auto"/>
            </w:tcBorders>
            <w:tcPrChange w:id="645"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646"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647"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EF49FD"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EF49FD"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EF49F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648" w:author="Maria Alejandra Romero" w:date="2021-08-01T13:09:00Z">
              <w:r w:rsidR="000C2639">
                <w:rPr>
                  <w:rFonts w:ascii="Times New Roman" w:eastAsia="Calibri" w:hAnsi="Times New Roman" w:cs="Times New Roman"/>
                  <w:color w:val="000000"/>
                  <w:lang w:val="en-US"/>
                </w:rPr>
                <w:t>6</w:t>
              </w:r>
            </w:ins>
            <w:del w:id="649" w:author="Maria Alejandra Romero" w:date="2021-08-01T13:09:00Z">
              <w:r w:rsidR="00862908" w:rsidDel="000C2639">
                <w:rPr>
                  <w:rFonts w:ascii="Times New Roman" w:eastAsia="Calibri" w:hAnsi="Times New Roman" w:cs="Times New Roman"/>
                  <w:color w:val="000000"/>
                  <w:lang w:val="en-US"/>
                </w:rPr>
                <w:delText>4</w:delText>
              </w:r>
            </w:del>
            <w:ins w:id="650"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651" w:author="Maria Alejandra Romero" w:date="2021-08-01T13:13:00Z">
              <w:r>
                <w:rPr>
                  <w:rFonts w:ascii="Times New Roman" w:hAnsi="Times New Roman" w:cs="Times New Roman"/>
                  <w:lang w:val="en-US"/>
                </w:rPr>
                <w:t>M</w:t>
              </w:r>
            </w:ins>
            <w:del w:id="652"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EF49F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EF49F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EF49F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EF49FD"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653" w:author="Maria Alejandra Romero" w:date="2021-08-01T13:13:00Z">
              <w:r>
                <w:rPr>
                  <w:rFonts w:ascii="Times New Roman" w:hAnsi="Times New Roman" w:cs="Times New Roman"/>
                  <w:lang w:val="en-US"/>
                </w:rPr>
                <w:t>P</w:t>
              </w:r>
            </w:ins>
            <w:del w:id="654"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EF49FD"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EF49FD"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655" w:author="Maria Alejandra Romero" w:date="2021-08-01T13:09:00Z">
              <w:r w:rsidR="00581A56">
                <w:rPr>
                  <w:rFonts w:ascii="Times New Roman" w:eastAsia="Calibri" w:hAnsi="Times New Roman" w:cs="Times New Roman"/>
                  <w:color w:val="000000"/>
                  <w:lang w:val="en-US"/>
                </w:rPr>
                <w:t>4</w:t>
              </w:r>
            </w:ins>
            <w:del w:id="656"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EF49FD"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657" w:author="Maria Alejandra Romero" w:date="2021-08-01T13:09:00Z">
              <w:r w:rsidR="00581A56">
                <w:rPr>
                  <w:rFonts w:ascii="Times New Roman" w:eastAsia="Calibri" w:hAnsi="Times New Roman" w:cs="Times New Roman"/>
                  <w:color w:val="000000"/>
                  <w:lang w:val="en-US"/>
                </w:rPr>
                <w:t>5</w:t>
              </w:r>
            </w:ins>
            <w:del w:id="658"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EF49FD"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659" w:author="Maria Alejandra Romero" w:date="2021-08-01T13:11:00Z">
                        <w:rPr>
                          <w:rFonts w:ascii="Cambria Math" w:eastAsiaTheme="minorEastAsia" w:hAnsi="Cambria Math" w:cs="Times New Roman"/>
                          <w:color w:val="000000"/>
                          <w:lang w:val="en-US"/>
                        </w:rPr>
                        <m:t>msy</m:t>
                      </w:ins>
                    </m:r>
                    <m:r>
                      <w:del w:id="660"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661" w:author="Maria Alejandra Romero" w:date="2021-08-01T13:13:00Z">
              <w:r>
                <w:rPr>
                  <w:rFonts w:ascii="Times New Roman" w:hAnsi="Times New Roman" w:cs="Times New Roman"/>
                  <w:color w:val="000000"/>
                  <w:lang w:val="en-US"/>
                </w:rPr>
                <w:t>S</w:t>
              </w:r>
            </w:ins>
            <w:del w:id="662"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EF49FD"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663" w:author="Maria Alejandra Romero" w:date="2021-08-01T13:13:00Z">
              <w:r>
                <w:rPr>
                  <w:rFonts w:ascii="Times New Roman" w:hAnsi="Times New Roman" w:cs="Times New Roman"/>
                  <w:color w:val="000000"/>
                  <w:lang w:val="en-US"/>
                </w:rPr>
                <w:t>S</w:t>
              </w:r>
            </w:ins>
            <w:del w:id="664"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EF49FD"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665" w:author="Maria Alejandra Romero" w:date="2021-08-01T13:13:00Z">
              <w:r>
                <w:rPr>
                  <w:rFonts w:ascii="Times New Roman" w:hAnsi="Times New Roman" w:cs="Times New Roman"/>
                  <w:color w:val="000000"/>
                  <w:lang w:val="en-US"/>
                </w:rPr>
                <w:t>C</w:t>
              </w:r>
            </w:ins>
            <w:del w:id="666"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667" w:author="Maria Alejandra Romero" w:date="2021-08-01T13:13:00Z">
                <w:pPr>
                  <w:autoSpaceDE w:val="0"/>
                  <w:autoSpaceDN w:val="0"/>
                  <w:adjustRightInd w:val="0"/>
                </w:pPr>
              </w:pPrChange>
            </w:pPr>
            <w:proofErr w:type="spellStart"/>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proofErr w:type="spellEnd"/>
          </w:p>
        </w:tc>
        <w:tc>
          <w:tcPr>
            <w:tcW w:w="2188" w:type="pct"/>
          </w:tcPr>
          <w:p w14:paraId="35AAB8FE" w14:textId="30D9F7CC" w:rsidR="00805B9F" w:rsidRPr="00805B9F" w:rsidRDefault="00EF49FD" w:rsidP="003026FA">
            <w:pPr>
              <w:autoSpaceDE w:val="0"/>
              <w:autoSpaceDN w:val="0"/>
              <w:adjustRightInd w:val="0"/>
              <w:jc w:val="center"/>
              <w:rPr>
                <w:ins w:id="668" w:author="adamsgd" w:date="2021-08-02T16:07:00Z"/>
                <w:rFonts w:ascii="Times New Roman" w:eastAsia="Calibri" w:hAnsi="Times New Roman" w:cs="Times New Roman"/>
                <w:lang w:val="en-GB"/>
                <w:rPrChange w:id="669" w:author="adamsgd" w:date="2021-08-02T16:07:00Z">
                  <w:rPr>
                    <w:ins w:id="670" w:author="adamsgd" w:date="2021-08-02T16:07:00Z"/>
                    <w:rFonts w:ascii="Cambria Math" w:eastAsiaTheme="minorEastAsia" w:hAnsi="Cambria Math" w:cs="Times New Roman"/>
                    <w:i/>
                    <w:lang w:val="en-GB"/>
                  </w:rPr>
                </w:rPrChange>
              </w:rPr>
            </w:pPr>
            <m:oMath>
              <m:sSup>
                <m:sSupPr>
                  <m:ctrlPr>
                    <w:ins w:id="671" w:author="adamsgd" w:date="2021-08-02T16:08:00Z">
                      <w:rPr>
                        <w:rFonts w:ascii="Cambria Math" w:eastAsiaTheme="minorEastAsia" w:hAnsi="Cambria Math" w:cs="Times New Roman"/>
                        <w:i/>
                        <w:color w:val="000000"/>
                        <w:lang w:val="en-US"/>
                      </w:rPr>
                    </w:ins>
                  </m:ctrlPr>
                </m:sSupPr>
                <m:e>
                  <m:r>
                    <w:ins w:id="672" w:author="adamsgd" w:date="2021-08-02T16:08:00Z">
                      <w:rPr>
                        <w:rFonts w:ascii="Cambria Math" w:eastAsiaTheme="minorEastAsia" w:hAnsi="Cambria Math" w:cs="Times New Roman"/>
                        <w:color w:val="000000"/>
                        <w:lang w:val="en-US"/>
                      </w:rPr>
                      <m:t>τ</m:t>
                    </w:ins>
                  </m:r>
                </m:e>
                <m:sup>
                  <m:r>
                    <w:ins w:id="673" w:author="adamsgd" w:date="2021-08-02T16:08:00Z">
                      <w:rPr>
                        <w:rFonts w:ascii="Cambria Math" w:eastAsiaTheme="minorEastAsia" w:hAnsi="Cambria Math" w:cs="Times New Roman"/>
                        <w:color w:val="000000"/>
                        <w:lang w:val="en-US"/>
                      </w:rPr>
                      <m:t>2</m:t>
                    </w:ins>
                  </m:r>
                </m:sup>
              </m:sSup>
              <m:r>
                <w:ins w:id="674" w:author="adamsgd" w:date="2021-08-02T16:07:00Z">
                  <w:rPr>
                    <w:rFonts w:ascii="Cambria Math" w:eastAsiaTheme="minorEastAsia" w:hAnsi="Cambria Math" w:cs="Times New Roman"/>
                    <w:lang w:val="en-GB"/>
                  </w:rPr>
                  <m:t>~</m:t>
                </w:ins>
              </m:r>
              <m:r>
                <w:ins w:id="675" w:author="adamsgd" w:date="2021-08-02T16:07:00Z">
                  <w:rPr>
                    <w:rFonts w:ascii="Cambria Math" w:hAnsi="Cambria Math" w:cs="Times New Roman"/>
                    <w:color w:val="000000"/>
                  </w:rPr>
                  <m:t>lnorm</m:t>
                </w:ins>
              </m:r>
              <m:r>
                <w:ins w:id="676" w:author="adamsgd" w:date="2021-08-02T16:07:00Z">
                  <w:rPr>
                    <w:rFonts w:ascii="Cambria Math" w:hAnsi="Cambria Math" w:cs="Times New Roman"/>
                    <w:color w:val="000000"/>
                    <w:lang w:val="en-US"/>
                  </w:rPr>
                  <m:t>(</m:t>
                </w:ins>
              </m:r>
              <m:r>
                <w:ins w:id="677" w:author="adamsgd" w:date="2021-08-02T16:07:00Z">
                  <m:rPr>
                    <m:sty m:val="p"/>
                  </m:rPr>
                  <w:rPr>
                    <w:rFonts w:ascii="Cambria Math" w:hAnsi="Cambria Math" w:cs="Times New Roman"/>
                    <w:color w:val="000000"/>
                    <w:lang w:val="en-US"/>
                  </w:rPr>
                  <m:t>log⁡</m:t>
                </w:ins>
              </m:r>
              <m:r>
                <w:ins w:id="678" w:author="adamsgd" w:date="2021-08-02T16:07:00Z">
                  <w:rPr>
                    <w:rFonts w:ascii="Cambria Math" w:hAnsi="Cambria Math" w:cs="Times New Roman"/>
                    <w:color w:val="000000"/>
                    <w:lang w:val="en-US"/>
                  </w:rPr>
                  <m:t>(0.5), 0.</m:t>
                </w:ins>
              </m:r>
              <m:r>
                <w:ins w:id="679" w:author="adamsgd" w:date="2021-08-02T16:08:00Z">
                  <w:rPr>
                    <w:rFonts w:ascii="Cambria Math" w:hAnsi="Cambria Math" w:cs="Times New Roman"/>
                    <w:color w:val="000000"/>
                    <w:lang w:val="en-US"/>
                  </w:rPr>
                  <m:t>5</m:t>
                </w:ins>
              </m:r>
              <m:r>
                <w:ins w:id="680" w:author="adamsgd" w:date="2021-08-02T16:07:00Z">
                  <w:rPr>
                    <w:rFonts w:ascii="Cambria Math" w:hAnsi="Cambria Math" w:cs="Times New Roman"/>
                    <w:color w:val="000000"/>
                    <w:lang w:val="en-US"/>
                  </w:rPr>
                  <m:t>)</m:t>
                </w:ins>
              </m:r>
            </m:oMath>
            <w:ins w:id="681" w:author="adamsgd" w:date="2021-08-02T16:07:00Z">
              <w:r w:rsidR="00805B9F" w:rsidRPr="003410A5">
                <w:rPr>
                  <w:rFonts w:ascii="Times New Roman" w:eastAsia="Calibri" w:hAnsi="Times New Roman" w:cs="Times New Roman"/>
                  <w:color w:val="000000"/>
                  <w:lang w:val="en-US"/>
                </w:rPr>
                <w:t xml:space="preserve"> (</w:t>
              </w:r>
              <w:r w:rsidR="00805B9F">
                <w:rPr>
                  <w:rFonts w:ascii="Times New Roman" w:eastAsia="Calibri" w:hAnsi="Times New Roman" w:cs="Times New Roman"/>
                  <w:color w:val="000000"/>
                  <w:lang w:val="en-US"/>
                </w:rPr>
                <w:t>Sc</w:t>
              </w:r>
              <w:r w:rsidR="00805B9F" w:rsidRPr="003410A5">
                <w:rPr>
                  <w:rFonts w:ascii="Times New Roman" w:eastAsia="Calibri" w:hAnsi="Times New Roman" w:cs="Times New Roman"/>
                  <w:color w:val="000000"/>
                  <w:lang w:val="en-US"/>
                </w:rPr>
                <w:t>en</w:t>
              </w:r>
              <w:r w:rsidR="00805B9F">
                <w:rPr>
                  <w:rFonts w:ascii="Times New Roman" w:eastAsia="Calibri" w:hAnsi="Times New Roman" w:cs="Times New Roman"/>
                  <w:color w:val="000000"/>
                  <w:lang w:val="en-US"/>
                </w:rPr>
                <w:t>1</w:t>
              </w:r>
            </w:ins>
            <w:ins w:id="682" w:author="adamsgd" w:date="2021-08-02T16:08:00Z">
              <w:r w:rsidR="00805B9F">
                <w:rPr>
                  <w:rFonts w:ascii="Times New Roman" w:eastAsia="Calibri" w:hAnsi="Times New Roman" w:cs="Times New Roman"/>
                  <w:color w:val="000000"/>
                  <w:lang w:val="en-US"/>
                </w:rPr>
                <w:t>3</w:t>
              </w:r>
            </w:ins>
            <w:ins w:id="683" w:author="adamsgd" w:date="2021-08-02T16:07:00Z">
              <w:r w:rsidR="00805B9F"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684" w:author="adamsgd" w:date="2021-08-02T16:07:00Z">
              <w:r w:rsidR="00805B9F">
                <w:rPr>
                  <w:rFonts w:ascii="Times New Roman" w:eastAsia="Calibri" w:hAnsi="Times New Roman" w:cs="Times New Roman"/>
                  <w:color w:val="000000"/>
                  <w:lang w:val="en-US"/>
                </w:rPr>
                <w:t>4</w:t>
              </w:r>
            </w:ins>
            <w:ins w:id="685" w:author="Maria Alejandra Romero" w:date="2021-08-01T13:14:00Z">
              <w:del w:id="686" w:author="adamsgd" w:date="2021-08-02T16:07:00Z">
                <w:r w:rsidR="001B1641" w:rsidDel="00805B9F">
                  <w:rPr>
                    <w:rFonts w:ascii="Times New Roman" w:eastAsia="Calibri" w:hAnsi="Times New Roman" w:cs="Times New Roman"/>
                    <w:color w:val="000000"/>
                    <w:lang w:val="en-US"/>
                  </w:rPr>
                  <w:delText>3</w:delText>
                </w:r>
              </w:del>
            </w:ins>
            <w:del w:id="687"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688" w:author="adamsgd" w:date="2021-07-26T13:15:00Z"/>
          <w:rFonts w:ascii="Times New Roman" w:hAnsi="Times New Roman" w:cs="Times New Roman"/>
          <w:lang w:val="en-US"/>
        </w:rPr>
      </w:pPr>
    </w:p>
    <w:p w14:paraId="6E7F67A7" w14:textId="49143C9A"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689"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m:oMath>
        <m:r>
          <w:ins w:id="690" w:author="adamsgd" w:date="2021-12-07T10:13:00Z">
            <w:rPr>
              <w:rFonts w:ascii="Cambria Math" w:hAnsi="Cambria Math" w:cs="Times New Roman"/>
              <w:color w:val="000000"/>
            </w:rPr>
            <m:t xml:space="preserve"> </m:t>
          </w:ins>
        </m:r>
      </m:oMath>
      <w:del w:id="691" w:author="adamsgd" w:date="2021-12-07T10:13:00Z">
        <w:r w:rsidDel="00394ECB">
          <w:rPr>
            <w:rFonts w:ascii="Times New Roman" w:hAnsi="Times New Roman" w:cs="Times New Roman"/>
            <w:lang w:val="en-US"/>
          </w:rPr>
          <w:delText xml:space="preserve"> </w:delText>
        </w:r>
      </w:del>
      <w:bookmarkStart w:id="692" w:name="_Hlk89764680"/>
      <m:oMath>
        <m:sSub>
          <m:sSubPr>
            <m:ctrlPr>
              <w:ins w:id="693" w:author="adamsgd" w:date="2021-12-07T10:13:00Z">
                <w:rPr>
                  <w:rFonts w:ascii="Cambria Math" w:hAnsi="Cambria Math" w:cs="Times New Roman"/>
                  <w:i/>
                  <w:color w:val="000000"/>
                </w:rPr>
              </w:ins>
            </m:ctrlPr>
          </m:sSubPr>
          <m:e>
            <m:r>
              <w:ins w:id="694" w:author="adamsgd" w:date="2021-12-07T10:13:00Z">
                <w:rPr>
                  <w:rFonts w:ascii="Cambria Math" w:hAnsi="Cambria Math" w:cs="Times New Roman"/>
                  <w:color w:val="000000"/>
                </w:rPr>
                <m:t>P</m:t>
              </w:ins>
            </m:r>
          </m:e>
          <m:sub>
            <m:r>
              <w:ins w:id="695" w:author="adamsgd" w:date="2021-12-07T10:13:00Z">
                <w:rPr>
                  <w:rFonts w:ascii="Cambria Math" w:hAnsi="Cambria Math" w:cs="Times New Roman"/>
                  <w:color w:val="000000"/>
                </w:rPr>
                <m:t>Min</m:t>
              </w:ins>
            </m:r>
          </m:sub>
        </m:sSub>
      </m:oMath>
      <w:ins w:id="696" w:author="adamsgd" w:date="2021-12-07T10:13:00Z">
        <w:r w:rsidR="00394ECB">
          <w:rPr>
            <w:rFonts w:ascii="Times New Roman" w:eastAsiaTheme="minorEastAsia" w:hAnsi="Times New Roman" w:cs="Times New Roman"/>
            <w:color w:val="000000"/>
          </w:rPr>
          <w:t xml:space="preserve"> </w:t>
        </w:r>
        <w:bookmarkStart w:id="697" w:name="_Hlk89764712"/>
        <w:proofErr w:type="spellStart"/>
        <w:r w:rsidR="00394ECB">
          <w:rPr>
            <w:rFonts w:ascii="Times New Roman" w:eastAsiaTheme="minorEastAsia" w:hAnsi="Times New Roman" w:cs="Times New Roman"/>
            <w:color w:val="000000"/>
          </w:rPr>
          <w:t>refers</w:t>
        </w:r>
        <w:proofErr w:type="spellEnd"/>
        <w:r w:rsidR="00394ECB">
          <w:rPr>
            <w:rFonts w:ascii="Times New Roman" w:eastAsiaTheme="minorEastAsia" w:hAnsi="Times New Roman" w:cs="Times New Roman"/>
            <w:color w:val="000000"/>
          </w:rPr>
          <w:t xml:space="preserve"> </w:t>
        </w:r>
        <w:proofErr w:type="spellStart"/>
        <w:r w:rsidR="00394ECB">
          <w:rPr>
            <w:rFonts w:ascii="Times New Roman" w:eastAsiaTheme="minorEastAsia" w:hAnsi="Times New Roman" w:cs="Times New Roman"/>
            <w:color w:val="000000"/>
          </w:rPr>
          <w:t>to</w:t>
        </w:r>
        <w:proofErr w:type="spellEnd"/>
        <w:r w:rsidR="00394ECB">
          <w:rPr>
            <w:rFonts w:ascii="Times New Roman" w:eastAsiaTheme="minorEastAsia" w:hAnsi="Times New Roman" w:cs="Times New Roman"/>
            <w:color w:val="000000"/>
          </w:rPr>
          <w:t xml:space="preserve"> </w:t>
        </w:r>
        <w:proofErr w:type="spellStart"/>
        <w:r w:rsidR="00394ECB">
          <w:rPr>
            <w:rFonts w:ascii="Times New Roman" w:eastAsiaTheme="minorEastAsia" w:hAnsi="Times New Roman" w:cs="Times New Roman"/>
            <w:color w:val="000000"/>
          </w:rPr>
          <w:t>the</w:t>
        </w:r>
        <w:proofErr w:type="spellEnd"/>
        <w:r w:rsidR="00394ECB">
          <w:rPr>
            <w:rFonts w:ascii="Times New Roman" w:eastAsiaTheme="minorEastAsia" w:hAnsi="Times New Roman" w:cs="Times New Roman"/>
            <w:color w:val="000000"/>
          </w:rPr>
          <w:t xml:space="preserve"> </w:t>
        </w:r>
      </w:ins>
      <w:ins w:id="698" w:author="adamsgd" w:date="2021-12-07T10:14:00Z">
        <w:r w:rsidR="00394ECB">
          <w:rPr>
            <w:rFonts w:ascii="Times New Roman" w:eastAsiaTheme="minorEastAsia" w:hAnsi="Times New Roman" w:cs="Times New Roman"/>
            <w:color w:val="000000"/>
          </w:rPr>
          <w:t xml:space="preserve">mínimum </w:t>
        </w:r>
        <w:proofErr w:type="spellStart"/>
        <w:r w:rsidR="00394ECB">
          <w:rPr>
            <w:rFonts w:ascii="Times New Roman" w:eastAsiaTheme="minorEastAsia" w:hAnsi="Times New Roman" w:cs="Times New Roman"/>
            <w:color w:val="000000"/>
          </w:rPr>
          <w:t>estima</w:t>
        </w:r>
      </w:ins>
      <w:ins w:id="699" w:author="adamsgd" w:date="2021-12-07T10:15:00Z">
        <w:r w:rsidR="00394ECB">
          <w:rPr>
            <w:rFonts w:ascii="Times New Roman" w:eastAsiaTheme="minorEastAsia" w:hAnsi="Times New Roman" w:cs="Times New Roman"/>
            <w:color w:val="000000"/>
          </w:rPr>
          <w:t>ted</w:t>
        </w:r>
      </w:ins>
      <w:proofErr w:type="spellEnd"/>
      <w:ins w:id="700" w:author="adamsgd" w:date="2021-12-07T10:14:00Z">
        <w:r w:rsidR="00394ECB">
          <w:rPr>
            <w:rFonts w:ascii="Times New Roman" w:eastAsiaTheme="minorEastAsia" w:hAnsi="Times New Roman" w:cs="Times New Roman"/>
            <w:color w:val="000000"/>
          </w:rPr>
          <w:t xml:space="preserve"> </w:t>
        </w:r>
      </w:ins>
      <w:proofErr w:type="spellStart"/>
      <w:ins w:id="701" w:author="adamsgd" w:date="2021-12-07T10:15:00Z">
        <w:r w:rsidR="00CD42AD">
          <w:rPr>
            <w:rFonts w:ascii="Times New Roman" w:eastAsiaTheme="minorEastAsia" w:hAnsi="Times New Roman" w:cs="Times New Roman"/>
            <w:color w:val="000000"/>
          </w:rPr>
          <w:t>abundance</w:t>
        </w:r>
      </w:ins>
      <w:proofErr w:type="spellEnd"/>
      <w:ins w:id="702" w:author="adamsgd" w:date="2021-12-07T10:13:00Z">
        <w:r w:rsidR="00394ECB">
          <w:rPr>
            <w:rFonts w:ascii="Times New Roman" w:eastAsiaTheme="minorEastAsia" w:hAnsi="Times New Roman" w:cs="Times New Roman"/>
            <w:color w:val="000000"/>
          </w:rPr>
          <w:t xml:space="preserve"> </w:t>
        </w:r>
      </w:ins>
      <w:ins w:id="703" w:author="adamsgd" w:date="2021-12-07T10:14:00Z">
        <w:r w:rsidR="00394ECB">
          <w:rPr>
            <w:rFonts w:ascii="Times New Roman" w:eastAsiaTheme="minorEastAsia" w:hAnsi="Times New Roman" w:cs="Times New Roman"/>
            <w:color w:val="000000"/>
          </w:rPr>
          <w:t xml:space="preserve">relative </w:t>
        </w:r>
        <w:proofErr w:type="spellStart"/>
        <w:r w:rsidR="00394ECB">
          <w:rPr>
            <w:rFonts w:ascii="Times New Roman" w:eastAsiaTheme="minorEastAsia" w:hAnsi="Times New Roman" w:cs="Times New Roman"/>
            <w:color w:val="000000"/>
          </w:rPr>
          <w:t>to</w:t>
        </w:r>
        <w:bookmarkEnd w:id="697"/>
        <w:proofErr w:type="spellEnd"/>
        <w:r w:rsidR="00394ECB">
          <w:rPr>
            <w:rFonts w:ascii="Times New Roman" w:eastAsiaTheme="minorEastAsia" w:hAnsi="Times New Roman" w:cs="Times New Roman"/>
            <w:color w:val="000000"/>
          </w:rPr>
          <w:t xml:space="preserve"> </w:t>
        </w:r>
      </w:ins>
      <m:oMath>
        <m:r>
          <w:ins w:id="704" w:author="adamsgd" w:date="2021-12-07T10:14:00Z">
            <w:rPr>
              <w:rFonts w:ascii="Cambria Math" w:eastAsiaTheme="minorEastAsia" w:hAnsi="Cambria Math" w:cs="Times New Roman"/>
              <w:color w:val="000000"/>
              <w:lang w:val="en-US"/>
            </w:rPr>
            <m:t>K</m:t>
          </w:ins>
        </m:r>
      </m:oMath>
      <w:ins w:id="705" w:author="adamsgd" w:date="2021-12-07T10:13:00Z">
        <w:r w:rsidR="00394ECB">
          <w:rPr>
            <w:rFonts w:ascii="Times New Roman" w:eastAsiaTheme="minorEastAsia" w:hAnsi="Times New Roman" w:cs="Times New Roman"/>
            <w:color w:val="000000"/>
          </w:rPr>
          <w:t>.</w:t>
        </w:r>
      </w:ins>
    </w:p>
    <w:bookmarkEnd w:id="689"/>
    <w:bookmarkEnd w:id="692"/>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3"/>
        <w:gridCol w:w="1301"/>
        <w:gridCol w:w="1301"/>
        <w:gridCol w:w="898"/>
        <w:gridCol w:w="1106"/>
        <w:gridCol w:w="1383"/>
        <w:gridCol w:w="1428"/>
      </w:tblGrid>
      <w:tr w:rsidR="00C505B0" w:rsidRPr="00DA22AD" w14:paraId="19399C2F" w14:textId="05D9BB47" w:rsidTr="00822DAC">
        <w:trPr>
          <w:jc w:val="center"/>
          <w:ins w:id="706" w:author="adamsgd"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707" w:author="adamsgd"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Default="00DB6B1A" w:rsidP="00837D76">
            <w:pPr>
              <w:jc w:val="center"/>
              <w:rPr>
                <w:ins w:id="708" w:author="adamsgd" w:date="2021-06-10T14:48:00Z"/>
                <w:rFonts w:ascii="Times New Roman" w:hAnsi="Times New Roman" w:cs="Times New Roman"/>
                <w:color w:val="000000"/>
              </w:rPr>
            </w:pPr>
            <w:ins w:id="709" w:author="adamsgd"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710" w:author="adamsgd" w:date="2021-06-10T14:48:00Z"/>
                <w:rFonts w:ascii="Times New Roman" w:hAnsi="Times New Roman" w:cs="Times New Roman"/>
                <w:color w:val="000000"/>
              </w:rPr>
            </w:pPr>
            <w:ins w:id="711" w:author="adamsgd"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712" w:author="adamsgd" w:date="2021-06-10T14:48:00Z"/>
                <w:rFonts w:ascii="Times New Roman" w:hAnsi="Times New Roman" w:cs="Times New Roman"/>
                <w:color w:val="000000"/>
              </w:rPr>
            </w:pPr>
            <w:ins w:id="713" w:author="adamsgd"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714" w:author="adamsgd" w:date="2021-06-10T14:48:00Z"/>
                <w:rFonts w:ascii="Times New Roman" w:hAnsi="Times New Roman" w:cs="Times New Roman"/>
                <w:color w:val="000000"/>
              </w:rPr>
            </w:pPr>
            <w:ins w:id="715" w:author="adamsgd"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716" w:author="adamsgd" w:date="2021-06-10T14:48:00Z"/>
                <w:rFonts w:ascii="Times New Roman" w:hAnsi="Times New Roman" w:cs="Times New Roman"/>
                <w:color w:val="000000"/>
              </w:rPr>
            </w:pPr>
            <w:ins w:id="717" w:author="adamsgd"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718" w:author="adamsgd" w:date="2021-06-10T14:49:00Z"/>
                <w:rFonts w:ascii="Times New Roman" w:hAnsi="Times New Roman" w:cs="Times New Roman"/>
                <w:color w:val="000000"/>
              </w:rPr>
            </w:pPr>
            <w:ins w:id="719" w:author="adamsgd" w:date="2021-06-10T14:49:00Z">
              <w:r>
                <w:rPr>
                  <w:rFonts w:ascii="Times New Roman" w:hAnsi="Times New Roman" w:cs="Times New Roman"/>
                  <w:color w:val="000000"/>
                </w:rPr>
                <w:t>97.5%</w:t>
              </w:r>
            </w:ins>
          </w:p>
        </w:tc>
      </w:tr>
      <w:tr w:rsidR="00990FAA" w:rsidRPr="00DA22AD" w14:paraId="7FDD48AD" w14:textId="459B5572" w:rsidTr="005D51A2">
        <w:trPr>
          <w:jc w:val="center"/>
        </w:trPr>
        <w:tc>
          <w:tcPr>
            <w:tcW w:w="747" w:type="pct"/>
            <w:tcBorders>
              <w:top w:val="single" w:sz="4" w:space="0" w:color="auto"/>
            </w:tcBorders>
            <w:vAlign w:val="bottom"/>
          </w:tcPr>
          <w:p w14:paraId="65BE8F24" w14:textId="13DC4E0B" w:rsidR="00990FAA" w:rsidRPr="00FF2C02" w:rsidRDefault="00EF49FD" w:rsidP="00990FAA">
            <w:pPr>
              <w:jc w:val="center"/>
              <w:rPr>
                <w:rFonts w:ascii="Times New Roman" w:hAnsi="Times New Roman" w:cs="Times New Roman"/>
                <w:lang w:val="en-US"/>
              </w:rPr>
            </w:pPr>
            <m:oMathPara>
              <m:oMath>
                <m:sSub>
                  <m:sSubPr>
                    <m:ctrlPr>
                      <w:ins w:id="720" w:author="adamsgd" w:date="2021-06-10T14:46:00Z">
                        <w:rPr>
                          <w:rFonts w:ascii="Cambria Math" w:hAnsi="Cambria Math" w:cs="Times New Roman"/>
                          <w:i/>
                          <w:color w:val="000000"/>
                        </w:rPr>
                      </w:ins>
                    </m:ctrlPr>
                  </m:sSubPr>
                  <m:e>
                    <m:r>
                      <w:ins w:id="721" w:author="adamsgd" w:date="2021-06-10T14:46:00Z">
                        <w:rPr>
                          <w:rFonts w:ascii="Cambria Math" w:hAnsi="Cambria Math" w:cs="Times New Roman"/>
                          <w:color w:val="000000"/>
                        </w:rPr>
                        <m:t>R</m:t>
                      </w:ins>
                    </m:r>
                  </m:e>
                  <m:sub>
                    <m:r>
                      <w:ins w:id="722" w:author="adamsgd"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6A7340" w:rsidR="00990FAA" w:rsidRPr="005D51A2" w:rsidRDefault="00990FAA" w:rsidP="00990FAA">
            <w:pPr>
              <w:jc w:val="center"/>
              <w:rPr>
                <w:rFonts w:ascii="Times New Roman" w:hAnsi="Times New Roman" w:cs="Times New Roman"/>
                <w:color w:val="000000"/>
              </w:rPr>
            </w:pPr>
            <w:r w:rsidRPr="005D51A2">
              <w:rPr>
                <w:rFonts w:ascii="Times New Roman" w:hAnsi="Times New Roman" w:cs="Times New Roman"/>
                <w:color w:val="000000"/>
              </w:rPr>
              <w:t>0.014</w:t>
            </w:r>
          </w:p>
        </w:tc>
        <w:tc>
          <w:tcPr>
            <w:tcW w:w="746" w:type="pct"/>
            <w:tcBorders>
              <w:top w:val="single" w:sz="4" w:space="0" w:color="auto"/>
            </w:tcBorders>
          </w:tcPr>
          <w:p w14:paraId="6B80AE49" w14:textId="4B99A3A1"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0.012</w:t>
            </w:r>
          </w:p>
        </w:tc>
        <w:tc>
          <w:tcPr>
            <w:tcW w:w="515" w:type="pct"/>
            <w:tcBorders>
              <w:top w:val="single" w:sz="4" w:space="0" w:color="auto"/>
            </w:tcBorders>
          </w:tcPr>
          <w:p w14:paraId="35CF1472" w14:textId="652F563F"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0.001</w:t>
            </w:r>
          </w:p>
        </w:tc>
        <w:tc>
          <w:tcPr>
            <w:tcW w:w="634" w:type="pct"/>
            <w:tcBorders>
              <w:top w:val="single" w:sz="4" w:space="0" w:color="auto"/>
            </w:tcBorders>
          </w:tcPr>
          <w:p w14:paraId="7166D1D4" w14:textId="527C1423"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0.007</w:t>
            </w:r>
          </w:p>
        </w:tc>
        <w:tc>
          <w:tcPr>
            <w:tcW w:w="793" w:type="pct"/>
            <w:tcBorders>
              <w:top w:val="single" w:sz="4" w:space="0" w:color="auto"/>
            </w:tcBorders>
          </w:tcPr>
          <w:p w14:paraId="108CAD33" w14:textId="38FB8CB7" w:rsidR="00990FAA" w:rsidRPr="000C7CBA"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0.02</w:t>
            </w:r>
          </w:p>
        </w:tc>
        <w:tc>
          <w:tcPr>
            <w:tcW w:w="819" w:type="pct"/>
            <w:tcBorders>
              <w:top w:val="single" w:sz="4" w:space="0" w:color="auto"/>
            </w:tcBorders>
          </w:tcPr>
          <w:p w14:paraId="7329CCF4" w14:textId="607D3D85" w:rsidR="00990FAA" w:rsidRPr="003A3CCC"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0.034</w:t>
            </w:r>
          </w:p>
        </w:tc>
      </w:tr>
      <w:tr w:rsidR="00990FAA" w:rsidRPr="00DA22AD" w14:paraId="60729A50" w14:textId="25A8A4FA" w:rsidTr="00822DAC">
        <w:trPr>
          <w:jc w:val="center"/>
        </w:trPr>
        <w:tc>
          <w:tcPr>
            <w:tcW w:w="747" w:type="pct"/>
            <w:vAlign w:val="bottom"/>
          </w:tcPr>
          <w:p w14:paraId="6E5A5ACF" w14:textId="3FAE0A1B" w:rsidR="00990FAA" w:rsidRPr="00FF2C02" w:rsidRDefault="00990FAA" w:rsidP="00990FAA">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vAlign w:val="bottom"/>
          </w:tcPr>
          <w:p w14:paraId="3B577942" w14:textId="673684E7"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60,438</w:t>
            </w:r>
          </w:p>
        </w:tc>
        <w:tc>
          <w:tcPr>
            <w:tcW w:w="746" w:type="pct"/>
            <w:vAlign w:val="bottom"/>
          </w:tcPr>
          <w:p w14:paraId="25D3B870" w14:textId="721410AB"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58,090</w:t>
            </w:r>
          </w:p>
        </w:tc>
        <w:tc>
          <w:tcPr>
            <w:tcW w:w="515" w:type="pct"/>
            <w:vAlign w:val="bottom"/>
          </w:tcPr>
          <w:p w14:paraId="21A045C6" w14:textId="28178904" w:rsidR="00990FAA" w:rsidRPr="00505178"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33,331</w:t>
            </w:r>
          </w:p>
        </w:tc>
        <w:tc>
          <w:tcPr>
            <w:tcW w:w="634" w:type="pct"/>
            <w:vAlign w:val="bottom"/>
          </w:tcPr>
          <w:p w14:paraId="7ADA7B00" w14:textId="488613E3"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48,133</w:t>
            </w:r>
          </w:p>
        </w:tc>
        <w:tc>
          <w:tcPr>
            <w:tcW w:w="793" w:type="pct"/>
            <w:vAlign w:val="bottom"/>
          </w:tcPr>
          <w:p w14:paraId="2AAD967A" w14:textId="732A427F"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70,332</w:t>
            </w:r>
          </w:p>
        </w:tc>
        <w:tc>
          <w:tcPr>
            <w:tcW w:w="819" w:type="pct"/>
            <w:vAlign w:val="bottom"/>
          </w:tcPr>
          <w:p w14:paraId="51CDD9DE" w14:textId="0351EB42"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100,707</w:t>
            </w:r>
          </w:p>
        </w:tc>
      </w:tr>
      <w:tr w:rsidR="00990FAA" w:rsidRPr="00DA22AD" w14:paraId="09B9939E" w14:textId="612C0BB0" w:rsidTr="00822DAC">
        <w:trPr>
          <w:jc w:val="center"/>
        </w:trPr>
        <w:tc>
          <w:tcPr>
            <w:tcW w:w="747" w:type="pct"/>
            <w:vAlign w:val="bottom"/>
          </w:tcPr>
          <w:p w14:paraId="01044A23" w14:textId="484D4759" w:rsidR="00990FAA" w:rsidRPr="00FF2C02" w:rsidRDefault="00EF49FD" w:rsidP="00990FAA">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vAlign w:val="bottom"/>
          </w:tcPr>
          <w:p w14:paraId="62354E97" w14:textId="1F7BE93D"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0.648</w:t>
            </w:r>
          </w:p>
        </w:tc>
        <w:tc>
          <w:tcPr>
            <w:tcW w:w="746" w:type="pct"/>
            <w:vAlign w:val="bottom"/>
          </w:tcPr>
          <w:p w14:paraId="3214F496" w14:textId="6D5DA47A"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0.647</w:t>
            </w:r>
          </w:p>
        </w:tc>
        <w:tc>
          <w:tcPr>
            <w:tcW w:w="515" w:type="pct"/>
            <w:vAlign w:val="bottom"/>
          </w:tcPr>
          <w:p w14:paraId="0ACDF443" w14:textId="70F80595"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0.507</w:t>
            </w:r>
          </w:p>
        </w:tc>
        <w:tc>
          <w:tcPr>
            <w:tcW w:w="634" w:type="pct"/>
            <w:vAlign w:val="bottom"/>
          </w:tcPr>
          <w:p w14:paraId="697D47C4" w14:textId="02B18AAC" w:rsidR="00990FAA" w:rsidRPr="004F21DC"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0.572</w:t>
            </w:r>
          </w:p>
        </w:tc>
        <w:tc>
          <w:tcPr>
            <w:tcW w:w="793" w:type="pct"/>
            <w:vAlign w:val="bottom"/>
          </w:tcPr>
          <w:p w14:paraId="063711FC" w14:textId="77B03B3B" w:rsidR="00990FAA" w:rsidRPr="00E6066A"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0.724</w:t>
            </w:r>
          </w:p>
        </w:tc>
        <w:tc>
          <w:tcPr>
            <w:tcW w:w="819" w:type="pct"/>
            <w:vAlign w:val="bottom"/>
          </w:tcPr>
          <w:p w14:paraId="71C94A4F" w14:textId="233F388E"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0.792</w:t>
            </w:r>
          </w:p>
        </w:tc>
      </w:tr>
      <w:tr w:rsidR="00085C08" w:rsidRPr="00DA22AD" w14:paraId="60E10F7D" w14:textId="52349DB4" w:rsidTr="00822DAC">
        <w:trPr>
          <w:jc w:val="center"/>
        </w:trPr>
        <w:tc>
          <w:tcPr>
            <w:tcW w:w="747" w:type="pct"/>
            <w:vAlign w:val="bottom"/>
          </w:tcPr>
          <w:p w14:paraId="4634DC9B" w14:textId="0EAF87AB" w:rsidR="00085C08" w:rsidRPr="00FF2C02" w:rsidRDefault="00CD42AD" w:rsidP="00085C08">
            <w:pPr>
              <w:jc w:val="center"/>
              <w:rPr>
                <w:rFonts w:ascii="Times New Roman" w:hAnsi="Times New Roman" w:cs="Times New Roman"/>
                <w:lang w:val="en-US"/>
              </w:rPr>
            </w:pPr>
            <m:oMathPara>
              <m:oMath>
                <m:r>
                  <w:ins w:id="723" w:author="adamsgd" w:date="2021-12-07T10:17:00Z">
                    <w:rPr>
                      <w:rFonts w:ascii="Cambria Math" w:eastAsiaTheme="minorEastAsia" w:hAnsi="Cambria Math" w:cs="Times New Roman"/>
                      <w:color w:val="000000"/>
                      <w:lang w:val="en-US"/>
                    </w:rPr>
                    <m:t>σ</m:t>
                  </w:ins>
                </m:r>
                <m:sSup>
                  <m:sSupPr>
                    <m:ctrlPr>
                      <w:del w:id="724" w:author="adamsgd" w:date="2021-12-07T10:17:00Z">
                        <w:rPr>
                          <w:rFonts w:ascii="Cambria Math" w:eastAsiaTheme="minorEastAsia" w:hAnsi="Cambria Math" w:cs="Times New Roman"/>
                          <w:i/>
                          <w:color w:val="000000"/>
                          <w:lang w:val="en-US"/>
                        </w:rPr>
                      </w:del>
                    </m:ctrlPr>
                  </m:sSupPr>
                  <m:e>
                    <m:r>
                      <w:del w:id="725" w:author="adamsgd" w:date="2021-12-07T10:17:00Z">
                        <w:rPr>
                          <w:rFonts w:ascii="Cambria Math" w:eastAsiaTheme="minorEastAsia" w:hAnsi="Cambria Math" w:cs="Times New Roman"/>
                          <w:color w:val="000000"/>
                          <w:lang w:val="en-US"/>
                        </w:rPr>
                        <m:t>σ</m:t>
                      </w:del>
                    </m:r>
                  </m:e>
                  <m:sup>
                    <m:r>
                      <w:del w:id="726" w:author="adamsgd" w:date="2021-12-07T10:17:00Z">
                        <w:rPr>
                          <w:rFonts w:ascii="Cambria Math" w:eastAsiaTheme="minorEastAsia" w:hAnsi="Cambria Math" w:cs="Times New Roman"/>
                          <w:color w:val="000000"/>
                          <w:lang w:val="en-US"/>
                        </w:rPr>
                        <m:t>2</m:t>
                      </w:del>
                    </m:r>
                  </m:sup>
                </m:sSup>
              </m:oMath>
            </m:oMathPara>
          </w:p>
        </w:tc>
        <w:tc>
          <w:tcPr>
            <w:tcW w:w="746" w:type="pct"/>
            <w:vAlign w:val="bottom"/>
          </w:tcPr>
          <w:p w14:paraId="2EEC2D88" w14:textId="0317AAF4"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746" w:type="pct"/>
            <w:vAlign w:val="bottom"/>
          </w:tcPr>
          <w:p w14:paraId="359B8350" w14:textId="400886F6"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515" w:type="pct"/>
            <w:vAlign w:val="bottom"/>
          </w:tcPr>
          <w:p w14:paraId="4545FA0C" w14:textId="15368737"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0.0001</w:t>
            </w:r>
          </w:p>
        </w:tc>
        <w:tc>
          <w:tcPr>
            <w:tcW w:w="634" w:type="pct"/>
            <w:vAlign w:val="bottom"/>
          </w:tcPr>
          <w:p w14:paraId="325F8DBD" w14:textId="45CE5639"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0.0002</w:t>
            </w:r>
          </w:p>
        </w:tc>
        <w:tc>
          <w:tcPr>
            <w:tcW w:w="793" w:type="pct"/>
            <w:vAlign w:val="bottom"/>
          </w:tcPr>
          <w:p w14:paraId="16CD667A" w14:textId="4AEFF900"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0.0005</w:t>
            </w:r>
          </w:p>
        </w:tc>
        <w:tc>
          <w:tcPr>
            <w:tcW w:w="819" w:type="pct"/>
            <w:vAlign w:val="bottom"/>
          </w:tcPr>
          <w:p w14:paraId="4792D689" w14:textId="6D1F85F5"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0.0006</w:t>
            </w:r>
          </w:p>
        </w:tc>
      </w:tr>
      <w:tr w:rsidR="00085C08" w:rsidRPr="00DA22AD" w14:paraId="766E91D2" w14:textId="673D1EEF" w:rsidTr="00822DAC">
        <w:trPr>
          <w:jc w:val="center"/>
        </w:trPr>
        <w:tc>
          <w:tcPr>
            <w:tcW w:w="747" w:type="pct"/>
            <w:vAlign w:val="bottom"/>
          </w:tcPr>
          <w:p w14:paraId="1B3F3CF2" w14:textId="5D8362E5" w:rsidR="00085C08" w:rsidRPr="00FF2C02" w:rsidRDefault="00EF49FD"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vAlign w:val="bottom"/>
          </w:tcPr>
          <w:p w14:paraId="12DC49BD" w14:textId="6F8E6E3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1,940</w:t>
            </w:r>
          </w:p>
        </w:tc>
        <w:tc>
          <w:tcPr>
            <w:tcW w:w="746" w:type="pct"/>
            <w:vAlign w:val="bottom"/>
          </w:tcPr>
          <w:p w14:paraId="28059BFF" w14:textId="5F842E7D"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1,802</w:t>
            </w:r>
          </w:p>
        </w:tc>
        <w:tc>
          <w:tcPr>
            <w:tcW w:w="515" w:type="pct"/>
            <w:vAlign w:val="bottom"/>
          </w:tcPr>
          <w:p w14:paraId="43E7B3C1" w14:textId="72687AA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354</w:t>
            </w:r>
          </w:p>
        </w:tc>
        <w:tc>
          <w:tcPr>
            <w:tcW w:w="634" w:type="pct"/>
            <w:vAlign w:val="bottom"/>
          </w:tcPr>
          <w:p w14:paraId="1919050A" w14:textId="0F8EDA5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950</w:t>
            </w:r>
          </w:p>
        </w:tc>
        <w:tc>
          <w:tcPr>
            <w:tcW w:w="793" w:type="pct"/>
            <w:vAlign w:val="bottom"/>
          </w:tcPr>
          <w:p w14:paraId="6FE31A23" w14:textId="02EA699A"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2,888</w:t>
            </w:r>
          </w:p>
        </w:tc>
        <w:tc>
          <w:tcPr>
            <w:tcW w:w="819" w:type="pct"/>
            <w:vAlign w:val="bottom"/>
          </w:tcPr>
          <w:p w14:paraId="2ED89682" w14:textId="73CCE84D"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3,966</w:t>
            </w:r>
          </w:p>
        </w:tc>
      </w:tr>
      <w:tr w:rsidR="00085C08" w:rsidRPr="00DA22AD" w14:paraId="024E7321" w14:textId="4612D158" w:rsidTr="00822DAC">
        <w:trPr>
          <w:jc w:val="center"/>
        </w:trPr>
        <w:tc>
          <w:tcPr>
            <w:tcW w:w="747" w:type="pct"/>
            <w:vAlign w:val="bottom"/>
          </w:tcPr>
          <w:p w14:paraId="1D16703D" w14:textId="6195A640" w:rsidR="00085C08" w:rsidRPr="00FF2C02" w:rsidRDefault="00EF49FD"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vAlign w:val="bottom"/>
          </w:tcPr>
          <w:p w14:paraId="5D8A4BD5" w14:textId="14B9DAD5"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4,804</w:t>
            </w:r>
          </w:p>
        </w:tc>
        <w:tc>
          <w:tcPr>
            <w:tcW w:w="746" w:type="pct"/>
            <w:vAlign w:val="bottom"/>
          </w:tcPr>
          <w:p w14:paraId="1D8C23EA" w14:textId="3C088F7B"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4,750</w:t>
            </w:r>
          </w:p>
        </w:tc>
        <w:tc>
          <w:tcPr>
            <w:tcW w:w="515" w:type="pct"/>
            <w:vAlign w:val="bottom"/>
          </w:tcPr>
          <w:p w14:paraId="5C022C97" w14:textId="3EBE7DC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3,858</w:t>
            </w:r>
          </w:p>
        </w:tc>
        <w:tc>
          <w:tcPr>
            <w:tcW w:w="634" w:type="pct"/>
            <w:vAlign w:val="bottom"/>
          </w:tcPr>
          <w:p w14:paraId="6C1A2580" w14:textId="5B09B809"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4,412</w:t>
            </w:r>
          </w:p>
        </w:tc>
        <w:tc>
          <w:tcPr>
            <w:tcW w:w="793" w:type="pct"/>
            <w:vAlign w:val="bottom"/>
          </w:tcPr>
          <w:p w14:paraId="421D8A46" w14:textId="7DB77B23"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5,149</w:t>
            </w:r>
          </w:p>
        </w:tc>
        <w:tc>
          <w:tcPr>
            <w:tcW w:w="819" w:type="pct"/>
            <w:vAlign w:val="bottom"/>
          </w:tcPr>
          <w:p w14:paraId="5AF5E7D2" w14:textId="02FBEE4C" w:rsidR="00085C08" w:rsidRPr="003A3CCC"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6,024</w:t>
            </w:r>
          </w:p>
        </w:tc>
      </w:tr>
      <w:tr w:rsidR="00032148" w:rsidRPr="00DA22AD" w14:paraId="0AA273CE" w14:textId="26CB4EBD" w:rsidTr="00822DAC">
        <w:trPr>
          <w:jc w:val="center"/>
        </w:trPr>
        <w:tc>
          <w:tcPr>
            <w:tcW w:w="747" w:type="pct"/>
            <w:vAlign w:val="bottom"/>
          </w:tcPr>
          <w:p w14:paraId="2837FF49" w14:textId="59B6DD94" w:rsidR="00032148" w:rsidRPr="00FF2C02" w:rsidRDefault="00EF49FD" w:rsidP="0003214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vAlign w:val="bottom"/>
          </w:tcPr>
          <w:p w14:paraId="15E6CA05" w14:textId="78CF61D6"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5,485</w:t>
            </w:r>
          </w:p>
        </w:tc>
        <w:tc>
          <w:tcPr>
            <w:tcW w:w="746" w:type="pct"/>
            <w:vAlign w:val="bottom"/>
          </w:tcPr>
          <w:p w14:paraId="51E0E853" w14:textId="7C3C31A0"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5,316</w:t>
            </w:r>
          </w:p>
        </w:tc>
        <w:tc>
          <w:tcPr>
            <w:tcW w:w="515" w:type="pct"/>
            <w:vAlign w:val="bottom"/>
          </w:tcPr>
          <w:p w14:paraId="20A673FE" w14:textId="6CB52362"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3,897</w:t>
            </w:r>
          </w:p>
        </w:tc>
        <w:tc>
          <w:tcPr>
            <w:tcW w:w="634" w:type="pct"/>
            <w:vAlign w:val="bottom"/>
          </w:tcPr>
          <w:p w14:paraId="59294DA7" w14:textId="041F54A3"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4,708</w:t>
            </w:r>
          </w:p>
        </w:tc>
        <w:tc>
          <w:tcPr>
            <w:tcW w:w="793" w:type="pct"/>
            <w:vAlign w:val="bottom"/>
          </w:tcPr>
          <w:p w14:paraId="2094E1AD" w14:textId="6A0837D9"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6,087</w:t>
            </w:r>
          </w:p>
        </w:tc>
        <w:tc>
          <w:tcPr>
            <w:tcW w:w="819" w:type="pct"/>
            <w:vAlign w:val="bottom"/>
          </w:tcPr>
          <w:p w14:paraId="60986E44" w14:textId="49FC394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7,967</w:t>
            </w:r>
          </w:p>
        </w:tc>
      </w:tr>
      <w:tr w:rsidR="00032148" w:rsidRPr="00DA22AD" w14:paraId="5F56E0E2" w14:textId="52CB1D17" w:rsidTr="00822DAC">
        <w:trPr>
          <w:jc w:val="center"/>
        </w:trPr>
        <w:tc>
          <w:tcPr>
            <w:tcW w:w="747" w:type="pct"/>
            <w:vAlign w:val="bottom"/>
          </w:tcPr>
          <w:p w14:paraId="06612644" w14:textId="2F6DCA81" w:rsidR="00032148" w:rsidRDefault="00EF49FD"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m:t>
                    </m:r>
                    <m:r>
                      <w:ins w:id="727" w:author="adamsgd" w:date="2021-12-07T10:12:00Z">
                        <w:rPr>
                          <w:rFonts w:ascii="Cambria Math" w:hAnsi="Cambria Math" w:cs="Times New Roman"/>
                          <w:color w:val="000000"/>
                        </w:rPr>
                        <m:t>in</m:t>
                      </w:ins>
                    </m:r>
                    <m:r>
                      <w:del w:id="728" w:author="adamsgd" w:date="2021-12-07T10:12:00Z">
                        <w:rPr>
                          <w:rFonts w:ascii="Cambria Math" w:hAnsi="Cambria Math" w:cs="Times New Roman"/>
                          <w:color w:val="000000"/>
                        </w:rPr>
                        <m:t>ax</m:t>
                      </w:del>
                    </m:r>
                  </m:sub>
                </m:sSub>
              </m:oMath>
            </m:oMathPara>
          </w:p>
        </w:tc>
        <w:tc>
          <w:tcPr>
            <w:tcW w:w="746" w:type="pct"/>
            <w:vAlign w:val="bottom"/>
          </w:tcPr>
          <w:p w14:paraId="5805BDDE" w14:textId="6C2F4EF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0.031</w:t>
            </w:r>
          </w:p>
        </w:tc>
        <w:tc>
          <w:tcPr>
            <w:tcW w:w="746" w:type="pct"/>
            <w:vAlign w:val="bottom"/>
          </w:tcPr>
          <w:p w14:paraId="6F51CC35" w14:textId="6DF60331"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w:t>
            </w:r>
          </w:p>
        </w:tc>
        <w:tc>
          <w:tcPr>
            <w:tcW w:w="515" w:type="pct"/>
            <w:vAlign w:val="bottom"/>
          </w:tcPr>
          <w:p w14:paraId="3013EFF0" w14:textId="11E57380"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0.008</w:t>
            </w:r>
          </w:p>
        </w:tc>
        <w:tc>
          <w:tcPr>
            <w:tcW w:w="634" w:type="pct"/>
            <w:vAlign w:val="bottom"/>
          </w:tcPr>
          <w:p w14:paraId="07E88635" w14:textId="2A8CC35A"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0.018</w:t>
            </w:r>
          </w:p>
        </w:tc>
        <w:tc>
          <w:tcPr>
            <w:tcW w:w="793" w:type="pct"/>
            <w:vAlign w:val="bottom"/>
          </w:tcPr>
          <w:p w14:paraId="7E7165AF" w14:textId="752F22F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0.042</w:t>
            </w:r>
          </w:p>
        </w:tc>
        <w:tc>
          <w:tcPr>
            <w:tcW w:w="819" w:type="pct"/>
            <w:vAlign w:val="bottom"/>
          </w:tcPr>
          <w:p w14:paraId="5527D4E5" w14:textId="2C5D64A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0.067</w:t>
            </w:r>
          </w:p>
        </w:tc>
      </w:tr>
      <w:tr w:rsidR="00032148" w:rsidRPr="00DA22AD" w14:paraId="1A0F4E7A" w14:textId="741F315A" w:rsidTr="00822DAC">
        <w:trPr>
          <w:jc w:val="center"/>
        </w:trPr>
        <w:tc>
          <w:tcPr>
            <w:tcW w:w="747" w:type="pct"/>
            <w:vAlign w:val="bottom"/>
          </w:tcPr>
          <w:p w14:paraId="4E124B92" w14:textId="401AB8DC" w:rsidR="00032148" w:rsidRDefault="00EF49FD"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vAlign w:val="bottom"/>
          </w:tcPr>
          <w:p w14:paraId="2EEA0DE3" w14:textId="15EC1FE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0.087</w:t>
            </w:r>
          </w:p>
        </w:tc>
        <w:tc>
          <w:tcPr>
            <w:tcW w:w="746" w:type="pct"/>
            <w:vAlign w:val="bottom"/>
          </w:tcPr>
          <w:p w14:paraId="64237BE1" w14:textId="1E91DA8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0.082</w:t>
            </w:r>
          </w:p>
        </w:tc>
        <w:tc>
          <w:tcPr>
            <w:tcW w:w="515" w:type="pct"/>
            <w:vAlign w:val="bottom"/>
          </w:tcPr>
          <w:p w14:paraId="40544C57" w14:textId="5C7A656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0.043</w:t>
            </w:r>
          </w:p>
        </w:tc>
        <w:tc>
          <w:tcPr>
            <w:tcW w:w="634" w:type="pct"/>
            <w:vAlign w:val="bottom"/>
          </w:tcPr>
          <w:p w14:paraId="7D018B21" w14:textId="5E912F3B"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0.065</w:t>
            </w:r>
          </w:p>
        </w:tc>
        <w:tc>
          <w:tcPr>
            <w:tcW w:w="793" w:type="pct"/>
            <w:vAlign w:val="bottom"/>
          </w:tcPr>
          <w:p w14:paraId="3F4375E9" w14:textId="02CDCC3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0.104</w:t>
            </w:r>
          </w:p>
        </w:tc>
        <w:tc>
          <w:tcPr>
            <w:tcW w:w="819" w:type="pct"/>
            <w:vAlign w:val="bottom"/>
          </w:tcPr>
          <w:p w14:paraId="6BB53391" w14:textId="2C203565"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0.161</w:t>
            </w:r>
          </w:p>
        </w:tc>
      </w:tr>
      <w:tr w:rsidR="00032148" w:rsidRPr="00DA22AD" w14:paraId="27950F54" w14:textId="218834D8" w:rsidTr="00822DAC">
        <w:trPr>
          <w:jc w:val="center"/>
        </w:trPr>
        <w:tc>
          <w:tcPr>
            <w:tcW w:w="747" w:type="pct"/>
            <w:tcBorders>
              <w:bottom w:val="single" w:sz="4" w:space="0" w:color="auto"/>
            </w:tcBorders>
            <w:vAlign w:val="bottom"/>
          </w:tcPr>
          <w:p w14:paraId="030FF8A1" w14:textId="2CC40211" w:rsidR="00032148" w:rsidRDefault="00EF49FD"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vAlign w:val="bottom"/>
          </w:tcPr>
          <w:p w14:paraId="16C1EAD8" w14:textId="6AAD2E3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0.101</w:t>
            </w:r>
          </w:p>
        </w:tc>
        <w:tc>
          <w:tcPr>
            <w:tcW w:w="746" w:type="pct"/>
            <w:tcBorders>
              <w:bottom w:val="single" w:sz="4" w:space="0" w:color="auto"/>
            </w:tcBorders>
            <w:vAlign w:val="bottom"/>
          </w:tcPr>
          <w:p w14:paraId="285B1659" w14:textId="10D40D7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0.092</w:t>
            </w:r>
          </w:p>
        </w:tc>
        <w:tc>
          <w:tcPr>
            <w:tcW w:w="515" w:type="pct"/>
            <w:tcBorders>
              <w:bottom w:val="single" w:sz="4" w:space="0" w:color="auto"/>
            </w:tcBorders>
            <w:vAlign w:val="bottom"/>
          </w:tcPr>
          <w:p w14:paraId="49750F73" w14:textId="32155B42"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0.044</w:t>
            </w:r>
          </w:p>
        </w:tc>
        <w:tc>
          <w:tcPr>
            <w:tcW w:w="634" w:type="pct"/>
            <w:tcBorders>
              <w:bottom w:val="single" w:sz="4" w:space="0" w:color="auto"/>
            </w:tcBorders>
            <w:vAlign w:val="bottom"/>
          </w:tcPr>
          <w:p w14:paraId="2ADE94AE" w14:textId="785AC253"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0.07</w:t>
            </w:r>
          </w:p>
        </w:tc>
        <w:tc>
          <w:tcPr>
            <w:tcW w:w="793" w:type="pct"/>
            <w:tcBorders>
              <w:bottom w:val="single" w:sz="4" w:space="0" w:color="auto"/>
            </w:tcBorders>
            <w:vAlign w:val="bottom"/>
          </w:tcPr>
          <w:p w14:paraId="37FAB240" w14:textId="4CDDD1B4"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0.123</w:t>
            </w:r>
          </w:p>
        </w:tc>
        <w:tc>
          <w:tcPr>
            <w:tcW w:w="819" w:type="pct"/>
            <w:tcBorders>
              <w:bottom w:val="single" w:sz="4" w:space="0" w:color="auto"/>
            </w:tcBorders>
            <w:vAlign w:val="bottom"/>
          </w:tcPr>
          <w:p w14:paraId="015FFCFE" w14:textId="6215A3C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0.209</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lang w:val="en-US"/>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7ED96FEA" w:rsidR="00A05FB3" w:rsidRDefault="00FD737B" w:rsidP="00C54F04">
      <w:pPr>
        <w:spacing w:after="0" w:line="360" w:lineRule="auto"/>
        <w:rPr>
          <w:rFonts w:ascii="Times New Roman" w:hAnsi="Times New Roman" w:cs="Times New Roman"/>
          <w:lang w:val="en-US"/>
        </w:rPr>
      </w:pPr>
      <w:r>
        <w:rPr>
          <w:noProof/>
          <w:lang w:val="en-US"/>
        </w:rPr>
        <w:lastRenderedPageBreak/>
        <w:drawing>
          <wp:inline distT="0" distB="0" distL="0" distR="0" wp14:anchorId="610A320F" wp14:editId="3E0A4C66">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p>
    <w:p w14:paraId="11FAB2B1" w14:textId="2D54124C"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r w:rsidR="003D56F4">
        <w:rPr>
          <w:rFonts w:ascii="Times New Roman" w:eastAsiaTheme="minorEastAsia" w:hAnsi="Times New Roman" w:cs="Times New Roman"/>
          <w:lang w:val="en-GB"/>
        </w:rPr>
        <w:t xml:space="preserve"> </w:t>
      </w:r>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190CD70B" w:rsidR="00A05FB3" w:rsidRDefault="002E0167" w:rsidP="00A05FB3">
      <w:pPr>
        <w:spacing w:after="0" w:line="360" w:lineRule="auto"/>
        <w:rPr>
          <w:rFonts w:ascii="Times New Roman" w:hAnsi="Times New Roman" w:cs="Times New Roman"/>
          <w:lang w:val="en-US"/>
        </w:rPr>
      </w:pPr>
      <w:r>
        <w:rPr>
          <w:noProof/>
          <w:lang w:val="en-US"/>
        </w:rPr>
        <w:lastRenderedPageBreak/>
        <w:drawing>
          <wp:inline distT="0" distB="0" distL="0" distR="0" wp14:anchorId="685AC875" wp14:editId="22C8E189">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7E9515B5" w14:textId="7BB8E1D7" w:rsidR="000F754D" w:rsidRDefault="00A05FB3" w:rsidP="00A05FB3">
      <w:pPr>
        <w:spacing w:after="0" w:line="360" w:lineRule="auto"/>
        <w:rPr>
          <w:rFonts w:ascii="Times New Roman" w:eastAsiaTheme="minorEastAsia" w:hAnsi="Times New Roman" w:cs="Times New Roman"/>
          <w:lang w:val="en-GB"/>
        </w:rPr>
      </w:pPr>
      <w:bookmarkStart w:id="729"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ins w:id="730" w:author="adamsgd" w:date="2021-12-06T14:28:00Z">
        <w:r w:rsidR="002B3C6C">
          <w:rPr>
            <w:rFonts w:ascii="Times New Roman" w:hAnsi="Times New Roman" w:cs="Times New Roman"/>
            <w:lang w:val="en-US"/>
          </w:rPr>
          <w:t xml:space="preserve"> (</w:t>
        </w:r>
        <w:r w:rsidR="0099498C">
          <w:rPr>
            <w:rFonts w:ascii="Times New Roman" w:hAnsi="Times New Roman" w:cs="Times New Roman"/>
            <w:lang w:val="en-US"/>
          </w:rPr>
          <w:t>black bars)</w:t>
        </w:r>
      </w:ins>
      <w:ins w:id="731" w:author="adamsgd" w:date="2021-12-06T14:25:00Z">
        <w:r w:rsidR="006C5E45">
          <w:rPr>
            <w:rFonts w:ascii="Times New Roman" w:hAnsi="Times New Roman" w:cs="Times New Roman"/>
            <w:lang w:val="en-US"/>
          </w:rPr>
          <w:t xml:space="preserve"> and 95% posterior predictive intervals</w:t>
        </w:r>
      </w:ins>
      <w:ins w:id="732" w:author="adamsgd" w:date="2021-12-06T14:29:00Z">
        <w:r w:rsidR="0099498C">
          <w:rPr>
            <w:rFonts w:ascii="Times New Roman" w:hAnsi="Times New Roman" w:cs="Times New Roman"/>
            <w:lang w:val="en-US"/>
          </w:rPr>
          <w:t xml:space="preserve"> (grey bars)</w:t>
        </w:r>
      </w:ins>
      <w:r w:rsidR="0085593E">
        <w:rPr>
          <w:rFonts w:ascii="Times New Roman" w:hAnsi="Times New Roman" w:cs="Times New Roman"/>
          <w:lang w:val="en-US"/>
        </w:rPr>
        <w:t>.</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p>
    <w:bookmarkEnd w:id="729"/>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FEE18B8" w:rsidR="00A05FB3" w:rsidRDefault="002E0167" w:rsidP="00AF047A">
      <w:pPr>
        <w:spacing w:after="0" w:line="360" w:lineRule="auto"/>
        <w:rPr>
          <w:rFonts w:ascii="Times New Roman" w:hAnsi="Times New Roman" w:cs="Times New Roman"/>
          <w:lang w:val="en-US"/>
        </w:rPr>
      </w:pPr>
      <w:r>
        <w:rPr>
          <w:noProof/>
          <w:lang w:val="en-US"/>
        </w:rPr>
        <w:drawing>
          <wp:inline distT="0" distB="0" distL="0" distR="0" wp14:anchorId="3BCBFDC4" wp14:editId="46B96274">
            <wp:extent cx="5400040" cy="424815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661"/>
                    <a:stretch/>
                  </pic:blipFill>
                  <pic:spPr bwMode="auto">
                    <a:xfrm>
                      <a:off x="0" y="0"/>
                      <a:ext cx="540004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68C1F3A5" w:rsidR="0050147E" w:rsidRDefault="00614F47" w:rsidP="0050147E">
      <w:pPr>
        <w:spacing w:after="0" w:line="360" w:lineRule="auto"/>
        <w:rPr>
          <w:rFonts w:ascii="Times New Roman" w:hAnsi="Times New Roman" w:cs="Times New Roman"/>
          <w:color w:val="000000"/>
          <w:lang w:val="en-GB"/>
        </w:rPr>
      </w:pPr>
      <w:del w:id="733" w:author="adamsgd" w:date="2021-08-02T17:16:00Z">
        <w:r w:rsidDel="00D27820">
          <w:rPr>
            <w:noProof/>
            <w:lang w:val="en-US"/>
          </w:rPr>
          <w:lastRenderedPageBreak/>
          <w:drawing>
            <wp:inline distT="0" distB="0" distL="0" distR="0" wp14:anchorId="0F90AF21" wp14:editId="73ACDE4D">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del>
    </w:p>
    <w:p w14:paraId="4202A938" w14:textId="16CF6DAC"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w:t>
      </w:r>
      <w:del w:id="734" w:author="adamsgd" w:date="2021-08-02T17:16:00Z">
        <w:r w:rsidR="005E1016" w:rsidDel="00D27820">
          <w:rPr>
            <w:rFonts w:ascii="Times New Roman" w:hAnsi="Times New Roman" w:cs="Times New Roman"/>
            <w:lang w:val="en-US"/>
          </w:rPr>
          <w:delText xml:space="preserve">dotted </w:delText>
        </w:r>
      </w:del>
      <w:ins w:id="735" w:author="adamsgd" w:date="2021-08-02T17:16:00Z">
        <w:r w:rsidR="00D27820">
          <w:rPr>
            <w:rFonts w:ascii="Times New Roman" w:hAnsi="Times New Roman" w:cs="Times New Roman"/>
            <w:lang w:val="en-US"/>
          </w:rPr>
          <w:t xml:space="preserve">grey </w:t>
        </w:r>
      </w:ins>
      <w:r w:rsidR="005E1016">
        <w:rPr>
          <w:rFonts w:ascii="Times New Roman" w:hAnsi="Times New Roman" w:cs="Times New Roman"/>
          <w:lang w:val="en-US"/>
        </w:rPr>
        <w:t>line</w:t>
      </w:r>
      <w:ins w:id="736" w:author="adamsgd" w:date="2021-08-02T17:16:00Z">
        <w:r w:rsidR="00D27820">
          <w:rPr>
            <w:rFonts w:ascii="Times New Roman" w:hAnsi="Times New Roman" w:cs="Times New Roman"/>
            <w:noProof/>
            <w:lang w:val="en-US"/>
          </w:rPr>
          <w:drawing>
            <wp:inline distT="0" distB="0" distL="0" distR="0" wp14:anchorId="00C56C29" wp14:editId="3BE3375B">
              <wp:extent cx="53911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ins>
      <w:del w:id="737" w:author="adamsgd" w:date="2021-08-02T17:16:00Z">
        <w:r w:rsidR="005E1016" w:rsidDel="00D27820">
          <w:rPr>
            <w:rFonts w:ascii="Times New Roman" w:hAnsi="Times New Roman" w:cs="Times New Roman"/>
            <w:lang w:val="en-US"/>
          </w:rPr>
          <w:delText>d</w:delText>
        </w:r>
      </w:del>
      <w:r w:rsidR="005E1016">
        <w:rPr>
          <w:rFonts w:ascii="Times New Roman" w:hAnsi="Times New Roman" w:cs="Times New Roman"/>
          <w:lang w:val="en-US"/>
        </w:rPr>
        <w:t>)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think black</w:t>
      </w:r>
      <w:r w:rsidR="005E1016">
        <w:rPr>
          <w:rFonts w:ascii="Times New Roman" w:hAnsi="Times New Roman" w:cs="Times New Roman"/>
          <w:lang w:val="en-US"/>
        </w:rPr>
        <w:t xml:space="preserve"> line.</w:t>
      </w:r>
    </w:p>
    <w:sectPr w:rsidR="00A05FB3" w:rsidSect="005A328A">
      <w:footerReference w:type="default" r:id="rId26"/>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0" w:author="adamsgd" w:date="2021-08-02T11:00:00Z" w:initials="GA">
    <w:p w14:paraId="44F3DFB2" w14:textId="27A736B7" w:rsidR="001D0B69" w:rsidRDefault="001D0B69">
      <w:pPr>
        <w:pStyle w:val="CommentText"/>
      </w:pPr>
      <w:r>
        <w:rPr>
          <w:rStyle w:val="CommentReference"/>
        </w:rPr>
        <w:annotationRef/>
      </w:r>
      <w:r>
        <w:t xml:space="preserve">Looks </w:t>
      </w:r>
      <w:proofErr w:type="spellStart"/>
      <w:r>
        <w:t>good</w:t>
      </w:r>
      <w:proofErr w:type="spellEnd"/>
      <w:r>
        <w:t xml:space="preserve"> </w:t>
      </w:r>
      <w:proofErr w:type="spellStart"/>
      <w:r>
        <w:t>to</w:t>
      </w:r>
      <w:proofErr w:type="spellEnd"/>
      <w:r>
        <w:t xml:space="preserve"> me</w:t>
      </w:r>
    </w:p>
  </w:comment>
  <w:comment w:id="546" w:author="adamsgd" w:date="2021-08-02T16:05:00Z" w:initials="GA">
    <w:p w14:paraId="3503F134" w14:textId="0A76A5F8" w:rsidR="00805B9F" w:rsidRDefault="00805B9F">
      <w:pPr>
        <w:pStyle w:val="CommentText"/>
      </w:pPr>
      <w:r>
        <w:rPr>
          <w:rStyle w:val="CommentReference"/>
        </w:rPr>
        <w:annotationRef/>
      </w:r>
      <w:proofErr w:type="gramStart"/>
      <w:r>
        <w:t xml:space="preserve">Are </w:t>
      </w:r>
      <w:proofErr w:type="spellStart"/>
      <w:r>
        <w:t>you</w:t>
      </w:r>
      <w:proofErr w:type="spellEnd"/>
      <w:r>
        <w:t xml:space="preserve"> </w:t>
      </w:r>
      <w:proofErr w:type="spellStart"/>
      <w:r>
        <w:t>saying</w:t>
      </w:r>
      <w:proofErr w:type="spellEnd"/>
      <w:r>
        <w:t xml:space="preserve"> </w:t>
      </w:r>
      <w:proofErr w:type="spellStart"/>
      <w:r>
        <w:t>increase</w:t>
      </w:r>
      <w:proofErr w:type="spellEnd"/>
      <w:r>
        <w:t xml:space="preserve"> </w:t>
      </w:r>
      <w:proofErr w:type="spellStart"/>
      <w:r>
        <w:t>its</w:t>
      </w:r>
      <w:proofErr w:type="spellEnd"/>
      <w:r>
        <w:t xml:space="preserve"> distribution?</w:t>
      </w:r>
      <w:proofErr w:type="gramEnd"/>
      <w:r>
        <w:t xml:space="preserve"> Or increase</w:t>
      </w:r>
    </w:p>
  </w:comment>
  <w:comment w:id="636" w:author="adamsgd" w:date="2021-08-02T16:07:00Z" w:initials="GA">
    <w:p w14:paraId="5042686B" w14:textId="134CF86F" w:rsidR="00805B9F" w:rsidRDefault="00805B9F">
      <w:pPr>
        <w:pStyle w:val="CommentText"/>
      </w:pPr>
      <w:r>
        <w:rPr>
          <w:rStyle w:val="CommentReference"/>
        </w:rPr>
        <w:annotationRef/>
      </w:r>
      <w:r>
        <w:t>Thanks for catching the number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3DFB2" w15:done="0"/>
  <w15:commentEx w15:paraId="3503F134" w15:done="0"/>
  <w15:commentEx w15:paraId="50426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4EC7" w16cex:dateUtc="2021-08-02T18:00:00Z"/>
  <w16cex:commentExtensible w16cex:durableId="24B2962C" w16cex:dateUtc="2021-08-02T23:05:00Z"/>
  <w16cex:commentExtensible w16cex:durableId="24B296B2" w16cex:dateUtc="2021-08-02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3DFB2" w16cid:durableId="24B24EC7"/>
  <w16cid:commentId w16cid:paraId="3503F134" w16cid:durableId="24B2962C"/>
  <w16cid:commentId w16cid:paraId="5042686B" w16cid:durableId="24B296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18EBC" w14:textId="77777777" w:rsidR="009D27A6" w:rsidRDefault="009D27A6" w:rsidP="007D63B1">
      <w:pPr>
        <w:spacing w:after="0" w:line="240" w:lineRule="auto"/>
      </w:pPr>
      <w:r>
        <w:separator/>
      </w:r>
    </w:p>
  </w:endnote>
  <w:endnote w:type="continuationSeparator" w:id="0">
    <w:p w14:paraId="2B868994" w14:textId="77777777" w:rsidR="009D27A6" w:rsidRDefault="009D27A6"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㟐鷉羢"/>
    <w:panose1 w:val="02020603050405020304"/>
    <w:charset w:val="00"/>
    <w:family w:val="roman"/>
    <w:pitch w:val="variable"/>
    <w:sig w:usb0="E0002EFF" w:usb1="C000785B" w:usb2="00000009" w:usb3="00000000" w:csb0="000001FF" w:csb1="00000000"/>
  </w:font>
  <w:font w:name="AdvTT4dbafa8d">
    <w:altName w:val="Cambria"/>
    <w:panose1 w:val="00000000000000000000"/>
    <w:charset w:val="00"/>
    <w:family w:val="roman"/>
    <w:notTrueType/>
    <w:pitch w:val="default"/>
    <w:sig w:usb0="00000003" w:usb1="00000000" w:usb2="00000000" w:usb3="00000000" w:csb0="00000001"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1F3DFE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00853E69">
          <w:rPr>
            <w:rFonts w:ascii="Times New Roman" w:hAnsi="Times New Roman" w:cs="Times New Roman"/>
            <w:noProof/>
          </w:rPr>
          <w:t>12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0A2BA" w14:textId="77777777" w:rsidR="009D27A6" w:rsidRDefault="009D27A6" w:rsidP="007D63B1">
      <w:pPr>
        <w:spacing w:after="0" w:line="240" w:lineRule="auto"/>
      </w:pPr>
      <w:r>
        <w:separator/>
      </w:r>
    </w:p>
  </w:footnote>
  <w:footnote w:type="continuationSeparator" w:id="0">
    <w:p w14:paraId="0D4D6D01" w14:textId="77777777" w:rsidR="009D27A6" w:rsidRDefault="009D27A6"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gd">
    <w15:presenceInfo w15:providerId="AD" w15:userId="S::adamsgd@uw.edu::a8b6c939-b296-4cf3-97d3-f62fa53b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6C"/>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ECB"/>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EA0"/>
    <w:rsid w:val="003D2119"/>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359"/>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E45"/>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3E69"/>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98C"/>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7A6"/>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52B"/>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3F43"/>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138"/>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88A"/>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2AD"/>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820"/>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0E7F"/>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1AB"/>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06E"/>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2DA"/>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9FD"/>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17A6B"/>
  <w15:docId w15:val="{8BDDFC31-9320-48E8-A601-CEE70414C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customStyle="1" w:styleId="UnresolvedMention1">
    <w:name w:val="Unresolved Mention1"/>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216866468">
          <w:marLeft w:val="0"/>
          <w:marRight w:val="0"/>
          <w:marTop w:val="0"/>
          <w:marBottom w:val="0"/>
          <w:divBdr>
            <w:top w:val="none" w:sz="0" w:space="0" w:color="auto"/>
            <w:left w:val="none" w:sz="0" w:space="0" w:color="auto"/>
            <w:bottom w:val="none" w:sz="0" w:space="0" w:color="auto"/>
            <w:right w:val="none" w:sz="0" w:space="0" w:color="auto"/>
          </w:divBdr>
        </w:div>
        <w:div w:id="665329726">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489597105">
          <w:marLeft w:val="0"/>
          <w:marRight w:val="0"/>
          <w:marTop w:val="0"/>
          <w:marBottom w:val="0"/>
          <w:divBdr>
            <w:top w:val="none" w:sz="0" w:space="0" w:color="auto"/>
            <w:left w:val="none" w:sz="0" w:space="0" w:color="auto"/>
            <w:bottom w:val="none" w:sz="0" w:space="0" w:color="auto"/>
            <w:right w:val="none" w:sz="0" w:space="0" w:color="auto"/>
          </w:divBdr>
        </w:div>
        <w:div w:id="1812595701">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25941280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190587252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09072445">
          <w:marLeft w:val="0"/>
          <w:marRight w:val="0"/>
          <w:marTop w:val="0"/>
          <w:marBottom w:val="0"/>
          <w:divBdr>
            <w:top w:val="none" w:sz="0" w:space="0" w:color="auto"/>
            <w:left w:val="none" w:sz="0" w:space="0" w:color="auto"/>
            <w:bottom w:val="none" w:sz="0" w:space="0" w:color="auto"/>
            <w:right w:val="none" w:sz="0" w:space="0" w:color="auto"/>
          </w:divBdr>
        </w:div>
        <w:div w:id="919365237">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320237475">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1167132413">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D7375E13-BF06-4AE1-9233-014FC2C50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36</Pages>
  <Words>13499</Words>
  <Characters>76948</Characters>
  <Application>Microsoft Office Word</Application>
  <DocSecurity>0</DocSecurity>
  <Lines>641</Lines>
  <Paragraphs>180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adamsgd</cp:lastModifiedBy>
  <cp:revision>1</cp:revision>
  <dcterms:created xsi:type="dcterms:W3CDTF">2021-11-24T16:01:00Z</dcterms:created>
  <dcterms:modified xsi:type="dcterms:W3CDTF">2021-12-11T16:09:00Z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